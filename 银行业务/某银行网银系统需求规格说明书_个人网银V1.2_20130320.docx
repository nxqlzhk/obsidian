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6C1994">
      <w:pPr>
        <w:spacing w:line="0" w:lineRule="atLeast"/>
        <w:rPr>
          <w:rFonts w:ascii="微软雅黑" w:hAnsi="微软雅黑" w:eastAsia="微软雅黑"/>
          <w:color w:val="000000"/>
          <w:sz w:val="32"/>
        </w:rPr>
      </w:pPr>
    </w:p>
    <w:p w14:paraId="5BBD07FB">
      <w:pPr>
        <w:spacing w:line="0" w:lineRule="atLeast"/>
        <w:rPr>
          <w:rFonts w:ascii="微软雅黑" w:hAnsi="微软雅黑" w:eastAsia="微软雅黑"/>
          <w:color w:val="000000"/>
          <w:sz w:val="32"/>
        </w:rPr>
      </w:pPr>
    </w:p>
    <w:p w14:paraId="11BC5085">
      <w:pPr>
        <w:spacing w:line="0" w:lineRule="atLeast"/>
        <w:rPr>
          <w:rFonts w:ascii="微软雅黑" w:hAnsi="微软雅黑" w:eastAsia="微软雅黑"/>
          <w:color w:val="000000"/>
          <w:sz w:val="32"/>
        </w:rPr>
      </w:pPr>
    </w:p>
    <w:p w14:paraId="35B38780">
      <w:pPr>
        <w:spacing w:line="0" w:lineRule="atLeast"/>
        <w:rPr>
          <w:rFonts w:ascii="微软雅黑" w:hAnsi="微软雅黑" w:eastAsia="微软雅黑"/>
          <w:color w:val="000000"/>
          <w:sz w:val="32"/>
        </w:rPr>
      </w:pPr>
    </w:p>
    <w:p w14:paraId="771B0961">
      <w:pPr>
        <w:spacing w:line="360" w:lineRule="auto"/>
        <w:jc w:val="center"/>
        <w:rPr>
          <w:rFonts w:ascii="宋体" w:hAnsi="宋体"/>
          <w:b/>
          <w:bCs/>
          <w:color w:val="000000"/>
          <w:sz w:val="36"/>
          <w:szCs w:val="36"/>
        </w:rPr>
      </w:pPr>
      <w:r>
        <w:rPr>
          <w:rFonts w:hint="eastAsia" w:ascii="宋体" w:hAnsi="宋体"/>
          <w:b/>
          <w:bCs/>
          <w:color w:val="000000"/>
          <w:sz w:val="36"/>
          <w:szCs w:val="36"/>
        </w:rPr>
        <w:t>标准版网上银行需求规格说明书</w:t>
      </w:r>
    </w:p>
    <w:p w14:paraId="5E7AE093">
      <w:pPr>
        <w:spacing w:line="360" w:lineRule="auto"/>
        <w:jc w:val="right"/>
        <w:rPr>
          <w:rFonts w:ascii="宋体" w:hAnsi="宋体"/>
          <w:b/>
          <w:bCs/>
          <w:color w:val="000000"/>
          <w:sz w:val="32"/>
          <w:szCs w:val="32"/>
        </w:rPr>
      </w:pPr>
      <w:r>
        <w:rPr>
          <w:rFonts w:hint="eastAsia" w:ascii="宋体" w:hAnsi="宋体"/>
          <w:b/>
          <w:bCs/>
          <w:color w:val="000000"/>
          <w:sz w:val="32"/>
          <w:szCs w:val="32"/>
        </w:rPr>
        <w:t>--个人网银</w:t>
      </w:r>
    </w:p>
    <w:p w14:paraId="3CF3C678">
      <w:pPr>
        <w:pStyle w:val="80"/>
        <w:jc w:val="both"/>
        <w:rPr>
          <w:rFonts w:ascii="微软雅黑" w:hAnsi="微软雅黑" w:eastAsia="微软雅黑"/>
        </w:rPr>
      </w:pPr>
    </w:p>
    <w:p w14:paraId="267DD2CF">
      <w:pPr>
        <w:spacing w:line="360" w:lineRule="auto"/>
        <w:rPr>
          <w:rFonts w:ascii="微软雅黑" w:hAnsi="微软雅黑" w:eastAsia="微软雅黑"/>
          <w:color w:val="000000"/>
        </w:rPr>
      </w:pPr>
    </w:p>
    <w:p w14:paraId="00DAAAF3">
      <w:pPr>
        <w:pStyle w:val="80"/>
        <w:spacing w:line="0" w:lineRule="atLeast"/>
        <w:jc w:val="both"/>
        <w:rPr>
          <w:rFonts w:ascii="微软雅黑" w:hAnsi="微软雅黑" w:eastAsia="微软雅黑"/>
        </w:rPr>
      </w:pPr>
    </w:p>
    <w:p w14:paraId="54EFBDE1">
      <w:pPr>
        <w:pStyle w:val="80"/>
        <w:spacing w:line="0" w:lineRule="atLeast"/>
        <w:jc w:val="both"/>
        <w:rPr>
          <w:rFonts w:ascii="微软雅黑" w:hAnsi="微软雅黑" w:eastAsia="微软雅黑"/>
        </w:rPr>
      </w:pPr>
    </w:p>
    <w:p w14:paraId="3B71BD91">
      <w:pPr>
        <w:pStyle w:val="24"/>
        <w:spacing w:after="120" w:line="0" w:lineRule="atLeast"/>
        <w:jc w:val="center"/>
        <w:outlineLvl w:val="0"/>
        <w:rPr>
          <w:rFonts w:ascii="微软雅黑" w:hAnsi="微软雅黑" w:eastAsia="微软雅黑"/>
          <w:b/>
          <w:sz w:val="32"/>
          <w:szCs w:val="32"/>
        </w:rPr>
      </w:pPr>
      <w:bookmarkStart w:id="0" w:name="_Toc329214380"/>
    </w:p>
    <w:p w14:paraId="61110DD3">
      <w:pPr>
        <w:pStyle w:val="24"/>
        <w:spacing w:after="120" w:line="0" w:lineRule="atLeast"/>
        <w:jc w:val="center"/>
        <w:outlineLvl w:val="0"/>
        <w:rPr>
          <w:rFonts w:ascii="微软雅黑" w:hAnsi="微软雅黑" w:eastAsia="微软雅黑"/>
          <w:b/>
          <w:sz w:val="32"/>
          <w:szCs w:val="32"/>
        </w:rPr>
      </w:pPr>
      <w:bookmarkStart w:id="1" w:name="_Toc351988369"/>
      <w:r>
        <w:rPr>
          <w:rFonts w:ascii="微软雅黑" w:hAnsi="微软雅黑" w:eastAsia="微软雅黑"/>
          <w:b/>
          <w:sz w:val="32"/>
          <w:szCs w:val="32"/>
        </w:rPr>
        <w:t xml:space="preserve">Revision Record </w:t>
      </w:r>
      <w:r>
        <w:rPr>
          <w:rFonts w:hint="eastAsia" w:ascii="微软雅黑" w:hAnsi="微软雅黑" w:eastAsia="微软雅黑"/>
          <w:b/>
          <w:sz w:val="32"/>
          <w:szCs w:val="32"/>
        </w:rPr>
        <w:t>修订记录</w:t>
      </w:r>
      <w:bookmarkEnd w:id="0"/>
      <w:bookmarkEnd w:id="1"/>
    </w:p>
    <w:tbl>
      <w:tblPr>
        <w:tblStyle w:val="48"/>
        <w:tblW w:w="8539" w:type="dxa"/>
        <w:jc w:val="center"/>
        <w:tblLayout w:type="fixed"/>
        <w:tblCellMar>
          <w:top w:w="0" w:type="dxa"/>
          <w:left w:w="108" w:type="dxa"/>
          <w:bottom w:w="0" w:type="dxa"/>
          <w:right w:w="108" w:type="dxa"/>
        </w:tblCellMar>
      </w:tblPr>
      <w:tblGrid>
        <w:gridCol w:w="1441"/>
        <w:gridCol w:w="1367"/>
        <w:gridCol w:w="1508"/>
        <w:gridCol w:w="2461"/>
        <w:gridCol w:w="1762"/>
      </w:tblGrid>
      <w:tr w14:paraId="4D157262">
        <w:tblPrEx>
          <w:tblCellMar>
            <w:top w:w="0" w:type="dxa"/>
            <w:left w:w="108" w:type="dxa"/>
            <w:bottom w:w="0" w:type="dxa"/>
            <w:right w:w="108" w:type="dxa"/>
          </w:tblCellMar>
        </w:tblPrEx>
        <w:trPr>
          <w:cantSplit/>
          <w:tblHeader/>
          <w:jc w:val="center"/>
        </w:trPr>
        <w:tc>
          <w:tcPr>
            <w:tcW w:w="1441" w:type="dxa"/>
            <w:tcBorders>
              <w:top w:val="single" w:color="auto" w:sz="6" w:space="0"/>
              <w:left w:val="single" w:color="auto" w:sz="6" w:space="0"/>
              <w:bottom w:val="single" w:color="auto" w:sz="6" w:space="0"/>
              <w:right w:val="single" w:color="auto" w:sz="6" w:space="0"/>
            </w:tcBorders>
          </w:tcPr>
          <w:p w14:paraId="0E3F148C">
            <w:pPr>
              <w:pStyle w:val="79"/>
              <w:spacing w:line="0" w:lineRule="atLeast"/>
              <w:rPr>
                <w:rFonts w:ascii="微软雅黑" w:hAnsi="微软雅黑" w:eastAsia="微软雅黑"/>
                <w:b w:val="0"/>
              </w:rPr>
            </w:pPr>
            <w:r>
              <w:rPr>
                <w:rFonts w:ascii="微软雅黑" w:hAnsi="微软雅黑" w:eastAsia="微软雅黑"/>
                <w:b w:val="0"/>
              </w:rPr>
              <w:t>Date</w:t>
            </w:r>
          </w:p>
          <w:p w14:paraId="723160C9">
            <w:pPr>
              <w:pStyle w:val="79"/>
              <w:spacing w:line="0" w:lineRule="atLeast"/>
              <w:rPr>
                <w:rFonts w:ascii="微软雅黑" w:hAnsi="微软雅黑" w:eastAsia="微软雅黑"/>
                <w:b w:val="0"/>
              </w:rPr>
            </w:pPr>
            <w:r>
              <w:rPr>
                <w:rFonts w:hint="eastAsia" w:ascii="微软雅黑" w:hAnsi="微软雅黑" w:eastAsia="微软雅黑"/>
                <w:b w:val="0"/>
              </w:rPr>
              <w:t>日期</w:t>
            </w:r>
          </w:p>
        </w:tc>
        <w:tc>
          <w:tcPr>
            <w:tcW w:w="1367" w:type="dxa"/>
            <w:tcBorders>
              <w:top w:val="single" w:color="auto" w:sz="6" w:space="0"/>
              <w:left w:val="single" w:color="auto" w:sz="6" w:space="0"/>
              <w:bottom w:val="single" w:color="auto" w:sz="6" w:space="0"/>
              <w:right w:val="single" w:color="auto" w:sz="6" w:space="0"/>
            </w:tcBorders>
          </w:tcPr>
          <w:p w14:paraId="6E5F93A3">
            <w:pPr>
              <w:pStyle w:val="79"/>
              <w:spacing w:line="0" w:lineRule="atLeast"/>
              <w:rPr>
                <w:rFonts w:ascii="微软雅黑" w:hAnsi="微软雅黑" w:eastAsia="微软雅黑"/>
                <w:b w:val="0"/>
              </w:rPr>
            </w:pPr>
            <w:r>
              <w:rPr>
                <w:rFonts w:ascii="微软雅黑" w:hAnsi="微软雅黑" w:eastAsia="微软雅黑"/>
                <w:b w:val="0"/>
              </w:rPr>
              <w:t>Revision Version</w:t>
            </w:r>
          </w:p>
          <w:p w14:paraId="285FFCF5">
            <w:pPr>
              <w:pStyle w:val="79"/>
              <w:spacing w:line="0" w:lineRule="atLeast"/>
              <w:rPr>
                <w:rFonts w:ascii="微软雅黑" w:hAnsi="微软雅黑" w:eastAsia="微软雅黑"/>
                <w:b w:val="0"/>
              </w:rPr>
            </w:pPr>
            <w:r>
              <w:rPr>
                <w:rFonts w:hint="eastAsia" w:ascii="微软雅黑" w:hAnsi="微软雅黑" w:eastAsia="微软雅黑"/>
                <w:b w:val="0"/>
              </w:rPr>
              <w:t>修订版本</w:t>
            </w:r>
          </w:p>
        </w:tc>
        <w:tc>
          <w:tcPr>
            <w:tcW w:w="1508" w:type="dxa"/>
            <w:tcBorders>
              <w:top w:val="single" w:color="auto" w:sz="6" w:space="0"/>
              <w:left w:val="single" w:color="auto" w:sz="6" w:space="0"/>
              <w:bottom w:val="single" w:color="auto" w:sz="6" w:space="0"/>
              <w:right w:val="single" w:color="auto" w:sz="6" w:space="0"/>
            </w:tcBorders>
          </w:tcPr>
          <w:p w14:paraId="40676622">
            <w:pPr>
              <w:pStyle w:val="79"/>
              <w:spacing w:line="0" w:lineRule="atLeast"/>
              <w:rPr>
                <w:rFonts w:ascii="微软雅黑" w:hAnsi="微软雅黑" w:eastAsia="微软雅黑"/>
                <w:b w:val="0"/>
              </w:rPr>
            </w:pPr>
            <w:r>
              <w:rPr>
                <w:rFonts w:ascii="微软雅黑" w:hAnsi="微软雅黑" w:eastAsia="微软雅黑"/>
                <w:b w:val="0"/>
              </w:rPr>
              <w:t xml:space="preserve">Sec No. </w:t>
            </w:r>
          </w:p>
          <w:p w14:paraId="75AF6E42">
            <w:pPr>
              <w:pStyle w:val="79"/>
              <w:spacing w:line="0" w:lineRule="atLeast"/>
              <w:rPr>
                <w:rFonts w:ascii="微软雅黑" w:hAnsi="微软雅黑" w:eastAsia="微软雅黑"/>
                <w:b w:val="0"/>
              </w:rPr>
            </w:pPr>
            <w:r>
              <w:rPr>
                <w:rFonts w:hint="eastAsia" w:ascii="微软雅黑" w:hAnsi="微软雅黑" w:eastAsia="微软雅黑"/>
                <w:b w:val="0"/>
              </w:rPr>
              <w:t>修改章节</w:t>
            </w:r>
          </w:p>
        </w:tc>
        <w:tc>
          <w:tcPr>
            <w:tcW w:w="2461" w:type="dxa"/>
            <w:tcBorders>
              <w:top w:val="single" w:color="auto" w:sz="6" w:space="0"/>
              <w:left w:val="single" w:color="auto" w:sz="6" w:space="0"/>
              <w:bottom w:val="single" w:color="auto" w:sz="6" w:space="0"/>
              <w:right w:val="single" w:color="auto" w:sz="6" w:space="0"/>
            </w:tcBorders>
          </w:tcPr>
          <w:p w14:paraId="4A2064FD">
            <w:pPr>
              <w:pStyle w:val="79"/>
              <w:spacing w:line="0" w:lineRule="atLeast"/>
              <w:rPr>
                <w:rFonts w:ascii="微软雅黑" w:hAnsi="微软雅黑" w:eastAsia="微软雅黑"/>
                <w:b w:val="0"/>
              </w:rPr>
            </w:pPr>
            <w:r>
              <w:rPr>
                <w:rFonts w:ascii="微软雅黑" w:hAnsi="微软雅黑" w:eastAsia="微软雅黑"/>
                <w:b w:val="0"/>
              </w:rPr>
              <w:t>Change Description</w:t>
            </w:r>
          </w:p>
          <w:p w14:paraId="6DE9C32D">
            <w:pPr>
              <w:pStyle w:val="79"/>
              <w:spacing w:line="0" w:lineRule="atLeast"/>
              <w:rPr>
                <w:rFonts w:ascii="微软雅黑" w:hAnsi="微软雅黑" w:eastAsia="微软雅黑"/>
                <w:b w:val="0"/>
              </w:rPr>
            </w:pPr>
            <w:r>
              <w:rPr>
                <w:rFonts w:hint="eastAsia" w:ascii="微软雅黑" w:hAnsi="微软雅黑" w:eastAsia="微软雅黑"/>
                <w:b w:val="0"/>
              </w:rPr>
              <w:t>修改描述</w:t>
            </w:r>
          </w:p>
        </w:tc>
        <w:tc>
          <w:tcPr>
            <w:tcW w:w="1762" w:type="dxa"/>
            <w:tcBorders>
              <w:top w:val="single" w:color="auto" w:sz="6" w:space="0"/>
              <w:left w:val="single" w:color="auto" w:sz="6" w:space="0"/>
              <w:bottom w:val="single" w:color="auto" w:sz="6" w:space="0"/>
              <w:right w:val="single" w:color="auto" w:sz="6" w:space="0"/>
            </w:tcBorders>
          </w:tcPr>
          <w:p w14:paraId="36E2233A">
            <w:pPr>
              <w:pStyle w:val="79"/>
              <w:spacing w:line="0" w:lineRule="atLeast"/>
              <w:rPr>
                <w:rFonts w:ascii="微软雅黑" w:hAnsi="微软雅黑" w:eastAsia="微软雅黑"/>
                <w:b w:val="0"/>
              </w:rPr>
            </w:pPr>
            <w:r>
              <w:rPr>
                <w:rFonts w:ascii="微软雅黑" w:hAnsi="微软雅黑" w:eastAsia="微软雅黑"/>
                <w:b w:val="0"/>
              </w:rPr>
              <w:t>Author</w:t>
            </w:r>
          </w:p>
          <w:p w14:paraId="7CF8B5C9">
            <w:pPr>
              <w:pStyle w:val="79"/>
              <w:spacing w:line="0" w:lineRule="atLeast"/>
              <w:rPr>
                <w:rFonts w:ascii="微软雅黑" w:hAnsi="微软雅黑" w:eastAsia="微软雅黑"/>
                <w:b w:val="0"/>
              </w:rPr>
            </w:pPr>
            <w:r>
              <w:rPr>
                <w:rFonts w:hint="eastAsia" w:ascii="微软雅黑" w:hAnsi="微软雅黑" w:eastAsia="微软雅黑"/>
                <w:b w:val="0"/>
              </w:rPr>
              <w:t>作者</w:t>
            </w:r>
          </w:p>
        </w:tc>
      </w:tr>
      <w:tr w14:paraId="1B36B406">
        <w:tblPrEx>
          <w:tblCellMar>
            <w:top w:w="0" w:type="dxa"/>
            <w:left w:w="108" w:type="dxa"/>
            <w:bottom w:w="0" w:type="dxa"/>
            <w:right w:w="108" w:type="dxa"/>
          </w:tblCellMar>
        </w:tblPrEx>
        <w:trPr>
          <w:cantSplit/>
          <w:jc w:val="center"/>
        </w:trPr>
        <w:tc>
          <w:tcPr>
            <w:tcW w:w="1441" w:type="dxa"/>
            <w:tcBorders>
              <w:top w:val="single" w:color="auto" w:sz="6" w:space="0"/>
              <w:left w:val="single" w:color="auto" w:sz="6" w:space="0"/>
              <w:bottom w:val="single" w:color="auto" w:sz="6" w:space="0"/>
              <w:right w:val="single" w:color="auto" w:sz="6" w:space="0"/>
            </w:tcBorders>
            <w:vAlign w:val="center"/>
          </w:tcPr>
          <w:p w14:paraId="2894436A">
            <w:pPr>
              <w:pStyle w:val="81"/>
              <w:rPr>
                <w:sz w:val="18"/>
                <w:szCs w:val="18"/>
              </w:rPr>
            </w:pPr>
            <w:r>
              <w:rPr>
                <w:rFonts w:hint="eastAsia"/>
                <w:sz w:val="18"/>
                <w:szCs w:val="18"/>
              </w:rPr>
              <w:t>2013-02-04</w:t>
            </w:r>
          </w:p>
        </w:tc>
        <w:tc>
          <w:tcPr>
            <w:tcW w:w="1367" w:type="dxa"/>
            <w:tcBorders>
              <w:top w:val="single" w:color="auto" w:sz="6" w:space="0"/>
              <w:left w:val="single" w:color="auto" w:sz="6" w:space="0"/>
              <w:bottom w:val="single" w:color="auto" w:sz="6" w:space="0"/>
              <w:right w:val="single" w:color="auto" w:sz="6" w:space="0"/>
            </w:tcBorders>
            <w:vAlign w:val="center"/>
          </w:tcPr>
          <w:p w14:paraId="6DAE0CE2">
            <w:pPr>
              <w:pStyle w:val="81"/>
              <w:rPr>
                <w:sz w:val="18"/>
                <w:szCs w:val="18"/>
              </w:rPr>
            </w:pPr>
            <w:r>
              <w:rPr>
                <w:rFonts w:hint="eastAsia"/>
                <w:sz w:val="18"/>
                <w:szCs w:val="18"/>
              </w:rPr>
              <w:t>初稿</w:t>
            </w:r>
          </w:p>
        </w:tc>
        <w:tc>
          <w:tcPr>
            <w:tcW w:w="1508" w:type="dxa"/>
            <w:tcBorders>
              <w:top w:val="single" w:color="auto" w:sz="6" w:space="0"/>
              <w:left w:val="single" w:color="auto" w:sz="6" w:space="0"/>
              <w:bottom w:val="single" w:color="auto" w:sz="6" w:space="0"/>
              <w:right w:val="single" w:color="auto" w:sz="6" w:space="0"/>
            </w:tcBorders>
            <w:vAlign w:val="center"/>
          </w:tcPr>
          <w:p w14:paraId="76983A89">
            <w:pPr>
              <w:pStyle w:val="81"/>
              <w:rPr>
                <w:sz w:val="18"/>
                <w:szCs w:val="18"/>
              </w:rPr>
            </w:pPr>
          </w:p>
        </w:tc>
        <w:tc>
          <w:tcPr>
            <w:tcW w:w="2461" w:type="dxa"/>
            <w:tcBorders>
              <w:top w:val="single" w:color="auto" w:sz="6" w:space="0"/>
              <w:left w:val="single" w:color="auto" w:sz="6" w:space="0"/>
              <w:bottom w:val="single" w:color="auto" w:sz="6" w:space="0"/>
              <w:right w:val="single" w:color="auto" w:sz="6" w:space="0"/>
            </w:tcBorders>
            <w:vAlign w:val="center"/>
          </w:tcPr>
          <w:p w14:paraId="2374BFFF">
            <w:pPr>
              <w:pStyle w:val="81"/>
              <w:rPr>
                <w:sz w:val="18"/>
                <w:szCs w:val="18"/>
              </w:rPr>
            </w:pPr>
          </w:p>
        </w:tc>
        <w:tc>
          <w:tcPr>
            <w:tcW w:w="1762" w:type="dxa"/>
            <w:tcBorders>
              <w:top w:val="single" w:color="auto" w:sz="6" w:space="0"/>
              <w:left w:val="single" w:color="auto" w:sz="6" w:space="0"/>
              <w:bottom w:val="single" w:color="auto" w:sz="6" w:space="0"/>
              <w:right w:val="single" w:color="auto" w:sz="6" w:space="0"/>
            </w:tcBorders>
            <w:vAlign w:val="center"/>
          </w:tcPr>
          <w:p w14:paraId="0C02E981">
            <w:pPr>
              <w:pStyle w:val="81"/>
              <w:rPr>
                <w:sz w:val="18"/>
                <w:szCs w:val="18"/>
              </w:rPr>
            </w:pPr>
          </w:p>
        </w:tc>
      </w:tr>
      <w:tr w14:paraId="5CCA2186">
        <w:tblPrEx>
          <w:tblCellMar>
            <w:top w:w="0" w:type="dxa"/>
            <w:left w:w="108" w:type="dxa"/>
            <w:bottom w:w="0" w:type="dxa"/>
            <w:right w:w="108" w:type="dxa"/>
          </w:tblCellMar>
        </w:tblPrEx>
        <w:trPr>
          <w:cantSplit/>
          <w:jc w:val="center"/>
        </w:trPr>
        <w:tc>
          <w:tcPr>
            <w:tcW w:w="1441" w:type="dxa"/>
            <w:tcBorders>
              <w:top w:val="single" w:color="auto" w:sz="6" w:space="0"/>
              <w:left w:val="single" w:color="auto" w:sz="6" w:space="0"/>
              <w:bottom w:val="single" w:color="auto" w:sz="6" w:space="0"/>
              <w:right w:val="single" w:color="auto" w:sz="6" w:space="0"/>
            </w:tcBorders>
            <w:vAlign w:val="center"/>
          </w:tcPr>
          <w:p w14:paraId="3AB0469D">
            <w:pPr>
              <w:pStyle w:val="81"/>
              <w:rPr>
                <w:sz w:val="18"/>
                <w:szCs w:val="18"/>
              </w:rPr>
            </w:pPr>
            <w:r>
              <w:rPr>
                <w:rFonts w:hint="eastAsia"/>
                <w:sz w:val="18"/>
                <w:szCs w:val="18"/>
              </w:rPr>
              <w:t>2013-03-06</w:t>
            </w:r>
          </w:p>
        </w:tc>
        <w:tc>
          <w:tcPr>
            <w:tcW w:w="1367" w:type="dxa"/>
            <w:tcBorders>
              <w:top w:val="single" w:color="auto" w:sz="6" w:space="0"/>
              <w:left w:val="single" w:color="auto" w:sz="6" w:space="0"/>
              <w:bottom w:val="single" w:color="auto" w:sz="6" w:space="0"/>
              <w:right w:val="single" w:color="auto" w:sz="6" w:space="0"/>
            </w:tcBorders>
            <w:vAlign w:val="center"/>
          </w:tcPr>
          <w:p w14:paraId="0A800B21">
            <w:pPr>
              <w:pStyle w:val="81"/>
              <w:rPr>
                <w:sz w:val="18"/>
                <w:szCs w:val="18"/>
              </w:rPr>
            </w:pPr>
            <w:r>
              <w:rPr>
                <w:rFonts w:hint="eastAsia"/>
                <w:sz w:val="18"/>
                <w:szCs w:val="18"/>
              </w:rPr>
              <w:t>修改</w:t>
            </w:r>
          </w:p>
        </w:tc>
        <w:tc>
          <w:tcPr>
            <w:tcW w:w="1508" w:type="dxa"/>
            <w:tcBorders>
              <w:top w:val="single" w:color="auto" w:sz="6" w:space="0"/>
              <w:left w:val="single" w:color="auto" w:sz="6" w:space="0"/>
              <w:bottom w:val="single" w:color="auto" w:sz="6" w:space="0"/>
              <w:right w:val="single" w:color="auto" w:sz="6" w:space="0"/>
            </w:tcBorders>
            <w:vAlign w:val="center"/>
          </w:tcPr>
          <w:p w14:paraId="004F5CE3">
            <w:pPr>
              <w:pStyle w:val="81"/>
              <w:rPr>
                <w:sz w:val="18"/>
                <w:szCs w:val="18"/>
              </w:rPr>
            </w:pPr>
          </w:p>
        </w:tc>
        <w:tc>
          <w:tcPr>
            <w:tcW w:w="2461" w:type="dxa"/>
            <w:tcBorders>
              <w:top w:val="single" w:color="auto" w:sz="6" w:space="0"/>
              <w:left w:val="single" w:color="auto" w:sz="6" w:space="0"/>
              <w:bottom w:val="single" w:color="auto" w:sz="6" w:space="0"/>
              <w:right w:val="single" w:color="auto" w:sz="6" w:space="0"/>
            </w:tcBorders>
            <w:vAlign w:val="center"/>
          </w:tcPr>
          <w:p w14:paraId="0B557636">
            <w:pPr>
              <w:pStyle w:val="81"/>
              <w:rPr>
                <w:sz w:val="18"/>
                <w:szCs w:val="18"/>
              </w:rPr>
            </w:pPr>
          </w:p>
        </w:tc>
        <w:tc>
          <w:tcPr>
            <w:tcW w:w="1762" w:type="dxa"/>
            <w:tcBorders>
              <w:top w:val="single" w:color="auto" w:sz="6" w:space="0"/>
              <w:left w:val="single" w:color="auto" w:sz="6" w:space="0"/>
              <w:bottom w:val="single" w:color="auto" w:sz="6" w:space="0"/>
              <w:right w:val="single" w:color="auto" w:sz="6" w:space="0"/>
            </w:tcBorders>
            <w:vAlign w:val="center"/>
          </w:tcPr>
          <w:p w14:paraId="7538CB0D">
            <w:pPr>
              <w:pStyle w:val="81"/>
              <w:rPr>
                <w:sz w:val="18"/>
                <w:szCs w:val="18"/>
              </w:rPr>
            </w:pPr>
          </w:p>
        </w:tc>
      </w:tr>
      <w:tr w14:paraId="59990F6C">
        <w:tblPrEx>
          <w:tblCellMar>
            <w:top w:w="0" w:type="dxa"/>
            <w:left w:w="108" w:type="dxa"/>
            <w:bottom w:w="0" w:type="dxa"/>
            <w:right w:w="108" w:type="dxa"/>
          </w:tblCellMar>
        </w:tblPrEx>
        <w:trPr>
          <w:cantSplit/>
          <w:jc w:val="center"/>
        </w:trPr>
        <w:tc>
          <w:tcPr>
            <w:tcW w:w="1441" w:type="dxa"/>
            <w:tcBorders>
              <w:top w:val="single" w:color="auto" w:sz="6" w:space="0"/>
              <w:left w:val="single" w:color="auto" w:sz="6" w:space="0"/>
              <w:bottom w:val="single" w:color="auto" w:sz="6" w:space="0"/>
              <w:right w:val="single" w:color="auto" w:sz="6" w:space="0"/>
            </w:tcBorders>
            <w:vAlign w:val="center"/>
          </w:tcPr>
          <w:p w14:paraId="5C40E408">
            <w:pPr>
              <w:pStyle w:val="81"/>
              <w:rPr>
                <w:sz w:val="18"/>
                <w:szCs w:val="18"/>
              </w:rPr>
            </w:pPr>
            <w:r>
              <w:rPr>
                <w:rFonts w:hint="eastAsia"/>
                <w:sz w:val="18"/>
                <w:szCs w:val="18"/>
              </w:rPr>
              <w:t>2013-03-11</w:t>
            </w:r>
          </w:p>
        </w:tc>
        <w:tc>
          <w:tcPr>
            <w:tcW w:w="1367" w:type="dxa"/>
            <w:tcBorders>
              <w:top w:val="single" w:color="auto" w:sz="6" w:space="0"/>
              <w:left w:val="single" w:color="auto" w:sz="6" w:space="0"/>
              <w:bottom w:val="single" w:color="auto" w:sz="6" w:space="0"/>
              <w:right w:val="single" w:color="auto" w:sz="6" w:space="0"/>
            </w:tcBorders>
            <w:vAlign w:val="center"/>
          </w:tcPr>
          <w:p w14:paraId="34157557">
            <w:pPr>
              <w:pStyle w:val="81"/>
              <w:rPr>
                <w:sz w:val="18"/>
                <w:szCs w:val="18"/>
              </w:rPr>
            </w:pPr>
            <w:r>
              <w:rPr>
                <w:rFonts w:hint="eastAsia"/>
                <w:sz w:val="18"/>
                <w:szCs w:val="18"/>
              </w:rPr>
              <w:t>修改</w:t>
            </w:r>
          </w:p>
        </w:tc>
        <w:tc>
          <w:tcPr>
            <w:tcW w:w="1508" w:type="dxa"/>
            <w:tcBorders>
              <w:top w:val="single" w:color="auto" w:sz="6" w:space="0"/>
              <w:left w:val="single" w:color="auto" w:sz="6" w:space="0"/>
              <w:bottom w:val="single" w:color="auto" w:sz="6" w:space="0"/>
              <w:right w:val="single" w:color="auto" w:sz="6" w:space="0"/>
            </w:tcBorders>
            <w:vAlign w:val="center"/>
          </w:tcPr>
          <w:p w14:paraId="285A61D9">
            <w:pPr>
              <w:pStyle w:val="81"/>
              <w:rPr>
                <w:sz w:val="18"/>
                <w:szCs w:val="18"/>
              </w:rPr>
            </w:pPr>
          </w:p>
        </w:tc>
        <w:tc>
          <w:tcPr>
            <w:tcW w:w="2461" w:type="dxa"/>
            <w:tcBorders>
              <w:top w:val="single" w:color="auto" w:sz="6" w:space="0"/>
              <w:left w:val="single" w:color="auto" w:sz="6" w:space="0"/>
              <w:bottom w:val="single" w:color="auto" w:sz="6" w:space="0"/>
              <w:right w:val="single" w:color="auto" w:sz="6" w:space="0"/>
            </w:tcBorders>
            <w:vAlign w:val="center"/>
          </w:tcPr>
          <w:p w14:paraId="5F8E1842">
            <w:pPr>
              <w:pStyle w:val="81"/>
              <w:rPr>
                <w:sz w:val="18"/>
                <w:szCs w:val="18"/>
              </w:rPr>
            </w:pPr>
          </w:p>
        </w:tc>
        <w:tc>
          <w:tcPr>
            <w:tcW w:w="1762" w:type="dxa"/>
            <w:tcBorders>
              <w:top w:val="single" w:color="auto" w:sz="6" w:space="0"/>
              <w:left w:val="single" w:color="auto" w:sz="6" w:space="0"/>
              <w:bottom w:val="single" w:color="auto" w:sz="6" w:space="0"/>
              <w:right w:val="single" w:color="auto" w:sz="6" w:space="0"/>
            </w:tcBorders>
            <w:vAlign w:val="center"/>
          </w:tcPr>
          <w:p w14:paraId="54501230">
            <w:pPr>
              <w:pStyle w:val="81"/>
              <w:rPr>
                <w:sz w:val="18"/>
                <w:szCs w:val="18"/>
              </w:rPr>
            </w:pPr>
          </w:p>
        </w:tc>
      </w:tr>
    </w:tbl>
    <w:p w14:paraId="686B371D"/>
    <w:p w14:paraId="63A052CD"/>
    <w:p w14:paraId="48960005"/>
    <w:p w14:paraId="1E4A844B"/>
    <w:p w14:paraId="26B1D922"/>
    <w:p w14:paraId="632AA097"/>
    <w:p w14:paraId="6A728077"/>
    <w:p w14:paraId="17485DAF">
      <w:pPr>
        <w:pStyle w:val="31"/>
        <w:rPr>
          <w:rFonts w:ascii="Calibri" w:hAnsi="Calibri"/>
          <w:kern w:val="2"/>
          <w:sz w:val="21"/>
          <w:szCs w:val="22"/>
        </w:rPr>
      </w:pPr>
      <w:r>
        <w:fldChar w:fldCharType="begin"/>
      </w:r>
      <w:r>
        <w:instrText xml:space="preserve"> TOC \o "1-3" \h \z \u </w:instrText>
      </w:r>
      <w:r>
        <w:fldChar w:fldCharType="separate"/>
      </w:r>
      <w:r>
        <w:fldChar w:fldCharType="begin"/>
      </w:r>
      <w:r>
        <w:instrText xml:space="preserve"> HYPERLINK \l "_Toc351988369" </w:instrText>
      </w:r>
      <w:r>
        <w:fldChar w:fldCharType="separate"/>
      </w:r>
      <w:r>
        <w:rPr>
          <w:rStyle w:val="54"/>
          <w:rFonts w:ascii="微软雅黑" w:hAnsi="微软雅黑" w:eastAsia="微软雅黑"/>
          <w:b/>
        </w:rPr>
        <w:t xml:space="preserve">Revision Record </w:t>
      </w:r>
      <w:r>
        <w:rPr>
          <w:rStyle w:val="54"/>
          <w:rFonts w:hint="eastAsia" w:ascii="微软雅黑" w:hAnsi="微软雅黑" w:eastAsia="微软雅黑"/>
          <w:b/>
        </w:rPr>
        <w:t>修订记录</w:t>
      </w:r>
      <w:r>
        <w:tab/>
      </w:r>
      <w:r>
        <w:fldChar w:fldCharType="begin"/>
      </w:r>
      <w:r>
        <w:instrText xml:space="preserve"> PAGEREF _Toc351988369 \h </w:instrText>
      </w:r>
      <w:r>
        <w:fldChar w:fldCharType="separate"/>
      </w:r>
      <w:r>
        <w:t>1</w:t>
      </w:r>
      <w:r>
        <w:fldChar w:fldCharType="end"/>
      </w:r>
      <w:r>
        <w:fldChar w:fldCharType="end"/>
      </w:r>
    </w:p>
    <w:p w14:paraId="03101F94">
      <w:pPr>
        <w:pStyle w:val="31"/>
        <w:rPr>
          <w:rFonts w:ascii="Calibri" w:hAnsi="Calibri"/>
          <w:kern w:val="2"/>
          <w:sz w:val="21"/>
          <w:szCs w:val="22"/>
        </w:rPr>
      </w:pPr>
      <w:r>
        <w:fldChar w:fldCharType="begin"/>
      </w:r>
      <w:r>
        <w:instrText xml:space="preserve"> HYPERLINK \l "_Toc351988370" </w:instrText>
      </w:r>
      <w:r>
        <w:fldChar w:fldCharType="separate"/>
      </w:r>
      <w:r>
        <w:rPr>
          <w:rStyle w:val="54"/>
          <w:rFonts w:hint="eastAsia"/>
        </w:rPr>
        <w:t>登录</w:t>
      </w:r>
      <w:r>
        <w:rPr>
          <w:rStyle w:val="54"/>
        </w:rPr>
        <w:t>/</w:t>
      </w:r>
      <w:r>
        <w:rPr>
          <w:rStyle w:val="54"/>
          <w:rFonts w:hint="eastAsia"/>
        </w:rPr>
        <w:t>退出</w:t>
      </w:r>
      <w:r>
        <w:tab/>
      </w:r>
      <w:r>
        <w:fldChar w:fldCharType="begin"/>
      </w:r>
      <w:r>
        <w:instrText xml:space="preserve"> PAGEREF _Toc351988370 \h </w:instrText>
      </w:r>
      <w:r>
        <w:fldChar w:fldCharType="separate"/>
      </w:r>
      <w:r>
        <w:t>9</w:t>
      </w:r>
      <w:r>
        <w:fldChar w:fldCharType="end"/>
      </w:r>
      <w:r>
        <w:fldChar w:fldCharType="end"/>
      </w:r>
    </w:p>
    <w:p w14:paraId="1D5BE195">
      <w:pPr>
        <w:pStyle w:val="39"/>
        <w:tabs>
          <w:tab w:val="right" w:leader="dot" w:pos="8296"/>
        </w:tabs>
        <w:ind w:left="400"/>
        <w:rPr>
          <w:rFonts w:ascii="Calibri" w:hAnsi="Calibri"/>
          <w:kern w:val="2"/>
          <w:sz w:val="21"/>
          <w:szCs w:val="22"/>
        </w:rPr>
      </w:pPr>
      <w:r>
        <w:fldChar w:fldCharType="begin"/>
      </w:r>
      <w:r>
        <w:instrText xml:space="preserve"> HYPERLINK \l "_Toc351988371" </w:instrText>
      </w:r>
      <w:r>
        <w:fldChar w:fldCharType="separate"/>
      </w:r>
      <w:r>
        <w:rPr>
          <w:rStyle w:val="54"/>
          <w:rFonts w:ascii="宋体" w:hAnsi="宋体"/>
        </w:rPr>
        <w:t>1.1</w:t>
      </w:r>
      <w:r>
        <w:rPr>
          <w:rStyle w:val="54"/>
          <w:rFonts w:hint="eastAsia"/>
        </w:rPr>
        <w:t xml:space="preserve"> 自助注册</w:t>
      </w:r>
      <w:r>
        <w:tab/>
      </w:r>
      <w:r>
        <w:fldChar w:fldCharType="begin"/>
      </w:r>
      <w:r>
        <w:instrText xml:space="preserve"> PAGEREF _Toc351988371 \h </w:instrText>
      </w:r>
      <w:r>
        <w:fldChar w:fldCharType="separate"/>
      </w:r>
      <w:r>
        <w:t>9</w:t>
      </w:r>
      <w:r>
        <w:fldChar w:fldCharType="end"/>
      </w:r>
      <w:r>
        <w:fldChar w:fldCharType="end"/>
      </w:r>
    </w:p>
    <w:p w14:paraId="22492167">
      <w:pPr>
        <w:pStyle w:val="23"/>
        <w:tabs>
          <w:tab w:val="right" w:leader="dot" w:pos="8296"/>
        </w:tabs>
        <w:ind w:left="800"/>
        <w:rPr>
          <w:rFonts w:ascii="Calibri" w:hAnsi="Calibri"/>
          <w:kern w:val="2"/>
          <w:sz w:val="21"/>
          <w:szCs w:val="22"/>
        </w:rPr>
      </w:pPr>
      <w:r>
        <w:fldChar w:fldCharType="begin"/>
      </w:r>
      <w:r>
        <w:instrText xml:space="preserve"> HYPERLINK \l "_Toc351988372" </w:instrText>
      </w:r>
      <w:r>
        <w:fldChar w:fldCharType="separate"/>
      </w:r>
      <w:r>
        <w:rPr>
          <w:rStyle w:val="54"/>
          <w:rFonts w:ascii="宋体" w:hAnsi="宋体"/>
        </w:rPr>
        <w:t>1.1.1</w:t>
      </w:r>
      <w:r>
        <w:rPr>
          <w:rStyle w:val="54"/>
          <w:rFonts w:hint="eastAsia"/>
        </w:rPr>
        <w:t xml:space="preserve"> 功能描述</w:t>
      </w:r>
      <w:r>
        <w:tab/>
      </w:r>
      <w:r>
        <w:fldChar w:fldCharType="begin"/>
      </w:r>
      <w:r>
        <w:instrText xml:space="preserve"> PAGEREF _Toc351988372 \h </w:instrText>
      </w:r>
      <w:r>
        <w:fldChar w:fldCharType="separate"/>
      </w:r>
      <w:r>
        <w:t>9</w:t>
      </w:r>
      <w:r>
        <w:fldChar w:fldCharType="end"/>
      </w:r>
      <w:r>
        <w:fldChar w:fldCharType="end"/>
      </w:r>
    </w:p>
    <w:p w14:paraId="7C366A27">
      <w:pPr>
        <w:pStyle w:val="23"/>
        <w:tabs>
          <w:tab w:val="right" w:leader="dot" w:pos="8296"/>
        </w:tabs>
        <w:ind w:left="800"/>
        <w:rPr>
          <w:rFonts w:ascii="Calibri" w:hAnsi="Calibri"/>
          <w:kern w:val="2"/>
          <w:sz w:val="21"/>
          <w:szCs w:val="22"/>
        </w:rPr>
      </w:pPr>
      <w:r>
        <w:fldChar w:fldCharType="begin"/>
      </w:r>
      <w:r>
        <w:instrText xml:space="preserve"> HYPERLINK \l "_Toc351988373" </w:instrText>
      </w:r>
      <w:r>
        <w:fldChar w:fldCharType="separate"/>
      </w:r>
      <w:r>
        <w:rPr>
          <w:rStyle w:val="54"/>
          <w:rFonts w:ascii="宋体" w:hAnsi="宋体"/>
        </w:rPr>
        <w:t>1.1.2</w:t>
      </w:r>
      <w:r>
        <w:rPr>
          <w:rStyle w:val="54"/>
          <w:rFonts w:hint="eastAsia"/>
        </w:rPr>
        <w:t xml:space="preserve"> 业务流程</w:t>
      </w:r>
      <w:r>
        <w:tab/>
      </w:r>
      <w:r>
        <w:fldChar w:fldCharType="begin"/>
      </w:r>
      <w:r>
        <w:instrText xml:space="preserve"> PAGEREF _Toc351988373 \h </w:instrText>
      </w:r>
      <w:r>
        <w:fldChar w:fldCharType="separate"/>
      </w:r>
      <w:r>
        <w:t>9</w:t>
      </w:r>
      <w:r>
        <w:fldChar w:fldCharType="end"/>
      </w:r>
      <w:r>
        <w:fldChar w:fldCharType="end"/>
      </w:r>
    </w:p>
    <w:p w14:paraId="42193404">
      <w:pPr>
        <w:pStyle w:val="23"/>
        <w:tabs>
          <w:tab w:val="right" w:leader="dot" w:pos="8296"/>
        </w:tabs>
        <w:ind w:left="800"/>
        <w:rPr>
          <w:rFonts w:ascii="Calibri" w:hAnsi="Calibri"/>
          <w:kern w:val="2"/>
          <w:sz w:val="21"/>
          <w:szCs w:val="22"/>
        </w:rPr>
      </w:pPr>
      <w:r>
        <w:fldChar w:fldCharType="begin"/>
      </w:r>
      <w:r>
        <w:instrText xml:space="preserve"> HYPERLINK \l "_Toc351988374" </w:instrText>
      </w:r>
      <w:r>
        <w:fldChar w:fldCharType="separate"/>
      </w:r>
      <w:r>
        <w:rPr>
          <w:rStyle w:val="54"/>
          <w:rFonts w:ascii="宋体" w:hAnsi="宋体"/>
        </w:rPr>
        <w:t>1.1.3</w:t>
      </w:r>
      <w:r>
        <w:rPr>
          <w:rStyle w:val="54"/>
          <w:rFonts w:hint="eastAsia"/>
        </w:rPr>
        <w:t xml:space="preserve"> 业务规则</w:t>
      </w:r>
      <w:r>
        <w:tab/>
      </w:r>
      <w:r>
        <w:fldChar w:fldCharType="begin"/>
      </w:r>
      <w:r>
        <w:instrText xml:space="preserve"> PAGEREF _Toc351988374 \h </w:instrText>
      </w:r>
      <w:r>
        <w:fldChar w:fldCharType="separate"/>
      </w:r>
      <w:r>
        <w:t>10</w:t>
      </w:r>
      <w:r>
        <w:fldChar w:fldCharType="end"/>
      </w:r>
      <w:r>
        <w:fldChar w:fldCharType="end"/>
      </w:r>
    </w:p>
    <w:p w14:paraId="58C7295F">
      <w:pPr>
        <w:pStyle w:val="23"/>
        <w:tabs>
          <w:tab w:val="right" w:leader="dot" w:pos="8296"/>
        </w:tabs>
        <w:ind w:left="800"/>
        <w:rPr>
          <w:rFonts w:ascii="Calibri" w:hAnsi="Calibri"/>
          <w:kern w:val="2"/>
          <w:sz w:val="21"/>
          <w:szCs w:val="22"/>
        </w:rPr>
      </w:pPr>
      <w:r>
        <w:fldChar w:fldCharType="begin"/>
      </w:r>
      <w:r>
        <w:instrText xml:space="preserve"> HYPERLINK \l "_Toc351988375" </w:instrText>
      </w:r>
      <w:r>
        <w:fldChar w:fldCharType="separate"/>
      </w:r>
      <w:r>
        <w:rPr>
          <w:rStyle w:val="54"/>
          <w:rFonts w:ascii="宋体" w:hAnsi="宋体"/>
        </w:rPr>
        <w:t>1.1.4</w:t>
      </w:r>
      <w:r>
        <w:rPr>
          <w:rStyle w:val="54"/>
          <w:rFonts w:hint="eastAsia"/>
        </w:rPr>
        <w:t xml:space="preserve"> 页面要素</w:t>
      </w:r>
      <w:r>
        <w:tab/>
      </w:r>
      <w:r>
        <w:fldChar w:fldCharType="begin"/>
      </w:r>
      <w:r>
        <w:instrText xml:space="preserve"> PAGEREF _Toc351988375 \h </w:instrText>
      </w:r>
      <w:r>
        <w:fldChar w:fldCharType="separate"/>
      </w:r>
      <w:r>
        <w:t>10</w:t>
      </w:r>
      <w:r>
        <w:fldChar w:fldCharType="end"/>
      </w:r>
      <w:r>
        <w:fldChar w:fldCharType="end"/>
      </w:r>
    </w:p>
    <w:p w14:paraId="07ABB03A">
      <w:pPr>
        <w:pStyle w:val="39"/>
        <w:tabs>
          <w:tab w:val="right" w:leader="dot" w:pos="8296"/>
        </w:tabs>
        <w:ind w:left="400"/>
        <w:rPr>
          <w:rFonts w:ascii="Calibri" w:hAnsi="Calibri"/>
          <w:kern w:val="2"/>
          <w:sz w:val="21"/>
          <w:szCs w:val="22"/>
        </w:rPr>
      </w:pPr>
      <w:r>
        <w:fldChar w:fldCharType="begin"/>
      </w:r>
      <w:r>
        <w:instrText xml:space="preserve"> HYPERLINK \l "_Toc351988376" </w:instrText>
      </w:r>
      <w:r>
        <w:fldChar w:fldCharType="separate"/>
      </w:r>
      <w:r>
        <w:rPr>
          <w:rStyle w:val="54"/>
          <w:rFonts w:ascii="宋体" w:hAnsi="宋体"/>
        </w:rPr>
        <w:t>1.2</w:t>
      </w:r>
      <w:r>
        <w:rPr>
          <w:rStyle w:val="54"/>
          <w:rFonts w:hint="eastAsia"/>
        </w:rPr>
        <w:t xml:space="preserve"> 动态演示</w:t>
      </w:r>
      <w:r>
        <w:tab/>
      </w:r>
      <w:r>
        <w:fldChar w:fldCharType="begin"/>
      </w:r>
      <w:r>
        <w:instrText xml:space="preserve"> PAGEREF _Toc351988376 \h </w:instrText>
      </w:r>
      <w:r>
        <w:fldChar w:fldCharType="separate"/>
      </w:r>
      <w:r>
        <w:t>12</w:t>
      </w:r>
      <w:r>
        <w:fldChar w:fldCharType="end"/>
      </w:r>
      <w:r>
        <w:fldChar w:fldCharType="end"/>
      </w:r>
    </w:p>
    <w:p w14:paraId="4A9677A1">
      <w:pPr>
        <w:pStyle w:val="23"/>
        <w:tabs>
          <w:tab w:val="right" w:leader="dot" w:pos="8296"/>
        </w:tabs>
        <w:ind w:left="800"/>
        <w:rPr>
          <w:rFonts w:ascii="Calibri" w:hAnsi="Calibri"/>
          <w:kern w:val="2"/>
          <w:sz w:val="21"/>
          <w:szCs w:val="22"/>
        </w:rPr>
      </w:pPr>
      <w:r>
        <w:fldChar w:fldCharType="begin"/>
      </w:r>
      <w:r>
        <w:instrText xml:space="preserve"> HYPERLINK \l "_Toc351988377" </w:instrText>
      </w:r>
      <w:r>
        <w:fldChar w:fldCharType="separate"/>
      </w:r>
      <w:r>
        <w:rPr>
          <w:rStyle w:val="54"/>
          <w:rFonts w:ascii="宋体" w:hAnsi="宋体"/>
        </w:rPr>
        <w:t>1.2.1</w:t>
      </w:r>
      <w:r>
        <w:rPr>
          <w:rStyle w:val="54"/>
          <w:rFonts w:hint="eastAsia"/>
        </w:rPr>
        <w:t xml:space="preserve"> 功能描述</w:t>
      </w:r>
      <w:r>
        <w:tab/>
      </w:r>
      <w:r>
        <w:fldChar w:fldCharType="begin"/>
      </w:r>
      <w:r>
        <w:instrText xml:space="preserve"> PAGEREF _Toc351988377 \h </w:instrText>
      </w:r>
      <w:r>
        <w:fldChar w:fldCharType="separate"/>
      </w:r>
      <w:r>
        <w:t>12</w:t>
      </w:r>
      <w:r>
        <w:fldChar w:fldCharType="end"/>
      </w:r>
      <w:r>
        <w:fldChar w:fldCharType="end"/>
      </w:r>
    </w:p>
    <w:p w14:paraId="6A39ECDB">
      <w:pPr>
        <w:pStyle w:val="23"/>
        <w:tabs>
          <w:tab w:val="right" w:leader="dot" w:pos="8296"/>
        </w:tabs>
        <w:ind w:left="800"/>
        <w:rPr>
          <w:rFonts w:ascii="Calibri" w:hAnsi="Calibri"/>
          <w:kern w:val="2"/>
          <w:sz w:val="21"/>
          <w:szCs w:val="22"/>
        </w:rPr>
      </w:pPr>
      <w:r>
        <w:fldChar w:fldCharType="begin"/>
      </w:r>
      <w:r>
        <w:instrText xml:space="preserve"> HYPERLINK \l "_Toc351988378" </w:instrText>
      </w:r>
      <w:r>
        <w:fldChar w:fldCharType="separate"/>
      </w:r>
      <w:r>
        <w:rPr>
          <w:rStyle w:val="54"/>
          <w:rFonts w:ascii="宋体" w:hAnsi="宋体"/>
        </w:rPr>
        <w:t>1.2.2</w:t>
      </w:r>
      <w:r>
        <w:rPr>
          <w:rStyle w:val="54"/>
          <w:rFonts w:hint="eastAsia"/>
        </w:rPr>
        <w:t xml:space="preserve"> 业务流程</w:t>
      </w:r>
      <w:r>
        <w:tab/>
      </w:r>
      <w:r>
        <w:fldChar w:fldCharType="begin"/>
      </w:r>
      <w:r>
        <w:instrText xml:space="preserve"> PAGEREF _Toc351988378 \h </w:instrText>
      </w:r>
      <w:r>
        <w:fldChar w:fldCharType="separate"/>
      </w:r>
      <w:r>
        <w:t>12</w:t>
      </w:r>
      <w:r>
        <w:fldChar w:fldCharType="end"/>
      </w:r>
      <w:r>
        <w:fldChar w:fldCharType="end"/>
      </w:r>
    </w:p>
    <w:p w14:paraId="79403240">
      <w:pPr>
        <w:pStyle w:val="23"/>
        <w:tabs>
          <w:tab w:val="right" w:leader="dot" w:pos="8296"/>
        </w:tabs>
        <w:ind w:left="800"/>
        <w:rPr>
          <w:rFonts w:ascii="Calibri" w:hAnsi="Calibri"/>
          <w:kern w:val="2"/>
          <w:sz w:val="21"/>
          <w:szCs w:val="22"/>
        </w:rPr>
      </w:pPr>
      <w:r>
        <w:fldChar w:fldCharType="begin"/>
      </w:r>
      <w:r>
        <w:instrText xml:space="preserve"> HYPERLINK \l "_Toc351988379" </w:instrText>
      </w:r>
      <w:r>
        <w:fldChar w:fldCharType="separate"/>
      </w:r>
      <w:r>
        <w:rPr>
          <w:rStyle w:val="54"/>
          <w:rFonts w:ascii="宋体" w:hAnsi="宋体"/>
        </w:rPr>
        <w:t>1.2.3</w:t>
      </w:r>
      <w:r>
        <w:rPr>
          <w:rStyle w:val="54"/>
          <w:rFonts w:hint="eastAsia"/>
        </w:rPr>
        <w:t xml:space="preserve"> 业务规则</w:t>
      </w:r>
      <w:r>
        <w:tab/>
      </w:r>
      <w:r>
        <w:fldChar w:fldCharType="begin"/>
      </w:r>
      <w:r>
        <w:instrText xml:space="preserve"> PAGEREF _Toc351988379 \h </w:instrText>
      </w:r>
      <w:r>
        <w:fldChar w:fldCharType="separate"/>
      </w:r>
      <w:r>
        <w:t>12</w:t>
      </w:r>
      <w:r>
        <w:fldChar w:fldCharType="end"/>
      </w:r>
      <w:r>
        <w:fldChar w:fldCharType="end"/>
      </w:r>
    </w:p>
    <w:p w14:paraId="44E1E1CA">
      <w:pPr>
        <w:pStyle w:val="39"/>
        <w:tabs>
          <w:tab w:val="right" w:leader="dot" w:pos="8296"/>
        </w:tabs>
        <w:ind w:left="400"/>
        <w:rPr>
          <w:rFonts w:ascii="Calibri" w:hAnsi="Calibri"/>
          <w:kern w:val="2"/>
          <w:sz w:val="21"/>
          <w:szCs w:val="22"/>
        </w:rPr>
      </w:pPr>
      <w:r>
        <w:fldChar w:fldCharType="begin"/>
      </w:r>
      <w:r>
        <w:instrText xml:space="preserve"> HYPERLINK \l "_Toc351988380" </w:instrText>
      </w:r>
      <w:r>
        <w:fldChar w:fldCharType="separate"/>
      </w:r>
      <w:r>
        <w:rPr>
          <w:rStyle w:val="54"/>
          <w:rFonts w:ascii="宋体" w:hAnsi="宋体"/>
        </w:rPr>
        <w:t>1.3</w:t>
      </w:r>
      <w:r>
        <w:rPr>
          <w:rStyle w:val="54"/>
          <w:rFonts w:hint="eastAsia"/>
        </w:rPr>
        <w:t xml:space="preserve"> 登录</w:t>
      </w:r>
      <w:r>
        <w:tab/>
      </w:r>
      <w:r>
        <w:fldChar w:fldCharType="begin"/>
      </w:r>
      <w:r>
        <w:instrText xml:space="preserve"> PAGEREF _Toc351988380 \h </w:instrText>
      </w:r>
      <w:r>
        <w:fldChar w:fldCharType="separate"/>
      </w:r>
      <w:r>
        <w:t>12</w:t>
      </w:r>
      <w:r>
        <w:fldChar w:fldCharType="end"/>
      </w:r>
      <w:r>
        <w:fldChar w:fldCharType="end"/>
      </w:r>
    </w:p>
    <w:p w14:paraId="05CD50A1">
      <w:pPr>
        <w:pStyle w:val="23"/>
        <w:tabs>
          <w:tab w:val="right" w:leader="dot" w:pos="8296"/>
        </w:tabs>
        <w:ind w:left="800"/>
        <w:rPr>
          <w:rFonts w:ascii="Calibri" w:hAnsi="Calibri"/>
          <w:kern w:val="2"/>
          <w:sz w:val="21"/>
          <w:szCs w:val="22"/>
        </w:rPr>
      </w:pPr>
      <w:r>
        <w:fldChar w:fldCharType="begin"/>
      </w:r>
      <w:r>
        <w:instrText xml:space="preserve"> HYPERLINK \l "_Toc351988381" </w:instrText>
      </w:r>
      <w:r>
        <w:fldChar w:fldCharType="separate"/>
      </w:r>
      <w:r>
        <w:rPr>
          <w:rStyle w:val="54"/>
          <w:rFonts w:ascii="宋体" w:hAnsi="宋体"/>
        </w:rPr>
        <w:t>1.3.1</w:t>
      </w:r>
      <w:r>
        <w:rPr>
          <w:rStyle w:val="54"/>
          <w:rFonts w:hint="eastAsia"/>
        </w:rPr>
        <w:t xml:space="preserve"> 功能描述</w:t>
      </w:r>
      <w:r>
        <w:tab/>
      </w:r>
      <w:r>
        <w:fldChar w:fldCharType="begin"/>
      </w:r>
      <w:r>
        <w:instrText xml:space="preserve"> PAGEREF _Toc351988381 \h </w:instrText>
      </w:r>
      <w:r>
        <w:fldChar w:fldCharType="separate"/>
      </w:r>
      <w:r>
        <w:t>12</w:t>
      </w:r>
      <w:r>
        <w:fldChar w:fldCharType="end"/>
      </w:r>
      <w:r>
        <w:fldChar w:fldCharType="end"/>
      </w:r>
    </w:p>
    <w:p w14:paraId="4A9C26C5">
      <w:pPr>
        <w:pStyle w:val="23"/>
        <w:tabs>
          <w:tab w:val="right" w:leader="dot" w:pos="8296"/>
        </w:tabs>
        <w:ind w:left="800"/>
        <w:rPr>
          <w:rFonts w:ascii="Calibri" w:hAnsi="Calibri"/>
          <w:kern w:val="2"/>
          <w:sz w:val="21"/>
          <w:szCs w:val="22"/>
        </w:rPr>
      </w:pPr>
      <w:r>
        <w:fldChar w:fldCharType="begin"/>
      </w:r>
      <w:r>
        <w:instrText xml:space="preserve"> HYPERLINK \l "_Toc351988382" </w:instrText>
      </w:r>
      <w:r>
        <w:fldChar w:fldCharType="separate"/>
      </w:r>
      <w:r>
        <w:rPr>
          <w:rStyle w:val="54"/>
          <w:rFonts w:ascii="宋体" w:hAnsi="宋体"/>
        </w:rPr>
        <w:t>1.3.2</w:t>
      </w:r>
      <w:r>
        <w:rPr>
          <w:rStyle w:val="54"/>
          <w:rFonts w:hint="eastAsia"/>
        </w:rPr>
        <w:t xml:space="preserve"> 业务流程</w:t>
      </w:r>
      <w:r>
        <w:tab/>
      </w:r>
      <w:r>
        <w:fldChar w:fldCharType="begin"/>
      </w:r>
      <w:r>
        <w:instrText xml:space="preserve"> PAGEREF _Toc351988382 \h </w:instrText>
      </w:r>
      <w:r>
        <w:fldChar w:fldCharType="separate"/>
      </w:r>
      <w:r>
        <w:t>13</w:t>
      </w:r>
      <w:r>
        <w:fldChar w:fldCharType="end"/>
      </w:r>
      <w:r>
        <w:fldChar w:fldCharType="end"/>
      </w:r>
    </w:p>
    <w:p w14:paraId="220D74B7">
      <w:pPr>
        <w:pStyle w:val="23"/>
        <w:tabs>
          <w:tab w:val="right" w:leader="dot" w:pos="8296"/>
        </w:tabs>
        <w:ind w:left="800"/>
        <w:rPr>
          <w:rFonts w:ascii="Calibri" w:hAnsi="Calibri"/>
          <w:kern w:val="2"/>
          <w:sz w:val="21"/>
          <w:szCs w:val="22"/>
        </w:rPr>
      </w:pPr>
      <w:r>
        <w:fldChar w:fldCharType="begin"/>
      </w:r>
      <w:r>
        <w:instrText xml:space="preserve"> HYPERLINK \l "_Toc351988383" </w:instrText>
      </w:r>
      <w:r>
        <w:fldChar w:fldCharType="separate"/>
      </w:r>
      <w:r>
        <w:rPr>
          <w:rStyle w:val="54"/>
          <w:rFonts w:ascii="宋体" w:hAnsi="宋体"/>
        </w:rPr>
        <w:t>1.3.3</w:t>
      </w:r>
      <w:r>
        <w:rPr>
          <w:rStyle w:val="54"/>
          <w:rFonts w:hint="eastAsia"/>
        </w:rPr>
        <w:t xml:space="preserve"> 业务规则</w:t>
      </w:r>
      <w:r>
        <w:tab/>
      </w:r>
      <w:r>
        <w:fldChar w:fldCharType="begin"/>
      </w:r>
      <w:r>
        <w:instrText xml:space="preserve"> PAGEREF _Toc351988383 \h </w:instrText>
      </w:r>
      <w:r>
        <w:fldChar w:fldCharType="separate"/>
      </w:r>
      <w:r>
        <w:t>14</w:t>
      </w:r>
      <w:r>
        <w:fldChar w:fldCharType="end"/>
      </w:r>
      <w:r>
        <w:fldChar w:fldCharType="end"/>
      </w:r>
    </w:p>
    <w:p w14:paraId="42F37105">
      <w:pPr>
        <w:pStyle w:val="23"/>
        <w:tabs>
          <w:tab w:val="right" w:leader="dot" w:pos="8296"/>
        </w:tabs>
        <w:ind w:left="800"/>
        <w:rPr>
          <w:rFonts w:ascii="Calibri" w:hAnsi="Calibri"/>
          <w:kern w:val="2"/>
          <w:sz w:val="21"/>
          <w:szCs w:val="22"/>
        </w:rPr>
      </w:pPr>
      <w:r>
        <w:fldChar w:fldCharType="begin"/>
      </w:r>
      <w:r>
        <w:instrText xml:space="preserve"> HYPERLINK \l "_Toc351988384" </w:instrText>
      </w:r>
      <w:r>
        <w:fldChar w:fldCharType="separate"/>
      </w:r>
      <w:r>
        <w:rPr>
          <w:rStyle w:val="54"/>
          <w:rFonts w:ascii="宋体" w:hAnsi="宋体"/>
        </w:rPr>
        <w:t>1.3.4</w:t>
      </w:r>
      <w:r>
        <w:rPr>
          <w:rStyle w:val="54"/>
          <w:rFonts w:hint="eastAsia"/>
        </w:rPr>
        <w:t xml:space="preserve"> 页面要素</w:t>
      </w:r>
      <w:r>
        <w:tab/>
      </w:r>
      <w:r>
        <w:fldChar w:fldCharType="begin"/>
      </w:r>
      <w:r>
        <w:instrText xml:space="preserve"> PAGEREF _Toc351988384 \h </w:instrText>
      </w:r>
      <w:r>
        <w:fldChar w:fldCharType="separate"/>
      </w:r>
      <w:r>
        <w:t>15</w:t>
      </w:r>
      <w:r>
        <w:fldChar w:fldCharType="end"/>
      </w:r>
      <w:r>
        <w:fldChar w:fldCharType="end"/>
      </w:r>
    </w:p>
    <w:p w14:paraId="5C99D19A">
      <w:pPr>
        <w:pStyle w:val="39"/>
        <w:tabs>
          <w:tab w:val="right" w:leader="dot" w:pos="8296"/>
        </w:tabs>
        <w:ind w:left="400"/>
        <w:rPr>
          <w:rFonts w:ascii="Calibri" w:hAnsi="Calibri"/>
          <w:kern w:val="2"/>
          <w:sz w:val="21"/>
          <w:szCs w:val="22"/>
        </w:rPr>
      </w:pPr>
      <w:r>
        <w:fldChar w:fldCharType="begin"/>
      </w:r>
      <w:r>
        <w:instrText xml:space="preserve"> HYPERLINK \l "_Toc351988385" </w:instrText>
      </w:r>
      <w:r>
        <w:fldChar w:fldCharType="separate"/>
      </w:r>
      <w:r>
        <w:rPr>
          <w:rStyle w:val="54"/>
          <w:rFonts w:ascii="宋体" w:hAnsi="宋体"/>
        </w:rPr>
        <w:t>1.4</w:t>
      </w:r>
      <w:r>
        <w:rPr>
          <w:rStyle w:val="54"/>
          <w:rFonts w:hint="eastAsia"/>
        </w:rPr>
        <w:t xml:space="preserve"> 安全控件</w:t>
      </w:r>
      <w:r>
        <w:tab/>
      </w:r>
      <w:r>
        <w:fldChar w:fldCharType="begin"/>
      </w:r>
      <w:r>
        <w:instrText xml:space="preserve"> PAGEREF _Toc351988385 \h </w:instrText>
      </w:r>
      <w:r>
        <w:fldChar w:fldCharType="separate"/>
      </w:r>
      <w:r>
        <w:t>19</w:t>
      </w:r>
      <w:r>
        <w:fldChar w:fldCharType="end"/>
      </w:r>
      <w:r>
        <w:fldChar w:fldCharType="end"/>
      </w:r>
    </w:p>
    <w:p w14:paraId="04487C28">
      <w:pPr>
        <w:pStyle w:val="23"/>
        <w:tabs>
          <w:tab w:val="right" w:leader="dot" w:pos="8296"/>
        </w:tabs>
        <w:ind w:left="800"/>
        <w:rPr>
          <w:rFonts w:ascii="Calibri" w:hAnsi="Calibri"/>
          <w:kern w:val="2"/>
          <w:sz w:val="21"/>
          <w:szCs w:val="22"/>
        </w:rPr>
      </w:pPr>
      <w:r>
        <w:fldChar w:fldCharType="begin"/>
      </w:r>
      <w:r>
        <w:instrText xml:space="preserve"> HYPERLINK \l "_Toc351988386" </w:instrText>
      </w:r>
      <w:r>
        <w:fldChar w:fldCharType="separate"/>
      </w:r>
      <w:r>
        <w:rPr>
          <w:rStyle w:val="54"/>
          <w:rFonts w:ascii="宋体" w:hAnsi="宋体"/>
        </w:rPr>
        <w:t>1.4.1</w:t>
      </w:r>
      <w:r>
        <w:rPr>
          <w:rStyle w:val="54"/>
          <w:rFonts w:hint="eastAsia"/>
        </w:rPr>
        <w:t xml:space="preserve"> 功能描述</w:t>
      </w:r>
      <w:r>
        <w:tab/>
      </w:r>
      <w:r>
        <w:fldChar w:fldCharType="begin"/>
      </w:r>
      <w:r>
        <w:instrText xml:space="preserve"> PAGEREF _Toc351988386 \h </w:instrText>
      </w:r>
      <w:r>
        <w:fldChar w:fldCharType="separate"/>
      </w:r>
      <w:r>
        <w:t>19</w:t>
      </w:r>
      <w:r>
        <w:fldChar w:fldCharType="end"/>
      </w:r>
      <w:r>
        <w:fldChar w:fldCharType="end"/>
      </w:r>
    </w:p>
    <w:p w14:paraId="0A5D1F85">
      <w:pPr>
        <w:pStyle w:val="23"/>
        <w:tabs>
          <w:tab w:val="right" w:leader="dot" w:pos="8296"/>
        </w:tabs>
        <w:ind w:left="800"/>
        <w:rPr>
          <w:rFonts w:ascii="Calibri" w:hAnsi="Calibri"/>
          <w:kern w:val="2"/>
          <w:sz w:val="21"/>
          <w:szCs w:val="22"/>
        </w:rPr>
      </w:pPr>
      <w:r>
        <w:fldChar w:fldCharType="begin"/>
      </w:r>
      <w:r>
        <w:instrText xml:space="preserve"> HYPERLINK \l "_Toc351988387" </w:instrText>
      </w:r>
      <w:r>
        <w:fldChar w:fldCharType="separate"/>
      </w:r>
      <w:r>
        <w:rPr>
          <w:rStyle w:val="54"/>
          <w:rFonts w:ascii="宋体" w:hAnsi="宋体"/>
        </w:rPr>
        <w:t>1.4.2</w:t>
      </w:r>
      <w:r>
        <w:rPr>
          <w:rStyle w:val="54"/>
          <w:rFonts w:hint="eastAsia"/>
        </w:rPr>
        <w:t xml:space="preserve"> 业务流程</w:t>
      </w:r>
      <w:r>
        <w:tab/>
      </w:r>
      <w:r>
        <w:fldChar w:fldCharType="begin"/>
      </w:r>
      <w:r>
        <w:instrText xml:space="preserve"> PAGEREF _Toc351988387 \h </w:instrText>
      </w:r>
      <w:r>
        <w:fldChar w:fldCharType="separate"/>
      </w:r>
      <w:r>
        <w:t>20</w:t>
      </w:r>
      <w:r>
        <w:fldChar w:fldCharType="end"/>
      </w:r>
      <w:r>
        <w:fldChar w:fldCharType="end"/>
      </w:r>
    </w:p>
    <w:p w14:paraId="3FD0274A">
      <w:pPr>
        <w:pStyle w:val="23"/>
        <w:tabs>
          <w:tab w:val="right" w:leader="dot" w:pos="8296"/>
        </w:tabs>
        <w:ind w:left="800"/>
        <w:rPr>
          <w:rFonts w:ascii="Calibri" w:hAnsi="Calibri"/>
          <w:kern w:val="2"/>
          <w:sz w:val="21"/>
          <w:szCs w:val="22"/>
        </w:rPr>
      </w:pPr>
      <w:r>
        <w:fldChar w:fldCharType="begin"/>
      </w:r>
      <w:r>
        <w:instrText xml:space="preserve"> HYPERLINK \l "_Toc351988388" </w:instrText>
      </w:r>
      <w:r>
        <w:fldChar w:fldCharType="separate"/>
      </w:r>
      <w:r>
        <w:rPr>
          <w:rStyle w:val="54"/>
          <w:rFonts w:ascii="宋体" w:hAnsi="宋体"/>
        </w:rPr>
        <w:t>1.4.3</w:t>
      </w:r>
      <w:r>
        <w:rPr>
          <w:rStyle w:val="54"/>
          <w:rFonts w:hint="eastAsia"/>
        </w:rPr>
        <w:t xml:space="preserve"> 业务规则</w:t>
      </w:r>
      <w:r>
        <w:tab/>
      </w:r>
      <w:r>
        <w:fldChar w:fldCharType="begin"/>
      </w:r>
      <w:r>
        <w:instrText xml:space="preserve"> PAGEREF _Toc351988388 \h </w:instrText>
      </w:r>
      <w:r>
        <w:fldChar w:fldCharType="separate"/>
      </w:r>
      <w:r>
        <w:t>20</w:t>
      </w:r>
      <w:r>
        <w:fldChar w:fldCharType="end"/>
      </w:r>
      <w:r>
        <w:fldChar w:fldCharType="end"/>
      </w:r>
    </w:p>
    <w:p w14:paraId="2916C74C">
      <w:pPr>
        <w:pStyle w:val="23"/>
        <w:tabs>
          <w:tab w:val="right" w:leader="dot" w:pos="8296"/>
        </w:tabs>
        <w:ind w:left="800"/>
        <w:rPr>
          <w:rFonts w:ascii="Calibri" w:hAnsi="Calibri"/>
          <w:kern w:val="2"/>
          <w:sz w:val="21"/>
          <w:szCs w:val="22"/>
        </w:rPr>
      </w:pPr>
      <w:r>
        <w:fldChar w:fldCharType="begin"/>
      </w:r>
      <w:r>
        <w:instrText xml:space="preserve"> HYPERLINK \l "_Toc351988389" </w:instrText>
      </w:r>
      <w:r>
        <w:fldChar w:fldCharType="separate"/>
      </w:r>
      <w:r>
        <w:rPr>
          <w:rStyle w:val="54"/>
          <w:rFonts w:ascii="宋体" w:hAnsi="宋体"/>
        </w:rPr>
        <w:t>1.4.4</w:t>
      </w:r>
      <w:r>
        <w:rPr>
          <w:rStyle w:val="54"/>
          <w:rFonts w:hint="eastAsia"/>
        </w:rPr>
        <w:t xml:space="preserve"> 页面要素</w:t>
      </w:r>
      <w:r>
        <w:tab/>
      </w:r>
      <w:r>
        <w:fldChar w:fldCharType="begin"/>
      </w:r>
      <w:r>
        <w:instrText xml:space="preserve"> PAGEREF _Toc351988389 \h </w:instrText>
      </w:r>
      <w:r>
        <w:fldChar w:fldCharType="separate"/>
      </w:r>
      <w:r>
        <w:t>20</w:t>
      </w:r>
      <w:r>
        <w:fldChar w:fldCharType="end"/>
      </w:r>
      <w:r>
        <w:fldChar w:fldCharType="end"/>
      </w:r>
    </w:p>
    <w:p w14:paraId="383CD964">
      <w:pPr>
        <w:pStyle w:val="39"/>
        <w:tabs>
          <w:tab w:val="right" w:leader="dot" w:pos="8296"/>
        </w:tabs>
        <w:ind w:left="400"/>
        <w:rPr>
          <w:rFonts w:ascii="Calibri" w:hAnsi="Calibri"/>
          <w:kern w:val="2"/>
          <w:sz w:val="21"/>
          <w:szCs w:val="22"/>
        </w:rPr>
      </w:pPr>
      <w:r>
        <w:fldChar w:fldCharType="begin"/>
      </w:r>
      <w:r>
        <w:instrText xml:space="preserve"> HYPERLINK \l "_Toc351988390" </w:instrText>
      </w:r>
      <w:r>
        <w:fldChar w:fldCharType="separate"/>
      </w:r>
      <w:r>
        <w:rPr>
          <w:rStyle w:val="54"/>
          <w:rFonts w:ascii="宋体" w:hAnsi="宋体"/>
        </w:rPr>
        <w:t>1.5</w:t>
      </w:r>
      <w:r>
        <w:rPr>
          <w:rStyle w:val="54"/>
          <w:rFonts w:hint="eastAsia"/>
        </w:rPr>
        <w:t xml:space="preserve"> 安全提示</w:t>
      </w:r>
      <w:r>
        <w:tab/>
      </w:r>
      <w:r>
        <w:fldChar w:fldCharType="begin"/>
      </w:r>
      <w:r>
        <w:instrText xml:space="preserve"> PAGEREF _Toc351988390 \h </w:instrText>
      </w:r>
      <w:r>
        <w:fldChar w:fldCharType="separate"/>
      </w:r>
      <w:r>
        <w:t>20</w:t>
      </w:r>
      <w:r>
        <w:fldChar w:fldCharType="end"/>
      </w:r>
      <w:r>
        <w:fldChar w:fldCharType="end"/>
      </w:r>
    </w:p>
    <w:p w14:paraId="5D232E76">
      <w:pPr>
        <w:pStyle w:val="23"/>
        <w:tabs>
          <w:tab w:val="right" w:leader="dot" w:pos="8296"/>
        </w:tabs>
        <w:ind w:left="800"/>
        <w:rPr>
          <w:rFonts w:ascii="Calibri" w:hAnsi="Calibri"/>
          <w:kern w:val="2"/>
          <w:sz w:val="21"/>
          <w:szCs w:val="22"/>
        </w:rPr>
      </w:pPr>
      <w:r>
        <w:fldChar w:fldCharType="begin"/>
      </w:r>
      <w:r>
        <w:instrText xml:space="preserve"> HYPERLINK \l "_Toc351988391" </w:instrText>
      </w:r>
      <w:r>
        <w:fldChar w:fldCharType="separate"/>
      </w:r>
      <w:r>
        <w:rPr>
          <w:rStyle w:val="54"/>
          <w:rFonts w:ascii="宋体" w:hAnsi="宋体"/>
        </w:rPr>
        <w:t>1.5.1</w:t>
      </w:r>
      <w:r>
        <w:rPr>
          <w:rStyle w:val="54"/>
          <w:rFonts w:hint="eastAsia"/>
        </w:rPr>
        <w:t xml:space="preserve"> 功能描述</w:t>
      </w:r>
      <w:r>
        <w:tab/>
      </w:r>
      <w:r>
        <w:fldChar w:fldCharType="begin"/>
      </w:r>
      <w:r>
        <w:instrText xml:space="preserve"> PAGEREF _Toc351988391 \h </w:instrText>
      </w:r>
      <w:r>
        <w:fldChar w:fldCharType="separate"/>
      </w:r>
      <w:r>
        <w:t>20</w:t>
      </w:r>
      <w:r>
        <w:fldChar w:fldCharType="end"/>
      </w:r>
      <w:r>
        <w:fldChar w:fldCharType="end"/>
      </w:r>
    </w:p>
    <w:p w14:paraId="3E86A7C7">
      <w:pPr>
        <w:pStyle w:val="23"/>
        <w:tabs>
          <w:tab w:val="right" w:leader="dot" w:pos="8296"/>
        </w:tabs>
        <w:ind w:left="800"/>
        <w:rPr>
          <w:rFonts w:ascii="Calibri" w:hAnsi="Calibri"/>
          <w:kern w:val="2"/>
          <w:sz w:val="21"/>
          <w:szCs w:val="22"/>
        </w:rPr>
      </w:pPr>
      <w:r>
        <w:fldChar w:fldCharType="begin"/>
      </w:r>
      <w:r>
        <w:instrText xml:space="preserve"> HYPERLINK \l "_Toc351988392" </w:instrText>
      </w:r>
      <w:r>
        <w:fldChar w:fldCharType="separate"/>
      </w:r>
      <w:r>
        <w:rPr>
          <w:rStyle w:val="54"/>
          <w:rFonts w:ascii="宋体" w:hAnsi="宋体"/>
        </w:rPr>
        <w:t>1.5.2</w:t>
      </w:r>
      <w:r>
        <w:rPr>
          <w:rStyle w:val="54"/>
          <w:rFonts w:hint="eastAsia"/>
        </w:rPr>
        <w:t xml:space="preserve"> 业务流程</w:t>
      </w:r>
      <w:r>
        <w:tab/>
      </w:r>
      <w:r>
        <w:fldChar w:fldCharType="begin"/>
      </w:r>
      <w:r>
        <w:instrText xml:space="preserve"> PAGEREF _Toc351988392 \h </w:instrText>
      </w:r>
      <w:r>
        <w:fldChar w:fldCharType="separate"/>
      </w:r>
      <w:r>
        <w:t>21</w:t>
      </w:r>
      <w:r>
        <w:fldChar w:fldCharType="end"/>
      </w:r>
      <w:r>
        <w:fldChar w:fldCharType="end"/>
      </w:r>
    </w:p>
    <w:p w14:paraId="09717B69">
      <w:pPr>
        <w:pStyle w:val="23"/>
        <w:tabs>
          <w:tab w:val="right" w:leader="dot" w:pos="8296"/>
        </w:tabs>
        <w:ind w:left="800"/>
        <w:rPr>
          <w:rFonts w:ascii="Calibri" w:hAnsi="Calibri"/>
          <w:kern w:val="2"/>
          <w:sz w:val="21"/>
          <w:szCs w:val="22"/>
        </w:rPr>
      </w:pPr>
      <w:r>
        <w:fldChar w:fldCharType="begin"/>
      </w:r>
      <w:r>
        <w:instrText xml:space="preserve"> HYPERLINK \l "_Toc351988393" </w:instrText>
      </w:r>
      <w:r>
        <w:fldChar w:fldCharType="separate"/>
      </w:r>
      <w:r>
        <w:rPr>
          <w:rStyle w:val="54"/>
          <w:rFonts w:ascii="宋体" w:hAnsi="宋体"/>
        </w:rPr>
        <w:t>1.5.3</w:t>
      </w:r>
      <w:r>
        <w:rPr>
          <w:rStyle w:val="54"/>
          <w:rFonts w:hint="eastAsia"/>
        </w:rPr>
        <w:t xml:space="preserve"> 业务规则</w:t>
      </w:r>
      <w:r>
        <w:tab/>
      </w:r>
      <w:r>
        <w:fldChar w:fldCharType="begin"/>
      </w:r>
      <w:r>
        <w:instrText xml:space="preserve"> PAGEREF _Toc351988393 \h </w:instrText>
      </w:r>
      <w:r>
        <w:fldChar w:fldCharType="separate"/>
      </w:r>
      <w:r>
        <w:t>21</w:t>
      </w:r>
      <w:r>
        <w:fldChar w:fldCharType="end"/>
      </w:r>
      <w:r>
        <w:fldChar w:fldCharType="end"/>
      </w:r>
    </w:p>
    <w:p w14:paraId="2CCF94C3">
      <w:pPr>
        <w:pStyle w:val="23"/>
        <w:tabs>
          <w:tab w:val="right" w:leader="dot" w:pos="8296"/>
        </w:tabs>
        <w:ind w:left="800"/>
        <w:rPr>
          <w:rFonts w:ascii="Calibri" w:hAnsi="Calibri"/>
          <w:kern w:val="2"/>
          <w:sz w:val="21"/>
          <w:szCs w:val="22"/>
        </w:rPr>
      </w:pPr>
      <w:r>
        <w:fldChar w:fldCharType="begin"/>
      </w:r>
      <w:r>
        <w:instrText xml:space="preserve"> HYPERLINK \l "_Toc351988394" </w:instrText>
      </w:r>
      <w:r>
        <w:fldChar w:fldCharType="separate"/>
      </w:r>
      <w:r>
        <w:rPr>
          <w:rStyle w:val="54"/>
          <w:rFonts w:ascii="宋体" w:hAnsi="宋体"/>
        </w:rPr>
        <w:t>1.5.4</w:t>
      </w:r>
      <w:r>
        <w:rPr>
          <w:rStyle w:val="54"/>
          <w:rFonts w:hint="eastAsia"/>
        </w:rPr>
        <w:t xml:space="preserve"> 页面要素</w:t>
      </w:r>
      <w:r>
        <w:tab/>
      </w:r>
      <w:r>
        <w:fldChar w:fldCharType="begin"/>
      </w:r>
      <w:r>
        <w:instrText xml:space="preserve"> PAGEREF _Toc351988394 \h </w:instrText>
      </w:r>
      <w:r>
        <w:fldChar w:fldCharType="separate"/>
      </w:r>
      <w:r>
        <w:t>21</w:t>
      </w:r>
      <w:r>
        <w:fldChar w:fldCharType="end"/>
      </w:r>
      <w:r>
        <w:fldChar w:fldCharType="end"/>
      </w:r>
    </w:p>
    <w:p w14:paraId="19D5A32D">
      <w:pPr>
        <w:pStyle w:val="39"/>
        <w:tabs>
          <w:tab w:val="right" w:leader="dot" w:pos="8296"/>
        </w:tabs>
        <w:ind w:left="400"/>
        <w:rPr>
          <w:rFonts w:ascii="Calibri" w:hAnsi="Calibri"/>
          <w:kern w:val="2"/>
          <w:sz w:val="21"/>
          <w:szCs w:val="22"/>
        </w:rPr>
      </w:pPr>
      <w:r>
        <w:fldChar w:fldCharType="begin"/>
      </w:r>
      <w:r>
        <w:instrText xml:space="preserve"> HYPERLINK \l "_Toc351988395" </w:instrText>
      </w:r>
      <w:r>
        <w:fldChar w:fldCharType="separate"/>
      </w:r>
      <w:r>
        <w:rPr>
          <w:rStyle w:val="54"/>
          <w:rFonts w:ascii="宋体" w:hAnsi="宋体"/>
        </w:rPr>
        <w:t>1.6</w:t>
      </w:r>
      <w:r>
        <w:rPr>
          <w:rStyle w:val="54"/>
          <w:rFonts w:hint="eastAsia"/>
        </w:rPr>
        <w:t xml:space="preserve"> 首页</w:t>
      </w:r>
      <w:r>
        <w:tab/>
      </w:r>
      <w:r>
        <w:fldChar w:fldCharType="begin"/>
      </w:r>
      <w:r>
        <w:instrText xml:space="preserve"> PAGEREF _Toc351988395 \h </w:instrText>
      </w:r>
      <w:r>
        <w:fldChar w:fldCharType="separate"/>
      </w:r>
      <w:r>
        <w:t>21</w:t>
      </w:r>
      <w:r>
        <w:fldChar w:fldCharType="end"/>
      </w:r>
      <w:r>
        <w:fldChar w:fldCharType="end"/>
      </w:r>
    </w:p>
    <w:p w14:paraId="6AE9EE63">
      <w:pPr>
        <w:pStyle w:val="23"/>
        <w:tabs>
          <w:tab w:val="right" w:leader="dot" w:pos="8296"/>
        </w:tabs>
        <w:ind w:left="800"/>
        <w:rPr>
          <w:rFonts w:ascii="Calibri" w:hAnsi="Calibri"/>
          <w:kern w:val="2"/>
          <w:sz w:val="21"/>
          <w:szCs w:val="22"/>
        </w:rPr>
      </w:pPr>
      <w:r>
        <w:fldChar w:fldCharType="begin"/>
      </w:r>
      <w:r>
        <w:instrText xml:space="preserve"> HYPERLINK \l "_Toc351988396" </w:instrText>
      </w:r>
      <w:r>
        <w:fldChar w:fldCharType="separate"/>
      </w:r>
      <w:r>
        <w:rPr>
          <w:rStyle w:val="54"/>
          <w:rFonts w:ascii="宋体" w:hAnsi="宋体"/>
        </w:rPr>
        <w:t>1.6.1</w:t>
      </w:r>
      <w:r>
        <w:rPr>
          <w:rStyle w:val="54"/>
          <w:rFonts w:hint="eastAsia"/>
        </w:rPr>
        <w:t xml:space="preserve"> 功能描述</w:t>
      </w:r>
      <w:r>
        <w:tab/>
      </w:r>
      <w:r>
        <w:fldChar w:fldCharType="begin"/>
      </w:r>
      <w:r>
        <w:instrText xml:space="preserve"> PAGEREF _Toc351988396 \h </w:instrText>
      </w:r>
      <w:r>
        <w:fldChar w:fldCharType="separate"/>
      </w:r>
      <w:r>
        <w:t>21</w:t>
      </w:r>
      <w:r>
        <w:fldChar w:fldCharType="end"/>
      </w:r>
      <w:r>
        <w:fldChar w:fldCharType="end"/>
      </w:r>
    </w:p>
    <w:p w14:paraId="6ACFD880">
      <w:pPr>
        <w:pStyle w:val="23"/>
        <w:tabs>
          <w:tab w:val="right" w:leader="dot" w:pos="8296"/>
        </w:tabs>
        <w:ind w:left="800"/>
        <w:rPr>
          <w:rFonts w:ascii="Calibri" w:hAnsi="Calibri"/>
          <w:kern w:val="2"/>
          <w:sz w:val="21"/>
          <w:szCs w:val="22"/>
        </w:rPr>
      </w:pPr>
      <w:r>
        <w:fldChar w:fldCharType="begin"/>
      </w:r>
      <w:r>
        <w:instrText xml:space="preserve"> HYPERLINK \l "_Toc351988397" </w:instrText>
      </w:r>
      <w:r>
        <w:fldChar w:fldCharType="separate"/>
      </w:r>
      <w:r>
        <w:rPr>
          <w:rStyle w:val="54"/>
          <w:rFonts w:ascii="宋体" w:hAnsi="宋体"/>
        </w:rPr>
        <w:t>1.6.2</w:t>
      </w:r>
      <w:r>
        <w:rPr>
          <w:rStyle w:val="54"/>
          <w:rFonts w:hint="eastAsia"/>
        </w:rPr>
        <w:t xml:space="preserve"> 业务流程</w:t>
      </w:r>
      <w:r>
        <w:tab/>
      </w:r>
      <w:r>
        <w:fldChar w:fldCharType="begin"/>
      </w:r>
      <w:r>
        <w:instrText xml:space="preserve"> PAGEREF _Toc351988397 \h </w:instrText>
      </w:r>
      <w:r>
        <w:fldChar w:fldCharType="separate"/>
      </w:r>
      <w:r>
        <w:t>21</w:t>
      </w:r>
      <w:r>
        <w:fldChar w:fldCharType="end"/>
      </w:r>
      <w:r>
        <w:fldChar w:fldCharType="end"/>
      </w:r>
    </w:p>
    <w:p w14:paraId="204211FB">
      <w:pPr>
        <w:pStyle w:val="23"/>
        <w:tabs>
          <w:tab w:val="right" w:leader="dot" w:pos="8296"/>
        </w:tabs>
        <w:ind w:left="800"/>
        <w:rPr>
          <w:rFonts w:ascii="Calibri" w:hAnsi="Calibri"/>
          <w:kern w:val="2"/>
          <w:sz w:val="21"/>
          <w:szCs w:val="22"/>
        </w:rPr>
      </w:pPr>
      <w:r>
        <w:fldChar w:fldCharType="begin"/>
      </w:r>
      <w:r>
        <w:instrText xml:space="preserve"> HYPERLINK \l "_Toc351988398" </w:instrText>
      </w:r>
      <w:r>
        <w:fldChar w:fldCharType="separate"/>
      </w:r>
      <w:r>
        <w:rPr>
          <w:rStyle w:val="54"/>
          <w:rFonts w:ascii="宋体" w:hAnsi="宋体"/>
        </w:rPr>
        <w:t>1.6.3</w:t>
      </w:r>
      <w:r>
        <w:rPr>
          <w:rStyle w:val="54"/>
          <w:rFonts w:hint="eastAsia"/>
        </w:rPr>
        <w:t xml:space="preserve"> 业务规则</w:t>
      </w:r>
      <w:r>
        <w:tab/>
      </w:r>
      <w:r>
        <w:fldChar w:fldCharType="begin"/>
      </w:r>
      <w:r>
        <w:instrText xml:space="preserve"> PAGEREF _Toc351988398 \h </w:instrText>
      </w:r>
      <w:r>
        <w:fldChar w:fldCharType="separate"/>
      </w:r>
      <w:r>
        <w:t>22</w:t>
      </w:r>
      <w:r>
        <w:fldChar w:fldCharType="end"/>
      </w:r>
      <w:r>
        <w:fldChar w:fldCharType="end"/>
      </w:r>
    </w:p>
    <w:p w14:paraId="27F55842">
      <w:pPr>
        <w:pStyle w:val="23"/>
        <w:tabs>
          <w:tab w:val="right" w:leader="dot" w:pos="8296"/>
        </w:tabs>
        <w:ind w:left="800"/>
        <w:rPr>
          <w:rFonts w:ascii="Calibri" w:hAnsi="Calibri"/>
          <w:kern w:val="2"/>
          <w:sz w:val="21"/>
          <w:szCs w:val="22"/>
        </w:rPr>
      </w:pPr>
      <w:r>
        <w:fldChar w:fldCharType="begin"/>
      </w:r>
      <w:r>
        <w:instrText xml:space="preserve"> HYPERLINK \l "_Toc351988399" </w:instrText>
      </w:r>
      <w:r>
        <w:fldChar w:fldCharType="separate"/>
      </w:r>
      <w:r>
        <w:rPr>
          <w:rStyle w:val="54"/>
          <w:rFonts w:ascii="宋体" w:hAnsi="宋体"/>
        </w:rPr>
        <w:t>1.6.4</w:t>
      </w:r>
      <w:r>
        <w:rPr>
          <w:rStyle w:val="54"/>
          <w:rFonts w:hint="eastAsia"/>
        </w:rPr>
        <w:t xml:space="preserve"> 页面要素</w:t>
      </w:r>
      <w:r>
        <w:tab/>
      </w:r>
      <w:r>
        <w:fldChar w:fldCharType="begin"/>
      </w:r>
      <w:r>
        <w:instrText xml:space="preserve"> PAGEREF _Toc351988399 \h </w:instrText>
      </w:r>
      <w:r>
        <w:fldChar w:fldCharType="separate"/>
      </w:r>
      <w:r>
        <w:t>22</w:t>
      </w:r>
      <w:r>
        <w:fldChar w:fldCharType="end"/>
      </w:r>
      <w:r>
        <w:fldChar w:fldCharType="end"/>
      </w:r>
    </w:p>
    <w:p w14:paraId="27BE0411">
      <w:pPr>
        <w:pStyle w:val="31"/>
        <w:tabs>
          <w:tab w:val="left" w:pos="1260"/>
        </w:tabs>
        <w:rPr>
          <w:rFonts w:ascii="Calibri" w:hAnsi="Calibri"/>
          <w:kern w:val="2"/>
          <w:sz w:val="21"/>
          <w:szCs w:val="22"/>
        </w:rPr>
      </w:pPr>
      <w:r>
        <w:fldChar w:fldCharType="begin"/>
      </w:r>
      <w:r>
        <w:instrText xml:space="preserve"> HYPERLINK \l "_Toc351988400" </w:instrText>
      </w:r>
      <w:r>
        <w:fldChar w:fldCharType="separate"/>
      </w:r>
      <w:r>
        <w:rPr>
          <w:rStyle w:val="54"/>
          <w:rFonts w:hint="eastAsia" w:ascii="宋体" w:hAnsi="宋体" w:cs="Arial"/>
          <w:b/>
        </w:rPr>
        <w:t>第 I 条</w:t>
      </w:r>
      <w:r>
        <w:rPr>
          <w:rFonts w:ascii="Calibri" w:hAnsi="Calibri"/>
          <w:kern w:val="2"/>
          <w:sz w:val="21"/>
          <w:szCs w:val="22"/>
        </w:rPr>
        <w:tab/>
      </w:r>
      <w:r>
        <w:rPr>
          <w:rStyle w:val="54"/>
          <w:rFonts w:hint="eastAsia" w:ascii="宋体" w:hAnsi="宋体" w:cs="Arial"/>
          <w:b/>
        </w:rPr>
        <w:t>序号</w:t>
      </w:r>
      <w:r>
        <w:tab/>
      </w:r>
      <w:r>
        <w:fldChar w:fldCharType="begin"/>
      </w:r>
      <w:r>
        <w:instrText xml:space="preserve"> PAGEREF _Toc351988400 \h </w:instrText>
      </w:r>
      <w:r>
        <w:fldChar w:fldCharType="separate"/>
      </w:r>
      <w:r>
        <w:t>22</w:t>
      </w:r>
      <w:r>
        <w:fldChar w:fldCharType="end"/>
      </w:r>
      <w:r>
        <w:fldChar w:fldCharType="end"/>
      </w:r>
    </w:p>
    <w:p w14:paraId="6AB1B1E3">
      <w:pPr>
        <w:pStyle w:val="31"/>
        <w:tabs>
          <w:tab w:val="left" w:pos="1260"/>
        </w:tabs>
        <w:rPr>
          <w:rFonts w:ascii="Calibri" w:hAnsi="Calibri"/>
          <w:kern w:val="2"/>
          <w:sz w:val="21"/>
          <w:szCs w:val="22"/>
        </w:rPr>
      </w:pPr>
      <w:r>
        <w:fldChar w:fldCharType="begin"/>
      </w:r>
      <w:r>
        <w:instrText xml:space="preserve"> HYPERLINK \l "_Toc351988401" </w:instrText>
      </w:r>
      <w:r>
        <w:fldChar w:fldCharType="separate"/>
      </w:r>
      <w:r>
        <w:rPr>
          <w:rStyle w:val="54"/>
          <w:rFonts w:hint="eastAsia" w:ascii="宋体" w:hAnsi="宋体" w:cs="Arial"/>
          <w:b/>
        </w:rPr>
        <w:t>第 II 条</w:t>
      </w:r>
      <w:r>
        <w:rPr>
          <w:rFonts w:ascii="Calibri" w:hAnsi="Calibri"/>
          <w:kern w:val="2"/>
          <w:sz w:val="21"/>
          <w:szCs w:val="22"/>
        </w:rPr>
        <w:tab/>
      </w:r>
      <w:r>
        <w:rPr>
          <w:rStyle w:val="54"/>
          <w:rFonts w:hint="eastAsia" w:ascii="宋体" w:hAnsi="宋体" w:cs="Arial"/>
          <w:b/>
        </w:rPr>
        <w:t>名称</w:t>
      </w:r>
      <w:r>
        <w:tab/>
      </w:r>
      <w:r>
        <w:fldChar w:fldCharType="begin"/>
      </w:r>
      <w:r>
        <w:instrText xml:space="preserve"> PAGEREF _Toc351988401 \h </w:instrText>
      </w:r>
      <w:r>
        <w:fldChar w:fldCharType="separate"/>
      </w:r>
      <w:r>
        <w:t>22</w:t>
      </w:r>
      <w:r>
        <w:fldChar w:fldCharType="end"/>
      </w:r>
      <w:r>
        <w:fldChar w:fldCharType="end"/>
      </w:r>
    </w:p>
    <w:p w14:paraId="6FFED495">
      <w:pPr>
        <w:pStyle w:val="31"/>
        <w:tabs>
          <w:tab w:val="left" w:pos="1260"/>
        </w:tabs>
        <w:rPr>
          <w:rFonts w:ascii="Calibri" w:hAnsi="Calibri"/>
          <w:kern w:val="2"/>
          <w:sz w:val="21"/>
          <w:szCs w:val="22"/>
        </w:rPr>
      </w:pPr>
      <w:r>
        <w:fldChar w:fldCharType="begin"/>
      </w:r>
      <w:r>
        <w:instrText xml:space="preserve"> HYPERLINK \l "_Toc351988402" </w:instrText>
      </w:r>
      <w:r>
        <w:fldChar w:fldCharType="separate"/>
      </w:r>
      <w:r>
        <w:rPr>
          <w:rStyle w:val="54"/>
          <w:rFonts w:hint="eastAsia" w:ascii="宋体" w:hAnsi="宋体" w:cs="Arial"/>
          <w:b/>
        </w:rPr>
        <w:t>第 III 条</w:t>
      </w:r>
      <w:r>
        <w:rPr>
          <w:rFonts w:ascii="Calibri" w:hAnsi="Calibri"/>
          <w:kern w:val="2"/>
          <w:sz w:val="21"/>
          <w:szCs w:val="22"/>
        </w:rPr>
        <w:tab/>
      </w:r>
      <w:r>
        <w:rPr>
          <w:rStyle w:val="54"/>
          <w:rFonts w:hint="eastAsia" w:ascii="宋体" w:hAnsi="宋体" w:cs="Arial"/>
          <w:b/>
        </w:rPr>
        <w:t>输入</w:t>
      </w:r>
      <w:r>
        <w:rPr>
          <w:rStyle w:val="54"/>
          <w:rFonts w:ascii="宋体" w:hAnsi="宋体" w:cs="Arial"/>
          <w:b/>
        </w:rPr>
        <w:t>/</w:t>
      </w:r>
      <w:r>
        <w:rPr>
          <w:rStyle w:val="54"/>
          <w:rFonts w:hint="eastAsia" w:ascii="宋体" w:hAnsi="宋体" w:cs="Arial"/>
          <w:b/>
        </w:rPr>
        <w:t>输出</w:t>
      </w:r>
      <w:r>
        <w:tab/>
      </w:r>
      <w:r>
        <w:fldChar w:fldCharType="begin"/>
      </w:r>
      <w:r>
        <w:instrText xml:space="preserve"> PAGEREF _Toc351988402 \h </w:instrText>
      </w:r>
      <w:r>
        <w:fldChar w:fldCharType="separate"/>
      </w:r>
      <w:r>
        <w:t>22</w:t>
      </w:r>
      <w:r>
        <w:fldChar w:fldCharType="end"/>
      </w:r>
      <w:r>
        <w:fldChar w:fldCharType="end"/>
      </w:r>
    </w:p>
    <w:p w14:paraId="17FC26BC">
      <w:pPr>
        <w:pStyle w:val="31"/>
        <w:tabs>
          <w:tab w:val="left" w:pos="1260"/>
        </w:tabs>
        <w:rPr>
          <w:rFonts w:ascii="Calibri" w:hAnsi="Calibri"/>
          <w:kern w:val="2"/>
          <w:sz w:val="21"/>
          <w:szCs w:val="22"/>
        </w:rPr>
      </w:pPr>
      <w:r>
        <w:fldChar w:fldCharType="begin"/>
      </w:r>
      <w:r>
        <w:instrText xml:space="preserve"> HYPERLINK \l "_Toc351988403" </w:instrText>
      </w:r>
      <w:r>
        <w:fldChar w:fldCharType="separate"/>
      </w:r>
      <w:r>
        <w:rPr>
          <w:rStyle w:val="54"/>
          <w:rFonts w:hint="eastAsia" w:ascii="宋体" w:hAnsi="宋体" w:cs="Arial"/>
          <w:b/>
        </w:rPr>
        <w:t>第 IV 条</w:t>
      </w:r>
      <w:r>
        <w:rPr>
          <w:rFonts w:ascii="Calibri" w:hAnsi="Calibri"/>
          <w:kern w:val="2"/>
          <w:sz w:val="21"/>
          <w:szCs w:val="22"/>
        </w:rPr>
        <w:tab/>
      </w:r>
      <w:r>
        <w:rPr>
          <w:rStyle w:val="54"/>
          <w:rFonts w:hint="eastAsia" w:ascii="宋体" w:hAnsi="宋体" w:cs="Arial"/>
          <w:b/>
        </w:rPr>
        <w:t>缺省值</w:t>
      </w:r>
      <w:r>
        <w:tab/>
      </w:r>
      <w:r>
        <w:fldChar w:fldCharType="begin"/>
      </w:r>
      <w:r>
        <w:instrText xml:space="preserve"> PAGEREF _Toc351988403 \h </w:instrText>
      </w:r>
      <w:r>
        <w:fldChar w:fldCharType="separate"/>
      </w:r>
      <w:r>
        <w:t>22</w:t>
      </w:r>
      <w:r>
        <w:fldChar w:fldCharType="end"/>
      </w:r>
      <w:r>
        <w:fldChar w:fldCharType="end"/>
      </w:r>
    </w:p>
    <w:p w14:paraId="686229D0">
      <w:pPr>
        <w:pStyle w:val="31"/>
        <w:tabs>
          <w:tab w:val="left" w:pos="1260"/>
        </w:tabs>
        <w:rPr>
          <w:rFonts w:ascii="Calibri" w:hAnsi="Calibri"/>
          <w:kern w:val="2"/>
          <w:sz w:val="21"/>
          <w:szCs w:val="22"/>
        </w:rPr>
      </w:pPr>
      <w:r>
        <w:fldChar w:fldCharType="begin"/>
      </w:r>
      <w:r>
        <w:instrText xml:space="preserve"> HYPERLINK \l "_Toc351988404" </w:instrText>
      </w:r>
      <w:r>
        <w:fldChar w:fldCharType="separate"/>
      </w:r>
      <w:r>
        <w:rPr>
          <w:rStyle w:val="54"/>
          <w:rFonts w:hint="eastAsia" w:ascii="宋体" w:hAnsi="宋体" w:cs="Arial"/>
          <w:b/>
        </w:rPr>
        <w:t>第 V 条</w:t>
      </w:r>
      <w:r>
        <w:rPr>
          <w:rFonts w:ascii="Calibri" w:hAnsi="Calibri"/>
          <w:kern w:val="2"/>
          <w:sz w:val="21"/>
          <w:szCs w:val="22"/>
        </w:rPr>
        <w:tab/>
      </w:r>
      <w:r>
        <w:rPr>
          <w:rStyle w:val="54"/>
          <w:rFonts w:hint="eastAsia" w:ascii="宋体" w:hAnsi="宋体" w:cs="Arial"/>
          <w:b/>
        </w:rPr>
        <w:t>类型</w:t>
      </w:r>
      <w:r>
        <w:rPr>
          <w:rStyle w:val="54"/>
          <w:rFonts w:ascii="宋体" w:hAnsi="宋体" w:cs="Arial"/>
          <w:b/>
        </w:rPr>
        <w:t>/</w:t>
      </w:r>
      <w:r>
        <w:rPr>
          <w:rStyle w:val="54"/>
          <w:rFonts w:hint="eastAsia" w:ascii="宋体" w:hAnsi="宋体" w:cs="Arial"/>
          <w:b/>
        </w:rPr>
        <w:t>长度</w:t>
      </w:r>
      <w:r>
        <w:tab/>
      </w:r>
      <w:r>
        <w:fldChar w:fldCharType="begin"/>
      </w:r>
      <w:r>
        <w:instrText xml:space="preserve"> PAGEREF _Toc351988404 \h </w:instrText>
      </w:r>
      <w:r>
        <w:fldChar w:fldCharType="separate"/>
      </w:r>
      <w:r>
        <w:t>22</w:t>
      </w:r>
      <w:r>
        <w:fldChar w:fldCharType="end"/>
      </w:r>
      <w:r>
        <w:fldChar w:fldCharType="end"/>
      </w:r>
    </w:p>
    <w:p w14:paraId="274A92AA">
      <w:pPr>
        <w:pStyle w:val="31"/>
        <w:tabs>
          <w:tab w:val="left" w:pos="1260"/>
        </w:tabs>
        <w:rPr>
          <w:rFonts w:ascii="Calibri" w:hAnsi="Calibri"/>
          <w:kern w:val="2"/>
          <w:sz w:val="21"/>
          <w:szCs w:val="22"/>
        </w:rPr>
      </w:pPr>
      <w:r>
        <w:fldChar w:fldCharType="begin"/>
      </w:r>
      <w:r>
        <w:instrText xml:space="preserve"> HYPERLINK \l "_Toc351988405" </w:instrText>
      </w:r>
      <w:r>
        <w:fldChar w:fldCharType="separate"/>
      </w:r>
      <w:r>
        <w:rPr>
          <w:rStyle w:val="54"/>
          <w:rFonts w:hint="eastAsia" w:ascii="宋体" w:hAnsi="宋体" w:cs="Arial"/>
          <w:b/>
        </w:rPr>
        <w:t>第 VI 条</w:t>
      </w:r>
      <w:r>
        <w:rPr>
          <w:rFonts w:ascii="Calibri" w:hAnsi="Calibri"/>
          <w:kern w:val="2"/>
          <w:sz w:val="21"/>
          <w:szCs w:val="22"/>
        </w:rPr>
        <w:tab/>
      </w:r>
      <w:r>
        <w:rPr>
          <w:rStyle w:val="54"/>
          <w:rFonts w:hint="eastAsia" w:ascii="宋体" w:hAnsi="宋体" w:cs="Arial"/>
          <w:b/>
        </w:rPr>
        <w:t>是否必输</w:t>
      </w:r>
      <w:r>
        <w:tab/>
      </w:r>
      <w:r>
        <w:fldChar w:fldCharType="begin"/>
      </w:r>
      <w:r>
        <w:instrText xml:space="preserve"> PAGEREF _Toc351988405 \h </w:instrText>
      </w:r>
      <w:r>
        <w:fldChar w:fldCharType="separate"/>
      </w:r>
      <w:r>
        <w:t>22</w:t>
      </w:r>
      <w:r>
        <w:fldChar w:fldCharType="end"/>
      </w:r>
      <w:r>
        <w:fldChar w:fldCharType="end"/>
      </w:r>
    </w:p>
    <w:p w14:paraId="01F96BCC">
      <w:pPr>
        <w:pStyle w:val="31"/>
        <w:tabs>
          <w:tab w:val="left" w:pos="1260"/>
        </w:tabs>
        <w:rPr>
          <w:rFonts w:ascii="Calibri" w:hAnsi="Calibri"/>
          <w:kern w:val="2"/>
          <w:sz w:val="21"/>
          <w:szCs w:val="22"/>
        </w:rPr>
      </w:pPr>
      <w:r>
        <w:fldChar w:fldCharType="begin"/>
      </w:r>
      <w:r>
        <w:instrText xml:space="preserve"> HYPERLINK \l "_Toc351988406" </w:instrText>
      </w:r>
      <w:r>
        <w:fldChar w:fldCharType="separate"/>
      </w:r>
      <w:r>
        <w:rPr>
          <w:rStyle w:val="54"/>
          <w:rFonts w:hint="eastAsia" w:ascii="宋体" w:hAnsi="宋体" w:cs="Arial"/>
          <w:b/>
        </w:rPr>
        <w:t>第 VII 条</w:t>
      </w:r>
      <w:r>
        <w:rPr>
          <w:rFonts w:ascii="Calibri" w:hAnsi="Calibri"/>
          <w:kern w:val="2"/>
          <w:sz w:val="21"/>
          <w:szCs w:val="22"/>
        </w:rPr>
        <w:tab/>
      </w:r>
      <w:r>
        <w:rPr>
          <w:rStyle w:val="54"/>
          <w:rFonts w:hint="eastAsia" w:ascii="宋体" w:hAnsi="宋体" w:cs="Arial"/>
          <w:b/>
        </w:rPr>
        <w:t>备注</w:t>
      </w:r>
      <w:r>
        <w:tab/>
      </w:r>
      <w:r>
        <w:fldChar w:fldCharType="begin"/>
      </w:r>
      <w:r>
        <w:instrText xml:space="preserve"> PAGEREF _Toc351988406 \h </w:instrText>
      </w:r>
      <w:r>
        <w:fldChar w:fldCharType="separate"/>
      </w:r>
      <w:r>
        <w:t>22</w:t>
      </w:r>
      <w:r>
        <w:fldChar w:fldCharType="end"/>
      </w:r>
      <w:r>
        <w:fldChar w:fldCharType="end"/>
      </w:r>
    </w:p>
    <w:p w14:paraId="6DB99B22">
      <w:pPr>
        <w:pStyle w:val="39"/>
        <w:tabs>
          <w:tab w:val="right" w:leader="dot" w:pos="8296"/>
        </w:tabs>
        <w:ind w:left="400"/>
        <w:rPr>
          <w:rFonts w:ascii="Calibri" w:hAnsi="Calibri"/>
          <w:kern w:val="2"/>
          <w:sz w:val="21"/>
          <w:szCs w:val="22"/>
        </w:rPr>
      </w:pPr>
      <w:r>
        <w:fldChar w:fldCharType="begin"/>
      </w:r>
      <w:r>
        <w:instrText xml:space="preserve"> HYPERLINK \l "_Toc351988412" </w:instrText>
      </w:r>
      <w:r>
        <w:fldChar w:fldCharType="separate"/>
      </w:r>
      <w:r>
        <w:rPr>
          <w:rStyle w:val="54"/>
          <w:rFonts w:ascii="宋体" w:hAnsi="宋体"/>
        </w:rPr>
        <w:t>1.7</w:t>
      </w:r>
      <w:r>
        <w:rPr>
          <w:rStyle w:val="54"/>
          <w:rFonts w:hint="eastAsia"/>
        </w:rPr>
        <w:t xml:space="preserve"> 背景风格设置</w:t>
      </w:r>
      <w:r>
        <w:tab/>
      </w:r>
      <w:r>
        <w:fldChar w:fldCharType="begin"/>
      </w:r>
      <w:r>
        <w:instrText xml:space="preserve"> PAGEREF _Toc351988412 \h </w:instrText>
      </w:r>
      <w:r>
        <w:fldChar w:fldCharType="separate"/>
      </w:r>
      <w:r>
        <w:t>23</w:t>
      </w:r>
      <w:r>
        <w:fldChar w:fldCharType="end"/>
      </w:r>
      <w:r>
        <w:fldChar w:fldCharType="end"/>
      </w:r>
    </w:p>
    <w:p w14:paraId="21B07D13">
      <w:pPr>
        <w:pStyle w:val="23"/>
        <w:tabs>
          <w:tab w:val="right" w:leader="dot" w:pos="8296"/>
        </w:tabs>
        <w:ind w:left="800"/>
        <w:rPr>
          <w:rFonts w:ascii="Calibri" w:hAnsi="Calibri"/>
          <w:kern w:val="2"/>
          <w:sz w:val="21"/>
          <w:szCs w:val="22"/>
        </w:rPr>
      </w:pPr>
      <w:r>
        <w:fldChar w:fldCharType="begin"/>
      </w:r>
      <w:r>
        <w:instrText xml:space="preserve"> HYPERLINK \l "_Toc351988413" </w:instrText>
      </w:r>
      <w:r>
        <w:fldChar w:fldCharType="separate"/>
      </w:r>
      <w:r>
        <w:rPr>
          <w:rStyle w:val="54"/>
          <w:rFonts w:ascii="宋体" w:hAnsi="宋体"/>
        </w:rPr>
        <w:t>1.7.1</w:t>
      </w:r>
      <w:r>
        <w:rPr>
          <w:rStyle w:val="54"/>
          <w:rFonts w:hint="eastAsia"/>
        </w:rPr>
        <w:t xml:space="preserve"> 功能描述</w:t>
      </w:r>
      <w:r>
        <w:tab/>
      </w:r>
      <w:r>
        <w:fldChar w:fldCharType="begin"/>
      </w:r>
      <w:r>
        <w:instrText xml:space="preserve"> PAGEREF _Toc351988413 \h </w:instrText>
      </w:r>
      <w:r>
        <w:fldChar w:fldCharType="separate"/>
      </w:r>
      <w:r>
        <w:t>23</w:t>
      </w:r>
      <w:r>
        <w:fldChar w:fldCharType="end"/>
      </w:r>
      <w:r>
        <w:fldChar w:fldCharType="end"/>
      </w:r>
    </w:p>
    <w:p w14:paraId="4F4F031B">
      <w:pPr>
        <w:pStyle w:val="23"/>
        <w:tabs>
          <w:tab w:val="right" w:leader="dot" w:pos="8296"/>
        </w:tabs>
        <w:ind w:left="800"/>
        <w:rPr>
          <w:rFonts w:ascii="Calibri" w:hAnsi="Calibri"/>
          <w:kern w:val="2"/>
          <w:sz w:val="21"/>
          <w:szCs w:val="22"/>
        </w:rPr>
      </w:pPr>
      <w:r>
        <w:fldChar w:fldCharType="begin"/>
      </w:r>
      <w:r>
        <w:instrText xml:space="preserve"> HYPERLINK \l "_Toc351988414" </w:instrText>
      </w:r>
      <w:r>
        <w:fldChar w:fldCharType="separate"/>
      </w:r>
      <w:r>
        <w:rPr>
          <w:rStyle w:val="54"/>
          <w:rFonts w:ascii="宋体" w:hAnsi="宋体"/>
        </w:rPr>
        <w:t>1.7.2</w:t>
      </w:r>
      <w:r>
        <w:rPr>
          <w:rStyle w:val="54"/>
          <w:rFonts w:hint="eastAsia"/>
        </w:rPr>
        <w:t xml:space="preserve"> 业务流程</w:t>
      </w:r>
      <w:r>
        <w:tab/>
      </w:r>
      <w:r>
        <w:fldChar w:fldCharType="begin"/>
      </w:r>
      <w:r>
        <w:instrText xml:space="preserve"> PAGEREF _Toc351988414 \h </w:instrText>
      </w:r>
      <w:r>
        <w:fldChar w:fldCharType="separate"/>
      </w:r>
      <w:r>
        <w:t>23</w:t>
      </w:r>
      <w:r>
        <w:fldChar w:fldCharType="end"/>
      </w:r>
      <w:r>
        <w:fldChar w:fldCharType="end"/>
      </w:r>
    </w:p>
    <w:p w14:paraId="37E71187">
      <w:pPr>
        <w:pStyle w:val="23"/>
        <w:tabs>
          <w:tab w:val="right" w:leader="dot" w:pos="8296"/>
        </w:tabs>
        <w:ind w:left="800"/>
        <w:rPr>
          <w:rFonts w:ascii="Calibri" w:hAnsi="Calibri"/>
          <w:kern w:val="2"/>
          <w:sz w:val="21"/>
          <w:szCs w:val="22"/>
        </w:rPr>
      </w:pPr>
      <w:r>
        <w:fldChar w:fldCharType="begin"/>
      </w:r>
      <w:r>
        <w:instrText xml:space="preserve"> HYPERLINK \l "_Toc351988415" </w:instrText>
      </w:r>
      <w:r>
        <w:fldChar w:fldCharType="separate"/>
      </w:r>
      <w:r>
        <w:rPr>
          <w:rStyle w:val="54"/>
          <w:rFonts w:ascii="宋体" w:hAnsi="宋体"/>
        </w:rPr>
        <w:t>1.7.3</w:t>
      </w:r>
      <w:r>
        <w:rPr>
          <w:rStyle w:val="54"/>
          <w:rFonts w:hint="eastAsia"/>
        </w:rPr>
        <w:t xml:space="preserve"> 业务规则</w:t>
      </w:r>
      <w:r>
        <w:tab/>
      </w:r>
      <w:r>
        <w:fldChar w:fldCharType="begin"/>
      </w:r>
      <w:r>
        <w:instrText xml:space="preserve"> PAGEREF _Toc351988415 \h </w:instrText>
      </w:r>
      <w:r>
        <w:fldChar w:fldCharType="separate"/>
      </w:r>
      <w:r>
        <w:t>24</w:t>
      </w:r>
      <w:r>
        <w:fldChar w:fldCharType="end"/>
      </w:r>
      <w:r>
        <w:fldChar w:fldCharType="end"/>
      </w:r>
    </w:p>
    <w:p w14:paraId="041A94CF">
      <w:pPr>
        <w:pStyle w:val="23"/>
        <w:tabs>
          <w:tab w:val="right" w:leader="dot" w:pos="8296"/>
        </w:tabs>
        <w:ind w:left="800"/>
        <w:rPr>
          <w:rFonts w:ascii="Calibri" w:hAnsi="Calibri"/>
          <w:kern w:val="2"/>
          <w:sz w:val="21"/>
          <w:szCs w:val="22"/>
        </w:rPr>
      </w:pPr>
      <w:r>
        <w:fldChar w:fldCharType="begin"/>
      </w:r>
      <w:r>
        <w:instrText xml:space="preserve"> HYPERLINK \l "_Toc351988416" </w:instrText>
      </w:r>
      <w:r>
        <w:fldChar w:fldCharType="separate"/>
      </w:r>
      <w:r>
        <w:rPr>
          <w:rStyle w:val="54"/>
          <w:rFonts w:ascii="宋体" w:hAnsi="宋体"/>
        </w:rPr>
        <w:t>1.7.4</w:t>
      </w:r>
      <w:r>
        <w:rPr>
          <w:rStyle w:val="54"/>
          <w:rFonts w:hint="eastAsia"/>
        </w:rPr>
        <w:t xml:space="preserve"> 页面要素</w:t>
      </w:r>
      <w:r>
        <w:tab/>
      </w:r>
      <w:r>
        <w:fldChar w:fldCharType="begin"/>
      </w:r>
      <w:r>
        <w:instrText xml:space="preserve"> PAGEREF _Toc351988416 \h </w:instrText>
      </w:r>
      <w:r>
        <w:fldChar w:fldCharType="separate"/>
      </w:r>
      <w:r>
        <w:t>24</w:t>
      </w:r>
      <w:r>
        <w:fldChar w:fldCharType="end"/>
      </w:r>
      <w:r>
        <w:fldChar w:fldCharType="end"/>
      </w:r>
    </w:p>
    <w:p w14:paraId="33528967">
      <w:pPr>
        <w:pStyle w:val="39"/>
        <w:tabs>
          <w:tab w:val="right" w:leader="dot" w:pos="8296"/>
        </w:tabs>
        <w:ind w:left="400"/>
        <w:rPr>
          <w:rFonts w:ascii="Calibri" w:hAnsi="Calibri"/>
          <w:kern w:val="2"/>
          <w:sz w:val="21"/>
          <w:szCs w:val="22"/>
        </w:rPr>
      </w:pPr>
      <w:r>
        <w:fldChar w:fldCharType="begin"/>
      </w:r>
      <w:r>
        <w:instrText xml:space="preserve"> HYPERLINK \l "_Toc351988427" </w:instrText>
      </w:r>
      <w:r>
        <w:fldChar w:fldCharType="separate"/>
      </w:r>
      <w:r>
        <w:rPr>
          <w:rStyle w:val="54"/>
          <w:rFonts w:ascii="宋体" w:hAnsi="宋体"/>
        </w:rPr>
        <w:t>1.8</w:t>
      </w:r>
      <w:r>
        <w:rPr>
          <w:rStyle w:val="54"/>
          <w:rFonts w:hint="eastAsia"/>
        </w:rPr>
        <w:t xml:space="preserve"> 网银常见问题</w:t>
      </w:r>
      <w:r>
        <w:tab/>
      </w:r>
      <w:r>
        <w:fldChar w:fldCharType="begin"/>
      </w:r>
      <w:r>
        <w:instrText xml:space="preserve"> PAGEREF _Toc351988427 \h </w:instrText>
      </w:r>
      <w:r>
        <w:fldChar w:fldCharType="separate"/>
      </w:r>
      <w:r>
        <w:t>25</w:t>
      </w:r>
      <w:r>
        <w:fldChar w:fldCharType="end"/>
      </w:r>
      <w:r>
        <w:fldChar w:fldCharType="end"/>
      </w:r>
    </w:p>
    <w:p w14:paraId="164C7A81">
      <w:pPr>
        <w:pStyle w:val="23"/>
        <w:tabs>
          <w:tab w:val="right" w:leader="dot" w:pos="8296"/>
        </w:tabs>
        <w:ind w:left="800"/>
        <w:rPr>
          <w:rFonts w:ascii="Calibri" w:hAnsi="Calibri"/>
          <w:kern w:val="2"/>
          <w:sz w:val="21"/>
          <w:szCs w:val="22"/>
        </w:rPr>
      </w:pPr>
      <w:r>
        <w:fldChar w:fldCharType="begin"/>
      </w:r>
      <w:r>
        <w:instrText xml:space="preserve"> HYPERLINK \l "_Toc351988428" </w:instrText>
      </w:r>
      <w:r>
        <w:fldChar w:fldCharType="separate"/>
      </w:r>
      <w:r>
        <w:rPr>
          <w:rStyle w:val="54"/>
          <w:rFonts w:ascii="宋体" w:hAnsi="宋体"/>
        </w:rPr>
        <w:t>1.8.1</w:t>
      </w:r>
      <w:r>
        <w:rPr>
          <w:rStyle w:val="54"/>
          <w:rFonts w:hint="eastAsia"/>
        </w:rPr>
        <w:t xml:space="preserve"> 业务描述</w:t>
      </w:r>
      <w:r>
        <w:tab/>
      </w:r>
      <w:r>
        <w:fldChar w:fldCharType="begin"/>
      </w:r>
      <w:r>
        <w:instrText xml:space="preserve"> PAGEREF _Toc351988428 \h </w:instrText>
      </w:r>
      <w:r>
        <w:fldChar w:fldCharType="separate"/>
      </w:r>
      <w:r>
        <w:t>25</w:t>
      </w:r>
      <w:r>
        <w:fldChar w:fldCharType="end"/>
      </w:r>
      <w:r>
        <w:fldChar w:fldCharType="end"/>
      </w:r>
    </w:p>
    <w:p w14:paraId="3DE98329">
      <w:pPr>
        <w:pStyle w:val="23"/>
        <w:tabs>
          <w:tab w:val="right" w:leader="dot" w:pos="8296"/>
        </w:tabs>
        <w:ind w:left="800"/>
        <w:rPr>
          <w:rFonts w:ascii="Calibri" w:hAnsi="Calibri"/>
          <w:kern w:val="2"/>
          <w:sz w:val="21"/>
          <w:szCs w:val="22"/>
        </w:rPr>
      </w:pPr>
      <w:r>
        <w:fldChar w:fldCharType="begin"/>
      </w:r>
      <w:r>
        <w:instrText xml:space="preserve"> HYPERLINK \l "_Toc351988429" </w:instrText>
      </w:r>
      <w:r>
        <w:fldChar w:fldCharType="separate"/>
      </w:r>
      <w:r>
        <w:rPr>
          <w:rStyle w:val="54"/>
          <w:rFonts w:ascii="宋体" w:hAnsi="宋体"/>
        </w:rPr>
        <w:t>1.8.2</w:t>
      </w:r>
      <w:r>
        <w:rPr>
          <w:rStyle w:val="54"/>
          <w:rFonts w:hint="eastAsia"/>
        </w:rPr>
        <w:t xml:space="preserve"> 业务流程</w:t>
      </w:r>
      <w:r>
        <w:tab/>
      </w:r>
      <w:r>
        <w:fldChar w:fldCharType="begin"/>
      </w:r>
      <w:r>
        <w:instrText xml:space="preserve"> PAGEREF _Toc351988429 \h </w:instrText>
      </w:r>
      <w:r>
        <w:fldChar w:fldCharType="separate"/>
      </w:r>
      <w:r>
        <w:t>25</w:t>
      </w:r>
      <w:r>
        <w:fldChar w:fldCharType="end"/>
      </w:r>
      <w:r>
        <w:fldChar w:fldCharType="end"/>
      </w:r>
    </w:p>
    <w:p w14:paraId="45624667">
      <w:pPr>
        <w:pStyle w:val="23"/>
        <w:tabs>
          <w:tab w:val="right" w:leader="dot" w:pos="8296"/>
        </w:tabs>
        <w:ind w:left="800"/>
        <w:rPr>
          <w:rFonts w:ascii="Calibri" w:hAnsi="Calibri"/>
          <w:kern w:val="2"/>
          <w:sz w:val="21"/>
          <w:szCs w:val="22"/>
        </w:rPr>
      </w:pPr>
      <w:r>
        <w:fldChar w:fldCharType="begin"/>
      </w:r>
      <w:r>
        <w:instrText xml:space="preserve"> HYPERLINK \l "_Toc351988430" </w:instrText>
      </w:r>
      <w:r>
        <w:fldChar w:fldCharType="separate"/>
      </w:r>
      <w:r>
        <w:rPr>
          <w:rStyle w:val="54"/>
          <w:rFonts w:ascii="宋体" w:hAnsi="宋体"/>
        </w:rPr>
        <w:t>1.8.3</w:t>
      </w:r>
      <w:r>
        <w:rPr>
          <w:rStyle w:val="54"/>
          <w:rFonts w:hint="eastAsia"/>
        </w:rPr>
        <w:t xml:space="preserve"> 业务规则</w:t>
      </w:r>
      <w:r>
        <w:tab/>
      </w:r>
      <w:r>
        <w:fldChar w:fldCharType="begin"/>
      </w:r>
      <w:r>
        <w:instrText xml:space="preserve"> PAGEREF _Toc351988430 \h </w:instrText>
      </w:r>
      <w:r>
        <w:fldChar w:fldCharType="separate"/>
      </w:r>
      <w:r>
        <w:t>25</w:t>
      </w:r>
      <w:r>
        <w:fldChar w:fldCharType="end"/>
      </w:r>
      <w:r>
        <w:fldChar w:fldCharType="end"/>
      </w:r>
    </w:p>
    <w:p w14:paraId="58DD53D9">
      <w:pPr>
        <w:pStyle w:val="23"/>
        <w:tabs>
          <w:tab w:val="right" w:leader="dot" w:pos="8296"/>
        </w:tabs>
        <w:ind w:left="800"/>
        <w:rPr>
          <w:rFonts w:ascii="Calibri" w:hAnsi="Calibri"/>
          <w:kern w:val="2"/>
          <w:sz w:val="21"/>
          <w:szCs w:val="22"/>
        </w:rPr>
      </w:pPr>
      <w:r>
        <w:fldChar w:fldCharType="begin"/>
      </w:r>
      <w:r>
        <w:instrText xml:space="preserve"> HYPERLINK \l "_Toc351988431" </w:instrText>
      </w:r>
      <w:r>
        <w:fldChar w:fldCharType="separate"/>
      </w:r>
      <w:r>
        <w:rPr>
          <w:rStyle w:val="54"/>
          <w:rFonts w:ascii="宋体" w:hAnsi="宋体"/>
        </w:rPr>
        <w:t>1.8.4</w:t>
      </w:r>
      <w:r>
        <w:rPr>
          <w:rStyle w:val="54"/>
          <w:rFonts w:hint="eastAsia"/>
        </w:rPr>
        <w:t xml:space="preserve"> 页面要素</w:t>
      </w:r>
      <w:r>
        <w:tab/>
      </w:r>
      <w:r>
        <w:fldChar w:fldCharType="begin"/>
      </w:r>
      <w:r>
        <w:instrText xml:space="preserve"> PAGEREF _Toc351988431 \h </w:instrText>
      </w:r>
      <w:r>
        <w:fldChar w:fldCharType="separate"/>
      </w:r>
      <w:r>
        <w:t>25</w:t>
      </w:r>
      <w:r>
        <w:fldChar w:fldCharType="end"/>
      </w:r>
      <w:r>
        <w:fldChar w:fldCharType="end"/>
      </w:r>
    </w:p>
    <w:p w14:paraId="297425ED">
      <w:pPr>
        <w:pStyle w:val="39"/>
        <w:tabs>
          <w:tab w:val="right" w:leader="dot" w:pos="8296"/>
        </w:tabs>
        <w:ind w:left="400"/>
        <w:rPr>
          <w:rFonts w:ascii="Calibri" w:hAnsi="Calibri"/>
          <w:kern w:val="2"/>
          <w:sz w:val="21"/>
          <w:szCs w:val="22"/>
        </w:rPr>
      </w:pPr>
      <w:r>
        <w:fldChar w:fldCharType="begin"/>
      </w:r>
      <w:r>
        <w:instrText xml:space="preserve"> HYPERLINK \l "_Toc351988433" </w:instrText>
      </w:r>
      <w:r>
        <w:fldChar w:fldCharType="separate"/>
      </w:r>
      <w:r>
        <w:rPr>
          <w:rStyle w:val="54"/>
          <w:rFonts w:ascii="宋体" w:hAnsi="宋体"/>
        </w:rPr>
        <w:t>1.9</w:t>
      </w:r>
      <w:r>
        <w:rPr>
          <w:rStyle w:val="54"/>
          <w:rFonts w:hint="eastAsia"/>
        </w:rPr>
        <w:t xml:space="preserve"> 退出</w:t>
      </w:r>
      <w:r>
        <w:tab/>
      </w:r>
      <w:r>
        <w:fldChar w:fldCharType="begin"/>
      </w:r>
      <w:r>
        <w:instrText xml:space="preserve"> PAGEREF _Toc351988433 \h </w:instrText>
      </w:r>
      <w:r>
        <w:fldChar w:fldCharType="separate"/>
      </w:r>
      <w:r>
        <w:t>25</w:t>
      </w:r>
      <w:r>
        <w:fldChar w:fldCharType="end"/>
      </w:r>
      <w:r>
        <w:fldChar w:fldCharType="end"/>
      </w:r>
    </w:p>
    <w:p w14:paraId="79C8CBBB">
      <w:pPr>
        <w:pStyle w:val="23"/>
        <w:tabs>
          <w:tab w:val="right" w:leader="dot" w:pos="8296"/>
        </w:tabs>
        <w:ind w:left="800"/>
        <w:rPr>
          <w:rFonts w:ascii="Calibri" w:hAnsi="Calibri"/>
          <w:kern w:val="2"/>
          <w:sz w:val="21"/>
          <w:szCs w:val="22"/>
        </w:rPr>
      </w:pPr>
      <w:r>
        <w:fldChar w:fldCharType="begin"/>
      </w:r>
      <w:r>
        <w:instrText xml:space="preserve"> HYPERLINK \l "_Toc351988434" </w:instrText>
      </w:r>
      <w:r>
        <w:fldChar w:fldCharType="separate"/>
      </w:r>
      <w:r>
        <w:rPr>
          <w:rStyle w:val="54"/>
          <w:rFonts w:ascii="宋体" w:hAnsi="宋体"/>
        </w:rPr>
        <w:t>1.9.1</w:t>
      </w:r>
      <w:r>
        <w:rPr>
          <w:rStyle w:val="54"/>
          <w:rFonts w:hint="eastAsia"/>
        </w:rPr>
        <w:t xml:space="preserve"> 功能描述</w:t>
      </w:r>
      <w:r>
        <w:tab/>
      </w:r>
      <w:r>
        <w:fldChar w:fldCharType="begin"/>
      </w:r>
      <w:r>
        <w:instrText xml:space="preserve"> PAGEREF _Toc351988434 \h </w:instrText>
      </w:r>
      <w:r>
        <w:fldChar w:fldCharType="separate"/>
      </w:r>
      <w:r>
        <w:t>25</w:t>
      </w:r>
      <w:r>
        <w:fldChar w:fldCharType="end"/>
      </w:r>
      <w:r>
        <w:fldChar w:fldCharType="end"/>
      </w:r>
    </w:p>
    <w:p w14:paraId="3DD8CC29">
      <w:pPr>
        <w:pStyle w:val="23"/>
        <w:tabs>
          <w:tab w:val="right" w:leader="dot" w:pos="8296"/>
        </w:tabs>
        <w:ind w:left="800"/>
        <w:rPr>
          <w:rFonts w:ascii="Calibri" w:hAnsi="Calibri"/>
          <w:kern w:val="2"/>
          <w:sz w:val="21"/>
          <w:szCs w:val="22"/>
        </w:rPr>
      </w:pPr>
      <w:r>
        <w:fldChar w:fldCharType="begin"/>
      </w:r>
      <w:r>
        <w:instrText xml:space="preserve"> HYPERLINK \l "_Toc351988435" </w:instrText>
      </w:r>
      <w:r>
        <w:fldChar w:fldCharType="separate"/>
      </w:r>
      <w:r>
        <w:rPr>
          <w:rStyle w:val="54"/>
          <w:rFonts w:ascii="宋体" w:hAnsi="宋体"/>
        </w:rPr>
        <w:t>1.9.2</w:t>
      </w:r>
      <w:r>
        <w:rPr>
          <w:rStyle w:val="54"/>
          <w:rFonts w:hint="eastAsia"/>
        </w:rPr>
        <w:t xml:space="preserve"> 业务流程</w:t>
      </w:r>
      <w:r>
        <w:tab/>
      </w:r>
      <w:r>
        <w:fldChar w:fldCharType="begin"/>
      </w:r>
      <w:r>
        <w:instrText xml:space="preserve"> PAGEREF _Toc351988435 \h </w:instrText>
      </w:r>
      <w:r>
        <w:fldChar w:fldCharType="separate"/>
      </w:r>
      <w:r>
        <w:t>26</w:t>
      </w:r>
      <w:r>
        <w:fldChar w:fldCharType="end"/>
      </w:r>
      <w:r>
        <w:fldChar w:fldCharType="end"/>
      </w:r>
    </w:p>
    <w:p w14:paraId="3C8E447A">
      <w:pPr>
        <w:pStyle w:val="23"/>
        <w:tabs>
          <w:tab w:val="right" w:leader="dot" w:pos="8296"/>
        </w:tabs>
        <w:ind w:left="800"/>
        <w:rPr>
          <w:rFonts w:ascii="Calibri" w:hAnsi="Calibri"/>
          <w:kern w:val="2"/>
          <w:sz w:val="21"/>
          <w:szCs w:val="22"/>
        </w:rPr>
      </w:pPr>
      <w:r>
        <w:fldChar w:fldCharType="begin"/>
      </w:r>
      <w:r>
        <w:instrText xml:space="preserve"> HYPERLINK \l "_Toc351988436" </w:instrText>
      </w:r>
      <w:r>
        <w:fldChar w:fldCharType="separate"/>
      </w:r>
      <w:r>
        <w:rPr>
          <w:rStyle w:val="54"/>
          <w:rFonts w:ascii="宋体" w:hAnsi="宋体"/>
        </w:rPr>
        <w:t>1.9.3</w:t>
      </w:r>
      <w:r>
        <w:rPr>
          <w:rStyle w:val="54"/>
          <w:rFonts w:hint="eastAsia"/>
        </w:rPr>
        <w:t xml:space="preserve"> 业务规则</w:t>
      </w:r>
      <w:r>
        <w:tab/>
      </w:r>
      <w:r>
        <w:fldChar w:fldCharType="begin"/>
      </w:r>
      <w:r>
        <w:instrText xml:space="preserve"> PAGEREF _Toc351988436 \h </w:instrText>
      </w:r>
      <w:r>
        <w:fldChar w:fldCharType="separate"/>
      </w:r>
      <w:r>
        <w:t>26</w:t>
      </w:r>
      <w:r>
        <w:fldChar w:fldCharType="end"/>
      </w:r>
      <w:r>
        <w:fldChar w:fldCharType="end"/>
      </w:r>
    </w:p>
    <w:p w14:paraId="7777999A">
      <w:pPr>
        <w:pStyle w:val="23"/>
        <w:tabs>
          <w:tab w:val="right" w:leader="dot" w:pos="8296"/>
        </w:tabs>
        <w:ind w:left="800"/>
        <w:rPr>
          <w:rFonts w:ascii="Calibri" w:hAnsi="Calibri"/>
          <w:kern w:val="2"/>
          <w:sz w:val="21"/>
          <w:szCs w:val="22"/>
        </w:rPr>
      </w:pPr>
      <w:r>
        <w:fldChar w:fldCharType="begin"/>
      </w:r>
      <w:r>
        <w:instrText xml:space="preserve"> HYPERLINK \l "_Toc351988437" </w:instrText>
      </w:r>
      <w:r>
        <w:fldChar w:fldCharType="separate"/>
      </w:r>
      <w:r>
        <w:rPr>
          <w:rStyle w:val="54"/>
          <w:rFonts w:ascii="宋体" w:hAnsi="宋体"/>
        </w:rPr>
        <w:t>1.9.4</w:t>
      </w:r>
      <w:r>
        <w:rPr>
          <w:rStyle w:val="54"/>
          <w:rFonts w:hint="eastAsia"/>
        </w:rPr>
        <w:t xml:space="preserve"> 页面要素</w:t>
      </w:r>
      <w:r>
        <w:tab/>
      </w:r>
      <w:r>
        <w:fldChar w:fldCharType="begin"/>
      </w:r>
      <w:r>
        <w:instrText xml:space="preserve"> PAGEREF _Toc351988437 \h </w:instrText>
      </w:r>
      <w:r>
        <w:fldChar w:fldCharType="separate"/>
      </w:r>
      <w:r>
        <w:t>27</w:t>
      </w:r>
      <w:r>
        <w:fldChar w:fldCharType="end"/>
      </w:r>
      <w:r>
        <w:fldChar w:fldCharType="end"/>
      </w:r>
    </w:p>
    <w:p w14:paraId="6CA255E1">
      <w:pPr>
        <w:pStyle w:val="31"/>
        <w:rPr>
          <w:rFonts w:ascii="Calibri" w:hAnsi="Calibri"/>
          <w:kern w:val="2"/>
          <w:sz w:val="21"/>
          <w:szCs w:val="22"/>
        </w:rPr>
      </w:pPr>
      <w:r>
        <w:fldChar w:fldCharType="begin"/>
      </w:r>
      <w:r>
        <w:instrText xml:space="preserve"> HYPERLINK \l "_Toc351988438" </w:instrText>
      </w:r>
      <w:r>
        <w:fldChar w:fldCharType="separate"/>
      </w:r>
      <w:r>
        <w:rPr>
          <w:rStyle w:val="54"/>
          <w:rFonts w:hint="eastAsia" w:ascii="宋体" w:hAnsi="宋体"/>
        </w:rPr>
        <w:t>第2章 账户管理</w:t>
      </w:r>
      <w:r>
        <w:tab/>
      </w:r>
      <w:r>
        <w:fldChar w:fldCharType="begin"/>
      </w:r>
      <w:r>
        <w:instrText xml:space="preserve"> PAGEREF _Toc351988438 \h </w:instrText>
      </w:r>
      <w:r>
        <w:fldChar w:fldCharType="separate"/>
      </w:r>
      <w:r>
        <w:t>28</w:t>
      </w:r>
      <w:r>
        <w:fldChar w:fldCharType="end"/>
      </w:r>
      <w:r>
        <w:fldChar w:fldCharType="end"/>
      </w:r>
    </w:p>
    <w:p w14:paraId="38767775">
      <w:pPr>
        <w:pStyle w:val="39"/>
        <w:tabs>
          <w:tab w:val="right" w:leader="dot" w:pos="8296"/>
        </w:tabs>
        <w:ind w:left="400"/>
        <w:rPr>
          <w:rFonts w:ascii="Calibri" w:hAnsi="Calibri"/>
          <w:kern w:val="2"/>
          <w:sz w:val="21"/>
          <w:szCs w:val="22"/>
        </w:rPr>
      </w:pPr>
      <w:r>
        <w:fldChar w:fldCharType="begin"/>
      </w:r>
      <w:r>
        <w:instrText xml:space="preserve"> HYPERLINK \l "_Toc351988439" </w:instrText>
      </w:r>
      <w:r>
        <w:fldChar w:fldCharType="separate"/>
      </w:r>
      <w:r>
        <w:rPr>
          <w:rStyle w:val="54"/>
          <w:rFonts w:ascii="宋体" w:hAnsi="宋体"/>
        </w:rPr>
        <w:t>2.1</w:t>
      </w:r>
      <w:r>
        <w:rPr>
          <w:rStyle w:val="54"/>
          <w:rFonts w:hint="eastAsia"/>
        </w:rPr>
        <w:t xml:space="preserve"> 账户管理</w:t>
      </w:r>
      <w:r>
        <w:tab/>
      </w:r>
      <w:r>
        <w:fldChar w:fldCharType="begin"/>
      </w:r>
      <w:r>
        <w:instrText xml:space="preserve"> PAGEREF _Toc351988439 \h </w:instrText>
      </w:r>
      <w:r>
        <w:fldChar w:fldCharType="separate"/>
      </w:r>
      <w:r>
        <w:t>28</w:t>
      </w:r>
      <w:r>
        <w:fldChar w:fldCharType="end"/>
      </w:r>
      <w:r>
        <w:fldChar w:fldCharType="end"/>
      </w:r>
    </w:p>
    <w:p w14:paraId="2C6A674D">
      <w:pPr>
        <w:pStyle w:val="23"/>
        <w:tabs>
          <w:tab w:val="right" w:leader="dot" w:pos="8296"/>
        </w:tabs>
        <w:ind w:left="800"/>
        <w:rPr>
          <w:rFonts w:ascii="Calibri" w:hAnsi="Calibri"/>
          <w:kern w:val="2"/>
          <w:sz w:val="21"/>
          <w:szCs w:val="22"/>
        </w:rPr>
      </w:pPr>
      <w:r>
        <w:fldChar w:fldCharType="begin"/>
      </w:r>
      <w:r>
        <w:instrText xml:space="preserve"> HYPERLINK \l "_Toc351988440" </w:instrText>
      </w:r>
      <w:r>
        <w:fldChar w:fldCharType="separate"/>
      </w:r>
      <w:r>
        <w:rPr>
          <w:rStyle w:val="54"/>
          <w:rFonts w:ascii="宋体" w:hAnsi="宋体"/>
        </w:rPr>
        <w:t>2.1.1</w:t>
      </w:r>
      <w:r>
        <w:rPr>
          <w:rStyle w:val="54"/>
          <w:rFonts w:hint="eastAsia"/>
        </w:rPr>
        <w:t xml:space="preserve"> 功能描述</w:t>
      </w:r>
      <w:r>
        <w:tab/>
      </w:r>
      <w:r>
        <w:fldChar w:fldCharType="begin"/>
      </w:r>
      <w:r>
        <w:instrText xml:space="preserve"> PAGEREF _Toc351988440 \h </w:instrText>
      </w:r>
      <w:r>
        <w:fldChar w:fldCharType="separate"/>
      </w:r>
      <w:r>
        <w:t>28</w:t>
      </w:r>
      <w:r>
        <w:fldChar w:fldCharType="end"/>
      </w:r>
      <w:r>
        <w:fldChar w:fldCharType="end"/>
      </w:r>
    </w:p>
    <w:p w14:paraId="0D009DDD">
      <w:pPr>
        <w:pStyle w:val="23"/>
        <w:tabs>
          <w:tab w:val="right" w:leader="dot" w:pos="8296"/>
        </w:tabs>
        <w:ind w:left="800"/>
        <w:rPr>
          <w:rFonts w:ascii="Calibri" w:hAnsi="Calibri"/>
          <w:kern w:val="2"/>
          <w:sz w:val="21"/>
          <w:szCs w:val="22"/>
        </w:rPr>
      </w:pPr>
      <w:r>
        <w:fldChar w:fldCharType="begin"/>
      </w:r>
      <w:r>
        <w:instrText xml:space="preserve"> HYPERLINK \l "_Toc351988441" </w:instrText>
      </w:r>
      <w:r>
        <w:fldChar w:fldCharType="separate"/>
      </w:r>
      <w:r>
        <w:rPr>
          <w:rStyle w:val="54"/>
          <w:rFonts w:ascii="宋体" w:hAnsi="宋体"/>
        </w:rPr>
        <w:t>2.1.2</w:t>
      </w:r>
      <w:r>
        <w:rPr>
          <w:rStyle w:val="54"/>
          <w:rFonts w:hint="eastAsia"/>
        </w:rPr>
        <w:t xml:space="preserve"> 业务流程</w:t>
      </w:r>
      <w:r>
        <w:tab/>
      </w:r>
      <w:r>
        <w:fldChar w:fldCharType="begin"/>
      </w:r>
      <w:r>
        <w:instrText xml:space="preserve"> PAGEREF _Toc351988441 \h </w:instrText>
      </w:r>
      <w:r>
        <w:fldChar w:fldCharType="separate"/>
      </w:r>
      <w:r>
        <w:t>28</w:t>
      </w:r>
      <w:r>
        <w:fldChar w:fldCharType="end"/>
      </w:r>
      <w:r>
        <w:fldChar w:fldCharType="end"/>
      </w:r>
    </w:p>
    <w:p w14:paraId="2893D8A4">
      <w:pPr>
        <w:pStyle w:val="23"/>
        <w:tabs>
          <w:tab w:val="right" w:leader="dot" w:pos="8296"/>
        </w:tabs>
        <w:ind w:left="800"/>
        <w:rPr>
          <w:rFonts w:ascii="Calibri" w:hAnsi="Calibri"/>
          <w:kern w:val="2"/>
          <w:sz w:val="21"/>
          <w:szCs w:val="22"/>
        </w:rPr>
      </w:pPr>
      <w:r>
        <w:fldChar w:fldCharType="begin"/>
      </w:r>
      <w:r>
        <w:instrText xml:space="preserve"> HYPERLINK \l "_Toc351988442" </w:instrText>
      </w:r>
      <w:r>
        <w:fldChar w:fldCharType="separate"/>
      </w:r>
      <w:r>
        <w:rPr>
          <w:rStyle w:val="54"/>
          <w:rFonts w:ascii="宋体" w:hAnsi="宋体"/>
        </w:rPr>
        <w:t>2.1.3</w:t>
      </w:r>
      <w:r>
        <w:rPr>
          <w:rStyle w:val="54"/>
          <w:rFonts w:hint="eastAsia"/>
        </w:rPr>
        <w:t xml:space="preserve"> 业务规则</w:t>
      </w:r>
      <w:r>
        <w:tab/>
      </w:r>
      <w:r>
        <w:fldChar w:fldCharType="begin"/>
      </w:r>
      <w:r>
        <w:instrText xml:space="preserve"> PAGEREF _Toc351988442 \h </w:instrText>
      </w:r>
      <w:r>
        <w:fldChar w:fldCharType="separate"/>
      </w:r>
      <w:r>
        <w:t>31</w:t>
      </w:r>
      <w:r>
        <w:fldChar w:fldCharType="end"/>
      </w:r>
      <w:r>
        <w:fldChar w:fldCharType="end"/>
      </w:r>
    </w:p>
    <w:p w14:paraId="6F22D30D">
      <w:pPr>
        <w:pStyle w:val="23"/>
        <w:tabs>
          <w:tab w:val="right" w:leader="dot" w:pos="8296"/>
        </w:tabs>
        <w:ind w:left="800"/>
        <w:rPr>
          <w:rFonts w:ascii="Calibri" w:hAnsi="Calibri"/>
          <w:kern w:val="2"/>
          <w:sz w:val="21"/>
          <w:szCs w:val="22"/>
        </w:rPr>
      </w:pPr>
      <w:r>
        <w:fldChar w:fldCharType="begin"/>
      </w:r>
      <w:r>
        <w:instrText xml:space="preserve"> HYPERLINK \l "_Toc351988443" </w:instrText>
      </w:r>
      <w:r>
        <w:fldChar w:fldCharType="separate"/>
      </w:r>
      <w:r>
        <w:rPr>
          <w:rStyle w:val="54"/>
          <w:rFonts w:ascii="宋体" w:hAnsi="宋体"/>
        </w:rPr>
        <w:t>2.1.4</w:t>
      </w:r>
      <w:r>
        <w:rPr>
          <w:rStyle w:val="54"/>
          <w:rFonts w:hint="eastAsia"/>
        </w:rPr>
        <w:t xml:space="preserve"> 页面要素</w:t>
      </w:r>
      <w:r>
        <w:tab/>
      </w:r>
      <w:r>
        <w:fldChar w:fldCharType="begin"/>
      </w:r>
      <w:r>
        <w:instrText xml:space="preserve"> PAGEREF _Toc351988443 \h </w:instrText>
      </w:r>
      <w:r>
        <w:fldChar w:fldCharType="separate"/>
      </w:r>
      <w:r>
        <w:t>31</w:t>
      </w:r>
      <w:r>
        <w:fldChar w:fldCharType="end"/>
      </w:r>
      <w:r>
        <w:fldChar w:fldCharType="end"/>
      </w:r>
    </w:p>
    <w:p w14:paraId="7AFE054A">
      <w:pPr>
        <w:pStyle w:val="39"/>
        <w:tabs>
          <w:tab w:val="right" w:leader="dot" w:pos="8296"/>
        </w:tabs>
        <w:ind w:left="400"/>
        <w:rPr>
          <w:rFonts w:ascii="Calibri" w:hAnsi="Calibri"/>
          <w:kern w:val="2"/>
          <w:sz w:val="21"/>
          <w:szCs w:val="22"/>
        </w:rPr>
      </w:pPr>
      <w:r>
        <w:fldChar w:fldCharType="begin"/>
      </w:r>
      <w:r>
        <w:instrText xml:space="preserve"> HYPERLINK \l "_Toc351988444" </w:instrText>
      </w:r>
      <w:r>
        <w:fldChar w:fldCharType="separate"/>
      </w:r>
      <w:r>
        <w:rPr>
          <w:rStyle w:val="54"/>
          <w:rFonts w:ascii="宋体" w:hAnsi="宋体"/>
        </w:rPr>
        <w:t>2.1</w:t>
      </w:r>
      <w:r>
        <w:rPr>
          <w:rStyle w:val="54"/>
          <w:rFonts w:hint="eastAsia"/>
        </w:rPr>
        <w:t xml:space="preserve"> 账户概览</w:t>
      </w:r>
      <w:r>
        <w:tab/>
      </w:r>
      <w:r>
        <w:fldChar w:fldCharType="begin"/>
      </w:r>
      <w:r>
        <w:instrText xml:space="preserve"> PAGEREF _Toc351988444 \h </w:instrText>
      </w:r>
      <w:r>
        <w:fldChar w:fldCharType="separate"/>
      </w:r>
      <w:r>
        <w:t>35</w:t>
      </w:r>
      <w:r>
        <w:fldChar w:fldCharType="end"/>
      </w:r>
      <w:r>
        <w:fldChar w:fldCharType="end"/>
      </w:r>
    </w:p>
    <w:p w14:paraId="4A2098AE">
      <w:pPr>
        <w:pStyle w:val="23"/>
        <w:tabs>
          <w:tab w:val="right" w:leader="dot" w:pos="8296"/>
        </w:tabs>
        <w:ind w:left="800"/>
        <w:rPr>
          <w:rFonts w:ascii="Calibri" w:hAnsi="Calibri"/>
          <w:kern w:val="2"/>
          <w:sz w:val="21"/>
          <w:szCs w:val="22"/>
        </w:rPr>
      </w:pPr>
      <w:r>
        <w:fldChar w:fldCharType="begin"/>
      </w:r>
      <w:r>
        <w:instrText xml:space="preserve"> HYPERLINK \l "_Toc351988445" </w:instrText>
      </w:r>
      <w:r>
        <w:fldChar w:fldCharType="separate"/>
      </w:r>
      <w:r>
        <w:rPr>
          <w:rStyle w:val="54"/>
          <w:rFonts w:ascii="宋体" w:hAnsi="宋体"/>
        </w:rPr>
        <w:t>2.1.1</w:t>
      </w:r>
      <w:r>
        <w:rPr>
          <w:rStyle w:val="54"/>
          <w:rFonts w:hint="eastAsia"/>
        </w:rPr>
        <w:t xml:space="preserve"> 功能描述</w:t>
      </w:r>
      <w:r>
        <w:tab/>
      </w:r>
      <w:r>
        <w:fldChar w:fldCharType="begin"/>
      </w:r>
      <w:r>
        <w:instrText xml:space="preserve"> PAGEREF _Toc351988445 \h </w:instrText>
      </w:r>
      <w:r>
        <w:fldChar w:fldCharType="separate"/>
      </w:r>
      <w:r>
        <w:t>35</w:t>
      </w:r>
      <w:r>
        <w:fldChar w:fldCharType="end"/>
      </w:r>
      <w:r>
        <w:fldChar w:fldCharType="end"/>
      </w:r>
    </w:p>
    <w:p w14:paraId="077616A5">
      <w:pPr>
        <w:pStyle w:val="23"/>
        <w:tabs>
          <w:tab w:val="right" w:leader="dot" w:pos="8296"/>
        </w:tabs>
        <w:ind w:left="800"/>
        <w:rPr>
          <w:rFonts w:ascii="Calibri" w:hAnsi="Calibri"/>
          <w:kern w:val="2"/>
          <w:sz w:val="21"/>
          <w:szCs w:val="22"/>
        </w:rPr>
      </w:pPr>
      <w:r>
        <w:fldChar w:fldCharType="begin"/>
      </w:r>
      <w:r>
        <w:instrText xml:space="preserve"> HYPERLINK \l "_Toc351988446" </w:instrText>
      </w:r>
      <w:r>
        <w:fldChar w:fldCharType="separate"/>
      </w:r>
      <w:r>
        <w:rPr>
          <w:rStyle w:val="54"/>
          <w:rFonts w:ascii="宋体" w:hAnsi="宋体"/>
        </w:rPr>
        <w:t>2.1.2</w:t>
      </w:r>
      <w:r>
        <w:rPr>
          <w:rStyle w:val="54"/>
          <w:rFonts w:hint="eastAsia"/>
        </w:rPr>
        <w:t xml:space="preserve"> 业务流程</w:t>
      </w:r>
      <w:r>
        <w:tab/>
      </w:r>
      <w:r>
        <w:fldChar w:fldCharType="begin"/>
      </w:r>
      <w:r>
        <w:instrText xml:space="preserve"> PAGEREF _Toc351988446 \h </w:instrText>
      </w:r>
      <w:r>
        <w:fldChar w:fldCharType="separate"/>
      </w:r>
      <w:r>
        <w:t>36</w:t>
      </w:r>
      <w:r>
        <w:fldChar w:fldCharType="end"/>
      </w:r>
      <w:r>
        <w:fldChar w:fldCharType="end"/>
      </w:r>
    </w:p>
    <w:p w14:paraId="351D0F6D">
      <w:pPr>
        <w:pStyle w:val="23"/>
        <w:tabs>
          <w:tab w:val="right" w:leader="dot" w:pos="8296"/>
        </w:tabs>
        <w:ind w:left="800"/>
        <w:rPr>
          <w:rFonts w:ascii="Calibri" w:hAnsi="Calibri"/>
          <w:kern w:val="2"/>
          <w:sz w:val="21"/>
          <w:szCs w:val="22"/>
        </w:rPr>
      </w:pPr>
      <w:r>
        <w:fldChar w:fldCharType="begin"/>
      </w:r>
      <w:r>
        <w:instrText xml:space="preserve"> HYPERLINK \l "_Toc351988447" </w:instrText>
      </w:r>
      <w:r>
        <w:fldChar w:fldCharType="separate"/>
      </w:r>
      <w:r>
        <w:rPr>
          <w:rStyle w:val="54"/>
          <w:rFonts w:ascii="宋体" w:hAnsi="宋体"/>
        </w:rPr>
        <w:t>2.1.3</w:t>
      </w:r>
      <w:r>
        <w:rPr>
          <w:rStyle w:val="54"/>
          <w:rFonts w:hint="eastAsia"/>
        </w:rPr>
        <w:t xml:space="preserve"> 业务规则</w:t>
      </w:r>
      <w:r>
        <w:tab/>
      </w:r>
      <w:r>
        <w:fldChar w:fldCharType="begin"/>
      </w:r>
      <w:r>
        <w:instrText xml:space="preserve"> PAGEREF _Toc351988447 \h </w:instrText>
      </w:r>
      <w:r>
        <w:fldChar w:fldCharType="separate"/>
      </w:r>
      <w:r>
        <w:t>37</w:t>
      </w:r>
      <w:r>
        <w:fldChar w:fldCharType="end"/>
      </w:r>
      <w:r>
        <w:fldChar w:fldCharType="end"/>
      </w:r>
    </w:p>
    <w:p w14:paraId="063777BA">
      <w:pPr>
        <w:pStyle w:val="23"/>
        <w:tabs>
          <w:tab w:val="right" w:leader="dot" w:pos="8296"/>
        </w:tabs>
        <w:ind w:left="800"/>
        <w:rPr>
          <w:rFonts w:ascii="Calibri" w:hAnsi="Calibri"/>
          <w:kern w:val="2"/>
          <w:sz w:val="21"/>
          <w:szCs w:val="22"/>
        </w:rPr>
      </w:pPr>
      <w:r>
        <w:fldChar w:fldCharType="begin"/>
      </w:r>
      <w:r>
        <w:instrText xml:space="preserve"> HYPERLINK \l "_Toc351988448" </w:instrText>
      </w:r>
      <w:r>
        <w:fldChar w:fldCharType="separate"/>
      </w:r>
      <w:r>
        <w:rPr>
          <w:rStyle w:val="54"/>
          <w:rFonts w:ascii="宋体" w:hAnsi="宋体"/>
        </w:rPr>
        <w:t>2.1.4</w:t>
      </w:r>
      <w:r>
        <w:rPr>
          <w:rStyle w:val="54"/>
          <w:rFonts w:hint="eastAsia"/>
        </w:rPr>
        <w:t xml:space="preserve"> 页面要素</w:t>
      </w:r>
      <w:r>
        <w:tab/>
      </w:r>
      <w:r>
        <w:fldChar w:fldCharType="begin"/>
      </w:r>
      <w:r>
        <w:instrText xml:space="preserve"> PAGEREF _Toc351988448 \h </w:instrText>
      </w:r>
      <w:r>
        <w:fldChar w:fldCharType="separate"/>
      </w:r>
      <w:r>
        <w:t>37</w:t>
      </w:r>
      <w:r>
        <w:fldChar w:fldCharType="end"/>
      </w:r>
      <w:r>
        <w:fldChar w:fldCharType="end"/>
      </w:r>
    </w:p>
    <w:p w14:paraId="761A6A8A">
      <w:pPr>
        <w:pStyle w:val="23"/>
        <w:tabs>
          <w:tab w:val="right" w:leader="dot" w:pos="8296"/>
        </w:tabs>
        <w:ind w:left="800"/>
        <w:rPr>
          <w:rFonts w:ascii="Calibri" w:hAnsi="Calibri"/>
          <w:kern w:val="2"/>
          <w:sz w:val="21"/>
          <w:szCs w:val="22"/>
        </w:rPr>
      </w:pPr>
      <w:r>
        <w:fldChar w:fldCharType="begin"/>
      </w:r>
      <w:r>
        <w:instrText xml:space="preserve"> HYPERLINK \l "_Toc351988449" </w:instrText>
      </w:r>
      <w:r>
        <w:fldChar w:fldCharType="separate"/>
      </w:r>
      <w:r>
        <w:rPr>
          <w:rStyle w:val="54"/>
          <w:rFonts w:hint="eastAsia" w:ascii="宋体" w:hAnsi="宋体"/>
        </w:rPr>
        <w:t>账户详情</w:t>
      </w:r>
      <w:r>
        <w:tab/>
      </w:r>
      <w:r>
        <w:fldChar w:fldCharType="begin"/>
      </w:r>
      <w:r>
        <w:instrText xml:space="preserve"> PAGEREF _Toc351988449 \h </w:instrText>
      </w:r>
      <w:r>
        <w:fldChar w:fldCharType="separate"/>
      </w:r>
      <w:r>
        <w:t>38</w:t>
      </w:r>
      <w:r>
        <w:fldChar w:fldCharType="end"/>
      </w:r>
      <w:r>
        <w:fldChar w:fldCharType="end"/>
      </w:r>
    </w:p>
    <w:p w14:paraId="3C18DF51">
      <w:pPr>
        <w:pStyle w:val="23"/>
        <w:tabs>
          <w:tab w:val="right" w:leader="dot" w:pos="8296"/>
        </w:tabs>
        <w:ind w:left="800"/>
        <w:rPr>
          <w:rFonts w:ascii="Calibri" w:hAnsi="Calibri"/>
          <w:kern w:val="2"/>
          <w:sz w:val="21"/>
          <w:szCs w:val="22"/>
        </w:rPr>
      </w:pPr>
      <w:r>
        <w:fldChar w:fldCharType="begin"/>
      </w:r>
      <w:r>
        <w:instrText xml:space="preserve"> HYPERLINK \l "_Toc351988450" </w:instrText>
      </w:r>
      <w:r>
        <w:fldChar w:fldCharType="separate"/>
      </w:r>
      <w:r>
        <w:rPr>
          <w:rStyle w:val="54"/>
          <w:rFonts w:hint="eastAsia" w:ascii="宋体" w:hAnsi="宋体"/>
        </w:rPr>
        <w:t>表格</w:t>
      </w:r>
      <w:r>
        <w:tab/>
      </w:r>
      <w:r>
        <w:fldChar w:fldCharType="begin"/>
      </w:r>
      <w:r>
        <w:instrText xml:space="preserve"> PAGEREF _Toc351988450 \h </w:instrText>
      </w:r>
      <w:r>
        <w:fldChar w:fldCharType="separate"/>
      </w:r>
      <w:r>
        <w:t>38</w:t>
      </w:r>
      <w:r>
        <w:fldChar w:fldCharType="end"/>
      </w:r>
      <w:r>
        <w:fldChar w:fldCharType="end"/>
      </w:r>
    </w:p>
    <w:p w14:paraId="6249936A">
      <w:pPr>
        <w:pStyle w:val="39"/>
        <w:tabs>
          <w:tab w:val="right" w:leader="dot" w:pos="8296"/>
        </w:tabs>
        <w:ind w:left="400"/>
        <w:rPr>
          <w:rFonts w:ascii="Calibri" w:hAnsi="Calibri"/>
          <w:kern w:val="2"/>
          <w:sz w:val="21"/>
          <w:szCs w:val="22"/>
        </w:rPr>
      </w:pPr>
      <w:r>
        <w:fldChar w:fldCharType="begin"/>
      </w:r>
      <w:r>
        <w:instrText xml:space="preserve"> HYPERLINK \l "_Toc351988457" </w:instrText>
      </w:r>
      <w:r>
        <w:fldChar w:fldCharType="separate"/>
      </w:r>
      <w:r>
        <w:rPr>
          <w:rStyle w:val="54"/>
          <w:rFonts w:ascii="宋体" w:hAnsi="宋体"/>
        </w:rPr>
        <w:t>2.2</w:t>
      </w:r>
      <w:r>
        <w:rPr>
          <w:rStyle w:val="54"/>
          <w:rFonts w:hint="eastAsia"/>
        </w:rPr>
        <w:t xml:space="preserve"> 交易明细查询</w:t>
      </w:r>
      <w:r>
        <w:tab/>
      </w:r>
      <w:r>
        <w:fldChar w:fldCharType="begin"/>
      </w:r>
      <w:r>
        <w:instrText xml:space="preserve"> PAGEREF _Toc351988457 \h </w:instrText>
      </w:r>
      <w:r>
        <w:fldChar w:fldCharType="separate"/>
      </w:r>
      <w:r>
        <w:t>38</w:t>
      </w:r>
      <w:r>
        <w:fldChar w:fldCharType="end"/>
      </w:r>
      <w:r>
        <w:fldChar w:fldCharType="end"/>
      </w:r>
    </w:p>
    <w:p w14:paraId="1B829AFE">
      <w:pPr>
        <w:pStyle w:val="23"/>
        <w:tabs>
          <w:tab w:val="right" w:leader="dot" w:pos="8296"/>
        </w:tabs>
        <w:ind w:left="800"/>
        <w:rPr>
          <w:rFonts w:ascii="Calibri" w:hAnsi="Calibri"/>
          <w:kern w:val="2"/>
          <w:sz w:val="21"/>
          <w:szCs w:val="22"/>
        </w:rPr>
      </w:pPr>
      <w:r>
        <w:fldChar w:fldCharType="begin"/>
      </w:r>
      <w:r>
        <w:instrText xml:space="preserve"> HYPERLINK \l "_Toc351988458" </w:instrText>
      </w:r>
      <w:r>
        <w:fldChar w:fldCharType="separate"/>
      </w:r>
      <w:r>
        <w:rPr>
          <w:rStyle w:val="54"/>
          <w:rFonts w:ascii="宋体" w:hAnsi="宋体"/>
        </w:rPr>
        <w:t>2.2.1</w:t>
      </w:r>
      <w:r>
        <w:rPr>
          <w:rStyle w:val="54"/>
          <w:rFonts w:hint="eastAsia"/>
        </w:rPr>
        <w:t xml:space="preserve"> 功能描述</w:t>
      </w:r>
      <w:r>
        <w:tab/>
      </w:r>
      <w:r>
        <w:fldChar w:fldCharType="begin"/>
      </w:r>
      <w:r>
        <w:instrText xml:space="preserve"> PAGEREF _Toc351988458 \h </w:instrText>
      </w:r>
      <w:r>
        <w:fldChar w:fldCharType="separate"/>
      </w:r>
      <w:r>
        <w:t>38</w:t>
      </w:r>
      <w:r>
        <w:fldChar w:fldCharType="end"/>
      </w:r>
      <w:r>
        <w:fldChar w:fldCharType="end"/>
      </w:r>
    </w:p>
    <w:p w14:paraId="402E70FB">
      <w:pPr>
        <w:pStyle w:val="23"/>
        <w:tabs>
          <w:tab w:val="right" w:leader="dot" w:pos="8296"/>
        </w:tabs>
        <w:ind w:left="800"/>
        <w:rPr>
          <w:rFonts w:ascii="Calibri" w:hAnsi="Calibri"/>
          <w:kern w:val="2"/>
          <w:sz w:val="21"/>
          <w:szCs w:val="22"/>
        </w:rPr>
      </w:pPr>
      <w:r>
        <w:fldChar w:fldCharType="begin"/>
      </w:r>
      <w:r>
        <w:instrText xml:space="preserve"> HYPERLINK \l "_Toc351988459" </w:instrText>
      </w:r>
      <w:r>
        <w:fldChar w:fldCharType="separate"/>
      </w:r>
      <w:r>
        <w:rPr>
          <w:rStyle w:val="54"/>
          <w:rFonts w:ascii="宋体" w:hAnsi="宋体"/>
        </w:rPr>
        <w:t>2.2.2</w:t>
      </w:r>
      <w:r>
        <w:rPr>
          <w:rStyle w:val="54"/>
          <w:rFonts w:hint="eastAsia"/>
        </w:rPr>
        <w:t xml:space="preserve"> 业务流程</w:t>
      </w:r>
      <w:r>
        <w:tab/>
      </w:r>
      <w:r>
        <w:fldChar w:fldCharType="begin"/>
      </w:r>
      <w:r>
        <w:instrText xml:space="preserve"> PAGEREF _Toc351988459 \h </w:instrText>
      </w:r>
      <w:r>
        <w:fldChar w:fldCharType="separate"/>
      </w:r>
      <w:r>
        <w:t>39</w:t>
      </w:r>
      <w:r>
        <w:fldChar w:fldCharType="end"/>
      </w:r>
      <w:r>
        <w:fldChar w:fldCharType="end"/>
      </w:r>
    </w:p>
    <w:p w14:paraId="4241BC4D">
      <w:pPr>
        <w:pStyle w:val="23"/>
        <w:tabs>
          <w:tab w:val="right" w:leader="dot" w:pos="8296"/>
        </w:tabs>
        <w:ind w:left="800"/>
        <w:rPr>
          <w:rFonts w:ascii="Calibri" w:hAnsi="Calibri"/>
          <w:kern w:val="2"/>
          <w:sz w:val="21"/>
          <w:szCs w:val="22"/>
        </w:rPr>
      </w:pPr>
      <w:r>
        <w:fldChar w:fldCharType="begin"/>
      </w:r>
      <w:r>
        <w:instrText xml:space="preserve"> HYPERLINK \l "_Toc351988460" </w:instrText>
      </w:r>
      <w:r>
        <w:fldChar w:fldCharType="separate"/>
      </w:r>
      <w:r>
        <w:rPr>
          <w:rStyle w:val="54"/>
          <w:rFonts w:ascii="宋体" w:hAnsi="宋体"/>
        </w:rPr>
        <w:t>2.2.3</w:t>
      </w:r>
      <w:r>
        <w:rPr>
          <w:rStyle w:val="54"/>
          <w:rFonts w:hint="eastAsia"/>
        </w:rPr>
        <w:t xml:space="preserve"> 业务规则</w:t>
      </w:r>
      <w:r>
        <w:tab/>
      </w:r>
      <w:r>
        <w:fldChar w:fldCharType="begin"/>
      </w:r>
      <w:r>
        <w:instrText xml:space="preserve"> PAGEREF _Toc351988460 \h </w:instrText>
      </w:r>
      <w:r>
        <w:fldChar w:fldCharType="separate"/>
      </w:r>
      <w:r>
        <w:t>40</w:t>
      </w:r>
      <w:r>
        <w:fldChar w:fldCharType="end"/>
      </w:r>
      <w:r>
        <w:fldChar w:fldCharType="end"/>
      </w:r>
    </w:p>
    <w:p w14:paraId="45D3A7FC">
      <w:pPr>
        <w:pStyle w:val="23"/>
        <w:tabs>
          <w:tab w:val="right" w:leader="dot" w:pos="8296"/>
        </w:tabs>
        <w:ind w:left="800"/>
        <w:rPr>
          <w:rFonts w:ascii="Calibri" w:hAnsi="Calibri"/>
          <w:kern w:val="2"/>
          <w:sz w:val="21"/>
          <w:szCs w:val="22"/>
        </w:rPr>
      </w:pPr>
      <w:r>
        <w:fldChar w:fldCharType="begin"/>
      </w:r>
      <w:r>
        <w:instrText xml:space="preserve"> HYPERLINK \l "_Toc351988461" </w:instrText>
      </w:r>
      <w:r>
        <w:fldChar w:fldCharType="separate"/>
      </w:r>
      <w:r>
        <w:rPr>
          <w:rStyle w:val="54"/>
          <w:rFonts w:ascii="宋体" w:hAnsi="宋体"/>
        </w:rPr>
        <w:t>2.2.4</w:t>
      </w:r>
      <w:r>
        <w:rPr>
          <w:rStyle w:val="54"/>
          <w:rFonts w:hint="eastAsia"/>
        </w:rPr>
        <w:t xml:space="preserve"> 页面要素</w:t>
      </w:r>
      <w:r>
        <w:tab/>
      </w:r>
      <w:r>
        <w:fldChar w:fldCharType="begin"/>
      </w:r>
      <w:r>
        <w:instrText xml:space="preserve"> PAGEREF _Toc351988461 \h </w:instrText>
      </w:r>
      <w:r>
        <w:fldChar w:fldCharType="separate"/>
      </w:r>
      <w:r>
        <w:t>40</w:t>
      </w:r>
      <w:r>
        <w:fldChar w:fldCharType="end"/>
      </w:r>
      <w:r>
        <w:fldChar w:fldCharType="end"/>
      </w:r>
    </w:p>
    <w:p w14:paraId="5B116ACB">
      <w:pPr>
        <w:pStyle w:val="31"/>
        <w:rPr>
          <w:rFonts w:ascii="Calibri" w:hAnsi="Calibri"/>
          <w:kern w:val="2"/>
          <w:sz w:val="21"/>
          <w:szCs w:val="22"/>
        </w:rPr>
      </w:pPr>
      <w:r>
        <w:fldChar w:fldCharType="begin"/>
      </w:r>
      <w:r>
        <w:instrText xml:space="preserve"> HYPERLINK \l "_Toc351988462" </w:instrText>
      </w:r>
      <w:r>
        <w:fldChar w:fldCharType="separate"/>
      </w:r>
      <w:r>
        <w:rPr>
          <w:rStyle w:val="54"/>
          <w:rFonts w:hint="eastAsia" w:ascii="宋体" w:hAnsi="宋体"/>
        </w:rPr>
        <w:t>第3章 转账汇款</w:t>
      </w:r>
      <w:r>
        <w:tab/>
      </w:r>
      <w:r>
        <w:fldChar w:fldCharType="begin"/>
      </w:r>
      <w:r>
        <w:instrText xml:space="preserve"> PAGEREF _Toc351988462 \h </w:instrText>
      </w:r>
      <w:r>
        <w:fldChar w:fldCharType="separate"/>
      </w:r>
      <w:r>
        <w:t>42</w:t>
      </w:r>
      <w:r>
        <w:fldChar w:fldCharType="end"/>
      </w:r>
      <w:r>
        <w:fldChar w:fldCharType="end"/>
      </w:r>
    </w:p>
    <w:p w14:paraId="77253135">
      <w:pPr>
        <w:pStyle w:val="39"/>
        <w:tabs>
          <w:tab w:val="right" w:leader="dot" w:pos="8296"/>
        </w:tabs>
        <w:ind w:left="400"/>
        <w:rPr>
          <w:rFonts w:ascii="Calibri" w:hAnsi="Calibri"/>
          <w:kern w:val="2"/>
          <w:sz w:val="21"/>
          <w:szCs w:val="22"/>
        </w:rPr>
      </w:pPr>
      <w:r>
        <w:fldChar w:fldCharType="begin"/>
      </w:r>
      <w:r>
        <w:instrText xml:space="preserve"> HYPERLINK \l "_Toc351988463" </w:instrText>
      </w:r>
      <w:r>
        <w:fldChar w:fldCharType="separate"/>
      </w:r>
      <w:r>
        <w:rPr>
          <w:rStyle w:val="54"/>
          <w:rFonts w:ascii="宋体" w:hAnsi="宋体"/>
        </w:rPr>
        <w:t>3.1</w:t>
      </w:r>
      <w:r>
        <w:rPr>
          <w:rStyle w:val="54"/>
          <w:rFonts w:hint="eastAsia"/>
        </w:rPr>
        <w:t xml:space="preserve"> 行内转账</w:t>
      </w:r>
      <w:r>
        <w:tab/>
      </w:r>
      <w:r>
        <w:fldChar w:fldCharType="begin"/>
      </w:r>
      <w:r>
        <w:instrText xml:space="preserve"> PAGEREF _Toc351988463 \h </w:instrText>
      </w:r>
      <w:r>
        <w:fldChar w:fldCharType="separate"/>
      </w:r>
      <w:r>
        <w:t>42</w:t>
      </w:r>
      <w:r>
        <w:fldChar w:fldCharType="end"/>
      </w:r>
      <w:r>
        <w:fldChar w:fldCharType="end"/>
      </w:r>
    </w:p>
    <w:p w14:paraId="7C579250">
      <w:pPr>
        <w:pStyle w:val="23"/>
        <w:tabs>
          <w:tab w:val="right" w:leader="dot" w:pos="8296"/>
        </w:tabs>
        <w:ind w:left="800"/>
        <w:rPr>
          <w:rFonts w:ascii="Calibri" w:hAnsi="Calibri"/>
          <w:kern w:val="2"/>
          <w:sz w:val="21"/>
          <w:szCs w:val="22"/>
        </w:rPr>
      </w:pPr>
      <w:r>
        <w:fldChar w:fldCharType="begin"/>
      </w:r>
      <w:r>
        <w:instrText xml:space="preserve"> HYPERLINK \l "_Toc351988464" </w:instrText>
      </w:r>
      <w:r>
        <w:fldChar w:fldCharType="separate"/>
      </w:r>
      <w:r>
        <w:rPr>
          <w:rStyle w:val="54"/>
          <w:rFonts w:ascii="宋体" w:hAnsi="宋体"/>
        </w:rPr>
        <w:t>3.1.1</w:t>
      </w:r>
      <w:r>
        <w:rPr>
          <w:rStyle w:val="54"/>
          <w:rFonts w:hint="eastAsia" w:ascii="宋体" w:hAnsi="宋体"/>
        </w:rPr>
        <w:t xml:space="preserve"> 功能描述</w:t>
      </w:r>
      <w:r>
        <w:tab/>
      </w:r>
      <w:r>
        <w:fldChar w:fldCharType="begin"/>
      </w:r>
      <w:r>
        <w:instrText xml:space="preserve"> PAGEREF _Toc351988464 \h </w:instrText>
      </w:r>
      <w:r>
        <w:fldChar w:fldCharType="separate"/>
      </w:r>
      <w:r>
        <w:t>42</w:t>
      </w:r>
      <w:r>
        <w:fldChar w:fldCharType="end"/>
      </w:r>
      <w:r>
        <w:fldChar w:fldCharType="end"/>
      </w:r>
    </w:p>
    <w:p w14:paraId="624BD138">
      <w:pPr>
        <w:pStyle w:val="23"/>
        <w:tabs>
          <w:tab w:val="right" w:leader="dot" w:pos="8296"/>
        </w:tabs>
        <w:ind w:left="800"/>
        <w:rPr>
          <w:rFonts w:ascii="Calibri" w:hAnsi="Calibri"/>
          <w:kern w:val="2"/>
          <w:sz w:val="21"/>
          <w:szCs w:val="22"/>
        </w:rPr>
      </w:pPr>
      <w:r>
        <w:fldChar w:fldCharType="begin"/>
      </w:r>
      <w:r>
        <w:instrText xml:space="preserve"> HYPERLINK \l "_Toc351988465" </w:instrText>
      </w:r>
      <w:r>
        <w:fldChar w:fldCharType="separate"/>
      </w:r>
      <w:r>
        <w:rPr>
          <w:rStyle w:val="54"/>
          <w:rFonts w:ascii="宋体" w:hAnsi="宋体"/>
        </w:rPr>
        <w:t>3.1.2</w:t>
      </w:r>
      <w:r>
        <w:rPr>
          <w:rStyle w:val="54"/>
          <w:rFonts w:hint="eastAsia" w:ascii="宋体" w:hAnsi="宋体"/>
        </w:rPr>
        <w:t xml:space="preserve"> 业务流程</w:t>
      </w:r>
      <w:r>
        <w:tab/>
      </w:r>
      <w:r>
        <w:fldChar w:fldCharType="begin"/>
      </w:r>
      <w:r>
        <w:instrText xml:space="preserve"> PAGEREF _Toc351988465 \h </w:instrText>
      </w:r>
      <w:r>
        <w:fldChar w:fldCharType="separate"/>
      </w:r>
      <w:r>
        <w:t>43</w:t>
      </w:r>
      <w:r>
        <w:fldChar w:fldCharType="end"/>
      </w:r>
      <w:r>
        <w:fldChar w:fldCharType="end"/>
      </w:r>
    </w:p>
    <w:p w14:paraId="37979E4C">
      <w:pPr>
        <w:pStyle w:val="23"/>
        <w:tabs>
          <w:tab w:val="right" w:leader="dot" w:pos="8296"/>
        </w:tabs>
        <w:ind w:left="800"/>
        <w:rPr>
          <w:rFonts w:ascii="Calibri" w:hAnsi="Calibri"/>
          <w:kern w:val="2"/>
          <w:sz w:val="21"/>
          <w:szCs w:val="22"/>
        </w:rPr>
      </w:pPr>
      <w:r>
        <w:fldChar w:fldCharType="begin"/>
      </w:r>
      <w:r>
        <w:instrText xml:space="preserve"> HYPERLINK \l "_Toc351988466" </w:instrText>
      </w:r>
      <w:r>
        <w:fldChar w:fldCharType="separate"/>
      </w:r>
      <w:r>
        <w:rPr>
          <w:rStyle w:val="54"/>
          <w:rFonts w:ascii="宋体" w:hAnsi="宋体"/>
        </w:rPr>
        <w:t>3.1.3</w:t>
      </w:r>
      <w:r>
        <w:rPr>
          <w:rStyle w:val="54"/>
          <w:rFonts w:hint="eastAsia" w:ascii="宋体" w:hAnsi="宋体"/>
        </w:rPr>
        <w:t xml:space="preserve"> 业务规则</w:t>
      </w:r>
      <w:r>
        <w:tab/>
      </w:r>
      <w:r>
        <w:fldChar w:fldCharType="begin"/>
      </w:r>
      <w:r>
        <w:instrText xml:space="preserve"> PAGEREF _Toc351988466 \h </w:instrText>
      </w:r>
      <w:r>
        <w:fldChar w:fldCharType="separate"/>
      </w:r>
      <w:r>
        <w:t>45</w:t>
      </w:r>
      <w:r>
        <w:fldChar w:fldCharType="end"/>
      </w:r>
      <w:r>
        <w:fldChar w:fldCharType="end"/>
      </w:r>
    </w:p>
    <w:p w14:paraId="1E311FAA">
      <w:pPr>
        <w:pStyle w:val="23"/>
        <w:tabs>
          <w:tab w:val="right" w:leader="dot" w:pos="8296"/>
        </w:tabs>
        <w:ind w:left="800"/>
        <w:rPr>
          <w:rFonts w:ascii="Calibri" w:hAnsi="Calibri"/>
          <w:kern w:val="2"/>
          <w:sz w:val="21"/>
          <w:szCs w:val="22"/>
        </w:rPr>
      </w:pPr>
      <w:r>
        <w:fldChar w:fldCharType="begin"/>
      </w:r>
      <w:r>
        <w:instrText xml:space="preserve"> HYPERLINK \l "_Toc351988467" </w:instrText>
      </w:r>
      <w:r>
        <w:fldChar w:fldCharType="separate"/>
      </w:r>
      <w:r>
        <w:rPr>
          <w:rStyle w:val="54"/>
          <w:rFonts w:ascii="宋体" w:hAnsi="宋体"/>
        </w:rPr>
        <w:t>3.1.4</w:t>
      </w:r>
      <w:r>
        <w:rPr>
          <w:rStyle w:val="54"/>
          <w:rFonts w:hint="eastAsia" w:ascii="宋体" w:hAnsi="宋体"/>
        </w:rPr>
        <w:t xml:space="preserve"> 页面要素</w:t>
      </w:r>
      <w:r>
        <w:tab/>
      </w:r>
      <w:r>
        <w:fldChar w:fldCharType="begin"/>
      </w:r>
      <w:r>
        <w:instrText xml:space="preserve"> PAGEREF _Toc351988467 \h </w:instrText>
      </w:r>
      <w:r>
        <w:fldChar w:fldCharType="separate"/>
      </w:r>
      <w:r>
        <w:t>46</w:t>
      </w:r>
      <w:r>
        <w:fldChar w:fldCharType="end"/>
      </w:r>
      <w:r>
        <w:fldChar w:fldCharType="end"/>
      </w:r>
    </w:p>
    <w:p w14:paraId="67921E4E">
      <w:pPr>
        <w:pStyle w:val="39"/>
        <w:tabs>
          <w:tab w:val="right" w:leader="dot" w:pos="8296"/>
        </w:tabs>
        <w:ind w:left="400"/>
        <w:rPr>
          <w:rFonts w:ascii="Calibri" w:hAnsi="Calibri"/>
          <w:kern w:val="2"/>
          <w:sz w:val="21"/>
          <w:szCs w:val="22"/>
        </w:rPr>
      </w:pPr>
      <w:r>
        <w:fldChar w:fldCharType="begin"/>
      </w:r>
      <w:r>
        <w:instrText xml:space="preserve"> HYPERLINK \l "_Toc351988468" </w:instrText>
      </w:r>
      <w:r>
        <w:fldChar w:fldCharType="separate"/>
      </w:r>
      <w:r>
        <w:rPr>
          <w:rStyle w:val="54"/>
          <w:rFonts w:ascii="宋体" w:hAnsi="宋体"/>
        </w:rPr>
        <w:t>3.2</w:t>
      </w:r>
      <w:r>
        <w:rPr>
          <w:rStyle w:val="54"/>
          <w:rFonts w:hint="eastAsia"/>
        </w:rPr>
        <w:t xml:space="preserve"> 行外转账</w:t>
      </w:r>
      <w:r>
        <w:tab/>
      </w:r>
      <w:r>
        <w:fldChar w:fldCharType="begin"/>
      </w:r>
      <w:r>
        <w:instrText xml:space="preserve"> PAGEREF _Toc351988468 \h </w:instrText>
      </w:r>
      <w:r>
        <w:fldChar w:fldCharType="separate"/>
      </w:r>
      <w:r>
        <w:t>51</w:t>
      </w:r>
      <w:r>
        <w:fldChar w:fldCharType="end"/>
      </w:r>
      <w:r>
        <w:fldChar w:fldCharType="end"/>
      </w:r>
    </w:p>
    <w:p w14:paraId="2D1821EB">
      <w:pPr>
        <w:pStyle w:val="23"/>
        <w:tabs>
          <w:tab w:val="right" w:leader="dot" w:pos="8296"/>
        </w:tabs>
        <w:ind w:left="800"/>
        <w:rPr>
          <w:rFonts w:ascii="Calibri" w:hAnsi="Calibri"/>
          <w:kern w:val="2"/>
          <w:sz w:val="21"/>
          <w:szCs w:val="22"/>
        </w:rPr>
      </w:pPr>
      <w:r>
        <w:fldChar w:fldCharType="begin"/>
      </w:r>
      <w:r>
        <w:instrText xml:space="preserve"> HYPERLINK \l "_Toc351988469" </w:instrText>
      </w:r>
      <w:r>
        <w:fldChar w:fldCharType="separate"/>
      </w:r>
      <w:r>
        <w:rPr>
          <w:rStyle w:val="54"/>
          <w:rFonts w:ascii="宋体" w:hAnsi="宋体"/>
        </w:rPr>
        <w:t>3.2.1</w:t>
      </w:r>
      <w:r>
        <w:rPr>
          <w:rStyle w:val="54"/>
          <w:rFonts w:hint="eastAsia" w:ascii="宋体" w:hAnsi="宋体"/>
        </w:rPr>
        <w:t xml:space="preserve"> 功能描述</w:t>
      </w:r>
      <w:r>
        <w:tab/>
      </w:r>
      <w:r>
        <w:fldChar w:fldCharType="begin"/>
      </w:r>
      <w:r>
        <w:instrText xml:space="preserve"> PAGEREF _Toc351988469 \h </w:instrText>
      </w:r>
      <w:r>
        <w:fldChar w:fldCharType="separate"/>
      </w:r>
      <w:r>
        <w:t>51</w:t>
      </w:r>
      <w:r>
        <w:fldChar w:fldCharType="end"/>
      </w:r>
      <w:r>
        <w:fldChar w:fldCharType="end"/>
      </w:r>
    </w:p>
    <w:p w14:paraId="504E6C56">
      <w:pPr>
        <w:pStyle w:val="23"/>
        <w:tabs>
          <w:tab w:val="right" w:leader="dot" w:pos="8296"/>
        </w:tabs>
        <w:ind w:left="800"/>
        <w:rPr>
          <w:rFonts w:ascii="Calibri" w:hAnsi="Calibri"/>
          <w:kern w:val="2"/>
          <w:sz w:val="21"/>
          <w:szCs w:val="22"/>
        </w:rPr>
      </w:pPr>
      <w:r>
        <w:fldChar w:fldCharType="begin"/>
      </w:r>
      <w:r>
        <w:instrText xml:space="preserve"> HYPERLINK \l "_Toc351988470" </w:instrText>
      </w:r>
      <w:r>
        <w:fldChar w:fldCharType="separate"/>
      </w:r>
      <w:r>
        <w:rPr>
          <w:rStyle w:val="54"/>
          <w:rFonts w:ascii="宋体" w:hAnsi="宋体"/>
        </w:rPr>
        <w:t>3.2.2</w:t>
      </w:r>
      <w:r>
        <w:rPr>
          <w:rStyle w:val="54"/>
          <w:rFonts w:hint="eastAsia" w:ascii="宋体" w:hAnsi="宋体"/>
        </w:rPr>
        <w:t xml:space="preserve"> 业务流程</w:t>
      </w:r>
      <w:r>
        <w:tab/>
      </w:r>
      <w:r>
        <w:fldChar w:fldCharType="begin"/>
      </w:r>
      <w:r>
        <w:instrText xml:space="preserve"> PAGEREF _Toc351988470 \h </w:instrText>
      </w:r>
      <w:r>
        <w:fldChar w:fldCharType="separate"/>
      </w:r>
      <w:r>
        <w:t>52</w:t>
      </w:r>
      <w:r>
        <w:fldChar w:fldCharType="end"/>
      </w:r>
      <w:r>
        <w:fldChar w:fldCharType="end"/>
      </w:r>
    </w:p>
    <w:p w14:paraId="1D7DF516">
      <w:pPr>
        <w:pStyle w:val="23"/>
        <w:tabs>
          <w:tab w:val="right" w:leader="dot" w:pos="8296"/>
        </w:tabs>
        <w:ind w:left="800"/>
        <w:rPr>
          <w:rFonts w:ascii="Calibri" w:hAnsi="Calibri"/>
          <w:kern w:val="2"/>
          <w:sz w:val="21"/>
          <w:szCs w:val="22"/>
        </w:rPr>
      </w:pPr>
      <w:r>
        <w:fldChar w:fldCharType="begin"/>
      </w:r>
      <w:r>
        <w:instrText xml:space="preserve"> HYPERLINK \l "_Toc351988471" </w:instrText>
      </w:r>
      <w:r>
        <w:fldChar w:fldCharType="separate"/>
      </w:r>
      <w:r>
        <w:rPr>
          <w:rStyle w:val="54"/>
          <w:rFonts w:ascii="宋体" w:hAnsi="宋体"/>
        </w:rPr>
        <w:t>3.2.3</w:t>
      </w:r>
      <w:r>
        <w:rPr>
          <w:rStyle w:val="54"/>
          <w:rFonts w:hint="eastAsia" w:ascii="宋体" w:hAnsi="宋体"/>
        </w:rPr>
        <w:t xml:space="preserve"> 业务规则</w:t>
      </w:r>
      <w:r>
        <w:tab/>
      </w:r>
      <w:r>
        <w:fldChar w:fldCharType="begin"/>
      </w:r>
      <w:r>
        <w:instrText xml:space="preserve"> PAGEREF _Toc351988471 \h </w:instrText>
      </w:r>
      <w:r>
        <w:fldChar w:fldCharType="separate"/>
      </w:r>
      <w:r>
        <w:t>54</w:t>
      </w:r>
      <w:r>
        <w:fldChar w:fldCharType="end"/>
      </w:r>
      <w:r>
        <w:fldChar w:fldCharType="end"/>
      </w:r>
    </w:p>
    <w:p w14:paraId="350FD692">
      <w:pPr>
        <w:pStyle w:val="23"/>
        <w:tabs>
          <w:tab w:val="right" w:leader="dot" w:pos="8296"/>
        </w:tabs>
        <w:ind w:left="800"/>
        <w:rPr>
          <w:rFonts w:ascii="Calibri" w:hAnsi="Calibri"/>
          <w:kern w:val="2"/>
          <w:sz w:val="21"/>
          <w:szCs w:val="22"/>
        </w:rPr>
      </w:pPr>
      <w:r>
        <w:fldChar w:fldCharType="begin"/>
      </w:r>
      <w:r>
        <w:instrText xml:space="preserve"> HYPERLINK \l "_Toc351988472" </w:instrText>
      </w:r>
      <w:r>
        <w:fldChar w:fldCharType="separate"/>
      </w:r>
      <w:r>
        <w:rPr>
          <w:rStyle w:val="54"/>
          <w:rFonts w:ascii="宋体" w:hAnsi="宋体"/>
        </w:rPr>
        <w:t>3.2.4</w:t>
      </w:r>
      <w:r>
        <w:rPr>
          <w:rStyle w:val="54"/>
          <w:rFonts w:hint="eastAsia" w:ascii="宋体" w:hAnsi="宋体"/>
        </w:rPr>
        <w:t xml:space="preserve"> 页面要素</w:t>
      </w:r>
      <w:r>
        <w:tab/>
      </w:r>
      <w:r>
        <w:fldChar w:fldCharType="begin"/>
      </w:r>
      <w:r>
        <w:instrText xml:space="preserve"> PAGEREF _Toc351988472 \h </w:instrText>
      </w:r>
      <w:r>
        <w:fldChar w:fldCharType="separate"/>
      </w:r>
      <w:r>
        <w:t>55</w:t>
      </w:r>
      <w:r>
        <w:fldChar w:fldCharType="end"/>
      </w:r>
      <w:r>
        <w:fldChar w:fldCharType="end"/>
      </w:r>
    </w:p>
    <w:p w14:paraId="6B4A59D8">
      <w:pPr>
        <w:pStyle w:val="39"/>
        <w:tabs>
          <w:tab w:val="right" w:leader="dot" w:pos="8296"/>
        </w:tabs>
        <w:ind w:left="400"/>
        <w:rPr>
          <w:rFonts w:ascii="Calibri" w:hAnsi="Calibri"/>
          <w:kern w:val="2"/>
          <w:sz w:val="21"/>
          <w:szCs w:val="22"/>
        </w:rPr>
      </w:pPr>
      <w:r>
        <w:fldChar w:fldCharType="begin"/>
      </w:r>
      <w:r>
        <w:instrText xml:space="preserve"> HYPERLINK \l "_Toc351988477" </w:instrText>
      </w:r>
      <w:r>
        <w:fldChar w:fldCharType="separate"/>
      </w:r>
      <w:r>
        <w:rPr>
          <w:rStyle w:val="54"/>
          <w:rFonts w:ascii="宋体" w:hAnsi="宋体"/>
        </w:rPr>
        <w:t>3.3</w:t>
      </w:r>
      <w:r>
        <w:rPr>
          <w:rStyle w:val="54"/>
          <w:rFonts w:hint="eastAsia" w:ascii="宋体" w:hAnsi="宋体"/>
        </w:rPr>
        <w:t xml:space="preserve"> 批量转账</w:t>
      </w:r>
      <w:r>
        <w:tab/>
      </w:r>
      <w:r>
        <w:fldChar w:fldCharType="begin"/>
      </w:r>
      <w:r>
        <w:instrText xml:space="preserve"> PAGEREF _Toc351988477 \h </w:instrText>
      </w:r>
      <w:r>
        <w:fldChar w:fldCharType="separate"/>
      </w:r>
      <w:r>
        <w:t>61</w:t>
      </w:r>
      <w:r>
        <w:fldChar w:fldCharType="end"/>
      </w:r>
      <w:r>
        <w:fldChar w:fldCharType="end"/>
      </w:r>
    </w:p>
    <w:p w14:paraId="53BC94CD">
      <w:pPr>
        <w:pStyle w:val="23"/>
        <w:tabs>
          <w:tab w:val="right" w:leader="dot" w:pos="8296"/>
        </w:tabs>
        <w:ind w:left="800"/>
        <w:rPr>
          <w:rFonts w:ascii="Calibri" w:hAnsi="Calibri"/>
          <w:kern w:val="2"/>
          <w:sz w:val="21"/>
          <w:szCs w:val="22"/>
        </w:rPr>
      </w:pPr>
      <w:r>
        <w:fldChar w:fldCharType="begin"/>
      </w:r>
      <w:r>
        <w:instrText xml:space="preserve"> HYPERLINK \l "_Toc351988478" </w:instrText>
      </w:r>
      <w:r>
        <w:fldChar w:fldCharType="separate"/>
      </w:r>
      <w:r>
        <w:rPr>
          <w:rStyle w:val="54"/>
          <w:rFonts w:ascii="宋体" w:hAnsi="宋体"/>
        </w:rPr>
        <w:t>3.3.1</w:t>
      </w:r>
      <w:r>
        <w:rPr>
          <w:rStyle w:val="54"/>
          <w:rFonts w:hint="eastAsia"/>
        </w:rPr>
        <w:t xml:space="preserve"> 功能描述</w:t>
      </w:r>
      <w:r>
        <w:tab/>
      </w:r>
      <w:r>
        <w:fldChar w:fldCharType="begin"/>
      </w:r>
      <w:r>
        <w:instrText xml:space="preserve"> PAGEREF _Toc351988478 \h </w:instrText>
      </w:r>
      <w:r>
        <w:fldChar w:fldCharType="separate"/>
      </w:r>
      <w:r>
        <w:t>61</w:t>
      </w:r>
      <w:r>
        <w:fldChar w:fldCharType="end"/>
      </w:r>
      <w:r>
        <w:fldChar w:fldCharType="end"/>
      </w:r>
    </w:p>
    <w:p w14:paraId="64CE5565">
      <w:pPr>
        <w:pStyle w:val="23"/>
        <w:tabs>
          <w:tab w:val="right" w:leader="dot" w:pos="8296"/>
        </w:tabs>
        <w:ind w:left="800"/>
        <w:rPr>
          <w:rFonts w:ascii="Calibri" w:hAnsi="Calibri"/>
          <w:kern w:val="2"/>
          <w:sz w:val="21"/>
          <w:szCs w:val="22"/>
        </w:rPr>
      </w:pPr>
      <w:r>
        <w:fldChar w:fldCharType="begin"/>
      </w:r>
      <w:r>
        <w:instrText xml:space="preserve"> HYPERLINK \l "_Toc351988479" </w:instrText>
      </w:r>
      <w:r>
        <w:fldChar w:fldCharType="separate"/>
      </w:r>
      <w:r>
        <w:rPr>
          <w:rStyle w:val="54"/>
          <w:rFonts w:ascii="宋体" w:hAnsi="宋体"/>
        </w:rPr>
        <w:t>3.3.2</w:t>
      </w:r>
      <w:r>
        <w:rPr>
          <w:rStyle w:val="54"/>
          <w:rFonts w:hint="eastAsia"/>
        </w:rPr>
        <w:t xml:space="preserve"> 业务流程</w:t>
      </w:r>
      <w:r>
        <w:tab/>
      </w:r>
      <w:r>
        <w:fldChar w:fldCharType="begin"/>
      </w:r>
      <w:r>
        <w:instrText xml:space="preserve"> PAGEREF _Toc351988479 \h </w:instrText>
      </w:r>
      <w:r>
        <w:fldChar w:fldCharType="separate"/>
      </w:r>
      <w:r>
        <w:t>62</w:t>
      </w:r>
      <w:r>
        <w:fldChar w:fldCharType="end"/>
      </w:r>
      <w:r>
        <w:fldChar w:fldCharType="end"/>
      </w:r>
    </w:p>
    <w:p w14:paraId="6C4D62AC">
      <w:pPr>
        <w:pStyle w:val="23"/>
        <w:tabs>
          <w:tab w:val="right" w:leader="dot" w:pos="8296"/>
        </w:tabs>
        <w:ind w:left="800"/>
        <w:rPr>
          <w:rFonts w:ascii="Calibri" w:hAnsi="Calibri"/>
          <w:kern w:val="2"/>
          <w:sz w:val="21"/>
          <w:szCs w:val="22"/>
        </w:rPr>
      </w:pPr>
      <w:r>
        <w:fldChar w:fldCharType="begin"/>
      </w:r>
      <w:r>
        <w:instrText xml:space="preserve"> HYPERLINK \l "_Toc351988480" </w:instrText>
      </w:r>
      <w:r>
        <w:fldChar w:fldCharType="separate"/>
      </w:r>
      <w:r>
        <w:rPr>
          <w:rStyle w:val="54"/>
          <w:rFonts w:ascii="宋体" w:hAnsi="宋体"/>
        </w:rPr>
        <w:t>3.3.3</w:t>
      </w:r>
      <w:r>
        <w:rPr>
          <w:rStyle w:val="54"/>
          <w:rFonts w:hint="eastAsia"/>
        </w:rPr>
        <w:t xml:space="preserve"> 业务规则</w:t>
      </w:r>
      <w:r>
        <w:tab/>
      </w:r>
      <w:r>
        <w:fldChar w:fldCharType="begin"/>
      </w:r>
      <w:r>
        <w:instrText xml:space="preserve"> PAGEREF _Toc351988480 \h </w:instrText>
      </w:r>
      <w:r>
        <w:fldChar w:fldCharType="separate"/>
      </w:r>
      <w:r>
        <w:t>63</w:t>
      </w:r>
      <w:r>
        <w:fldChar w:fldCharType="end"/>
      </w:r>
      <w:r>
        <w:fldChar w:fldCharType="end"/>
      </w:r>
    </w:p>
    <w:p w14:paraId="2D0B84E6">
      <w:pPr>
        <w:pStyle w:val="23"/>
        <w:tabs>
          <w:tab w:val="right" w:leader="dot" w:pos="8296"/>
        </w:tabs>
        <w:ind w:left="800"/>
        <w:rPr>
          <w:rFonts w:ascii="Calibri" w:hAnsi="Calibri"/>
          <w:kern w:val="2"/>
          <w:sz w:val="21"/>
          <w:szCs w:val="22"/>
        </w:rPr>
      </w:pPr>
      <w:r>
        <w:fldChar w:fldCharType="begin"/>
      </w:r>
      <w:r>
        <w:instrText xml:space="preserve"> HYPERLINK \l "_Toc351988481" </w:instrText>
      </w:r>
      <w:r>
        <w:fldChar w:fldCharType="separate"/>
      </w:r>
      <w:r>
        <w:rPr>
          <w:rStyle w:val="54"/>
          <w:rFonts w:ascii="宋体" w:hAnsi="宋体"/>
        </w:rPr>
        <w:t>3.3.4</w:t>
      </w:r>
      <w:r>
        <w:rPr>
          <w:rStyle w:val="54"/>
          <w:rFonts w:hint="eastAsia"/>
        </w:rPr>
        <w:t xml:space="preserve"> 页面要素</w:t>
      </w:r>
      <w:r>
        <w:tab/>
      </w:r>
      <w:r>
        <w:fldChar w:fldCharType="begin"/>
      </w:r>
      <w:r>
        <w:instrText xml:space="preserve"> PAGEREF _Toc351988481 \h </w:instrText>
      </w:r>
      <w:r>
        <w:fldChar w:fldCharType="separate"/>
      </w:r>
      <w:r>
        <w:t>64</w:t>
      </w:r>
      <w:r>
        <w:fldChar w:fldCharType="end"/>
      </w:r>
      <w:r>
        <w:fldChar w:fldCharType="end"/>
      </w:r>
    </w:p>
    <w:p w14:paraId="73D23996">
      <w:pPr>
        <w:pStyle w:val="39"/>
        <w:tabs>
          <w:tab w:val="right" w:leader="dot" w:pos="8296"/>
        </w:tabs>
        <w:ind w:left="400"/>
        <w:rPr>
          <w:rFonts w:ascii="Calibri" w:hAnsi="Calibri"/>
          <w:kern w:val="2"/>
          <w:sz w:val="21"/>
          <w:szCs w:val="22"/>
        </w:rPr>
      </w:pPr>
      <w:r>
        <w:fldChar w:fldCharType="begin"/>
      </w:r>
      <w:r>
        <w:instrText xml:space="preserve"> HYPERLINK \l "_Toc351988482" </w:instrText>
      </w:r>
      <w:r>
        <w:fldChar w:fldCharType="separate"/>
      </w:r>
      <w:r>
        <w:rPr>
          <w:rStyle w:val="54"/>
          <w:rFonts w:ascii="宋体" w:hAnsi="宋体"/>
        </w:rPr>
        <w:t>3.4</w:t>
      </w:r>
      <w:r>
        <w:rPr>
          <w:rStyle w:val="54"/>
          <w:rFonts w:hint="eastAsia"/>
        </w:rPr>
        <w:t xml:space="preserve"> 预约管理</w:t>
      </w:r>
      <w:r>
        <w:tab/>
      </w:r>
      <w:r>
        <w:fldChar w:fldCharType="begin"/>
      </w:r>
      <w:r>
        <w:instrText xml:space="preserve"> PAGEREF _Toc351988482 \h </w:instrText>
      </w:r>
      <w:r>
        <w:fldChar w:fldCharType="separate"/>
      </w:r>
      <w:r>
        <w:t>69</w:t>
      </w:r>
      <w:r>
        <w:fldChar w:fldCharType="end"/>
      </w:r>
      <w:r>
        <w:fldChar w:fldCharType="end"/>
      </w:r>
    </w:p>
    <w:p w14:paraId="753C4323">
      <w:pPr>
        <w:pStyle w:val="23"/>
        <w:tabs>
          <w:tab w:val="right" w:leader="dot" w:pos="8296"/>
        </w:tabs>
        <w:ind w:left="800"/>
        <w:rPr>
          <w:rFonts w:ascii="Calibri" w:hAnsi="Calibri"/>
          <w:kern w:val="2"/>
          <w:sz w:val="21"/>
          <w:szCs w:val="22"/>
        </w:rPr>
      </w:pPr>
      <w:r>
        <w:fldChar w:fldCharType="begin"/>
      </w:r>
      <w:r>
        <w:instrText xml:space="preserve"> HYPERLINK \l "_Toc351988483" </w:instrText>
      </w:r>
      <w:r>
        <w:fldChar w:fldCharType="separate"/>
      </w:r>
      <w:r>
        <w:rPr>
          <w:rStyle w:val="54"/>
          <w:rFonts w:ascii="宋体" w:hAnsi="宋体"/>
        </w:rPr>
        <w:t>3.4.1</w:t>
      </w:r>
      <w:r>
        <w:rPr>
          <w:rStyle w:val="54"/>
          <w:rFonts w:hint="eastAsia"/>
        </w:rPr>
        <w:t xml:space="preserve"> 功能描述</w:t>
      </w:r>
      <w:r>
        <w:tab/>
      </w:r>
      <w:r>
        <w:fldChar w:fldCharType="begin"/>
      </w:r>
      <w:r>
        <w:instrText xml:space="preserve"> PAGEREF _Toc351988483 \h </w:instrText>
      </w:r>
      <w:r>
        <w:fldChar w:fldCharType="separate"/>
      </w:r>
      <w:r>
        <w:t>69</w:t>
      </w:r>
      <w:r>
        <w:fldChar w:fldCharType="end"/>
      </w:r>
      <w:r>
        <w:fldChar w:fldCharType="end"/>
      </w:r>
    </w:p>
    <w:p w14:paraId="3B562B81">
      <w:pPr>
        <w:pStyle w:val="23"/>
        <w:tabs>
          <w:tab w:val="right" w:leader="dot" w:pos="8296"/>
        </w:tabs>
        <w:ind w:left="800"/>
        <w:rPr>
          <w:rFonts w:ascii="Calibri" w:hAnsi="Calibri"/>
          <w:kern w:val="2"/>
          <w:sz w:val="21"/>
          <w:szCs w:val="22"/>
        </w:rPr>
      </w:pPr>
      <w:r>
        <w:fldChar w:fldCharType="begin"/>
      </w:r>
      <w:r>
        <w:instrText xml:space="preserve"> HYPERLINK \l "_Toc351988484" </w:instrText>
      </w:r>
      <w:r>
        <w:fldChar w:fldCharType="separate"/>
      </w:r>
      <w:r>
        <w:rPr>
          <w:rStyle w:val="54"/>
          <w:rFonts w:ascii="宋体" w:hAnsi="宋体"/>
        </w:rPr>
        <w:t>3.4.2</w:t>
      </w:r>
      <w:r>
        <w:rPr>
          <w:rStyle w:val="54"/>
          <w:rFonts w:hint="eastAsia"/>
        </w:rPr>
        <w:t xml:space="preserve"> 业务流程</w:t>
      </w:r>
      <w:r>
        <w:tab/>
      </w:r>
      <w:r>
        <w:fldChar w:fldCharType="begin"/>
      </w:r>
      <w:r>
        <w:instrText xml:space="preserve"> PAGEREF _Toc351988484 \h </w:instrText>
      </w:r>
      <w:r>
        <w:fldChar w:fldCharType="separate"/>
      </w:r>
      <w:r>
        <w:t>70</w:t>
      </w:r>
      <w:r>
        <w:fldChar w:fldCharType="end"/>
      </w:r>
      <w:r>
        <w:fldChar w:fldCharType="end"/>
      </w:r>
    </w:p>
    <w:p w14:paraId="704FA222">
      <w:pPr>
        <w:pStyle w:val="23"/>
        <w:tabs>
          <w:tab w:val="right" w:leader="dot" w:pos="8296"/>
        </w:tabs>
        <w:ind w:left="800"/>
        <w:rPr>
          <w:rFonts w:ascii="Calibri" w:hAnsi="Calibri"/>
          <w:kern w:val="2"/>
          <w:sz w:val="21"/>
          <w:szCs w:val="22"/>
        </w:rPr>
      </w:pPr>
      <w:r>
        <w:fldChar w:fldCharType="begin"/>
      </w:r>
      <w:r>
        <w:instrText xml:space="preserve"> HYPERLINK \l "_Toc351988485" </w:instrText>
      </w:r>
      <w:r>
        <w:fldChar w:fldCharType="separate"/>
      </w:r>
      <w:r>
        <w:rPr>
          <w:rStyle w:val="54"/>
          <w:rFonts w:ascii="宋体" w:hAnsi="宋体"/>
        </w:rPr>
        <w:t>3.4.3</w:t>
      </w:r>
      <w:r>
        <w:rPr>
          <w:rStyle w:val="54"/>
          <w:rFonts w:hint="eastAsia"/>
        </w:rPr>
        <w:t xml:space="preserve"> 业务规则</w:t>
      </w:r>
      <w:r>
        <w:tab/>
      </w:r>
      <w:r>
        <w:fldChar w:fldCharType="begin"/>
      </w:r>
      <w:r>
        <w:instrText xml:space="preserve"> PAGEREF _Toc351988485 \h </w:instrText>
      </w:r>
      <w:r>
        <w:fldChar w:fldCharType="separate"/>
      </w:r>
      <w:r>
        <w:t>71</w:t>
      </w:r>
      <w:r>
        <w:fldChar w:fldCharType="end"/>
      </w:r>
      <w:r>
        <w:fldChar w:fldCharType="end"/>
      </w:r>
    </w:p>
    <w:p w14:paraId="59F9B974">
      <w:pPr>
        <w:pStyle w:val="23"/>
        <w:tabs>
          <w:tab w:val="right" w:leader="dot" w:pos="8296"/>
        </w:tabs>
        <w:ind w:left="800"/>
        <w:rPr>
          <w:rFonts w:ascii="Calibri" w:hAnsi="Calibri"/>
          <w:kern w:val="2"/>
          <w:sz w:val="21"/>
          <w:szCs w:val="22"/>
        </w:rPr>
      </w:pPr>
      <w:r>
        <w:fldChar w:fldCharType="begin"/>
      </w:r>
      <w:r>
        <w:instrText xml:space="preserve"> HYPERLINK \l "_Toc351988486" </w:instrText>
      </w:r>
      <w:r>
        <w:fldChar w:fldCharType="separate"/>
      </w:r>
      <w:r>
        <w:rPr>
          <w:rStyle w:val="54"/>
          <w:rFonts w:ascii="宋体" w:hAnsi="宋体"/>
        </w:rPr>
        <w:t>3.4.4</w:t>
      </w:r>
      <w:r>
        <w:rPr>
          <w:rStyle w:val="54"/>
          <w:rFonts w:hint="eastAsia"/>
        </w:rPr>
        <w:t xml:space="preserve"> 页面要素</w:t>
      </w:r>
      <w:r>
        <w:tab/>
      </w:r>
      <w:r>
        <w:fldChar w:fldCharType="begin"/>
      </w:r>
      <w:r>
        <w:instrText xml:space="preserve"> PAGEREF _Toc351988486 \h </w:instrText>
      </w:r>
      <w:r>
        <w:fldChar w:fldCharType="separate"/>
      </w:r>
      <w:r>
        <w:t>71</w:t>
      </w:r>
      <w:r>
        <w:fldChar w:fldCharType="end"/>
      </w:r>
      <w:r>
        <w:fldChar w:fldCharType="end"/>
      </w:r>
    </w:p>
    <w:p w14:paraId="19A899B5">
      <w:pPr>
        <w:pStyle w:val="39"/>
        <w:tabs>
          <w:tab w:val="right" w:leader="dot" w:pos="8296"/>
        </w:tabs>
        <w:ind w:left="400"/>
        <w:rPr>
          <w:rFonts w:ascii="Calibri" w:hAnsi="Calibri"/>
          <w:kern w:val="2"/>
          <w:sz w:val="21"/>
          <w:szCs w:val="22"/>
        </w:rPr>
      </w:pPr>
      <w:r>
        <w:fldChar w:fldCharType="begin"/>
      </w:r>
      <w:r>
        <w:instrText xml:space="preserve"> HYPERLINK \l "_Toc351988487" </w:instrText>
      </w:r>
      <w:r>
        <w:fldChar w:fldCharType="separate"/>
      </w:r>
      <w:r>
        <w:rPr>
          <w:rStyle w:val="54"/>
          <w:rFonts w:ascii="宋体" w:hAnsi="宋体"/>
        </w:rPr>
        <w:t>3.5</w:t>
      </w:r>
      <w:r>
        <w:rPr>
          <w:rStyle w:val="54"/>
          <w:rFonts w:hint="eastAsia"/>
        </w:rPr>
        <w:t xml:space="preserve"> 批量转账查询</w:t>
      </w:r>
      <w:r>
        <w:tab/>
      </w:r>
      <w:r>
        <w:fldChar w:fldCharType="begin"/>
      </w:r>
      <w:r>
        <w:instrText xml:space="preserve"> PAGEREF _Toc351988487 \h </w:instrText>
      </w:r>
      <w:r>
        <w:fldChar w:fldCharType="separate"/>
      </w:r>
      <w:r>
        <w:t>75</w:t>
      </w:r>
      <w:r>
        <w:fldChar w:fldCharType="end"/>
      </w:r>
      <w:r>
        <w:fldChar w:fldCharType="end"/>
      </w:r>
    </w:p>
    <w:p w14:paraId="23B7B6AA">
      <w:pPr>
        <w:pStyle w:val="23"/>
        <w:tabs>
          <w:tab w:val="right" w:leader="dot" w:pos="8296"/>
        </w:tabs>
        <w:ind w:left="800"/>
        <w:rPr>
          <w:rFonts w:ascii="Calibri" w:hAnsi="Calibri"/>
          <w:kern w:val="2"/>
          <w:sz w:val="21"/>
          <w:szCs w:val="22"/>
        </w:rPr>
      </w:pPr>
      <w:r>
        <w:fldChar w:fldCharType="begin"/>
      </w:r>
      <w:r>
        <w:instrText xml:space="preserve"> HYPERLINK \l "_Toc351988488" </w:instrText>
      </w:r>
      <w:r>
        <w:fldChar w:fldCharType="separate"/>
      </w:r>
      <w:r>
        <w:rPr>
          <w:rStyle w:val="54"/>
          <w:rFonts w:ascii="宋体" w:hAnsi="宋体"/>
        </w:rPr>
        <w:t>3.5.1</w:t>
      </w:r>
      <w:r>
        <w:rPr>
          <w:rStyle w:val="54"/>
          <w:rFonts w:hint="eastAsia"/>
        </w:rPr>
        <w:t xml:space="preserve"> 功能描述</w:t>
      </w:r>
      <w:r>
        <w:tab/>
      </w:r>
      <w:r>
        <w:fldChar w:fldCharType="begin"/>
      </w:r>
      <w:r>
        <w:instrText xml:space="preserve"> PAGEREF _Toc351988488 \h </w:instrText>
      </w:r>
      <w:r>
        <w:fldChar w:fldCharType="separate"/>
      </w:r>
      <w:r>
        <w:t>75</w:t>
      </w:r>
      <w:r>
        <w:fldChar w:fldCharType="end"/>
      </w:r>
      <w:r>
        <w:fldChar w:fldCharType="end"/>
      </w:r>
    </w:p>
    <w:p w14:paraId="581A23CA">
      <w:pPr>
        <w:pStyle w:val="23"/>
        <w:tabs>
          <w:tab w:val="right" w:leader="dot" w:pos="8296"/>
        </w:tabs>
        <w:ind w:left="800"/>
        <w:rPr>
          <w:rFonts w:ascii="Calibri" w:hAnsi="Calibri"/>
          <w:kern w:val="2"/>
          <w:sz w:val="21"/>
          <w:szCs w:val="22"/>
        </w:rPr>
      </w:pPr>
      <w:r>
        <w:fldChar w:fldCharType="begin"/>
      </w:r>
      <w:r>
        <w:instrText xml:space="preserve"> HYPERLINK \l "_Toc351988489" </w:instrText>
      </w:r>
      <w:r>
        <w:fldChar w:fldCharType="separate"/>
      </w:r>
      <w:r>
        <w:rPr>
          <w:rStyle w:val="54"/>
          <w:rFonts w:ascii="宋体" w:hAnsi="宋体"/>
        </w:rPr>
        <w:t>3.5.2</w:t>
      </w:r>
      <w:r>
        <w:rPr>
          <w:rStyle w:val="54"/>
          <w:rFonts w:hint="eastAsia"/>
        </w:rPr>
        <w:t xml:space="preserve"> 业务流程</w:t>
      </w:r>
      <w:r>
        <w:tab/>
      </w:r>
      <w:r>
        <w:fldChar w:fldCharType="begin"/>
      </w:r>
      <w:r>
        <w:instrText xml:space="preserve"> PAGEREF _Toc351988489 \h </w:instrText>
      </w:r>
      <w:r>
        <w:fldChar w:fldCharType="separate"/>
      </w:r>
      <w:r>
        <w:t>75</w:t>
      </w:r>
      <w:r>
        <w:fldChar w:fldCharType="end"/>
      </w:r>
      <w:r>
        <w:fldChar w:fldCharType="end"/>
      </w:r>
    </w:p>
    <w:p w14:paraId="0CD3C163">
      <w:pPr>
        <w:pStyle w:val="23"/>
        <w:tabs>
          <w:tab w:val="right" w:leader="dot" w:pos="8296"/>
        </w:tabs>
        <w:ind w:left="800"/>
        <w:rPr>
          <w:rFonts w:ascii="Calibri" w:hAnsi="Calibri"/>
          <w:kern w:val="2"/>
          <w:sz w:val="21"/>
          <w:szCs w:val="22"/>
        </w:rPr>
      </w:pPr>
      <w:r>
        <w:fldChar w:fldCharType="begin"/>
      </w:r>
      <w:r>
        <w:instrText xml:space="preserve"> HYPERLINK \l "_Toc351988490" </w:instrText>
      </w:r>
      <w:r>
        <w:fldChar w:fldCharType="separate"/>
      </w:r>
      <w:r>
        <w:rPr>
          <w:rStyle w:val="54"/>
          <w:rFonts w:ascii="宋体" w:hAnsi="宋体"/>
        </w:rPr>
        <w:t>3.5.3</w:t>
      </w:r>
      <w:r>
        <w:rPr>
          <w:rStyle w:val="54"/>
          <w:rFonts w:hint="eastAsia"/>
        </w:rPr>
        <w:t xml:space="preserve"> 业务规则</w:t>
      </w:r>
      <w:r>
        <w:tab/>
      </w:r>
      <w:r>
        <w:fldChar w:fldCharType="begin"/>
      </w:r>
      <w:r>
        <w:instrText xml:space="preserve"> PAGEREF _Toc351988490 \h </w:instrText>
      </w:r>
      <w:r>
        <w:fldChar w:fldCharType="separate"/>
      </w:r>
      <w:r>
        <w:t>75</w:t>
      </w:r>
      <w:r>
        <w:fldChar w:fldCharType="end"/>
      </w:r>
      <w:r>
        <w:fldChar w:fldCharType="end"/>
      </w:r>
    </w:p>
    <w:p w14:paraId="745EB9E4">
      <w:pPr>
        <w:pStyle w:val="23"/>
        <w:tabs>
          <w:tab w:val="right" w:leader="dot" w:pos="8296"/>
        </w:tabs>
        <w:ind w:left="800"/>
        <w:rPr>
          <w:rFonts w:ascii="Calibri" w:hAnsi="Calibri"/>
          <w:kern w:val="2"/>
          <w:sz w:val="21"/>
          <w:szCs w:val="22"/>
        </w:rPr>
      </w:pPr>
      <w:r>
        <w:fldChar w:fldCharType="begin"/>
      </w:r>
      <w:r>
        <w:instrText xml:space="preserve"> HYPERLINK \l "_Toc351988491" </w:instrText>
      </w:r>
      <w:r>
        <w:fldChar w:fldCharType="separate"/>
      </w:r>
      <w:r>
        <w:rPr>
          <w:rStyle w:val="54"/>
          <w:rFonts w:ascii="宋体" w:hAnsi="宋体"/>
        </w:rPr>
        <w:t>3.5.4</w:t>
      </w:r>
      <w:r>
        <w:rPr>
          <w:rStyle w:val="54"/>
          <w:rFonts w:hint="eastAsia"/>
        </w:rPr>
        <w:t xml:space="preserve"> 页面要素</w:t>
      </w:r>
      <w:r>
        <w:tab/>
      </w:r>
      <w:r>
        <w:fldChar w:fldCharType="begin"/>
      </w:r>
      <w:r>
        <w:instrText xml:space="preserve"> PAGEREF _Toc351988491 \h </w:instrText>
      </w:r>
      <w:r>
        <w:fldChar w:fldCharType="separate"/>
      </w:r>
      <w:r>
        <w:t>75</w:t>
      </w:r>
      <w:r>
        <w:fldChar w:fldCharType="end"/>
      </w:r>
      <w:r>
        <w:fldChar w:fldCharType="end"/>
      </w:r>
    </w:p>
    <w:p w14:paraId="383AEEAD">
      <w:pPr>
        <w:pStyle w:val="39"/>
        <w:tabs>
          <w:tab w:val="right" w:leader="dot" w:pos="8296"/>
        </w:tabs>
        <w:ind w:left="400"/>
        <w:rPr>
          <w:rFonts w:ascii="Calibri" w:hAnsi="Calibri"/>
          <w:kern w:val="2"/>
          <w:sz w:val="21"/>
          <w:szCs w:val="22"/>
        </w:rPr>
      </w:pPr>
      <w:r>
        <w:fldChar w:fldCharType="begin"/>
      </w:r>
      <w:r>
        <w:instrText xml:space="preserve"> HYPERLINK \l "_Toc351988492" </w:instrText>
      </w:r>
      <w:r>
        <w:fldChar w:fldCharType="separate"/>
      </w:r>
      <w:r>
        <w:rPr>
          <w:rStyle w:val="54"/>
          <w:rFonts w:ascii="宋体" w:hAnsi="宋体"/>
        </w:rPr>
        <w:t>3.6</w:t>
      </w:r>
      <w:r>
        <w:rPr>
          <w:rStyle w:val="54"/>
          <w:rFonts w:hint="eastAsia"/>
        </w:rPr>
        <w:t xml:space="preserve"> 转账结果查询</w:t>
      </w:r>
      <w:r>
        <w:tab/>
      </w:r>
      <w:r>
        <w:fldChar w:fldCharType="begin"/>
      </w:r>
      <w:r>
        <w:instrText xml:space="preserve"> PAGEREF _Toc351988492 \h </w:instrText>
      </w:r>
      <w:r>
        <w:fldChar w:fldCharType="separate"/>
      </w:r>
      <w:r>
        <w:t>77</w:t>
      </w:r>
      <w:r>
        <w:fldChar w:fldCharType="end"/>
      </w:r>
      <w:r>
        <w:fldChar w:fldCharType="end"/>
      </w:r>
    </w:p>
    <w:p w14:paraId="6C0DF693">
      <w:pPr>
        <w:pStyle w:val="23"/>
        <w:tabs>
          <w:tab w:val="right" w:leader="dot" w:pos="8296"/>
        </w:tabs>
        <w:ind w:left="800"/>
        <w:rPr>
          <w:rFonts w:ascii="Calibri" w:hAnsi="Calibri"/>
          <w:kern w:val="2"/>
          <w:sz w:val="21"/>
          <w:szCs w:val="22"/>
        </w:rPr>
      </w:pPr>
      <w:r>
        <w:fldChar w:fldCharType="begin"/>
      </w:r>
      <w:r>
        <w:instrText xml:space="preserve"> HYPERLINK \l "_Toc351988493" </w:instrText>
      </w:r>
      <w:r>
        <w:fldChar w:fldCharType="separate"/>
      </w:r>
      <w:r>
        <w:rPr>
          <w:rStyle w:val="54"/>
          <w:rFonts w:ascii="宋体" w:hAnsi="宋体"/>
        </w:rPr>
        <w:t>3.6.1</w:t>
      </w:r>
      <w:r>
        <w:rPr>
          <w:rStyle w:val="54"/>
          <w:rFonts w:hint="eastAsia"/>
        </w:rPr>
        <w:t xml:space="preserve"> 功能描述</w:t>
      </w:r>
      <w:r>
        <w:tab/>
      </w:r>
      <w:r>
        <w:fldChar w:fldCharType="begin"/>
      </w:r>
      <w:r>
        <w:instrText xml:space="preserve"> PAGEREF _Toc351988493 \h </w:instrText>
      </w:r>
      <w:r>
        <w:fldChar w:fldCharType="separate"/>
      </w:r>
      <w:r>
        <w:t>77</w:t>
      </w:r>
      <w:r>
        <w:fldChar w:fldCharType="end"/>
      </w:r>
      <w:r>
        <w:fldChar w:fldCharType="end"/>
      </w:r>
    </w:p>
    <w:p w14:paraId="3B787F47">
      <w:pPr>
        <w:pStyle w:val="23"/>
        <w:tabs>
          <w:tab w:val="right" w:leader="dot" w:pos="8296"/>
        </w:tabs>
        <w:ind w:left="800"/>
        <w:rPr>
          <w:rFonts w:ascii="Calibri" w:hAnsi="Calibri"/>
          <w:kern w:val="2"/>
          <w:sz w:val="21"/>
          <w:szCs w:val="22"/>
        </w:rPr>
      </w:pPr>
      <w:r>
        <w:fldChar w:fldCharType="begin"/>
      </w:r>
      <w:r>
        <w:instrText xml:space="preserve"> HYPERLINK \l "_Toc351988494" </w:instrText>
      </w:r>
      <w:r>
        <w:fldChar w:fldCharType="separate"/>
      </w:r>
      <w:r>
        <w:rPr>
          <w:rStyle w:val="54"/>
          <w:rFonts w:ascii="宋体" w:hAnsi="宋体"/>
        </w:rPr>
        <w:t>3.6.2</w:t>
      </w:r>
      <w:r>
        <w:rPr>
          <w:rStyle w:val="54"/>
          <w:rFonts w:hint="eastAsia"/>
        </w:rPr>
        <w:t xml:space="preserve"> 业务流程</w:t>
      </w:r>
      <w:r>
        <w:tab/>
      </w:r>
      <w:r>
        <w:fldChar w:fldCharType="begin"/>
      </w:r>
      <w:r>
        <w:instrText xml:space="preserve"> PAGEREF _Toc351988494 \h </w:instrText>
      </w:r>
      <w:r>
        <w:fldChar w:fldCharType="separate"/>
      </w:r>
      <w:r>
        <w:t>77</w:t>
      </w:r>
      <w:r>
        <w:fldChar w:fldCharType="end"/>
      </w:r>
      <w:r>
        <w:fldChar w:fldCharType="end"/>
      </w:r>
    </w:p>
    <w:p w14:paraId="183560A1">
      <w:pPr>
        <w:pStyle w:val="23"/>
        <w:tabs>
          <w:tab w:val="right" w:leader="dot" w:pos="8296"/>
        </w:tabs>
        <w:ind w:left="800"/>
        <w:rPr>
          <w:rFonts w:ascii="Calibri" w:hAnsi="Calibri"/>
          <w:kern w:val="2"/>
          <w:sz w:val="21"/>
          <w:szCs w:val="22"/>
        </w:rPr>
      </w:pPr>
      <w:r>
        <w:fldChar w:fldCharType="begin"/>
      </w:r>
      <w:r>
        <w:instrText xml:space="preserve"> HYPERLINK \l "_Toc351988495" </w:instrText>
      </w:r>
      <w:r>
        <w:fldChar w:fldCharType="separate"/>
      </w:r>
      <w:r>
        <w:rPr>
          <w:rStyle w:val="54"/>
          <w:rFonts w:ascii="宋体" w:hAnsi="宋体"/>
        </w:rPr>
        <w:t>3.6.3</w:t>
      </w:r>
      <w:r>
        <w:rPr>
          <w:rStyle w:val="54"/>
          <w:rFonts w:hint="eastAsia"/>
        </w:rPr>
        <w:t xml:space="preserve"> 业务规则</w:t>
      </w:r>
      <w:r>
        <w:tab/>
      </w:r>
      <w:r>
        <w:fldChar w:fldCharType="begin"/>
      </w:r>
      <w:r>
        <w:instrText xml:space="preserve"> PAGEREF _Toc351988495 \h </w:instrText>
      </w:r>
      <w:r>
        <w:fldChar w:fldCharType="separate"/>
      </w:r>
      <w:r>
        <w:t>78</w:t>
      </w:r>
      <w:r>
        <w:fldChar w:fldCharType="end"/>
      </w:r>
      <w:r>
        <w:fldChar w:fldCharType="end"/>
      </w:r>
    </w:p>
    <w:p w14:paraId="71BA0CD4">
      <w:pPr>
        <w:pStyle w:val="23"/>
        <w:tabs>
          <w:tab w:val="right" w:leader="dot" w:pos="8296"/>
        </w:tabs>
        <w:ind w:left="800"/>
        <w:rPr>
          <w:rFonts w:ascii="Calibri" w:hAnsi="Calibri"/>
          <w:kern w:val="2"/>
          <w:sz w:val="21"/>
          <w:szCs w:val="22"/>
        </w:rPr>
      </w:pPr>
      <w:r>
        <w:fldChar w:fldCharType="begin"/>
      </w:r>
      <w:r>
        <w:instrText xml:space="preserve"> HYPERLINK \l "_Toc351988496" </w:instrText>
      </w:r>
      <w:r>
        <w:fldChar w:fldCharType="separate"/>
      </w:r>
      <w:r>
        <w:rPr>
          <w:rStyle w:val="54"/>
          <w:rFonts w:ascii="宋体" w:hAnsi="宋体"/>
        </w:rPr>
        <w:t>3.6.4</w:t>
      </w:r>
      <w:r>
        <w:rPr>
          <w:rStyle w:val="54"/>
          <w:rFonts w:hint="eastAsia"/>
        </w:rPr>
        <w:t xml:space="preserve"> 页面要素</w:t>
      </w:r>
      <w:r>
        <w:tab/>
      </w:r>
      <w:r>
        <w:fldChar w:fldCharType="begin"/>
      </w:r>
      <w:r>
        <w:instrText xml:space="preserve"> PAGEREF _Toc351988496 \h </w:instrText>
      </w:r>
      <w:r>
        <w:fldChar w:fldCharType="separate"/>
      </w:r>
      <w:r>
        <w:t>78</w:t>
      </w:r>
      <w:r>
        <w:fldChar w:fldCharType="end"/>
      </w:r>
      <w:r>
        <w:fldChar w:fldCharType="end"/>
      </w:r>
    </w:p>
    <w:p w14:paraId="0856579F">
      <w:pPr>
        <w:pStyle w:val="39"/>
        <w:tabs>
          <w:tab w:val="right" w:leader="dot" w:pos="8296"/>
        </w:tabs>
        <w:ind w:left="400"/>
        <w:rPr>
          <w:rFonts w:ascii="Calibri" w:hAnsi="Calibri"/>
          <w:kern w:val="2"/>
          <w:sz w:val="21"/>
          <w:szCs w:val="22"/>
        </w:rPr>
      </w:pPr>
      <w:r>
        <w:fldChar w:fldCharType="begin"/>
      </w:r>
      <w:r>
        <w:instrText xml:space="preserve"> HYPERLINK \l "_Toc351988497" </w:instrText>
      </w:r>
      <w:r>
        <w:fldChar w:fldCharType="separate"/>
      </w:r>
      <w:r>
        <w:rPr>
          <w:rStyle w:val="54"/>
          <w:rFonts w:ascii="宋体" w:hAnsi="宋体"/>
        </w:rPr>
        <w:t>3.7</w:t>
      </w:r>
      <w:r>
        <w:rPr>
          <w:rStyle w:val="54"/>
          <w:rFonts w:hint="eastAsia" w:ascii="宋体" w:hAnsi="宋体"/>
        </w:rPr>
        <w:t xml:space="preserve"> 收款人名册维护</w:t>
      </w:r>
      <w:r>
        <w:tab/>
      </w:r>
      <w:r>
        <w:fldChar w:fldCharType="begin"/>
      </w:r>
      <w:r>
        <w:instrText xml:space="preserve"> PAGEREF _Toc351988497 \h </w:instrText>
      </w:r>
      <w:r>
        <w:fldChar w:fldCharType="separate"/>
      </w:r>
      <w:r>
        <w:t>81</w:t>
      </w:r>
      <w:r>
        <w:fldChar w:fldCharType="end"/>
      </w:r>
      <w:r>
        <w:fldChar w:fldCharType="end"/>
      </w:r>
    </w:p>
    <w:p w14:paraId="220536DA">
      <w:pPr>
        <w:pStyle w:val="23"/>
        <w:tabs>
          <w:tab w:val="right" w:leader="dot" w:pos="8296"/>
        </w:tabs>
        <w:ind w:left="800"/>
        <w:rPr>
          <w:rFonts w:ascii="Calibri" w:hAnsi="Calibri"/>
          <w:kern w:val="2"/>
          <w:sz w:val="21"/>
          <w:szCs w:val="22"/>
        </w:rPr>
      </w:pPr>
      <w:r>
        <w:fldChar w:fldCharType="begin"/>
      </w:r>
      <w:r>
        <w:instrText xml:space="preserve"> HYPERLINK \l "_Toc351988498" </w:instrText>
      </w:r>
      <w:r>
        <w:fldChar w:fldCharType="separate"/>
      </w:r>
      <w:r>
        <w:rPr>
          <w:rStyle w:val="54"/>
          <w:rFonts w:ascii="宋体" w:hAnsi="宋体"/>
        </w:rPr>
        <w:t>3.7.1</w:t>
      </w:r>
      <w:r>
        <w:rPr>
          <w:rStyle w:val="54"/>
          <w:rFonts w:hint="eastAsia" w:ascii="宋体" w:hAnsi="宋体"/>
        </w:rPr>
        <w:t xml:space="preserve"> 功能描述</w:t>
      </w:r>
      <w:r>
        <w:tab/>
      </w:r>
      <w:r>
        <w:fldChar w:fldCharType="begin"/>
      </w:r>
      <w:r>
        <w:instrText xml:space="preserve"> PAGEREF _Toc351988498 \h </w:instrText>
      </w:r>
      <w:r>
        <w:fldChar w:fldCharType="separate"/>
      </w:r>
      <w:r>
        <w:t>81</w:t>
      </w:r>
      <w:r>
        <w:fldChar w:fldCharType="end"/>
      </w:r>
      <w:r>
        <w:fldChar w:fldCharType="end"/>
      </w:r>
    </w:p>
    <w:p w14:paraId="7F35E2EA">
      <w:pPr>
        <w:pStyle w:val="23"/>
        <w:tabs>
          <w:tab w:val="right" w:leader="dot" w:pos="8296"/>
        </w:tabs>
        <w:ind w:left="800"/>
        <w:rPr>
          <w:rFonts w:ascii="Calibri" w:hAnsi="Calibri"/>
          <w:kern w:val="2"/>
          <w:sz w:val="21"/>
          <w:szCs w:val="22"/>
        </w:rPr>
      </w:pPr>
      <w:r>
        <w:fldChar w:fldCharType="begin"/>
      </w:r>
      <w:r>
        <w:instrText xml:space="preserve"> HYPERLINK \l "_Toc351988499" </w:instrText>
      </w:r>
      <w:r>
        <w:fldChar w:fldCharType="separate"/>
      </w:r>
      <w:r>
        <w:rPr>
          <w:rStyle w:val="54"/>
          <w:rFonts w:ascii="宋体" w:hAnsi="宋体"/>
        </w:rPr>
        <w:t>3.7.2</w:t>
      </w:r>
      <w:r>
        <w:rPr>
          <w:rStyle w:val="54"/>
          <w:rFonts w:hint="eastAsia" w:ascii="宋体" w:hAnsi="宋体"/>
        </w:rPr>
        <w:t xml:space="preserve"> 业务流程</w:t>
      </w:r>
      <w:r>
        <w:tab/>
      </w:r>
      <w:r>
        <w:fldChar w:fldCharType="begin"/>
      </w:r>
      <w:r>
        <w:instrText xml:space="preserve"> PAGEREF _Toc351988499 \h </w:instrText>
      </w:r>
      <w:r>
        <w:fldChar w:fldCharType="separate"/>
      </w:r>
      <w:r>
        <w:t>82</w:t>
      </w:r>
      <w:r>
        <w:fldChar w:fldCharType="end"/>
      </w:r>
      <w:r>
        <w:fldChar w:fldCharType="end"/>
      </w:r>
    </w:p>
    <w:p w14:paraId="2F53F9CE">
      <w:pPr>
        <w:pStyle w:val="23"/>
        <w:tabs>
          <w:tab w:val="right" w:leader="dot" w:pos="8296"/>
        </w:tabs>
        <w:ind w:left="800"/>
        <w:rPr>
          <w:rFonts w:ascii="Calibri" w:hAnsi="Calibri"/>
          <w:kern w:val="2"/>
          <w:sz w:val="21"/>
          <w:szCs w:val="22"/>
        </w:rPr>
      </w:pPr>
      <w:r>
        <w:fldChar w:fldCharType="begin"/>
      </w:r>
      <w:r>
        <w:instrText xml:space="preserve"> HYPERLINK \l "_Toc351988500" </w:instrText>
      </w:r>
      <w:r>
        <w:fldChar w:fldCharType="separate"/>
      </w:r>
      <w:r>
        <w:rPr>
          <w:rStyle w:val="54"/>
          <w:rFonts w:ascii="宋体" w:hAnsi="宋体"/>
        </w:rPr>
        <w:t>3.7.3</w:t>
      </w:r>
      <w:r>
        <w:rPr>
          <w:rStyle w:val="54"/>
          <w:rFonts w:hint="eastAsia" w:ascii="宋体" w:hAnsi="宋体"/>
        </w:rPr>
        <w:t xml:space="preserve"> 业务规则</w:t>
      </w:r>
      <w:r>
        <w:tab/>
      </w:r>
      <w:r>
        <w:fldChar w:fldCharType="begin"/>
      </w:r>
      <w:r>
        <w:instrText xml:space="preserve"> PAGEREF _Toc351988500 \h </w:instrText>
      </w:r>
      <w:r>
        <w:fldChar w:fldCharType="separate"/>
      </w:r>
      <w:r>
        <w:t>84</w:t>
      </w:r>
      <w:r>
        <w:fldChar w:fldCharType="end"/>
      </w:r>
      <w:r>
        <w:fldChar w:fldCharType="end"/>
      </w:r>
    </w:p>
    <w:p w14:paraId="28273B2D">
      <w:pPr>
        <w:pStyle w:val="23"/>
        <w:tabs>
          <w:tab w:val="right" w:leader="dot" w:pos="8296"/>
        </w:tabs>
        <w:ind w:left="800"/>
        <w:rPr>
          <w:rFonts w:ascii="Calibri" w:hAnsi="Calibri"/>
          <w:kern w:val="2"/>
          <w:sz w:val="21"/>
          <w:szCs w:val="22"/>
        </w:rPr>
      </w:pPr>
      <w:r>
        <w:fldChar w:fldCharType="begin"/>
      </w:r>
      <w:r>
        <w:instrText xml:space="preserve"> HYPERLINK \l "_Toc351988501" </w:instrText>
      </w:r>
      <w:r>
        <w:fldChar w:fldCharType="separate"/>
      </w:r>
      <w:r>
        <w:rPr>
          <w:rStyle w:val="54"/>
          <w:rFonts w:ascii="宋体" w:hAnsi="宋体"/>
        </w:rPr>
        <w:t>3.7.4</w:t>
      </w:r>
      <w:r>
        <w:rPr>
          <w:rStyle w:val="54"/>
          <w:rFonts w:hint="eastAsia" w:ascii="宋体" w:hAnsi="宋体"/>
        </w:rPr>
        <w:t xml:space="preserve"> 页面要素</w:t>
      </w:r>
      <w:r>
        <w:tab/>
      </w:r>
      <w:r>
        <w:fldChar w:fldCharType="begin"/>
      </w:r>
      <w:r>
        <w:instrText xml:space="preserve"> PAGEREF _Toc351988501 \h </w:instrText>
      </w:r>
      <w:r>
        <w:fldChar w:fldCharType="separate"/>
      </w:r>
      <w:r>
        <w:t>84</w:t>
      </w:r>
      <w:r>
        <w:fldChar w:fldCharType="end"/>
      </w:r>
      <w:r>
        <w:fldChar w:fldCharType="end"/>
      </w:r>
    </w:p>
    <w:p w14:paraId="43612483">
      <w:pPr>
        <w:pStyle w:val="31"/>
        <w:rPr>
          <w:rFonts w:ascii="Calibri" w:hAnsi="Calibri"/>
          <w:kern w:val="2"/>
          <w:sz w:val="21"/>
          <w:szCs w:val="22"/>
        </w:rPr>
      </w:pPr>
      <w:r>
        <w:fldChar w:fldCharType="begin"/>
      </w:r>
      <w:r>
        <w:instrText xml:space="preserve"> HYPERLINK \l "_Toc351988507" </w:instrText>
      </w:r>
      <w:r>
        <w:fldChar w:fldCharType="separate"/>
      </w:r>
      <w:r>
        <w:rPr>
          <w:rStyle w:val="54"/>
          <w:rFonts w:hint="eastAsia" w:ascii="宋体" w:hAnsi="宋体"/>
        </w:rPr>
        <w:t>第4章 网上缴费</w:t>
      </w:r>
      <w:r>
        <w:tab/>
      </w:r>
      <w:r>
        <w:fldChar w:fldCharType="begin"/>
      </w:r>
      <w:r>
        <w:instrText xml:space="preserve"> PAGEREF _Toc351988507 \h </w:instrText>
      </w:r>
      <w:r>
        <w:fldChar w:fldCharType="separate"/>
      </w:r>
      <w:r>
        <w:t>87</w:t>
      </w:r>
      <w:r>
        <w:fldChar w:fldCharType="end"/>
      </w:r>
      <w:r>
        <w:fldChar w:fldCharType="end"/>
      </w:r>
    </w:p>
    <w:p w14:paraId="42B9E6B4">
      <w:pPr>
        <w:pStyle w:val="39"/>
        <w:tabs>
          <w:tab w:val="right" w:leader="dot" w:pos="8296"/>
        </w:tabs>
        <w:ind w:left="400"/>
        <w:rPr>
          <w:rFonts w:ascii="Calibri" w:hAnsi="Calibri"/>
          <w:kern w:val="2"/>
          <w:sz w:val="21"/>
          <w:szCs w:val="22"/>
        </w:rPr>
      </w:pPr>
      <w:r>
        <w:fldChar w:fldCharType="begin"/>
      </w:r>
      <w:r>
        <w:instrText xml:space="preserve"> HYPERLINK \l "_Toc351988508" </w:instrText>
      </w:r>
      <w:r>
        <w:fldChar w:fldCharType="separate"/>
      </w:r>
      <w:r>
        <w:rPr>
          <w:rStyle w:val="54"/>
          <w:rFonts w:ascii="宋体" w:hAnsi="宋体"/>
        </w:rPr>
        <w:t>4.1</w:t>
      </w:r>
      <w:r>
        <w:rPr>
          <w:rStyle w:val="54"/>
          <w:rFonts w:hint="eastAsia"/>
        </w:rPr>
        <w:t xml:space="preserve"> 网上缴费设置</w:t>
      </w:r>
      <w:r>
        <w:tab/>
      </w:r>
      <w:r>
        <w:fldChar w:fldCharType="begin"/>
      </w:r>
      <w:r>
        <w:instrText xml:space="preserve"> PAGEREF _Toc351988508 \h </w:instrText>
      </w:r>
      <w:r>
        <w:fldChar w:fldCharType="separate"/>
      </w:r>
      <w:r>
        <w:t>87</w:t>
      </w:r>
      <w:r>
        <w:fldChar w:fldCharType="end"/>
      </w:r>
      <w:r>
        <w:fldChar w:fldCharType="end"/>
      </w:r>
    </w:p>
    <w:p w14:paraId="46281909">
      <w:pPr>
        <w:pStyle w:val="23"/>
        <w:tabs>
          <w:tab w:val="right" w:leader="dot" w:pos="8296"/>
        </w:tabs>
        <w:ind w:left="800"/>
        <w:rPr>
          <w:rFonts w:ascii="Calibri" w:hAnsi="Calibri"/>
          <w:kern w:val="2"/>
          <w:sz w:val="21"/>
          <w:szCs w:val="22"/>
        </w:rPr>
      </w:pPr>
      <w:r>
        <w:fldChar w:fldCharType="begin"/>
      </w:r>
      <w:r>
        <w:instrText xml:space="preserve"> HYPERLINK \l "_Toc351988509" </w:instrText>
      </w:r>
      <w:r>
        <w:fldChar w:fldCharType="separate"/>
      </w:r>
      <w:r>
        <w:rPr>
          <w:rStyle w:val="54"/>
          <w:rFonts w:ascii="宋体" w:hAnsi="宋体"/>
        </w:rPr>
        <w:t>4.1.1</w:t>
      </w:r>
      <w:r>
        <w:rPr>
          <w:rStyle w:val="54"/>
          <w:rFonts w:hint="eastAsia"/>
        </w:rPr>
        <w:t xml:space="preserve"> 功能描述</w:t>
      </w:r>
      <w:r>
        <w:tab/>
      </w:r>
      <w:r>
        <w:fldChar w:fldCharType="begin"/>
      </w:r>
      <w:r>
        <w:instrText xml:space="preserve"> PAGEREF _Toc351988509 \h </w:instrText>
      </w:r>
      <w:r>
        <w:fldChar w:fldCharType="separate"/>
      </w:r>
      <w:r>
        <w:t>87</w:t>
      </w:r>
      <w:r>
        <w:fldChar w:fldCharType="end"/>
      </w:r>
      <w:r>
        <w:fldChar w:fldCharType="end"/>
      </w:r>
    </w:p>
    <w:p w14:paraId="3858FEA4">
      <w:pPr>
        <w:pStyle w:val="23"/>
        <w:tabs>
          <w:tab w:val="right" w:leader="dot" w:pos="8296"/>
        </w:tabs>
        <w:ind w:left="800"/>
        <w:rPr>
          <w:rFonts w:ascii="Calibri" w:hAnsi="Calibri"/>
          <w:kern w:val="2"/>
          <w:sz w:val="21"/>
          <w:szCs w:val="22"/>
        </w:rPr>
      </w:pPr>
      <w:r>
        <w:fldChar w:fldCharType="begin"/>
      </w:r>
      <w:r>
        <w:instrText xml:space="preserve"> HYPERLINK \l "_Toc351988510" </w:instrText>
      </w:r>
      <w:r>
        <w:fldChar w:fldCharType="separate"/>
      </w:r>
      <w:r>
        <w:rPr>
          <w:rStyle w:val="54"/>
          <w:rFonts w:ascii="宋体" w:hAnsi="宋体"/>
        </w:rPr>
        <w:t>4.1.2</w:t>
      </w:r>
      <w:r>
        <w:rPr>
          <w:rStyle w:val="54"/>
          <w:rFonts w:hint="eastAsia"/>
        </w:rPr>
        <w:t xml:space="preserve"> 业务流程</w:t>
      </w:r>
      <w:r>
        <w:tab/>
      </w:r>
      <w:r>
        <w:fldChar w:fldCharType="begin"/>
      </w:r>
      <w:r>
        <w:instrText xml:space="preserve"> PAGEREF _Toc351988510 \h </w:instrText>
      </w:r>
      <w:r>
        <w:fldChar w:fldCharType="separate"/>
      </w:r>
      <w:r>
        <w:t>87</w:t>
      </w:r>
      <w:r>
        <w:fldChar w:fldCharType="end"/>
      </w:r>
      <w:r>
        <w:fldChar w:fldCharType="end"/>
      </w:r>
    </w:p>
    <w:p w14:paraId="7E2D8598">
      <w:pPr>
        <w:pStyle w:val="23"/>
        <w:tabs>
          <w:tab w:val="right" w:leader="dot" w:pos="8296"/>
        </w:tabs>
        <w:ind w:left="800"/>
        <w:rPr>
          <w:rFonts w:ascii="Calibri" w:hAnsi="Calibri"/>
          <w:kern w:val="2"/>
          <w:sz w:val="21"/>
          <w:szCs w:val="22"/>
        </w:rPr>
      </w:pPr>
      <w:r>
        <w:fldChar w:fldCharType="begin"/>
      </w:r>
      <w:r>
        <w:instrText xml:space="preserve"> HYPERLINK \l "_Toc351988511" </w:instrText>
      </w:r>
      <w:r>
        <w:fldChar w:fldCharType="separate"/>
      </w:r>
      <w:r>
        <w:rPr>
          <w:rStyle w:val="54"/>
          <w:rFonts w:ascii="宋体" w:hAnsi="宋体"/>
        </w:rPr>
        <w:t>4.1.3</w:t>
      </w:r>
      <w:r>
        <w:rPr>
          <w:rStyle w:val="54"/>
          <w:rFonts w:hint="eastAsia"/>
        </w:rPr>
        <w:t xml:space="preserve"> 业务规则</w:t>
      </w:r>
      <w:r>
        <w:tab/>
      </w:r>
      <w:r>
        <w:fldChar w:fldCharType="begin"/>
      </w:r>
      <w:r>
        <w:instrText xml:space="preserve"> PAGEREF _Toc351988511 \h </w:instrText>
      </w:r>
      <w:r>
        <w:fldChar w:fldCharType="separate"/>
      </w:r>
      <w:r>
        <w:t>87</w:t>
      </w:r>
      <w:r>
        <w:fldChar w:fldCharType="end"/>
      </w:r>
      <w:r>
        <w:fldChar w:fldCharType="end"/>
      </w:r>
    </w:p>
    <w:p w14:paraId="546CD8A9">
      <w:pPr>
        <w:pStyle w:val="23"/>
        <w:tabs>
          <w:tab w:val="right" w:leader="dot" w:pos="8296"/>
        </w:tabs>
        <w:ind w:left="800"/>
        <w:rPr>
          <w:rFonts w:ascii="Calibri" w:hAnsi="Calibri"/>
          <w:kern w:val="2"/>
          <w:sz w:val="21"/>
          <w:szCs w:val="22"/>
        </w:rPr>
      </w:pPr>
      <w:r>
        <w:fldChar w:fldCharType="begin"/>
      </w:r>
      <w:r>
        <w:instrText xml:space="preserve"> HYPERLINK \l "_Toc351988512" </w:instrText>
      </w:r>
      <w:r>
        <w:fldChar w:fldCharType="separate"/>
      </w:r>
      <w:r>
        <w:rPr>
          <w:rStyle w:val="54"/>
          <w:rFonts w:ascii="宋体" w:hAnsi="宋体"/>
        </w:rPr>
        <w:t>4.1.4</w:t>
      </w:r>
      <w:r>
        <w:rPr>
          <w:rStyle w:val="54"/>
          <w:rFonts w:hint="eastAsia"/>
        </w:rPr>
        <w:t xml:space="preserve"> 页面要素</w:t>
      </w:r>
      <w:r>
        <w:tab/>
      </w:r>
      <w:r>
        <w:fldChar w:fldCharType="begin"/>
      </w:r>
      <w:r>
        <w:instrText xml:space="preserve"> PAGEREF _Toc351988512 \h </w:instrText>
      </w:r>
      <w:r>
        <w:fldChar w:fldCharType="separate"/>
      </w:r>
      <w:r>
        <w:t>87</w:t>
      </w:r>
      <w:r>
        <w:fldChar w:fldCharType="end"/>
      </w:r>
      <w:r>
        <w:fldChar w:fldCharType="end"/>
      </w:r>
    </w:p>
    <w:p w14:paraId="2AC6AF60">
      <w:pPr>
        <w:pStyle w:val="39"/>
        <w:tabs>
          <w:tab w:val="right" w:leader="dot" w:pos="8296"/>
        </w:tabs>
        <w:ind w:left="400"/>
        <w:rPr>
          <w:rFonts w:ascii="Calibri" w:hAnsi="Calibri"/>
          <w:kern w:val="2"/>
          <w:sz w:val="21"/>
          <w:szCs w:val="22"/>
        </w:rPr>
      </w:pPr>
      <w:r>
        <w:fldChar w:fldCharType="begin"/>
      </w:r>
      <w:r>
        <w:instrText xml:space="preserve"> HYPERLINK \l "_Toc351988513" </w:instrText>
      </w:r>
      <w:r>
        <w:fldChar w:fldCharType="separate"/>
      </w:r>
      <w:r>
        <w:rPr>
          <w:rStyle w:val="54"/>
          <w:rFonts w:ascii="宋体" w:hAnsi="宋体"/>
        </w:rPr>
        <w:t>4.2</w:t>
      </w:r>
      <w:r>
        <w:rPr>
          <w:rStyle w:val="54"/>
          <w:rFonts w:hint="eastAsia"/>
        </w:rPr>
        <w:t xml:space="preserve"> 网上缴费</w:t>
      </w:r>
      <w:r>
        <w:tab/>
      </w:r>
      <w:r>
        <w:fldChar w:fldCharType="begin"/>
      </w:r>
      <w:r>
        <w:instrText xml:space="preserve"> PAGEREF _Toc351988513 \h </w:instrText>
      </w:r>
      <w:r>
        <w:fldChar w:fldCharType="separate"/>
      </w:r>
      <w:r>
        <w:t>88</w:t>
      </w:r>
      <w:r>
        <w:fldChar w:fldCharType="end"/>
      </w:r>
      <w:r>
        <w:fldChar w:fldCharType="end"/>
      </w:r>
    </w:p>
    <w:p w14:paraId="721CB91F">
      <w:pPr>
        <w:pStyle w:val="23"/>
        <w:tabs>
          <w:tab w:val="right" w:leader="dot" w:pos="8296"/>
        </w:tabs>
        <w:ind w:left="800"/>
        <w:rPr>
          <w:rFonts w:ascii="Calibri" w:hAnsi="Calibri"/>
          <w:kern w:val="2"/>
          <w:sz w:val="21"/>
          <w:szCs w:val="22"/>
        </w:rPr>
      </w:pPr>
      <w:r>
        <w:fldChar w:fldCharType="begin"/>
      </w:r>
      <w:r>
        <w:instrText xml:space="preserve"> HYPERLINK \l "_Toc351988514" </w:instrText>
      </w:r>
      <w:r>
        <w:fldChar w:fldCharType="separate"/>
      </w:r>
      <w:r>
        <w:rPr>
          <w:rStyle w:val="54"/>
          <w:rFonts w:ascii="宋体" w:hAnsi="宋体"/>
        </w:rPr>
        <w:t>4.2.1</w:t>
      </w:r>
      <w:r>
        <w:rPr>
          <w:rStyle w:val="54"/>
          <w:rFonts w:hint="eastAsia"/>
        </w:rPr>
        <w:t xml:space="preserve"> 功能描述</w:t>
      </w:r>
      <w:r>
        <w:tab/>
      </w:r>
      <w:r>
        <w:fldChar w:fldCharType="begin"/>
      </w:r>
      <w:r>
        <w:instrText xml:space="preserve"> PAGEREF _Toc351988514 \h </w:instrText>
      </w:r>
      <w:r>
        <w:fldChar w:fldCharType="separate"/>
      </w:r>
      <w:r>
        <w:t>88</w:t>
      </w:r>
      <w:r>
        <w:fldChar w:fldCharType="end"/>
      </w:r>
      <w:r>
        <w:fldChar w:fldCharType="end"/>
      </w:r>
    </w:p>
    <w:p w14:paraId="2D276F19">
      <w:pPr>
        <w:pStyle w:val="23"/>
        <w:tabs>
          <w:tab w:val="right" w:leader="dot" w:pos="8296"/>
        </w:tabs>
        <w:ind w:left="800"/>
        <w:rPr>
          <w:rFonts w:ascii="Calibri" w:hAnsi="Calibri"/>
          <w:kern w:val="2"/>
          <w:sz w:val="21"/>
          <w:szCs w:val="22"/>
        </w:rPr>
      </w:pPr>
      <w:r>
        <w:fldChar w:fldCharType="begin"/>
      </w:r>
      <w:r>
        <w:instrText xml:space="preserve"> HYPERLINK \l "_Toc351988515" </w:instrText>
      </w:r>
      <w:r>
        <w:fldChar w:fldCharType="separate"/>
      </w:r>
      <w:r>
        <w:rPr>
          <w:rStyle w:val="54"/>
          <w:rFonts w:ascii="宋体" w:hAnsi="宋体"/>
        </w:rPr>
        <w:t>4.2.2</w:t>
      </w:r>
      <w:r>
        <w:rPr>
          <w:rStyle w:val="54"/>
          <w:rFonts w:hint="eastAsia"/>
        </w:rPr>
        <w:t xml:space="preserve"> 业务流程</w:t>
      </w:r>
      <w:r>
        <w:tab/>
      </w:r>
      <w:r>
        <w:fldChar w:fldCharType="begin"/>
      </w:r>
      <w:r>
        <w:instrText xml:space="preserve"> PAGEREF _Toc351988515 \h </w:instrText>
      </w:r>
      <w:r>
        <w:fldChar w:fldCharType="separate"/>
      </w:r>
      <w:r>
        <w:t>89</w:t>
      </w:r>
      <w:r>
        <w:fldChar w:fldCharType="end"/>
      </w:r>
      <w:r>
        <w:fldChar w:fldCharType="end"/>
      </w:r>
    </w:p>
    <w:p w14:paraId="51BD73EE">
      <w:pPr>
        <w:pStyle w:val="23"/>
        <w:tabs>
          <w:tab w:val="right" w:leader="dot" w:pos="8296"/>
        </w:tabs>
        <w:ind w:left="800"/>
        <w:rPr>
          <w:rFonts w:ascii="Calibri" w:hAnsi="Calibri"/>
          <w:kern w:val="2"/>
          <w:sz w:val="21"/>
          <w:szCs w:val="22"/>
        </w:rPr>
      </w:pPr>
      <w:r>
        <w:fldChar w:fldCharType="begin"/>
      </w:r>
      <w:r>
        <w:instrText xml:space="preserve"> HYPERLINK \l "_Toc351988516" </w:instrText>
      </w:r>
      <w:r>
        <w:fldChar w:fldCharType="separate"/>
      </w:r>
      <w:r>
        <w:rPr>
          <w:rStyle w:val="54"/>
          <w:rFonts w:ascii="宋体" w:hAnsi="宋体"/>
        </w:rPr>
        <w:t>4.2.3</w:t>
      </w:r>
      <w:r>
        <w:rPr>
          <w:rStyle w:val="54"/>
          <w:rFonts w:hint="eastAsia"/>
        </w:rPr>
        <w:t xml:space="preserve"> 业务规则</w:t>
      </w:r>
      <w:r>
        <w:tab/>
      </w:r>
      <w:r>
        <w:fldChar w:fldCharType="begin"/>
      </w:r>
      <w:r>
        <w:instrText xml:space="preserve"> PAGEREF _Toc351988516 \h </w:instrText>
      </w:r>
      <w:r>
        <w:fldChar w:fldCharType="separate"/>
      </w:r>
      <w:r>
        <w:t>90</w:t>
      </w:r>
      <w:r>
        <w:fldChar w:fldCharType="end"/>
      </w:r>
      <w:r>
        <w:fldChar w:fldCharType="end"/>
      </w:r>
    </w:p>
    <w:p w14:paraId="7BACBF21">
      <w:pPr>
        <w:pStyle w:val="23"/>
        <w:tabs>
          <w:tab w:val="right" w:leader="dot" w:pos="8296"/>
        </w:tabs>
        <w:ind w:left="800"/>
        <w:rPr>
          <w:rFonts w:ascii="Calibri" w:hAnsi="Calibri"/>
          <w:kern w:val="2"/>
          <w:sz w:val="21"/>
          <w:szCs w:val="22"/>
        </w:rPr>
      </w:pPr>
      <w:r>
        <w:fldChar w:fldCharType="begin"/>
      </w:r>
      <w:r>
        <w:instrText xml:space="preserve"> HYPERLINK \l "_Toc351988517" </w:instrText>
      </w:r>
      <w:r>
        <w:fldChar w:fldCharType="separate"/>
      </w:r>
      <w:r>
        <w:rPr>
          <w:rStyle w:val="54"/>
          <w:rFonts w:ascii="宋体" w:hAnsi="宋体"/>
        </w:rPr>
        <w:t>4.2.4</w:t>
      </w:r>
      <w:r>
        <w:rPr>
          <w:rStyle w:val="54"/>
          <w:rFonts w:hint="eastAsia"/>
        </w:rPr>
        <w:t xml:space="preserve"> 页面要素</w:t>
      </w:r>
      <w:r>
        <w:tab/>
      </w:r>
      <w:r>
        <w:fldChar w:fldCharType="begin"/>
      </w:r>
      <w:r>
        <w:instrText xml:space="preserve"> PAGEREF _Toc351988517 \h </w:instrText>
      </w:r>
      <w:r>
        <w:fldChar w:fldCharType="separate"/>
      </w:r>
      <w:r>
        <w:t>90</w:t>
      </w:r>
      <w:r>
        <w:fldChar w:fldCharType="end"/>
      </w:r>
      <w:r>
        <w:fldChar w:fldCharType="end"/>
      </w:r>
    </w:p>
    <w:p w14:paraId="54101CD9">
      <w:pPr>
        <w:pStyle w:val="39"/>
        <w:tabs>
          <w:tab w:val="right" w:leader="dot" w:pos="8296"/>
        </w:tabs>
        <w:ind w:left="400"/>
        <w:rPr>
          <w:rFonts w:ascii="Calibri" w:hAnsi="Calibri"/>
          <w:kern w:val="2"/>
          <w:sz w:val="21"/>
          <w:szCs w:val="22"/>
        </w:rPr>
      </w:pPr>
      <w:r>
        <w:fldChar w:fldCharType="begin"/>
      </w:r>
      <w:r>
        <w:instrText xml:space="preserve"> HYPERLINK \l "_Toc351988518" </w:instrText>
      </w:r>
      <w:r>
        <w:fldChar w:fldCharType="separate"/>
      </w:r>
      <w:r>
        <w:rPr>
          <w:rStyle w:val="54"/>
          <w:rFonts w:ascii="宋体" w:hAnsi="宋体"/>
        </w:rPr>
        <w:t>4.3</w:t>
      </w:r>
      <w:r>
        <w:rPr>
          <w:rStyle w:val="54"/>
          <w:rFonts w:hint="eastAsia"/>
        </w:rPr>
        <w:t xml:space="preserve"> 网上缴费查询</w:t>
      </w:r>
      <w:r>
        <w:tab/>
      </w:r>
      <w:r>
        <w:fldChar w:fldCharType="begin"/>
      </w:r>
      <w:r>
        <w:instrText xml:space="preserve"> PAGEREF _Toc351988518 \h </w:instrText>
      </w:r>
      <w:r>
        <w:fldChar w:fldCharType="separate"/>
      </w:r>
      <w:r>
        <w:t>91</w:t>
      </w:r>
      <w:r>
        <w:fldChar w:fldCharType="end"/>
      </w:r>
      <w:r>
        <w:fldChar w:fldCharType="end"/>
      </w:r>
    </w:p>
    <w:p w14:paraId="27BFEEE9">
      <w:pPr>
        <w:pStyle w:val="23"/>
        <w:tabs>
          <w:tab w:val="right" w:leader="dot" w:pos="8296"/>
        </w:tabs>
        <w:ind w:left="800"/>
        <w:rPr>
          <w:rFonts w:ascii="Calibri" w:hAnsi="Calibri"/>
          <w:kern w:val="2"/>
          <w:sz w:val="21"/>
          <w:szCs w:val="22"/>
        </w:rPr>
      </w:pPr>
      <w:r>
        <w:fldChar w:fldCharType="begin"/>
      </w:r>
      <w:r>
        <w:instrText xml:space="preserve"> HYPERLINK \l "_Toc351988519" </w:instrText>
      </w:r>
      <w:r>
        <w:fldChar w:fldCharType="separate"/>
      </w:r>
      <w:r>
        <w:rPr>
          <w:rStyle w:val="54"/>
          <w:rFonts w:ascii="宋体" w:hAnsi="宋体"/>
        </w:rPr>
        <w:t>4.3.1</w:t>
      </w:r>
      <w:r>
        <w:rPr>
          <w:rStyle w:val="54"/>
          <w:rFonts w:hint="eastAsia"/>
        </w:rPr>
        <w:t xml:space="preserve"> 功能描述</w:t>
      </w:r>
      <w:r>
        <w:tab/>
      </w:r>
      <w:r>
        <w:fldChar w:fldCharType="begin"/>
      </w:r>
      <w:r>
        <w:instrText xml:space="preserve"> PAGEREF _Toc351988519 \h </w:instrText>
      </w:r>
      <w:r>
        <w:fldChar w:fldCharType="separate"/>
      </w:r>
      <w:r>
        <w:t>91</w:t>
      </w:r>
      <w:r>
        <w:fldChar w:fldCharType="end"/>
      </w:r>
      <w:r>
        <w:fldChar w:fldCharType="end"/>
      </w:r>
    </w:p>
    <w:p w14:paraId="49EDA9FF">
      <w:pPr>
        <w:pStyle w:val="23"/>
        <w:tabs>
          <w:tab w:val="right" w:leader="dot" w:pos="8296"/>
        </w:tabs>
        <w:ind w:left="800"/>
        <w:rPr>
          <w:rFonts w:ascii="Calibri" w:hAnsi="Calibri"/>
          <w:kern w:val="2"/>
          <w:sz w:val="21"/>
          <w:szCs w:val="22"/>
        </w:rPr>
      </w:pPr>
      <w:r>
        <w:fldChar w:fldCharType="begin"/>
      </w:r>
      <w:r>
        <w:instrText xml:space="preserve"> HYPERLINK \l "_Toc351988520" </w:instrText>
      </w:r>
      <w:r>
        <w:fldChar w:fldCharType="separate"/>
      </w:r>
      <w:r>
        <w:rPr>
          <w:rStyle w:val="54"/>
          <w:rFonts w:ascii="宋体" w:hAnsi="宋体"/>
        </w:rPr>
        <w:t>4.3.2</w:t>
      </w:r>
      <w:r>
        <w:rPr>
          <w:rStyle w:val="54"/>
          <w:rFonts w:hint="eastAsia"/>
        </w:rPr>
        <w:t xml:space="preserve"> 业务流程</w:t>
      </w:r>
      <w:r>
        <w:tab/>
      </w:r>
      <w:r>
        <w:fldChar w:fldCharType="begin"/>
      </w:r>
      <w:r>
        <w:instrText xml:space="preserve"> PAGEREF _Toc351988520 \h </w:instrText>
      </w:r>
      <w:r>
        <w:fldChar w:fldCharType="separate"/>
      </w:r>
      <w:r>
        <w:t>92</w:t>
      </w:r>
      <w:r>
        <w:fldChar w:fldCharType="end"/>
      </w:r>
      <w:r>
        <w:fldChar w:fldCharType="end"/>
      </w:r>
    </w:p>
    <w:p w14:paraId="36FE3A9F">
      <w:pPr>
        <w:pStyle w:val="23"/>
        <w:tabs>
          <w:tab w:val="right" w:leader="dot" w:pos="8296"/>
        </w:tabs>
        <w:ind w:left="800"/>
        <w:rPr>
          <w:rFonts w:ascii="Calibri" w:hAnsi="Calibri"/>
          <w:kern w:val="2"/>
          <w:sz w:val="21"/>
          <w:szCs w:val="22"/>
        </w:rPr>
      </w:pPr>
      <w:r>
        <w:fldChar w:fldCharType="begin"/>
      </w:r>
      <w:r>
        <w:instrText xml:space="preserve"> HYPERLINK \l "_Toc351988521" </w:instrText>
      </w:r>
      <w:r>
        <w:fldChar w:fldCharType="separate"/>
      </w:r>
      <w:r>
        <w:rPr>
          <w:rStyle w:val="54"/>
          <w:rFonts w:ascii="宋体" w:hAnsi="宋体"/>
        </w:rPr>
        <w:t>4.3.3</w:t>
      </w:r>
      <w:r>
        <w:rPr>
          <w:rStyle w:val="54"/>
          <w:rFonts w:hint="eastAsia"/>
        </w:rPr>
        <w:t xml:space="preserve"> 业务规则</w:t>
      </w:r>
      <w:r>
        <w:tab/>
      </w:r>
      <w:r>
        <w:fldChar w:fldCharType="begin"/>
      </w:r>
      <w:r>
        <w:instrText xml:space="preserve"> PAGEREF _Toc351988521 \h </w:instrText>
      </w:r>
      <w:r>
        <w:fldChar w:fldCharType="separate"/>
      </w:r>
      <w:r>
        <w:t>93</w:t>
      </w:r>
      <w:r>
        <w:fldChar w:fldCharType="end"/>
      </w:r>
      <w:r>
        <w:fldChar w:fldCharType="end"/>
      </w:r>
    </w:p>
    <w:p w14:paraId="2DB004E3">
      <w:pPr>
        <w:pStyle w:val="23"/>
        <w:tabs>
          <w:tab w:val="right" w:leader="dot" w:pos="8296"/>
        </w:tabs>
        <w:ind w:left="800"/>
        <w:rPr>
          <w:rFonts w:ascii="Calibri" w:hAnsi="Calibri"/>
          <w:kern w:val="2"/>
          <w:sz w:val="21"/>
          <w:szCs w:val="22"/>
        </w:rPr>
      </w:pPr>
      <w:r>
        <w:fldChar w:fldCharType="begin"/>
      </w:r>
      <w:r>
        <w:instrText xml:space="preserve"> HYPERLINK \l "_Toc351988522" </w:instrText>
      </w:r>
      <w:r>
        <w:fldChar w:fldCharType="separate"/>
      </w:r>
      <w:r>
        <w:rPr>
          <w:rStyle w:val="54"/>
          <w:rFonts w:ascii="宋体" w:hAnsi="宋体"/>
        </w:rPr>
        <w:t>4.3.4</w:t>
      </w:r>
      <w:r>
        <w:rPr>
          <w:rStyle w:val="54"/>
          <w:rFonts w:hint="eastAsia"/>
        </w:rPr>
        <w:t xml:space="preserve"> 页面要素</w:t>
      </w:r>
      <w:r>
        <w:tab/>
      </w:r>
      <w:r>
        <w:fldChar w:fldCharType="begin"/>
      </w:r>
      <w:r>
        <w:instrText xml:space="preserve"> PAGEREF _Toc351988522 \h </w:instrText>
      </w:r>
      <w:r>
        <w:fldChar w:fldCharType="separate"/>
      </w:r>
      <w:r>
        <w:t>93</w:t>
      </w:r>
      <w:r>
        <w:fldChar w:fldCharType="end"/>
      </w:r>
      <w:r>
        <w:fldChar w:fldCharType="end"/>
      </w:r>
    </w:p>
    <w:p w14:paraId="4A43A498">
      <w:pPr>
        <w:pStyle w:val="31"/>
        <w:rPr>
          <w:rFonts w:ascii="Calibri" w:hAnsi="Calibri"/>
          <w:kern w:val="2"/>
          <w:sz w:val="21"/>
          <w:szCs w:val="22"/>
        </w:rPr>
      </w:pPr>
      <w:r>
        <w:fldChar w:fldCharType="begin"/>
      </w:r>
      <w:r>
        <w:instrText xml:space="preserve"> HYPERLINK \l "_Toc351988523" </w:instrText>
      </w:r>
      <w:r>
        <w:fldChar w:fldCharType="separate"/>
      </w:r>
      <w:r>
        <w:rPr>
          <w:rStyle w:val="54"/>
          <w:rFonts w:hint="eastAsia" w:ascii="宋体" w:hAnsi="宋体"/>
        </w:rPr>
        <w:t>第5章 我的储蓄</w:t>
      </w:r>
      <w:r>
        <w:tab/>
      </w:r>
      <w:r>
        <w:fldChar w:fldCharType="begin"/>
      </w:r>
      <w:r>
        <w:instrText xml:space="preserve"> PAGEREF _Toc351988523 \h </w:instrText>
      </w:r>
      <w:r>
        <w:fldChar w:fldCharType="separate"/>
      </w:r>
      <w:r>
        <w:t>94</w:t>
      </w:r>
      <w:r>
        <w:fldChar w:fldCharType="end"/>
      </w:r>
      <w:r>
        <w:fldChar w:fldCharType="end"/>
      </w:r>
    </w:p>
    <w:p w14:paraId="2EDF46D4">
      <w:pPr>
        <w:pStyle w:val="39"/>
        <w:tabs>
          <w:tab w:val="right" w:leader="dot" w:pos="8296"/>
        </w:tabs>
        <w:ind w:left="400"/>
        <w:rPr>
          <w:rFonts w:ascii="Calibri" w:hAnsi="Calibri"/>
          <w:kern w:val="2"/>
          <w:sz w:val="21"/>
          <w:szCs w:val="22"/>
        </w:rPr>
      </w:pPr>
      <w:r>
        <w:fldChar w:fldCharType="begin"/>
      </w:r>
      <w:r>
        <w:instrText xml:space="preserve"> HYPERLINK \l "_Toc351988524" </w:instrText>
      </w:r>
      <w:r>
        <w:fldChar w:fldCharType="separate"/>
      </w:r>
      <w:r>
        <w:rPr>
          <w:rStyle w:val="54"/>
          <w:rFonts w:ascii="宋体" w:hAnsi="宋体"/>
        </w:rPr>
        <w:t>5.1</w:t>
      </w:r>
      <w:r>
        <w:rPr>
          <w:rStyle w:val="54"/>
          <w:rFonts w:hint="eastAsia"/>
        </w:rPr>
        <w:t xml:space="preserve"> 定期存款</w:t>
      </w:r>
      <w:r>
        <w:tab/>
      </w:r>
      <w:r>
        <w:fldChar w:fldCharType="begin"/>
      </w:r>
      <w:r>
        <w:instrText xml:space="preserve"> PAGEREF _Toc351988524 \h </w:instrText>
      </w:r>
      <w:r>
        <w:fldChar w:fldCharType="separate"/>
      </w:r>
      <w:r>
        <w:t>94</w:t>
      </w:r>
      <w:r>
        <w:fldChar w:fldCharType="end"/>
      </w:r>
      <w:r>
        <w:fldChar w:fldCharType="end"/>
      </w:r>
    </w:p>
    <w:p w14:paraId="30B35804">
      <w:pPr>
        <w:pStyle w:val="23"/>
        <w:tabs>
          <w:tab w:val="right" w:leader="dot" w:pos="8296"/>
        </w:tabs>
        <w:ind w:left="800"/>
        <w:rPr>
          <w:rFonts w:ascii="Calibri" w:hAnsi="Calibri"/>
          <w:kern w:val="2"/>
          <w:sz w:val="21"/>
          <w:szCs w:val="22"/>
        </w:rPr>
      </w:pPr>
      <w:r>
        <w:fldChar w:fldCharType="begin"/>
      </w:r>
      <w:r>
        <w:instrText xml:space="preserve"> HYPERLINK \l "_Toc351988525" </w:instrText>
      </w:r>
      <w:r>
        <w:fldChar w:fldCharType="separate"/>
      </w:r>
      <w:r>
        <w:rPr>
          <w:rStyle w:val="54"/>
          <w:rFonts w:ascii="宋体" w:hAnsi="宋体"/>
        </w:rPr>
        <w:t>5.1.1</w:t>
      </w:r>
      <w:r>
        <w:rPr>
          <w:rStyle w:val="54"/>
          <w:rFonts w:hint="eastAsia"/>
        </w:rPr>
        <w:t xml:space="preserve"> 功能描述</w:t>
      </w:r>
      <w:r>
        <w:tab/>
      </w:r>
      <w:r>
        <w:fldChar w:fldCharType="begin"/>
      </w:r>
      <w:r>
        <w:instrText xml:space="preserve"> PAGEREF _Toc351988525 \h </w:instrText>
      </w:r>
      <w:r>
        <w:fldChar w:fldCharType="separate"/>
      </w:r>
      <w:r>
        <w:t>94</w:t>
      </w:r>
      <w:r>
        <w:fldChar w:fldCharType="end"/>
      </w:r>
      <w:r>
        <w:fldChar w:fldCharType="end"/>
      </w:r>
    </w:p>
    <w:p w14:paraId="45836866">
      <w:pPr>
        <w:pStyle w:val="23"/>
        <w:tabs>
          <w:tab w:val="right" w:leader="dot" w:pos="8296"/>
        </w:tabs>
        <w:ind w:left="800"/>
        <w:rPr>
          <w:rFonts w:ascii="Calibri" w:hAnsi="Calibri"/>
          <w:kern w:val="2"/>
          <w:sz w:val="21"/>
          <w:szCs w:val="22"/>
        </w:rPr>
      </w:pPr>
      <w:r>
        <w:fldChar w:fldCharType="begin"/>
      </w:r>
      <w:r>
        <w:instrText xml:space="preserve"> HYPERLINK \l "_Toc351988526" </w:instrText>
      </w:r>
      <w:r>
        <w:fldChar w:fldCharType="separate"/>
      </w:r>
      <w:r>
        <w:rPr>
          <w:rStyle w:val="54"/>
          <w:rFonts w:ascii="宋体" w:hAnsi="宋体"/>
        </w:rPr>
        <w:t>5.1.2</w:t>
      </w:r>
      <w:r>
        <w:rPr>
          <w:rStyle w:val="54"/>
          <w:rFonts w:hint="eastAsia"/>
        </w:rPr>
        <w:t xml:space="preserve"> 业务流程</w:t>
      </w:r>
      <w:r>
        <w:tab/>
      </w:r>
      <w:r>
        <w:fldChar w:fldCharType="begin"/>
      </w:r>
      <w:r>
        <w:instrText xml:space="preserve"> PAGEREF _Toc351988526 \h </w:instrText>
      </w:r>
      <w:r>
        <w:fldChar w:fldCharType="separate"/>
      </w:r>
      <w:r>
        <w:t>95</w:t>
      </w:r>
      <w:r>
        <w:fldChar w:fldCharType="end"/>
      </w:r>
      <w:r>
        <w:fldChar w:fldCharType="end"/>
      </w:r>
    </w:p>
    <w:p w14:paraId="1FD4BBAA">
      <w:pPr>
        <w:pStyle w:val="23"/>
        <w:tabs>
          <w:tab w:val="right" w:leader="dot" w:pos="8296"/>
        </w:tabs>
        <w:ind w:left="800"/>
        <w:rPr>
          <w:rFonts w:ascii="Calibri" w:hAnsi="Calibri"/>
          <w:kern w:val="2"/>
          <w:sz w:val="21"/>
          <w:szCs w:val="22"/>
        </w:rPr>
      </w:pPr>
      <w:r>
        <w:fldChar w:fldCharType="begin"/>
      </w:r>
      <w:r>
        <w:instrText xml:space="preserve"> HYPERLINK \l "_Toc351988527" </w:instrText>
      </w:r>
      <w:r>
        <w:fldChar w:fldCharType="separate"/>
      </w:r>
      <w:r>
        <w:rPr>
          <w:rStyle w:val="54"/>
          <w:rFonts w:ascii="宋体" w:hAnsi="宋体"/>
        </w:rPr>
        <w:t>5.1.3</w:t>
      </w:r>
      <w:r>
        <w:rPr>
          <w:rStyle w:val="54"/>
          <w:rFonts w:hint="eastAsia"/>
        </w:rPr>
        <w:t xml:space="preserve"> 业务规则</w:t>
      </w:r>
      <w:r>
        <w:tab/>
      </w:r>
      <w:r>
        <w:fldChar w:fldCharType="begin"/>
      </w:r>
      <w:r>
        <w:instrText xml:space="preserve"> PAGEREF _Toc351988527 \h </w:instrText>
      </w:r>
      <w:r>
        <w:fldChar w:fldCharType="separate"/>
      </w:r>
      <w:r>
        <w:t>98</w:t>
      </w:r>
      <w:r>
        <w:fldChar w:fldCharType="end"/>
      </w:r>
      <w:r>
        <w:fldChar w:fldCharType="end"/>
      </w:r>
    </w:p>
    <w:p w14:paraId="6DC19B1A">
      <w:pPr>
        <w:pStyle w:val="23"/>
        <w:tabs>
          <w:tab w:val="right" w:leader="dot" w:pos="8296"/>
        </w:tabs>
        <w:ind w:left="800"/>
        <w:rPr>
          <w:rFonts w:ascii="Calibri" w:hAnsi="Calibri"/>
          <w:kern w:val="2"/>
          <w:sz w:val="21"/>
          <w:szCs w:val="22"/>
        </w:rPr>
      </w:pPr>
      <w:r>
        <w:fldChar w:fldCharType="begin"/>
      </w:r>
      <w:r>
        <w:instrText xml:space="preserve"> HYPERLINK \l "_Toc351988528" </w:instrText>
      </w:r>
      <w:r>
        <w:fldChar w:fldCharType="separate"/>
      </w:r>
      <w:r>
        <w:rPr>
          <w:rStyle w:val="54"/>
          <w:rFonts w:ascii="宋体" w:hAnsi="宋体"/>
        </w:rPr>
        <w:t>5.1.4</w:t>
      </w:r>
      <w:r>
        <w:rPr>
          <w:rStyle w:val="54"/>
          <w:rFonts w:hint="eastAsia"/>
        </w:rPr>
        <w:t xml:space="preserve"> 页面要素</w:t>
      </w:r>
      <w:r>
        <w:tab/>
      </w:r>
      <w:r>
        <w:fldChar w:fldCharType="begin"/>
      </w:r>
      <w:r>
        <w:instrText xml:space="preserve"> PAGEREF _Toc351988528 \h </w:instrText>
      </w:r>
      <w:r>
        <w:fldChar w:fldCharType="separate"/>
      </w:r>
      <w:r>
        <w:t>98</w:t>
      </w:r>
      <w:r>
        <w:fldChar w:fldCharType="end"/>
      </w:r>
      <w:r>
        <w:fldChar w:fldCharType="end"/>
      </w:r>
    </w:p>
    <w:p w14:paraId="39A7F15D">
      <w:pPr>
        <w:pStyle w:val="39"/>
        <w:tabs>
          <w:tab w:val="right" w:leader="dot" w:pos="8296"/>
        </w:tabs>
        <w:ind w:left="400"/>
        <w:rPr>
          <w:rFonts w:ascii="Calibri" w:hAnsi="Calibri"/>
          <w:kern w:val="2"/>
          <w:sz w:val="21"/>
          <w:szCs w:val="22"/>
        </w:rPr>
      </w:pPr>
      <w:r>
        <w:fldChar w:fldCharType="begin"/>
      </w:r>
      <w:r>
        <w:instrText xml:space="preserve"> HYPERLINK \l "_Toc351988536" </w:instrText>
      </w:r>
      <w:r>
        <w:fldChar w:fldCharType="separate"/>
      </w:r>
      <w:r>
        <w:rPr>
          <w:rStyle w:val="54"/>
          <w:rFonts w:ascii="宋体" w:hAnsi="宋体"/>
        </w:rPr>
        <w:t>5.2</w:t>
      </w:r>
      <w:r>
        <w:rPr>
          <w:rStyle w:val="54"/>
          <w:rFonts w:hint="eastAsia"/>
        </w:rPr>
        <w:t xml:space="preserve"> 通知存款</w:t>
      </w:r>
      <w:r>
        <w:tab/>
      </w:r>
      <w:r>
        <w:fldChar w:fldCharType="begin"/>
      </w:r>
      <w:r>
        <w:instrText xml:space="preserve"> PAGEREF _Toc351988536 \h </w:instrText>
      </w:r>
      <w:r>
        <w:fldChar w:fldCharType="separate"/>
      </w:r>
      <w:r>
        <w:t>104</w:t>
      </w:r>
      <w:r>
        <w:fldChar w:fldCharType="end"/>
      </w:r>
      <w:r>
        <w:fldChar w:fldCharType="end"/>
      </w:r>
    </w:p>
    <w:p w14:paraId="13676912">
      <w:pPr>
        <w:pStyle w:val="23"/>
        <w:tabs>
          <w:tab w:val="right" w:leader="dot" w:pos="8296"/>
        </w:tabs>
        <w:ind w:left="800"/>
        <w:rPr>
          <w:rFonts w:ascii="Calibri" w:hAnsi="Calibri"/>
          <w:kern w:val="2"/>
          <w:sz w:val="21"/>
          <w:szCs w:val="22"/>
        </w:rPr>
      </w:pPr>
      <w:r>
        <w:fldChar w:fldCharType="begin"/>
      </w:r>
      <w:r>
        <w:instrText xml:space="preserve"> HYPERLINK \l "_Toc351988537" </w:instrText>
      </w:r>
      <w:r>
        <w:fldChar w:fldCharType="separate"/>
      </w:r>
      <w:r>
        <w:rPr>
          <w:rStyle w:val="54"/>
          <w:rFonts w:ascii="宋体" w:hAnsi="宋体"/>
        </w:rPr>
        <w:t>5.2.1</w:t>
      </w:r>
      <w:r>
        <w:rPr>
          <w:rStyle w:val="54"/>
          <w:rFonts w:hint="eastAsia"/>
        </w:rPr>
        <w:t xml:space="preserve"> 功能描述</w:t>
      </w:r>
      <w:r>
        <w:tab/>
      </w:r>
      <w:r>
        <w:fldChar w:fldCharType="begin"/>
      </w:r>
      <w:r>
        <w:instrText xml:space="preserve"> PAGEREF _Toc351988537 \h </w:instrText>
      </w:r>
      <w:r>
        <w:fldChar w:fldCharType="separate"/>
      </w:r>
      <w:r>
        <w:t>104</w:t>
      </w:r>
      <w:r>
        <w:fldChar w:fldCharType="end"/>
      </w:r>
      <w:r>
        <w:fldChar w:fldCharType="end"/>
      </w:r>
    </w:p>
    <w:p w14:paraId="6A96B106">
      <w:pPr>
        <w:pStyle w:val="23"/>
        <w:tabs>
          <w:tab w:val="right" w:leader="dot" w:pos="8296"/>
        </w:tabs>
        <w:ind w:left="800"/>
        <w:rPr>
          <w:rFonts w:ascii="Calibri" w:hAnsi="Calibri"/>
          <w:kern w:val="2"/>
          <w:sz w:val="21"/>
          <w:szCs w:val="22"/>
        </w:rPr>
      </w:pPr>
      <w:r>
        <w:fldChar w:fldCharType="begin"/>
      </w:r>
      <w:r>
        <w:instrText xml:space="preserve"> HYPERLINK \l "_Toc351988538" </w:instrText>
      </w:r>
      <w:r>
        <w:fldChar w:fldCharType="separate"/>
      </w:r>
      <w:r>
        <w:rPr>
          <w:rStyle w:val="54"/>
          <w:rFonts w:ascii="宋体" w:hAnsi="宋体"/>
        </w:rPr>
        <w:t>5.2.2</w:t>
      </w:r>
      <w:r>
        <w:rPr>
          <w:rStyle w:val="54"/>
          <w:rFonts w:hint="eastAsia"/>
        </w:rPr>
        <w:t xml:space="preserve"> 业务流程</w:t>
      </w:r>
      <w:r>
        <w:tab/>
      </w:r>
      <w:r>
        <w:fldChar w:fldCharType="begin"/>
      </w:r>
      <w:r>
        <w:instrText xml:space="preserve"> PAGEREF _Toc351988538 \h </w:instrText>
      </w:r>
      <w:r>
        <w:fldChar w:fldCharType="separate"/>
      </w:r>
      <w:r>
        <w:t>105</w:t>
      </w:r>
      <w:r>
        <w:fldChar w:fldCharType="end"/>
      </w:r>
      <w:r>
        <w:fldChar w:fldCharType="end"/>
      </w:r>
    </w:p>
    <w:p w14:paraId="046D519F">
      <w:pPr>
        <w:pStyle w:val="23"/>
        <w:tabs>
          <w:tab w:val="right" w:leader="dot" w:pos="8296"/>
        </w:tabs>
        <w:ind w:left="800"/>
        <w:rPr>
          <w:rFonts w:ascii="Calibri" w:hAnsi="Calibri"/>
          <w:kern w:val="2"/>
          <w:sz w:val="21"/>
          <w:szCs w:val="22"/>
        </w:rPr>
      </w:pPr>
      <w:r>
        <w:fldChar w:fldCharType="begin"/>
      </w:r>
      <w:r>
        <w:instrText xml:space="preserve"> HYPERLINK \l "_Toc351988539" </w:instrText>
      </w:r>
      <w:r>
        <w:fldChar w:fldCharType="separate"/>
      </w:r>
      <w:r>
        <w:rPr>
          <w:rStyle w:val="54"/>
          <w:rFonts w:ascii="宋体" w:hAnsi="宋体"/>
        </w:rPr>
        <w:t>5.2.3</w:t>
      </w:r>
      <w:r>
        <w:rPr>
          <w:rStyle w:val="54"/>
          <w:rFonts w:hint="eastAsia"/>
        </w:rPr>
        <w:t xml:space="preserve"> 业务规则</w:t>
      </w:r>
      <w:r>
        <w:tab/>
      </w:r>
      <w:r>
        <w:fldChar w:fldCharType="begin"/>
      </w:r>
      <w:r>
        <w:instrText xml:space="preserve"> PAGEREF _Toc351988539 \h </w:instrText>
      </w:r>
      <w:r>
        <w:fldChar w:fldCharType="separate"/>
      </w:r>
      <w:r>
        <w:t>107</w:t>
      </w:r>
      <w:r>
        <w:fldChar w:fldCharType="end"/>
      </w:r>
      <w:r>
        <w:fldChar w:fldCharType="end"/>
      </w:r>
    </w:p>
    <w:p w14:paraId="3CDA5038">
      <w:pPr>
        <w:pStyle w:val="23"/>
        <w:tabs>
          <w:tab w:val="right" w:leader="dot" w:pos="8296"/>
        </w:tabs>
        <w:ind w:left="800"/>
        <w:rPr>
          <w:rFonts w:ascii="Calibri" w:hAnsi="Calibri"/>
          <w:kern w:val="2"/>
          <w:sz w:val="21"/>
          <w:szCs w:val="22"/>
        </w:rPr>
      </w:pPr>
      <w:r>
        <w:fldChar w:fldCharType="begin"/>
      </w:r>
      <w:r>
        <w:instrText xml:space="preserve"> HYPERLINK \l "_Toc351988540" </w:instrText>
      </w:r>
      <w:r>
        <w:fldChar w:fldCharType="separate"/>
      </w:r>
      <w:r>
        <w:rPr>
          <w:rStyle w:val="54"/>
          <w:rFonts w:ascii="宋体" w:hAnsi="宋体"/>
        </w:rPr>
        <w:t>5.2.4</w:t>
      </w:r>
      <w:r>
        <w:rPr>
          <w:rStyle w:val="54"/>
          <w:rFonts w:hint="eastAsia"/>
        </w:rPr>
        <w:t xml:space="preserve"> 页面要素</w:t>
      </w:r>
      <w:r>
        <w:tab/>
      </w:r>
      <w:r>
        <w:fldChar w:fldCharType="begin"/>
      </w:r>
      <w:r>
        <w:instrText xml:space="preserve"> PAGEREF _Toc351988540 \h </w:instrText>
      </w:r>
      <w:r>
        <w:fldChar w:fldCharType="separate"/>
      </w:r>
      <w:r>
        <w:t>107</w:t>
      </w:r>
      <w:r>
        <w:fldChar w:fldCharType="end"/>
      </w:r>
      <w:r>
        <w:fldChar w:fldCharType="end"/>
      </w:r>
    </w:p>
    <w:p w14:paraId="2D18BFC3">
      <w:pPr>
        <w:pStyle w:val="39"/>
        <w:tabs>
          <w:tab w:val="right" w:leader="dot" w:pos="8296"/>
        </w:tabs>
        <w:ind w:left="400"/>
        <w:rPr>
          <w:rFonts w:ascii="Calibri" w:hAnsi="Calibri"/>
          <w:kern w:val="2"/>
          <w:sz w:val="21"/>
          <w:szCs w:val="22"/>
        </w:rPr>
      </w:pPr>
      <w:r>
        <w:fldChar w:fldCharType="begin"/>
      </w:r>
      <w:r>
        <w:instrText xml:space="preserve"> HYPERLINK \l "_Toc351988541" </w:instrText>
      </w:r>
      <w:r>
        <w:fldChar w:fldCharType="separate"/>
      </w:r>
      <w:r>
        <w:rPr>
          <w:rStyle w:val="54"/>
          <w:rFonts w:ascii="宋体" w:hAnsi="宋体"/>
        </w:rPr>
        <w:t>5.3</w:t>
      </w:r>
      <w:r>
        <w:rPr>
          <w:rStyle w:val="54"/>
          <w:rFonts w:hint="eastAsia"/>
        </w:rPr>
        <w:t xml:space="preserve"> 智能通知存款</w:t>
      </w:r>
      <w:r>
        <w:tab/>
      </w:r>
      <w:r>
        <w:fldChar w:fldCharType="begin"/>
      </w:r>
      <w:r>
        <w:instrText xml:space="preserve"> PAGEREF _Toc351988541 \h </w:instrText>
      </w:r>
      <w:r>
        <w:fldChar w:fldCharType="separate"/>
      </w:r>
      <w:r>
        <w:t>113</w:t>
      </w:r>
      <w:r>
        <w:fldChar w:fldCharType="end"/>
      </w:r>
      <w:r>
        <w:fldChar w:fldCharType="end"/>
      </w:r>
    </w:p>
    <w:p w14:paraId="7BBA8631">
      <w:pPr>
        <w:pStyle w:val="23"/>
        <w:tabs>
          <w:tab w:val="right" w:leader="dot" w:pos="8296"/>
        </w:tabs>
        <w:ind w:left="800"/>
        <w:rPr>
          <w:rFonts w:ascii="Calibri" w:hAnsi="Calibri"/>
          <w:kern w:val="2"/>
          <w:sz w:val="21"/>
          <w:szCs w:val="22"/>
        </w:rPr>
      </w:pPr>
      <w:r>
        <w:fldChar w:fldCharType="begin"/>
      </w:r>
      <w:r>
        <w:instrText xml:space="preserve"> HYPERLINK \l "_Toc351988542" </w:instrText>
      </w:r>
      <w:r>
        <w:fldChar w:fldCharType="separate"/>
      </w:r>
      <w:r>
        <w:rPr>
          <w:rStyle w:val="54"/>
          <w:rFonts w:ascii="宋体" w:hAnsi="宋体"/>
        </w:rPr>
        <w:t>5.3.1</w:t>
      </w:r>
      <w:r>
        <w:rPr>
          <w:rStyle w:val="54"/>
          <w:rFonts w:hint="eastAsia"/>
        </w:rPr>
        <w:t xml:space="preserve"> 智能通知存款签约</w:t>
      </w:r>
      <w:r>
        <w:tab/>
      </w:r>
      <w:r>
        <w:fldChar w:fldCharType="begin"/>
      </w:r>
      <w:r>
        <w:instrText xml:space="preserve"> PAGEREF _Toc351988542 \h </w:instrText>
      </w:r>
      <w:r>
        <w:fldChar w:fldCharType="separate"/>
      </w:r>
      <w:r>
        <w:t>113</w:t>
      </w:r>
      <w:r>
        <w:fldChar w:fldCharType="end"/>
      </w:r>
      <w:r>
        <w:fldChar w:fldCharType="end"/>
      </w:r>
    </w:p>
    <w:p w14:paraId="6496BE72">
      <w:pPr>
        <w:pStyle w:val="23"/>
        <w:tabs>
          <w:tab w:val="right" w:leader="dot" w:pos="8296"/>
        </w:tabs>
        <w:ind w:left="800"/>
        <w:rPr>
          <w:rFonts w:ascii="Calibri" w:hAnsi="Calibri"/>
          <w:kern w:val="2"/>
          <w:sz w:val="21"/>
          <w:szCs w:val="22"/>
        </w:rPr>
      </w:pPr>
      <w:r>
        <w:fldChar w:fldCharType="begin"/>
      </w:r>
      <w:r>
        <w:instrText xml:space="preserve"> HYPERLINK \l "_Toc351988543" </w:instrText>
      </w:r>
      <w:r>
        <w:fldChar w:fldCharType="separate"/>
      </w:r>
      <w:r>
        <w:rPr>
          <w:rStyle w:val="54"/>
          <w:rFonts w:ascii="宋体" w:hAnsi="宋体"/>
        </w:rPr>
        <w:t>5.3.2</w:t>
      </w:r>
      <w:r>
        <w:rPr>
          <w:rStyle w:val="54"/>
          <w:rFonts w:hint="eastAsia"/>
        </w:rPr>
        <w:t xml:space="preserve"> 智能通知存款解约</w:t>
      </w:r>
      <w:r>
        <w:tab/>
      </w:r>
      <w:r>
        <w:fldChar w:fldCharType="begin"/>
      </w:r>
      <w:r>
        <w:instrText xml:space="preserve"> PAGEREF _Toc351988543 \h </w:instrText>
      </w:r>
      <w:r>
        <w:fldChar w:fldCharType="separate"/>
      </w:r>
      <w:r>
        <w:t>115</w:t>
      </w:r>
      <w:r>
        <w:fldChar w:fldCharType="end"/>
      </w:r>
      <w:r>
        <w:fldChar w:fldCharType="end"/>
      </w:r>
    </w:p>
    <w:p w14:paraId="2EBEC21E">
      <w:pPr>
        <w:pStyle w:val="23"/>
        <w:tabs>
          <w:tab w:val="right" w:leader="dot" w:pos="8296"/>
        </w:tabs>
        <w:ind w:left="800"/>
        <w:rPr>
          <w:rFonts w:ascii="Calibri" w:hAnsi="Calibri"/>
          <w:kern w:val="2"/>
          <w:sz w:val="21"/>
          <w:szCs w:val="22"/>
        </w:rPr>
      </w:pPr>
      <w:r>
        <w:fldChar w:fldCharType="begin"/>
      </w:r>
      <w:r>
        <w:instrText xml:space="preserve"> HYPERLINK \l "_Toc351988544" </w:instrText>
      </w:r>
      <w:r>
        <w:fldChar w:fldCharType="separate"/>
      </w:r>
      <w:r>
        <w:rPr>
          <w:rStyle w:val="54"/>
          <w:rFonts w:ascii="宋体" w:hAnsi="宋体"/>
        </w:rPr>
        <w:t>5.3.3</w:t>
      </w:r>
      <w:r>
        <w:rPr>
          <w:rStyle w:val="54"/>
          <w:rFonts w:hint="eastAsia"/>
        </w:rPr>
        <w:t xml:space="preserve"> 智能通知存款查询</w:t>
      </w:r>
      <w:r>
        <w:tab/>
      </w:r>
      <w:r>
        <w:fldChar w:fldCharType="begin"/>
      </w:r>
      <w:r>
        <w:instrText xml:space="preserve"> PAGEREF _Toc351988544 \h </w:instrText>
      </w:r>
      <w:r>
        <w:fldChar w:fldCharType="separate"/>
      </w:r>
      <w:r>
        <w:t>116</w:t>
      </w:r>
      <w:r>
        <w:fldChar w:fldCharType="end"/>
      </w:r>
      <w:r>
        <w:fldChar w:fldCharType="end"/>
      </w:r>
    </w:p>
    <w:p w14:paraId="09B718F9">
      <w:pPr>
        <w:pStyle w:val="31"/>
        <w:rPr>
          <w:rFonts w:ascii="Calibri" w:hAnsi="Calibri"/>
          <w:kern w:val="2"/>
          <w:sz w:val="21"/>
          <w:szCs w:val="22"/>
        </w:rPr>
      </w:pPr>
      <w:r>
        <w:fldChar w:fldCharType="begin"/>
      </w:r>
      <w:r>
        <w:instrText xml:space="preserve"> HYPERLINK \l "_Toc351988545" </w:instrText>
      </w:r>
      <w:r>
        <w:fldChar w:fldCharType="separate"/>
      </w:r>
      <w:r>
        <w:rPr>
          <w:rStyle w:val="54"/>
          <w:rFonts w:hint="eastAsia" w:ascii="宋体" w:hAnsi="宋体"/>
        </w:rPr>
        <w:t>第6章 理财产品</w:t>
      </w:r>
      <w:r>
        <w:tab/>
      </w:r>
      <w:r>
        <w:fldChar w:fldCharType="begin"/>
      </w:r>
      <w:r>
        <w:instrText xml:space="preserve"> PAGEREF _Toc351988545 \h </w:instrText>
      </w:r>
      <w:r>
        <w:fldChar w:fldCharType="separate"/>
      </w:r>
      <w:r>
        <w:t>118</w:t>
      </w:r>
      <w:r>
        <w:fldChar w:fldCharType="end"/>
      </w:r>
      <w:r>
        <w:fldChar w:fldCharType="end"/>
      </w:r>
    </w:p>
    <w:p w14:paraId="0076A478">
      <w:pPr>
        <w:pStyle w:val="39"/>
        <w:tabs>
          <w:tab w:val="right" w:leader="dot" w:pos="8296"/>
        </w:tabs>
        <w:ind w:left="400"/>
        <w:rPr>
          <w:rFonts w:ascii="Calibri" w:hAnsi="Calibri"/>
          <w:kern w:val="2"/>
          <w:sz w:val="21"/>
          <w:szCs w:val="22"/>
        </w:rPr>
      </w:pPr>
      <w:r>
        <w:fldChar w:fldCharType="begin"/>
      </w:r>
      <w:r>
        <w:instrText xml:space="preserve"> HYPERLINK \l "_Toc351988546" </w:instrText>
      </w:r>
      <w:r>
        <w:fldChar w:fldCharType="separate"/>
      </w:r>
      <w:r>
        <w:rPr>
          <w:rStyle w:val="54"/>
          <w:rFonts w:ascii="宋体" w:hAnsi="宋体"/>
        </w:rPr>
        <w:t>6.1</w:t>
      </w:r>
      <w:r>
        <w:rPr>
          <w:rStyle w:val="54"/>
          <w:rFonts w:hint="eastAsia"/>
        </w:rPr>
        <w:t xml:space="preserve"> 理财申购</w:t>
      </w:r>
      <w:r>
        <w:tab/>
      </w:r>
      <w:r>
        <w:fldChar w:fldCharType="begin"/>
      </w:r>
      <w:r>
        <w:instrText xml:space="preserve"> PAGEREF _Toc351988546 \h </w:instrText>
      </w:r>
      <w:r>
        <w:fldChar w:fldCharType="separate"/>
      </w:r>
      <w:r>
        <w:t>118</w:t>
      </w:r>
      <w:r>
        <w:fldChar w:fldCharType="end"/>
      </w:r>
      <w:r>
        <w:fldChar w:fldCharType="end"/>
      </w:r>
    </w:p>
    <w:p w14:paraId="2B94E70F">
      <w:pPr>
        <w:pStyle w:val="23"/>
        <w:tabs>
          <w:tab w:val="right" w:leader="dot" w:pos="8296"/>
        </w:tabs>
        <w:ind w:left="800"/>
        <w:rPr>
          <w:rFonts w:ascii="Calibri" w:hAnsi="Calibri"/>
          <w:kern w:val="2"/>
          <w:sz w:val="21"/>
          <w:szCs w:val="22"/>
        </w:rPr>
      </w:pPr>
      <w:r>
        <w:fldChar w:fldCharType="begin"/>
      </w:r>
      <w:r>
        <w:instrText xml:space="preserve"> HYPERLINK \l "_Toc351988547" </w:instrText>
      </w:r>
      <w:r>
        <w:fldChar w:fldCharType="separate"/>
      </w:r>
      <w:r>
        <w:rPr>
          <w:rStyle w:val="54"/>
          <w:rFonts w:ascii="宋体" w:hAnsi="宋体"/>
        </w:rPr>
        <w:t>6.1.1</w:t>
      </w:r>
      <w:r>
        <w:rPr>
          <w:rStyle w:val="54"/>
          <w:rFonts w:hint="eastAsia"/>
        </w:rPr>
        <w:t xml:space="preserve"> 功能描述</w:t>
      </w:r>
      <w:r>
        <w:tab/>
      </w:r>
      <w:r>
        <w:fldChar w:fldCharType="begin"/>
      </w:r>
      <w:r>
        <w:instrText xml:space="preserve"> PAGEREF _Toc351988547 \h </w:instrText>
      </w:r>
      <w:r>
        <w:fldChar w:fldCharType="separate"/>
      </w:r>
      <w:r>
        <w:t>118</w:t>
      </w:r>
      <w:r>
        <w:fldChar w:fldCharType="end"/>
      </w:r>
      <w:r>
        <w:fldChar w:fldCharType="end"/>
      </w:r>
    </w:p>
    <w:p w14:paraId="24B37E98">
      <w:pPr>
        <w:pStyle w:val="23"/>
        <w:tabs>
          <w:tab w:val="right" w:leader="dot" w:pos="8296"/>
        </w:tabs>
        <w:ind w:left="800"/>
        <w:rPr>
          <w:rFonts w:ascii="Calibri" w:hAnsi="Calibri"/>
          <w:kern w:val="2"/>
          <w:sz w:val="21"/>
          <w:szCs w:val="22"/>
        </w:rPr>
      </w:pPr>
      <w:r>
        <w:fldChar w:fldCharType="begin"/>
      </w:r>
      <w:r>
        <w:instrText xml:space="preserve"> HYPERLINK \l "_Toc351988548" </w:instrText>
      </w:r>
      <w:r>
        <w:fldChar w:fldCharType="separate"/>
      </w:r>
      <w:r>
        <w:rPr>
          <w:rStyle w:val="54"/>
          <w:rFonts w:ascii="宋体" w:hAnsi="宋体"/>
        </w:rPr>
        <w:t>6.1.2</w:t>
      </w:r>
      <w:r>
        <w:rPr>
          <w:rStyle w:val="54"/>
          <w:rFonts w:hint="eastAsia"/>
        </w:rPr>
        <w:t xml:space="preserve"> 业务流程</w:t>
      </w:r>
      <w:r>
        <w:tab/>
      </w:r>
      <w:r>
        <w:fldChar w:fldCharType="begin"/>
      </w:r>
      <w:r>
        <w:instrText xml:space="preserve"> PAGEREF _Toc351988548 \h </w:instrText>
      </w:r>
      <w:r>
        <w:fldChar w:fldCharType="separate"/>
      </w:r>
      <w:r>
        <w:t>119</w:t>
      </w:r>
      <w:r>
        <w:fldChar w:fldCharType="end"/>
      </w:r>
      <w:r>
        <w:fldChar w:fldCharType="end"/>
      </w:r>
    </w:p>
    <w:p w14:paraId="3602672E">
      <w:pPr>
        <w:pStyle w:val="23"/>
        <w:tabs>
          <w:tab w:val="right" w:leader="dot" w:pos="8296"/>
        </w:tabs>
        <w:ind w:left="800"/>
        <w:rPr>
          <w:rFonts w:ascii="Calibri" w:hAnsi="Calibri"/>
          <w:kern w:val="2"/>
          <w:sz w:val="21"/>
          <w:szCs w:val="22"/>
        </w:rPr>
      </w:pPr>
      <w:r>
        <w:fldChar w:fldCharType="begin"/>
      </w:r>
      <w:r>
        <w:instrText xml:space="preserve"> HYPERLINK \l "_Toc351988549" </w:instrText>
      </w:r>
      <w:r>
        <w:fldChar w:fldCharType="separate"/>
      </w:r>
      <w:r>
        <w:rPr>
          <w:rStyle w:val="54"/>
          <w:rFonts w:ascii="宋体" w:hAnsi="宋体"/>
        </w:rPr>
        <w:t>6.1.3</w:t>
      </w:r>
      <w:r>
        <w:rPr>
          <w:rStyle w:val="54"/>
          <w:rFonts w:hint="eastAsia"/>
        </w:rPr>
        <w:t xml:space="preserve"> 业务规则</w:t>
      </w:r>
      <w:r>
        <w:tab/>
      </w:r>
      <w:r>
        <w:fldChar w:fldCharType="begin"/>
      </w:r>
      <w:r>
        <w:instrText xml:space="preserve"> PAGEREF _Toc351988549 \h </w:instrText>
      </w:r>
      <w:r>
        <w:fldChar w:fldCharType="separate"/>
      </w:r>
      <w:r>
        <w:t>122</w:t>
      </w:r>
      <w:r>
        <w:fldChar w:fldCharType="end"/>
      </w:r>
      <w:r>
        <w:fldChar w:fldCharType="end"/>
      </w:r>
    </w:p>
    <w:p w14:paraId="13B66B36">
      <w:pPr>
        <w:pStyle w:val="23"/>
        <w:tabs>
          <w:tab w:val="right" w:leader="dot" w:pos="8296"/>
        </w:tabs>
        <w:ind w:left="800"/>
        <w:rPr>
          <w:rFonts w:ascii="Calibri" w:hAnsi="Calibri"/>
          <w:kern w:val="2"/>
          <w:sz w:val="21"/>
          <w:szCs w:val="22"/>
        </w:rPr>
      </w:pPr>
      <w:r>
        <w:fldChar w:fldCharType="begin"/>
      </w:r>
      <w:r>
        <w:instrText xml:space="preserve"> HYPERLINK \l "_Toc351988550" </w:instrText>
      </w:r>
      <w:r>
        <w:fldChar w:fldCharType="separate"/>
      </w:r>
      <w:r>
        <w:rPr>
          <w:rStyle w:val="54"/>
          <w:rFonts w:ascii="宋体" w:hAnsi="宋体"/>
        </w:rPr>
        <w:t>6.1.4</w:t>
      </w:r>
      <w:r>
        <w:rPr>
          <w:rStyle w:val="54"/>
          <w:rFonts w:hint="eastAsia"/>
        </w:rPr>
        <w:t xml:space="preserve"> 页面要素</w:t>
      </w:r>
      <w:r>
        <w:tab/>
      </w:r>
      <w:r>
        <w:fldChar w:fldCharType="begin"/>
      </w:r>
      <w:r>
        <w:instrText xml:space="preserve"> PAGEREF _Toc351988550 \h </w:instrText>
      </w:r>
      <w:r>
        <w:fldChar w:fldCharType="separate"/>
      </w:r>
      <w:r>
        <w:t>123</w:t>
      </w:r>
      <w:r>
        <w:fldChar w:fldCharType="end"/>
      </w:r>
      <w:r>
        <w:fldChar w:fldCharType="end"/>
      </w:r>
    </w:p>
    <w:p w14:paraId="6DAA79C8">
      <w:pPr>
        <w:pStyle w:val="39"/>
        <w:tabs>
          <w:tab w:val="right" w:leader="dot" w:pos="8296"/>
        </w:tabs>
        <w:ind w:left="400"/>
        <w:rPr>
          <w:rFonts w:ascii="Calibri" w:hAnsi="Calibri"/>
          <w:kern w:val="2"/>
          <w:sz w:val="21"/>
          <w:szCs w:val="22"/>
        </w:rPr>
      </w:pPr>
      <w:r>
        <w:fldChar w:fldCharType="begin"/>
      </w:r>
      <w:r>
        <w:instrText xml:space="preserve"> HYPERLINK \l "_Toc351988556" </w:instrText>
      </w:r>
      <w:r>
        <w:fldChar w:fldCharType="separate"/>
      </w:r>
      <w:r>
        <w:rPr>
          <w:rStyle w:val="54"/>
          <w:rFonts w:ascii="宋体" w:hAnsi="宋体"/>
        </w:rPr>
        <w:t>6.2</w:t>
      </w:r>
      <w:r>
        <w:rPr>
          <w:rStyle w:val="54"/>
          <w:rFonts w:hint="eastAsia" w:ascii="宋体" w:hAnsi="宋体"/>
        </w:rPr>
        <w:t xml:space="preserve"> 风险评估</w:t>
      </w:r>
      <w:r>
        <w:tab/>
      </w:r>
      <w:r>
        <w:fldChar w:fldCharType="begin"/>
      </w:r>
      <w:r>
        <w:instrText xml:space="preserve"> PAGEREF _Toc351988556 \h </w:instrText>
      </w:r>
      <w:r>
        <w:fldChar w:fldCharType="separate"/>
      </w:r>
      <w:r>
        <w:t>126</w:t>
      </w:r>
      <w:r>
        <w:fldChar w:fldCharType="end"/>
      </w:r>
      <w:r>
        <w:fldChar w:fldCharType="end"/>
      </w:r>
    </w:p>
    <w:p w14:paraId="3AF83D81">
      <w:pPr>
        <w:pStyle w:val="23"/>
        <w:tabs>
          <w:tab w:val="right" w:leader="dot" w:pos="8296"/>
        </w:tabs>
        <w:ind w:left="800"/>
        <w:rPr>
          <w:rFonts w:ascii="Calibri" w:hAnsi="Calibri"/>
          <w:kern w:val="2"/>
          <w:sz w:val="21"/>
          <w:szCs w:val="22"/>
        </w:rPr>
      </w:pPr>
      <w:r>
        <w:fldChar w:fldCharType="begin"/>
      </w:r>
      <w:r>
        <w:instrText xml:space="preserve"> HYPERLINK \l "_Toc351988557" </w:instrText>
      </w:r>
      <w:r>
        <w:fldChar w:fldCharType="separate"/>
      </w:r>
      <w:r>
        <w:rPr>
          <w:rStyle w:val="54"/>
          <w:rFonts w:ascii="宋体" w:hAnsi="宋体"/>
        </w:rPr>
        <w:t>6.2.1</w:t>
      </w:r>
      <w:r>
        <w:rPr>
          <w:rStyle w:val="54"/>
          <w:rFonts w:hint="eastAsia"/>
        </w:rPr>
        <w:t xml:space="preserve"> 功能描述</w:t>
      </w:r>
      <w:r>
        <w:tab/>
      </w:r>
      <w:r>
        <w:fldChar w:fldCharType="begin"/>
      </w:r>
      <w:r>
        <w:instrText xml:space="preserve"> PAGEREF _Toc351988557 \h </w:instrText>
      </w:r>
      <w:r>
        <w:fldChar w:fldCharType="separate"/>
      </w:r>
      <w:r>
        <w:t>126</w:t>
      </w:r>
      <w:r>
        <w:fldChar w:fldCharType="end"/>
      </w:r>
      <w:r>
        <w:fldChar w:fldCharType="end"/>
      </w:r>
    </w:p>
    <w:p w14:paraId="1C8362B3">
      <w:pPr>
        <w:pStyle w:val="23"/>
        <w:tabs>
          <w:tab w:val="right" w:leader="dot" w:pos="8296"/>
        </w:tabs>
        <w:ind w:left="800"/>
        <w:rPr>
          <w:rFonts w:ascii="Calibri" w:hAnsi="Calibri"/>
          <w:kern w:val="2"/>
          <w:sz w:val="21"/>
          <w:szCs w:val="22"/>
        </w:rPr>
      </w:pPr>
      <w:r>
        <w:fldChar w:fldCharType="begin"/>
      </w:r>
      <w:r>
        <w:instrText xml:space="preserve"> HYPERLINK \l "_Toc351988558" </w:instrText>
      </w:r>
      <w:r>
        <w:fldChar w:fldCharType="separate"/>
      </w:r>
      <w:r>
        <w:rPr>
          <w:rStyle w:val="54"/>
          <w:rFonts w:ascii="宋体" w:hAnsi="宋体"/>
        </w:rPr>
        <w:t>6.2.2</w:t>
      </w:r>
      <w:r>
        <w:rPr>
          <w:rStyle w:val="54"/>
          <w:rFonts w:hint="eastAsia"/>
        </w:rPr>
        <w:t xml:space="preserve"> 业务流程</w:t>
      </w:r>
      <w:r>
        <w:tab/>
      </w:r>
      <w:r>
        <w:fldChar w:fldCharType="begin"/>
      </w:r>
      <w:r>
        <w:instrText xml:space="preserve"> PAGEREF _Toc351988558 \h </w:instrText>
      </w:r>
      <w:r>
        <w:fldChar w:fldCharType="separate"/>
      </w:r>
      <w:r>
        <w:t>127</w:t>
      </w:r>
      <w:r>
        <w:fldChar w:fldCharType="end"/>
      </w:r>
      <w:r>
        <w:fldChar w:fldCharType="end"/>
      </w:r>
    </w:p>
    <w:p w14:paraId="34954A73">
      <w:pPr>
        <w:pStyle w:val="23"/>
        <w:tabs>
          <w:tab w:val="right" w:leader="dot" w:pos="8296"/>
        </w:tabs>
        <w:ind w:left="800"/>
        <w:rPr>
          <w:rFonts w:ascii="Calibri" w:hAnsi="Calibri"/>
          <w:kern w:val="2"/>
          <w:sz w:val="21"/>
          <w:szCs w:val="22"/>
        </w:rPr>
      </w:pPr>
      <w:r>
        <w:fldChar w:fldCharType="begin"/>
      </w:r>
      <w:r>
        <w:instrText xml:space="preserve"> HYPERLINK \l "_Toc351988559" </w:instrText>
      </w:r>
      <w:r>
        <w:fldChar w:fldCharType="separate"/>
      </w:r>
      <w:r>
        <w:rPr>
          <w:rStyle w:val="54"/>
          <w:rFonts w:ascii="宋体" w:hAnsi="宋体"/>
        </w:rPr>
        <w:t>6.2.3</w:t>
      </w:r>
      <w:r>
        <w:rPr>
          <w:rStyle w:val="54"/>
          <w:rFonts w:hint="eastAsia"/>
        </w:rPr>
        <w:t xml:space="preserve"> 业务规则</w:t>
      </w:r>
      <w:r>
        <w:tab/>
      </w:r>
      <w:r>
        <w:fldChar w:fldCharType="begin"/>
      </w:r>
      <w:r>
        <w:instrText xml:space="preserve"> PAGEREF _Toc351988559 \h </w:instrText>
      </w:r>
      <w:r>
        <w:fldChar w:fldCharType="separate"/>
      </w:r>
      <w:r>
        <w:t>128</w:t>
      </w:r>
      <w:r>
        <w:fldChar w:fldCharType="end"/>
      </w:r>
      <w:r>
        <w:fldChar w:fldCharType="end"/>
      </w:r>
    </w:p>
    <w:p w14:paraId="6D6F6D29">
      <w:pPr>
        <w:pStyle w:val="23"/>
        <w:tabs>
          <w:tab w:val="right" w:leader="dot" w:pos="8296"/>
        </w:tabs>
        <w:ind w:left="800"/>
        <w:rPr>
          <w:rFonts w:ascii="Calibri" w:hAnsi="Calibri"/>
          <w:kern w:val="2"/>
          <w:sz w:val="21"/>
          <w:szCs w:val="22"/>
        </w:rPr>
      </w:pPr>
      <w:r>
        <w:fldChar w:fldCharType="begin"/>
      </w:r>
      <w:r>
        <w:instrText xml:space="preserve"> HYPERLINK \l "_Toc351988560" </w:instrText>
      </w:r>
      <w:r>
        <w:fldChar w:fldCharType="separate"/>
      </w:r>
      <w:r>
        <w:rPr>
          <w:rStyle w:val="54"/>
          <w:rFonts w:ascii="宋体" w:hAnsi="宋体"/>
        </w:rPr>
        <w:t>6.2.4</w:t>
      </w:r>
      <w:r>
        <w:rPr>
          <w:rStyle w:val="54"/>
          <w:rFonts w:hint="eastAsia"/>
        </w:rPr>
        <w:t xml:space="preserve"> 页面要素</w:t>
      </w:r>
      <w:r>
        <w:tab/>
      </w:r>
      <w:r>
        <w:fldChar w:fldCharType="begin"/>
      </w:r>
      <w:r>
        <w:instrText xml:space="preserve"> PAGEREF _Toc351988560 \h </w:instrText>
      </w:r>
      <w:r>
        <w:fldChar w:fldCharType="separate"/>
      </w:r>
      <w:r>
        <w:t>128</w:t>
      </w:r>
      <w:r>
        <w:fldChar w:fldCharType="end"/>
      </w:r>
      <w:r>
        <w:fldChar w:fldCharType="end"/>
      </w:r>
    </w:p>
    <w:p w14:paraId="1D713B3E">
      <w:pPr>
        <w:pStyle w:val="39"/>
        <w:tabs>
          <w:tab w:val="right" w:leader="dot" w:pos="8296"/>
        </w:tabs>
        <w:ind w:left="400"/>
        <w:rPr>
          <w:rFonts w:ascii="Calibri" w:hAnsi="Calibri"/>
          <w:kern w:val="2"/>
          <w:sz w:val="21"/>
          <w:szCs w:val="22"/>
        </w:rPr>
      </w:pPr>
      <w:r>
        <w:fldChar w:fldCharType="begin"/>
      </w:r>
      <w:r>
        <w:instrText xml:space="preserve"> HYPERLINK \l "_Toc351988561" </w:instrText>
      </w:r>
      <w:r>
        <w:fldChar w:fldCharType="separate"/>
      </w:r>
      <w:r>
        <w:rPr>
          <w:rStyle w:val="54"/>
          <w:rFonts w:ascii="宋体" w:hAnsi="宋体"/>
        </w:rPr>
        <w:t>6.3</w:t>
      </w:r>
      <w:r>
        <w:rPr>
          <w:rStyle w:val="54"/>
          <w:rFonts w:hint="eastAsia"/>
        </w:rPr>
        <w:t xml:space="preserve"> 我的理财</w:t>
      </w:r>
      <w:r>
        <w:tab/>
      </w:r>
      <w:r>
        <w:fldChar w:fldCharType="begin"/>
      </w:r>
      <w:r>
        <w:instrText xml:space="preserve"> PAGEREF _Toc351988561 \h </w:instrText>
      </w:r>
      <w:r>
        <w:fldChar w:fldCharType="separate"/>
      </w:r>
      <w:r>
        <w:t>133</w:t>
      </w:r>
      <w:r>
        <w:fldChar w:fldCharType="end"/>
      </w:r>
      <w:r>
        <w:fldChar w:fldCharType="end"/>
      </w:r>
    </w:p>
    <w:p w14:paraId="09B4488F">
      <w:pPr>
        <w:pStyle w:val="23"/>
        <w:tabs>
          <w:tab w:val="right" w:leader="dot" w:pos="8296"/>
        </w:tabs>
        <w:ind w:left="800"/>
        <w:rPr>
          <w:rFonts w:ascii="Calibri" w:hAnsi="Calibri"/>
          <w:kern w:val="2"/>
          <w:sz w:val="21"/>
          <w:szCs w:val="22"/>
        </w:rPr>
      </w:pPr>
      <w:r>
        <w:fldChar w:fldCharType="begin"/>
      </w:r>
      <w:r>
        <w:instrText xml:space="preserve"> HYPERLINK \l "_Toc351988562" </w:instrText>
      </w:r>
      <w:r>
        <w:fldChar w:fldCharType="separate"/>
      </w:r>
      <w:r>
        <w:rPr>
          <w:rStyle w:val="54"/>
          <w:rFonts w:ascii="宋体" w:hAnsi="宋体"/>
        </w:rPr>
        <w:t>6.3.1</w:t>
      </w:r>
      <w:r>
        <w:rPr>
          <w:rStyle w:val="54"/>
          <w:rFonts w:hint="eastAsia"/>
        </w:rPr>
        <w:t xml:space="preserve"> 功能描述</w:t>
      </w:r>
      <w:r>
        <w:tab/>
      </w:r>
      <w:r>
        <w:fldChar w:fldCharType="begin"/>
      </w:r>
      <w:r>
        <w:instrText xml:space="preserve"> PAGEREF _Toc351988562 \h </w:instrText>
      </w:r>
      <w:r>
        <w:fldChar w:fldCharType="separate"/>
      </w:r>
      <w:r>
        <w:t>133</w:t>
      </w:r>
      <w:r>
        <w:fldChar w:fldCharType="end"/>
      </w:r>
      <w:r>
        <w:fldChar w:fldCharType="end"/>
      </w:r>
    </w:p>
    <w:p w14:paraId="642F0DB9">
      <w:pPr>
        <w:pStyle w:val="23"/>
        <w:tabs>
          <w:tab w:val="right" w:leader="dot" w:pos="8296"/>
        </w:tabs>
        <w:ind w:left="800"/>
        <w:rPr>
          <w:rFonts w:ascii="Calibri" w:hAnsi="Calibri"/>
          <w:kern w:val="2"/>
          <w:sz w:val="21"/>
          <w:szCs w:val="22"/>
        </w:rPr>
      </w:pPr>
      <w:r>
        <w:fldChar w:fldCharType="begin"/>
      </w:r>
      <w:r>
        <w:instrText xml:space="preserve"> HYPERLINK \l "_Toc351988563" </w:instrText>
      </w:r>
      <w:r>
        <w:fldChar w:fldCharType="separate"/>
      </w:r>
      <w:r>
        <w:rPr>
          <w:rStyle w:val="54"/>
          <w:rFonts w:ascii="宋体" w:hAnsi="宋体"/>
        </w:rPr>
        <w:t>6.3.2</w:t>
      </w:r>
      <w:r>
        <w:rPr>
          <w:rStyle w:val="54"/>
          <w:rFonts w:hint="eastAsia"/>
        </w:rPr>
        <w:t xml:space="preserve"> 业务流程</w:t>
      </w:r>
      <w:r>
        <w:tab/>
      </w:r>
      <w:r>
        <w:fldChar w:fldCharType="begin"/>
      </w:r>
      <w:r>
        <w:instrText xml:space="preserve"> PAGEREF _Toc351988563 \h </w:instrText>
      </w:r>
      <w:r>
        <w:fldChar w:fldCharType="separate"/>
      </w:r>
      <w:r>
        <w:t>133</w:t>
      </w:r>
      <w:r>
        <w:fldChar w:fldCharType="end"/>
      </w:r>
      <w:r>
        <w:fldChar w:fldCharType="end"/>
      </w:r>
    </w:p>
    <w:p w14:paraId="19D70ADD">
      <w:pPr>
        <w:pStyle w:val="23"/>
        <w:tabs>
          <w:tab w:val="right" w:leader="dot" w:pos="8296"/>
        </w:tabs>
        <w:ind w:left="800"/>
        <w:rPr>
          <w:rFonts w:ascii="Calibri" w:hAnsi="Calibri"/>
          <w:kern w:val="2"/>
          <w:sz w:val="21"/>
          <w:szCs w:val="22"/>
        </w:rPr>
      </w:pPr>
      <w:r>
        <w:fldChar w:fldCharType="begin"/>
      </w:r>
      <w:r>
        <w:instrText xml:space="preserve"> HYPERLINK \l "_Toc351988564" </w:instrText>
      </w:r>
      <w:r>
        <w:fldChar w:fldCharType="separate"/>
      </w:r>
      <w:r>
        <w:rPr>
          <w:rStyle w:val="54"/>
          <w:rFonts w:ascii="宋体" w:hAnsi="宋体"/>
        </w:rPr>
        <w:t>6.3.3</w:t>
      </w:r>
      <w:r>
        <w:rPr>
          <w:rStyle w:val="54"/>
          <w:rFonts w:hint="eastAsia"/>
        </w:rPr>
        <w:t xml:space="preserve"> 业务规则</w:t>
      </w:r>
      <w:r>
        <w:tab/>
      </w:r>
      <w:r>
        <w:fldChar w:fldCharType="begin"/>
      </w:r>
      <w:r>
        <w:instrText xml:space="preserve"> PAGEREF _Toc351988564 \h </w:instrText>
      </w:r>
      <w:r>
        <w:fldChar w:fldCharType="separate"/>
      </w:r>
      <w:r>
        <w:t>134</w:t>
      </w:r>
      <w:r>
        <w:fldChar w:fldCharType="end"/>
      </w:r>
      <w:r>
        <w:fldChar w:fldCharType="end"/>
      </w:r>
    </w:p>
    <w:p w14:paraId="433F982F">
      <w:pPr>
        <w:pStyle w:val="23"/>
        <w:tabs>
          <w:tab w:val="right" w:leader="dot" w:pos="8296"/>
        </w:tabs>
        <w:ind w:left="800"/>
        <w:rPr>
          <w:rFonts w:ascii="Calibri" w:hAnsi="Calibri"/>
          <w:kern w:val="2"/>
          <w:sz w:val="21"/>
          <w:szCs w:val="22"/>
        </w:rPr>
      </w:pPr>
      <w:r>
        <w:fldChar w:fldCharType="begin"/>
      </w:r>
      <w:r>
        <w:instrText xml:space="preserve"> HYPERLINK \l "_Toc351988565" </w:instrText>
      </w:r>
      <w:r>
        <w:fldChar w:fldCharType="separate"/>
      </w:r>
      <w:r>
        <w:rPr>
          <w:rStyle w:val="54"/>
          <w:rFonts w:ascii="宋体" w:hAnsi="宋体"/>
        </w:rPr>
        <w:t>6.3.4</w:t>
      </w:r>
      <w:r>
        <w:rPr>
          <w:rStyle w:val="54"/>
          <w:rFonts w:hint="eastAsia"/>
        </w:rPr>
        <w:t xml:space="preserve"> 页面要素</w:t>
      </w:r>
      <w:r>
        <w:tab/>
      </w:r>
      <w:r>
        <w:fldChar w:fldCharType="begin"/>
      </w:r>
      <w:r>
        <w:instrText xml:space="preserve"> PAGEREF _Toc351988565 \h </w:instrText>
      </w:r>
      <w:r>
        <w:fldChar w:fldCharType="separate"/>
      </w:r>
      <w:r>
        <w:t>134</w:t>
      </w:r>
      <w:r>
        <w:fldChar w:fldCharType="end"/>
      </w:r>
      <w:r>
        <w:fldChar w:fldCharType="end"/>
      </w:r>
    </w:p>
    <w:p w14:paraId="4568D2D2">
      <w:pPr>
        <w:pStyle w:val="39"/>
        <w:tabs>
          <w:tab w:val="right" w:leader="dot" w:pos="8296"/>
        </w:tabs>
        <w:ind w:left="400"/>
        <w:rPr>
          <w:rFonts w:ascii="Calibri" w:hAnsi="Calibri"/>
          <w:kern w:val="2"/>
          <w:sz w:val="21"/>
          <w:szCs w:val="22"/>
        </w:rPr>
      </w:pPr>
      <w:r>
        <w:fldChar w:fldCharType="begin"/>
      </w:r>
      <w:r>
        <w:instrText xml:space="preserve"> HYPERLINK \l "_Toc351988566" </w:instrText>
      </w:r>
      <w:r>
        <w:fldChar w:fldCharType="separate"/>
      </w:r>
      <w:r>
        <w:rPr>
          <w:rStyle w:val="54"/>
          <w:rFonts w:ascii="宋体" w:hAnsi="宋体"/>
        </w:rPr>
        <w:t>6.4</w:t>
      </w:r>
      <w:r>
        <w:rPr>
          <w:rStyle w:val="54"/>
          <w:rFonts w:hint="eastAsia"/>
        </w:rPr>
        <w:t xml:space="preserve"> 交易查询</w:t>
      </w:r>
      <w:r>
        <w:tab/>
      </w:r>
      <w:r>
        <w:fldChar w:fldCharType="begin"/>
      </w:r>
      <w:r>
        <w:instrText xml:space="preserve"> PAGEREF _Toc351988566 \h </w:instrText>
      </w:r>
      <w:r>
        <w:fldChar w:fldCharType="separate"/>
      </w:r>
      <w:r>
        <w:t>135</w:t>
      </w:r>
      <w:r>
        <w:fldChar w:fldCharType="end"/>
      </w:r>
      <w:r>
        <w:fldChar w:fldCharType="end"/>
      </w:r>
    </w:p>
    <w:p w14:paraId="31F61BF3">
      <w:pPr>
        <w:pStyle w:val="23"/>
        <w:tabs>
          <w:tab w:val="right" w:leader="dot" w:pos="8296"/>
        </w:tabs>
        <w:ind w:left="800"/>
        <w:rPr>
          <w:rFonts w:ascii="Calibri" w:hAnsi="Calibri"/>
          <w:kern w:val="2"/>
          <w:sz w:val="21"/>
          <w:szCs w:val="22"/>
        </w:rPr>
      </w:pPr>
      <w:r>
        <w:fldChar w:fldCharType="begin"/>
      </w:r>
      <w:r>
        <w:instrText xml:space="preserve"> HYPERLINK \l "_Toc351988567" </w:instrText>
      </w:r>
      <w:r>
        <w:fldChar w:fldCharType="separate"/>
      </w:r>
      <w:r>
        <w:rPr>
          <w:rStyle w:val="54"/>
          <w:rFonts w:ascii="宋体" w:hAnsi="宋体"/>
        </w:rPr>
        <w:t>6.4.1</w:t>
      </w:r>
      <w:r>
        <w:rPr>
          <w:rStyle w:val="54"/>
          <w:rFonts w:hint="eastAsia"/>
        </w:rPr>
        <w:t xml:space="preserve"> 功能描述</w:t>
      </w:r>
      <w:r>
        <w:tab/>
      </w:r>
      <w:r>
        <w:fldChar w:fldCharType="begin"/>
      </w:r>
      <w:r>
        <w:instrText xml:space="preserve"> PAGEREF _Toc351988567 \h </w:instrText>
      </w:r>
      <w:r>
        <w:fldChar w:fldCharType="separate"/>
      </w:r>
      <w:r>
        <w:t>135</w:t>
      </w:r>
      <w:r>
        <w:fldChar w:fldCharType="end"/>
      </w:r>
      <w:r>
        <w:fldChar w:fldCharType="end"/>
      </w:r>
    </w:p>
    <w:p w14:paraId="74A1168B">
      <w:pPr>
        <w:pStyle w:val="23"/>
        <w:tabs>
          <w:tab w:val="right" w:leader="dot" w:pos="8296"/>
        </w:tabs>
        <w:ind w:left="800"/>
        <w:rPr>
          <w:rFonts w:ascii="Calibri" w:hAnsi="Calibri"/>
          <w:kern w:val="2"/>
          <w:sz w:val="21"/>
          <w:szCs w:val="22"/>
        </w:rPr>
      </w:pPr>
      <w:r>
        <w:fldChar w:fldCharType="begin"/>
      </w:r>
      <w:r>
        <w:instrText xml:space="preserve"> HYPERLINK \l "_Toc351988568" </w:instrText>
      </w:r>
      <w:r>
        <w:fldChar w:fldCharType="separate"/>
      </w:r>
      <w:r>
        <w:rPr>
          <w:rStyle w:val="54"/>
          <w:rFonts w:ascii="宋体" w:hAnsi="宋体"/>
        </w:rPr>
        <w:t>6.4.2</w:t>
      </w:r>
      <w:r>
        <w:rPr>
          <w:rStyle w:val="54"/>
          <w:rFonts w:hint="eastAsia"/>
        </w:rPr>
        <w:t xml:space="preserve"> 业务流程</w:t>
      </w:r>
      <w:r>
        <w:tab/>
      </w:r>
      <w:r>
        <w:fldChar w:fldCharType="begin"/>
      </w:r>
      <w:r>
        <w:instrText xml:space="preserve"> PAGEREF _Toc351988568 \h </w:instrText>
      </w:r>
      <w:r>
        <w:fldChar w:fldCharType="separate"/>
      </w:r>
      <w:r>
        <w:t>136</w:t>
      </w:r>
      <w:r>
        <w:fldChar w:fldCharType="end"/>
      </w:r>
      <w:r>
        <w:fldChar w:fldCharType="end"/>
      </w:r>
    </w:p>
    <w:p w14:paraId="51FE9CE8">
      <w:pPr>
        <w:pStyle w:val="23"/>
        <w:tabs>
          <w:tab w:val="right" w:leader="dot" w:pos="8296"/>
        </w:tabs>
        <w:ind w:left="800"/>
        <w:rPr>
          <w:rFonts w:ascii="Calibri" w:hAnsi="Calibri"/>
          <w:kern w:val="2"/>
          <w:sz w:val="21"/>
          <w:szCs w:val="22"/>
        </w:rPr>
      </w:pPr>
      <w:r>
        <w:fldChar w:fldCharType="begin"/>
      </w:r>
      <w:r>
        <w:instrText xml:space="preserve"> HYPERLINK \l "_Toc351988569" </w:instrText>
      </w:r>
      <w:r>
        <w:fldChar w:fldCharType="separate"/>
      </w:r>
      <w:r>
        <w:rPr>
          <w:rStyle w:val="54"/>
          <w:rFonts w:ascii="宋体" w:hAnsi="宋体"/>
        </w:rPr>
        <w:t>6.4.3</w:t>
      </w:r>
      <w:r>
        <w:rPr>
          <w:rStyle w:val="54"/>
          <w:rFonts w:hint="eastAsia"/>
        </w:rPr>
        <w:t xml:space="preserve"> 业务规则</w:t>
      </w:r>
      <w:r>
        <w:tab/>
      </w:r>
      <w:r>
        <w:fldChar w:fldCharType="begin"/>
      </w:r>
      <w:r>
        <w:instrText xml:space="preserve"> PAGEREF _Toc351988569 \h </w:instrText>
      </w:r>
      <w:r>
        <w:fldChar w:fldCharType="separate"/>
      </w:r>
      <w:r>
        <w:t>137</w:t>
      </w:r>
      <w:r>
        <w:fldChar w:fldCharType="end"/>
      </w:r>
      <w:r>
        <w:fldChar w:fldCharType="end"/>
      </w:r>
    </w:p>
    <w:p w14:paraId="788B2506">
      <w:pPr>
        <w:pStyle w:val="23"/>
        <w:tabs>
          <w:tab w:val="right" w:leader="dot" w:pos="8296"/>
        </w:tabs>
        <w:ind w:left="800"/>
        <w:rPr>
          <w:rFonts w:ascii="Calibri" w:hAnsi="Calibri"/>
          <w:kern w:val="2"/>
          <w:sz w:val="21"/>
          <w:szCs w:val="22"/>
        </w:rPr>
      </w:pPr>
      <w:r>
        <w:fldChar w:fldCharType="begin"/>
      </w:r>
      <w:r>
        <w:instrText xml:space="preserve"> HYPERLINK \l "_Toc351988570" </w:instrText>
      </w:r>
      <w:r>
        <w:fldChar w:fldCharType="separate"/>
      </w:r>
      <w:r>
        <w:rPr>
          <w:rStyle w:val="54"/>
          <w:rFonts w:ascii="宋体" w:hAnsi="宋体"/>
        </w:rPr>
        <w:t>6.4.4</w:t>
      </w:r>
      <w:r>
        <w:rPr>
          <w:rStyle w:val="54"/>
          <w:rFonts w:hint="eastAsia"/>
        </w:rPr>
        <w:t xml:space="preserve"> 页面要素</w:t>
      </w:r>
      <w:r>
        <w:tab/>
      </w:r>
      <w:r>
        <w:fldChar w:fldCharType="begin"/>
      </w:r>
      <w:r>
        <w:instrText xml:space="preserve"> PAGEREF _Toc351988570 \h </w:instrText>
      </w:r>
      <w:r>
        <w:fldChar w:fldCharType="separate"/>
      </w:r>
      <w:r>
        <w:t>137</w:t>
      </w:r>
      <w:r>
        <w:fldChar w:fldCharType="end"/>
      </w:r>
      <w:r>
        <w:fldChar w:fldCharType="end"/>
      </w:r>
    </w:p>
    <w:p w14:paraId="7DF4F723">
      <w:pPr>
        <w:pStyle w:val="39"/>
        <w:tabs>
          <w:tab w:val="right" w:leader="dot" w:pos="8296"/>
        </w:tabs>
        <w:ind w:left="400"/>
        <w:rPr>
          <w:rFonts w:ascii="Calibri" w:hAnsi="Calibri"/>
          <w:kern w:val="2"/>
          <w:sz w:val="21"/>
          <w:szCs w:val="22"/>
        </w:rPr>
      </w:pPr>
      <w:r>
        <w:fldChar w:fldCharType="begin"/>
      </w:r>
      <w:r>
        <w:instrText xml:space="preserve"> HYPERLINK \l "_Toc351988576" </w:instrText>
      </w:r>
      <w:r>
        <w:fldChar w:fldCharType="separate"/>
      </w:r>
      <w:r>
        <w:rPr>
          <w:rStyle w:val="54"/>
          <w:rFonts w:ascii="宋体" w:hAnsi="宋体"/>
        </w:rPr>
        <w:t>6.5</w:t>
      </w:r>
      <w:r>
        <w:rPr>
          <w:rStyle w:val="54"/>
          <w:rFonts w:hint="eastAsia"/>
        </w:rPr>
        <w:t xml:space="preserve"> 查看当前委托产品</w:t>
      </w:r>
      <w:r>
        <w:tab/>
      </w:r>
      <w:r>
        <w:fldChar w:fldCharType="begin"/>
      </w:r>
      <w:r>
        <w:instrText xml:space="preserve"> PAGEREF _Toc351988576 \h </w:instrText>
      </w:r>
      <w:r>
        <w:fldChar w:fldCharType="separate"/>
      </w:r>
      <w:r>
        <w:t>138</w:t>
      </w:r>
      <w:r>
        <w:fldChar w:fldCharType="end"/>
      </w:r>
      <w:r>
        <w:fldChar w:fldCharType="end"/>
      </w:r>
    </w:p>
    <w:p w14:paraId="7D0CE945">
      <w:pPr>
        <w:pStyle w:val="23"/>
        <w:tabs>
          <w:tab w:val="right" w:leader="dot" w:pos="8296"/>
        </w:tabs>
        <w:ind w:left="800"/>
        <w:rPr>
          <w:rFonts w:ascii="Calibri" w:hAnsi="Calibri"/>
          <w:kern w:val="2"/>
          <w:sz w:val="21"/>
          <w:szCs w:val="22"/>
        </w:rPr>
      </w:pPr>
      <w:r>
        <w:fldChar w:fldCharType="begin"/>
      </w:r>
      <w:r>
        <w:instrText xml:space="preserve"> HYPERLINK \l "_Toc351988577" </w:instrText>
      </w:r>
      <w:r>
        <w:fldChar w:fldCharType="separate"/>
      </w:r>
      <w:r>
        <w:rPr>
          <w:rStyle w:val="54"/>
          <w:rFonts w:ascii="宋体" w:hAnsi="宋体"/>
        </w:rPr>
        <w:t>6.5.1</w:t>
      </w:r>
      <w:r>
        <w:rPr>
          <w:rStyle w:val="54"/>
          <w:rFonts w:hint="eastAsia"/>
        </w:rPr>
        <w:t xml:space="preserve"> 功能描述</w:t>
      </w:r>
      <w:r>
        <w:tab/>
      </w:r>
      <w:r>
        <w:fldChar w:fldCharType="begin"/>
      </w:r>
      <w:r>
        <w:instrText xml:space="preserve"> PAGEREF _Toc351988577 \h </w:instrText>
      </w:r>
      <w:r>
        <w:fldChar w:fldCharType="separate"/>
      </w:r>
      <w:r>
        <w:t>138</w:t>
      </w:r>
      <w:r>
        <w:fldChar w:fldCharType="end"/>
      </w:r>
      <w:r>
        <w:fldChar w:fldCharType="end"/>
      </w:r>
    </w:p>
    <w:p w14:paraId="3210CD50">
      <w:pPr>
        <w:pStyle w:val="23"/>
        <w:tabs>
          <w:tab w:val="right" w:leader="dot" w:pos="8296"/>
        </w:tabs>
        <w:ind w:left="800"/>
        <w:rPr>
          <w:rFonts w:ascii="Calibri" w:hAnsi="Calibri"/>
          <w:kern w:val="2"/>
          <w:sz w:val="21"/>
          <w:szCs w:val="22"/>
        </w:rPr>
      </w:pPr>
      <w:r>
        <w:fldChar w:fldCharType="begin"/>
      </w:r>
      <w:r>
        <w:instrText xml:space="preserve"> HYPERLINK \l "_Toc351988578" </w:instrText>
      </w:r>
      <w:r>
        <w:fldChar w:fldCharType="separate"/>
      </w:r>
      <w:r>
        <w:rPr>
          <w:rStyle w:val="54"/>
          <w:rFonts w:ascii="宋体" w:hAnsi="宋体"/>
        </w:rPr>
        <w:t>6.5.2</w:t>
      </w:r>
      <w:r>
        <w:rPr>
          <w:rStyle w:val="54"/>
          <w:rFonts w:hint="eastAsia"/>
        </w:rPr>
        <w:t xml:space="preserve"> 业务流程</w:t>
      </w:r>
      <w:r>
        <w:tab/>
      </w:r>
      <w:r>
        <w:fldChar w:fldCharType="begin"/>
      </w:r>
      <w:r>
        <w:instrText xml:space="preserve"> PAGEREF _Toc351988578 \h </w:instrText>
      </w:r>
      <w:r>
        <w:fldChar w:fldCharType="separate"/>
      </w:r>
      <w:r>
        <w:t>139</w:t>
      </w:r>
      <w:r>
        <w:fldChar w:fldCharType="end"/>
      </w:r>
      <w:r>
        <w:fldChar w:fldCharType="end"/>
      </w:r>
    </w:p>
    <w:p w14:paraId="648F92A8">
      <w:pPr>
        <w:pStyle w:val="23"/>
        <w:tabs>
          <w:tab w:val="right" w:leader="dot" w:pos="8296"/>
        </w:tabs>
        <w:ind w:left="800"/>
        <w:rPr>
          <w:rFonts w:ascii="Calibri" w:hAnsi="Calibri"/>
          <w:kern w:val="2"/>
          <w:sz w:val="21"/>
          <w:szCs w:val="22"/>
        </w:rPr>
      </w:pPr>
      <w:r>
        <w:fldChar w:fldCharType="begin"/>
      </w:r>
      <w:r>
        <w:instrText xml:space="preserve"> HYPERLINK \l "_Toc351988579" </w:instrText>
      </w:r>
      <w:r>
        <w:fldChar w:fldCharType="separate"/>
      </w:r>
      <w:r>
        <w:rPr>
          <w:rStyle w:val="54"/>
          <w:rFonts w:ascii="宋体" w:hAnsi="宋体"/>
        </w:rPr>
        <w:t>6.5.3</w:t>
      </w:r>
      <w:r>
        <w:rPr>
          <w:rStyle w:val="54"/>
          <w:rFonts w:hint="eastAsia"/>
        </w:rPr>
        <w:t xml:space="preserve"> 业务规则</w:t>
      </w:r>
      <w:r>
        <w:tab/>
      </w:r>
      <w:r>
        <w:fldChar w:fldCharType="begin"/>
      </w:r>
      <w:r>
        <w:instrText xml:space="preserve"> PAGEREF _Toc351988579 \h </w:instrText>
      </w:r>
      <w:r>
        <w:fldChar w:fldCharType="separate"/>
      </w:r>
      <w:r>
        <w:t>140</w:t>
      </w:r>
      <w:r>
        <w:fldChar w:fldCharType="end"/>
      </w:r>
      <w:r>
        <w:fldChar w:fldCharType="end"/>
      </w:r>
    </w:p>
    <w:p w14:paraId="30B91F45">
      <w:pPr>
        <w:pStyle w:val="23"/>
        <w:tabs>
          <w:tab w:val="right" w:leader="dot" w:pos="8296"/>
        </w:tabs>
        <w:ind w:left="800"/>
        <w:rPr>
          <w:rFonts w:ascii="Calibri" w:hAnsi="Calibri"/>
          <w:kern w:val="2"/>
          <w:sz w:val="21"/>
          <w:szCs w:val="22"/>
        </w:rPr>
      </w:pPr>
      <w:r>
        <w:fldChar w:fldCharType="begin"/>
      </w:r>
      <w:r>
        <w:instrText xml:space="preserve"> HYPERLINK \l "_Toc351988580" </w:instrText>
      </w:r>
      <w:r>
        <w:fldChar w:fldCharType="separate"/>
      </w:r>
      <w:r>
        <w:rPr>
          <w:rStyle w:val="54"/>
          <w:rFonts w:ascii="宋体" w:hAnsi="宋体"/>
        </w:rPr>
        <w:t>6.5.4</w:t>
      </w:r>
      <w:r>
        <w:rPr>
          <w:rStyle w:val="54"/>
          <w:rFonts w:hint="eastAsia"/>
        </w:rPr>
        <w:t xml:space="preserve"> 页面要素</w:t>
      </w:r>
      <w:r>
        <w:tab/>
      </w:r>
      <w:r>
        <w:fldChar w:fldCharType="begin"/>
      </w:r>
      <w:r>
        <w:instrText xml:space="preserve"> PAGEREF _Toc351988580 \h </w:instrText>
      </w:r>
      <w:r>
        <w:fldChar w:fldCharType="separate"/>
      </w:r>
      <w:r>
        <w:t>140</w:t>
      </w:r>
      <w:r>
        <w:fldChar w:fldCharType="end"/>
      </w:r>
      <w:r>
        <w:fldChar w:fldCharType="end"/>
      </w:r>
    </w:p>
    <w:p w14:paraId="0373B5F7">
      <w:pPr>
        <w:pStyle w:val="31"/>
        <w:rPr>
          <w:rFonts w:ascii="Calibri" w:hAnsi="Calibri"/>
          <w:kern w:val="2"/>
          <w:sz w:val="21"/>
          <w:szCs w:val="22"/>
        </w:rPr>
      </w:pPr>
      <w:r>
        <w:fldChar w:fldCharType="begin"/>
      </w:r>
      <w:r>
        <w:instrText xml:space="preserve"> HYPERLINK \l "_Toc351988581" </w:instrText>
      </w:r>
      <w:r>
        <w:fldChar w:fldCharType="separate"/>
      </w:r>
      <w:r>
        <w:rPr>
          <w:rStyle w:val="54"/>
          <w:rFonts w:hint="eastAsia"/>
        </w:rPr>
        <w:t>第7章 贷款</w:t>
      </w:r>
      <w:r>
        <w:tab/>
      </w:r>
      <w:r>
        <w:fldChar w:fldCharType="begin"/>
      </w:r>
      <w:r>
        <w:instrText xml:space="preserve"> PAGEREF _Toc351988581 \h </w:instrText>
      </w:r>
      <w:r>
        <w:fldChar w:fldCharType="separate"/>
      </w:r>
      <w:r>
        <w:t>142</w:t>
      </w:r>
      <w:r>
        <w:fldChar w:fldCharType="end"/>
      </w:r>
      <w:r>
        <w:fldChar w:fldCharType="end"/>
      </w:r>
    </w:p>
    <w:p w14:paraId="47C69BF3">
      <w:pPr>
        <w:pStyle w:val="39"/>
        <w:tabs>
          <w:tab w:val="right" w:leader="dot" w:pos="8296"/>
        </w:tabs>
        <w:ind w:left="400"/>
        <w:rPr>
          <w:rFonts w:ascii="Calibri" w:hAnsi="Calibri"/>
          <w:kern w:val="2"/>
          <w:sz w:val="21"/>
          <w:szCs w:val="22"/>
        </w:rPr>
      </w:pPr>
      <w:r>
        <w:fldChar w:fldCharType="begin"/>
      </w:r>
      <w:r>
        <w:instrText xml:space="preserve"> HYPERLINK \l "_Toc351988582" </w:instrText>
      </w:r>
      <w:r>
        <w:fldChar w:fldCharType="separate"/>
      </w:r>
      <w:r>
        <w:rPr>
          <w:rStyle w:val="54"/>
          <w:rFonts w:ascii="宋体" w:hAnsi="宋体"/>
        </w:rPr>
        <w:t>7.1</w:t>
      </w:r>
      <w:r>
        <w:rPr>
          <w:rStyle w:val="54"/>
          <w:rFonts w:hint="eastAsia"/>
        </w:rPr>
        <w:t xml:space="preserve"> 个人贷款查询</w:t>
      </w:r>
      <w:r>
        <w:tab/>
      </w:r>
      <w:r>
        <w:fldChar w:fldCharType="begin"/>
      </w:r>
      <w:r>
        <w:instrText xml:space="preserve"> PAGEREF _Toc351988582 \h </w:instrText>
      </w:r>
      <w:r>
        <w:fldChar w:fldCharType="separate"/>
      </w:r>
      <w:r>
        <w:t>142</w:t>
      </w:r>
      <w:r>
        <w:fldChar w:fldCharType="end"/>
      </w:r>
      <w:r>
        <w:fldChar w:fldCharType="end"/>
      </w:r>
    </w:p>
    <w:p w14:paraId="3D505D3A">
      <w:pPr>
        <w:pStyle w:val="23"/>
        <w:tabs>
          <w:tab w:val="right" w:leader="dot" w:pos="8296"/>
        </w:tabs>
        <w:ind w:left="800"/>
        <w:rPr>
          <w:rFonts w:ascii="Calibri" w:hAnsi="Calibri"/>
          <w:kern w:val="2"/>
          <w:sz w:val="21"/>
          <w:szCs w:val="22"/>
        </w:rPr>
      </w:pPr>
      <w:r>
        <w:fldChar w:fldCharType="begin"/>
      </w:r>
      <w:r>
        <w:instrText xml:space="preserve"> HYPERLINK \l "_Toc351988583" </w:instrText>
      </w:r>
      <w:r>
        <w:fldChar w:fldCharType="separate"/>
      </w:r>
      <w:r>
        <w:rPr>
          <w:rStyle w:val="54"/>
          <w:rFonts w:ascii="宋体" w:hAnsi="宋体"/>
        </w:rPr>
        <w:t>7.1.1</w:t>
      </w:r>
      <w:r>
        <w:rPr>
          <w:rStyle w:val="54"/>
          <w:rFonts w:hint="eastAsia"/>
        </w:rPr>
        <w:t xml:space="preserve"> 功能描述</w:t>
      </w:r>
      <w:r>
        <w:tab/>
      </w:r>
      <w:r>
        <w:fldChar w:fldCharType="begin"/>
      </w:r>
      <w:r>
        <w:instrText xml:space="preserve"> PAGEREF _Toc351988583 \h </w:instrText>
      </w:r>
      <w:r>
        <w:fldChar w:fldCharType="separate"/>
      </w:r>
      <w:r>
        <w:t>142</w:t>
      </w:r>
      <w:r>
        <w:fldChar w:fldCharType="end"/>
      </w:r>
      <w:r>
        <w:fldChar w:fldCharType="end"/>
      </w:r>
    </w:p>
    <w:p w14:paraId="76B5285E">
      <w:pPr>
        <w:pStyle w:val="23"/>
        <w:tabs>
          <w:tab w:val="right" w:leader="dot" w:pos="8296"/>
        </w:tabs>
        <w:ind w:left="800"/>
        <w:rPr>
          <w:rFonts w:ascii="Calibri" w:hAnsi="Calibri"/>
          <w:kern w:val="2"/>
          <w:sz w:val="21"/>
          <w:szCs w:val="22"/>
        </w:rPr>
      </w:pPr>
      <w:r>
        <w:fldChar w:fldCharType="begin"/>
      </w:r>
      <w:r>
        <w:instrText xml:space="preserve"> HYPERLINK \l "_Toc351988584" </w:instrText>
      </w:r>
      <w:r>
        <w:fldChar w:fldCharType="separate"/>
      </w:r>
      <w:r>
        <w:rPr>
          <w:rStyle w:val="54"/>
          <w:rFonts w:ascii="宋体" w:hAnsi="宋体"/>
        </w:rPr>
        <w:t>7.1.2</w:t>
      </w:r>
      <w:r>
        <w:rPr>
          <w:rStyle w:val="54"/>
          <w:rFonts w:hint="eastAsia"/>
        </w:rPr>
        <w:t xml:space="preserve"> 业务流程</w:t>
      </w:r>
      <w:r>
        <w:tab/>
      </w:r>
      <w:r>
        <w:fldChar w:fldCharType="begin"/>
      </w:r>
      <w:r>
        <w:instrText xml:space="preserve"> PAGEREF _Toc351988584 \h </w:instrText>
      </w:r>
      <w:r>
        <w:fldChar w:fldCharType="separate"/>
      </w:r>
      <w:r>
        <w:t>142</w:t>
      </w:r>
      <w:r>
        <w:fldChar w:fldCharType="end"/>
      </w:r>
      <w:r>
        <w:fldChar w:fldCharType="end"/>
      </w:r>
    </w:p>
    <w:p w14:paraId="425E4451">
      <w:pPr>
        <w:pStyle w:val="23"/>
        <w:tabs>
          <w:tab w:val="right" w:leader="dot" w:pos="8296"/>
        </w:tabs>
        <w:ind w:left="800"/>
        <w:rPr>
          <w:rFonts w:ascii="Calibri" w:hAnsi="Calibri"/>
          <w:kern w:val="2"/>
          <w:sz w:val="21"/>
          <w:szCs w:val="22"/>
        </w:rPr>
      </w:pPr>
      <w:r>
        <w:fldChar w:fldCharType="begin"/>
      </w:r>
      <w:r>
        <w:instrText xml:space="preserve"> HYPERLINK \l "_Toc351988585" </w:instrText>
      </w:r>
      <w:r>
        <w:fldChar w:fldCharType="separate"/>
      </w:r>
      <w:r>
        <w:rPr>
          <w:rStyle w:val="54"/>
          <w:rFonts w:ascii="宋体" w:hAnsi="宋体"/>
        </w:rPr>
        <w:t>7.1.3</w:t>
      </w:r>
      <w:r>
        <w:rPr>
          <w:rStyle w:val="54"/>
          <w:rFonts w:hint="eastAsia"/>
        </w:rPr>
        <w:t xml:space="preserve"> 业务规则</w:t>
      </w:r>
      <w:r>
        <w:tab/>
      </w:r>
      <w:r>
        <w:fldChar w:fldCharType="begin"/>
      </w:r>
      <w:r>
        <w:instrText xml:space="preserve"> PAGEREF _Toc351988585 \h </w:instrText>
      </w:r>
      <w:r>
        <w:fldChar w:fldCharType="separate"/>
      </w:r>
      <w:r>
        <w:t>143</w:t>
      </w:r>
      <w:r>
        <w:fldChar w:fldCharType="end"/>
      </w:r>
      <w:r>
        <w:fldChar w:fldCharType="end"/>
      </w:r>
    </w:p>
    <w:p w14:paraId="19E18A79">
      <w:pPr>
        <w:pStyle w:val="23"/>
        <w:tabs>
          <w:tab w:val="right" w:leader="dot" w:pos="8296"/>
        </w:tabs>
        <w:ind w:left="800"/>
        <w:rPr>
          <w:rFonts w:ascii="Calibri" w:hAnsi="Calibri"/>
          <w:kern w:val="2"/>
          <w:sz w:val="21"/>
          <w:szCs w:val="22"/>
        </w:rPr>
      </w:pPr>
      <w:r>
        <w:fldChar w:fldCharType="begin"/>
      </w:r>
      <w:r>
        <w:instrText xml:space="preserve"> HYPERLINK \l "_Toc351988586" </w:instrText>
      </w:r>
      <w:r>
        <w:fldChar w:fldCharType="separate"/>
      </w:r>
      <w:r>
        <w:rPr>
          <w:rStyle w:val="54"/>
          <w:rFonts w:ascii="宋体" w:hAnsi="宋体"/>
        </w:rPr>
        <w:t>7.1.4</w:t>
      </w:r>
      <w:r>
        <w:rPr>
          <w:rStyle w:val="54"/>
          <w:rFonts w:hint="eastAsia"/>
        </w:rPr>
        <w:t xml:space="preserve"> 页面要素</w:t>
      </w:r>
      <w:r>
        <w:tab/>
      </w:r>
      <w:r>
        <w:fldChar w:fldCharType="begin"/>
      </w:r>
      <w:r>
        <w:instrText xml:space="preserve"> PAGEREF _Toc351988586 \h </w:instrText>
      </w:r>
      <w:r>
        <w:fldChar w:fldCharType="separate"/>
      </w:r>
      <w:r>
        <w:t>143</w:t>
      </w:r>
      <w:r>
        <w:fldChar w:fldCharType="end"/>
      </w:r>
      <w:r>
        <w:fldChar w:fldCharType="end"/>
      </w:r>
    </w:p>
    <w:p w14:paraId="579F8D9A">
      <w:pPr>
        <w:pStyle w:val="39"/>
        <w:tabs>
          <w:tab w:val="right" w:leader="dot" w:pos="8296"/>
        </w:tabs>
        <w:ind w:left="400"/>
        <w:rPr>
          <w:rFonts w:ascii="Calibri" w:hAnsi="Calibri"/>
          <w:kern w:val="2"/>
          <w:sz w:val="21"/>
          <w:szCs w:val="22"/>
        </w:rPr>
      </w:pPr>
      <w:r>
        <w:fldChar w:fldCharType="begin"/>
      </w:r>
      <w:r>
        <w:instrText xml:space="preserve"> HYPERLINK \l "_Toc351988587" </w:instrText>
      </w:r>
      <w:r>
        <w:fldChar w:fldCharType="separate"/>
      </w:r>
      <w:r>
        <w:rPr>
          <w:rStyle w:val="54"/>
          <w:rFonts w:ascii="宋体" w:hAnsi="宋体"/>
        </w:rPr>
        <w:t>7.2</w:t>
      </w:r>
      <w:r>
        <w:rPr>
          <w:rStyle w:val="54"/>
          <w:rFonts w:hint="eastAsia" w:ascii="宋体" w:hAnsi="宋体"/>
        </w:rPr>
        <w:t xml:space="preserve"> 贷款计算器</w:t>
      </w:r>
      <w:r>
        <w:tab/>
      </w:r>
      <w:r>
        <w:fldChar w:fldCharType="begin"/>
      </w:r>
      <w:r>
        <w:instrText xml:space="preserve"> PAGEREF _Toc351988587 \h </w:instrText>
      </w:r>
      <w:r>
        <w:fldChar w:fldCharType="separate"/>
      </w:r>
      <w:r>
        <w:t>148</w:t>
      </w:r>
      <w:r>
        <w:fldChar w:fldCharType="end"/>
      </w:r>
      <w:r>
        <w:fldChar w:fldCharType="end"/>
      </w:r>
    </w:p>
    <w:p w14:paraId="7699949F">
      <w:pPr>
        <w:pStyle w:val="23"/>
        <w:tabs>
          <w:tab w:val="right" w:leader="dot" w:pos="8296"/>
        </w:tabs>
        <w:ind w:left="800"/>
        <w:rPr>
          <w:rFonts w:ascii="Calibri" w:hAnsi="Calibri"/>
          <w:kern w:val="2"/>
          <w:sz w:val="21"/>
          <w:szCs w:val="22"/>
        </w:rPr>
      </w:pPr>
      <w:r>
        <w:fldChar w:fldCharType="begin"/>
      </w:r>
      <w:r>
        <w:instrText xml:space="preserve"> HYPERLINK \l "_Toc351988588" </w:instrText>
      </w:r>
      <w:r>
        <w:fldChar w:fldCharType="separate"/>
      </w:r>
      <w:r>
        <w:rPr>
          <w:rStyle w:val="54"/>
          <w:rFonts w:ascii="宋体" w:hAnsi="宋体"/>
        </w:rPr>
        <w:t>7.2.1</w:t>
      </w:r>
      <w:r>
        <w:rPr>
          <w:rStyle w:val="54"/>
          <w:rFonts w:hint="eastAsia"/>
        </w:rPr>
        <w:t xml:space="preserve"> 功能描述</w:t>
      </w:r>
      <w:r>
        <w:tab/>
      </w:r>
      <w:r>
        <w:fldChar w:fldCharType="begin"/>
      </w:r>
      <w:r>
        <w:instrText xml:space="preserve"> PAGEREF _Toc351988588 \h </w:instrText>
      </w:r>
      <w:r>
        <w:fldChar w:fldCharType="separate"/>
      </w:r>
      <w:r>
        <w:t>148</w:t>
      </w:r>
      <w:r>
        <w:fldChar w:fldCharType="end"/>
      </w:r>
      <w:r>
        <w:fldChar w:fldCharType="end"/>
      </w:r>
    </w:p>
    <w:p w14:paraId="0B8377FC">
      <w:pPr>
        <w:pStyle w:val="23"/>
        <w:tabs>
          <w:tab w:val="right" w:leader="dot" w:pos="8296"/>
        </w:tabs>
        <w:ind w:left="800"/>
        <w:rPr>
          <w:rFonts w:ascii="Calibri" w:hAnsi="Calibri"/>
          <w:kern w:val="2"/>
          <w:sz w:val="21"/>
          <w:szCs w:val="22"/>
        </w:rPr>
      </w:pPr>
      <w:r>
        <w:fldChar w:fldCharType="begin"/>
      </w:r>
      <w:r>
        <w:instrText xml:space="preserve"> HYPERLINK \l "_Toc351988589" </w:instrText>
      </w:r>
      <w:r>
        <w:fldChar w:fldCharType="separate"/>
      </w:r>
      <w:r>
        <w:rPr>
          <w:rStyle w:val="54"/>
          <w:rFonts w:ascii="宋体" w:hAnsi="宋体"/>
        </w:rPr>
        <w:t>7.2.2</w:t>
      </w:r>
      <w:r>
        <w:rPr>
          <w:rStyle w:val="54"/>
          <w:rFonts w:hint="eastAsia"/>
        </w:rPr>
        <w:t xml:space="preserve"> 业务流程</w:t>
      </w:r>
      <w:r>
        <w:tab/>
      </w:r>
      <w:r>
        <w:fldChar w:fldCharType="begin"/>
      </w:r>
      <w:r>
        <w:instrText xml:space="preserve"> PAGEREF _Toc351988589 \h </w:instrText>
      </w:r>
      <w:r>
        <w:fldChar w:fldCharType="separate"/>
      </w:r>
      <w:r>
        <w:t>149</w:t>
      </w:r>
      <w:r>
        <w:fldChar w:fldCharType="end"/>
      </w:r>
      <w:r>
        <w:fldChar w:fldCharType="end"/>
      </w:r>
    </w:p>
    <w:p w14:paraId="19817E3F">
      <w:pPr>
        <w:pStyle w:val="23"/>
        <w:tabs>
          <w:tab w:val="right" w:leader="dot" w:pos="8296"/>
        </w:tabs>
        <w:ind w:left="800"/>
        <w:rPr>
          <w:rFonts w:ascii="Calibri" w:hAnsi="Calibri"/>
          <w:kern w:val="2"/>
          <w:sz w:val="21"/>
          <w:szCs w:val="22"/>
        </w:rPr>
      </w:pPr>
      <w:r>
        <w:fldChar w:fldCharType="begin"/>
      </w:r>
      <w:r>
        <w:instrText xml:space="preserve"> HYPERLINK \l "_Toc351988590" </w:instrText>
      </w:r>
      <w:r>
        <w:fldChar w:fldCharType="separate"/>
      </w:r>
      <w:r>
        <w:rPr>
          <w:rStyle w:val="54"/>
          <w:rFonts w:ascii="宋体" w:hAnsi="宋体"/>
        </w:rPr>
        <w:t>7.2.3</w:t>
      </w:r>
      <w:r>
        <w:rPr>
          <w:rStyle w:val="54"/>
          <w:rFonts w:hint="eastAsia"/>
        </w:rPr>
        <w:t xml:space="preserve"> 业务规则</w:t>
      </w:r>
      <w:r>
        <w:tab/>
      </w:r>
      <w:r>
        <w:fldChar w:fldCharType="begin"/>
      </w:r>
      <w:r>
        <w:instrText xml:space="preserve"> PAGEREF _Toc351988590 \h </w:instrText>
      </w:r>
      <w:r>
        <w:fldChar w:fldCharType="separate"/>
      </w:r>
      <w:r>
        <w:t>150</w:t>
      </w:r>
      <w:r>
        <w:fldChar w:fldCharType="end"/>
      </w:r>
      <w:r>
        <w:fldChar w:fldCharType="end"/>
      </w:r>
    </w:p>
    <w:p w14:paraId="5736B23D">
      <w:pPr>
        <w:pStyle w:val="23"/>
        <w:tabs>
          <w:tab w:val="right" w:leader="dot" w:pos="8296"/>
        </w:tabs>
        <w:ind w:left="800"/>
        <w:rPr>
          <w:rFonts w:ascii="Calibri" w:hAnsi="Calibri"/>
          <w:kern w:val="2"/>
          <w:sz w:val="21"/>
          <w:szCs w:val="22"/>
        </w:rPr>
      </w:pPr>
      <w:r>
        <w:fldChar w:fldCharType="begin"/>
      </w:r>
      <w:r>
        <w:instrText xml:space="preserve"> HYPERLINK \l "_Toc351988591" </w:instrText>
      </w:r>
      <w:r>
        <w:fldChar w:fldCharType="separate"/>
      </w:r>
      <w:r>
        <w:rPr>
          <w:rStyle w:val="54"/>
          <w:rFonts w:ascii="宋体" w:hAnsi="宋体"/>
        </w:rPr>
        <w:t>7.2.4</w:t>
      </w:r>
      <w:r>
        <w:rPr>
          <w:rStyle w:val="54"/>
          <w:rFonts w:hint="eastAsia"/>
        </w:rPr>
        <w:t xml:space="preserve"> 页面要素</w:t>
      </w:r>
      <w:r>
        <w:tab/>
      </w:r>
      <w:r>
        <w:fldChar w:fldCharType="begin"/>
      </w:r>
      <w:r>
        <w:instrText xml:space="preserve"> PAGEREF _Toc351988591 \h </w:instrText>
      </w:r>
      <w:r>
        <w:fldChar w:fldCharType="separate"/>
      </w:r>
      <w:r>
        <w:t>151</w:t>
      </w:r>
      <w:r>
        <w:fldChar w:fldCharType="end"/>
      </w:r>
      <w:r>
        <w:fldChar w:fldCharType="end"/>
      </w:r>
    </w:p>
    <w:p w14:paraId="542CA021">
      <w:pPr>
        <w:pStyle w:val="39"/>
        <w:tabs>
          <w:tab w:val="right" w:leader="dot" w:pos="8296"/>
        </w:tabs>
        <w:ind w:left="400"/>
        <w:rPr>
          <w:rFonts w:ascii="Calibri" w:hAnsi="Calibri"/>
          <w:kern w:val="2"/>
          <w:sz w:val="21"/>
          <w:szCs w:val="22"/>
        </w:rPr>
      </w:pPr>
      <w:r>
        <w:fldChar w:fldCharType="begin"/>
      </w:r>
      <w:r>
        <w:instrText xml:space="preserve"> HYPERLINK \l "_Toc351988592" </w:instrText>
      </w:r>
      <w:r>
        <w:fldChar w:fldCharType="separate"/>
      </w:r>
      <w:r>
        <w:rPr>
          <w:rStyle w:val="54"/>
          <w:rFonts w:ascii="宋体" w:hAnsi="宋体"/>
        </w:rPr>
        <w:t>7.3</w:t>
      </w:r>
      <w:r>
        <w:rPr>
          <w:rStyle w:val="54"/>
          <w:rFonts w:hint="eastAsia"/>
        </w:rPr>
        <w:t xml:space="preserve"> 反馈问题</w:t>
      </w:r>
      <w:r>
        <w:tab/>
      </w:r>
      <w:r>
        <w:fldChar w:fldCharType="begin"/>
      </w:r>
      <w:r>
        <w:instrText xml:space="preserve"> PAGEREF _Toc351988592 \h </w:instrText>
      </w:r>
      <w:r>
        <w:fldChar w:fldCharType="separate"/>
      </w:r>
      <w:r>
        <w:t>153</w:t>
      </w:r>
      <w:r>
        <w:fldChar w:fldCharType="end"/>
      </w:r>
      <w:r>
        <w:fldChar w:fldCharType="end"/>
      </w:r>
    </w:p>
    <w:p w14:paraId="6EE30221">
      <w:pPr>
        <w:pStyle w:val="23"/>
        <w:tabs>
          <w:tab w:val="right" w:leader="dot" w:pos="8296"/>
        </w:tabs>
        <w:ind w:left="800"/>
        <w:rPr>
          <w:rFonts w:ascii="Calibri" w:hAnsi="Calibri"/>
          <w:kern w:val="2"/>
          <w:sz w:val="21"/>
          <w:szCs w:val="22"/>
        </w:rPr>
      </w:pPr>
      <w:r>
        <w:fldChar w:fldCharType="begin"/>
      </w:r>
      <w:r>
        <w:instrText xml:space="preserve"> HYPERLINK \l "_Toc351988593" </w:instrText>
      </w:r>
      <w:r>
        <w:fldChar w:fldCharType="separate"/>
      </w:r>
      <w:r>
        <w:rPr>
          <w:rStyle w:val="54"/>
          <w:rFonts w:ascii="宋体" w:hAnsi="宋体"/>
        </w:rPr>
        <w:t>7.3.1</w:t>
      </w:r>
      <w:r>
        <w:rPr>
          <w:rStyle w:val="54"/>
          <w:rFonts w:hint="eastAsia"/>
        </w:rPr>
        <w:t xml:space="preserve"> 功能描述</w:t>
      </w:r>
      <w:r>
        <w:tab/>
      </w:r>
      <w:r>
        <w:fldChar w:fldCharType="begin"/>
      </w:r>
      <w:r>
        <w:instrText xml:space="preserve"> PAGEREF _Toc351988593 \h </w:instrText>
      </w:r>
      <w:r>
        <w:fldChar w:fldCharType="separate"/>
      </w:r>
      <w:r>
        <w:t>153</w:t>
      </w:r>
      <w:r>
        <w:fldChar w:fldCharType="end"/>
      </w:r>
      <w:r>
        <w:fldChar w:fldCharType="end"/>
      </w:r>
    </w:p>
    <w:p w14:paraId="5FBBB0BA">
      <w:pPr>
        <w:pStyle w:val="23"/>
        <w:tabs>
          <w:tab w:val="right" w:leader="dot" w:pos="8296"/>
        </w:tabs>
        <w:ind w:left="800"/>
        <w:rPr>
          <w:rFonts w:ascii="Calibri" w:hAnsi="Calibri"/>
          <w:kern w:val="2"/>
          <w:sz w:val="21"/>
          <w:szCs w:val="22"/>
        </w:rPr>
      </w:pPr>
      <w:r>
        <w:fldChar w:fldCharType="begin"/>
      </w:r>
      <w:r>
        <w:instrText xml:space="preserve"> HYPERLINK \l "_Toc351988594" </w:instrText>
      </w:r>
      <w:r>
        <w:fldChar w:fldCharType="separate"/>
      </w:r>
      <w:r>
        <w:rPr>
          <w:rStyle w:val="54"/>
          <w:rFonts w:ascii="宋体" w:hAnsi="宋体"/>
        </w:rPr>
        <w:t>7.3.2</w:t>
      </w:r>
      <w:r>
        <w:rPr>
          <w:rStyle w:val="54"/>
          <w:rFonts w:hint="eastAsia"/>
        </w:rPr>
        <w:t xml:space="preserve"> 业务流程</w:t>
      </w:r>
      <w:r>
        <w:tab/>
      </w:r>
      <w:r>
        <w:fldChar w:fldCharType="begin"/>
      </w:r>
      <w:r>
        <w:instrText xml:space="preserve"> PAGEREF _Toc351988594 \h </w:instrText>
      </w:r>
      <w:r>
        <w:fldChar w:fldCharType="separate"/>
      </w:r>
      <w:r>
        <w:t>153</w:t>
      </w:r>
      <w:r>
        <w:fldChar w:fldCharType="end"/>
      </w:r>
      <w:r>
        <w:fldChar w:fldCharType="end"/>
      </w:r>
    </w:p>
    <w:p w14:paraId="0AB82C53">
      <w:pPr>
        <w:pStyle w:val="23"/>
        <w:tabs>
          <w:tab w:val="right" w:leader="dot" w:pos="8296"/>
        </w:tabs>
        <w:ind w:left="800"/>
        <w:rPr>
          <w:rFonts w:ascii="Calibri" w:hAnsi="Calibri"/>
          <w:kern w:val="2"/>
          <w:sz w:val="21"/>
          <w:szCs w:val="22"/>
        </w:rPr>
      </w:pPr>
      <w:r>
        <w:fldChar w:fldCharType="begin"/>
      </w:r>
      <w:r>
        <w:instrText xml:space="preserve"> HYPERLINK \l "_Toc351988595" </w:instrText>
      </w:r>
      <w:r>
        <w:fldChar w:fldCharType="separate"/>
      </w:r>
      <w:r>
        <w:rPr>
          <w:rStyle w:val="54"/>
          <w:rFonts w:ascii="宋体" w:hAnsi="宋体"/>
        </w:rPr>
        <w:t>7.3.3</w:t>
      </w:r>
      <w:r>
        <w:rPr>
          <w:rStyle w:val="54"/>
          <w:rFonts w:hint="eastAsia"/>
        </w:rPr>
        <w:t xml:space="preserve"> 业务规则</w:t>
      </w:r>
      <w:r>
        <w:tab/>
      </w:r>
      <w:r>
        <w:fldChar w:fldCharType="begin"/>
      </w:r>
      <w:r>
        <w:instrText xml:space="preserve"> PAGEREF _Toc351988595 \h </w:instrText>
      </w:r>
      <w:r>
        <w:fldChar w:fldCharType="separate"/>
      </w:r>
      <w:r>
        <w:t>153</w:t>
      </w:r>
      <w:r>
        <w:fldChar w:fldCharType="end"/>
      </w:r>
      <w:r>
        <w:fldChar w:fldCharType="end"/>
      </w:r>
    </w:p>
    <w:p w14:paraId="180B6621">
      <w:pPr>
        <w:pStyle w:val="23"/>
        <w:tabs>
          <w:tab w:val="right" w:leader="dot" w:pos="8296"/>
        </w:tabs>
        <w:ind w:left="800"/>
        <w:rPr>
          <w:rFonts w:ascii="Calibri" w:hAnsi="Calibri"/>
          <w:kern w:val="2"/>
          <w:sz w:val="21"/>
          <w:szCs w:val="22"/>
        </w:rPr>
      </w:pPr>
      <w:r>
        <w:fldChar w:fldCharType="begin"/>
      </w:r>
      <w:r>
        <w:instrText xml:space="preserve"> HYPERLINK \l "_Toc351988596" </w:instrText>
      </w:r>
      <w:r>
        <w:fldChar w:fldCharType="separate"/>
      </w:r>
      <w:r>
        <w:rPr>
          <w:rStyle w:val="54"/>
          <w:rFonts w:ascii="宋体" w:hAnsi="宋体"/>
        </w:rPr>
        <w:t>7.3.4</w:t>
      </w:r>
      <w:r>
        <w:rPr>
          <w:rStyle w:val="54"/>
          <w:rFonts w:hint="eastAsia"/>
        </w:rPr>
        <w:t xml:space="preserve"> 页面要素</w:t>
      </w:r>
      <w:r>
        <w:tab/>
      </w:r>
      <w:r>
        <w:fldChar w:fldCharType="begin"/>
      </w:r>
      <w:r>
        <w:instrText xml:space="preserve"> PAGEREF _Toc351988596 \h </w:instrText>
      </w:r>
      <w:r>
        <w:fldChar w:fldCharType="separate"/>
      </w:r>
      <w:r>
        <w:t>153</w:t>
      </w:r>
      <w:r>
        <w:fldChar w:fldCharType="end"/>
      </w:r>
      <w:r>
        <w:fldChar w:fldCharType="end"/>
      </w:r>
    </w:p>
    <w:p w14:paraId="6C5857FB">
      <w:pPr>
        <w:pStyle w:val="39"/>
        <w:tabs>
          <w:tab w:val="right" w:leader="dot" w:pos="8296"/>
        </w:tabs>
        <w:ind w:left="400"/>
        <w:rPr>
          <w:rFonts w:ascii="Calibri" w:hAnsi="Calibri"/>
          <w:kern w:val="2"/>
          <w:sz w:val="21"/>
          <w:szCs w:val="22"/>
        </w:rPr>
      </w:pPr>
      <w:r>
        <w:fldChar w:fldCharType="begin"/>
      </w:r>
      <w:r>
        <w:instrText xml:space="preserve"> HYPERLINK \l "_Toc351988597" </w:instrText>
      </w:r>
      <w:r>
        <w:fldChar w:fldCharType="separate"/>
      </w:r>
      <w:r>
        <w:rPr>
          <w:rStyle w:val="54"/>
          <w:rFonts w:ascii="宋体" w:hAnsi="宋体"/>
        </w:rPr>
        <w:t>7.4</w:t>
      </w:r>
      <w:r>
        <w:rPr>
          <w:rStyle w:val="54"/>
          <w:rFonts w:hint="eastAsia"/>
        </w:rPr>
        <w:t xml:space="preserve"> 产品展示</w:t>
      </w:r>
      <w:r>
        <w:tab/>
      </w:r>
      <w:r>
        <w:fldChar w:fldCharType="begin"/>
      </w:r>
      <w:r>
        <w:instrText xml:space="preserve"> PAGEREF _Toc351988597 \h </w:instrText>
      </w:r>
      <w:r>
        <w:fldChar w:fldCharType="separate"/>
      </w:r>
      <w:r>
        <w:t>154</w:t>
      </w:r>
      <w:r>
        <w:fldChar w:fldCharType="end"/>
      </w:r>
      <w:r>
        <w:fldChar w:fldCharType="end"/>
      </w:r>
    </w:p>
    <w:p w14:paraId="15C2EFBE">
      <w:pPr>
        <w:pStyle w:val="31"/>
        <w:rPr>
          <w:rFonts w:ascii="Calibri" w:hAnsi="Calibri"/>
          <w:kern w:val="2"/>
          <w:sz w:val="21"/>
          <w:szCs w:val="22"/>
        </w:rPr>
      </w:pPr>
      <w:r>
        <w:fldChar w:fldCharType="begin"/>
      </w:r>
      <w:r>
        <w:instrText xml:space="preserve"> HYPERLINK \l "_Toc351988598" </w:instrText>
      </w:r>
      <w:r>
        <w:fldChar w:fldCharType="separate"/>
      </w:r>
      <w:r>
        <w:rPr>
          <w:rStyle w:val="54"/>
          <w:rFonts w:hint="eastAsia"/>
        </w:rPr>
        <w:t>第8章 我的网银</w:t>
      </w:r>
      <w:r>
        <w:tab/>
      </w:r>
      <w:r>
        <w:fldChar w:fldCharType="begin"/>
      </w:r>
      <w:r>
        <w:instrText xml:space="preserve"> PAGEREF _Toc351988598 \h </w:instrText>
      </w:r>
      <w:r>
        <w:fldChar w:fldCharType="separate"/>
      </w:r>
      <w:r>
        <w:t>155</w:t>
      </w:r>
      <w:r>
        <w:fldChar w:fldCharType="end"/>
      </w:r>
      <w:r>
        <w:fldChar w:fldCharType="end"/>
      </w:r>
    </w:p>
    <w:p w14:paraId="680EC098">
      <w:pPr>
        <w:pStyle w:val="39"/>
        <w:tabs>
          <w:tab w:val="right" w:leader="dot" w:pos="8296"/>
        </w:tabs>
        <w:ind w:left="400"/>
        <w:rPr>
          <w:rFonts w:ascii="Calibri" w:hAnsi="Calibri"/>
          <w:kern w:val="2"/>
          <w:sz w:val="21"/>
          <w:szCs w:val="22"/>
        </w:rPr>
      </w:pPr>
      <w:r>
        <w:fldChar w:fldCharType="begin"/>
      </w:r>
      <w:r>
        <w:instrText xml:space="preserve"> HYPERLINK \l "_Toc351988599" </w:instrText>
      </w:r>
      <w:r>
        <w:fldChar w:fldCharType="separate"/>
      </w:r>
      <w:r>
        <w:rPr>
          <w:rStyle w:val="54"/>
          <w:rFonts w:ascii="宋体" w:hAnsi="宋体"/>
        </w:rPr>
        <w:t>8.1</w:t>
      </w:r>
      <w:r>
        <w:rPr>
          <w:rStyle w:val="54"/>
          <w:rFonts w:hint="eastAsia"/>
        </w:rPr>
        <w:t xml:space="preserve"> 功能描述</w:t>
      </w:r>
      <w:r>
        <w:tab/>
      </w:r>
      <w:r>
        <w:fldChar w:fldCharType="begin"/>
      </w:r>
      <w:r>
        <w:instrText xml:space="preserve"> PAGEREF _Toc351988599 \h </w:instrText>
      </w:r>
      <w:r>
        <w:fldChar w:fldCharType="separate"/>
      </w:r>
      <w:r>
        <w:t>155</w:t>
      </w:r>
      <w:r>
        <w:fldChar w:fldCharType="end"/>
      </w:r>
      <w:r>
        <w:fldChar w:fldCharType="end"/>
      </w:r>
    </w:p>
    <w:p w14:paraId="7B985713">
      <w:pPr>
        <w:pStyle w:val="39"/>
        <w:tabs>
          <w:tab w:val="right" w:leader="dot" w:pos="8296"/>
        </w:tabs>
        <w:ind w:left="400"/>
        <w:rPr>
          <w:rFonts w:ascii="Calibri" w:hAnsi="Calibri"/>
          <w:kern w:val="2"/>
          <w:sz w:val="21"/>
          <w:szCs w:val="22"/>
        </w:rPr>
      </w:pPr>
      <w:r>
        <w:fldChar w:fldCharType="begin"/>
      </w:r>
      <w:r>
        <w:instrText xml:space="preserve"> HYPERLINK \l "_Toc351988600" </w:instrText>
      </w:r>
      <w:r>
        <w:fldChar w:fldCharType="separate"/>
      </w:r>
      <w:r>
        <w:rPr>
          <w:rStyle w:val="54"/>
          <w:rFonts w:ascii="宋体" w:hAnsi="宋体"/>
        </w:rPr>
        <w:t>8.2</w:t>
      </w:r>
      <w:r>
        <w:rPr>
          <w:rStyle w:val="54"/>
          <w:rFonts w:hint="eastAsia"/>
        </w:rPr>
        <w:t xml:space="preserve"> 业务流程</w:t>
      </w:r>
      <w:r>
        <w:tab/>
      </w:r>
      <w:r>
        <w:fldChar w:fldCharType="begin"/>
      </w:r>
      <w:r>
        <w:instrText xml:space="preserve"> PAGEREF _Toc351988600 \h </w:instrText>
      </w:r>
      <w:r>
        <w:fldChar w:fldCharType="separate"/>
      </w:r>
      <w:r>
        <w:t>156</w:t>
      </w:r>
      <w:r>
        <w:fldChar w:fldCharType="end"/>
      </w:r>
      <w:r>
        <w:fldChar w:fldCharType="end"/>
      </w:r>
    </w:p>
    <w:p w14:paraId="4C03A6A4">
      <w:pPr>
        <w:pStyle w:val="39"/>
        <w:tabs>
          <w:tab w:val="right" w:leader="dot" w:pos="8296"/>
        </w:tabs>
        <w:ind w:left="400"/>
        <w:rPr>
          <w:rFonts w:ascii="Calibri" w:hAnsi="Calibri"/>
          <w:kern w:val="2"/>
          <w:sz w:val="21"/>
          <w:szCs w:val="22"/>
        </w:rPr>
      </w:pPr>
      <w:r>
        <w:fldChar w:fldCharType="begin"/>
      </w:r>
      <w:r>
        <w:instrText xml:space="preserve"> HYPERLINK \l "_Toc351988601" </w:instrText>
      </w:r>
      <w:r>
        <w:fldChar w:fldCharType="separate"/>
      </w:r>
      <w:r>
        <w:rPr>
          <w:rStyle w:val="54"/>
          <w:rFonts w:ascii="宋体" w:hAnsi="宋体"/>
        </w:rPr>
        <w:t>8.3</w:t>
      </w:r>
      <w:r>
        <w:rPr>
          <w:rStyle w:val="54"/>
          <w:rFonts w:hint="eastAsia"/>
        </w:rPr>
        <w:t xml:space="preserve"> 业务规则</w:t>
      </w:r>
      <w:r>
        <w:tab/>
      </w:r>
      <w:r>
        <w:fldChar w:fldCharType="begin"/>
      </w:r>
      <w:r>
        <w:instrText xml:space="preserve"> PAGEREF _Toc351988601 \h </w:instrText>
      </w:r>
      <w:r>
        <w:fldChar w:fldCharType="separate"/>
      </w:r>
      <w:r>
        <w:t>158</w:t>
      </w:r>
      <w:r>
        <w:fldChar w:fldCharType="end"/>
      </w:r>
      <w:r>
        <w:fldChar w:fldCharType="end"/>
      </w:r>
    </w:p>
    <w:p w14:paraId="4ED43A37">
      <w:pPr>
        <w:pStyle w:val="23"/>
        <w:tabs>
          <w:tab w:val="right" w:leader="dot" w:pos="8296"/>
        </w:tabs>
        <w:ind w:left="800"/>
        <w:rPr>
          <w:rFonts w:ascii="Calibri" w:hAnsi="Calibri"/>
          <w:kern w:val="2"/>
          <w:sz w:val="21"/>
          <w:szCs w:val="22"/>
        </w:rPr>
      </w:pPr>
      <w:r>
        <w:fldChar w:fldCharType="begin"/>
      </w:r>
      <w:r>
        <w:instrText xml:space="preserve"> HYPERLINK \l "_Toc351988602" </w:instrText>
      </w:r>
      <w:r>
        <w:fldChar w:fldCharType="separate"/>
      </w:r>
      <w:r>
        <w:rPr>
          <w:rStyle w:val="54"/>
          <w:rFonts w:hint="eastAsia"/>
        </w:rPr>
        <w:t>交易前</w:t>
      </w:r>
      <w:r>
        <w:tab/>
      </w:r>
      <w:r>
        <w:fldChar w:fldCharType="begin"/>
      </w:r>
      <w:r>
        <w:instrText xml:space="preserve"> PAGEREF _Toc351988602 \h </w:instrText>
      </w:r>
      <w:r>
        <w:fldChar w:fldCharType="separate"/>
      </w:r>
      <w:r>
        <w:t>158</w:t>
      </w:r>
      <w:r>
        <w:fldChar w:fldCharType="end"/>
      </w:r>
      <w:r>
        <w:fldChar w:fldCharType="end"/>
      </w:r>
    </w:p>
    <w:p w14:paraId="3EB0C664">
      <w:pPr>
        <w:pStyle w:val="23"/>
        <w:tabs>
          <w:tab w:val="right" w:leader="dot" w:pos="8296"/>
        </w:tabs>
        <w:ind w:left="800"/>
        <w:rPr>
          <w:rFonts w:ascii="Calibri" w:hAnsi="Calibri"/>
          <w:kern w:val="2"/>
          <w:sz w:val="21"/>
          <w:szCs w:val="22"/>
        </w:rPr>
      </w:pPr>
      <w:r>
        <w:fldChar w:fldCharType="begin"/>
      </w:r>
      <w:r>
        <w:instrText xml:space="preserve"> HYPERLINK \l "_Toc351988603" </w:instrText>
      </w:r>
      <w:r>
        <w:fldChar w:fldCharType="separate"/>
      </w:r>
      <w:r>
        <w:rPr>
          <w:rStyle w:val="54"/>
          <w:rFonts w:hint="eastAsia"/>
        </w:rPr>
        <w:t>交易中</w:t>
      </w:r>
      <w:r>
        <w:tab/>
      </w:r>
      <w:r>
        <w:fldChar w:fldCharType="begin"/>
      </w:r>
      <w:r>
        <w:instrText xml:space="preserve"> PAGEREF _Toc351988603 \h </w:instrText>
      </w:r>
      <w:r>
        <w:fldChar w:fldCharType="separate"/>
      </w:r>
      <w:r>
        <w:t>158</w:t>
      </w:r>
      <w:r>
        <w:fldChar w:fldCharType="end"/>
      </w:r>
      <w:r>
        <w:fldChar w:fldCharType="end"/>
      </w:r>
    </w:p>
    <w:p w14:paraId="4DC51093">
      <w:pPr>
        <w:pStyle w:val="23"/>
        <w:tabs>
          <w:tab w:val="right" w:leader="dot" w:pos="8296"/>
        </w:tabs>
        <w:ind w:left="800"/>
        <w:rPr>
          <w:rFonts w:ascii="Calibri" w:hAnsi="Calibri"/>
          <w:kern w:val="2"/>
          <w:sz w:val="21"/>
          <w:szCs w:val="22"/>
        </w:rPr>
      </w:pPr>
      <w:r>
        <w:fldChar w:fldCharType="begin"/>
      </w:r>
      <w:r>
        <w:instrText xml:space="preserve"> HYPERLINK \l "_Toc351988604" </w:instrText>
      </w:r>
      <w:r>
        <w:fldChar w:fldCharType="separate"/>
      </w:r>
      <w:r>
        <w:rPr>
          <w:rStyle w:val="54"/>
          <w:rFonts w:hint="eastAsia"/>
        </w:rPr>
        <w:t>交易后</w:t>
      </w:r>
      <w:r>
        <w:tab/>
      </w:r>
      <w:r>
        <w:fldChar w:fldCharType="begin"/>
      </w:r>
      <w:r>
        <w:instrText xml:space="preserve"> PAGEREF _Toc351988604 \h </w:instrText>
      </w:r>
      <w:r>
        <w:fldChar w:fldCharType="separate"/>
      </w:r>
      <w:r>
        <w:t>158</w:t>
      </w:r>
      <w:r>
        <w:fldChar w:fldCharType="end"/>
      </w:r>
      <w:r>
        <w:fldChar w:fldCharType="end"/>
      </w:r>
    </w:p>
    <w:p w14:paraId="1DEB247E">
      <w:pPr>
        <w:pStyle w:val="39"/>
        <w:tabs>
          <w:tab w:val="right" w:leader="dot" w:pos="8296"/>
        </w:tabs>
        <w:ind w:left="400"/>
        <w:rPr>
          <w:rFonts w:ascii="Calibri" w:hAnsi="Calibri"/>
          <w:kern w:val="2"/>
          <w:sz w:val="21"/>
          <w:szCs w:val="22"/>
        </w:rPr>
      </w:pPr>
      <w:r>
        <w:fldChar w:fldCharType="begin"/>
      </w:r>
      <w:r>
        <w:instrText xml:space="preserve"> HYPERLINK \l "_Toc351988605" </w:instrText>
      </w:r>
      <w:r>
        <w:fldChar w:fldCharType="separate"/>
      </w:r>
      <w:r>
        <w:rPr>
          <w:rStyle w:val="54"/>
          <w:rFonts w:ascii="宋体" w:hAnsi="宋体"/>
        </w:rPr>
        <w:t>8.4</w:t>
      </w:r>
      <w:r>
        <w:rPr>
          <w:rStyle w:val="54"/>
          <w:rFonts w:hint="eastAsia"/>
        </w:rPr>
        <w:t xml:space="preserve"> 页面要素</w:t>
      </w:r>
      <w:r>
        <w:tab/>
      </w:r>
      <w:r>
        <w:fldChar w:fldCharType="begin"/>
      </w:r>
      <w:r>
        <w:instrText xml:space="preserve"> PAGEREF _Toc351988605 \h </w:instrText>
      </w:r>
      <w:r>
        <w:fldChar w:fldCharType="separate"/>
      </w:r>
      <w:r>
        <w:t>158</w:t>
      </w:r>
      <w:r>
        <w:fldChar w:fldCharType="end"/>
      </w:r>
      <w:r>
        <w:fldChar w:fldCharType="end"/>
      </w:r>
    </w:p>
    <w:p w14:paraId="446B7207">
      <w:pPr>
        <w:pStyle w:val="23"/>
        <w:tabs>
          <w:tab w:val="right" w:leader="dot" w:pos="8296"/>
        </w:tabs>
        <w:ind w:left="800"/>
        <w:rPr>
          <w:rFonts w:ascii="Calibri" w:hAnsi="Calibri"/>
          <w:kern w:val="2"/>
          <w:sz w:val="21"/>
          <w:szCs w:val="22"/>
        </w:rPr>
      </w:pPr>
      <w:r>
        <w:fldChar w:fldCharType="begin"/>
      </w:r>
      <w:r>
        <w:instrText xml:space="preserve"> HYPERLINK \l "_Toc351988606" </w:instrText>
      </w:r>
      <w:r>
        <w:fldChar w:fldCharType="separate"/>
      </w:r>
      <w:r>
        <w:rPr>
          <w:rStyle w:val="54"/>
          <w:rFonts w:hint="eastAsia"/>
        </w:rPr>
        <w:t>用户名设置页面</w:t>
      </w:r>
      <w:r>
        <w:tab/>
      </w:r>
      <w:r>
        <w:fldChar w:fldCharType="begin"/>
      </w:r>
      <w:r>
        <w:instrText xml:space="preserve"> PAGEREF _Toc351988606 \h </w:instrText>
      </w:r>
      <w:r>
        <w:fldChar w:fldCharType="separate"/>
      </w:r>
      <w:r>
        <w:t>158</w:t>
      </w:r>
      <w:r>
        <w:fldChar w:fldCharType="end"/>
      </w:r>
      <w:r>
        <w:fldChar w:fldCharType="end"/>
      </w:r>
    </w:p>
    <w:p w14:paraId="55E1AA1D">
      <w:pPr>
        <w:pStyle w:val="23"/>
        <w:tabs>
          <w:tab w:val="right" w:leader="dot" w:pos="8296"/>
        </w:tabs>
        <w:ind w:left="800"/>
        <w:rPr>
          <w:rFonts w:ascii="Calibri" w:hAnsi="Calibri"/>
          <w:kern w:val="2"/>
          <w:sz w:val="21"/>
          <w:szCs w:val="22"/>
        </w:rPr>
      </w:pPr>
      <w:r>
        <w:fldChar w:fldCharType="begin"/>
      </w:r>
      <w:r>
        <w:instrText xml:space="preserve"> HYPERLINK \l "_Toc351988607" </w:instrText>
      </w:r>
      <w:r>
        <w:fldChar w:fldCharType="separate"/>
      </w:r>
      <w:r>
        <w:rPr>
          <w:rStyle w:val="54"/>
          <w:rFonts w:hint="eastAsia"/>
        </w:rPr>
        <w:t>网银操作日志查询</w:t>
      </w:r>
      <w:r>
        <w:tab/>
      </w:r>
      <w:r>
        <w:fldChar w:fldCharType="begin"/>
      </w:r>
      <w:r>
        <w:instrText xml:space="preserve"> PAGEREF _Toc351988607 \h </w:instrText>
      </w:r>
      <w:r>
        <w:fldChar w:fldCharType="separate"/>
      </w:r>
      <w:r>
        <w:t>159</w:t>
      </w:r>
      <w:r>
        <w:fldChar w:fldCharType="end"/>
      </w:r>
      <w:r>
        <w:fldChar w:fldCharType="end"/>
      </w:r>
    </w:p>
    <w:p w14:paraId="62301549">
      <w:pPr>
        <w:pStyle w:val="23"/>
        <w:tabs>
          <w:tab w:val="right" w:leader="dot" w:pos="8296"/>
        </w:tabs>
        <w:ind w:left="800"/>
        <w:rPr>
          <w:rFonts w:ascii="Calibri" w:hAnsi="Calibri"/>
          <w:kern w:val="2"/>
          <w:sz w:val="21"/>
          <w:szCs w:val="22"/>
        </w:rPr>
      </w:pPr>
      <w:r>
        <w:fldChar w:fldCharType="begin"/>
      </w:r>
      <w:r>
        <w:instrText xml:space="preserve"> HYPERLINK \l "_Toc351988608" </w:instrText>
      </w:r>
      <w:r>
        <w:fldChar w:fldCharType="separate"/>
      </w:r>
      <w:r>
        <w:rPr>
          <w:rStyle w:val="54"/>
          <w:rFonts w:hint="eastAsia"/>
        </w:rPr>
        <w:t>短信签约维护</w:t>
      </w:r>
      <w:r>
        <w:tab/>
      </w:r>
      <w:r>
        <w:fldChar w:fldCharType="begin"/>
      </w:r>
      <w:r>
        <w:instrText xml:space="preserve"> PAGEREF _Toc351988608 \h </w:instrText>
      </w:r>
      <w:r>
        <w:fldChar w:fldCharType="separate"/>
      </w:r>
      <w:r>
        <w:t>159</w:t>
      </w:r>
      <w:r>
        <w:fldChar w:fldCharType="end"/>
      </w:r>
      <w:r>
        <w:fldChar w:fldCharType="end"/>
      </w:r>
    </w:p>
    <w:p w14:paraId="024762B2">
      <w:pPr>
        <w:pStyle w:val="31"/>
        <w:rPr>
          <w:rFonts w:ascii="Calibri" w:hAnsi="Calibri"/>
          <w:kern w:val="2"/>
          <w:sz w:val="21"/>
          <w:szCs w:val="22"/>
        </w:rPr>
      </w:pPr>
      <w:r>
        <w:fldChar w:fldCharType="begin"/>
      </w:r>
      <w:r>
        <w:instrText xml:space="preserve"> HYPERLINK \l "_Toc351988609" </w:instrText>
      </w:r>
      <w:r>
        <w:fldChar w:fldCharType="separate"/>
      </w:r>
      <w:r>
        <w:rPr>
          <w:rStyle w:val="54"/>
          <w:rFonts w:hint="eastAsia"/>
        </w:rPr>
        <w:t>第9章 安全中心</w:t>
      </w:r>
      <w:r>
        <w:tab/>
      </w:r>
      <w:r>
        <w:fldChar w:fldCharType="begin"/>
      </w:r>
      <w:r>
        <w:instrText xml:space="preserve"> PAGEREF _Toc351988609 \h </w:instrText>
      </w:r>
      <w:r>
        <w:fldChar w:fldCharType="separate"/>
      </w:r>
      <w:r>
        <w:t>161</w:t>
      </w:r>
      <w:r>
        <w:fldChar w:fldCharType="end"/>
      </w:r>
      <w:r>
        <w:fldChar w:fldCharType="end"/>
      </w:r>
    </w:p>
    <w:p w14:paraId="3E4141F0">
      <w:pPr>
        <w:pStyle w:val="39"/>
        <w:tabs>
          <w:tab w:val="right" w:leader="dot" w:pos="8296"/>
        </w:tabs>
        <w:ind w:left="400"/>
        <w:rPr>
          <w:rFonts w:ascii="Calibri" w:hAnsi="Calibri"/>
          <w:kern w:val="2"/>
          <w:sz w:val="21"/>
          <w:szCs w:val="22"/>
        </w:rPr>
      </w:pPr>
      <w:r>
        <w:fldChar w:fldCharType="begin"/>
      </w:r>
      <w:r>
        <w:instrText xml:space="preserve"> HYPERLINK \l "_Toc351988610" </w:instrText>
      </w:r>
      <w:r>
        <w:fldChar w:fldCharType="separate"/>
      </w:r>
      <w:r>
        <w:rPr>
          <w:rStyle w:val="54"/>
          <w:rFonts w:ascii="宋体" w:hAnsi="宋体"/>
        </w:rPr>
        <w:t>9.1</w:t>
      </w:r>
      <w:r>
        <w:rPr>
          <w:rStyle w:val="54"/>
          <w:rFonts w:hint="eastAsia"/>
        </w:rPr>
        <w:t xml:space="preserve"> 功能描述</w:t>
      </w:r>
      <w:r>
        <w:tab/>
      </w:r>
      <w:r>
        <w:fldChar w:fldCharType="begin"/>
      </w:r>
      <w:r>
        <w:instrText xml:space="preserve"> PAGEREF _Toc351988610 \h </w:instrText>
      </w:r>
      <w:r>
        <w:fldChar w:fldCharType="separate"/>
      </w:r>
      <w:r>
        <w:t>161</w:t>
      </w:r>
      <w:r>
        <w:fldChar w:fldCharType="end"/>
      </w:r>
      <w:r>
        <w:fldChar w:fldCharType="end"/>
      </w:r>
    </w:p>
    <w:p w14:paraId="3946A2B9">
      <w:pPr>
        <w:pStyle w:val="39"/>
        <w:tabs>
          <w:tab w:val="right" w:leader="dot" w:pos="8296"/>
        </w:tabs>
        <w:ind w:left="400"/>
        <w:rPr>
          <w:rFonts w:ascii="Calibri" w:hAnsi="Calibri"/>
          <w:kern w:val="2"/>
          <w:sz w:val="21"/>
          <w:szCs w:val="22"/>
        </w:rPr>
      </w:pPr>
      <w:r>
        <w:fldChar w:fldCharType="begin"/>
      </w:r>
      <w:r>
        <w:instrText xml:space="preserve"> HYPERLINK \l "_Toc351988611" </w:instrText>
      </w:r>
      <w:r>
        <w:fldChar w:fldCharType="separate"/>
      </w:r>
      <w:r>
        <w:rPr>
          <w:rStyle w:val="54"/>
          <w:rFonts w:ascii="宋体" w:hAnsi="宋体"/>
        </w:rPr>
        <w:t>9.2</w:t>
      </w:r>
      <w:r>
        <w:rPr>
          <w:rStyle w:val="54"/>
          <w:rFonts w:hint="eastAsia"/>
        </w:rPr>
        <w:t xml:space="preserve"> 业务流程</w:t>
      </w:r>
      <w:r>
        <w:tab/>
      </w:r>
      <w:r>
        <w:fldChar w:fldCharType="begin"/>
      </w:r>
      <w:r>
        <w:instrText xml:space="preserve"> PAGEREF _Toc351988611 \h </w:instrText>
      </w:r>
      <w:r>
        <w:fldChar w:fldCharType="separate"/>
      </w:r>
      <w:r>
        <w:t>161</w:t>
      </w:r>
      <w:r>
        <w:fldChar w:fldCharType="end"/>
      </w:r>
      <w:r>
        <w:fldChar w:fldCharType="end"/>
      </w:r>
    </w:p>
    <w:p w14:paraId="0342135A">
      <w:pPr>
        <w:pStyle w:val="39"/>
        <w:tabs>
          <w:tab w:val="right" w:leader="dot" w:pos="8296"/>
        </w:tabs>
        <w:ind w:left="400"/>
        <w:rPr>
          <w:rFonts w:ascii="Calibri" w:hAnsi="Calibri"/>
          <w:kern w:val="2"/>
          <w:sz w:val="21"/>
          <w:szCs w:val="22"/>
        </w:rPr>
      </w:pPr>
      <w:r>
        <w:fldChar w:fldCharType="begin"/>
      </w:r>
      <w:r>
        <w:instrText xml:space="preserve"> HYPERLINK \l "_Toc351988612" </w:instrText>
      </w:r>
      <w:r>
        <w:fldChar w:fldCharType="separate"/>
      </w:r>
      <w:r>
        <w:rPr>
          <w:rStyle w:val="54"/>
          <w:rFonts w:ascii="宋体" w:hAnsi="宋体"/>
        </w:rPr>
        <w:t>9.3</w:t>
      </w:r>
      <w:r>
        <w:rPr>
          <w:rStyle w:val="54"/>
          <w:rFonts w:hint="eastAsia"/>
        </w:rPr>
        <w:t xml:space="preserve"> 业务规则</w:t>
      </w:r>
      <w:r>
        <w:tab/>
      </w:r>
      <w:r>
        <w:fldChar w:fldCharType="begin"/>
      </w:r>
      <w:r>
        <w:instrText xml:space="preserve"> PAGEREF _Toc351988612 \h </w:instrText>
      </w:r>
      <w:r>
        <w:fldChar w:fldCharType="separate"/>
      </w:r>
      <w:r>
        <w:t>169</w:t>
      </w:r>
      <w:r>
        <w:fldChar w:fldCharType="end"/>
      </w:r>
      <w:r>
        <w:fldChar w:fldCharType="end"/>
      </w:r>
    </w:p>
    <w:p w14:paraId="55E90AD8">
      <w:pPr>
        <w:pStyle w:val="23"/>
        <w:tabs>
          <w:tab w:val="right" w:leader="dot" w:pos="8296"/>
        </w:tabs>
        <w:ind w:left="800"/>
        <w:rPr>
          <w:rFonts w:ascii="Calibri" w:hAnsi="Calibri"/>
          <w:kern w:val="2"/>
          <w:sz w:val="21"/>
          <w:szCs w:val="22"/>
        </w:rPr>
      </w:pPr>
      <w:r>
        <w:fldChar w:fldCharType="begin"/>
      </w:r>
      <w:r>
        <w:instrText xml:space="preserve"> HYPERLINK \l "_Toc351988613" </w:instrText>
      </w:r>
      <w:r>
        <w:fldChar w:fldCharType="separate"/>
      </w:r>
      <w:r>
        <w:rPr>
          <w:rStyle w:val="54"/>
          <w:rFonts w:hint="eastAsia"/>
        </w:rPr>
        <w:t>交易前</w:t>
      </w:r>
      <w:r>
        <w:tab/>
      </w:r>
      <w:r>
        <w:fldChar w:fldCharType="begin"/>
      </w:r>
      <w:r>
        <w:instrText xml:space="preserve"> PAGEREF _Toc351988613 \h </w:instrText>
      </w:r>
      <w:r>
        <w:fldChar w:fldCharType="separate"/>
      </w:r>
      <w:r>
        <w:t>169</w:t>
      </w:r>
      <w:r>
        <w:fldChar w:fldCharType="end"/>
      </w:r>
      <w:r>
        <w:fldChar w:fldCharType="end"/>
      </w:r>
    </w:p>
    <w:p w14:paraId="6682C0A3">
      <w:pPr>
        <w:pStyle w:val="23"/>
        <w:tabs>
          <w:tab w:val="right" w:leader="dot" w:pos="8296"/>
        </w:tabs>
        <w:ind w:left="800"/>
        <w:rPr>
          <w:rFonts w:ascii="Calibri" w:hAnsi="Calibri"/>
          <w:kern w:val="2"/>
          <w:sz w:val="21"/>
          <w:szCs w:val="22"/>
        </w:rPr>
      </w:pPr>
      <w:r>
        <w:fldChar w:fldCharType="begin"/>
      </w:r>
      <w:r>
        <w:instrText xml:space="preserve"> HYPERLINK \l "_Toc351988614" </w:instrText>
      </w:r>
      <w:r>
        <w:fldChar w:fldCharType="separate"/>
      </w:r>
      <w:r>
        <w:rPr>
          <w:rStyle w:val="54"/>
          <w:rFonts w:hint="eastAsia"/>
        </w:rPr>
        <w:t>交易中</w:t>
      </w:r>
      <w:r>
        <w:tab/>
      </w:r>
      <w:r>
        <w:fldChar w:fldCharType="begin"/>
      </w:r>
      <w:r>
        <w:instrText xml:space="preserve"> PAGEREF _Toc351988614 \h </w:instrText>
      </w:r>
      <w:r>
        <w:fldChar w:fldCharType="separate"/>
      </w:r>
      <w:r>
        <w:t>169</w:t>
      </w:r>
      <w:r>
        <w:fldChar w:fldCharType="end"/>
      </w:r>
      <w:r>
        <w:fldChar w:fldCharType="end"/>
      </w:r>
    </w:p>
    <w:p w14:paraId="43E2B611">
      <w:pPr>
        <w:pStyle w:val="23"/>
        <w:tabs>
          <w:tab w:val="right" w:leader="dot" w:pos="8296"/>
        </w:tabs>
        <w:ind w:left="800"/>
        <w:rPr>
          <w:rFonts w:ascii="Calibri" w:hAnsi="Calibri"/>
          <w:kern w:val="2"/>
          <w:sz w:val="21"/>
          <w:szCs w:val="22"/>
        </w:rPr>
      </w:pPr>
      <w:r>
        <w:fldChar w:fldCharType="begin"/>
      </w:r>
      <w:r>
        <w:instrText xml:space="preserve"> HYPERLINK \l "_Toc351988615" </w:instrText>
      </w:r>
      <w:r>
        <w:fldChar w:fldCharType="separate"/>
      </w:r>
      <w:r>
        <w:rPr>
          <w:rStyle w:val="54"/>
          <w:rFonts w:hint="eastAsia"/>
        </w:rPr>
        <w:t>交易后</w:t>
      </w:r>
      <w:r>
        <w:tab/>
      </w:r>
      <w:r>
        <w:fldChar w:fldCharType="begin"/>
      </w:r>
      <w:r>
        <w:instrText xml:space="preserve"> PAGEREF _Toc351988615 \h </w:instrText>
      </w:r>
      <w:r>
        <w:fldChar w:fldCharType="separate"/>
      </w:r>
      <w:r>
        <w:t>169</w:t>
      </w:r>
      <w:r>
        <w:fldChar w:fldCharType="end"/>
      </w:r>
      <w:r>
        <w:fldChar w:fldCharType="end"/>
      </w:r>
    </w:p>
    <w:p w14:paraId="18A9E3C6">
      <w:pPr>
        <w:pStyle w:val="39"/>
        <w:tabs>
          <w:tab w:val="right" w:leader="dot" w:pos="8296"/>
        </w:tabs>
        <w:ind w:left="400"/>
        <w:rPr>
          <w:rFonts w:ascii="Calibri" w:hAnsi="Calibri"/>
          <w:kern w:val="2"/>
          <w:sz w:val="21"/>
          <w:szCs w:val="22"/>
        </w:rPr>
      </w:pPr>
      <w:r>
        <w:fldChar w:fldCharType="begin"/>
      </w:r>
      <w:r>
        <w:instrText xml:space="preserve"> HYPERLINK \l "_Toc351988616" </w:instrText>
      </w:r>
      <w:r>
        <w:fldChar w:fldCharType="separate"/>
      </w:r>
      <w:r>
        <w:rPr>
          <w:rStyle w:val="54"/>
          <w:rFonts w:ascii="宋体" w:hAnsi="宋体"/>
        </w:rPr>
        <w:t>9.4</w:t>
      </w:r>
      <w:r>
        <w:rPr>
          <w:rStyle w:val="54"/>
          <w:rFonts w:hint="eastAsia"/>
        </w:rPr>
        <w:t xml:space="preserve"> 页面要素</w:t>
      </w:r>
      <w:r>
        <w:tab/>
      </w:r>
      <w:r>
        <w:fldChar w:fldCharType="begin"/>
      </w:r>
      <w:r>
        <w:instrText xml:space="preserve"> PAGEREF _Toc351988616 \h </w:instrText>
      </w:r>
      <w:r>
        <w:fldChar w:fldCharType="separate"/>
      </w:r>
      <w:r>
        <w:t>169</w:t>
      </w:r>
      <w:r>
        <w:fldChar w:fldCharType="end"/>
      </w:r>
      <w:r>
        <w:fldChar w:fldCharType="end"/>
      </w:r>
    </w:p>
    <w:p w14:paraId="348A183B">
      <w:pPr>
        <w:pStyle w:val="23"/>
        <w:tabs>
          <w:tab w:val="right" w:leader="dot" w:pos="8296"/>
        </w:tabs>
        <w:ind w:left="800"/>
        <w:rPr>
          <w:rFonts w:ascii="Calibri" w:hAnsi="Calibri"/>
          <w:kern w:val="2"/>
          <w:sz w:val="21"/>
          <w:szCs w:val="22"/>
        </w:rPr>
      </w:pPr>
      <w:r>
        <w:fldChar w:fldCharType="begin"/>
      </w:r>
      <w:r>
        <w:instrText xml:space="preserve"> HYPERLINK \l "_Toc351988617" </w:instrText>
      </w:r>
      <w:r>
        <w:fldChar w:fldCharType="separate"/>
      </w:r>
      <w:r>
        <w:rPr>
          <w:rStyle w:val="54"/>
          <w:rFonts w:hint="eastAsia"/>
        </w:rPr>
        <w:t>安全中心页面</w:t>
      </w:r>
      <w:r>
        <w:tab/>
      </w:r>
      <w:r>
        <w:fldChar w:fldCharType="begin"/>
      </w:r>
      <w:r>
        <w:instrText xml:space="preserve"> PAGEREF _Toc351988617 \h </w:instrText>
      </w:r>
      <w:r>
        <w:fldChar w:fldCharType="separate"/>
      </w:r>
      <w:r>
        <w:t>169</w:t>
      </w:r>
      <w:r>
        <w:fldChar w:fldCharType="end"/>
      </w:r>
      <w:r>
        <w:fldChar w:fldCharType="end"/>
      </w:r>
    </w:p>
    <w:p w14:paraId="029515BD">
      <w:pPr>
        <w:pStyle w:val="23"/>
        <w:tabs>
          <w:tab w:val="right" w:leader="dot" w:pos="8296"/>
        </w:tabs>
        <w:ind w:left="800"/>
        <w:rPr>
          <w:rFonts w:ascii="Calibri" w:hAnsi="Calibri"/>
          <w:kern w:val="2"/>
          <w:sz w:val="21"/>
          <w:szCs w:val="22"/>
        </w:rPr>
      </w:pPr>
      <w:r>
        <w:fldChar w:fldCharType="begin"/>
      </w:r>
      <w:r>
        <w:instrText xml:space="preserve"> HYPERLINK \l "_Toc351988618" </w:instrText>
      </w:r>
      <w:r>
        <w:fldChar w:fldCharType="separate"/>
      </w:r>
      <w:r>
        <w:rPr>
          <w:rStyle w:val="54"/>
          <w:rFonts w:hint="eastAsia"/>
        </w:rPr>
        <w:t>安全设置页面</w:t>
      </w:r>
      <w:r>
        <w:tab/>
      </w:r>
      <w:r>
        <w:fldChar w:fldCharType="begin"/>
      </w:r>
      <w:r>
        <w:instrText xml:space="preserve"> PAGEREF _Toc351988618 \h </w:instrText>
      </w:r>
      <w:r>
        <w:fldChar w:fldCharType="separate"/>
      </w:r>
      <w:r>
        <w:t>169</w:t>
      </w:r>
      <w:r>
        <w:fldChar w:fldCharType="end"/>
      </w:r>
      <w:r>
        <w:fldChar w:fldCharType="end"/>
      </w:r>
    </w:p>
    <w:p w14:paraId="000DA426">
      <w:pPr>
        <w:pStyle w:val="23"/>
        <w:tabs>
          <w:tab w:val="right" w:leader="dot" w:pos="8296"/>
        </w:tabs>
        <w:ind w:left="800"/>
        <w:rPr>
          <w:rFonts w:ascii="Calibri" w:hAnsi="Calibri"/>
          <w:kern w:val="2"/>
          <w:sz w:val="21"/>
          <w:szCs w:val="22"/>
        </w:rPr>
      </w:pPr>
      <w:r>
        <w:fldChar w:fldCharType="begin"/>
      </w:r>
      <w:r>
        <w:instrText xml:space="preserve"> HYPERLINK \l "_Toc351988619" </w:instrText>
      </w:r>
      <w:r>
        <w:fldChar w:fldCharType="separate"/>
      </w:r>
      <w:r>
        <w:rPr>
          <w:rStyle w:val="54"/>
          <w:rFonts w:hint="eastAsia"/>
        </w:rPr>
        <w:t>私密问题设置页面</w:t>
      </w:r>
      <w:r>
        <w:tab/>
      </w:r>
      <w:r>
        <w:fldChar w:fldCharType="begin"/>
      </w:r>
      <w:r>
        <w:instrText xml:space="preserve"> PAGEREF _Toc351988619 \h </w:instrText>
      </w:r>
      <w:r>
        <w:fldChar w:fldCharType="separate"/>
      </w:r>
      <w:r>
        <w:t>170</w:t>
      </w:r>
      <w:r>
        <w:fldChar w:fldCharType="end"/>
      </w:r>
      <w:r>
        <w:fldChar w:fldCharType="end"/>
      </w:r>
    </w:p>
    <w:p w14:paraId="5C27264B">
      <w:pPr>
        <w:pStyle w:val="23"/>
        <w:tabs>
          <w:tab w:val="right" w:leader="dot" w:pos="8296"/>
        </w:tabs>
        <w:ind w:left="800"/>
        <w:rPr>
          <w:rFonts w:ascii="Calibri" w:hAnsi="Calibri"/>
          <w:kern w:val="2"/>
          <w:sz w:val="21"/>
          <w:szCs w:val="22"/>
        </w:rPr>
      </w:pPr>
      <w:r>
        <w:fldChar w:fldCharType="begin"/>
      </w:r>
      <w:r>
        <w:instrText xml:space="preserve"> HYPERLINK \l "_Toc351988620" </w:instrText>
      </w:r>
      <w:r>
        <w:fldChar w:fldCharType="separate"/>
      </w:r>
      <w:r>
        <w:rPr>
          <w:rStyle w:val="54"/>
          <w:rFonts w:hint="eastAsia"/>
        </w:rPr>
        <w:t>预留信息设置页面</w:t>
      </w:r>
      <w:r>
        <w:tab/>
      </w:r>
      <w:r>
        <w:fldChar w:fldCharType="begin"/>
      </w:r>
      <w:r>
        <w:instrText xml:space="preserve"> PAGEREF _Toc351988620 \h </w:instrText>
      </w:r>
      <w:r>
        <w:fldChar w:fldCharType="separate"/>
      </w:r>
      <w:r>
        <w:t>171</w:t>
      </w:r>
      <w:r>
        <w:fldChar w:fldCharType="end"/>
      </w:r>
      <w:r>
        <w:fldChar w:fldCharType="end"/>
      </w:r>
    </w:p>
    <w:p w14:paraId="66A33DB4">
      <w:pPr>
        <w:pStyle w:val="23"/>
        <w:tabs>
          <w:tab w:val="right" w:leader="dot" w:pos="8296"/>
        </w:tabs>
        <w:ind w:left="800"/>
        <w:rPr>
          <w:rFonts w:ascii="Calibri" w:hAnsi="Calibri"/>
          <w:kern w:val="2"/>
          <w:sz w:val="21"/>
          <w:szCs w:val="22"/>
        </w:rPr>
      </w:pPr>
      <w:r>
        <w:fldChar w:fldCharType="begin"/>
      </w:r>
      <w:r>
        <w:instrText xml:space="preserve"> HYPERLINK \l "_Toc351988621" </w:instrText>
      </w:r>
      <w:r>
        <w:fldChar w:fldCharType="separate"/>
      </w:r>
      <w:r>
        <w:rPr>
          <w:rStyle w:val="54"/>
          <w:rFonts w:hint="eastAsia"/>
        </w:rPr>
        <w:t>网银登陆密码修改页面</w:t>
      </w:r>
      <w:r>
        <w:tab/>
      </w:r>
      <w:r>
        <w:fldChar w:fldCharType="begin"/>
      </w:r>
      <w:r>
        <w:instrText xml:space="preserve"> PAGEREF _Toc351988621 \h </w:instrText>
      </w:r>
      <w:r>
        <w:fldChar w:fldCharType="separate"/>
      </w:r>
      <w:r>
        <w:t>172</w:t>
      </w:r>
      <w:r>
        <w:fldChar w:fldCharType="end"/>
      </w:r>
      <w:r>
        <w:fldChar w:fldCharType="end"/>
      </w:r>
    </w:p>
    <w:p w14:paraId="5F2397FC">
      <w:pPr>
        <w:pStyle w:val="23"/>
        <w:tabs>
          <w:tab w:val="right" w:leader="dot" w:pos="8296"/>
        </w:tabs>
        <w:ind w:left="800"/>
        <w:rPr>
          <w:rFonts w:ascii="Calibri" w:hAnsi="Calibri"/>
          <w:kern w:val="2"/>
          <w:sz w:val="21"/>
          <w:szCs w:val="22"/>
        </w:rPr>
      </w:pPr>
      <w:r>
        <w:fldChar w:fldCharType="begin"/>
      </w:r>
      <w:r>
        <w:instrText xml:space="preserve"> HYPERLINK \l "_Toc351988622" </w:instrText>
      </w:r>
      <w:r>
        <w:fldChar w:fldCharType="separate"/>
      </w:r>
      <w:r>
        <w:rPr>
          <w:rStyle w:val="54"/>
          <w:rFonts w:hint="eastAsia"/>
        </w:rPr>
        <w:t>自动签退时间设置页面</w:t>
      </w:r>
      <w:r>
        <w:tab/>
      </w:r>
      <w:r>
        <w:fldChar w:fldCharType="begin"/>
      </w:r>
      <w:r>
        <w:instrText xml:space="preserve"> PAGEREF _Toc351988622 \h </w:instrText>
      </w:r>
      <w:r>
        <w:fldChar w:fldCharType="separate"/>
      </w:r>
      <w:r>
        <w:t>173</w:t>
      </w:r>
      <w:r>
        <w:fldChar w:fldCharType="end"/>
      </w:r>
      <w:r>
        <w:fldChar w:fldCharType="end"/>
      </w:r>
    </w:p>
    <w:p w14:paraId="4E43D23E">
      <w:pPr>
        <w:pStyle w:val="23"/>
        <w:tabs>
          <w:tab w:val="right" w:leader="dot" w:pos="8296"/>
        </w:tabs>
        <w:ind w:left="800"/>
        <w:rPr>
          <w:rFonts w:ascii="Calibri" w:hAnsi="Calibri"/>
          <w:kern w:val="2"/>
          <w:sz w:val="21"/>
          <w:szCs w:val="22"/>
        </w:rPr>
      </w:pPr>
      <w:r>
        <w:fldChar w:fldCharType="begin"/>
      </w:r>
      <w:r>
        <w:instrText xml:space="preserve"> HYPERLINK \l "_Toc351988623" </w:instrText>
      </w:r>
      <w:r>
        <w:fldChar w:fldCharType="separate"/>
      </w:r>
      <w:r>
        <w:rPr>
          <w:rStyle w:val="54"/>
          <w:rFonts w:hint="eastAsia"/>
        </w:rPr>
        <w:t>暂停网银页面</w:t>
      </w:r>
      <w:r>
        <w:tab/>
      </w:r>
      <w:r>
        <w:fldChar w:fldCharType="begin"/>
      </w:r>
      <w:r>
        <w:instrText xml:space="preserve"> PAGEREF _Toc351988623 \h </w:instrText>
      </w:r>
      <w:r>
        <w:fldChar w:fldCharType="separate"/>
      </w:r>
      <w:r>
        <w:t>174</w:t>
      </w:r>
      <w:r>
        <w:fldChar w:fldCharType="end"/>
      </w:r>
      <w:r>
        <w:fldChar w:fldCharType="end"/>
      </w:r>
    </w:p>
    <w:p w14:paraId="5E6571E8">
      <w:pPr>
        <w:pStyle w:val="23"/>
        <w:tabs>
          <w:tab w:val="right" w:leader="dot" w:pos="8296"/>
        </w:tabs>
        <w:ind w:left="800"/>
        <w:rPr>
          <w:rFonts w:ascii="Calibri" w:hAnsi="Calibri"/>
          <w:kern w:val="2"/>
          <w:sz w:val="21"/>
          <w:szCs w:val="22"/>
        </w:rPr>
      </w:pPr>
      <w:r>
        <w:fldChar w:fldCharType="begin"/>
      </w:r>
      <w:r>
        <w:instrText xml:space="preserve"> HYPERLINK \l "_Toc351988624" </w:instrText>
      </w:r>
      <w:r>
        <w:fldChar w:fldCharType="separate"/>
      </w:r>
      <w:r>
        <w:rPr>
          <w:rStyle w:val="54"/>
          <w:rFonts w:hint="eastAsia"/>
        </w:rPr>
        <w:t>交易限额设置页面</w:t>
      </w:r>
      <w:r>
        <w:tab/>
      </w:r>
      <w:r>
        <w:fldChar w:fldCharType="begin"/>
      </w:r>
      <w:r>
        <w:instrText xml:space="preserve"> PAGEREF _Toc351988624 \h </w:instrText>
      </w:r>
      <w:r>
        <w:fldChar w:fldCharType="separate"/>
      </w:r>
      <w:r>
        <w:t>175</w:t>
      </w:r>
      <w:r>
        <w:fldChar w:fldCharType="end"/>
      </w:r>
      <w:r>
        <w:fldChar w:fldCharType="end"/>
      </w:r>
    </w:p>
    <w:p w14:paraId="109D3DE1">
      <w:r>
        <w:fldChar w:fldCharType="end"/>
      </w:r>
    </w:p>
    <w:p w14:paraId="39EE5F42">
      <w:pPr>
        <w:pStyle w:val="261"/>
      </w:pPr>
      <w:bookmarkStart w:id="2" w:name="_Toc351988370"/>
      <w:r>
        <w:rPr>
          <w:rFonts w:hint="eastAsia"/>
        </w:rPr>
        <w:t>登录/退出</w:t>
      </w:r>
      <w:bookmarkEnd w:id="2"/>
    </w:p>
    <w:p w14:paraId="126BAA65">
      <w:pPr>
        <w:pStyle w:val="3"/>
        <w:numPr>
          <w:ilvl w:val="1"/>
          <w:numId w:val="2"/>
        </w:numPr>
        <w:rPr>
          <w:highlight w:val="yellow"/>
          <w:rPrChange w:id="0" w:author="admin" w:date="2019-10-15T11:22:00Z">
            <w:rPr/>
          </w:rPrChange>
        </w:rPr>
      </w:pPr>
      <w:bookmarkStart w:id="3" w:name="_Toc330759573"/>
      <w:bookmarkStart w:id="4" w:name="_Toc330279267"/>
      <w:bookmarkStart w:id="5" w:name="_Toc351988371"/>
      <w:r>
        <w:rPr>
          <w:rFonts w:hint="eastAsia"/>
          <w:highlight w:val="yellow"/>
          <w:rPrChange w:id="1" w:author="admin" w:date="2019-10-15T11:22:00Z">
            <w:rPr>
              <w:rFonts w:hint="eastAsia"/>
            </w:rPr>
          </w:rPrChange>
        </w:rPr>
        <w:t>自助注册</w:t>
      </w:r>
      <w:bookmarkEnd w:id="3"/>
      <w:bookmarkEnd w:id="4"/>
      <w:bookmarkEnd w:id="5"/>
    </w:p>
    <w:p w14:paraId="61C419FD">
      <w:pPr>
        <w:pStyle w:val="4"/>
        <w:numPr>
          <w:ilvl w:val="2"/>
          <w:numId w:val="2"/>
        </w:numPr>
        <w:ind w:left="57"/>
      </w:pPr>
      <w:bookmarkStart w:id="6" w:name="_Toc330279268"/>
      <w:bookmarkStart w:id="7" w:name="_Toc351988372"/>
      <w:bookmarkStart w:id="8" w:name="_Toc330759574"/>
      <w:bookmarkStart w:id="9" w:name="_Toc329559998"/>
      <w:r>
        <w:rPr>
          <w:rFonts w:hint="eastAsia"/>
        </w:rPr>
        <w:t>功能描述</w:t>
      </w:r>
      <w:bookmarkEnd w:id="6"/>
      <w:bookmarkEnd w:id="7"/>
      <w:bookmarkEnd w:id="8"/>
      <w:bookmarkEnd w:id="9"/>
    </w:p>
    <w:p w14:paraId="0427A5BC">
      <w:pPr>
        <w:spacing w:line="360" w:lineRule="auto"/>
        <w:ind w:firstLine="420"/>
        <w:rPr>
          <w:sz w:val="21"/>
          <w:szCs w:val="21"/>
        </w:rPr>
      </w:pPr>
      <w:bookmarkStart w:id="10" w:name="_Toc329559999"/>
      <w:r>
        <w:rPr>
          <w:rFonts w:hint="eastAsia"/>
          <w:sz w:val="21"/>
          <w:szCs w:val="21"/>
        </w:rPr>
        <w:t>网银自助注册是指客户只要开通了银行账户，就能直接在网上自助开通个人网上银行。自助注册用户</w:t>
      </w:r>
      <w:del w:id="2" w:author="赵起超" w:date="2025-12-15T13:49:28Z">
        <w:r>
          <w:rPr>
            <w:rFonts w:hint="eastAsia"/>
            <w:sz w:val="21"/>
            <w:szCs w:val="21"/>
          </w:rPr>
          <w:delText>不</w:delText>
        </w:r>
      </w:del>
      <w:r>
        <w:rPr>
          <w:rFonts w:hint="eastAsia"/>
          <w:sz w:val="21"/>
          <w:szCs w:val="21"/>
        </w:rPr>
        <w:t>支持动账类交易。</w:t>
      </w:r>
    </w:p>
    <w:p w14:paraId="742CFE14">
      <w:pPr>
        <w:pStyle w:val="4"/>
        <w:numPr>
          <w:ilvl w:val="2"/>
          <w:numId w:val="2"/>
        </w:numPr>
        <w:ind w:left="57"/>
      </w:pPr>
      <w:bookmarkStart w:id="11" w:name="_Toc330279269"/>
      <w:bookmarkStart w:id="12" w:name="_Toc351988373"/>
      <w:bookmarkStart w:id="13" w:name="_Toc330759575"/>
      <w:r>
        <w:rPr>
          <w:rFonts w:hint="eastAsia"/>
        </w:rPr>
        <w:t>业务流程</w:t>
      </w:r>
      <w:bookmarkEnd w:id="10"/>
      <w:bookmarkEnd w:id="11"/>
      <w:bookmarkEnd w:id="12"/>
      <w:bookmarkEnd w:id="13"/>
    </w:p>
    <w:p w14:paraId="1D008A5B">
      <w:pPr>
        <w:jc w:val="center"/>
      </w:pPr>
      <w:r>
        <w:object>
          <v:shape id="_x0000_i1025" o:spt="75" type="#_x0000_t75" style="height:293.25pt;width:415.5pt;" o:ole="t" filled="f" o:preferrelative="t" stroked="f" coordsize="21600,21600">
            <v:path/>
            <v:fill on="f" focussize="0,0"/>
            <v:stroke on="f" joinstyle="miter"/>
            <v:imagedata r:id="rId10" o:title=""/>
            <o:lock v:ext="edit" aspectratio="t"/>
            <w10:wrap type="none"/>
            <w10:anchorlock/>
          </v:shape>
          <o:OLEObject Type="Embed" ProgID="Visio.Drawing.11" ShapeID="_x0000_i1025" DrawAspect="Content" ObjectID="_1468075725" r:id="rId9">
            <o:LockedField>false</o:LockedField>
          </o:OLEObject>
        </w:object>
      </w:r>
    </w:p>
    <w:p w14:paraId="248833D2">
      <w:pPr>
        <w:spacing w:line="360" w:lineRule="auto"/>
        <w:rPr>
          <w:b/>
          <w:sz w:val="21"/>
          <w:szCs w:val="21"/>
        </w:rPr>
      </w:pPr>
      <w:bookmarkStart w:id="14" w:name="_Toc329560000"/>
      <w:r>
        <w:rPr>
          <w:rFonts w:hint="eastAsia"/>
          <w:b/>
          <w:sz w:val="21"/>
          <w:szCs w:val="21"/>
        </w:rPr>
        <w:t>流程说明：</w:t>
      </w:r>
    </w:p>
    <w:p w14:paraId="3F2B254B">
      <w:pPr>
        <w:widowControl w:val="0"/>
        <w:numPr>
          <w:ilvl w:val="0"/>
          <w:numId w:val="4"/>
        </w:numPr>
        <w:spacing w:after="0" w:line="360" w:lineRule="auto"/>
        <w:rPr>
          <w:sz w:val="21"/>
          <w:szCs w:val="21"/>
        </w:rPr>
      </w:pPr>
      <w:r>
        <w:rPr>
          <w:rFonts w:hint="eastAsia"/>
          <w:sz w:val="21"/>
          <w:szCs w:val="21"/>
        </w:rPr>
        <w:t>用户点击“自助注册”，进行自助注册协议阅读页面</w:t>
      </w:r>
    </w:p>
    <w:p w14:paraId="40E1722B">
      <w:pPr>
        <w:widowControl w:val="0"/>
        <w:numPr>
          <w:ilvl w:val="0"/>
          <w:numId w:val="4"/>
        </w:numPr>
        <w:spacing w:after="0" w:line="360" w:lineRule="auto"/>
        <w:rPr>
          <w:sz w:val="21"/>
          <w:szCs w:val="21"/>
        </w:rPr>
      </w:pPr>
      <w:r>
        <w:rPr>
          <w:rFonts w:hint="eastAsia"/>
          <w:sz w:val="21"/>
          <w:szCs w:val="21"/>
        </w:rPr>
        <w:t>用户勾选“同意协议”并点击“下一步”跳转到“认证信息输入”页面。</w:t>
      </w:r>
    </w:p>
    <w:p w14:paraId="0941624C">
      <w:pPr>
        <w:widowControl w:val="0"/>
        <w:numPr>
          <w:ilvl w:val="0"/>
          <w:numId w:val="4"/>
        </w:numPr>
        <w:spacing w:after="0" w:line="360" w:lineRule="auto"/>
        <w:rPr>
          <w:sz w:val="21"/>
          <w:szCs w:val="21"/>
        </w:rPr>
      </w:pPr>
      <w:r>
        <w:rPr>
          <w:rFonts w:hint="eastAsia"/>
          <w:sz w:val="21"/>
          <w:szCs w:val="21"/>
        </w:rPr>
        <w:t>用户填写身份证号、账户户名、账户号码、卡密码、设置网银登陆密码，手机号，手机验证码。</w:t>
      </w:r>
    </w:p>
    <w:p w14:paraId="362B84F4">
      <w:pPr>
        <w:widowControl w:val="0"/>
        <w:numPr>
          <w:ilvl w:val="0"/>
          <w:numId w:val="4"/>
        </w:numPr>
        <w:spacing w:after="0" w:line="360" w:lineRule="auto"/>
        <w:rPr>
          <w:sz w:val="21"/>
          <w:szCs w:val="21"/>
        </w:rPr>
      </w:pPr>
      <w:r>
        <w:rPr>
          <w:rFonts w:hint="eastAsia"/>
          <w:sz w:val="21"/>
          <w:szCs w:val="21"/>
        </w:rPr>
        <w:t>用户确认交易信息，点击“确认“按钮，提交指令至网银系统</w:t>
      </w:r>
    </w:p>
    <w:p w14:paraId="0677AEAE">
      <w:pPr>
        <w:widowControl w:val="0"/>
        <w:numPr>
          <w:ilvl w:val="0"/>
          <w:numId w:val="4"/>
        </w:numPr>
        <w:spacing w:after="0" w:line="360" w:lineRule="auto"/>
        <w:rPr>
          <w:sz w:val="21"/>
          <w:szCs w:val="21"/>
        </w:rPr>
      </w:pPr>
      <w:r>
        <w:rPr>
          <w:rFonts w:hint="eastAsia"/>
          <w:sz w:val="21"/>
          <w:szCs w:val="21"/>
        </w:rPr>
        <w:t>网银系统检验手机验证码是否正确，如果校验出错，则显示错误页面并提示用户错误信息；如果校验通过，则发送用户身份证号，账号、户名、卡密码至后端系统进行校验，如果校验出错，则显示错误页面并提示用户错误信息；如果校验通过，则显示注册成功页面</w:t>
      </w:r>
    </w:p>
    <w:p w14:paraId="70CDE3DC">
      <w:pPr>
        <w:pStyle w:val="4"/>
        <w:numPr>
          <w:ilvl w:val="2"/>
          <w:numId w:val="2"/>
        </w:numPr>
        <w:ind w:left="57"/>
      </w:pPr>
      <w:bookmarkStart w:id="15" w:name="_Toc330279270"/>
      <w:bookmarkStart w:id="16" w:name="_Toc351988374"/>
      <w:bookmarkStart w:id="17" w:name="_Toc330759576"/>
      <w:r>
        <w:rPr>
          <w:rFonts w:hint="eastAsia"/>
        </w:rPr>
        <w:t>业务规则</w:t>
      </w:r>
      <w:bookmarkEnd w:id="14"/>
      <w:bookmarkEnd w:id="15"/>
      <w:bookmarkEnd w:id="16"/>
      <w:bookmarkEnd w:id="17"/>
    </w:p>
    <w:p w14:paraId="04BA7F07">
      <w:pPr>
        <w:pStyle w:val="5"/>
        <w:numPr>
          <w:ilvl w:val="0"/>
          <w:numId w:val="0"/>
        </w:numPr>
        <w:ind w:left="113"/>
      </w:pPr>
      <w:r>
        <w:rPr>
          <w:rFonts w:hint="eastAsia"/>
        </w:rPr>
        <w:t>交易前</w:t>
      </w:r>
    </w:p>
    <w:p w14:paraId="231A435B">
      <w:pPr>
        <w:widowControl w:val="0"/>
        <w:numPr>
          <w:ilvl w:val="0"/>
          <w:numId w:val="13"/>
        </w:numPr>
        <w:spacing w:after="0" w:line="360" w:lineRule="auto"/>
        <w:rPr>
          <w:rFonts w:ascii="宋体" w:hAnsi="宋体"/>
          <w:sz w:val="21"/>
          <w:szCs w:val="21"/>
        </w:rPr>
      </w:pPr>
      <w:r>
        <w:rPr>
          <w:rFonts w:hint="eastAsia" w:ascii="宋体" w:hAnsi="宋体"/>
          <w:sz w:val="21"/>
          <w:szCs w:val="21"/>
        </w:rPr>
        <w:t>客户必须阅读并同意《自助注册协议》</w:t>
      </w:r>
    </w:p>
    <w:p w14:paraId="2AF04799">
      <w:pPr>
        <w:widowControl w:val="0"/>
        <w:numPr>
          <w:ilvl w:val="0"/>
          <w:numId w:val="13"/>
        </w:numPr>
        <w:spacing w:after="0" w:line="360" w:lineRule="auto"/>
        <w:rPr>
          <w:rFonts w:ascii="宋体" w:hAnsi="宋体"/>
          <w:sz w:val="21"/>
          <w:szCs w:val="21"/>
        </w:rPr>
      </w:pPr>
      <w:r>
        <w:rPr>
          <w:rFonts w:hint="eastAsia" w:ascii="宋体" w:hAnsi="宋体"/>
          <w:sz w:val="21"/>
          <w:szCs w:val="21"/>
        </w:rPr>
        <w:t>网银密码长度是6-20字符，密码组成中可包含数字、大写英文字母、小写英文字母。</w:t>
      </w:r>
    </w:p>
    <w:p w14:paraId="45C238EF">
      <w:pPr>
        <w:widowControl w:val="0"/>
        <w:numPr>
          <w:ilvl w:val="0"/>
          <w:numId w:val="13"/>
        </w:numPr>
        <w:spacing w:after="0" w:line="360" w:lineRule="auto"/>
        <w:rPr>
          <w:rFonts w:ascii="宋体" w:hAnsi="宋体"/>
          <w:sz w:val="21"/>
          <w:szCs w:val="21"/>
        </w:rPr>
      </w:pPr>
      <w:r>
        <w:rPr>
          <w:rFonts w:hint="eastAsia" w:ascii="宋体" w:hAnsi="宋体"/>
          <w:sz w:val="21"/>
          <w:szCs w:val="21"/>
        </w:rPr>
        <w:t>手机短信验证码最多99秒，过时后按超时处理，需用户重新点击“发送验证码”，系统重新向绑定手机发送验证码信息</w:t>
      </w:r>
    </w:p>
    <w:p w14:paraId="0C5A4EDC">
      <w:pPr>
        <w:pStyle w:val="5"/>
        <w:numPr>
          <w:ilvl w:val="0"/>
          <w:numId w:val="0"/>
        </w:numPr>
        <w:ind w:left="113"/>
      </w:pPr>
      <w:r>
        <w:rPr>
          <w:rFonts w:hint="eastAsia"/>
        </w:rPr>
        <w:t>交易中</w:t>
      </w:r>
    </w:p>
    <w:p w14:paraId="1F1D2D8D">
      <w:pPr>
        <w:widowControl w:val="0"/>
        <w:numPr>
          <w:ilvl w:val="0"/>
          <w:numId w:val="14"/>
        </w:numPr>
        <w:spacing w:after="0" w:line="360" w:lineRule="auto"/>
        <w:rPr>
          <w:sz w:val="21"/>
          <w:szCs w:val="21"/>
        </w:rPr>
      </w:pPr>
      <w:r>
        <w:rPr>
          <w:rFonts w:hint="eastAsia"/>
          <w:sz w:val="21"/>
          <w:szCs w:val="21"/>
        </w:rPr>
        <w:t>在校验客户输入的身份证号码、账号、户名、卡密码之前，先校验手机验证码</w:t>
      </w:r>
    </w:p>
    <w:p w14:paraId="205670F3">
      <w:pPr>
        <w:widowControl w:val="0"/>
        <w:numPr>
          <w:ilvl w:val="0"/>
          <w:numId w:val="14"/>
        </w:numPr>
        <w:spacing w:after="0" w:line="360" w:lineRule="auto"/>
        <w:rPr>
          <w:sz w:val="21"/>
          <w:szCs w:val="21"/>
        </w:rPr>
      </w:pPr>
      <w:r>
        <w:rPr>
          <w:rFonts w:hint="eastAsia"/>
          <w:sz w:val="21"/>
          <w:szCs w:val="21"/>
        </w:rPr>
        <w:t>客户证件状态以及账号的状态都必须为正常状态</w:t>
      </w:r>
    </w:p>
    <w:p w14:paraId="5877E6D7">
      <w:pPr>
        <w:widowControl w:val="0"/>
        <w:numPr>
          <w:ilvl w:val="0"/>
          <w:numId w:val="14"/>
        </w:numPr>
        <w:spacing w:after="0" w:line="360" w:lineRule="auto"/>
        <w:rPr>
          <w:sz w:val="21"/>
          <w:szCs w:val="21"/>
        </w:rPr>
      </w:pPr>
      <w:bookmarkStart w:id="1094" w:name="_GoBack"/>
      <w:r>
        <w:rPr>
          <w:rFonts w:hint="eastAsia"/>
          <w:sz w:val="21"/>
          <w:szCs w:val="21"/>
        </w:rPr>
        <w:t>若客户已经开通了网上银</w:t>
      </w:r>
      <w:bookmarkEnd w:id="1094"/>
      <w:r>
        <w:rPr>
          <w:rFonts w:hint="eastAsia"/>
          <w:sz w:val="21"/>
          <w:szCs w:val="21"/>
        </w:rPr>
        <w:t>行，则给出相关提示信息</w:t>
      </w:r>
    </w:p>
    <w:p w14:paraId="1146B521">
      <w:pPr>
        <w:pStyle w:val="5"/>
        <w:numPr>
          <w:ilvl w:val="0"/>
          <w:numId w:val="0"/>
        </w:numPr>
        <w:ind w:left="113"/>
      </w:pPr>
      <w:r>
        <w:rPr>
          <w:rFonts w:hint="eastAsia"/>
        </w:rPr>
        <w:t>交易后</w:t>
      </w:r>
    </w:p>
    <w:p w14:paraId="15633E73">
      <w:pPr>
        <w:widowControl w:val="0"/>
        <w:numPr>
          <w:ilvl w:val="0"/>
          <w:numId w:val="15"/>
        </w:numPr>
        <w:tabs>
          <w:tab w:val="left" w:pos="425"/>
        </w:tabs>
        <w:spacing w:after="0"/>
        <w:ind w:left="425" w:hanging="425"/>
        <w:rPr>
          <w:sz w:val="21"/>
          <w:szCs w:val="21"/>
        </w:rPr>
      </w:pPr>
      <w:bookmarkStart w:id="18" w:name="_Toc329560001"/>
      <w:r>
        <w:rPr>
          <w:rFonts w:hint="eastAsia"/>
          <w:sz w:val="21"/>
          <w:szCs w:val="21"/>
        </w:rPr>
        <w:t>注册成功后，客户即可登录个人网银系统</w:t>
      </w:r>
    </w:p>
    <w:p w14:paraId="3543DEF2">
      <w:pPr>
        <w:pStyle w:val="4"/>
        <w:numPr>
          <w:ilvl w:val="2"/>
          <w:numId w:val="2"/>
        </w:numPr>
        <w:ind w:left="57"/>
      </w:pPr>
      <w:bookmarkStart w:id="19" w:name="_Toc330279271"/>
      <w:bookmarkStart w:id="20" w:name="_Toc351988375"/>
      <w:bookmarkStart w:id="21" w:name="_Toc330759577"/>
      <w:r>
        <w:rPr>
          <w:rFonts w:hint="eastAsia"/>
        </w:rPr>
        <w:t>页面要素</w:t>
      </w:r>
      <w:bookmarkEnd w:id="18"/>
      <w:bookmarkEnd w:id="19"/>
      <w:bookmarkEnd w:id="20"/>
      <w:bookmarkEnd w:id="21"/>
    </w:p>
    <w:p w14:paraId="41178366">
      <w:pPr>
        <w:pStyle w:val="5"/>
        <w:numPr>
          <w:ilvl w:val="0"/>
          <w:numId w:val="0"/>
        </w:numPr>
        <w:ind w:left="113"/>
      </w:pPr>
      <w:r>
        <w:rPr>
          <w:rFonts w:hint="eastAsia"/>
        </w:rPr>
        <w:t>自助注册协议阅读页面</w:t>
      </w:r>
    </w:p>
    <w:tbl>
      <w:tblPr>
        <w:tblStyle w:val="48"/>
        <w:tblW w:w="98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4"/>
        <w:gridCol w:w="1366"/>
        <w:gridCol w:w="1589"/>
        <w:gridCol w:w="1215"/>
        <w:gridCol w:w="1155"/>
        <w:gridCol w:w="1305"/>
        <w:gridCol w:w="2570"/>
      </w:tblGrid>
      <w:tr w14:paraId="530A2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shd w:val="clear" w:color="auto" w:fill="FFCC99"/>
            <w:vAlign w:val="center"/>
          </w:tcPr>
          <w:p w14:paraId="3E2B933E">
            <w:pPr>
              <w:rPr>
                <w:rFonts w:ascii="宋体" w:hAnsi="宋体" w:cs="Arial"/>
                <w:b/>
                <w:color w:val="000000"/>
                <w:sz w:val="21"/>
                <w:szCs w:val="21"/>
              </w:rPr>
            </w:pPr>
            <w:r>
              <w:rPr>
                <w:rFonts w:ascii="宋体" w:hAnsi="宋体" w:cs="Arial"/>
                <w:b/>
                <w:color w:val="000000"/>
                <w:sz w:val="21"/>
                <w:szCs w:val="21"/>
              </w:rPr>
              <w:t>序号</w:t>
            </w:r>
          </w:p>
        </w:tc>
        <w:tc>
          <w:tcPr>
            <w:tcW w:w="1366" w:type="dxa"/>
            <w:shd w:val="clear" w:color="auto" w:fill="FFCC99"/>
            <w:vAlign w:val="center"/>
          </w:tcPr>
          <w:p w14:paraId="078A0B3B">
            <w:pPr>
              <w:rPr>
                <w:rFonts w:ascii="宋体" w:hAnsi="宋体" w:cs="Arial"/>
                <w:b/>
                <w:color w:val="000000"/>
                <w:sz w:val="21"/>
                <w:szCs w:val="21"/>
              </w:rPr>
            </w:pPr>
            <w:r>
              <w:rPr>
                <w:rFonts w:ascii="宋体" w:hAnsi="宋体" w:cs="Arial"/>
                <w:b/>
                <w:color w:val="000000"/>
                <w:sz w:val="21"/>
                <w:szCs w:val="21"/>
              </w:rPr>
              <w:t>名称</w:t>
            </w:r>
          </w:p>
        </w:tc>
        <w:tc>
          <w:tcPr>
            <w:tcW w:w="1589" w:type="dxa"/>
            <w:shd w:val="clear" w:color="auto" w:fill="FFCC99"/>
            <w:vAlign w:val="center"/>
          </w:tcPr>
          <w:p w14:paraId="28DA5EFB">
            <w:pPr>
              <w:rPr>
                <w:rFonts w:ascii="宋体" w:hAnsi="宋体" w:cs="Arial"/>
                <w:b/>
                <w:color w:val="000000"/>
                <w:sz w:val="21"/>
                <w:szCs w:val="21"/>
              </w:rPr>
            </w:pPr>
            <w:r>
              <w:rPr>
                <w:rFonts w:ascii="宋体" w:hAnsi="宋体" w:cs="Arial"/>
                <w:b/>
                <w:color w:val="000000"/>
                <w:sz w:val="21"/>
                <w:szCs w:val="21"/>
              </w:rPr>
              <w:t>输入</w:t>
            </w:r>
            <w:r>
              <w:rPr>
                <w:rFonts w:hint="eastAsia" w:ascii="宋体" w:hAnsi="宋体" w:cs="Arial"/>
                <w:b/>
                <w:color w:val="000000"/>
                <w:sz w:val="21"/>
                <w:szCs w:val="21"/>
              </w:rPr>
              <w:t>/输出</w:t>
            </w:r>
          </w:p>
        </w:tc>
        <w:tc>
          <w:tcPr>
            <w:tcW w:w="1215" w:type="dxa"/>
            <w:shd w:val="clear" w:color="auto" w:fill="FFCC99"/>
            <w:vAlign w:val="center"/>
          </w:tcPr>
          <w:p w14:paraId="5ED30FE5">
            <w:pPr>
              <w:rPr>
                <w:rFonts w:ascii="宋体" w:hAnsi="宋体" w:cs="Arial"/>
                <w:b/>
                <w:color w:val="000000"/>
                <w:sz w:val="21"/>
                <w:szCs w:val="21"/>
              </w:rPr>
            </w:pPr>
            <w:r>
              <w:rPr>
                <w:rFonts w:ascii="宋体" w:hAnsi="宋体" w:cs="Arial"/>
                <w:b/>
                <w:color w:val="000000"/>
                <w:sz w:val="21"/>
                <w:szCs w:val="21"/>
              </w:rPr>
              <w:t>缺省值</w:t>
            </w:r>
          </w:p>
        </w:tc>
        <w:tc>
          <w:tcPr>
            <w:tcW w:w="1155" w:type="dxa"/>
            <w:shd w:val="clear" w:color="auto" w:fill="FFCC99"/>
            <w:vAlign w:val="center"/>
          </w:tcPr>
          <w:p w14:paraId="1CC53F4F">
            <w:pPr>
              <w:rPr>
                <w:rFonts w:ascii="宋体" w:hAnsi="宋体" w:cs="Arial"/>
                <w:b/>
                <w:color w:val="000000"/>
                <w:sz w:val="21"/>
                <w:szCs w:val="21"/>
              </w:rPr>
            </w:pPr>
            <w:r>
              <w:rPr>
                <w:rFonts w:hint="eastAsia" w:ascii="宋体" w:hAnsi="宋体" w:cs="Arial"/>
                <w:b/>
                <w:color w:val="000000"/>
                <w:sz w:val="21"/>
                <w:szCs w:val="21"/>
              </w:rPr>
              <w:t>类型/长度</w:t>
            </w:r>
          </w:p>
        </w:tc>
        <w:tc>
          <w:tcPr>
            <w:tcW w:w="1305" w:type="dxa"/>
            <w:shd w:val="clear" w:color="auto" w:fill="FFCC99"/>
            <w:vAlign w:val="center"/>
          </w:tcPr>
          <w:p w14:paraId="2484A04D">
            <w:pPr>
              <w:rPr>
                <w:rFonts w:ascii="宋体" w:hAnsi="宋体" w:cs="Arial"/>
                <w:b/>
                <w:color w:val="000000"/>
                <w:sz w:val="21"/>
                <w:szCs w:val="21"/>
              </w:rPr>
            </w:pPr>
            <w:r>
              <w:rPr>
                <w:rFonts w:hint="eastAsia" w:ascii="宋体" w:hAnsi="宋体" w:cs="Arial"/>
                <w:b/>
                <w:color w:val="000000"/>
                <w:sz w:val="21"/>
                <w:szCs w:val="21"/>
              </w:rPr>
              <w:t>是否必输</w:t>
            </w:r>
          </w:p>
        </w:tc>
        <w:tc>
          <w:tcPr>
            <w:tcW w:w="2570" w:type="dxa"/>
            <w:shd w:val="clear" w:color="auto" w:fill="FFCC99"/>
            <w:vAlign w:val="center"/>
          </w:tcPr>
          <w:p w14:paraId="69C81EFE">
            <w:pPr>
              <w:rPr>
                <w:rFonts w:ascii="宋体" w:hAnsi="宋体" w:cs="Arial"/>
                <w:b/>
                <w:color w:val="000000"/>
                <w:sz w:val="21"/>
                <w:szCs w:val="21"/>
              </w:rPr>
            </w:pPr>
            <w:r>
              <w:rPr>
                <w:rFonts w:ascii="宋体" w:hAnsi="宋体" w:cs="Arial"/>
                <w:b/>
                <w:color w:val="000000"/>
                <w:sz w:val="21"/>
                <w:szCs w:val="21"/>
              </w:rPr>
              <w:t>备注</w:t>
            </w:r>
          </w:p>
        </w:tc>
      </w:tr>
      <w:tr w14:paraId="0FD2E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597B4B90">
            <w:pPr>
              <w:numPr>
                <w:ilvl w:val="0"/>
                <w:numId w:val="6"/>
              </w:numPr>
              <w:rPr>
                <w:rFonts w:ascii="宋体" w:hAnsi="宋体"/>
                <w:color w:val="000000"/>
                <w:sz w:val="21"/>
                <w:szCs w:val="21"/>
              </w:rPr>
            </w:pPr>
          </w:p>
        </w:tc>
        <w:tc>
          <w:tcPr>
            <w:tcW w:w="1366" w:type="dxa"/>
            <w:vAlign w:val="center"/>
          </w:tcPr>
          <w:p w14:paraId="7F689892">
            <w:pPr>
              <w:rPr>
                <w:rFonts w:ascii="宋体" w:hAnsi="宋体" w:cs="Arial"/>
                <w:sz w:val="21"/>
                <w:szCs w:val="21"/>
              </w:rPr>
            </w:pPr>
            <w:r>
              <w:rPr>
                <w:rFonts w:hint="eastAsia" w:ascii="宋体" w:hAnsi="宋体" w:cs="Arial"/>
                <w:sz w:val="21"/>
                <w:szCs w:val="21"/>
              </w:rPr>
              <w:t>协议内容</w:t>
            </w:r>
          </w:p>
        </w:tc>
        <w:tc>
          <w:tcPr>
            <w:tcW w:w="1589" w:type="dxa"/>
            <w:vAlign w:val="center"/>
          </w:tcPr>
          <w:p w14:paraId="34B41092">
            <w:pPr>
              <w:rPr>
                <w:rFonts w:ascii="宋体" w:hAnsi="宋体" w:cs="Arial"/>
                <w:color w:val="000000"/>
                <w:sz w:val="21"/>
                <w:szCs w:val="21"/>
              </w:rPr>
            </w:pPr>
            <w:r>
              <w:rPr>
                <w:rFonts w:hint="eastAsia" w:ascii="宋体" w:hAnsi="宋体" w:cs="Arial"/>
                <w:color w:val="000000"/>
                <w:sz w:val="21"/>
                <w:szCs w:val="21"/>
              </w:rPr>
              <w:t>文本</w:t>
            </w:r>
          </w:p>
        </w:tc>
        <w:tc>
          <w:tcPr>
            <w:tcW w:w="1215" w:type="dxa"/>
            <w:vAlign w:val="center"/>
          </w:tcPr>
          <w:p w14:paraId="49DCE682">
            <w:pPr>
              <w:rPr>
                <w:rFonts w:ascii="宋体" w:hAnsi="宋体" w:cs="Arial"/>
                <w:color w:val="000000"/>
                <w:sz w:val="21"/>
                <w:szCs w:val="21"/>
              </w:rPr>
            </w:pPr>
          </w:p>
        </w:tc>
        <w:tc>
          <w:tcPr>
            <w:tcW w:w="1155" w:type="dxa"/>
            <w:vAlign w:val="center"/>
          </w:tcPr>
          <w:p w14:paraId="3B430153">
            <w:pPr>
              <w:rPr>
                <w:rFonts w:ascii="宋体" w:hAnsi="宋体" w:cs="Arial"/>
                <w:sz w:val="21"/>
                <w:szCs w:val="21"/>
              </w:rPr>
            </w:pPr>
          </w:p>
        </w:tc>
        <w:tc>
          <w:tcPr>
            <w:tcW w:w="1305" w:type="dxa"/>
            <w:vAlign w:val="center"/>
          </w:tcPr>
          <w:p w14:paraId="3723C90B">
            <w:pPr>
              <w:rPr>
                <w:rFonts w:ascii="宋体" w:hAnsi="宋体" w:cs="Arial"/>
                <w:color w:val="000000"/>
                <w:sz w:val="21"/>
                <w:szCs w:val="21"/>
              </w:rPr>
            </w:pPr>
          </w:p>
        </w:tc>
        <w:tc>
          <w:tcPr>
            <w:tcW w:w="2570" w:type="dxa"/>
            <w:vAlign w:val="center"/>
          </w:tcPr>
          <w:p w14:paraId="2ED78D91">
            <w:pPr>
              <w:rPr>
                <w:rFonts w:ascii="宋体" w:hAnsi="宋体" w:cs="Arial"/>
                <w:color w:val="000000"/>
                <w:sz w:val="21"/>
                <w:szCs w:val="21"/>
              </w:rPr>
            </w:pPr>
          </w:p>
        </w:tc>
      </w:tr>
      <w:tr w14:paraId="729FE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36EF593F">
            <w:pPr>
              <w:numPr>
                <w:ilvl w:val="0"/>
                <w:numId w:val="6"/>
              </w:numPr>
              <w:rPr>
                <w:rFonts w:ascii="宋体" w:hAnsi="宋体"/>
                <w:color w:val="000000"/>
                <w:sz w:val="21"/>
                <w:szCs w:val="21"/>
              </w:rPr>
            </w:pPr>
          </w:p>
        </w:tc>
        <w:tc>
          <w:tcPr>
            <w:tcW w:w="1366" w:type="dxa"/>
            <w:vAlign w:val="center"/>
          </w:tcPr>
          <w:p w14:paraId="42AF8CCE">
            <w:pPr>
              <w:rPr>
                <w:rFonts w:ascii="宋体" w:hAnsi="宋体" w:cs="Arial"/>
                <w:sz w:val="21"/>
                <w:szCs w:val="21"/>
              </w:rPr>
            </w:pPr>
            <w:r>
              <w:rPr>
                <w:rFonts w:hint="eastAsia" w:ascii="宋体" w:hAnsi="宋体" w:cs="Arial"/>
                <w:sz w:val="21"/>
                <w:szCs w:val="21"/>
              </w:rPr>
              <w:t>同意</w:t>
            </w:r>
          </w:p>
        </w:tc>
        <w:tc>
          <w:tcPr>
            <w:tcW w:w="1589" w:type="dxa"/>
            <w:vAlign w:val="center"/>
          </w:tcPr>
          <w:p w14:paraId="0104B7B1">
            <w:pPr>
              <w:rPr>
                <w:rFonts w:ascii="宋体" w:hAnsi="宋体" w:cs="Arial"/>
                <w:color w:val="000000"/>
                <w:sz w:val="21"/>
                <w:szCs w:val="21"/>
              </w:rPr>
            </w:pPr>
            <w:r>
              <w:rPr>
                <w:rFonts w:hint="eastAsia" w:ascii="宋体" w:hAnsi="宋体" w:cs="Arial"/>
                <w:color w:val="000000"/>
                <w:sz w:val="21"/>
                <w:szCs w:val="21"/>
              </w:rPr>
              <w:t>按钮</w:t>
            </w:r>
          </w:p>
        </w:tc>
        <w:tc>
          <w:tcPr>
            <w:tcW w:w="1215" w:type="dxa"/>
            <w:vAlign w:val="center"/>
          </w:tcPr>
          <w:p w14:paraId="53F0A0BD">
            <w:pPr>
              <w:rPr>
                <w:rFonts w:ascii="宋体" w:hAnsi="宋体" w:cs="Arial"/>
                <w:color w:val="000000"/>
                <w:sz w:val="21"/>
                <w:szCs w:val="21"/>
              </w:rPr>
            </w:pPr>
          </w:p>
        </w:tc>
        <w:tc>
          <w:tcPr>
            <w:tcW w:w="1155" w:type="dxa"/>
            <w:vAlign w:val="center"/>
          </w:tcPr>
          <w:p w14:paraId="3D1AD8F7">
            <w:pPr>
              <w:rPr>
                <w:rFonts w:ascii="宋体" w:hAnsi="宋体" w:cs="Arial"/>
                <w:sz w:val="21"/>
                <w:szCs w:val="21"/>
              </w:rPr>
            </w:pPr>
          </w:p>
        </w:tc>
        <w:tc>
          <w:tcPr>
            <w:tcW w:w="1305" w:type="dxa"/>
            <w:vAlign w:val="center"/>
          </w:tcPr>
          <w:p w14:paraId="36138F6C">
            <w:pPr>
              <w:rPr>
                <w:rFonts w:ascii="宋体" w:hAnsi="宋体" w:cs="Arial"/>
                <w:color w:val="000000"/>
                <w:sz w:val="21"/>
                <w:szCs w:val="21"/>
              </w:rPr>
            </w:pPr>
          </w:p>
        </w:tc>
        <w:tc>
          <w:tcPr>
            <w:tcW w:w="2570" w:type="dxa"/>
            <w:vAlign w:val="center"/>
          </w:tcPr>
          <w:p w14:paraId="5503031B">
            <w:pPr>
              <w:rPr>
                <w:rFonts w:ascii="宋体" w:hAnsi="宋体" w:cs="Arial"/>
                <w:color w:val="000000"/>
                <w:sz w:val="21"/>
                <w:szCs w:val="21"/>
              </w:rPr>
            </w:pPr>
            <w:r>
              <w:rPr>
                <w:rFonts w:hint="eastAsia" w:ascii="宋体" w:hAnsi="宋体" w:cs="Arial"/>
                <w:color w:val="000000"/>
                <w:sz w:val="21"/>
                <w:szCs w:val="21"/>
              </w:rPr>
              <w:t>转到注册信息录入页面</w:t>
            </w:r>
          </w:p>
        </w:tc>
      </w:tr>
      <w:tr w14:paraId="32A64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5D4922C4">
            <w:pPr>
              <w:numPr>
                <w:ilvl w:val="0"/>
                <w:numId w:val="6"/>
              </w:numPr>
              <w:rPr>
                <w:rFonts w:ascii="宋体" w:hAnsi="宋体"/>
                <w:color w:val="000000"/>
                <w:sz w:val="21"/>
                <w:szCs w:val="21"/>
              </w:rPr>
            </w:pPr>
          </w:p>
        </w:tc>
        <w:tc>
          <w:tcPr>
            <w:tcW w:w="1366" w:type="dxa"/>
            <w:vAlign w:val="center"/>
          </w:tcPr>
          <w:p w14:paraId="3932341B">
            <w:pPr>
              <w:rPr>
                <w:rFonts w:ascii="宋体" w:hAnsi="宋体" w:cs="Arial"/>
                <w:sz w:val="21"/>
                <w:szCs w:val="21"/>
              </w:rPr>
            </w:pPr>
            <w:r>
              <w:rPr>
                <w:rFonts w:hint="eastAsia" w:ascii="宋体" w:hAnsi="宋体" w:cs="Arial"/>
                <w:sz w:val="21"/>
                <w:szCs w:val="21"/>
              </w:rPr>
              <w:t>不同意</w:t>
            </w:r>
          </w:p>
        </w:tc>
        <w:tc>
          <w:tcPr>
            <w:tcW w:w="1589" w:type="dxa"/>
            <w:vAlign w:val="center"/>
          </w:tcPr>
          <w:p w14:paraId="5934337A">
            <w:pPr>
              <w:rPr>
                <w:rFonts w:ascii="宋体" w:hAnsi="宋体" w:cs="Arial"/>
                <w:color w:val="000000"/>
                <w:sz w:val="21"/>
                <w:szCs w:val="21"/>
              </w:rPr>
            </w:pPr>
            <w:r>
              <w:rPr>
                <w:rFonts w:hint="eastAsia" w:ascii="宋体" w:hAnsi="宋体" w:cs="Arial"/>
                <w:color w:val="000000"/>
                <w:sz w:val="21"/>
                <w:szCs w:val="21"/>
              </w:rPr>
              <w:t>按钮</w:t>
            </w:r>
          </w:p>
        </w:tc>
        <w:tc>
          <w:tcPr>
            <w:tcW w:w="1215" w:type="dxa"/>
            <w:vAlign w:val="center"/>
          </w:tcPr>
          <w:p w14:paraId="797EED8B">
            <w:pPr>
              <w:rPr>
                <w:rFonts w:ascii="宋体" w:hAnsi="宋体" w:cs="Arial"/>
                <w:color w:val="000000"/>
                <w:sz w:val="21"/>
                <w:szCs w:val="21"/>
              </w:rPr>
            </w:pPr>
          </w:p>
        </w:tc>
        <w:tc>
          <w:tcPr>
            <w:tcW w:w="1155" w:type="dxa"/>
            <w:vAlign w:val="center"/>
          </w:tcPr>
          <w:p w14:paraId="18B49415">
            <w:pPr>
              <w:rPr>
                <w:rFonts w:ascii="宋体" w:hAnsi="宋体" w:cs="Arial"/>
                <w:sz w:val="21"/>
                <w:szCs w:val="21"/>
              </w:rPr>
            </w:pPr>
          </w:p>
        </w:tc>
        <w:tc>
          <w:tcPr>
            <w:tcW w:w="1305" w:type="dxa"/>
            <w:vAlign w:val="center"/>
          </w:tcPr>
          <w:p w14:paraId="3A43772E">
            <w:pPr>
              <w:rPr>
                <w:rFonts w:ascii="宋体" w:hAnsi="宋体" w:cs="Arial"/>
                <w:color w:val="000000"/>
                <w:sz w:val="21"/>
                <w:szCs w:val="21"/>
              </w:rPr>
            </w:pPr>
          </w:p>
        </w:tc>
        <w:tc>
          <w:tcPr>
            <w:tcW w:w="2570" w:type="dxa"/>
            <w:vAlign w:val="center"/>
          </w:tcPr>
          <w:p w14:paraId="6FFD3C39">
            <w:pPr>
              <w:rPr>
                <w:rFonts w:ascii="宋体" w:hAnsi="宋体" w:cs="Arial"/>
                <w:color w:val="000000"/>
                <w:sz w:val="21"/>
                <w:szCs w:val="21"/>
              </w:rPr>
            </w:pPr>
            <w:r>
              <w:rPr>
                <w:rFonts w:hint="eastAsia" w:ascii="宋体" w:hAnsi="宋体" w:cs="Arial"/>
                <w:color w:val="000000"/>
                <w:sz w:val="21"/>
                <w:szCs w:val="21"/>
              </w:rPr>
              <w:t>返回登录页面</w:t>
            </w:r>
          </w:p>
        </w:tc>
      </w:tr>
    </w:tbl>
    <w:p w14:paraId="46248AAD">
      <w:pPr>
        <w:pStyle w:val="5"/>
        <w:numPr>
          <w:ilvl w:val="0"/>
          <w:numId w:val="0"/>
        </w:numPr>
        <w:ind w:left="113"/>
      </w:pPr>
      <w:r>
        <w:rPr>
          <w:rFonts w:hint="eastAsia"/>
        </w:rPr>
        <w:t>认证信息输入页面</w:t>
      </w:r>
    </w:p>
    <w:tbl>
      <w:tblPr>
        <w:tblStyle w:val="48"/>
        <w:tblW w:w="98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Change w:id="3" w:author="赵起超" w:date="2022-03-01T16:24:30Z">
          <w:tblPr>
            <w:tblStyle w:val="48"/>
            <w:tblW w:w="98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PrChange>
      </w:tblPr>
      <w:tblGrid>
        <w:gridCol w:w="654"/>
        <w:gridCol w:w="1366"/>
        <w:gridCol w:w="1589"/>
        <w:gridCol w:w="1215"/>
        <w:gridCol w:w="1155"/>
        <w:gridCol w:w="1305"/>
        <w:gridCol w:w="2570"/>
        <w:tblGridChange w:id="4">
          <w:tblGrid>
            <w:gridCol w:w="654"/>
            <w:gridCol w:w="1366"/>
            <w:gridCol w:w="1589"/>
            <w:gridCol w:w="1215"/>
            <w:gridCol w:w="1155"/>
            <w:gridCol w:w="1305"/>
            <w:gridCol w:w="2570"/>
          </w:tblGrid>
        </w:tblGridChange>
      </w:tblGrid>
      <w:tr w14:paraId="6CD6B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5" w:author="赵起超" w:date="2022-03-01T16:24:3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838" w:hRule="atLeast"/>
        </w:trPr>
        <w:tc>
          <w:tcPr>
            <w:tcW w:w="654" w:type="dxa"/>
            <w:shd w:val="clear" w:color="auto" w:fill="FFCC99"/>
            <w:vAlign w:val="center"/>
            <w:tcPrChange w:id="6" w:author="赵起超" w:date="2022-03-01T16:24:30Z">
              <w:tcPr>
                <w:tcW w:w="654" w:type="dxa"/>
                <w:shd w:val="clear" w:color="auto" w:fill="FFCC99"/>
                <w:vAlign w:val="center"/>
              </w:tcPr>
            </w:tcPrChange>
          </w:tcPr>
          <w:p w14:paraId="3E0548A7">
            <w:pPr>
              <w:rPr>
                <w:rFonts w:ascii="宋体" w:hAnsi="宋体" w:cs="Arial"/>
                <w:b/>
                <w:color w:val="000000"/>
                <w:sz w:val="21"/>
                <w:szCs w:val="21"/>
              </w:rPr>
            </w:pPr>
            <w:r>
              <w:rPr>
                <w:rFonts w:ascii="宋体" w:hAnsi="宋体" w:cs="Arial"/>
                <w:b/>
                <w:color w:val="000000"/>
                <w:sz w:val="21"/>
                <w:szCs w:val="21"/>
              </w:rPr>
              <w:t>序号</w:t>
            </w:r>
          </w:p>
        </w:tc>
        <w:tc>
          <w:tcPr>
            <w:tcW w:w="1366" w:type="dxa"/>
            <w:shd w:val="clear" w:color="auto" w:fill="FFCC99"/>
            <w:vAlign w:val="center"/>
            <w:tcPrChange w:id="7" w:author="赵起超" w:date="2022-03-01T16:24:30Z">
              <w:tcPr>
                <w:tcW w:w="1366" w:type="dxa"/>
                <w:shd w:val="clear" w:color="auto" w:fill="FFCC99"/>
                <w:vAlign w:val="center"/>
              </w:tcPr>
            </w:tcPrChange>
          </w:tcPr>
          <w:p w14:paraId="2C9D5C90">
            <w:pPr>
              <w:rPr>
                <w:rFonts w:ascii="宋体" w:hAnsi="宋体" w:cs="Arial"/>
                <w:b/>
                <w:color w:val="000000"/>
                <w:sz w:val="21"/>
                <w:szCs w:val="21"/>
              </w:rPr>
            </w:pPr>
            <w:r>
              <w:rPr>
                <w:rFonts w:ascii="宋体" w:hAnsi="宋体" w:cs="Arial"/>
                <w:b/>
                <w:color w:val="000000"/>
                <w:sz w:val="21"/>
                <w:szCs w:val="21"/>
              </w:rPr>
              <w:t>名称</w:t>
            </w:r>
          </w:p>
        </w:tc>
        <w:tc>
          <w:tcPr>
            <w:tcW w:w="1589" w:type="dxa"/>
            <w:shd w:val="clear" w:color="auto" w:fill="FFCC99"/>
            <w:vAlign w:val="center"/>
            <w:tcPrChange w:id="8" w:author="赵起超" w:date="2022-03-01T16:24:30Z">
              <w:tcPr>
                <w:tcW w:w="1589" w:type="dxa"/>
                <w:shd w:val="clear" w:color="auto" w:fill="FFCC99"/>
                <w:vAlign w:val="center"/>
              </w:tcPr>
            </w:tcPrChange>
          </w:tcPr>
          <w:p w14:paraId="35A4A330">
            <w:pPr>
              <w:rPr>
                <w:rFonts w:ascii="宋体" w:hAnsi="宋体" w:cs="Arial"/>
                <w:b/>
                <w:color w:val="000000"/>
                <w:sz w:val="21"/>
                <w:szCs w:val="21"/>
              </w:rPr>
            </w:pPr>
            <w:r>
              <w:rPr>
                <w:rFonts w:ascii="宋体" w:hAnsi="宋体" w:cs="Arial"/>
                <w:b/>
                <w:color w:val="000000"/>
                <w:sz w:val="21"/>
                <w:szCs w:val="21"/>
              </w:rPr>
              <w:t>输入</w:t>
            </w:r>
            <w:r>
              <w:rPr>
                <w:rFonts w:hint="eastAsia" w:ascii="宋体" w:hAnsi="宋体" w:cs="Arial"/>
                <w:b/>
                <w:color w:val="000000"/>
                <w:sz w:val="21"/>
                <w:szCs w:val="21"/>
              </w:rPr>
              <w:t>/输出</w:t>
            </w:r>
          </w:p>
        </w:tc>
        <w:tc>
          <w:tcPr>
            <w:tcW w:w="1215" w:type="dxa"/>
            <w:shd w:val="clear" w:color="auto" w:fill="FFCC99"/>
            <w:vAlign w:val="center"/>
            <w:tcPrChange w:id="9" w:author="赵起超" w:date="2022-03-01T16:24:30Z">
              <w:tcPr>
                <w:tcW w:w="1215" w:type="dxa"/>
                <w:shd w:val="clear" w:color="auto" w:fill="FFCC99"/>
                <w:vAlign w:val="center"/>
              </w:tcPr>
            </w:tcPrChange>
          </w:tcPr>
          <w:p w14:paraId="00F2A3AE">
            <w:pPr>
              <w:rPr>
                <w:rFonts w:ascii="宋体" w:hAnsi="宋体" w:cs="Arial"/>
                <w:b/>
                <w:color w:val="000000"/>
                <w:sz w:val="21"/>
                <w:szCs w:val="21"/>
              </w:rPr>
            </w:pPr>
            <w:r>
              <w:rPr>
                <w:rFonts w:ascii="宋体" w:hAnsi="宋体" w:cs="Arial"/>
                <w:b/>
                <w:color w:val="000000"/>
                <w:sz w:val="21"/>
                <w:szCs w:val="21"/>
              </w:rPr>
              <w:t>缺省值</w:t>
            </w:r>
          </w:p>
        </w:tc>
        <w:tc>
          <w:tcPr>
            <w:tcW w:w="1155" w:type="dxa"/>
            <w:shd w:val="clear" w:color="auto" w:fill="FFCC99"/>
            <w:vAlign w:val="center"/>
            <w:tcPrChange w:id="10" w:author="赵起超" w:date="2022-03-01T16:24:30Z">
              <w:tcPr>
                <w:tcW w:w="1155" w:type="dxa"/>
                <w:shd w:val="clear" w:color="auto" w:fill="FFCC99"/>
                <w:vAlign w:val="center"/>
              </w:tcPr>
            </w:tcPrChange>
          </w:tcPr>
          <w:p w14:paraId="2EDC5100">
            <w:pPr>
              <w:rPr>
                <w:rFonts w:ascii="宋体" w:hAnsi="宋体" w:cs="Arial"/>
                <w:b/>
                <w:color w:val="000000"/>
                <w:sz w:val="21"/>
                <w:szCs w:val="21"/>
              </w:rPr>
            </w:pPr>
            <w:r>
              <w:rPr>
                <w:rFonts w:hint="eastAsia" w:ascii="宋体" w:hAnsi="宋体" w:cs="Arial"/>
                <w:b/>
                <w:color w:val="000000"/>
                <w:sz w:val="21"/>
                <w:szCs w:val="21"/>
              </w:rPr>
              <w:t>类型/长度</w:t>
            </w:r>
          </w:p>
        </w:tc>
        <w:tc>
          <w:tcPr>
            <w:tcW w:w="1305" w:type="dxa"/>
            <w:shd w:val="clear" w:color="auto" w:fill="FFCC99"/>
            <w:vAlign w:val="center"/>
            <w:tcPrChange w:id="11" w:author="赵起超" w:date="2022-03-01T16:24:30Z">
              <w:tcPr>
                <w:tcW w:w="1305" w:type="dxa"/>
                <w:shd w:val="clear" w:color="auto" w:fill="FFCC99"/>
                <w:vAlign w:val="center"/>
              </w:tcPr>
            </w:tcPrChange>
          </w:tcPr>
          <w:p w14:paraId="6A2ECB73">
            <w:pPr>
              <w:rPr>
                <w:rFonts w:ascii="宋体" w:hAnsi="宋体" w:cs="Arial"/>
                <w:b/>
                <w:color w:val="000000"/>
                <w:sz w:val="21"/>
                <w:szCs w:val="21"/>
              </w:rPr>
            </w:pPr>
            <w:r>
              <w:rPr>
                <w:rFonts w:hint="eastAsia" w:ascii="宋体" w:hAnsi="宋体" w:cs="Arial"/>
                <w:b/>
                <w:color w:val="000000"/>
                <w:sz w:val="21"/>
                <w:szCs w:val="21"/>
              </w:rPr>
              <w:t>是否必输</w:t>
            </w:r>
          </w:p>
        </w:tc>
        <w:tc>
          <w:tcPr>
            <w:tcW w:w="2570" w:type="dxa"/>
            <w:shd w:val="clear" w:color="auto" w:fill="FFCC99"/>
            <w:vAlign w:val="center"/>
            <w:tcPrChange w:id="12" w:author="赵起超" w:date="2022-03-01T16:24:30Z">
              <w:tcPr>
                <w:tcW w:w="2570" w:type="dxa"/>
                <w:shd w:val="clear" w:color="auto" w:fill="FFCC99"/>
                <w:vAlign w:val="center"/>
              </w:tcPr>
            </w:tcPrChange>
          </w:tcPr>
          <w:p w14:paraId="30652E56">
            <w:pPr>
              <w:rPr>
                <w:rFonts w:ascii="宋体" w:hAnsi="宋体" w:cs="Arial"/>
                <w:b/>
                <w:color w:val="000000"/>
                <w:sz w:val="21"/>
                <w:szCs w:val="21"/>
              </w:rPr>
            </w:pPr>
            <w:r>
              <w:rPr>
                <w:rFonts w:ascii="宋体" w:hAnsi="宋体" w:cs="Arial"/>
                <w:b/>
                <w:color w:val="000000"/>
                <w:sz w:val="21"/>
                <w:szCs w:val="21"/>
              </w:rPr>
              <w:t>备注</w:t>
            </w:r>
          </w:p>
        </w:tc>
      </w:tr>
      <w:tr w14:paraId="45247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6A1D6EFC">
            <w:pPr>
              <w:numPr>
                <w:ilvl w:val="0"/>
                <w:numId w:val="16"/>
              </w:numPr>
              <w:rPr>
                <w:rFonts w:ascii="宋体" w:hAnsi="宋体"/>
                <w:color w:val="000000"/>
                <w:sz w:val="21"/>
                <w:szCs w:val="21"/>
              </w:rPr>
            </w:pPr>
          </w:p>
        </w:tc>
        <w:tc>
          <w:tcPr>
            <w:tcW w:w="1366" w:type="dxa"/>
            <w:vAlign w:val="center"/>
          </w:tcPr>
          <w:p w14:paraId="6D698E74">
            <w:pPr>
              <w:rPr>
                <w:rFonts w:ascii="宋体" w:hAnsi="宋体" w:cs="Arial"/>
                <w:sz w:val="21"/>
                <w:szCs w:val="21"/>
              </w:rPr>
            </w:pPr>
            <w:r>
              <w:rPr>
                <w:rFonts w:hint="eastAsia" w:ascii="宋体" w:hAnsi="宋体" w:cs="Arial"/>
                <w:sz w:val="21"/>
                <w:szCs w:val="21"/>
              </w:rPr>
              <w:t>证件类型</w:t>
            </w:r>
          </w:p>
        </w:tc>
        <w:tc>
          <w:tcPr>
            <w:tcW w:w="1589" w:type="dxa"/>
            <w:vAlign w:val="center"/>
          </w:tcPr>
          <w:p w14:paraId="5C556C81">
            <w:pPr>
              <w:rPr>
                <w:rFonts w:ascii="宋体" w:hAnsi="宋体" w:cs="Arial"/>
                <w:color w:val="000000"/>
                <w:sz w:val="21"/>
                <w:szCs w:val="21"/>
              </w:rPr>
            </w:pPr>
            <w:r>
              <w:rPr>
                <w:rFonts w:hint="eastAsia" w:ascii="宋体" w:hAnsi="宋体" w:cs="Arial"/>
                <w:color w:val="000000"/>
                <w:sz w:val="21"/>
                <w:szCs w:val="21"/>
              </w:rPr>
              <w:t>下拉框</w:t>
            </w:r>
          </w:p>
        </w:tc>
        <w:tc>
          <w:tcPr>
            <w:tcW w:w="1215" w:type="dxa"/>
            <w:vAlign w:val="center"/>
          </w:tcPr>
          <w:p w14:paraId="037F868C">
            <w:pPr>
              <w:rPr>
                <w:rFonts w:ascii="宋体" w:hAnsi="宋体" w:cs="Arial"/>
                <w:color w:val="000000"/>
                <w:sz w:val="21"/>
                <w:szCs w:val="21"/>
              </w:rPr>
            </w:pPr>
          </w:p>
        </w:tc>
        <w:tc>
          <w:tcPr>
            <w:tcW w:w="1155" w:type="dxa"/>
            <w:vAlign w:val="center"/>
          </w:tcPr>
          <w:p w14:paraId="0AF5BC88">
            <w:pPr>
              <w:rPr>
                <w:rFonts w:ascii="宋体" w:hAnsi="宋体" w:cs="Arial"/>
                <w:sz w:val="21"/>
                <w:szCs w:val="21"/>
              </w:rPr>
            </w:pPr>
          </w:p>
        </w:tc>
        <w:tc>
          <w:tcPr>
            <w:tcW w:w="1305" w:type="dxa"/>
            <w:vAlign w:val="center"/>
          </w:tcPr>
          <w:p w14:paraId="62C59FA4">
            <w:pPr>
              <w:rPr>
                <w:rFonts w:ascii="宋体" w:hAnsi="宋体" w:cs="Arial"/>
                <w:color w:val="000000"/>
                <w:sz w:val="21"/>
                <w:szCs w:val="21"/>
              </w:rPr>
            </w:pPr>
            <w:r>
              <w:rPr>
                <w:rFonts w:hint="eastAsia" w:ascii="宋体" w:hAnsi="宋体" w:cs="Arial"/>
                <w:color w:val="000000"/>
                <w:sz w:val="21"/>
                <w:szCs w:val="21"/>
              </w:rPr>
              <w:t>是</w:t>
            </w:r>
          </w:p>
        </w:tc>
        <w:tc>
          <w:tcPr>
            <w:tcW w:w="2570" w:type="dxa"/>
            <w:vAlign w:val="center"/>
          </w:tcPr>
          <w:p w14:paraId="3854C9DA">
            <w:pPr>
              <w:rPr>
                <w:ins w:id="13" w:author="赵起超" w:date="2026-05-07T14:02:08Z"/>
                <w:rFonts w:hint="eastAsia" w:ascii="宋体" w:hAnsi="宋体" w:cs="Arial"/>
                <w:color w:val="000000"/>
                <w:sz w:val="21"/>
                <w:szCs w:val="21"/>
                <w:lang w:val="en-US" w:eastAsia="zh-CN"/>
              </w:rPr>
            </w:pPr>
            <w:ins w:id="14" w:author="赵起超" w:date="2026-05-07T14:02:07Z">
              <w:r>
                <w:rPr>
                  <w:rFonts w:hint="eastAsia" w:ascii="宋体" w:hAnsi="宋体" w:cs="Arial"/>
                  <w:color w:val="000000"/>
                  <w:sz w:val="21"/>
                  <w:szCs w:val="21"/>
                  <w:lang w:val="en-US" w:eastAsia="zh-CN"/>
                </w:rPr>
                <w:t>1</w:t>
              </w:r>
            </w:ins>
          </w:p>
          <w:p w14:paraId="434C80AB">
            <w:pPr>
              <w:rPr>
                <w:ins w:id="15" w:author="赵起超" w:date="2026-05-07T14:02:09Z"/>
                <w:rFonts w:hint="eastAsia" w:ascii="宋体" w:hAnsi="宋体" w:cs="Arial"/>
                <w:color w:val="000000"/>
                <w:sz w:val="21"/>
                <w:szCs w:val="21"/>
                <w:lang w:val="en-US" w:eastAsia="zh-CN"/>
              </w:rPr>
            </w:pPr>
            <w:ins w:id="16" w:author="赵起超" w:date="2026-05-07T14:02:08Z">
              <w:r>
                <w:rPr>
                  <w:rFonts w:hint="eastAsia" w:ascii="宋体" w:hAnsi="宋体" w:cs="Arial"/>
                  <w:color w:val="000000"/>
                  <w:sz w:val="21"/>
                  <w:szCs w:val="21"/>
                  <w:lang w:val="en-US" w:eastAsia="zh-CN"/>
                </w:rPr>
                <w:t>2</w:t>
              </w:r>
            </w:ins>
          </w:p>
          <w:p w14:paraId="639F2B78">
            <w:pPr>
              <w:rPr>
                <w:rFonts w:hint="default" w:ascii="宋体" w:hAnsi="宋体" w:cs="Arial"/>
                <w:color w:val="000000"/>
                <w:sz w:val="21"/>
                <w:szCs w:val="21"/>
                <w:lang w:val="en-US" w:eastAsia="zh-CN"/>
              </w:rPr>
            </w:pPr>
            <w:ins w:id="17" w:author="赵起超" w:date="2026-05-07T14:02:11Z">
              <w:r>
                <w:rPr>
                  <w:rFonts w:hint="eastAsia" w:ascii="宋体" w:hAnsi="宋体" w:cs="Arial"/>
                  <w:color w:val="000000"/>
                  <w:sz w:val="21"/>
                  <w:szCs w:val="21"/>
                  <w:lang w:val="en-US" w:eastAsia="zh-CN"/>
                </w:rPr>
                <w:t>3</w:t>
              </w:r>
            </w:ins>
          </w:p>
        </w:tc>
      </w:tr>
      <w:tr w14:paraId="1F5F3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10A57C6E">
            <w:pPr>
              <w:numPr>
                <w:ilvl w:val="0"/>
                <w:numId w:val="16"/>
              </w:numPr>
              <w:rPr>
                <w:rFonts w:ascii="宋体" w:hAnsi="宋体"/>
                <w:color w:val="000000"/>
                <w:sz w:val="21"/>
                <w:szCs w:val="21"/>
              </w:rPr>
            </w:pPr>
          </w:p>
        </w:tc>
        <w:tc>
          <w:tcPr>
            <w:tcW w:w="1366" w:type="dxa"/>
            <w:vAlign w:val="center"/>
          </w:tcPr>
          <w:p w14:paraId="73E2DAC1">
            <w:pPr>
              <w:rPr>
                <w:rFonts w:ascii="宋体" w:hAnsi="宋体" w:cs="Arial"/>
                <w:sz w:val="21"/>
                <w:szCs w:val="21"/>
              </w:rPr>
            </w:pPr>
            <w:r>
              <w:rPr>
                <w:rFonts w:hint="eastAsia" w:ascii="宋体" w:hAnsi="宋体" w:cs="Arial"/>
                <w:sz w:val="21"/>
                <w:szCs w:val="21"/>
              </w:rPr>
              <w:t>身份证号码</w:t>
            </w:r>
          </w:p>
        </w:tc>
        <w:tc>
          <w:tcPr>
            <w:tcW w:w="1589" w:type="dxa"/>
            <w:vAlign w:val="center"/>
          </w:tcPr>
          <w:p w14:paraId="233EB452">
            <w:pPr>
              <w:rPr>
                <w:rFonts w:ascii="宋体" w:hAnsi="宋体" w:cs="Arial"/>
                <w:color w:val="000000"/>
                <w:sz w:val="21"/>
                <w:szCs w:val="21"/>
              </w:rPr>
            </w:pPr>
            <w:r>
              <w:rPr>
                <w:rFonts w:hint="eastAsia" w:ascii="宋体" w:hAnsi="宋体" w:cs="Arial"/>
                <w:color w:val="000000"/>
                <w:sz w:val="21"/>
                <w:szCs w:val="21"/>
              </w:rPr>
              <w:t>输入框</w:t>
            </w:r>
          </w:p>
        </w:tc>
        <w:tc>
          <w:tcPr>
            <w:tcW w:w="1215" w:type="dxa"/>
            <w:vAlign w:val="center"/>
          </w:tcPr>
          <w:p w14:paraId="749DCA5D">
            <w:pPr>
              <w:rPr>
                <w:rFonts w:ascii="宋体" w:hAnsi="宋体" w:cs="Arial"/>
                <w:color w:val="000000"/>
                <w:sz w:val="21"/>
                <w:szCs w:val="21"/>
              </w:rPr>
            </w:pPr>
          </w:p>
        </w:tc>
        <w:tc>
          <w:tcPr>
            <w:tcW w:w="1155" w:type="dxa"/>
            <w:vAlign w:val="center"/>
          </w:tcPr>
          <w:p w14:paraId="78A4709E">
            <w:pPr>
              <w:rPr>
                <w:rFonts w:hint="eastAsia" w:ascii="宋体" w:hAnsi="宋体" w:eastAsia="宋体" w:cs="Arial"/>
                <w:sz w:val="21"/>
                <w:szCs w:val="21"/>
                <w:lang w:eastAsia="zh-CN"/>
              </w:rPr>
            </w:pPr>
            <w:r>
              <w:rPr>
                <w:rFonts w:hint="eastAsia" w:ascii="宋体" w:hAnsi="宋体" w:cs="Arial"/>
                <w:sz w:val="21"/>
                <w:szCs w:val="21"/>
              </w:rPr>
              <w:t>C/1</w:t>
            </w:r>
            <w:del w:id="18" w:author="赵起超" w:date="2025-12-15T13:50:22Z">
              <w:r>
                <w:rPr>
                  <w:rFonts w:hint="default" w:ascii="宋体" w:hAnsi="宋体" w:cs="Arial"/>
                  <w:sz w:val="21"/>
                  <w:szCs w:val="21"/>
                  <w:lang w:val="en-US"/>
                </w:rPr>
                <w:delText>8</w:delText>
              </w:r>
            </w:del>
            <w:ins w:id="19" w:author="赵起超" w:date="2025-12-15T13:50:22Z">
              <w:r>
                <w:rPr>
                  <w:rFonts w:hint="eastAsia" w:ascii="宋体" w:hAnsi="宋体" w:cs="Arial"/>
                  <w:sz w:val="21"/>
                  <w:szCs w:val="21"/>
                  <w:lang w:val="en-US" w:eastAsia="zh-CN"/>
                </w:rPr>
                <w:t>5</w:t>
              </w:r>
            </w:ins>
          </w:p>
        </w:tc>
        <w:tc>
          <w:tcPr>
            <w:tcW w:w="1305" w:type="dxa"/>
            <w:vAlign w:val="center"/>
          </w:tcPr>
          <w:p w14:paraId="5F16A28A">
            <w:pPr>
              <w:rPr>
                <w:rFonts w:ascii="宋体" w:hAnsi="宋体" w:cs="Arial"/>
                <w:color w:val="000000"/>
                <w:sz w:val="21"/>
                <w:szCs w:val="21"/>
              </w:rPr>
            </w:pPr>
            <w:r>
              <w:rPr>
                <w:rFonts w:hint="eastAsia" w:ascii="宋体" w:hAnsi="宋体" w:cs="Arial"/>
                <w:color w:val="000000"/>
                <w:sz w:val="21"/>
                <w:szCs w:val="21"/>
              </w:rPr>
              <w:t>是</w:t>
            </w:r>
          </w:p>
        </w:tc>
        <w:tc>
          <w:tcPr>
            <w:tcW w:w="2570" w:type="dxa"/>
            <w:vAlign w:val="center"/>
          </w:tcPr>
          <w:p w14:paraId="4B897C77">
            <w:pPr>
              <w:rPr>
                <w:rFonts w:ascii="宋体" w:hAnsi="宋体" w:cs="Arial"/>
                <w:color w:val="000000"/>
                <w:sz w:val="21"/>
                <w:szCs w:val="21"/>
              </w:rPr>
            </w:pPr>
          </w:p>
        </w:tc>
      </w:tr>
      <w:tr w14:paraId="78F25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67238EA8">
            <w:pPr>
              <w:numPr>
                <w:ilvl w:val="0"/>
                <w:numId w:val="16"/>
              </w:numPr>
              <w:rPr>
                <w:rFonts w:ascii="宋体" w:hAnsi="宋体"/>
                <w:color w:val="000000"/>
                <w:sz w:val="21"/>
                <w:szCs w:val="21"/>
              </w:rPr>
            </w:pPr>
          </w:p>
        </w:tc>
        <w:tc>
          <w:tcPr>
            <w:tcW w:w="1366" w:type="dxa"/>
            <w:vAlign w:val="center"/>
          </w:tcPr>
          <w:p w14:paraId="1AF13545">
            <w:pPr>
              <w:rPr>
                <w:rFonts w:ascii="宋体" w:hAnsi="宋体" w:cs="Arial"/>
                <w:sz w:val="21"/>
                <w:szCs w:val="21"/>
              </w:rPr>
            </w:pPr>
            <w:r>
              <w:rPr>
                <w:rFonts w:hint="eastAsia" w:ascii="宋体" w:hAnsi="宋体" w:cs="Arial"/>
                <w:sz w:val="21"/>
                <w:szCs w:val="21"/>
              </w:rPr>
              <w:t>账号</w:t>
            </w:r>
          </w:p>
        </w:tc>
        <w:tc>
          <w:tcPr>
            <w:tcW w:w="1589" w:type="dxa"/>
            <w:vAlign w:val="center"/>
          </w:tcPr>
          <w:p w14:paraId="14D56D1A">
            <w:pPr>
              <w:rPr>
                <w:rFonts w:ascii="宋体" w:hAnsi="宋体" w:cs="Arial"/>
                <w:color w:val="000000"/>
                <w:sz w:val="21"/>
                <w:szCs w:val="21"/>
              </w:rPr>
            </w:pPr>
            <w:r>
              <w:rPr>
                <w:rFonts w:hint="eastAsia" w:ascii="宋体" w:hAnsi="宋体" w:cs="Arial"/>
                <w:color w:val="000000"/>
                <w:sz w:val="21"/>
                <w:szCs w:val="21"/>
              </w:rPr>
              <w:t>输入框</w:t>
            </w:r>
          </w:p>
        </w:tc>
        <w:tc>
          <w:tcPr>
            <w:tcW w:w="1215" w:type="dxa"/>
            <w:vAlign w:val="center"/>
          </w:tcPr>
          <w:p w14:paraId="7DE95BE7">
            <w:pPr>
              <w:rPr>
                <w:rFonts w:ascii="宋体" w:hAnsi="宋体" w:cs="Arial"/>
                <w:color w:val="000000"/>
                <w:sz w:val="21"/>
                <w:szCs w:val="21"/>
              </w:rPr>
            </w:pPr>
          </w:p>
        </w:tc>
        <w:tc>
          <w:tcPr>
            <w:tcW w:w="1155" w:type="dxa"/>
            <w:vAlign w:val="center"/>
          </w:tcPr>
          <w:p w14:paraId="4764B0D6">
            <w:pPr>
              <w:rPr>
                <w:rFonts w:ascii="宋体" w:hAnsi="宋体" w:cs="Arial"/>
                <w:sz w:val="21"/>
                <w:szCs w:val="21"/>
              </w:rPr>
            </w:pPr>
            <w:r>
              <w:rPr>
                <w:rFonts w:hint="eastAsia" w:ascii="宋体" w:hAnsi="宋体" w:cs="Arial"/>
                <w:sz w:val="21"/>
                <w:szCs w:val="21"/>
              </w:rPr>
              <w:t>C/32</w:t>
            </w:r>
          </w:p>
        </w:tc>
        <w:tc>
          <w:tcPr>
            <w:tcW w:w="1305" w:type="dxa"/>
            <w:vAlign w:val="center"/>
          </w:tcPr>
          <w:p w14:paraId="3AD76608">
            <w:pPr>
              <w:rPr>
                <w:rFonts w:ascii="宋体" w:hAnsi="宋体" w:cs="Arial"/>
                <w:color w:val="000000"/>
                <w:sz w:val="21"/>
                <w:szCs w:val="21"/>
              </w:rPr>
            </w:pPr>
            <w:r>
              <w:rPr>
                <w:rFonts w:hint="eastAsia" w:ascii="宋体" w:hAnsi="宋体" w:cs="Arial"/>
                <w:color w:val="000000"/>
                <w:sz w:val="21"/>
                <w:szCs w:val="21"/>
              </w:rPr>
              <w:t>是</w:t>
            </w:r>
          </w:p>
        </w:tc>
        <w:tc>
          <w:tcPr>
            <w:tcW w:w="2570" w:type="dxa"/>
            <w:vAlign w:val="center"/>
          </w:tcPr>
          <w:p w14:paraId="258B51FC">
            <w:pPr>
              <w:rPr>
                <w:rFonts w:ascii="宋体" w:hAnsi="宋体" w:cs="Arial"/>
                <w:sz w:val="21"/>
                <w:szCs w:val="21"/>
              </w:rPr>
            </w:pPr>
          </w:p>
        </w:tc>
      </w:tr>
      <w:tr w14:paraId="2AA04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1FA220B7">
            <w:pPr>
              <w:numPr>
                <w:ilvl w:val="0"/>
                <w:numId w:val="16"/>
              </w:numPr>
              <w:rPr>
                <w:rFonts w:ascii="宋体" w:hAnsi="宋体"/>
                <w:color w:val="000000"/>
                <w:sz w:val="21"/>
                <w:szCs w:val="21"/>
              </w:rPr>
            </w:pPr>
          </w:p>
        </w:tc>
        <w:tc>
          <w:tcPr>
            <w:tcW w:w="1366" w:type="dxa"/>
            <w:vAlign w:val="center"/>
          </w:tcPr>
          <w:p w14:paraId="6ABDBC59">
            <w:pPr>
              <w:rPr>
                <w:rFonts w:ascii="宋体" w:hAnsi="宋体" w:cs="Arial"/>
                <w:sz w:val="21"/>
                <w:szCs w:val="21"/>
              </w:rPr>
            </w:pPr>
            <w:r>
              <w:rPr>
                <w:rFonts w:hint="eastAsia" w:ascii="宋体" w:hAnsi="宋体" w:cs="Arial"/>
                <w:sz w:val="21"/>
                <w:szCs w:val="21"/>
              </w:rPr>
              <w:t>户名</w:t>
            </w:r>
          </w:p>
        </w:tc>
        <w:tc>
          <w:tcPr>
            <w:tcW w:w="1589" w:type="dxa"/>
            <w:vAlign w:val="center"/>
          </w:tcPr>
          <w:p w14:paraId="2729C623">
            <w:pPr>
              <w:rPr>
                <w:rFonts w:ascii="宋体" w:hAnsi="宋体" w:cs="Arial"/>
                <w:color w:val="000000"/>
                <w:sz w:val="21"/>
                <w:szCs w:val="21"/>
              </w:rPr>
            </w:pPr>
            <w:r>
              <w:rPr>
                <w:rFonts w:hint="eastAsia" w:ascii="宋体" w:hAnsi="宋体" w:cs="Arial"/>
                <w:color w:val="000000"/>
                <w:sz w:val="21"/>
                <w:szCs w:val="21"/>
              </w:rPr>
              <w:t>输入框</w:t>
            </w:r>
          </w:p>
        </w:tc>
        <w:tc>
          <w:tcPr>
            <w:tcW w:w="1215" w:type="dxa"/>
            <w:vAlign w:val="center"/>
          </w:tcPr>
          <w:p w14:paraId="5C394334">
            <w:pPr>
              <w:rPr>
                <w:rFonts w:ascii="宋体" w:hAnsi="宋体" w:cs="Arial"/>
                <w:color w:val="000000"/>
                <w:sz w:val="21"/>
                <w:szCs w:val="21"/>
              </w:rPr>
            </w:pPr>
          </w:p>
        </w:tc>
        <w:tc>
          <w:tcPr>
            <w:tcW w:w="1155" w:type="dxa"/>
            <w:vAlign w:val="center"/>
          </w:tcPr>
          <w:p w14:paraId="1201F8C2">
            <w:pPr>
              <w:rPr>
                <w:rFonts w:ascii="宋体" w:hAnsi="宋体" w:cs="Arial"/>
                <w:sz w:val="21"/>
                <w:szCs w:val="21"/>
              </w:rPr>
            </w:pPr>
            <w:r>
              <w:rPr>
                <w:rFonts w:hint="eastAsia" w:ascii="宋体" w:hAnsi="宋体" w:cs="Arial"/>
                <w:sz w:val="21"/>
                <w:szCs w:val="21"/>
              </w:rPr>
              <w:t>C/15</w:t>
            </w:r>
          </w:p>
        </w:tc>
        <w:tc>
          <w:tcPr>
            <w:tcW w:w="1305" w:type="dxa"/>
            <w:vAlign w:val="center"/>
          </w:tcPr>
          <w:p w14:paraId="75B22A24">
            <w:pPr>
              <w:rPr>
                <w:rFonts w:ascii="宋体" w:hAnsi="宋体" w:cs="Arial"/>
                <w:color w:val="000000"/>
                <w:sz w:val="21"/>
                <w:szCs w:val="21"/>
              </w:rPr>
            </w:pPr>
            <w:r>
              <w:rPr>
                <w:rFonts w:hint="eastAsia" w:ascii="宋体" w:hAnsi="宋体" w:cs="Arial"/>
                <w:color w:val="000000"/>
                <w:sz w:val="21"/>
                <w:szCs w:val="21"/>
              </w:rPr>
              <w:t>是</w:t>
            </w:r>
          </w:p>
        </w:tc>
        <w:tc>
          <w:tcPr>
            <w:tcW w:w="2570" w:type="dxa"/>
            <w:vAlign w:val="center"/>
          </w:tcPr>
          <w:p w14:paraId="748C6EA8">
            <w:pPr>
              <w:rPr>
                <w:rFonts w:ascii="宋体" w:hAnsi="宋体" w:cs="Arial"/>
                <w:color w:val="000000"/>
                <w:sz w:val="21"/>
                <w:szCs w:val="21"/>
              </w:rPr>
            </w:pPr>
          </w:p>
        </w:tc>
      </w:tr>
      <w:tr w14:paraId="1CE07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2E0EF341">
            <w:pPr>
              <w:numPr>
                <w:ilvl w:val="0"/>
                <w:numId w:val="16"/>
              </w:numPr>
              <w:rPr>
                <w:rFonts w:ascii="宋体" w:hAnsi="宋体"/>
                <w:color w:val="000000"/>
                <w:sz w:val="21"/>
                <w:szCs w:val="21"/>
              </w:rPr>
            </w:pPr>
          </w:p>
        </w:tc>
        <w:tc>
          <w:tcPr>
            <w:tcW w:w="1366" w:type="dxa"/>
            <w:vAlign w:val="center"/>
          </w:tcPr>
          <w:p w14:paraId="50EB2127">
            <w:pPr>
              <w:rPr>
                <w:rFonts w:ascii="宋体" w:hAnsi="宋体" w:cs="Arial"/>
                <w:sz w:val="21"/>
                <w:szCs w:val="21"/>
              </w:rPr>
            </w:pPr>
            <w:r>
              <w:rPr>
                <w:rFonts w:hint="eastAsia" w:ascii="宋体" w:hAnsi="宋体" w:cs="Arial"/>
                <w:sz w:val="21"/>
                <w:szCs w:val="21"/>
              </w:rPr>
              <w:t>卡密码</w:t>
            </w:r>
          </w:p>
        </w:tc>
        <w:tc>
          <w:tcPr>
            <w:tcW w:w="1589" w:type="dxa"/>
            <w:vAlign w:val="center"/>
          </w:tcPr>
          <w:p w14:paraId="2ED55C32">
            <w:pPr>
              <w:rPr>
                <w:rFonts w:ascii="宋体" w:hAnsi="宋体" w:cs="Arial"/>
                <w:color w:val="000000"/>
                <w:sz w:val="21"/>
                <w:szCs w:val="21"/>
              </w:rPr>
            </w:pPr>
            <w:r>
              <w:rPr>
                <w:rFonts w:hint="eastAsia" w:ascii="宋体" w:hAnsi="宋体" w:cs="Arial"/>
                <w:color w:val="000000"/>
                <w:sz w:val="21"/>
                <w:szCs w:val="21"/>
              </w:rPr>
              <w:t>密码框</w:t>
            </w:r>
          </w:p>
        </w:tc>
        <w:tc>
          <w:tcPr>
            <w:tcW w:w="1215" w:type="dxa"/>
            <w:vAlign w:val="center"/>
          </w:tcPr>
          <w:p w14:paraId="6D27B4F6">
            <w:pPr>
              <w:rPr>
                <w:rFonts w:ascii="宋体" w:hAnsi="宋体" w:cs="Arial"/>
                <w:color w:val="000000"/>
                <w:sz w:val="21"/>
                <w:szCs w:val="21"/>
              </w:rPr>
            </w:pPr>
          </w:p>
        </w:tc>
        <w:tc>
          <w:tcPr>
            <w:tcW w:w="1155" w:type="dxa"/>
            <w:vAlign w:val="center"/>
          </w:tcPr>
          <w:p w14:paraId="7311756A">
            <w:pPr>
              <w:rPr>
                <w:rFonts w:ascii="宋体" w:hAnsi="宋体" w:cs="Arial"/>
                <w:sz w:val="21"/>
                <w:szCs w:val="21"/>
              </w:rPr>
            </w:pPr>
            <w:r>
              <w:rPr>
                <w:rFonts w:hint="eastAsia" w:ascii="宋体" w:hAnsi="宋体" w:cs="Arial"/>
                <w:sz w:val="21"/>
                <w:szCs w:val="21"/>
              </w:rPr>
              <w:t>N/6</w:t>
            </w:r>
          </w:p>
        </w:tc>
        <w:tc>
          <w:tcPr>
            <w:tcW w:w="1305" w:type="dxa"/>
            <w:vAlign w:val="center"/>
          </w:tcPr>
          <w:p w14:paraId="56B61D1C">
            <w:pPr>
              <w:rPr>
                <w:rFonts w:ascii="宋体" w:hAnsi="宋体" w:cs="Arial"/>
                <w:color w:val="000000"/>
                <w:sz w:val="21"/>
                <w:szCs w:val="21"/>
              </w:rPr>
            </w:pPr>
            <w:r>
              <w:rPr>
                <w:rFonts w:hint="eastAsia" w:ascii="宋体" w:hAnsi="宋体" w:cs="Arial"/>
                <w:color w:val="000000"/>
                <w:sz w:val="21"/>
                <w:szCs w:val="21"/>
              </w:rPr>
              <w:t>是</w:t>
            </w:r>
          </w:p>
        </w:tc>
        <w:tc>
          <w:tcPr>
            <w:tcW w:w="2570" w:type="dxa"/>
            <w:vAlign w:val="center"/>
          </w:tcPr>
          <w:p w14:paraId="04FCE693">
            <w:pPr>
              <w:rPr>
                <w:rFonts w:ascii="宋体" w:hAnsi="宋体" w:cs="Arial"/>
                <w:color w:val="000000"/>
                <w:sz w:val="21"/>
                <w:szCs w:val="21"/>
              </w:rPr>
            </w:pPr>
            <w:r>
              <w:rPr>
                <w:rFonts w:hint="eastAsia" w:ascii="宋体" w:hAnsi="宋体" w:cs="Arial"/>
                <w:color w:val="000000"/>
                <w:sz w:val="21"/>
                <w:szCs w:val="21"/>
              </w:rPr>
              <w:t>密码控件</w:t>
            </w:r>
          </w:p>
        </w:tc>
      </w:tr>
      <w:tr w14:paraId="35CCE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2F8A7698">
            <w:pPr>
              <w:numPr>
                <w:ilvl w:val="0"/>
                <w:numId w:val="16"/>
              </w:numPr>
              <w:rPr>
                <w:rFonts w:ascii="宋体" w:hAnsi="宋体" w:cs="Arial"/>
                <w:sz w:val="21"/>
                <w:szCs w:val="21"/>
              </w:rPr>
            </w:pPr>
          </w:p>
        </w:tc>
        <w:tc>
          <w:tcPr>
            <w:tcW w:w="1366" w:type="dxa"/>
            <w:vAlign w:val="center"/>
          </w:tcPr>
          <w:p w14:paraId="7453644B">
            <w:pPr>
              <w:rPr>
                <w:rFonts w:ascii="宋体" w:hAnsi="宋体" w:cs="Arial"/>
                <w:sz w:val="21"/>
                <w:szCs w:val="21"/>
              </w:rPr>
            </w:pPr>
            <w:r>
              <w:rPr>
                <w:rFonts w:hint="eastAsia" w:ascii="宋体" w:hAnsi="宋体" w:cs="Arial"/>
                <w:sz w:val="21"/>
                <w:szCs w:val="21"/>
              </w:rPr>
              <w:t>设置登录密码</w:t>
            </w:r>
          </w:p>
        </w:tc>
        <w:tc>
          <w:tcPr>
            <w:tcW w:w="1589" w:type="dxa"/>
            <w:vAlign w:val="center"/>
          </w:tcPr>
          <w:p w14:paraId="35D6CCF6">
            <w:pPr>
              <w:rPr>
                <w:rFonts w:ascii="宋体" w:hAnsi="宋体" w:cs="Arial"/>
                <w:sz w:val="21"/>
                <w:szCs w:val="21"/>
              </w:rPr>
            </w:pPr>
            <w:r>
              <w:rPr>
                <w:rFonts w:hint="eastAsia" w:ascii="宋体" w:hAnsi="宋体" w:cs="Arial"/>
                <w:color w:val="000000"/>
                <w:sz w:val="21"/>
                <w:szCs w:val="21"/>
              </w:rPr>
              <w:t>密码框</w:t>
            </w:r>
          </w:p>
        </w:tc>
        <w:tc>
          <w:tcPr>
            <w:tcW w:w="1215" w:type="dxa"/>
            <w:vAlign w:val="center"/>
          </w:tcPr>
          <w:p w14:paraId="270C2F4F">
            <w:pPr>
              <w:rPr>
                <w:rFonts w:ascii="宋体" w:hAnsi="宋体" w:cs="Arial"/>
                <w:sz w:val="21"/>
                <w:szCs w:val="21"/>
              </w:rPr>
            </w:pPr>
          </w:p>
        </w:tc>
        <w:tc>
          <w:tcPr>
            <w:tcW w:w="1155" w:type="dxa"/>
            <w:vAlign w:val="center"/>
          </w:tcPr>
          <w:p w14:paraId="168C2922">
            <w:pPr>
              <w:rPr>
                <w:rFonts w:ascii="宋体" w:hAnsi="宋体" w:cs="Arial"/>
                <w:sz w:val="21"/>
                <w:szCs w:val="21"/>
              </w:rPr>
            </w:pPr>
            <w:r>
              <w:rPr>
                <w:rFonts w:hint="eastAsia" w:ascii="宋体" w:hAnsi="宋体" w:cs="Arial"/>
                <w:sz w:val="21"/>
                <w:szCs w:val="21"/>
              </w:rPr>
              <w:t>C/6-14</w:t>
            </w:r>
          </w:p>
        </w:tc>
        <w:tc>
          <w:tcPr>
            <w:tcW w:w="1305" w:type="dxa"/>
            <w:vAlign w:val="center"/>
          </w:tcPr>
          <w:p w14:paraId="3908DB24">
            <w:pPr>
              <w:rPr>
                <w:rFonts w:ascii="宋体" w:hAnsi="宋体" w:cs="Arial"/>
                <w:sz w:val="21"/>
                <w:szCs w:val="21"/>
              </w:rPr>
            </w:pPr>
            <w:r>
              <w:rPr>
                <w:rFonts w:hint="eastAsia" w:ascii="宋体" w:hAnsi="宋体" w:cs="Arial"/>
                <w:color w:val="000000"/>
                <w:sz w:val="21"/>
                <w:szCs w:val="21"/>
              </w:rPr>
              <w:t>是</w:t>
            </w:r>
          </w:p>
        </w:tc>
        <w:tc>
          <w:tcPr>
            <w:tcW w:w="2570" w:type="dxa"/>
            <w:vAlign w:val="center"/>
          </w:tcPr>
          <w:p w14:paraId="0B4C94E3">
            <w:pPr>
              <w:rPr>
                <w:rFonts w:ascii="宋体" w:hAnsi="宋体" w:cs="Arial"/>
                <w:sz w:val="21"/>
                <w:szCs w:val="21"/>
              </w:rPr>
            </w:pPr>
            <w:r>
              <w:rPr>
                <w:rFonts w:hint="eastAsia" w:ascii="宋体" w:hAnsi="宋体" w:cs="Arial"/>
                <w:color w:val="000000"/>
                <w:sz w:val="21"/>
                <w:szCs w:val="21"/>
              </w:rPr>
              <w:t>密码控件</w:t>
            </w:r>
          </w:p>
        </w:tc>
      </w:tr>
      <w:tr w14:paraId="1BFA4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5F789890">
            <w:pPr>
              <w:numPr>
                <w:ilvl w:val="0"/>
                <w:numId w:val="16"/>
              </w:numPr>
              <w:rPr>
                <w:rFonts w:ascii="宋体" w:hAnsi="宋体" w:cs="Arial"/>
                <w:sz w:val="21"/>
                <w:szCs w:val="21"/>
              </w:rPr>
            </w:pPr>
          </w:p>
        </w:tc>
        <w:tc>
          <w:tcPr>
            <w:tcW w:w="1366" w:type="dxa"/>
            <w:vAlign w:val="center"/>
          </w:tcPr>
          <w:p w14:paraId="4E69ACAD">
            <w:pPr>
              <w:rPr>
                <w:rFonts w:ascii="宋体" w:hAnsi="宋体" w:cs="Arial"/>
                <w:sz w:val="21"/>
                <w:szCs w:val="21"/>
              </w:rPr>
            </w:pPr>
            <w:r>
              <w:rPr>
                <w:rFonts w:hint="eastAsia" w:ascii="宋体" w:hAnsi="宋体" w:cs="Arial"/>
                <w:sz w:val="21"/>
                <w:szCs w:val="21"/>
              </w:rPr>
              <w:t>确认登录密码</w:t>
            </w:r>
          </w:p>
        </w:tc>
        <w:tc>
          <w:tcPr>
            <w:tcW w:w="1589" w:type="dxa"/>
            <w:vAlign w:val="center"/>
          </w:tcPr>
          <w:p w14:paraId="6A102C42">
            <w:pPr>
              <w:rPr>
                <w:rFonts w:ascii="宋体" w:hAnsi="宋体" w:cs="Arial"/>
                <w:sz w:val="21"/>
                <w:szCs w:val="21"/>
              </w:rPr>
            </w:pPr>
            <w:r>
              <w:rPr>
                <w:rFonts w:hint="eastAsia" w:ascii="宋体" w:hAnsi="宋体" w:cs="Arial"/>
                <w:color w:val="000000"/>
                <w:sz w:val="21"/>
                <w:szCs w:val="21"/>
              </w:rPr>
              <w:t>密码框</w:t>
            </w:r>
          </w:p>
        </w:tc>
        <w:tc>
          <w:tcPr>
            <w:tcW w:w="1215" w:type="dxa"/>
            <w:vAlign w:val="center"/>
          </w:tcPr>
          <w:p w14:paraId="3D8A2385">
            <w:pPr>
              <w:rPr>
                <w:rFonts w:ascii="宋体" w:hAnsi="宋体" w:cs="Arial"/>
                <w:sz w:val="21"/>
                <w:szCs w:val="21"/>
              </w:rPr>
            </w:pPr>
          </w:p>
        </w:tc>
        <w:tc>
          <w:tcPr>
            <w:tcW w:w="1155" w:type="dxa"/>
            <w:vAlign w:val="center"/>
          </w:tcPr>
          <w:p w14:paraId="72C6DF3B">
            <w:pPr>
              <w:rPr>
                <w:rFonts w:ascii="宋体" w:hAnsi="宋体" w:cs="Arial"/>
                <w:sz w:val="21"/>
                <w:szCs w:val="21"/>
              </w:rPr>
            </w:pPr>
            <w:r>
              <w:rPr>
                <w:rFonts w:hint="eastAsia" w:ascii="宋体" w:hAnsi="宋体" w:cs="Arial"/>
                <w:sz w:val="21"/>
                <w:szCs w:val="21"/>
              </w:rPr>
              <w:t>C/6-14</w:t>
            </w:r>
          </w:p>
        </w:tc>
        <w:tc>
          <w:tcPr>
            <w:tcW w:w="1305" w:type="dxa"/>
            <w:vAlign w:val="center"/>
          </w:tcPr>
          <w:p w14:paraId="70319A80">
            <w:pPr>
              <w:rPr>
                <w:rFonts w:ascii="宋体" w:hAnsi="宋体" w:cs="Arial"/>
                <w:sz w:val="21"/>
                <w:szCs w:val="21"/>
              </w:rPr>
            </w:pPr>
            <w:r>
              <w:rPr>
                <w:rFonts w:hint="eastAsia" w:ascii="宋体" w:hAnsi="宋体" w:cs="Arial"/>
                <w:color w:val="000000"/>
                <w:sz w:val="21"/>
                <w:szCs w:val="21"/>
              </w:rPr>
              <w:t>是</w:t>
            </w:r>
          </w:p>
        </w:tc>
        <w:tc>
          <w:tcPr>
            <w:tcW w:w="2570" w:type="dxa"/>
            <w:vAlign w:val="center"/>
          </w:tcPr>
          <w:p w14:paraId="49E9CEEE">
            <w:pPr>
              <w:rPr>
                <w:rFonts w:ascii="宋体" w:hAnsi="宋体" w:cs="Arial"/>
                <w:sz w:val="21"/>
                <w:szCs w:val="21"/>
              </w:rPr>
            </w:pPr>
            <w:r>
              <w:rPr>
                <w:rFonts w:hint="eastAsia" w:ascii="宋体" w:hAnsi="宋体" w:cs="Arial"/>
                <w:color w:val="000000"/>
                <w:sz w:val="21"/>
                <w:szCs w:val="21"/>
              </w:rPr>
              <w:t>密码控件</w:t>
            </w:r>
          </w:p>
        </w:tc>
      </w:tr>
      <w:tr w14:paraId="7FCF9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1FF52AB2">
            <w:pPr>
              <w:numPr>
                <w:ilvl w:val="0"/>
                <w:numId w:val="16"/>
              </w:numPr>
              <w:rPr>
                <w:rFonts w:ascii="宋体" w:hAnsi="宋体" w:cs="Arial"/>
                <w:sz w:val="21"/>
                <w:szCs w:val="21"/>
              </w:rPr>
            </w:pPr>
          </w:p>
        </w:tc>
        <w:tc>
          <w:tcPr>
            <w:tcW w:w="1366" w:type="dxa"/>
            <w:vAlign w:val="center"/>
          </w:tcPr>
          <w:p w14:paraId="4E9CCDE5">
            <w:pPr>
              <w:rPr>
                <w:rFonts w:ascii="宋体" w:hAnsi="宋体" w:cs="Arial"/>
                <w:sz w:val="21"/>
                <w:szCs w:val="21"/>
              </w:rPr>
            </w:pPr>
            <w:r>
              <w:rPr>
                <w:rFonts w:hint="eastAsia" w:ascii="宋体" w:hAnsi="宋体" w:cs="Arial"/>
                <w:sz w:val="21"/>
                <w:szCs w:val="21"/>
              </w:rPr>
              <w:t>密码强度</w:t>
            </w:r>
          </w:p>
        </w:tc>
        <w:tc>
          <w:tcPr>
            <w:tcW w:w="1589" w:type="dxa"/>
            <w:vAlign w:val="center"/>
          </w:tcPr>
          <w:p w14:paraId="6A1009D8">
            <w:pPr>
              <w:rPr>
                <w:rFonts w:ascii="宋体" w:hAnsi="宋体" w:cs="Arial"/>
                <w:color w:val="000000"/>
                <w:sz w:val="21"/>
                <w:szCs w:val="21"/>
              </w:rPr>
            </w:pPr>
          </w:p>
        </w:tc>
        <w:tc>
          <w:tcPr>
            <w:tcW w:w="1215" w:type="dxa"/>
            <w:vAlign w:val="center"/>
          </w:tcPr>
          <w:p w14:paraId="769B5298">
            <w:pPr>
              <w:rPr>
                <w:rFonts w:ascii="宋体" w:hAnsi="宋体" w:cs="Arial"/>
                <w:sz w:val="21"/>
                <w:szCs w:val="21"/>
              </w:rPr>
            </w:pPr>
          </w:p>
        </w:tc>
        <w:tc>
          <w:tcPr>
            <w:tcW w:w="1155" w:type="dxa"/>
            <w:vAlign w:val="center"/>
          </w:tcPr>
          <w:p w14:paraId="5014E9CF">
            <w:pPr>
              <w:rPr>
                <w:rFonts w:ascii="宋体" w:hAnsi="宋体" w:cs="Arial"/>
                <w:sz w:val="21"/>
                <w:szCs w:val="21"/>
              </w:rPr>
            </w:pPr>
          </w:p>
        </w:tc>
        <w:tc>
          <w:tcPr>
            <w:tcW w:w="1305" w:type="dxa"/>
            <w:vAlign w:val="center"/>
          </w:tcPr>
          <w:p w14:paraId="43460D52">
            <w:pPr>
              <w:rPr>
                <w:rFonts w:ascii="宋体" w:hAnsi="宋体" w:cs="Arial"/>
                <w:color w:val="000000"/>
                <w:sz w:val="21"/>
                <w:szCs w:val="21"/>
              </w:rPr>
            </w:pPr>
          </w:p>
        </w:tc>
        <w:tc>
          <w:tcPr>
            <w:tcW w:w="2570" w:type="dxa"/>
            <w:vAlign w:val="center"/>
          </w:tcPr>
          <w:p w14:paraId="3076C9B2">
            <w:pPr>
              <w:rPr>
                <w:rFonts w:ascii="宋体" w:hAnsi="宋体" w:cs="Arial"/>
                <w:color w:val="000000"/>
                <w:sz w:val="21"/>
                <w:szCs w:val="21"/>
              </w:rPr>
            </w:pPr>
          </w:p>
        </w:tc>
      </w:tr>
      <w:tr w14:paraId="6AE4B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1" w:hRule="atLeast"/>
        </w:trPr>
        <w:tc>
          <w:tcPr>
            <w:tcW w:w="654" w:type="dxa"/>
            <w:vAlign w:val="center"/>
          </w:tcPr>
          <w:p w14:paraId="0DE0FC69">
            <w:pPr>
              <w:numPr>
                <w:ilvl w:val="0"/>
                <w:numId w:val="16"/>
              </w:numPr>
              <w:rPr>
                <w:rFonts w:ascii="宋体" w:hAnsi="宋体" w:cs="Arial"/>
                <w:sz w:val="21"/>
                <w:szCs w:val="21"/>
              </w:rPr>
            </w:pPr>
          </w:p>
        </w:tc>
        <w:tc>
          <w:tcPr>
            <w:tcW w:w="1366" w:type="dxa"/>
            <w:vAlign w:val="center"/>
          </w:tcPr>
          <w:p w14:paraId="0E349D50">
            <w:pPr>
              <w:rPr>
                <w:rFonts w:ascii="宋体" w:hAnsi="宋体" w:cs="Arial"/>
                <w:sz w:val="21"/>
                <w:szCs w:val="21"/>
              </w:rPr>
            </w:pPr>
            <w:r>
              <w:rPr>
                <w:rFonts w:hint="eastAsia" w:ascii="宋体" w:hAnsi="宋体" w:cs="Arial"/>
                <w:sz w:val="21"/>
                <w:szCs w:val="21"/>
              </w:rPr>
              <w:t>手机号</w:t>
            </w:r>
          </w:p>
        </w:tc>
        <w:tc>
          <w:tcPr>
            <w:tcW w:w="1589" w:type="dxa"/>
            <w:vAlign w:val="center"/>
          </w:tcPr>
          <w:p w14:paraId="2764E4EB">
            <w:pPr>
              <w:rPr>
                <w:rFonts w:ascii="宋体" w:hAnsi="宋体" w:cs="Arial"/>
                <w:sz w:val="21"/>
                <w:szCs w:val="21"/>
              </w:rPr>
            </w:pPr>
            <w:r>
              <w:rPr>
                <w:rFonts w:hint="eastAsia" w:ascii="宋体" w:hAnsi="宋体" w:cs="Arial"/>
                <w:sz w:val="21"/>
                <w:szCs w:val="21"/>
              </w:rPr>
              <w:t>文本框</w:t>
            </w:r>
          </w:p>
        </w:tc>
        <w:tc>
          <w:tcPr>
            <w:tcW w:w="1215" w:type="dxa"/>
            <w:vAlign w:val="center"/>
          </w:tcPr>
          <w:p w14:paraId="6D31EB63">
            <w:pPr>
              <w:rPr>
                <w:rFonts w:ascii="宋体" w:hAnsi="宋体" w:cs="Arial"/>
                <w:sz w:val="21"/>
                <w:szCs w:val="21"/>
              </w:rPr>
            </w:pPr>
          </w:p>
        </w:tc>
        <w:tc>
          <w:tcPr>
            <w:tcW w:w="1155" w:type="dxa"/>
            <w:vAlign w:val="center"/>
          </w:tcPr>
          <w:p w14:paraId="786EB2A7">
            <w:pPr>
              <w:rPr>
                <w:rFonts w:ascii="宋体" w:hAnsi="宋体" w:cs="Arial"/>
                <w:sz w:val="21"/>
                <w:szCs w:val="21"/>
              </w:rPr>
            </w:pPr>
            <w:r>
              <w:rPr>
                <w:rFonts w:hint="eastAsia" w:ascii="宋体" w:hAnsi="宋体" w:cs="Arial"/>
                <w:sz w:val="21"/>
                <w:szCs w:val="21"/>
              </w:rPr>
              <w:t>N/11</w:t>
            </w:r>
          </w:p>
        </w:tc>
        <w:tc>
          <w:tcPr>
            <w:tcW w:w="1305" w:type="dxa"/>
            <w:vAlign w:val="center"/>
          </w:tcPr>
          <w:p w14:paraId="3C598D73">
            <w:pPr>
              <w:rPr>
                <w:rFonts w:ascii="宋体" w:hAnsi="宋体" w:cs="Arial"/>
                <w:sz w:val="21"/>
                <w:szCs w:val="21"/>
              </w:rPr>
            </w:pPr>
            <w:r>
              <w:rPr>
                <w:rFonts w:hint="eastAsia" w:ascii="宋体" w:hAnsi="宋体" w:cs="Arial"/>
                <w:sz w:val="21"/>
                <w:szCs w:val="21"/>
              </w:rPr>
              <w:t>是</w:t>
            </w:r>
          </w:p>
        </w:tc>
        <w:tc>
          <w:tcPr>
            <w:tcW w:w="2570" w:type="dxa"/>
            <w:vAlign w:val="center"/>
          </w:tcPr>
          <w:p w14:paraId="0462BA76">
            <w:pPr>
              <w:rPr>
                <w:rFonts w:ascii="宋体" w:hAnsi="宋体" w:cs="Arial"/>
                <w:sz w:val="21"/>
                <w:szCs w:val="21"/>
              </w:rPr>
            </w:pPr>
          </w:p>
        </w:tc>
      </w:tr>
      <w:tr w14:paraId="78757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1" w:hRule="atLeast"/>
        </w:trPr>
        <w:tc>
          <w:tcPr>
            <w:tcW w:w="654" w:type="dxa"/>
            <w:vAlign w:val="center"/>
          </w:tcPr>
          <w:p w14:paraId="0C925634">
            <w:pPr>
              <w:numPr>
                <w:ilvl w:val="0"/>
                <w:numId w:val="16"/>
              </w:numPr>
              <w:rPr>
                <w:rFonts w:ascii="宋体" w:hAnsi="宋体" w:cs="Arial"/>
                <w:sz w:val="21"/>
                <w:szCs w:val="21"/>
              </w:rPr>
            </w:pPr>
          </w:p>
        </w:tc>
        <w:tc>
          <w:tcPr>
            <w:tcW w:w="1366" w:type="dxa"/>
            <w:vAlign w:val="center"/>
          </w:tcPr>
          <w:p w14:paraId="38056290">
            <w:pPr>
              <w:rPr>
                <w:rFonts w:ascii="宋体" w:hAnsi="宋体" w:cs="Arial"/>
                <w:sz w:val="21"/>
                <w:szCs w:val="21"/>
              </w:rPr>
            </w:pPr>
            <w:r>
              <w:rPr>
                <w:rFonts w:hint="eastAsia" w:ascii="宋体" w:hAnsi="宋体" w:cs="Arial"/>
                <w:sz w:val="21"/>
                <w:szCs w:val="21"/>
              </w:rPr>
              <w:t>发送验证码</w:t>
            </w:r>
          </w:p>
        </w:tc>
        <w:tc>
          <w:tcPr>
            <w:tcW w:w="1589" w:type="dxa"/>
            <w:vAlign w:val="center"/>
          </w:tcPr>
          <w:p w14:paraId="65DF8CB0">
            <w:pPr>
              <w:rPr>
                <w:rFonts w:ascii="宋体" w:hAnsi="宋体" w:cs="Arial"/>
                <w:sz w:val="21"/>
                <w:szCs w:val="21"/>
              </w:rPr>
            </w:pPr>
            <w:r>
              <w:rPr>
                <w:rFonts w:hint="eastAsia" w:ascii="宋体" w:hAnsi="宋体" w:cs="Arial"/>
                <w:sz w:val="21"/>
                <w:szCs w:val="21"/>
              </w:rPr>
              <w:t>按钮</w:t>
            </w:r>
          </w:p>
        </w:tc>
        <w:tc>
          <w:tcPr>
            <w:tcW w:w="1215" w:type="dxa"/>
            <w:vAlign w:val="center"/>
          </w:tcPr>
          <w:p w14:paraId="39FA3A91">
            <w:pPr>
              <w:rPr>
                <w:rFonts w:ascii="宋体" w:hAnsi="宋体" w:cs="Arial"/>
                <w:sz w:val="21"/>
                <w:szCs w:val="21"/>
              </w:rPr>
            </w:pPr>
          </w:p>
        </w:tc>
        <w:tc>
          <w:tcPr>
            <w:tcW w:w="1155" w:type="dxa"/>
            <w:vAlign w:val="center"/>
          </w:tcPr>
          <w:p w14:paraId="6167A7F0">
            <w:pPr>
              <w:rPr>
                <w:rFonts w:ascii="宋体" w:hAnsi="宋体" w:cs="Arial"/>
                <w:sz w:val="21"/>
                <w:szCs w:val="21"/>
              </w:rPr>
            </w:pPr>
          </w:p>
        </w:tc>
        <w:tc>
          <w:tcPr>
            <w:tcW w:w="1305" w:type="dxa"/>
            <w:vAlign w:val="center"/>
          </w:tcPr>
          <w:p w14:paraId="75A3E036">
            <w:pPr>
              <w:rPr>
                <w:rFonts w:ascii="宋体" w:hAnsi="宋体" w:cs="Arial"/>
                <w:sz w:val="21"/>
                <w:szCs w:val="21"/>
              </w:rPr>
            </w:pPr>
          </w:p>
        </w:tc>
        <w:tc>
          <w:tcPr>
            <w:tcW w:w="2570" w:type="dxa"/>
            <w:vAlign w:val="center"/>
          </w:tcPr>
          <w:p w14:paraId="7C86BF65">
            <w:pPr>
              <w:rPr>
                <w:rFonts w:ascii="宋体" w:hAnsi="宋体" w:cs="Arial"/>
                <w:sz w:val="21"/>
                <w:szCs w:val="21"/>
              </w:rPr>
            </w:pPr>
          </w:p>
        </w:tc>
      </w:tr>
      <w:tr w14:paraId="285FF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6" w:hRule="atLeast"/>
        </w:trPr>
        <w:tc>
          <w:tcPr>
            <w:tcW w:w="654" w:type="dxa"/>
            <w:vAlign w:val="center"/>
          </w:tcPr>
          <w:p w14:paraId="7424DFD9">
            <w:pPr>
              <w:numPr>
                <w:ilvl w:val="0"/>
                <w:numId w:val="16"/>
              </w:numPr>
              <w:rPr>
                <w:rFonts w:ascii="宋体" w:hAnsi="宋体" w:cs="Arial"/>
                <w:sz w:val="21"/>
                <w:szCs w:val="21"/>
              </w:rPr>
            </w:pPr>
          </w:p>
        </w:tc>
        <w:tc>
          <w:tcPr>
            <w:tcW w:w="1366" w:type="dxa"/>
            <w:vAlign w:val="center"/>
          </w:tcPr>
          <w:p w14:paraId="064118D4">
            <w:pPr>
              <w:rPr>
                <w:rFonts w:ascii="宋体" w:hAnsi="宋体" w:cs="Arial"/>
                <w:sz w:val="21"/>
                <w:szCs w:val="21"/>
              </w:rPr>
            </w:pPr>
            <w:r>
              <w:rPr>
                <w:rFonts w:hint="eastAsia" w:ascii="宋体" w:hAnsi="宋体" w:cs="Arial"/>
                <w:sz w:val="21"/>
                <w:szCs w:val="21"/>
              </w:rPr>
              <w:t>手机验证码</w:t>
            </w:r>
          </w:p>
        </w:tc>
        <w:tc>
          <w:tcPr>
            <w:tcW w:w="1589" w:type="dxa"/>
            <w:vAlign w:val="center"/>
          </w:tcPr>
          <w:p w14:paraId="7299EF30">
            <w:pPr>
              <w:rPr>
                <w:rFonts w:ascii="宋体" w:hAnsi="宋体" w:cs="Arial"/>
                <w:sz w:val="21"/>
                <w:szCs w:val="21"/>
              </w:rPr>
            </w:pPr>
            <w:r>
              <w:rPr>
                <w:rFonts w:hint="eastAsia" w:ascii="宋体" w:hAnsi="宋体" w:cs="Arial"/>
                <w:sz w:val="21"/>
                <w:szCs w:val="21"/>
              </w:rPr>
              <w:t>输入框</w:t>
            </w:r>
          </w:p>
        </w:tc>
        <w:tc>
          <w:tcPr>
            <w:tcW w:w="1215" w:type="dxa"/>
            <w:vAlign w:val="center"/>
          </w:tcPr>
          <w:p w14:paraId="412ED562">
            <w:pPr>
              <w:rPr>
                <w:rFonts w:ascii="宋体" w:hAnsi="宋体" w:cs="Arial"/>
                <w:sz w:val="21"/>
                <w:szCs w:val="21"/>
              </w:rPr>
            </w:pPr>
          </w:p>
        </w:tc>
        <w:tc>
          <w:tcPr>
            <w:tcW w:w="1155" w:type="dxa"/>
            <w:vAlign w:val="center"/>
          </w:tcPr>
          <w:p w14:paraId="36B0355C">
            <w:pPr>
              <w:rPr>
                <w:rFonts w:ascii="宋体" w:hAnsi="宋体" w:cs="Arial"/>
                <w:sz w:val="21"/>
                <w:szCs w:val="21"/>
              </w:rPr>
            </w:pPr>
            <w:r>
              <w:rPr>
                <w:rFonts w:hint="eastAsia" w:ascii="宋体" w:hAnsi="宋体" w:cs="Arial"/>
                <w:sz w:val="21"/>
                <w:szCs w:val="21"/>
              </w:rPr>
              <w:t>C/4</w:t>
            </w:r>
          </w:p>
        </w:tc>
        <w:tc>
          <w:tcPr>
            <w:tcW w:w="1305" w:type="dxa"/>
            <w:vAlign w:val="center"/>
          </w:tcPr>
          <w:p w14:paraId="7EB02174">
            <w:pPr>
              <w:rPr>
                <w:rFonts w:ascii="宋体" w:hAnsi="宋体" w:cs="Arial"/>
                <w:sz w:val="21"/>
                <w:szCs w:val="21"/>
              </w:rPr>
            </w:pPr>
            <w:r>
              <w:rPr>
                <w:rFonts w:hint="eastAsia" w:ascii="宋体" w:hAnsi="宋体" w:cs="Arial"/>
                <w:sz w:val="21"/>
                <w:szCs w:val="21"/>
              </w:rPr>
              <w:t>是</w:t>
            </w:r>
          </w:p>
        </w:tc>
        <w:tc>
          <w:tcPr>
            <w:tcW w:w="2570" w:type="dxa"/>
            <w:vAlign w:val="center"/>
          </w:tcPr>
          <w:p w14:paraId="41273235">
            <w:pPr>
              <w:widowControl w:val="0"/>
              <w:spacing w:after="0"/>
              <w:rPr>
                <w:rFonts w:ascii="宋体" w:hAnsi="宋体" w:cs="Arial"/>
                <w:sz w:val="21"/>
                <w:szCs w:val="21"/>
              </w:rPr>
            </w:pPr>
          </w:p>
        </w:tc>
      </w:tr>
      <w:tr w14:paraId="12C7A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6E78AB11">
            <w:pPr>
              <w:numPr>
                <w:ilvl w:val="0"/>
                <w:numId w:val="16"/>
              </w:numPr>
              <w:rPr>
                <w:rFonts w:ascii="宋体" w:hAnsi="宋体" w:cs="Arial"/>
                <w:sz w:val="21"/>
                <w:szCs w:val="21"/>
              </w:rPr>
            </w:pPr>
          </w:p>
        </w:tc>
        <w:tc>
          <w:tcPr>
            <w:tcW w:w="1366" w:type="dxa"/>
            <w:vAlign w:val="center"/>
          </w:tcPr>
          <w:p w14:paraId="0A7ACAEB">
            <w:pPr>
              <w:rPr>
                <w:rFonts w:ascii="宋体" w:hAnsi="宋体" w:cs="Arial"/>
                <w:sz w:val="21"/>
                <w:szCs w:val="21"/>
              </w:rPr>
            </w:pPr>
            <w:r>
              <w:rPr>
                <w:rFonts w:hint="eastAsia" w:ascii="宋体" w:hAnsi="宋体" w:cs="Arial"/>
                <w:sz w:val="21"/>
                <w:szCs w:val="21"/>
              </w:rPr>
              <w:t>确定</w:t>
            </w:r>
          </w:p>
        </w:tc>
        <w:tc>
          <w:tcPr>
            <w:tcW w:w="1589" w:type="dxa"/>
            <w:vAlign w:val="center"/>
          </w:tcPr>
          <w:p w14:paraId="7453A1D6">
            <w:pPr>
              <w:rPr>
                <w:rFonts w:ascii="宋体" w:hAnsi="宋体" w:cs="Arial"/>
                <w:sz w:val="21"/>
                <w:szCs w:val="21"/>
              </w:rPr>
            </w:pPr>
            <w:r>
              <w:rPr>
                <w:rFonts w:hint="eastAsia" w:ascii="宋体" w:hAnsi="宋体" w:cs="Arial"/>
                <w:sz w:val="21"/>
                <w:szCs w:val="21"/>
              </w:rPr>
              <w:t>按钮</w:t>
            </w:r>
          </w:p>
        </w:tc>
        <w:tc>
          <w:tcPr>
            <w:tcW w:w="1215" w:type="dxa"/>
            <w:vAlign w:val="center"/>
          </w:tcPr>
          <w:p w14:paraId="10970B5E">
            <w:pPr>
              <w:rPr>
                <w:rFonts w:ascii="宋体" w:hAnsi="宋体" w:cs="Arial"/>
                <w:sz w:val="21"/>
                <w:szCs w:val="21"/>
              </w:rPr>
            </w:pPr>
          </w:p>
        </w:tc>
        <w:tc>
          <w:tcPr>
            <w:tcW w:w="1155" w:type="dxa"/>
            <w:vAlign w:val="center"/>
          </w:tcPr>
          <w:p w14:paraId="5E700ACD">
            <w:pPr>
              <w:rPr>
                <w:rFonts w:ascii="宋体" w:hAnsi="宋体" w:cs="Arial"/>
                <w:sz w:val="21"/>
                <w:szCs w:val="21"/>
              </w:rPr>
            </w:pPr>
          </w:p>
        </w:tc>
        <w:tc>
          <w:tcPr>
            <w:tcW w:w="1305" w:type="dxa"/>
            <w:vAlign w:val="center"/>
          </w:tcPr>
          <w:p w14:paraId="0D69ACD5">
            <w:pPr>
              <w:rPr>
                <w:rFonts w:ascii="宋体" w:hAnsi="宋体" w:cs="Arial"/>
                <w:sz w:val="21"/>
                <w:szCs w:val="21"/>
              </w:rPr>
            </w:pPr>
          </w:p>
        </w:tc>
        <w:tc>
          <w:tcPr>
            <w:tcW w:w="2570" w:type="dxa"/>
            <w:vAlign w:val="center"/>
          </w:tcPr>
          <w:p w14:paraId="0ABDF867">
            <w:pPr>
              <w:rPr>
                <w:rFonts w:ascii="宋体" w:hAnsi="宋体" w:cs="Arial"/>
                <w:sz w:val="21"/>
                <w:szCs w:val="21"/>
              </w:rPr>
            </w:pPr>
            <w:r>
              <w:rPr>
                <w:rFonts w:hint="eastAsia" w:ascii="宋体" w:hAnsi="宋体" w:cs="Arial"/>
                <w:sz w:val="21"/>
                <w:szCs w:val="21"/>
              </w:rPr>
              <w:t>提交数据</w:t>
            </w:r>
          </w:p>
        </w:tc>
      </w:tr>
      <w:tr w14:paraId="08B7A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31EBF1AA">
            <w:pPr>
              <w:numPr>
                <w:ilvl w:val="0"/>
                <w:numId w:val="16"/>
              </w:numPr>
              <w:rPr>
                <w:rFonts w:ascii="宋体" w:hAnsi="宋体" w:cs="Arial"/>
                <w:sz w:val="21"/>
                <w:szCs w:val="21"/>
              </w:rPr>
            </w:pPr>
          </w:p>
        </w:tc>
        <w:tc>
          <w:tcPr>
            <w:tcW w:w="1366" w:type="dxa"/>
            <w:vAlign w:val="center"/>
          </w:tcPr>
          <w:p w14:paraId="2B4E3684">
            <w:pPr>
              <w:rPr>
                <w:rFonts w:ascii="宋体" w:hAnsi="宋体" w:cs="Arial"/>
                <w:color w:val="FF0000"/>
                <w:sz w:val="21"/>
                <w:szCs w:val="21"/>
              </w:rPr>
            </w:pPr>
            <w:r>
              <w:rPr>
                <w:rFonts w:hint="eastAsia" w:ascii="宋体" w:hAnsi="宋体" w:cs="Arial"/>
                <w:sz w:val="21"/>
                <w:szCs w:val="21"/>
              </w:rPr>
              <w:t>重置</w:t>
            </w:r>
          </w:p>
        </w:tc>
        <w:tc>
          <w:tcPr>
            <w:tcW w:w="1589" w:type="dxa"/>
            <w:vAlign w:val="center"/>
          </w:tcPr>
          <w:p w14:paraId="238CFA21">
            <w:pPr>
              <w:rPr>
                <w:rFonts w:ascii="宋体" w:hAnsi="宋体" w:cs="Arial"/>
                <w:color w:val="FF0000"/>
                <w:sz w:val="21"/>
                <w:szCs w:val="21"/>
              </w:rPr>
            </w:pPr>
            <w:r>
              <w:rPr>
                <w:rFonts w:hint="eastAsia" w:ascii="宋体" w:hAnsi="宋体" w:cs="Arial"/>
                <w:sz w:val="21"/>
                <w:szCs w:val="21"/>
              </w:rPr>
              <w:t>按钮</w:t>
            </w:r>
          </w:p>
        </w:tc>
        <w:tc>
          <w:tcPr>
            <w:tcW w:w="1215" w:type="dxa"/>
            <w:vAlign w:val="center"/>
          </w:tcPr>
          <w:p w14:paraId="486912E6">
            <w:pPr>
              <w:rPr>
                <w:rFonts w:ascii="宋体" w:hAnsi="宋体" w:cs="Arial"/>
                <w:sz w:val="21"/>
                <w:szCs w:val="21"/>
              </w:rPr>
            </w:pPr>
          </w:p>
        </w:tc>
        <w:tc>
          <w:tcPr>
            <w:tcW w:w="1155" w:type="dxa"/>
            <w:vAlign w:val="center"/>
          </w:tcPr>
          <w:p w14:paraId="1DCBEDCC">
            <w:pPr>
              <w:rPr>
                <w:rFonts w:ascii="宋体" w:hAnsi="宋体" w:cs="Arial"/>
                <w:sz w:val="21"/>
                <w:szCs w:val="21"/>
              </w:rPr>
            </w:pPr>
          </w:p>
        </w:tc>
        <w:tc>
          <w:tcPr>
            <w:tcW w:w="1305" w:type="dxa"/>
            <w:vAlign w:val="center"/>
          </w:tcPr>
          <w:p w14:paraId="43096156">
            <w:pPr>
              <w:rPr>
                <w:rFonts w:ascii="宋体" w:hAnsi="宋体" w:cs="Arial"/>
                <w:sz w:val="21"/>
                <w:szCs w:val="21"/>
              </w:rPr>
            </w:pPr>
          </w:p>
        </w:tc>
        <w:tc>
          <w:tcPr>
            <w:tcW w:w="2570" w:type="dxa"/>
            <w:vAlign w:val="center"/>
          </w:tcPr>
          <w:p w14:paraId="4C179ACC">
            <w:pPr>
              <w:rPr>
                <w:rFonts w:ascii="宋体" w:hAnsi="宋体" w:cs="Arial"/>
                <w:sz w:val="21"/>
                <w:szCs w:val="21"/>
              </w:rPr>
            </w:pPr>
          </w:p>
        </w:tc>
      </w:tr>
      <w:tr w14:paraId="6C73D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9854" w:type="dxa"/>
            <w:gridSpan w:val="7"/>
            <w:vAlign w:val="center"/>
          </w:tcPr>
          <w:p w14:paraId="3AEC85E9">
            <w:pPr>
              <w:rPr>
                <w:rFonts w:ascii="宋体" w:hAnsi="宋体" w:cs="Arial"/>
                <w:color w:val="000000"/>
                <w:sz w:val="21"/>
                <w:szCs w:val="21"/>
              </w:rPr>
            </w:pPr>
            <w:r>
              <w:rPr>
                <w:rFonts w:hint="eastAsia" w:ascii="宋体" w:hAnsi="宋体" w:cs="Arial"/>
                <w:color w:val="000000"/>
                <w:sz w:val="21"/>
                <w:szCs w:val="21"/>
              </w:rPr>
              <w:t>温馨提示：</w:t>
            </w:r>
          </w:p>
        </w:tc>
      </w:tr>
      <w:tr w14:paraId="69C48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9854" w:type="dxa"/>
            <w:gridSpan w:val="7"/>
            <w:vAlign w:val="center"/>
          </w:tcPr>
          <w:p w14:paraId="6277C4EB">
            <w:pPr>
              <w:spacing w:line="270" w:lineRule="atLeast"/>
              <w:jc w:val="left"/>
              <w:rPr>
                <w:rFonts w:ascii="宋体" w:hAnsi="宋体" w:cs="宋体"/>
                <w:color w:val="000000"/>
                <w:sz w:val="21"/>
                <w:szCs w:val="21"/>
              </w:rPr>
            </w:pPr>
            <w:r>
              <w:rPr>
                <w:rFonts w:hint="eastAsia" w:ascii="宋体" w:hAnsi="宋体" w:cs="宋体"/>
                <w:color w:val="000000"/>
                <w:sz w:val="21"/>
                <w:szCs w:val="21"/>
              </w:rPr>
              <w:t>1. 自助注册用户不能使用动账类交易</w:t>
            </w:r>
          </w:p>
        </w:tc>
      </w:tr>
    </w:tbl>
    <w:p w14:paraId="33E22926">
      <w:pPr>
        <w:pStyle w:val="5"/>
        <w:numPr>
          <w:ilvl w:val="0"/>
          <w:numId w:val="0"/>
        </w:numPr>
        <w:ind w:left="113"/>
      </w:pPr>
      <w:r>
        <w:rPr>
          <w:rFonts w:hint="eastAsia"/>
        </w:rPr>
        <w:t>自助注册操作成功页面</w:t>
      </w:r>
    </w:p>
    <w:tbl>
      <w:tblPr>
        <w:tblStyle w:val="48"/>
        <w:tblW w:w="98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4"/>
        <w:gridCol w:w="1366"/>
        <w:gridCol w:w="1589"/>
        <w:gridCol w:w="1215"/>
        <w:gridCol w:w="1155"/>
        <w:gridCol w:w="1305"/>
        <w:gridCol w:w="2570"/>
      </w:tblGrid>
      <w:tr w14:paraId="5606F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shd w:val="clear" w:color="auto" w:fill="FFCC99"/>
            <w:vAlign w:val="center"/>
          </w:tcPr>
          <w:p w14:paraId="77161EE5">
            <w:pPr>
              <w:rPr>
                <w:rFonts w:ascii="宋体" w:hAnsi="宋体" w:cs="Arial"/>
                <w:b/>
                <w:color w:val="000000"/>
                <w:sz w:val="21"/>
                <w:szCs w:val="21"/>
              </w:rPr>
            </w:pPr>
            <w:r>
              <w:rPr>
                <w:rFonts w:ascii="宋体" w:hAnsi="宋体" w:cs="Arial"/>
                <w:b/>
                <w:color w:val="000000"/>
                <w:sz w:val="21"/>
                <w:szCs w:val="21"/>
              </w:rPr>
              <w:t>序号</w:t>
            </w:r>
          </w:p>
        </w:tc>
        <w:tc>
          <w:tcPr>
            <w:tcW w:w="1366" w:type="dxa"/>
            <w:shd w:val="clear" w:color="auto" w:fill="FFCC99"/>
            <w:vAlign w:val="center"/>
          </w:tcPr>
          <w:p w14:paraId="30FF245A">
            <w:pPr>
              <w:rPr>
                <w:rFonts w:ascii="宋体" w:hAnsi="宋体" w:cs="Arial"/>
                <w:b/>
                <w:color w:val="000000"/>
                <w:sz w:val="21"/>
                <w:szCs w:val="21"/>
              </w:rPr>
            </w:pPr>
            <w:r>
              <w:rPr>
                <w:rFonts w:ascii="宋体" w:hAnsi="宋体" w:cs="Arial"/>
                <w:b/>
                <w:color w:val="000000"/>
                <w:sz w:val="21"/>
                <w:szCs w:val="21"/>
              </w:rPr>
              <w:t>名称</w:t>
            </w:r>
          </w:p>
        </w:tc>
        <w:tc>
          <w:tcPr>
            <w:tcW w:w="1589" w:type="dxa"/>
            <w:shd w:val="clear" w:color="auto" w:fill="FFCC99"/>
            <w:vAlign w:val="center"/>
          </w:tcPr>
          <w:p w14:paraId="5B8B2093">
            <w:pPr>
              <w:rPr>
                <w:rFonts w:ascii="宋体" w:hAnsi="宋体" w:cs="Arial"/>
                <w:b/>
                <w:color w:val="000000"/>
                <w:sz w:val="21"/>
                <w:szCs w:val="21"/>
              </w:rPr>
            </w:pPr>
            <w:r>
              <w:rPr>
                <w:rFonts w:ascii="宋体" w:hAnsi="宋体" w:cs="Arial"/>
                <w:b/>
                <w:color w:val="000000"/>
                <w:sz w:val="21"/>
                <w:szCs w:val="21"/>
              </w:rPr>
              <w:t>输入</w:t>
            </w:r>
            <w:r>
              <w:rPr>
                <w:rFonts w:hint="eastAsia" w:ascii="宋体" w:hAnsi="宋体" w:cs="Arial"/>
                <w:b/>
                <w:color w:val="000000"/>
                <w:sz w:val="21"/>
                <w:szCs w:val="21"/>
              </w:rPr>
              <w:t>/输出</w:t>
            </w:r>
          </w:p>
        </w:tc>
        <w:tc>
          <w:tcPr>
            <w:tcW w:w="1215" w:type="dxa"/>
            <w:shd w:val="clear" w:color="auto" w:fill="FFCC99"/>
            <w:vAlign w:val="center"/>
          </w:tcPr>
          <w:p w14:paraId="14B0402B">
            <w:pPr>
              <w:rPr>
                <w:rFonts w:ascii="宋体" w:hAnsi="宋体" w:cs="Arial"/>
                <w:b/>
                <w:color w:val="000000"/>
                <w:sz w:val="21"/>
                <w:szCs w:val="21"/>
              </w:rPr>
            </w:pPr>
            <w:r>
              <w:rPr>
                <w:rFonts w:ascii="宋体" w:hAnsi="宋体" w:cs="Arial"/>
                <w:b/>
                <w:color w:val="000000"/>
                <w:sz w:val="21"/>
                <w:szCs w:val="21"/>
              </w:rPr>
              <w:t>缺省值</w:t>
            </w:r>
          </w:p>
        </w:tc>
        <w:tc>
          <w:tcPr>
            <w:tcW w:w="1155" w:type="dxa"/>
            <w:shd w:val="clear" w:color="auto" w:fill="FFCC99"/>
            <w:vAlign w:val="center"/>
          </w:tcPr>
          <w:p w14:paraId="2A710CE2">
            <w:pPr>
              <w:rPr>
                <w:rFonts w:ascii="宋体" w:hAnsi="宋体" w:cs="Arial"/>
                <w:b/>
                <w:color w:val="000000"/>
                <w:sz w:val="21"/>
                <w:szCs w:val="21"/>
              </w:rPr>
            </w:pPr>
            <w:r>
              <w:rPr>
                <w:rFonts w:hint="eastAsia" w:ascii="宋体" w:hAnsi="宋体" w:cs="Arial"/>
                <w:b/>
                <w:color w:val="000000"/>
                <w:sz w:val="21"/>
                <w:szCs w:val="21"/>
              </w:rPr>
              <w:t>类型/长度</w:t>
            </w:r>
          </w:p>
        </w:tc>
        <w:tc>
          <w:tcPr>
            <w:tcW w:w="1305" w:type="dxa"/>
            <w:shd w:val="clear" w:color="auto" w:fill="FFCC99"/>
            <w:vAlign w:val="center"/>
          </w:tcPr>
          <w:p w14:paraId="3A9E60EC">
            <w:pPr>
              <w:rPr>
                <w:rFonts w:ascii="宋体" w:hAnsi="宋体" w:cs="Arial"/>
                <w:b/>
                <w:color w:val="000000"/>
                <w:sz w:val="21"/>
                <w:szCs w:val="21"/>
              </w:rPr>
            </w:pPr>
            <w:r>
              <w:rPr>
                <w:rFonts w:hint="eastAsia" w:ascii="宋体" w:hAnsi="宋体" w:cs="Arial"/>
                <w:b/>
                <w:color w:val="000000"/>
                <w:sz w:val="21"/>
                <w:szCs w:val="21"/>
              </w:rPr>
              <w:t>是否必输</w:t>
            </w:r>
          </w:p>
        </w:tc>
        <w:tc>
          <w:tcPr>
            <w:tcW w:w="2570" w:type="dxa"/>
            <w:shd w:val="clear" w:color="auto" w:fill="FFCC99"/>
            <w:vAlign w:val="center"/>
          </w:tcPr>
          <w:p w14:paraId="42EAF8C0">
            <w:pPr>
              <w:rPr>
                <w:rFonts w:ascii="宋体" w:hAnsi="宋体" w:cs="Arial"/>
                <w:b/>
                <w:color w:val="000000"/>
                <w:sz w:val="21"/>
                <w:szCs w:val="21"/>
              </w:rPr>
            </w:pPr>
            <w:r>
              <w:rPr>
                <w:rFonts w:ascii="宋体" w:hAnsi="宋体" w:cs="Arial"/>
                <w:b/>
                <w:color w:val="000000"/>
                <w:sz w:val="21"/>
                <w:szCs w:val="21"/>
              </w:rPr>
              <w:t>备注</w:t>
            </w:r>
          </w:p>
        </w:tc>
      </w:tr>
      <w:tr w14:paraId="36BF1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33D29EB0">
            <w:pPr>
              <w:numPr>
                <w:ilvl w:val="0"/>
                <w:numId w:val="17"/>
              </w:numPr>
              <w:rPr>
                <w:rFonts w:ascii="宋体" w:hAnsi="宋体"/>
                <w:color w:val="000000"/>
                <w:sz w:val="21"/>
                <w:szCs w:val="21"/>
              </w:rPr>
            </w:pPr>
          </w:p>
        </w:tc>
        <w:tc>
          <w:tcPr>
            <w:tcW w:w="1366" w:type="dxa"/>
            <w:vAlign w:val="center"/>
          </w:tcPr>
          <w:p w14:paraId="0295586D">
            <w:pPr>
              <w:rPr>
                <w:rFonts w:ascii="宋体" w:hAnsi="宋体" w:cs="Arial"/>
                <w:sz w:val="21"/>
                <w:szCs w:val="21"/>
              </w:rPr>
            </w:pPr>
            <w:r>
              <w:rPr>
                <w:rFonts w:hint="eastAsia" w:ascii="宋体" w:hAnsi="宋体" w:cs="Arial"/>
                <w:color w:val="000000"/>
                <w:sz w:val="21"/>
                <w:szCs w:val="21"/>
              </w:rPr>
              <w:t>您已成功注册个人网银</w:t>
            </w:r>
          </w:p>
        </w:tc>
        <w:tc>
          <w:tcPr>
            <w:tcW w:w="1589" w:type="dxa"/>
            <w:vAlign w:val="center"/>
          </w:tcPr>
          <w:p w14:paraId="1742FDCC">
            <w:pPr>
              <w:rPr>
                <w:rFonts w:ascii="宋体" w:hAnsi="宋体" w:cs="Arial"/>
                <w:color w:val="000000"/>
                <w:sz w:val="21"/>
                <w:szCs w:val="21"/>
              </w:rPr>
            </w:pPr>
            <w:r>
              <w:rPr>
                <w:rFonts w:hint="eastAsia" w:ascii="宋体" w:hAnsi="宋体" w:cs="Arial"/>
                <w:color w:val="000000"/>
                <w:sz w:val="21"/>
                <w:szCs w:val="21"/>
              </w:rPr>
              <w:t>文本</w:t>
            </w:r>
          </w:p>
        </w:tc>
        <w:tc>
          <w:tcPr>
            <w:tcW w:w="1215" w:type="dxa"/>
            <w:vAlign w:val="center"/>
          </w:tcPr>
          <w:p w14:paraId="72879EE0">
            <w:pPr>
              <w:rPr>
                <w:rFonts w:ascii="宋体" w:hAnsi="宋体" w:cs="Arial"/>
                <w:color w:val="000000"/>
                <w:sz w:val="21"/>
                <w:szCs w:val="21"/>
              </w:rPr>
            </w:pPr>
          </w:p>
        </w:tc>
        <w:tc>
          <w:tcPr>
            <w:tcW w:w="1155" w:type="dxa"/>
            <w:vAlign w:val="center"/>
          </w:tcPr>
          <w:p w14:paraId="362AF698">
            <w:pPr>
              <w:rPr>
                <w:rFonts w:ascii="宋体" w:hAnsi="宋体" w:cs="Arial"/>
                <w:sz w:val="21"/>
                <w:szCs w:val="21"/>
              </w:rPr>
            </w:pPr>
          </w:p>
        </w:tc>
        <w:tc>
          <w:tcPr>
            <w:tcW w:w="1305" w:type="dxa"/>
            <w:vAlign w:val="center"/>
          </w:tcPr>
          <w:p w14:paraId="4291F8DB">
            <w:pPr>
              <w:rPr>
                <w:rFonts w:ascii="宋体" w:hAnsi="宋体" w:cs="Arial"/>
                <w:color w:val="000000"/>
                <w:sz w:val="21"/>
                <w:szCs w:val="21"/>
              </w:rPr>
            </w:pPr>
          </w:p>
        </w:tc>
        <w:tc>
          <w:tcPr>
            <w:tcW w:w="2570" w:type="dxa"/>
            <w:vAlign w:val="center"/>
          </w:tcPr>
          <w:p w14:paraId="628E2436">
            <w:pPr>
              <w:rPr>
                <w:rFonts w:ascii="宋体" w:hAnsi="宋体" w:cs="Arial"/>
                <w:color w:val="000000"/>
                <w:sz w:val="21"/>
                <w:szCs w:val="21"/>
              </w:rPr>
            </w:pPr>
          </w:p>
        </w:tc>
      </w:tr>
      <w:tr w14:paraId="3D912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0795AF80">
            <w:pPr>
              <w:numPr>
                <w:ilvl w:val="0"/>
                <w:numId w:val="17"/>
              </w:numPr>
              <w:rPr>
                <w:rFonts w:ascii="宋体" w:hAnsi="宋体"/>
                <w:color w:val="000000"/>
                <w:sz w:val="21"/>
                <w:szCs w:val="21"/>
              </w:rPr>
            </w:pPr>
          </w:p>
        </w:tc>
        <w:tc>
          <w:tcPr>
            <w:tcW w:w="1366" w:type="dxa"/>
            <w:vAlign w:val="center"/>
          </w:tcPr>
          <w:p w14:paraId="6EDFB5C0">
            <w:pPr>
              <w:rPr>
                <w:rFonts w:ascii="宋体" w:hAnsi="宋体" w:cs="Arial"/>
                <w:sz w:val="21"/>
                <w:szCs w:val="21"/>
              </w:rPr>
            </w:pPr>
            <w:r>
              <w:rPr>
                <w:rFonts w:hint="eastAsia" w:ascii="宋体" w:hAnsi="宋体" w:cs="Arial"/>
                <w:sz w:val="21"/>
                <w:szCs w:val="21"/>
              </w:rPr>
              <w:t>返回登录页面</w:t>
            </w:r>
          </w:p>
        </w:tc>
        <w:tc>
          <w:tcPr>
            <w:tcW w:w="1589" w:type="dxa"/>
            <w:vAlign w:val="center"/>
          </w:tcPr>
          <w:p w14:paraId="5D927CF8">
            <w:pPr>
              <w:rPr>
                <w:rFonts w:ascii="宋体" w:hAnsi="宋体" w:cs="Arial"/>
                <w:color w:val="000000"/>
                <w:sz w:val="21"/>
                <w:szCs w:val="21"/>
              </w:rPr>
            </w:pPr>
            <w:r>
              <w:rPr>
                <w:rFonts w:hint="eastAsia" w:ascii="宋体" w:hAnsi="宋体" w:cs="Arial"/>
                <w:color w:val="000000"/>
                <w:sz w:val="21"/>
                <w:szCs w:val="21"/>
              </w:rPr>
              <w:t>链接</w:t>
            </w:r>
          </w:p>
        </w:tc>
        <w:tc>
          <w:tcPr>
            <w:tcW w:w="1215" w:type="dxa"/>
            <w:vAlign w:val="center"/>
          </w:tcPr>
          <w:p w14:paraId="7E53105F">
            <w:pPr>
              <w:rPr>
                <w:rFonts w:ascii="宋体" w:hAnsi="宋体" w:cs="Arial"/>
                <w:color w:val="000000"/>
                <w:sz w:val="21"/>
                <w:szCs w:val="21"/>
              </w:rPr>
            </w:pPr>
          </w:p>
        </w:tc>
        <w:tc>
          <w:tcPr>
            <w:tcW w:w="1155" w:type="dxa"/>
            <w:vAlign w:val="center"/>
          </w:tcPr>
          <w:p w14:paraId="6D183FA5">
            <w:pPr>
              <w:rPr>
                <w:rFonts w:ascii="宋体" w:hAnsi="宋体" w:cs="Arial"/>
                <w:sz w:val="21"/>
                <w:szCs w:val="21"/>
              </w:rPr>
            </w:pPr>
          </w:p>
        </w:tc>
        <w:tc>
          <w:tcPr>
            <w:tcW w:w="1305" w:type="dxa"/>
            <w:vAlign w:val="center"/>
          </w:tcPr>
          <w:p w14:paraId="5E622BF4">
            <w:pPr>
              <w:rPr>
                <w:rFonts w:ascii="宋体" w:hAnsi="宋体" w:cs="Arial"/>
                <w:color w:val="000000"/>
                <w:sz w:val="21"/>
                <w:szCs w:val="21"/>
              </w:rPr>
            </w:pPr>
          </w:p>
        </w:tc>
        <w:tc>
          <w:tcPr>
            <w:tcW w:w="2570" w:type="dxa"/>
            <w:vAlign w:val="center"/>
          </w:tcPr>
          <w:p w14:paraId="61ACC239">
            <w:pPr>
              <w:rPr>
                <w:rFonts w:ascii="宋体" w:hAnsi="宋体" w:cs="Arial"/>
                <w:sz w:val="21"/>
                <w:szCs w:val="21"/>
              </w:rPr>
            </w:pPr>
            <w:r>
              <w:rPr>
                <w:rFonts w:hint="eastAsia" w:ascii="宋体" w:hAnsi="宋体" w:cs="Arial"/>
                <w:sz w:val="21"/>
                <w:szCs w:val="21"/>
              </w:rPr>
              <w:t>链接至登录页面</w:t>
            </w:r>
          </w:p>
        </w:tc>
      </w:tr>
    </w:tbl>
    <w:p w14:paraId="505690F5"/>
    <w:p w14:paraId="55E32936">
      <w:pPr>
        <w:pStyle w:val="3"/>
        <w:numPr>
          <w:ilvl w:val="1"/>
          <w:numId w:val="2"/>
        </w:numPr>
        <w:ind w:left="0"/>
      </w:pPr>
      <w:bookmarkStart w:id="22" w:name="_Toc338256936"/>
      <w:bookmarkStart w:id="23" w:name="_Toc351988376"/>
      <w:bookmarkStart w:id="24" w:name="_Toc330759578"/>
      <w:bookmarkStart w:id="25" w:name="_Toc330279272"/>
      <w:r>
        <w:rPr>
          <w:rFonts w:hint="eastAsia"/>
        </w:rPr>
        <w:t>动态演示</w:t>
      </w:r>
      <w:bookmarkEnd w:id="22"/>
      <w:bookmarkEnd w:id="23"/>
    </w:p>
    <w:p w14:paraId="638809D6">
      <w:pPr>
        <w:pStyle w:val="4"/>
        <w:numPr>
          <w:ilvl w:val="2"/>
          <w:numId w:val="2"/>
        </w:numPr>
        <w:ind w:left="57"/>
      </w:pPr>
      <w:bookmarkStart w:id="26" w:name="_Toc338256937"/>
      <w:bookmarkStart w:id="27" w:name="_Toc351988377"/>
      <w:r>
        <w:rPr>
          <w:rFonts w:hint="eastAsia"/>
        </w:rPr>
        <w:t>功能描述</w:t>
      </w:r>
      <w:bookmarkEnd w:id="26"/>
      <w:bookmarkEnd w:id="27"/>
    </w:p>
    <w:p w14:paraId="41852975">
      <w:pPr>
        <w:spacing w:line="360" w:lineRule="auto"/>
        <w:rPr>
          <w:rFonts w:ascii="宋体" w:hAnsi="宋体"/>
          <w:sz w:val="21"/>
          <w:szCs w:val="21"/>
        </w:rPr>
      </w:pPr>
      <w:r>
        <w:rPr>
          <w:rFonts w:hint="eastAsia" w:ascii="宋体" w:hAnsi="宋体"/>
          <w:sz w:val="21"/>
          <w:szCs w:val="21"/>
        </w:rPr>
        <w:t>给用户提供网银DEMO演示功能</w:t>
      </w:r>
    </w:p>
    <w:p w14:paraId="1410CE67">
      <w:pPr>
        <w:pStyle w:val="4"/>
        <w:numPr>
          <w:ilvl w:val="2"/>
          <w:numId w:val="2"/>
        </w:numPr>
        <w:ind w:left="57"/>
      </w:pPr>
      <w:bookmarkStart w:id="28" w:name="_Toc338256938"/>
      <w:bookmarkStart w:id="29" w:name="_Toc351988378"/>
      <w:r>
        <w:rPr>
          <w:rFonts w:hint="eastAsia"/>
        </w:rPr>
        <w:t>业务流程</w:t>
      </w:r>
      <w:bookmarkEnd w:id="28"/>
      <w:bookmarkEnd w:id="29"/>
    </w:p>
    <w:p w14:paraId="26EB0FF4">
      <w:pPr>
        <w:pStyle w:val="4"/>
        <w:numPr>
          <w:ilvl w:val="2"/>
          <w:numId w:val="2"/>
        </w:numPr>
        <w:ind w:left="57"/>
      </w:pPr>
      <w:bookmarkStart w:id="30" w:name="_Toc351988379"/>
      <w:bookmarkStart w:id="31" w:name="_Toc338256939"/>
      <w:r>
        <w:rPr>
          <w:rFonts w:hint="eastAsia"/>
        </w:rPr>
        <w:t>业务规则</w:t>
      </w:r>
      <w:bookmarkEnd w:id="30"/>
      <w:bookmarkEnd w:id="31"/>
    </w:p>
    <w:p w14:paraId="770A10AE">
      <w:pPr>
        <w:pStyle w:val="252"/>
        <w:rPr>
          <w:rStyle w:val="89"/>
          <w:b/>
          <w:bCs w:val="0"/>
        </w:rPr>
      </w:pPr>
      <w:r>
        <w:rPr>
          <w:rStyle w:val="89"/>
          <w:rFonts w:hint="eastAsia"/>
          <w:b/>
          <w:bCs w:val="0"/>
        </w:rPr>
        <w:t>交易前</w:t>
      </w:r>
    </w:p>
    <w:p w14:paraId="24E6F2F5">
      <w:pPr>
        <w:pStyle w:val="252"/>
        <w:rPr>
          <w:rStyle w:val="89"/>
          <w:b/>
          <w:bCs w:val="0"/>
        </w:rPr>
      </w:pPr>
      <w:r>
        <w:rPr>
          <w:rStyle w:val="89"/>
          <w:rFonts w:hint="eastAsia"/>
          <w:b/>
          <w:bCs w:val="0"/>
        </w:rPr>
        <w:t>交易中</w:t>
      </w:r>
    </w:p>
    <w:p w14:paraId="712B283F">
      <w:pPr>
        <w:pStyle w:val="252"/>
        <w:rPr>
          <w:bCs w:val="0"/>
          <w:smallCaps/>
        </w:rPr>
      </w:pPr>
      <w:r>
        <w:rPr>
          <w:rStyle w:val="89"/>
          <w:rFonts w:hint="eastAsia"/>
          <w:b/>
          <w:bCs w:val="0"/>
        </w:rPr>
        <w:t>交易后</w:t>
      </w:r>
    </w:p>
    <w:p w14:paraId="49E2DC86">
      <w:pPr>
        <w:pStyle w:val="3"/>
      </w:pPr>
      <w:bookmarkStart w:id="32" w:name="_Toc351988380"/>
      <w:r>
        <w:rPr>
          <w:rFonts w:hint="eastAsia"/>
        </w:rPr>
        <w:t>登录</w:t>
      </w:r>
      <w:bookmarkEnd w:id="24"/>
      <w:bookmarkEnd w:id="25"/>
      <w:bookmarkEnd w:id="32"/>
    </w:p>
    <w:p w14:paraId="45077F4A">
      <w:pPr>
        <w:pStyle w:val="4"/>
        <w:ind w:left="57"/>
      </w:pPr>
      <w:bookmarkStart w:id="33" w:name="_Toc330279273"/>
      <w:bookmarkStart w:id="34" w:name="_Toc330759579"/>
      <w:bookmarkStart w:id="35" w:name="_Toc351988381"/>
      <w:r>
        <w:rPr>
          <w:rFonts w:hint="eastAsia"/>
        </w:rPr>
        <w:t>功能描述</w:t>
      </w:r>
      <w:bookmarkEnd w:id="33"/>
      <w:bookmarkEnd w:id="34"/>
      <w:bookmarkEnd w:id="35"/>
    </w:p>
    <w:p w14:paraId="0B89C28D">
      <w:pPr>
        <w:spacing w:line="360" w:lineRule="auto"/>
        <w:rPr>
          <w:sz w:val="21"/>
          <w:szCs w:val="21"/>
        </w:rPr>
      </w:pPr>
      <w:r>
        <w:rPr>
          <w:rFonts w:hint="eastAsia"/>
          <w:sz w:val="21"/>
          <w:szCs w:val="21"/>
        </w:rPr>
        <w:t>网银注册用户可通过该功能登录到个人网上银行系统。</w:t>
      </w:r>
    </w:p>
    <w:p w14:paraId="278EE1A5"/>
    <w:p w14:paraId="34EA35CF">
      <w:pPr>
        <w:pStyle w:val="4"/>
        <w:ind w:left="57"/>
      </w:pPr>
      <w:bookmarkStart w:id="36" w:name="_Toc330759580"/>
      <w:bookmarkStart w:id="37" w:name="_Toc330279274"/>
      <w:bookmarkStart w:id="38" w:name="_Toc351988382"/>
      <w:r>
        <w:rPr>
          <w:rFonts w:hint="eastAsia"/>
        </w:rPr>
        <w:t>业务流程</w:t>
      </w:r>
      <w:bookmarkEnd w:id="36"/>
      <w:bookmarkEnd w:id="37"/>
      <w:bookmarkEnd w:id="38"/>
    </w:p>
    <w:p w14:paraId="2D08FE25">
      <w:r>
        <w:object>
          <v:shape id="_x0000_i1026" o:spt="75" type="#_x0000_t75" style="height:605.25pt;width:464.25pt;" o:ole="t" filled="f" o:preferrelative="t" stroked="f" coordsize="21600,21600">
            <v:path/>
            <v:fill on="f" focussize="0,0"/>
            <v:stroke on="f" joinstyle="miter"/>
            <v:imagedata r:id="rId12" o:title=""/>
            <o:lock v:ext="edit" aspectratio="t"/>
            <w10:wrap type="none"/>
            <w10:anchorlock/>
          </v:shape>
          <o:OLEObject Type="Embed" ProgID="Visio.Drawing.11" ShapeID="_x0000_i1026" DrawAspect="Content" ObjectID="_1468075726" r:id="rId11">
            <o:LockedField>false</o:LockedField>
          </o:OLEObject>
        </w:object>
      </w:r>
    </w:p>
    <w:p w14:paraId="128272C2">
      <w:pPr>
        <w:rPr>
          <w:b/>
          <w:sz w:val="21"/>
          <w:szCs w:val="21"/>
        </w:rPr>
      </w:pPr>
      <w:r>
        <w:rPr>
          <w:rFonts w:hint="eastAsia"/>
          <w:b/>
          <w:sz w:val="21"/>
          <w:szCs w:val="21"/>
        </w:rPr>
        <w:t>流程说明：</w:t>
      </w:r>
    </w:p>
    <w:p w14:paraId="5CC24555">
      <w:pPr>
        <w:widowControl w:val="0"/>
        <w:numPr>
          <w:ilvl w:val="0"/>
          <w:numId w:val="18"/>
        </w:numPr>
        <w:spacing w:after="0" w:line="360" w:lineRule="auto"/>
        <w:rPr>
          <w:sz w:val="21"/>
          <w:szCs w:val="21"/>
        </w:rPr>
      </w:pPr>
      <w:r>
        <w:rPr>
          <w:rFonts w:hint="eastAsia"/>
          <w:sz w:val="21"/>
          <w:szCs w:val="21"/>
        </w:rPr>
        <w:t>用户登录个人网银登录页面，选择登陆版本（包括普通版和创新版）并输入登录名，网银登陆密码，图形验证码和相应版本的认证方式，点击“登录”按钮，进入登录前检查；</w:t>
      </w:r>
    </w:p>
    <w:p w14:paraId="016E5BCD">
      <w:pPr>
        <w:widowControl w:val="0"/>
        <w:numPr>
          <w:ilvl w:val="0"/>
          <w:numId w:val="18"/>
        </w:numPr>
        <w:spacing w:after="0" w:line="360" w:lineRule="auto"/>
        <w:rPr>
          <w:sz w:val="21"/>
          <w:szCs w:val="21"/>
        </w:rPr>
      </w:pPr>
      <w:r>
        <w:rPr>
          <w:rFonts w:hint="eastAsia"/>
          <w:sz w:val="21"/>
          <w:szCs w:val="21"/>
        </w:rPr>
        <w:t>登录名包括：账号、用户名、身份证号、客户号。</w:t>
      </w:r>
    </w:p>
    <w:p w14:paraId="283A9F4E">
      <w:pPr>
        <w:widowControl w:val="0"/>
        <w:numPr>
          <w:ilvl w:val="0"/>
          <w:numId w:val="18"/>
        </w:numPr>
        <w:spacing w:after="0" w:line="360" w:lineRule="auto"/>
        <w:jc w:val="left"/>
        <w:rPr>
          <w:sz w:val="21"/>
          <w:szCs w:val="21"/>
        </w:rPr>
      </w:pPr>
      <w:r>
        <w:rPr>
          <w:rFonts w:hint="eastAsia"/>
          <w:sz w:val="21"/>
          <w:szCs w:val="21"/>
        </w:rPr>
        <w:t>网银系统首先校验图形验证码，如果校验出错，则显示错误页面并提示用户错误信息；如果正确，则校验用户和账户是否开通网银，如果没有，则显示错误页面并提示用户错误信息；如果已开通，则校验网银</w:t>
      </w:r>
      <w:bookmarkStart w:id="39" w:name="OLE_LINK2"/>
      <w:bookmarkStart w:id="40" w:name="OLE_LINK1"/>
      <w:r>
        <w:rPr>
          <w:rFonts w:hint="eastAsia"/>
          <w:sz w:val="21"/>
          <w:szCs w:val="21"/>
        </w:rPr>
        <w:t>登录</w:t>
      </w:r>
      <w:bookmarkEnd w:id="39"/>
      <w:bookmarkEnd w:id="40"/>
      <w:r>
        <w:rPr>
          <w:rFonts w:hint="eastAsia"/>
          <w:sz w:val="21"/>
          <w:szCs w:val="21"/>
        </w:rPr>
        <w:t>密码是否正确，如果不正确，则显示错误页面并提示用户错误信息；如果正确，则校验账户状态是否正常，如果不正常，则显示错误页面并提示用户错误信息；如果账户正常，则判断用户是否第一次登录网银，如果是第一次登录，则强制用户修改网银密码（柜台签约用户才显示），设置私密问题，设置登录用户名，设置预留信息，设置后进行初始化登录信息并进入网银首页；如果不是第一次登录，则判断是否已在柜台重置私密问题，如果有重置私密问题，则显示私密问题设置页面，设置私密问题后进行提交，系统进行初始化登录信息并进入网银首页；如果没有重置私密问题，则直接初始化登录信息并进入网银首页。</w:t>
      </w:r>
    </w:p>
    <w:p w14:paraId="762B7243">
      <w:pPr>
        <w:pStyle w:val="4"/>
        <w:ind w:left="57"/>
      </w:pPr>
      <w:bookmarkStart w:id="41" w:name="_Toc330279275"/>
      <w:bookmarkStart w:id="42" w:name="_Toc351988383"/>
      <w:bookmarkStart w:id="43" w:name="_Toc330759581"/>
      <w:r>
        <w:rPr>
          <w:rFonts w:hint="eastAsia"/>
        </w:rPr>
        <w:t>业务规则</w:t>
      </w:r>
      <w:bookmarkEnd w:id="41"/>
      <w:bookmarkEnd w:id="42"/>
      <w:bookmarkEnd w:id="43"/>
    </w:p>
    <w:p w14:paraId="750F9302">
      <w:pPr>
        <w:pStyle w:val="5"/>
        <w:numPr>
          <w:ilvl w:val="0"/>
          <w:numId w:val="0"/>
        </w:numPr>
        <w:ind w:left="113"/>
      </w:pPr>
      <w:r>
        <w:rPr>
          <w:rFonts w:hint="eastAsia"/>
        </w:rPr>
        <w:t>交易前</w:t>
      </w:r>
    </w:p>
    <w:p w14:paraId="7439A136">
      <w:pPr>
        <w:widowControl w:val="0"/>
        <w:numPr>
          <w:ilvl w:val="0"/>
          <w:numId w:val="19"/>
        </w:numPr>
        <w:spacing w:after="0" w:line="360" w:lineRule="auto"/>
        <w:rPr>
          <w:rFonts w:ascii="宋体" w:hAnsi="宋体"/>
          <w:sz w:val="21"/>
          <w:szCs w:val="21"/>
        </w:rPr>
      </w:pPr>
      <w:r>
        <w:rPr>
          <w:rFonts w:hint="eastAsia" w:ascii="宋体" w:hAnsi="宋体"/>
          <w:sz w:val="21"/>
          <w:szCs w:val="21"/>
        </w:rPr>
        <w:t>客户已注册网银</w:t>
      </w:r>
    </w:p>
    <w:p w14:paraId="537933B4">
      <w:pPr>
        <w:widowControl w:val="0"/>
        <w:numPr>
          <w:ilvl w:val="0"/>
          <w:numId w:val="19"/>
        </w:numPr>
        <w:spacing w:after="0" w:line="360" w:lineRule="auto"/>
        <w:rPr>
          <w:rFonts w:ascii="宋体" w:hAnsi="宋体"/>
          <w:sz w:val="21"/>
          <w:szCs w:val="21"/>
        </w:rPr>
      </w:pPr>
      <w:r>
        <w:rPr>
          <w:rFonts w:hint="eastAsia" w:ascii="宋体" w:hAnsi="宋体"/>
          <w:sz w:val="21"/>
          <w:szCs w:val="21"/>
        </w:rPr>
        <w:t>网银</w:t>
      </w:r>
      <w:r>
        <w:rPr>
          <w:rFonts w:hint="eastAsia"/>
          <w:sz w:val="21"/>
          <w:szCs w:val="21"/>
        </w:rPr>
        <w:t>登录</w:t>
      </w:r>
      <w:r>
        <w:rPr>
          <w:rFonts w:hint="eastAsia" w:ascii="宋体" w:hAnsi="宋体"/>
          <w:sz w:val="21"/>
          <w:szCs w:val="21"/>
        </w:rPr>
        <w:t>密码必须为六位至二十位的数字和字母的组合，如果不满足条件，弹出提示框“您的密码必须为六位至二十位的数字与字母的组合”</w:t>
      </w:r>
    </w:p>
    <w:p w14:paraId="2BE2A8C8">
      <w:pPr>
        <w:widowControl w:val="0"/>
        <w:numPr>
          <w:ilvl w:val="0"/>
          <w:numId w:val="19"/>
        </w:numPr>
        <w:spacing w:after="0" w:line="360" w:lineRule="auto"/>
        <w:rPr>
          <w:rFonts w:ascii="宋体" w:hAnsi="宋体"/>
          <w:sz w:val="21"/>
          <w:szCs w:val="21"/>
        </w:rPr>
      </w:pPr>
      <w:r>
        <w:rPr>
          <w:rFonts w:hint="eastAsia" w:ascii="宋体" w:hAnsi="宋体"/>
          <w:sz w:val="21"/>
          <w:szCs w:val="21"/>
        </w:rPr>
        <w:t>个人网银（包括普通版和创新版）采用登录名+网银</w:t>
      </w:r>
      <w:r>
        <w:rPr>
          <w:rFonts w:hint="eastAsia"/>
          <w:sz w:val="21"/>
          <w:szCs w:val="21"/>
        </w:rPr>
        <w:t>登录</w:t>
      </w:r>
      <w:r>
        <w:rPr>
          <w:rFonts w:hint="eastAsia" w:ascii="宋体" w:hAnsi="宋体"/>
          <w:sz w:val="21"/>
          <w:szCs w:val="21"/>
        </w:rPr>
        <w:t>密码+认证方式登录，其中登录名支持：证件号、账号、客户号，用户名。</w:t>
      </w:r>
    </w:p>
    <w:p w14:paraId="52D5BA46">
      <w:pPr>
        <w:widowControl w:val="0"/>
        <w:numPr>
          <w:ilvl w:val="0"/>
          <w:numId w:val="19"/>
        </w:numPr>
        <w:spacing w:after="0" w:line="360" w:lineRule="auto"/>
        <w:rPr>
          <w:rFonts w:ascii="宋体" w:hAnsi="宋体"/>
          <w:sz w:val="21"/>
          <w:szCs w:val="21"/>
        </w:rPr>
      </w:pPr>
      <w:r>
        <w:rPr>
          <w:rFonts w:hint="eastAsia" w:ascii="宋体" w:hAnsi="宋体"/>
          <w:sz w:val="21"/>
          <w:szCs w:val="21"/>
        </w:rPr>
        <w:t>系统判断用户是否安装安全控件，如果没安装则提示客户需安装控件</w:t>
      </w:r>
    </w:p>
    <w:p w14:paraId="7C334BF5">
      <w:pPr>
        <w:widowControl w:val="0"/>
        <w:numPr>
          <w:ilvl w:val="0"/>
          <w:numId w:val="19"/>
        </w:numPr>
        <w:spacing w:after="0" w:line="360" w:lineRule="auto"/>
        <w:rPr>
          <w:rFonts w:ascii="宋体" w:hAnsi="宋体"/>
          <w:sz w:val="21"/>
          <w:szCs w:val="21"/>
        </w:rPr>
      </w:pPr>
      <w:r>
        <w:rPr>
          <w:rFonts w:hint="eastAsia" w:ascii="宋体" w:hAnsi="宋体"/>
          <w:sz w:val="21"/>
          <w:szCs w:val="21"/>
        </w:rPr>
        <w:t>系统判断用户使用的浏览器的版本是否符合，如不符合则显示提示信息</w:t>
      </w:r>
    </w:p>
    <w:p w14:paraId="382E1F98">
      <w:pPr>
        <w:pStyle w:val="5"/>
        <w:numPr>
          <w:ilvl w:val="0"/>
          <w:numId w:val="0"/>
        </w:numPr>
        <w:ind w:left="113"/>
      </w:pPr>
      <w:r>
        <w:rPr>
          <w:rFonts w:hint="eastAsia"/>
        </w:rPr>
        <w:t>交易中</w:t>
      </w:r>
    </w:p>
    <w:p w14:paraId="5D8026EA">
      <w:pPr>
        <w:pStyle w:val="88"/>
        <w:numPr>
          <w:ilvl w:val="0"/>
          <w:numId w:val="20"/>
        </w:numPr>
        <w:spacing w:after="0"/>
        <w:ind w:firstLineChars="0"/>
        <w:rPr>
          <w:rFonts w:ascii="宋体" w:hAnsi="宋体"/>
        </w:rPr>
      </w:pPr>
      <w:r>
        <w:rPr>
          <w:rFonts w:hint="eastAsia" w:ascii="宋体" w:hAnsi="宋体"/>
        </w:rPr>
        <w:t>应对登录名进行校验。</w:t>
      </w:r>
    </w:p>
    <w:p w14:paraId="495F361F">
      <w:pPr>
        <w:pStyle w:val="88"/>
        <w:numPr>
          <w:ilvl w:val="0"/>
          <w:numId w:val="20"/>
        </w:numPr>
        <w:spacing w:after="0"/>
        <w:ind w:firstLineChars="0"/>
        <w:rPr>
          <w:rFonts w:ascii="宋体" w:hAnsi="宋体"/>
        </w:rPr>
      </w:pPr>
      <w:r>
        <w:rPr>
          <w:rFonts w:hint="eastAsia" w:ascii="宋体" w:hAnsi="宋体"/>
        </w:rPr>
        <w:t>对错误密码应进行当日错误次数判断和累计错误次数判断。</w:t>
      </w:r>
      <w:r>
        <w:rPr>
          <w:rFonts w:hint="eastAsia"/>
        </w:rPr>
        <w:t>个人网银客户累计登录密码输错9次，网银登录密码锁定，需个人客户本人持身份证、银行卡到柜面来进行网银登录密码解锁。个人网银登录密码当天连续输错5次后密码当日锁定，当日个人网银客户无法登录，次日自动解锁。个人网银登录密码连续累积输错9次，个人网银永久锁定，必须客户持银行卡和有效身份证件到柜面办理网银解锁。</w:t>
      </w:r>
    </w:p>
    <w:p w14:paraId="3EB174AD">
      <w:pPr>
        <w:pStyle w:val="88"/>
        <w:numPr>
          <w:ilvl w:val="0"/>
          <w:numId w:val="20"/>
        </w:numPr>
        <w:spacing w:after="0"/>
        <w:ind w:firstLineChars="0"/>
        <w:rPr>
          <w:rFonts w:ascii="宋体" w:hAnsi="宋体"/>
        </w:rPr>
      </w:pPr>
      <w:r>
        <w:rPr>
          <w:rFonts w:hint="eastAsia" w:ascii="宋体" w:hAnsi="宋体"/>
        </w:rPr>
        <w:t>当密码输入错误，系统提示用户已经输入错误的次数以及还有几次密码输入错误将冻结账户，并提示用户账户冻结后的解决方法。如：第一天输入错误密码后的提示语：“您已经连续输入几次错误密码，如果再连续输入几次错误密码，网银将会被临时冻结，请于次日以后再尝试，或直接至柜台解冻网银。”过了第一天以后输入错误密码后的提示语：“您已经连续输入几次错误密码，如果再连续输入几次错误密码，网银将会被永久冻结，请至柜台解冻网银。”</w:t>
      </w:r>
    </w:p>
    <w:p w14:paraId="6FF2A135">
      <w:pPr>
        <w:pStyle w:val="88"/>
        <w:numPr>
          <w:ilvl w:val="0"/>
          <w:numId w:val="20"/>
        </w:numPr>
        <w:spacing w:after="0"/>
        <w:ind w:firstLineChars="0"/>
        <w:rPr>
          <w:rFonts w:ascii="宋体" w:hAnsi="宋体"/>
        </w:rPr>
      </w:pPr>
      <w:r>
        <w:rPr>
          <w:rFonts w:hint="eastAsia" w:ascii="宋体" w:hAnsi="宋体"/>
        </w:rPr>
        <w:t>登录时，当连续输错3次网银登录密码时，网银系统发起向绑定手机号发送报警短信</w:t>
      </w:r>
    </w:p>
    <w:p w14:paraId="09676724">
      <w:pPr>
        <w:pStyle w:val="5"/>
        <w:numPr>
          <w:ilvl w:val="0"/>
          <w:numId w:val="0"/>
        </w:numPr>
        <w:ind w:left="113"/>
      </w:pPr>
      <w:r>
        <w:rPr>
          <w:rFonts w:hint="eastAsia"/>
        </w:rPr>
        <w:t>交易后</w:t>
      </w:r>
    </w:p>
    <w:p w14:paraId="2754D5CE">
      <w:pPr>
        <w:tabs>
          <w:tab w:val="left" w:pos="425"/>
        </w:tabs>
        <w:spacing w:line="360" w:lineRule="auto"/>
        <w:rPr>
          <w:sz w:val="21"/>
          <w:szCs w:val="21"/>
        </w:rPr>
      </w:pPr>
      <w:r>
        <w:rPr>
          <w:rFonts w:hint="eastAsia"/>
        </w:rPr>
        <w:tab/>
      </w:r>
      <w:r>
        <w:rPr>
          <w:rFonts w:hint="eastAsia"/>
          <w:sz w:val="21"/>
          <w:szCs w:val="21"/>
        </w:rPr>
        <w:t>登录成功后，网银系统向绑定的手机号发起登录成功信息的短信提示</w:t>
      </w:r>
    </w:p>
    <w:p w14:paraId="5492FF5E">
      <w:pPr>
        <w:tabs>
          <w:tab w:val="left" w:pos="425"/>
        </w:tabs>
        <w:spacing w:line="360" w:lineRule="auto"/>
        <w:ind w:firstLine="420" w:firstLineChars="200"/>
        <w:rPr>
          <w:rFonts w:ascii="宋体" w:hAnsi="宋体"/>
          <w:sz w:val="21"/>
          <w:szCs w:val="21"/>
        </w:rPr>
      </w:pPr>
      <w:r>
        <w:rPr>
          <w:rFonts w:hint="eastAsia" w:ascii="宋体" w:hAnsi="宋体"/>
          <w:sz w:val="21"/>
          <w:szCs w:val="21"/>
        </w:rPr>
        <w:t>登录</w:t>
      </w:r>
      <w:r>
        <w:rPr>
          <w:rFonts w:hint="eastAsia" w:ascii="宋体" w:hAnsi="宋体" w:cs="Arial"/>
          <w:sz w:val="21"/>
          <w:szCs w:val="21"/>
        </w:rPr>
        <w:t>无论成功失败都记录日志，</w:t>
      </w:r>
      <w:r>
        <w:rPr>
          <w:rFonts w:hint="eastAsia" w:ascii="宋体" w:hAnsi="宋体" w:cs="Arial"/>
          <w:color w:val="000000"/>
          <w:sz w:val="21"/>
          <w:szCs w:val="21"/>
        </w:rPr>
        <w:t>日志应该在内部管理里的日志管理-用户操作日志查询里的个人客户日志中查询到。用户也可以在个人网银里的客户服务里的网银操作日志查询</w:t>
      </w:r>
      <w:r>
        <w:rPr>
          <w:rFonts w:hint="eastAsia" w:ascii="宋体" w:hAnsi="宋体"/>
          <w:sz w:val="21"/>
          <w:szCs w:val="21"/>
        </w:rPr>
        <w:t>到。</w:t>
      </w:r>
    </w:p>
    <w:p w14:paraId="210E2DFE">
      <w:pPr>
        <w:pStyle w:val="4"/>
        <w:ind w:left="57"/>
      </w:pPr>
      <w:bookmarkStart w:id="44" w:name="_Toc351988384"/>
      <w:bookmarkStart w:id="45" w:name="_Toc330279276"/>
      <w:bookmarkStart w:id="46" w:name="_Toc330759582"/>
      <w:r>
        <w:rPr>
          <w:rFonts w:hint="eastAsia"/>
        </w:rPr>
        <w:t>页面要素</w:t>
      </w:r>
      <w:bookmarkEnd w:id="44"/>
      <w:bookmarkEnd w:id="45"/>
      <w:bookmarkEnd w:id="46"/>
    </w:p>
    <w:p w14:paraId="7E52220A">
      <w:pPr>
        <w:pStyle w:val="5"/>
        <w:numPr>
          <w:ilvl w:val="0"/>
          <w:numId w:val="0"/>
        </w:numPr>
        <w:ind w:left="113"/>
      </w:pPr>
      <w:r>
        <w:rPr>
          <w:rFonts w:hint="eastAsia"/>
        </w:rPr>
        <w:t>登录页面</w:t>
      </w:r>
    </w:p>
    <w:tbl>
      <w:tblPr>
        <w:tblStyle w:val="48"/>
        <w:tblW w:w="93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Change w:id="20" w:author="admin" w:date="2019-09-17T15:40:00Z">
          <w:tblPr>
            <w:tblStyle w:val="48"/>
            <w:tblW w:w="93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PrChange>
      </w:tblPr>
      <w:tblGrid>
        <w:gridCol w:w="654"/>
        <w:gridCol w:w="1366"/>
        <w:gridCol w:w="73"/>
        <w:gridCol w:w="1516"/>
        <w:gridCol w:w="1215"/>
        <w:gridCol w:w="1155"/>
        <w:gridCol w:w="1305"/>
        <w:gridCol w:w="2038"/>
        <w:tblGridChange w:id="21">
          <w:tblGrid>
            <w:gridCol w:w="654"/>
            <w:gridCol w:w="1366"/>
            <w:gridCol w:w="1589"/>
            <w:gridCol w:w="1215"/>
            <w:gridCol w:w="1155"/>
            <w:gridCol w:w="1305"/>
            <w:gridCol w:w="2038"/>
          </w:tblGrid>
        </w:tblGridChange>
      </w:tblGrid>
      <w:tr w14:paraId="699AF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2" w:author="admin" w:date="2019-09-17T15:40:0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c>
          <w:tcPr>
            <w:tcW w:w="654" w:type="dxa"/>
            <w:shd w:val="clear" w:color="auto" w:fill="FFCC99"/>
            <w:vAlign w:val="center"/>
            <w:tcPrChange w:id="23" w:author="admin" w:date="2019-09-17T15:40:00Z">
              <w:tcPr>
                <w:tcW w:w="654" w:type="dxa"/>
                <w:shd w:val="clear" w:color="auto" w:fill="FFCC99"/>
                <w:vAlign w:val="center"/>
              </w:tcPr>
            </w:tcPrChange>
          </w:tcPr>
          <w:p w14:paraId="72A08579">
            <w:pPr>
              <w:rPr>
                <w:rFonts w:ascii="宋体" w:hAnsi="宋体" w:cs="Arial"/>
                <w:b/>
                <w:color w:val="000000"/>
                <w:sz w:val="21"/>
                <w:szCs w:val="21"/>
              </w:rPr>
            </w:pPr>
            <w:r>
              <w:rPr>
                <w:rFonts w:ascii="宋体" w:hAnsi="宋体" w:cs="Arial"/>
                <w:b/>
                <w:color w:val="000000"/>
                <w:sz w:val="21"/>
                <w:szCs w:val="21"/>
              </w:rPr>
              <w:t>序号</w:t>
            </w:r>
          </w:p>
        </w:tc>
        <w:tc>
          <w:tcPr>
            <w:tcW w:w="1439" w:type="dxa"/>
            <w:gridSpan w:val="2"/>
            <w:shd w:val="clear" w:color="auto" w:fill="FFCC99"/>
            <w:vAlign w:val="center"/>
            <w:tcPrChange w:id="24" w:author="admin" w:date="2019-09-17T15:40:00Z">
              <w:tcPr>
                <w:tcW w:w="1366" w:type="dxa"/>
                <w:shd w:val="clear" w:color="auto" w:fill="FFCC99"/>
                <w:vAlign w:val="center"/>
              </w:tcPr>
            </w:tcPrChange>
          </w:tcPr>
          <w:p w14:paraId="0CDDA023">
            <w:pPr>
              <w:rPr>
                <w:rFonts w:ascii="宋体" w:hAnsi="宋体" w:cs="Arial"/>
                <w:b/>
                <w:color w:val="000000"/>
                <w:sz w:val="21"/>
                <w:szCs w:val="21"/>
              </w:rPr>
            </w:pPr>
            <w:r>
              <w:rPr>
                <w:rFonts w:ascii="宋体" w:hAnsi="宋体" w:cs="Arial"/>
                <w:b/>
                <w:color w:val="000000"/>
                <w:sz w:val="21"/>
                <w:szCs w:val="21"/>
              </w:rPr>
              <w:t>名称</w:t>
            </w:r>
          </w:p>
        </w:tc>
        <w:tc>
          <w:tcPr>
            <w:tcW w:w="1516" w:type="dxa"/>
            <w:shd w:val="clear" w:color="auto" w:fill="FFCC99"/>
            <w:vAlign w:val="center"/>
            <w:tcPrChange w:id="25" w:author="admin" w:date="2019-09-17T15:40:00Z">
              <w:tcPr>
                <w:tcW w:w="1589" w:type="dxa"/>
                <w:shd w:val="clear" w:color="auto" w:fill="FFCC99"/>
                <w:vAlign w:val="center"/>
              </w:tcPr>
            </w:tcPrChange>
          </w:tcPr>
          <w:p w14:paraId="43049CC4">
            <w:pPr>
              <w:rPr>
                <w:rFonts w:ascii="宋体" w:hAnsi="宋体" w:cs="Arial"/>
                <w:b/>
                <w:color w:val="000000"/>
                <w:sz w:val="21"/>
                <w:szCs w:val="21"/>
              </w:rPr>
            </w:pPr>
            <w:r>
              <w:rPr>
                <w:rFonts w:ascii="宋体" w:hAnsi="宋体" w:cs="Arial"/>
                <w:b/>
                <w:color w:val="000000"/>
                <w:sz w:val="21"/>
                <w:szCs w:val="21"/>
              </w:rPr>
              <w:t>输入</w:t>
            </w:r>
            <w:r>
              <w:rPr>
                <w:rFonts w:hint="eastAsia" w:ascii="宋体" w:hAnsi="宋体" w:cs="Arial"/>
                <w:b/>
                <w:color w:val="000000"/>
                <w:sz w:val="21"/>
                <w:szCs w:val="21"/>
              </w:rPr>
              <w:t>/输出</w:t>
            </w:r>
          </w:p>
        </w:tc>
        <w:tc>
          <w:tcPr>
            <w:tcW w:w="1215" w:type="dxa"/>
            <w:shd w:val="clear" w:color="auto" w:fill="FFCC99"/>
            <w:vAlign w:val="center"/>
            <w:tcPrChange w:id="26" w:author="admin" w:date="2019-09-17T15:40:00Z">
              <w:tcPr>
                <w:tcW w:w="1215" w:type="dxa"/>
                <w:shd w:val="clear" w:color="auto" w:fill="FFCC99"/>
                <w:vAlign w:val="center"/>
              </w:tcPr>
            </w:tcPrChange>
          </w:tcPr>
          <w:p w14:paraId="2678002A">
            <w:pPr>
              <w:rPr>
                <w:rFonts w:ascii="宋体" w:hAnsi="宋体" w:cs="Arial"/>
                <w:b/>
                <w:color w:val="000000"/>
                <w:sz w:val="21"/>
                <w:szCs w:val="21"/>
              </w:rPr>
            </w:pPr>
            <w:r>
              <w:rPr>
                <w:rFonts w:ascii="宋体" w:hAnsi="宋体" w:cs="Arial"/>
                <w:b/>
                <w:color w:val="000000"/>
                <w:sz w:val="21"/>
                <w:szCs w:val="21"/>
              </w:rPr>
              <w:t>缺省值</w:t>
            </w:r>
          </w:p>
        </w:tc>
        <w:tc>
          <w:tcPr>
            <w:tcW w:w="1155" w:type="dxa"/>
            <w:shd w:val="clear" w:color="auto" w:fill="FFCC99"/>
            <w:vAlign w:val="center"/>
            <w:tcPrChange w:id="27" w:author="admin" w:date="2019-09-17T15:40:00Z">
              <w:tcPr>
                <w:tcW w:w="1155" w:type="dxa"/>
                <w:shd w:val="clear" w:color="auto" w:fill="FFCC99"/>
                <w:vAlign w:val="center"/>
              </w:tcPr>
            </w:tcPrChange>
          </w:tcPr>
          <w:p w14:paraId="3D79C061">
            <w:pPr>
              <w:rPr>
                <w:rFonts w:ascii="宋体" w:hAnsi="宋体" w:cs="Arial"/>
                <w:b/>
                <w:color w:val="000000"/>
                <w:sz w:val="21"/>
                <w:szCs w:val="21"/>
              </w:rPr>
            </w:pPr>
            <w:r>
              <w:rPr>
                <w:rFonts w:hint="eastAsia" w:ascii="宋体" w:hAnsi="宋体" w:cs="Arial"/>
                <w:b/>
                <w:color w:val="000000"/>
                <w:sz w:val="21"/>
                <w:szCs w:val="21"/>
              </w:rPr>
              <w:t>类型/长度</w:t>
            </w:r>
          </w:p>
        </w:tc>
        <w:tc>
          <w:tcPr>
            <w:tcW w:w="1305" w:type="dxa"/>
            <w:shd w:val="clear" w:color="auto" w:fill="FFCC99"/>
            <w:vAlign w:val="center"/>
            <w:tcPrChange w:id="28" w:author="admin" w:date="2019-09-17T15:40:00Z">
              <w:tcPr>
                <w:tcW w:w="1305" w:type="dxa"/>
                <w:shd w:val="clear" w:color="auto" w:fill="FFCC99"/>
                <w:vAlign w:val="center"/>
              </w:tcPr>
            </w:tcPrChange>
          </w:tcPr>
          <w:p w14:paraId="429EE873">
            <w:pPr>
              <w:rPr>
                <w:rFonts w:ascii="宋体" w:hAnsi="宋体" w:cs="Arial"/>
                <w:b/>
                <w:color w:val="000000"/>
                <w:sz w:val="21"/>
                <w:szCs w:val="21"/>
              </w:rPr>
            </w:pPr>
            <w:r>
              <w:rPr>
                <w:rFonts w:hint="eastAsia" w:ascii="宋体" w:hAnsi="宋体" w:cs="Arial"/>
                <w:b/>
                <w:color w:val="000000"/>
                <w:sz w:val="21"/>
                <w:szCs w:val="21"/>
              </w:rPr>
              <w:t>是否必输</w:t>
            </w:r>
          </w:p>
        </w:tc>
        <w:tc>
          <w:tcPr>
            <w:tcW w:w="2038" w:type="dxa"/>
            <w:shd w:val="clear" w:color="auto" w:fill="FFCC99"/>
            <w:vAlign w:val="center"/>
            <w:tcPrChange w:id="29" w:author="admin" w:date="2019-09-17T15:40:00Z">
              <w:tcPr>
                <w:tcW w:w="2038" w:type="dxa"/>
                <w:shd w:val="clear" w:color="auto" w:fill="FFCC99"/>
                <w:vAlign w:val="center"/>
              </w:tcPr>
            </w:tcPrChange>
          </w:tcPr>
          <w:p w14:paraId="326C25A2">
            <w:pPr>
              <w:rPr>
                <w:rFonts w:ascii="宋体" w:hAnsi="宋体" w:cs="Arial"/>
                <w:b/>
                <w:color w:val="000000"/>
                <w:sz w:val="21"/>
                <w:szCs w:val="21"/>
              </w:rPr>
            </w:pPr>
            <w:r>
              <w:rPr>
                <w:rFonts w:ascii="宋体" w:hAnsi="宋体" w:cs="Arial"/>
                <w:b/>
                <w:color w:val="000000"/>
                <w:sz w:val="21"/>
                <w:szCs w:val="21"/>
              </w:rPr>
              <w:t>备注</w:t>
            </w:r>
          </w:p>
        </w:tc>
      </w:tr>
      <w:tr w14:paraId="7FA6F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0" w:author="admin" w:date="2019-09-17T15:40:0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17" w:hRule="atLeast"/>
        </w:trPr>
        <w:tc>
          <w:tcPr>
            <w:tcW w:w="654" w:type="dxa"/>
            <w:vAlign w:val="center"/>
            <w:tcPrChange w:id="31" w:author="admin" w:date="2019-09-17T15:40:00Z">
              <w:tcPr>
                <w:tcW w:w="654" w:type="dxa"/>
                <w:vAlign w:val="center"/>
              </w:tcPr>
            </w:tcPrChange>
          </w:tcPr>
          <w:p w14:paraId="36591314">
            <w:pPr>
              <w:numPr>
                <w:ilvl w:val="0"/>
                <w:numId w:val="21"/>
              </w:numPr>
              <w:rPr>
                <w:rFonts w:ascii="宋体" w:hAnsi="宋体"/>
                <w:color w:val="000000"/>
                <w:sz w:val="21"/>
                <w:szCs w:val="21"/>
              </w:rPr>
            </w:pPr>
          </w:p>
        </w:tc>
        <w:tc>
          <w:tcPr>
            <w:tcW w:w="1439" w:type="dxa"/>
            <w:gridSpan w:val="2"/>
            <w:vAlign w:val="center"/>
            <w:tcPrChange w:id="32" w:author="admin" w:date="2019-09-17T15:40:00Z">
              <w:tcPr>
                <w:tcW w:w="1366" w:type="dxa"/>
                <w:vAlign w:val="center"/>
              </w:tcPr>
            </w:tcPrChange>
          </w:tcPr>
          <w:p w14:paraId="60DB4A3A">
            <w:pPr>
              <w:rPr>
                <w:rFonts w:ascii="宋体" w:hAnsi="宋体" w:cs="Arial"/>
                <w:sz w:val="21"/>
                <w:szCs w:val="21"/>
              </w:rPr>
            </w:pPr>
            <w:r>
              <w:rPr>
                <w:rFonts w:hint="eastAsia" w:ascii="宋体" w:hAnsi="宋体" w:cs="Arial"/>
                <w:sz w:val="21"/>
                <w:szCs w:val="21"/>
              </w:rPr>
              <w:t>版本</w:t>
            </w:r>
          </w:p>
        </w:tc>
        <w:tc>
          <w:tcPr>
            <w:tcW w:w="1516" w:type="dxa"/>
            <w:vAlign w:val="center"/>
            <w:tcPrChange w:id="33" w:author="admin" w:date="2019-09-17T15:40:00Z">
              <w:tcPr>
                <w:tcW w:w="1589" w:type="dxa"/>
                <w:vAlign w:val="center"/>
              </w:tcPr>
            </w:tcPrChange>
          </w:tcPr>
          <w:p w14:paraId="108F0163">
            <w:pPr>
              <w:rPr>
                <w:rFonts w:ascii="宋体" w:hAnsi="宋体" w:cs="Arial"/>
                <w:color w:val="000000"/>
                <w:sz w:val="21"/>
                <w:szCs w:val="21"/>
              </w:rPr>
            </w:pPr>
            <w:r>
              <w:rPr>
                <w:rFonts w:hint="eastAsia" w:ascii="宋体" w:hAnsi="宋体" w:cs="Arial"/>
                <w:color w:val="000000"/>
                <w:sz w:val="21"/>
                <w:szCs w:val="21"/>
              </w:rPr>
              <w:t>下拉框</w:t>
            </w:r>
          </w:p>
        </w:tc>
        <w:tc>
          <w:tcPr>
            <w:tcW w:w="1215" w:type="dxa"/>
            <w:vAlign w:val="center"/>
            <w:tcPrChange w:id="34" w:author="admin" w:date="2019-09-17T15:40:00Z">
              <w:tcPr>
                <w:tcW w:w="1215" w:type="dxa"/>
                <w:vAlign w:val="center"/>
              </w:tcPr>
            </w:tcPrChange>
          </w:tcPr>
          <w:p w14:paraId="6D158F78">
            <w:pPr>
              <w:rPr>
                <w:rFonts w:ascii="宋体" w:hAnsi="宋体" w:cs="Arial"/>
                <w:color w:val="000000"/>
                <w:sz w:val="21"/>
                <w:szCs w:val="21"/>
              </w:rPr>
            </w:pPr>
            <w:r>
              <w:rPr>
                <w:rFonts w:hint="eastAsia" w:ascii="宋体" w:hAnsi="宋体" w:cs="Arial"/>
                <w:color w:val="000000"/>
                <w:sz w:val="21"/>
                <w:szCs w:val="21"/>
              </w:rPr>
              <w:t>大众版</w:t>
            </w:r>
          </w:p>
        </w:tc>
        <w:tc>
          <w:tcPr>
            <w:tcW w:w="1155" w:type="dxa"/>
            <w:vAlign w:val="center"/>
            <w:tcPrChange w:id="35" w:author="admin" w:date="2019-09-17T15:40:00Z">
              <w:tcPr>
                <w:tcW w:w="1155" w:type="dxa"/>
                <w:vAlign w:val="center"/>
              </w:tcPr>
            </w:tcPrChange>
          </w:tcPr>
          <w:p w14:paraId="62FC6761">
            <w:pPr>
              <w:rPr>
                <w:rFonts w:ascii="宋体" w:hAnsi="宋体" w:cs="Arial"/>
                <w:sz w:val="21"/>
                <w:szCs w:val="21"/>
              </w:rPr>
            </w:pPr>
          </w:p>
        </w:tc>
        <w:tc>
          <w:tcPr>
            <w:tcW w:w="1305" w:type="dxa"/>
            <w:vAlign w:val="center"/>
            <w:tcPrChange w:id="36" w:author="admin" w:date="2019-09-17T15:40:00Z">
              <w:tcPr>
                <w:tcW w:w="1305" w:type="dxa"/>
                <w:vAlign w:val="center"/>
              </w:tcPr>
            </w:tcPrChange>
          </w:tcPr>
          <w:p w14:paraId="42E7BC4B">
            <w:pPr>
              <w:rPr>
                <w:rFonts w:ascii="宋体" w:hAnsi="宋体" w:cs="Arial"/>
                <w:color w:val="000000"/>
                <w:sz w:val="21"/>
                <w:szCs w:val="21"/>
              </w:rPr>
            </w:pPr>
            <w:r>
              <w:rPr>
                <w:rFonts w:hint="eastAsia" w:ascii="宋体" w:hAnsi="宋体" w:cs="Arial"/>
                <w:color w:val="000000"/>
                <w:sz w:val="21"/>
                <w:szCs w:val="21"/>
              </w:rPr>
              <w:t>是</w:t>
            </w:r>
          </w:p>
        </w:tc>
        <w:tc>
          <w:tcPr>
            <w:tcW w:w="2038" w:type="dxa"/>
            <w:vAlign w:val="center"/>
            <w:tcPrChange w:id="37" w:author="admin" w:date="2019-09-17T15:40:00Z">
              <w:tcPr>
                <w:tcW w:w="2038" w:type="dxa"/>
                <w:vAlign w:val="center"/>
              </w:tcPr>
            </w:tcPrChange>
          </w:tcPr>
          <w:p w14:paraId="1D25E6D1">
            <w:pPr>
              <w:rPr>
                <w:rFonts w:ascii="宋体" w:hAnsi="宋体" w:cs="Arial"/>
                <w:color w:val="000000"/>
                <w:sz w:val="21"/>
                <w:szCs w:val="21"/>
              </w:rPr>
            </w:pPr>
            <w:r>
              <w:rPr>
                <w:rFonts w:hint="eastAsia" w:ascii="宋体" w:hAnsi="宋体" w:cs="Arial"/>
                <w:color w:val="000000"/>
                <w:sz w:val="21"/>
                <w:szCs w:val="21"/>
              </w:rPr>
              <w:t>普通版/创新版</w:t>
            </w:r>
          </w:p>
        </w:tc>
      </w:tr>
      <w:tr w14:paraId="6BE74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8" w:author="admin" w:date="2019-09-17T15:40:0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17" w:hRule="atLeast"/>
        </w:trPr>
        <w:tc>
          <w:tcPr>
            <w:tcW w:w="654" w:type="dxa"/>
            <w:vAlign w:val="center"/>
            <w:tcPrChange w:id="39" w:author="admin" w:date="2019-09-17T15:40:00Z">
              <w:tcPr>
                <w:tcW w:w="654" w:type="dxa"/>
                <w:vAlign w:val="center"/>
              </w:tcPr>
            </w:tcPrChange>
          </w:tcPr>
          <w:p w14:paraId="11270FFA">
            <w:pPr>
              <w:numPr>
                <w:ilvl w:val="0"/>
                <w:numId w:val="21"/>
              </w:numPr>
              <w:rPr>
                <w:rFonts w:ascii="宋体" w:hAnsi="宋体"/>
                <w:color w:val="000000"/>
                <w:sz w:val="21"/>
                <w:szCs w:val="21"/>
              </w:rPr>
            </w:pPr>
          </w:p>
        </w:tc>
        <w:tc>
          <w:tcPr>
            <w:tcW w:w="1439" w:type="dxa"/>
            <w:gridSpan w:val="2"/>
            <w:vAlign w:val="center"/>
            <w:tcPrChange w:id="40" w:author="admin" w:date="2019-09-17T15:40:00Z">
              <w:tcPr>
                <w:tcW w:w="1366" w:type="dxa"/>
                <w:vAlign w:val="center"/>
              </w:tcPr>
            </w:tcPrChange>
          </w:tcPr>
          <w:p w14:paraId="11DA2B66">
            <w:pPr>
              <w:rPr>
                <w:rFonts w:ascii="宋体" w:hAnsi="宋体" w:cs="Arial"/>
                <w:sz w:val="21"/>
                <w:szCs w:val="21"/>
              </w:rPr>
            </w:pPr>
            <w:r>
              <w:rPr>
                <w:rFonts w:hint="eastAsia" w:ascii="宋体" w:hAnsi="宋体" w:cs="Arial"/>
                <w:sz w:val="21"/>
                <w:szCs w:val="21"/>
              </w:rPr>
              <w:t>登录名</w:t>
            </w:r>
          </w:p>
        </w:tc>
        <w:tc>
          <w:tcPr>
            <w:tcW w:w="1516" w:type="dxa"/>
            <w:vAlign w:val="center"/>
            <w:tcPrChange w:id="41" w:author="admin" w:date="2019-09-17T15:40:00Z">
              <w:tcPr>
                <w:tcW w:w="1589" w:type="dxa"/>
                <w:vAlign w:val="center"/>
              </w:tcPr>
            </w:tcPrChange>
          </w:tcPr>
          <w:p w14:paraId="0DF363C4">
            <w:pPr>
              <w:rPr>
                <w:rFonts w:ascii="宋体" w:hAnsi="宋体" w:cs="Arial"/>
                <w:color w:val="000000"/>
                <w:sz w:val="21"/>
                <w:szCs w:val="21"/>
              </w:rPr>
            </w:pPr>
            <w:r>
              <w:rPr>
                <w:rFonts w:hint="eastAsia" w:ascii="宋体" w:hAnsi="宋体" w:cs="Arial"/>
                <w:color w:val="000000"/>
                <w:sz w:val="21"/>
                <w:szCs w:val="21"/>
              </w:rPr>
              <w:t>输入框</w:t>
            </w:r>
          </w:p>
        </w:tc>
        <w:tc>
          <w:tcPr>
            <w:tcW w:w="1215" w:type="dxa"/>
            <w:vAlign w:val="center"/>
            <w:tcPrChange w:id="42" w:author="admin" w:date="2019-09-17T15:40:00Z">
              <w:tcPr>
                <w:tcW w:w="1215" w:type="dxa"/>
                <w:vAlign w:val="center"/>
              </w:tcPr>
            </w:tcPrChange>
          </w:tcPr>
          <w:p w14:paraId="3CD626EE">
            <w:pPr>
              <w:rPr>
                <w:rFonts w:ascii="宋体" w:hAnsi="宋体" w:cs="Arial"/>
                <w:color w:val="000000"/>
                <w:sz w:val="21"/>
                <w:szCs w:val="21"/>
              </w:rPr>
            </w:pPr>
          </w:p>
        </w:tc>
        <w:tc>
          <w:tcPr>
            <w:tcW w:w="1155" w:type="dxa"/>
            <w:vAlign w:val="center"/>
            <w:tcPrChange w:id="43" w:author="admin" w:date="2019-09-17T15:40:00Z">
              <w:tcPr>
                <w:tcW w:w="1155" w:type="dxa"/>
                <w:vAlign w:val="center"/>
              </w:tcPr>
            </w:tcPrChange>
          </w:tcPr>
          <w:p w14:paraId="231A4CEB">
            <w:pPr>
              <w:rPr>
                <w:rFonts w:ascii="宋体" w:hAnsi="宋体" w:cs="Arial"/>
                <w:sz w:val="21"/>
                <w:szCs w:val="21"/>
              </w:rPr>
            </w:pPr>
          </w:p>
        </w:tc>
        <w:tc>
          <w:tcPr>
            <w:tcW w:w="1305" w:type="dxa"/>
            <w:vAlign w:val="center"/>
            <w:tcPrChange w:id="44" w:author="admin" w:date="2019-09-17T15:40:00Z">
              <w:tcPr>
                <w:tcW w:w="1305" w:type="dxa"/>
                <w:vAlign w:val="center"/>
              </w:tcPr>
            </w:tcPrChange>
          </w:tcPr>
          <w:p w14:paraId="65B33404">
            <w:pPr>
              <w:rPr>
                <w:rFonts w:ascii="宋体" w:hAnsi="宋体" w:cs="Arial"/>
                <w:color w:val="000000"/>
                <w:sz w:val="21"/>
                <w:szCs w:val="21"/>
              </w:rPr>
            </w:pPr>
            <w:r>
              <w:rPr>
                <w:rFonts w:hint="eastAsia" w:ascii="宋体" w:hAnsi="宋体" w:cs="Arial"/>
                <w:color w:val="000000"/>
                <w:sz w:val="21"/>
                <w:szCs w:val="21"/>
              </w:rPr>
              <w:t>是</w:t>
            </w:r>
          </w:p>
        </w:tc>
        <w:tc>
          <w:tcPr>
            <w:tcW w:w="2038" w:type="dxa"/>
            <w:vAlign w:val="center"/>
            <w:tcPrChange w:id="45" w:author="admin" w:date="2019-09-17T15:40:00Z">
              <w:tcPr>
                <w:tcW w:w="2038" w:type="dxa"/>
                <w:vAlign w:val="center"/>
              </w:tcPr>
            </w:tcPrChange>
          </w:tcPr>
          <w:p w14:paraId="13F27797">
            <w:pPr>
              <w:rPr>
                <w:rFonts w:ascii="宋体" w:hAnsi="宋体" w:cs="Arial"/>
                <w:color w:val="000000"/>
                <w:sz w:val="21"/>
                <w:szCs w:val="21"/>
              </w:rPr>
            </w:pPr>
            <w:r>
              <w:rPr>
                <w:rFonts w:hint="eastAsia" w:ascii="宋体" w:hAnsi="宋体" w:cs="Arial"/>
                <w:color w:val="000000"/>
                <w:sz w:val="21"/>
                <w:szCs w:val="21"/>
              </w:rPr>
              <w:t>账号、客户号，证件号码，用户名</w:t>
            </w:r>
          </w:p>
        </w:tc>
      </w:tr>
      <w:tr w14:paraId="697C4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6" w:author="admin" w:date="2019-09-17T15:40:0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17" w:hRule="atLeast"/>
        </w:trPr>
        <w:tc>
          <w:tcPr>
            <w:tcW w:w="654" w:type="dxa"/>
            <w:vAlign w:val="center"/>
            <w:tcPrChange w:id="47" w:author="admin" w:date="2019-09-17T15:40:00Z">
              <w:tcPr>
                <w:tcW w:w="654" w:type="dxa"/>
                <w:vAlign w:val="center"/>
              </w:tcPr>
            </w:tcPrChange>
          </w:tcPr>
          <w:p w14:paraId="36D51B54">
            <w:pPr>
              <w:numPr>
                <w:ilvl w:val="0"/>
                <w:numId w:val="21"/>
              </w:numPr>
              <w:rPr>
                <w:rFonts w:ascii="宋体" w:hAnsi="宋体"/>
                <w:color w:val="000000"/>
                <w:sz w:val="21"/>
                <w:szCs w:val="21"/>
              </w:rPr>
            </w:pPr>
          </w:p>
        </w:tc>
        <w:tc>
          <w:tcPr>
            <w:tcW w:w="1439" w:type="dxa"/>
            <w:gridSpan w:val="2"/>
            <w:vAlign w:val="center"/>
            <w:tcPrChange w:id="48" w:author="admin" w:date="2019-09-17T15:40:00Z">
              <w:tcPr>
                <w:tcW w:w="1366" w:type="dxa"/>
                <w:vAlign w:val="center"/>
              </w:tcPr>
            </w:tcPrChange>
          </w:tcPr>
          <w:p w14:paraId="676FC28D">
            <w:pPr>
              <w:rPr>
                <w:rFonts w:ascii="宋体" w:hAnsi="宋体" w:cs="Arial"/>
                <w:sz w:val="21"/>
                <w:szCs w:val="21"/>
              </w:rPr>
            </w:pPr>
            <w:r>
              <w:rPr>
                <w:rFonts w:hint="eastAsia" w:ascii="宋体" w:hAnsi="宋体" w:cs="Arial"/>
                <w:sz w:val="21"/>
                <w:szCs w:val="21"/>
              </w:rPr>
              <w:t>网银</w:t>
            </w:r>
            <w:r>
              <w:rPr>
                <w:rFonts w:hint="eastAsia"/>
                <w:sz w:val="21"/>
                <w:szCs w:val="21"/>
              </w:rPr>
              <w:t>登录</w:t>
            </w:r>
            <w:r>
              <w:rPr>
                <w:rFonts w:hint="eastAsia" w:ascii="宋体" w:hAnsi="宋体" w:cs="Arial"/>
                <w:sz w:val="21"/>
                <w:szCs w:val="21"/>
              </w:rPr>
              <w:t>密码</w:t>
            </w:r>
          </w:p>
        </w:tc>
        <w:tc>
          <w:tcPr>
            <w:tcW w:w="1516" w:type="dxa"/>
            <w:vAlign w:val="center"/>
            <w:tcPrChange w:id="49" w:author="admin" w:date="2019-09-17T15:40:00Z">
              <w:tcPr>
                <w:tcW w:w="1589" w:type="dxa"/>
                <w:vAlign w:val="center"/>
              </w:tcPr>
            </w:tcPrChange>
          </w:tcPr>
          <w:p w14:paraId="313D3636">
            <w:pPr>
              <w:rPr>
                <w:rFonts w:ascii="宋体" w:hAnsi="宋体" w:cs="Arial"/>
                <w:color w:val="000000"/>
                <w:sz w:val="21"/>
                <w:szCs w:val="21"/>
              </w:rPr>
            </w:pPr>
            <w:r>
              <w:rPr>
                <w:rFonts w:hint="eastAsia" w:ascii="宋体" w:hAnsi="宋体" w:cs="Arial"/>
                <w:color w:val="000000"/>
                <w:sz w:val="21"/>
                <w:szCs w:val="21"/>
              </w:rPr>
              <w:t>密码框</w:t>
            </w:r>
          </w:p>
        </w:tc>
        <w:tc>
          <w:tcPr>
            <w:tcW w:w="1215" w:type="dxa"/>
            <w:vAlign w:val="center"/>
            <w:tcPrChange w:id="50" w:author="admin" w:date="2019-09-17T15:40:00Z">
              <w:tcPr>
                <w:tcW w:w="1215" w:type="dxa"/>
                <w:vAlign w:val="center"/>
              </w:tcPr>
            </w:tcPrChange>
          </w:tcPr>
          <w:p w14:paraId="4F7E628F">
            <w:pPr>
              <w:rPr>
                <w:rFonts w:ascii="宋体" w:hAnsi="宋体" w:cs="Arial"/>
                <w:color w:val="000000"/>
                <w:sz w:val="21"/>
                <w:szCs w:val="21"/>
              </w:rPr>
            </w:pPr>
          </w:p>
        </w:tc>
        <w:tc>
          <w:tcPr>
            <w:tcW w:w="1155" w:type="dxa"/>
            <w:vAlign w:val="center"/>
            <w:tcPrChange w:id="51" w:author="admin" w:date="2019-09-17T15:40:00Z">
              <w:tcPr>
                <w:tcW w:w="1155" w:type="dxa"/>
                <w:vAlign w:val="center"/>
              </w:tcPr>
            </w:tcPrChange>
          </w:tcPr>
          <w:p w14:paraId="4EE6E960">
            <w:pPr>
              <w:rPr>
                <w:rFonts w:ascii="宋体" w:hAnsi="宋体" w:cs="Arial"/>
                <w:sz w:val="21"/>
                <w:szCs w:val="21"/>
              </w:rPr>
            </w:pPr>
          </w:p>
        </w:tc>
        <w:tc>
          <w:tcPr>
            <w:tcW w:w="1305" w:type="dxa"/>
            <w:vAlign w:val="center"/>
            <w:tcPrChange w:id="52" w:author="admin" w:date="2019-09-17T15:40:00Z">
              <w:tcPr>
                <w:tcW w:w="1305" w:type="dxa"/>
                <w:vAlign w:val="center"/>
              </w:tcPr>
            </w:tcPrChange>
          </w:tcPr>
          <w:p w14:paraId="625F8048">
            <w:pPr>
              <w:rPr>
                <w:rFonts w:ascii="宋体" w:hAnsi="宋体" w:cs="Arial"/>
                <w:color w:val="000000"/>
                <w:sz w:val="21"/>
                <w:szCs w:val="21"/>
              </w:rPr>
            </w:pPr>
            <w:r>
              <w:rPr>
                <w:rFonts w:hint="eastAsia" w:ascii="宋体" w:hAnsi="宋体" w:cs="Arial"/>
                <w:color w:val="000000"/>
                <w:sz w:val="21"/>
                <w:szCs w:val="21"/>
              </w:rPr>
              <w:t>是</w:t>
            </w:r>
          </w:p>
        </w:tc>
        <w:tc>
          <w:tcPr>
            <w:tcW w:w="2038" w:type="dxa"/>
            <w:vAlign w:val="center"/>
            <w:tcPrChange w:id="53" w:author="admin" w:date="2019-09-17T15:40:00Z">
              <w:tcPr>
                <w:tcW w:w="2038" w:type="dxa"/>
                <w:vAlign w:val="center"/>
              </w:tcPr>
            </w:tcPrChange>
          </w:tcPr>
          <w:p w14:paraId="7AB96847">
            <w:pPr>
              <w:rPr>
                <w:rFonts w:ascii="宋体" w:hAnsi="宋体" w:cs="Arial"/>
                <w:color w:val="000000"/>
                <w:sz w:val="21"/>
                <w:szCs w:val="21"/>
              </w:rPr>
            </w:pPr>
          </w:p>
        </w:tc>
      </w:tr>
      <w:tr w14:paraId="6880C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54" w:author="admin" w:date="2019-09-17T15:40:0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17" w:hRule="atLeast"/>
        </w:trPr>
        <w:tc>
          <w:tcPr>
            <w:tcW w:w="654" w:type="dxa"/>
            <w:vAlign w:val="center"/>
            <w:tcPrChange w:id="55" w:author="admin" w:date="2019-09-17T15:40:00Z">
              <w:tcPr>
                <w:tcW w:w="654" w:type="dxa"/>
                <w:vAlign w:val="center"/>
              </w:tcPr>
            </w:tcPrChange>
          </w:tcPr>
          <w:p w14:paraId="554AF493">
            <w:pPr>
              <w:numPr>
                <w:ilvl w:val="0"/>
                <w:numId w:val="21"/>
              </w:numPr>
              <w:rPr>
                <w:rFonts w:ascii="宋体" w:hAnsi="宋体"/>
                <w:color w:val="000000"/>
                <w:sz w:val="21"/>
                <w:szCs w:val="21"/>
              </w:rPr>
            </w:pPr>
          </w:p>
        </w:tc>
        <w:tc>
          <w:tcPr>
            <w:tcW w:w="1439" w:type="dxa"/>
            <w:gridSpan w:val="2"/>
            <w:vAlign w:val="center"/>
            <w:tcPrChange w:id="56" w:author="admin" w:date="2019-09-17T15:40:00Z">
              <w:tcPr>
                <w:tcW w:w="1366" w:type="dxa"/>
                <w:vAlign w:val="center"/>
              </w:tcPr>
            </w:tcPrChange>
          </w:tcPr>
          <w:p w14:paraId="16BB9A63">
            <w:pPr>
              <w:rPr>
                <w:rFonts w:ascii="宋体" w:hAnsi="宋体" w:cs="Arial"/>
                <w:sz w:val="21"/>
                <w:szCs w:val="21"/>
              </w:rPr>
            </w:pPr>
            <w:r>
              <w:rPr>
                <w:rFonts w:hint="eastAsia" w:ascii="宋体" w:hAnsi="宋体" w:cs="Arial"/>
                <w:sz w:val="21"/>
                <w:szCs w:val="21"/>
              </w:rPr>
              <w:t>图形验证码</w:t>
            </w:r>
          </w:p>
        </w:tc>
        <w:tc>
          <w:tcPr>
            <w:tcW w:w="1516" w:type="dxa"/>
            <w:vAlign w:val="center"/>
            <w:tcPrChange w:id="57" w:author="admin" w:date="2019-09-17T15:40:00Z">
              <w:tcPr>
                <w:tcW w:w="1589" w:type="dxa"/>
                <w:vAlign w:val="center"/>
              </w:tcPr>
            </w:tcPrChange>
          </w:tcPr>
          <w:p w14:paraId="318687A2">
            <w:pPr>
              <w:rPr>
                <w:rFonts w:ascii="宋体" w:hAnsi="宋体" w:cs="Arial"/>
                <w:color w:val="000000"/>
                <w:sz w:val="21"/>
                <w:szCs w:val="21"/>
              </w:rPr>
            </w:pPr>
            <w:r>
              <w:rPr>
                <w:rFonts w:hint="eastAsia" w:ascii="宋体" w:hAnsi="宋体" w:cs="Arial"/>
                <w:color w:val="000000"/>
                <w:sz w:val="21"/>
                <w:szCs w:val="21"/>
              </w:rPr>
              <w:t>输入框</w:t>
            </w:r>
          </w:p>
        </w:tc>
        <w:tc>
          <w:tcPr>
            <w:tcW w:w="1215" w:type="dxa"/>
            <w:vAlign w:val="center"/>
            <w:tcPrChange w:id="58" w:author="admin" w:date="2019-09-17T15:40:00Z">
              <w:tcPr>
                <w:tcW w:w="1215" w:type="dxa"/>
                <w:vAlign w:val="center"/>
              </w:tcPr>
            </w:tcPrChange>
          </w:tcPr>
          <w:p w14:paraId="5FB1C129">
            <w:pPr>
              <w:rPr>
                <w:rFonts w:ascii="宋体" w:hAnsi="宋体" w:cs="Arial"/>
                <w:color w:val="000000"/>
                <w:sz w:val="21"/>
                <w:szCs w:val="21"/>
              </w:rPr>
            </w:pPr>
          </w:p>
        </w:tc>
        <w:tc>
          <w:tcPr>
            <w:tcW w:w="1155" w:type="dxa"/>
            <w:vAlign w:val="center"/>
            <w:tcPrChange w:id="59" w:author="admin" w:date="2019-09-17T15:40:00Z">
              <w:tcPr>
                <w:tcW w:w="1155" w:type="dxa"/>
                <w:vAlign w:val="center"/>
              </w:tcPr>
            </w:tcPrChange>
          </w:tcPr>
          <w:p w14:paraId="24D150DF">
            <w:pPr>
              <w:rPr>
                <w:rFonts w:ascii="宋体" w:hAnsi="宋体" w:cs="Arial"/>
                <w:sz w:val="21"/>
                <w:szCs w:val="21"/>
              </w:rPr>
            </w:pPr>
          </w:p>
        </w:tc>
        <w:tc>
          <w:tcPr>
            <w:tcW w:w="1305" w:type="dxa"/>
            <w:vAlign w:val="center"/>
            <w:tcPrChange w:id="60" w:author="admin" w:date="2019-09-17T15:40:00Z">
              <w:tcPr>
                <w:tcW w:w="1305" w:type="dxa"/>
                <w:vAlign w:val="center"/>
              </w:tcPr>
            </w:tcPrChange>
          </w:tcPr>
          <w:p w14:paraId="1B234F2C">
            <w:pPr>
              <w:rPr>
                <w:rFonts w:ascii="宋体" w:hAnsi="宋体" w:cs="Arial"/>
                <w:color w:val="000000"/>
                <w:sz w:val="21"/>
                <w:szCs w:val="21"/>
              </w:rPr>
            </w:pPr>
            <w:r>
              <w:rPr>
                <w:rFonts w:hint="eastAsia" w:ascii="宋体" w:hAnsi="宋体" w:cs="Arial"/>
                <w:color w:val="000000"/>
                <w:sz w:val="21"/>
                <w:szCs w:val="21"/>
              </w:rPr>
              <w:t>是</w:t>
            </w:r>
          </w:p>
        </w:tc>
        <w:tc>
          <w:tcPr>
            <w:tcW w:w="2038" w:type="dxa"/>
            <w:vAlign w:val="center"/>
            <w:tcPrChange w:id="61" w:author="admin" w:date="2019-09-17T15:40:00Z">
              <w:tcPr>
                <w:tcW w:w="2038" w:type="dxa"/>
                <w:vAlign w:val="center"/>
              </w:tcPr>
            </w:tcPrChange>
          </w:tcPr>
          <w:p w14:paraId="74B8DCA9">
            <w:pPr>
              <w:rPr>
                <w:rFonts w:ascii="宋体" w:hAnsi="宋体" w:cs="Arial"/>
                <w:color w:val="000000"/>
                <w:sz w:val="21"/>
                <w:szCs w:val="21"/>
              </w:rPr>
            </w:pPr>
          </w:p>
        </w:tc>
      </w:tr>
      <w:tr w14:paraId="714F4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62" w:author="admin" w:date="2019-09-17T15:40:0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17" w:hRule="atLeast"/>
        </w:trPr>
        <w:tc>
          <w:tcPr>
            <w:tcW w:w="654" w:type="dxa"/>
            <w:vAlign w:val="center"/>
            <w:tcPrChange w:id="63" w:author="admin" w:date="2019-09-17T15:40:00Z">
              <w:tcPr>
                <w:tcW w:w="654" w:type="dxa"/>
                <w:vAlign w:val="center"/>
              </w:tcPr>
            </w:tcPrChange>
          </w:tcPr>
          <w:p w14:paraId="5EF82AFC">
            <w:pPr>
              <w:numPr>
                <w:ilvl w:val="0"/>
                <w:numId w:val="21"/>
              </w:numPr>
              <w:rPr>
                <w:rFonts w:ascii="宋体" w:hAnsi="宋体"/>
                <w:color w:val="000000"/>
                <w:sz w:val="21"/>
                <w:szCs w:val="21"/>
              </w:rPr>
            </w:pPr>
          </w:p>
        </w:tc>
        <w:tc>
          <w:tcPr>
            <w:tcW w:w="1439" w:type="dxa"/>
            <w:gridSpan w:val="2"/>
            <w:vAlign w:val="center"/>
            <w:tcPrChange w:id="64" w:author="admin" w:date="2019-09-17T15:40:00Z">
              <w:tcPr>
                <w:tcW w:w="1366" w:type="dxa"/>
                <w:vAlign w:val="center"/>
              </w:tcPr>
            </w:tcPrChange>
          </w:tcPr>
          <w:p w14:paraId="3FE2926E">
            <w:pPr>
              <w:rPr>
                <w:rFonts w:ascii="宋体" w:hAnsi="宋体" w:cs="Arial"/>
                <w:sz w:val="21"/>
                <w:szCs w:val="21"/>
              </w:rPr>
            </w:pPr>
            <w:r>
              <w:rPr>
                <w:rFonts w:hint="eastAsia" w:ascii="宋体" w:hAnsi="宋体" w:cs="Arial"/>
                <w:sz w:val="21"/>
                <w:szCs w:val="21"/>
              </w:rPr>
              <w:t>验证码图形</w:t>
            </w:r>
          </w:p>
        </w:tc>
        <w:tc>
          <w:tcPr>
            <w:tcW w:w="1516" w:type="dxa"/>
            <w:vAlign w:val="center"/>
            <w:tcPrChange w:id="65" w:author="admin" w:date="2019-09-17T15:40:00Z">
              <w:tcPr>
                <w:tcW w:w="1589" w:type="dxa"/>
                <w:vAlign w:val="center"/>
              </w:tcPr>
            </w:tcPrChange>
          </w:tcPr>
          <w:p w14:paraId="04FF3E91">
            <w:pPr>
              <w:rPr>
                <w:rFonts w:ascii="宋体" w:hAnsi="宋体" w:cs="Arial"/>
                <w:color w:val="000000"/>
                <w:sz w:val="21"/>
                <w:szCs w:val="21"/>
              </w:rPr>
            </w:pPr>
            <w:r>
              <w:rPr>
                <w:rFonts w:hint="eastAsia" w:ascii="宋体" w:hAnsi="宋体" w:cs="Arial"/>
                <w:color w:val="000000"/>
                <w:sz w:val="21"/>
                <w:szCs w:val="21"/>
              </w:rPr>
              <w:t>图片</w:t>
            </w:r>
          </w:p>
        </w:tc>
        <w:tc>
          <w:tcPr>
            <w:tcW w:w="1215" w:type="dxa"/>
            <w:vAlign w:val="center"/>
            <w:tcPrChange w:id="66" w:author="admin" w:date="2019-09-17T15:40:00Z">
              <w:tcPr>
                <w:tcW w:w="1215" w:type="dxa"/>
                <w:vAlign w:val="center"/>
              </w:tcPr>
            </w:tcPrChange>
          </w:tcPr>
          <w:p w14:paraId="5C020485">
            <w:pPr>
              <w:rPr>
                <w:rFonts w:ascii="宋体" w:hAnsi="宋体" w:cs="Arial"/>
                <w:color w:val="000000"/>
                <w:sz w:val="21"/>
                <w:szCs w:val="21"/>
              </w:rPr>
            </w:pPr>
          </w:p>
        </w:tc>
        <w:tc>
          <w:tcPr>
            <w:tcW w:w="1155" w:type="dxa"/>
            <w:vAlign w:val="center"/>
            <w:tcPrChange w:id="67" w:author="admin" w:date="2019-09-17T15:40:00Z">
              <w:tcPr>
                <w:tcW w:w="1155" w:type="dxa"/>
                <w:vAlign w:val="center"/>
              </w:tcPr>
            </w:tcPrChange>
          </w:tcPr>
          <w:p w14:paraId="06FFB885">
            <w:pPr>
              <w:rPr>
                <w:rFonts w:ascii="宋体" w:hAnsi="宋体" w:cs="Arial"/>
                <w:sz w:val="21"/>
                <w:szCs w:val="21"/>
              </w:rPr>
            </w:pPr>
          </w:p>
        </w:tc>
        <w:tc>
          <w:tcPr>
            <w:tcW w:w="1305" w:type="dxa"/>
            <w:vAlign w:val="center"/>
            <w:tcPrChange w:id="68" w:author="admin" w:date="2019-09-17T15:40:00Z">
              <w:tcPr>
                <w:tcW w:w="1305" w:type="dxa"/>
                <w:vAlign w:val="center"/>
              </w:tcPr>
            </w:tcPrChange>
          </w:tcPr>
          <w:p w14:paraId="32FC612C">
            <w:pPr>
              <w:rPr>
                <w:rFonts w:ascii="宋体" w:hAnsi="宋体" w:cs="Arial"/>
                <w:color w:val="000000"/>
                <w:sz w:val="21"/>
                <w:szCs w:val="21"/>
              </w:rPr>
            </w:pPr>
          </w:p>
        </w:tc>
        <w:tc>
          <w:tcPr>
            <w:tcW w:w="2038" w:type="dxa"/>
            <w:vAlign w:val="center"/>
            <w:tcPrChange w:id="69" w:author="admin" w:date="2019-09-17T15:40:00Z">
              <w:tcPr>
                <w:tcW w:w="2038" w:type="dxa"/>
                <w:vAlign w:val="center"/>
              </w:tcPr>
            </w:tcPrChange>
          </w:tcPr>
          <w:p w14:paraId="18EE5FDE">
            <w:pPr>
              <w:rPr>
                <w:rFonts w:ascii="宋体" w:hAnsi="宋体" w:cs="Arial"/>
                <w:color w:val="000000"/>
                <w:sz w:val="21"/>
                <w:szCs w:val="21"/>
              </w:rPr>
            </w:pPr>
          </w:p>
        </w:tc>
      </w:tr>
      <w:tr w14:paraId="10242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70" w:author="admin" w:date="2019-09-17T15:40:0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17" w:hRule="atLeast"/>
        </w:trPr>
        <w:tc>
          <w:tcPr>
            <w:tcW w:w="654" w:type="dxa"/>
            <w:vAlign w:val="center"/>
            <w:tcPrChange w:id="71" w:author="admin" w:date="2019-09-17T15:40:00Z">
              <w:tcPr>
                <w:tcW w:w="654" w:type="dxa"/>
                <w:vAlign w:val="center"/>
              </w:tcPr>
            </w:tcPrChange>
          </w:tcPr>
          <w:p w14:paraId="088DA947">
            <w:pPr>
              <w:numPr>
                <w:ilvl w:val="0"/>
                <w:numId w:val="21"/>
              </w:numPr>
              <w:rPr>
                <w:rFonts w:ascii="宋体" w:hAnsi="宋体"/>
                <w:color w:val="000000"/>
                <w:sz w:val="21"/>
                <w:szCs w:val="21"/>
              </w:rPr>
            </w:pPr>
          </w:p>
        </w:tc>
        <w:tc>
          <w:tcPr>
            <w:tcW w:w="1439" w:type="dxa"/>
            <w:gridSpan w:val="2"/>
            <w:vAlign w:val="center"/>
            <w:tcPrChange w:id="72" w:author="admin" w:date="2019-09-17T15:40:00Z">
              <w:tcPr>
                <w:tcW w:w="1366" w:type="dxa"/>
                <w:vAlign w:val="center"/>
              </w:tcPr>
            </w:tcPrChange>
          </w:tcPr>
          <w:p w14:paraId="2E5BFC77">
            <w:pPr>
              <w:rPr>
                <w:rFonts w:ascii="宋体" w:hAnsi="宋体" w:cs="Arial"/>
                <w:sz w:val="21"/>
                <w:szCs w:val="21"/>
              </w:rPr>
            </w:pPr>
            <w:r>
              <w:rPr>
                <w:rFonts w:hint="eastAsia" w:ascii="宋体" w:hAnsi="宋体" w:cs="Arial"/>
                <w:sz w:val="21"/>
                <w:szCs w:val="21"/>
              </w:rPr>
              <w:t>自助注册</w:t>
            </w:r>
          </w:p>
        </w:tc>
        <w:tc>
          <w:tcPr>
            <w:tcW w:w="1516" w:type="dxa"/>
            <w:vAlign w:val="center"/>
            <w:tcPrChange w:id="73" w:author="admin" w:date="2019-09-17T15:40:00Z">
              <w:tcPr>
                <w:tcW w:w="1589" w:type="dxa"/>
                <w:vAlign w:val="center"/>
              </w:tcPr>
            </w:tcPrChange>
          </w:tcPr>
          <w:p w14:paraId="5CF50859">
            <w:pPr>
              <w:rPr>
                <w:rFonts w:ascii="宋体" w:hAnsi="宋体" w:cs="Arial"/>
                <w:color w:val="000000"/>
                <w:sz w:val="21"/>
                <w:szCs w:val="21"/>
              </w:rPr>
            </w:pPr>
            <w:r>
              <w:rPr>
                <w:rFonts w:hint="eastAsia" w:ascii="宋体" w:hAnsi="宋体" w:cs="Arial"/>
                <w:color w:val="000000"/>
                <w:sz w:val="21"/>
                <w:szCs w:val="21"/>
              </w:rPr>
              <w:t>链接</w:t>
            </w:r>
          </w:p>
        </w:tc>
        <w:tc>
          <w:tcPr>
            <w:tcW w:w="1215" w:type="dxa"/>
            <w:vAlign w:val="center"/>
            <w:tcPrChange w:id="74" w:author="admin" w:date="2019-09-17T15:40:00Z">
              <w:tcPr>
                <w:tcW w:w="1215" w:type="dxa"/>
                <w:vAlign w:val="center"/>
              </w:tcPr>
            </w:tcPrChange>
          </w:tcPr>
          <w:p w14:paraId="78F11C2F">
            <w:pPr>
              <w:rPr>
                <w:rFonts w:ascii="宋体" w:hAnsi="宋体" w:cs="Arial"/>
                <w:color w:val="000000"/>
                <w:sz w:val="21"/>
                <w:szCs w:val="21"/>
              </w:rPr>
            </w:pPr>
          </w:p>
        </w:tc>
        <w:tc>
          <w:tcPr>
            <w:tcW w:w="1155" w:type="dxa"/>
            <w:vAlign w:val="center"/>
            <w:tcPrChange w:id="75" w:author="admin" w:date="2019-09-17T15:40:00Z">
              <w:tcPr>
                <w:tcW w:w="1155" w:type="dxa"/>
                <w:vAlign w:val="center"/>
              </w:tcPr>
            </w:tcPrChange>
          </w:tcPr>
          <w:p w14:paraId="4D584A1C">
            <w:pPr>
              <w:rPr>
                <w:rFonts w:ascii="宋体" w:hAnsi="宋体" w:cs="Arial"/>
                <w:sz w:val="21"/>
                <w:szCs w:val="21"/>
              </w:rPr>
            </w:pPr>
          </w:p>
        </w:tc>
        <w:tc>
          <w:tcPr>
            <w:tcW w:w="1305" w:type="dxa"/>
            <w:vAlign w:val="center"/>
            <w:tcPrChange w:id="76" w:author="admin" w:date="2019-09-17T15:40:00Z">
              <w:tcPr>
                <w:tcW w:w="1305" w:type="dxa"/>
                <w:vAlign w:val="center"/>
              </w:tcPr>
            </w:tcPrChange>
          </w:tcPr>
          <w:p w14:paraId="6AD7B9F9">
            <w:pPr>
              <w:rPr>
                <w:rFonts w:ascii="宋体" w:hAnsi="宋体" w:cs="Arial"/>
                <w:color w:val="000000"/>
                <w:sz w:val="21"/>
                <w:szCs w:val="21"/>
              </w:rPr>
            </w:pPr>
          </w:p>
        </w:tc>
        <w:tc>
          <w:tcPr>
            <w:tcW w:w="2038" w:type="dxa"/>
            <w:vAlign w:val="center"/>
            <w:tcPrChange w:id="77" w:author="admin" w:date="2019-09-17T15:40:00Z">
              <w:tcPr>
                <w:tcW w:w="2038" w:type="dxa"/>
                <w:vAlign w:val="center"/>
              </w:tcPr>
            </w:tcPrChange>
          </w:tcPr>
          <w:p w14:paraId="6E0A74B7">
            <w:pPr>
              <w:rPr>
                <w:rFonts w:ascii="宋体" w:hAnsi="宋体" w:cs="Arial"/>
                <w:color w:val="000000"/>
                <w:sz w:val="21"/>
                <w:szCs w:val="21"/>
              </w:rPr>
            </w:pPr>
          </w:p>
        </w:tc>
      </w:tr>
      <w:tr w14:paraId="2D689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78" w:author="admin" w:date="2019-09-17T15:40:0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17" w:hRule="atLeast"/>
        </w:trPr>
        <w:tc>
          <w:tcPr>
            <w:tcW w:w="654" w:type="dxa"/>
            <w:vAlign w:val="center"/>
            <w:tcPrChange w:id="79" w:author="admin" w:date="2019-09-17T15:40:00Z">
              <w:tcPr>
                <w:tcW w:w="654" w:type="dxa"/>
                <w:vAlign w:val="center"/>
              </w:tcPr>
            </w:tcPrChange>
          </w:tcPr>
          <w:p w14:paraId="11F83988">
            <w:pPr>
              <w:numPr>
                <w:ilvl w:val="0"/>
                <w:numId w:val="21"/>
              </w:numPr>
              <w:rPr>
                <w:rFonts w:ascii="宋体" w:hAnsi="宋体"/>
                <w:color w:val="000000"/>
                <w:sz w:val="21"/>
                <w:szCs w:val="21"/>
              </w:rPr>
            </w:pPr>
          </w:p>
        </w:tc>
        <w:tc>
          <w:tcPr>
            <w:tcW w:w="1439" w:type="dxa"/>
            <w:gridSpan w:val="2"/>
            <w:vAlign w:val="center"/>
            <w:tcPrChange w:id="80" w:author="admin" w:date="2019-09-17T15:40:00Z">
              <w:tcPr>
                <w:tcW w:w="1366" w:type="dxa"/>
                <w:vAlign w:val="center"/>
              </w:tcPr>
            </w:tcPrChange>
          </w:tcPr>
          <w:p w14:paraId="32BA3564">
            <w:pPr>
              <w:rPr>
                <w:rFonts w:ascii="宋体" w:hAnsi="宋体" w:cs="Arial"/>
                <w:sz w:val="21"/>
                <w:szCs w:val="21"/>
              </w:rPr>
            </w:pPr>
            <w:r>
              <w:rPr>
                <w:rFonts w:hint="eastAsia" w:ascii="宋体" w:hAnsi="宋体" w:cs="Arial"/>
                <w:sz w:val="21"/>
                <w:szCs w:val="21"/>
              </w:rPr>
              <w:t>登录</w:t>
            </w:r>
          </w:p>
        </w:tc>
        <w:tc>
          <w:tcPr>
            <w:tcW w:w="1516" w:type="dxa"/>
            <w:vAlign w:val="center"/>
            <w:tcPrChange w:id="81" w:author="admin" w:date="2019-09-17T15:40:00Z">
              <w:tcPr>
                <w:tcW w:w="1589" w:type="dxa"/>
                <w:vAlign w:val="center"/>
              </w:tcPr>
            </w:tcPrChange>
          </w:tcPr>
          <w:p w14:paraId="68AD3D4D">
            <w:pPr>
              <w:rPr>
                <w:rFonts w:ascii="宋体" w:hAnsi="宋体" w:cs="Arial"/>
                <w:color w:val="000000"/>
                <w:sz w:val="21"/>
                <w:szCs w:val="21"/>
              </w:rPr>
            </w:pPr>
            <w:r>
              <w:rPr>
                <w:rFonts w:hint="eastAsia" w:ascii="宋体" w:hAnsi="宋体" w:cs="Arial"/>
                <w:color w:val="000000"/>
                <w:sz w:val="21"/>
                <w:szCs w:val="21"/>
              </w:rPr>
              <w:t>按钮</w:t>
            </w:r>
          </w:p>
        </w:tc>
        <w:tc>
          <w:tcPr>
            <w:tcW w:w="1215" w:type="dxa"/>
            <w:vAlign w:val="center"/>
            <w:tcPrChange w:id="82" w:author="admin" w:date="2019-09-17T15:40:00Z">
              <w:tcPr>
                <w:tcW w:w="1215" w:type="dxa"/>
                <w:vAlign w:val="center"/>
              </w:tcPr>
            </w:tcPrChange>
          </w:tcPr>
          <w:p w14:paraId="517C4556">
            <w:pPr>
              <w:rPr>
                <w:rFonts w:ascii="宋体" w:hAnsi="宋体" w:cs="Arial"/>
                <w:color w:val="000000"/>
                <w:sz w:val="21"/>
                <w:szCs w:val="21"/>
              </w:rPr>
            </w:pPr>
          </w:p>
        </w:tc>
        <w:tc>
          <w:tcPr>
            <w:tcW w:w="1155" w:type="dxa"/>
            <w:vAlign w:val="center"/>
            <w:tcPrChange w:id="83" w:author="admin" w:date="2019-09-17T15:40:00Z">
              <w:tcPr>
                <w:tcW w:w="1155" w:type="dxa"/>
                <w:vAlign w:val="center"/>
              </w:tcPr>
            </w:tcPrChange>
          </w:tcPr>
          <w:p w14:paraId="37590788">
            <w:pPr>
              <w:rPr>
                <w:rFonts w:ascii="宋体" w:hAnsi="宋体" w:cs="Arial"/>
                <w:sz w:val="21"/>
                <w:szCs w:val="21"/>
              </w:rPr>
            </w:pPr>
          </w:p>
        </w:tc>
        <w:tc>
          <w:tcPr>
            <w:tcW w:w="1305" w:type="dxa"/>
            <w:vAlign w:val="center"/>
            <w:tcPrChange w:id="84" w:author="admin" w:date="2019-09-17T15:40:00Z">
              <w:tcPr>
                <w:tcW w:w="1305" w:type="dxa"/>
                <w:vAlign w:val="center"/>
              </w:tcPr>
            </w:tcPrChange>
          </w:tcPr>
          <w:p w14:paraId="111147E7">
            <w:pPr>
              <w:jc w:val="center"/>
              <w:rPr>
                <w:rFonts w:ascii="宋体" w:hAnsi="宋体" w:cs="Arial"/>
                <w:color w:val="000000"/>
                <w:sz w:val="21"/>
                <w:szCs w:val="21"/>
              </w:rPr>
            </w:pPr>
          </w:p>
        </w:tc>
        <w:tc>
          <w:tcPr>
            <w:tcW w:w="2038" w:type="dxa"/>
            <w:vAlign w:val="center"/>
            <w:tcPrChange w:id="85" w:author="admin" w:date="2019-09-17T15:40:00Z">
              <w:tcPr>
                <w:tcW w:w="2038" w:type="dxa"/>
                <w:vAlign w:val="center"/>
              </w:tcPr>
            </w:tcPrChange>
          </w:tcPr>
          <w:p w14:paraId="1499D2F2">
            <w:pPr>
              <w:rPr>
                <w:rFonts w:ascii="宋体" w:hAnsi="宋体" w:cs="Arial"/>
                <w:color w:val="000000"/>
                <w:sz w:val="21"/>
                <w:szCs w:val="21"/>
              </w:rPr>
            </w:pPr>
          </w:p>
        </w:tc>
      </w:tr>
      <w:tr w14:paraId="49967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9322" w:type="dxa"/>
            <w:gridSpan w:val="8"/>
            <w:vAlign w:val="center"/>
          </w:tcPr>
          <w:p w14:paraId="602527AA">
            <w:pPr>
              <w:rPr>
                <w:rFonts w:ascii="宋体" w:hAnsi="宋体" w:cs="Arial"/>
                <w:color w:val="000000"/>
                <w:sz w:val="21"/>
                <w:szCs w:val="21"/>
              </w:rPr>
            </w:pPr>
            <w:r>
              <w:rPr>
                <w:rFonts w:hint="eastAsia" w:ascii="宋体" w:hAnsi="宋体" w:cs="Arial"/>
                <w:color w:val="000000"/>
                <w:sz w:val="21"/>
                <w:szCs w:val="21"/>
              </w:rPr>
              <w:t>页签</w:t>
            </w:r>
          </w:p>
        </w:tc>
      </w:tr>
      <w:tr w14:paraId="1423B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6B3F7547">
            <w:pPr>
              <w:numPr>
                <w:ilvl w:val="0"/>
                <w:numId w:val="21"/>
              </w:numPr>
              <w:rPr>
                <w:rFonts w:ascii="宋体" w:hAnsi="宋体"/>
                <w:color w:val="000000"/>
                <w:sz w:val="21"/>
                <w:szCs w:val="21"/>
              </w:rPr>
            </w:pPr>
          </w:p>
        </w:tc>
        <w:tc>
          <w:tcPr>
            <w:tcW w:w="1366" w:type="dxa"/>
            <w:vAlign w:val="center"/>
          </w:tcPr>
          <w:p w14:paraId="1060857F">
            <w:pPr>
              <w:rPr>
                <w:rFonts w:ascii="宋体" w:hAnsi="宋体" w:cs="Arial"/>
                <w:sz w:val="21"/>
                <w:szCs w:val="21"/>
              </w:rPr>
            </w:pPr>
            <w:r>
              <w:rPr>
                <w:rFonts w:hint="eastAsia" w:ascii="宋体" w:hAnsi="宋体" w:cs="Arial"/>
                <w:sz w:val="21"/>
                <w:szCs w:val="21"/>
              </w:rPr>
              <w:t>安全提示</w:t>
            </w:r>
          </w:p>
        </w:tc>
        <w:tc>
          <w:tcPr>
            <w:tcW w:w="1589" w:type="dxa"/>
            <w:gridSpan w:val="2"/>
            <w:vAlign w:val="center"/>
          </w:tcPr>
          <w:p w14:paraId="6FC921C9">
            <w:pPr>
              <w:rPr>
                <w:rFonts w:ascii="宋体" w:hAnsi="宋体" w:cs="Arial"/>
                <w:color w:val="000000"/>
                <w:sz w:val="21"/>
                <w:szCs w:val="21"/>
              </w:rPr>
            </w:pPr>
            <w:r>
              <w:rPr>
                <w:rFonts w:hint="eastAsia" w:ascii="宋体" w:hAnsi="宋体" w:cs="Arial"/>
                <w:color w:val="000000"/>
                <w:sz w:val="21"/>
                <w:szCs w:val="21"/>
              </w:rPr>
              <w:t>链接</w:t>
            </w:r>
          </w:p>
        </w:tc>
        <w:tc>
          <w:tcPr>
            <w:tcW w:w="1215" w:type="dxa"/>
            <w:vAlign w:val="center"/>
          </w:tcPr>
          <w:p w14:paraId="44E40E9E">
            <w:pPr>
              <w:rPr>
                <w:rFonts w:ascii="宋体" w:hAnsi="宋体" w:cs="Arial"/>
                <w:color w:val="000000"/>
                <w:sz w:val="21"/>
                <w:szCs w:val="21"/>
              </w:rPr>
            </w:pPr>
          </w:p>
        </w:tc>
        <w:tc>
          <w:tcPr>
            <w:tcW w:w="1155" w:type="dxa"/>
            <w:vAlign w:val="center"/>
          </w:tcPr>
          <w:p w14:paraId="3BB83374">
            <w:pPr>
              <w:rPr>
                <w:rFonts w:ascii="宋体" w:hAnsi="宋体" w:cs="Arial"/>
                <w:sz w:val="21"/>
                <w:szCs w:val="21"/>
              </w:rPr>
            </w:pPr>
          </w:p>
        </w:tc>
        <w:tc>
          <w:tcPr>
            <w:tcW w:w="1305" w:type="dxa"/>
            <w:vAlign w:val="center"/>
          </w:tcPr>
          <w:p w14:paraId="1388E330">
            <w:pPr>
              <w:rPr>
                <w:rFonts w:ascii="宋体" w:hAnsi="宋体" w:cs="Arial"/>
                <w:color w:val="000000"/>
                <w:sz w:val="21"/>
                <w:szCs w:val="21"/>
              </w:rPr>
            </w:pPr>
          </w:p>
        </w:tc>
        <w:tc>
          <w:tcPr>
            <w:tcW w:w="2038" w:type="dxa"/>
            <w:vAlign w:val="center"/>
          </w:tcPr>
          <w:p w14:paraId="0765632C">
            <w:pPr>
              <w:rPr>
                <w:rFonts w:ascii="宋体" w:hAnsi="宋体" w:cs="Arial"/>
                <w:color w:val="000000"/>
                <w:sz w:val="21"/>
                <w:szCs w:val="21"/>
              </w:rPr>
            </w:pPr>
            <w:r>
              <w:rPr>
                <w:rFonts w:hint="eastAsia" w:ascii="宋体" w:hAnsi="宋体" w:cs="Arial"/>
                <w:color w:val="000000"/>
                <w:sz w:val="21"/>
                <w:szCs w:val="21"/>
              </w:rPr>
              <w:t>安全相关提示信息</w:t>
            </w:r>
          </w:p>
        </w:tc>
      </w:tr>
      <w:tr w14:paraId="0757C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42544C3F">
            <w:pPr>
              <w:numPr>
                <w:ilvl w:val="0"/>
                <w:numId w:val="21"/>
              </w:numPr>
              <w:rPr>
                <w:rFonts w:ascii="宋体" w:hAnsi="宋体"/>
                <w:color w:val="000000"/>
                <w:sz w:val="21"/>
                <w:szCs w:val="21"/>
              </w:rPr>
            </w:pPr>
          </w:p>
        </w:tc>
        <w:tc>
          <w:tcPr>
            <w:tcW w:w="1366" w:type="dxa"/>
            <w:vAlign w:val="center"/>
          </w:tcPr>
          <w:p w14:paraId="7BC5F134">
            <w:pPr>
              <w:rPr>
                <w:rFonts w:ascii="宋体" w:hAnsi="宋体" w:cs="Arial"/>
                <w:sz w:val="21"/>
                <w:szCs w:val="21"/>
              </w:rPr>
            </w:pPr>
            <w:r>
              <w:rPr>
                <w:rFonts w:hint="eastAsia" w:ascii="宋体" w:hAnsi="宋体" w:cs="Arial"/>
                <w:sz w:val="21"/>
                <w:szCs w:val="21"/>
              </w:rPr>
              <w:t>安全控件</w:t>
            </w:r>
          </w:p>
        </w:tc>
        <w:tc>
          <w:tcPr>
            <w:tcW w:w="1589" w:type="dxa"/>
            <w:gridSpan w:val="2"/>
            <w:vAlign w:val="center"/>
          </w:tcPr>
          <w:p w14:paraId="47313ACF">
            <w:pPr>
              <w:rPr>
                <w:rFonts w:ascii="宋体" w:hAnsi="宋体" w:cs="Arial"/>
                <w:color w:val="000000"/>
                <w:sz w:val="21"/>
                <w:szCs w:val="21"/>
              </w:rPr>
            </w:pPr>
            <w:r>
              <w:rPr>
                <w:rFonts w:hint="eastAsia" w:ascii="宋体" w:hAnsi="宋体" w:cs="Arial"/>
                <w:color w:val="000000"/>
                <w:sz w:val="21"/>
                <w:szCs w:val="21"/>
              </w:rPr>
              <w:t>链接</w:t>
            </w:r>
          </w:p>
        </w:tc>
        <w:tc>
          <w:tcPr>
            <w:tcW w:w="1215" w:type="dxa"/>
            <w:vAlign w:val="center"/>
          </w:tcPr>
          <w:p w14:paraId="24EEDF57">
            <w:pPr>
              <w:rPr>
                <w:rFonts w:ascii="宋体" w:hAnsi="宋体" w:cs="Arial"/>
                <w:color w:val="000000"/>
                <w:sz w:val="21"/>
                <w:szCs w:val="21"/>
              </w:rPr>
            </w:pPr>
          </w:p>
        </w:tc>
        <w:tc>
          <w:tcPr>
            <w:tcW w:w="1155" w:type="dxa"/>
            <w:vAlign w:val="center"/>
          </w:tcPr>
          <w:p w14:paraId="0CC8106B">
            <w:pPr>
              <w:rPr>
                <w:rFonts w:ascii="宋体" w:hAnsi="宋体" w:cs="Arial"/>
                <w:sz w:val="21"/>
                <w:szCs w:val="21"/>
              </w:rPr>
            </w:pPr>
          </w:p>
        </w:tc>
        <w:tc>
          <w:tcPr>
            <w:tcW w:w="1305" w:type="dxa"/>
            <w:vAlign w:val="center"/>
          </w:tcPr>
          <w:p w14:paraId="6E86451C">
            <w:pPr>
              <w:rPr>
                <w:rFonts w:ascii="宋体" w:hAnsi="宋体" w:cs="Arial"/>
                <w:color w:val="000000"/>
                <w:sz w:val="21"/>
                <w:szCs w:val="21"/>
              </w:rPr>
            </w:pPr>
          </w:p>
        </w:tc>
        <w:tc>
          <w:tcPr>
            <w:tcW w:w="2038" w:type="dxa"/>
            <w:vAlign w:val="center"/>
          </w:tcPr>
          <w:p w14:paraId="2758A9E6">
            <w:pPr>
              <w:rPr>
                <w:rFonts w:ascii="宋体" w:hAnsi="宋体" w:cs="Arial"/>
                <w:color w:val="000000"/>
                <w:sz w:val="21"/>
                <w:szCs w:val="21"/>
              </w:rPr>
            </w:pPr>
            <w:r>
              <w:rPr>
                <w:rFonts w:hint="eastAsia" w:ascii="宋体" w:hAnsi="宋体" w:cs="Arial"/>
                <w:color w:val="000000"/>
                <w:sz w:val="21"/>
                <w:szCs w:val="21"/>
              </w:rPr>
              <w:t>安全控件下载</w:t>
            </w:r>
          </w:p>
        </w:tc>
      </w:tr>
    </w:tbl>
    <w:p w14:paraId="49D29115">
      <w:pPr>
        <w:pStyle w:val="5"/>
        <w:numPr>
          <w:ilvl w:val="0"/>
          <w:numId w:val="0"/>
        </w:numPr>
        <w:ind w:left="113"/>
      </w:pPr>
      <w:r>
        <w:rPr>
          <w:rFonts w:hint="eastAsia"/>
        </w:rPr>
        <w:t>首次登录设置信息</w:t>
      </w:r>
    </w:p>
    <w:tbl>
      <w:tblPr>
        <w:tblStyle w:val="48"/>
        <w:tblW w:w="94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418"/>
        <w:gridCol w:w="1558"/>
        <w:gridCol w:w="1217"/>
        <w:gridCol w:w="1218"/>
        <w:gridCol w:w="1218"/>
        <w:gridCol w:w="2160"/>
      </w:tblGrid>
      <w:tr w14:paraId="189A1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FFCC99"/>
            <w:vAlign w:val="center"/>
          </w:tcPr>
          <w:p w14:paraId="3592E68F">
            <w:pPr>
              <w:rPr>
                <w:rFonts w:ascii="宋体" w:hAnsi="宋体" w:cs="Arial"/>
                <w:b/>
                <w:color w:val="000000"/>
                <w:sz w:val="21"/>
                <w:szCs w:val="21"/>
              </w:rPr>
            </w:pPr>
            <w:r>
              <w:rPr>
                <w:rFonts w:ascii="宋体" w:hAnsi="宋体" w:cs="Arial"/>
                <w:b/>
                <w:color w:val="000000"/>
                <w:sz w:val="21"/>
                <w:szCs w:val="21"/>
              </w:rPr>
              <w:t>序号</w:t>
            </w:r>
          </w:p>
        </w:tc>
        <w:tc>
          <w:tcPr>
            <w:tcW w:w="1418" w:type="dxa"/>
            <w:shd w:val="clear" w:color="auto" w:fill="FFCC99"/>
            <w:vAlign w:val="center"/>
          </w:tcPr>
          <w:p w14:paraId="79634704">
            <w:pPr>
              <w:rPr>
                <w:rFonts w:ascii="宋体" w:hAnsi="宋体" w:cs="Arial"/>
                <w:b/>
                <w:color w:val="000000"/>
                <w:sz w:val="21"/>
                <w:szCs w:val="21"/>
              </w:rPr>
            </w:pPr>
            <w:r>
              <w:rPr>
                <w:rFonts w:ascii="宋体" w:hAnsi="宋体" w:cs="Arial"/>
                <w:b/>
                <w:color w:val="000000"/>
                <w:sz w:val="21"/>
                <w:szCs w:val="21"/>
              </w:rPr>
              <w:t>名称</w:t>
            </w:r>
          </w:p>
        </w:tc>
        <w:tc>
          <w:tcPr>
            <w:tcW w:w="1558" w:type="dxa"/>
            <w:shd w:val="clear" w:color="auto" w:fill="FFCC99"/>
            <w:vAlign w:val="center"/>
          </w:tcPr>
          <w:p w14:paraId="0CC0C076">
            <w:pPr>
              <w:rPr>
                <w:rFonts w:ascii="宋体" w:hAnsi="宋体" w:cs="Arial"/>
                <w:b/>
                <w:color w:val="000000"/>
                <w:sz w:val="21"/>
                <w:szCs w:val="21"/>
              </w:rPr>
            </w:pPr>
            <w:r>
              <w:rPr>
                <w:rFonts w:ascii="宋体" w:hAnsi="宋体" w:cs="Arial"/>
                <w:b/>
                <w:color w:val="000000"/>
                <w:sz w:val="21"/>
                <w:szCs w:val="21"/>
              </w:rPr>
              <w:t>输入</w:t>
            </w:r>
            <w:r>
              <w:rPr>
                <w:rFonts w:hint="eastAsia" w:ascii="宋体" w:hAnsi="宋体" w:cs="Arial"/>
                <w:b/>
                <w:color w:val="000000"/>
                <w:sz w:val="21"/>
                <w:szCs w:val="21"/>
              </w:rPr>
              <w:t>/输出</w:t>
            </w:r>
          </w:p>
        </w:tc>
        <w:tc>
          <w:tcPr>
            <w:tcW w:w="1217" w:type="dxa"/>
            <w:shd w:val="clear" w:color="auto" w:fill="FFCC99"/>
            <w:vAlign w:val="center"/>
          </w:tcPr>
          <w:p w14:paraId="02989061">
            <w:pPr>
              <w:rPr>
                <w:rFonts w:ascii="宋体" w:hAnsi="宋体" w:cs="Arial"/>
                <w:b/>
                <w:color w:val="000000"/>
                <w:sz w:val="21"/>
                <w:szCs w:val="21"/>
              </w:rPr>
            </w:pPr>
            <w:r>
              <w:rPr>
                <w:rFonts w:ascii="宋体" w:hAnsi="宋体" w:cs="Arial"/>
                <w:b/>
                <w:color w:val="000000"/>
                <w:sz w:val="21"/>
                <w:szCs w:val="21"/>
              </w:rPr>
              <w:t>缺省值</w:t>
            </w:r>
          </w:p>
        </w:tc>
        <w:tc>
          <w:tcPr>
            <w:tcW w:w="1218" w:type="dxa"/>
            <w:shd w:val="clear" w:color="auto" w:fill="FFCC99"/>
            <w:vAlign w:val="center"/>
          </w:tcPr>
          <w:p w14:paraId="6261DE97">
            <w:pPr>
              <w:rPr>
                <w:rFonts w:ascii="宋体" w:hAnsi="宋体" w:cs="Arial"/>
                <w:b/>
                <w:color w:val="000000"/>
                <w:sz w:val="21"/>
                <w:szCs w:val="21"/>
              </w:rPr>
            </w:pPr>
            <w:r>
              <w:rPr>
                <w:rFonts w:hint="eastAsia" w:ascii="宋体" w:hAnsi="宋体" w:cs="Arial"/>
                <w:b/>
                <w:color w:val="000000"/>
                <w:sz w:val="21"/>
                <w:szCs w:val="21"/>
              </w:rPr>
              <w:t>类型/长度</w:t>
            </w:r>
          </w:p>
        </w:tc>
        <w:tc>
          <w:tcPr>
            <w:tcW w:w="1218" w:type="dxa"/>
            <w:shd w:val="clear" w:color="auto" w:fill="FFCC99"/>
            <w:vAlign w:val="center"/>
          </w:tcPr>
          <w:p w14:paraId="16928D17">
            <w:pPr>
              <w:rPr>
                <w:rFonts w:ascii="宋体" w:hAnsi="宋体" w:cs="Arial"/>
                <w:b/>
                <w:color w:val="000000"/>
                <w:sz w:val="21"/>
                <w:szCs w:val="21"/>
              </w:rPr>
            </w:pPr>
            <w:r>
              <w:rPr>
                <w:rFonts w:hint="eastAsia" w:ascii="宋体" w:hAnsi="宋体" w:cs="Arial"/>
                <w:b/>
                <w:color w:val="000000"/>
                <w:sz w:val="21"/>
                <w:szCs w:val="21"/>
              </w:rPr>
              <w:t>是否必输</w:t>
            </w:r>
          </w:p>
        </w:tc>
        <w:tc>
          <w:tcPr>
            <w:tcW w:w="2160" w:type="dxa"/>
            <w:shd w:val="clear" w:color="auto" w:fill="FFCC99"/>
            <w:vAlign w:val="center"/>
          </w:tcPr>
          <w:p w14:paraId="51117C52">
            <w:pPr>
              <w:rPr>
                <w:rFonts w:ascii="宋体" w:hAnsi="宋体" w:cs="Arial"/>
                <w:b/>
                <w:color w:val="000000"/>
                <w:sz w:val="21"/>
                <w:szCs w:val="21"/>
              </w:rPr>
            </w:pPr>
            <w:r>
              <w:rPr>
                <w:rFonts w:ascii="宋体" w:hAnsi="宋体" w:cs="Arial"/>
                <w:b/>
                <w:color w:val="000000"/>
                <w:sz w:val="21"/>
                <w:szCs w:val="21"/>
              </w:rPr>
              <w:t>备注</w:t>
            </w:r>
          </w:p>
        </w:tc>
      </w:tr>
      <w:tr w14:paraId="25563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4" w:type="dxa"/>
            <w:gridSpan w:val="7"/>
            <w:vAlign w:val="center"/>
          </w:tcPr>
          <w:p w14:paraId="2804647C">
            <w:pPr>
              <w:rPr>
                <w:rFonts w:ascii="宋体" w:hAnsi="宋体"/>
                <w:sz w:val="21"/>
                <w:szCs w:val="21"/>
              </w:rPr>
            </w:pPr>
            <w:r>
              <w:rPr>
                <w:rFonts w:hint="eastAsia" w:ascii="宋体" w:hAnsi="宋体"/>
                <w:sz w:val="21"/>
                <w:szCs w:val="21"/>
              </w:rPr>
              <w:t>修改密码页面（柜面注册用户才用此步骤）</w:t>
            </w:r>
          </w:p>
        </w:tc>
      </w:tr>
      <w:tr w14:paraId="5B504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0456365F">
            <w:pPr>
              <w:numPr>
                <w:ilvl w:val="0"/>
                <w:numId w:val="22"/>
              </w:numPr>
              <w:rPr>
                <w:rFonts w:ascii="宋体" w:hAnsi="宋体"/>
                <w:color w:val="000000"/>
                <w:sz w:val="21"/>
                <w:szCs w:val="21"/>
              </w:rPr>
            </w:pPr>
          </w:p>
        </w:tc>
        <w:tc>
          <w:tcPr>
            <w:tcW w:w="1418" w:type="dxa"/>
          </w:tcPr>
          <w:p w14:paraId="1FDB1F9D">
            <w:pPr>
              <w:rPr>
                <w:rFonts w:ascii="宋体" w:hAnsi="宋体"/>
                <w:sz w:val="21"/>
                <w:szCs w:val="21"/>
              </w:rPr>
            </w:pPr>
            <w:r>
              <w:rPr>
                <w:rFonts w:hint="eastAsia" w:ascii="宋体" w:hAnsi="宋体"/>
                <w:sz w:val="21"/>
                <w:szCs w:val="21"/>
              </w:rPr>
              <w:t>新网银密码</w:t>
            </w:r>
          </w:p>
        </w:tc>
        <w:tc>
          <w:tcPr>
            <w:tcW w:w="1558" w:type="dxa"/>
            <w:vAlign w:val="center"/>
          </w:tcPr>
          <w:p w14:paraId="192FA72A">
            <w:pPr>
              <w:rPr>
                <w:rFonts w:ascii="宋体" w:hAnsi="宋体" w:cs="宋体"/>
                <w:sz w:val="21"/>
                <w:szCs w:val="21"/>
              </w:rPr>
            </w:pPr>
            <w:r>
              <w:rPr>
                <w:rFonts w:hint="eastAsia" w:ascii="宋体" w:hAnsi="宋体" w:cs="宋体"/>
                <w:sz w:val="21"/>
                <w:szCs w:val="21"/>
              </w:rPr>
              <w:t>密码框</w:t>
            </w:r>
          </w:p>
        </w:tc>
        <w:tc>
          <w:tcPr>
            <w:tcW w:w="1217" w:type="dxa"/>
            <w:vAlign w:val="center"/>
          </w:tcPr>
          <w:p w14:paraId="72DA2078">
            <w:pPr>
              <w:rPr>
                <w:rFonts w:ascii="宋体" w:hAnsi="宋体" w:cs="Arial"/>
                <w:color w:val="000000"/>
                <w:sz w:val="21"/>
                <w:szCs w:val="21"/>
              </w:rPr>
            </w:pPr>
          </w:p>
        </w:tc>
        <w:tc>
          <w:tcPr>
            <w:tcW w:w="1218" w:type="dxa"/>
            <w:vAlign w:val="center"/>
          </w:tcPr>
          <w:p w14:paraId="58F28F14">
            <w:pPr>
              <w:rPr>
                <w:rFonts w:ascii="宋体" w:hAnsi="宋体" w:cs="Arial"/>
                <w:color w:val="000000"/>
                <w:sz w:val="21"/>
                <w:szCs w:val="21"/>
              </w:rPr>
            </w:pPr>
            <w:r>
              <w:rPr>
                <w:rFonts w:hint="eastAsia" w:ascii="宋体" w:hAnsi="宋体" w:cs="Arial"/>
                <w:color w:val="000000"/>
                <w:sz w:val="21"/>
                <w:szCs w:val="21"/>
              </w:rPr>
              <w:t>C/6-8</w:t>
            </w:r>
          </w:p>
        </w:tc>
        <w:tc>
          <w:tcPr>
            <w:tcW w:w="1218" w:type="dxa"/>
            <w:vAlign w:val="center"/>
          </w:tcPr>
          <w:p w14:paraId="49D4B9BA">
            <w:pPr>
              <w:rPr>
                <w:rFonts w:ascii="宋体" w:hAnsi="宋体" w:cs="Arial"/>
                <w:color w:val="000000"/>
                <w:sz w:val="21"/>
                <w:szCs w:val="21"/>
              </w:rPr>
            </w:pPr>
            <w:r>
              <w:rPr>
                <w:rFonts w:hint="eastAsia" w:ascii="宋体" w:hAnsi="宋体" w:cs="Arial"/>
                <w:color w:val="000000"/>
                <w:sz w:val="21"/>
                <w:szCs w:val="21"/>
              </w:rPr>
              <w:t>是</w:t>
            </w:r>
          </w:p>
        </w:tc>
        <w:tc>
          <w:tcPr>
            <w:tcW w:w="2160" w:type="dxa"/>
            <w:vAlign w:val="center"/>
          </w:tcPr>
          <w:p w14:paraId="6C8E0416">
            <w:pPr>
              <w:rPr>
                <w:rFonts w:ascii="宋体" w:hAnsi="宋体" w:cs="Arial"/>
                <w:color w:val="000000"/>
                <w:sz w:val="21"/>
                <w:szCs w:val="21"/>
              </w:rPr>
            </w:pPr>
            <w:r>
              <w:rPr>
                <w:rFonts w:hint="eastAsia" w:ascii="宋体" w:hAnsi="宋体" w:cs="Arial"/>
                <w:color w:val="000000"/>
                <w:sz w:val="21"/>
                <w:szCs w:val="21"/>
              </w:rPr>
              <w:t>密码控件</w:t>
            </w:r>
          </w:p>
          <w:p w14:paraId="34FC5EC2">
            <w:pPr>
              <w:rPr>
                <w:rFonts w:ascii="宋体" w:hAnsi="宋体" w:cs="Arial"/>
                <w:color w:val="000000"/>
                <w:sz w:val="21"/>
                <w:szCs w:val="21"/>
              </w:rPr>
            </w:pPr>
            <w:r>
              <w:rPr>
                <w:rFonts w:hint="eastAsia" w:ascii="宋体" w:hAnsi="宋体" w:cs="Arial"/>
                <w:color w:val="000000"/>
                <w:sz w:val="21"/>
                <w:szCs w:val="21"/>
              </w:rPr>
              <w:t>右侧提示：</w:t>
            </w:r>
            <w:r>
              <w:rPr>
                <w:rFonts w:hint="eastAsia" w:ascii="宋体" w:hAnsi="宋体" w:cs="宋体"/>
                <w:sz w:val="21"/>
                <w:szCs w:val="21"/>
              </w:rPr>
              <w:t>请输入6-8位原密码</w:t>
            </w:r>
          </w:p>
        </w:tc>
      </w:tr>
      <w:tr w14:paraId="1B97B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6322623E">
            <w:pPr>
              <w:numPr>
                <w:ilvl w:val="0"/>
                <w:numId w:val="22"/>
              </w:numPr>
              <w:rPr>
                <w:rFonts w:ascii="宋体" w:hAnsi="宋体"/>
                <w:color w:val="000000"/>
                <w:sz w:val="21"/>
                <w:szCs w:val="21"/>
              </w:rPr>
            </w:pPr>
          </w:p>
        </w:tc>
        <w:tc>
          <w:tcPr>
            <w:tcW w:w="1418" w:type="dxa"/>
          </w:tcPr>
          <w:p w14:paraId="77588FD9">
            <w:pPr>
              <w:rPr>
                <w:rFonts w:ascii="宋体" w:hAnsi="宋体"/>
                <w:sz w:val="21"/>
                <w:szCs w:val="21"/>
              </w:rPr>
            </w:pPr>
            <w:r>
              <w:rPr>
                <w:rFonts w:hint="eastAsia" w:ascii="宋体" w:hAnsi="宋体"/>
                <w:sz w:val="21"/>
                <w:szCs w:val="21"/>
              </w:rPr>
              <w:t>请再输入一遍</w:t>
            </w:r>
          </w:p>
        </w:tc>
        <w:tc>
          <w:tcPr>
            <w:tcW w:w="1558" w:type="dxa"/>
            <w:vAlign w:val="center"/>
          </w:tcPr>
          <w:p w14:paraId="176E521E">
            <w:pPr>
              <w:rPr>
                <w:rFonts w:ascii="宋体" w:hAnsi="宋体" w:cs="宋体"/>
                <w:sz w:val="21"/>
                <w:szCs w:val="21"/>
              </w:rPr>
            </w:pPr>
            <w:r>
              <w:rPr>
                <w:rFonts w:hint="eastAsia" w:ascii="宋体" w:hAnsi="宋体" w:cs="宋体"/>
                <w:sz w:val="21"/>
                <w:szCs w:val="21"/>
              </w:rPr>
              <w:t>密码框</w:t>
            </w:r>
          </w:p>
        </w:tc>
        <w:tc>
          <w:tcPr>
            <w:tcW w:w="1217" w:type="dxa"/>
            <w:vAlign w:val="center"/>
          </w:tcPr>
          <w:p w14:paraId="12F61DDE">
            <w:pPr>
              <w:rPr>
                <w:rFonts w:ascii="宋体" w:hAnsi="宋体" w:cs="Arial"/>
                <w:color w:val="000000"/>
                <w:sz w:val="21"/>
                <w:szCs w:val="21"/>
              </w:rPr>
            </w:pPr>
          </w:p>
        </w:tc>
        <w:tc>
          <w:tcPr>
            <w:tcW w:w="1218" w:type="dxa"/>
            <w:vAlign w:val="center"/>
          </w:tcPr>
          <w:p w14:paraId="52932946">
            <w:pPr>
              <w:rPr>
                <w:rFonts w:ascii="宋体" w:hAnsi="宋体" w:cs="Arial"/>
                <w:color w:val="000000"/>
                <w:sz w:val="21"/>
                <w:szCs w:val="21"/>
              </w:rPr>
            </w:pPr>
            <w:r>
              <w:rPr>
                <w:rFonts w:hint="eastAsia" w:ascii="宋体" w:hAnsi="宋体" w:cs="Arial"/>
                <w:color w:val="000000"/>
                <w:sz w:val="21"/>
                <w:szCs w:val="21"/>
              </w:rPr>
              <w:t>C/6-8</w:t>
            </w:r>
          </w:p>
        </w:tc>
        <w:tc>
          <w:tcPr>
            <w:tcW w:w="1218" w:type="dxa"/>
            <w:vAlign w:val="center"/>
          </w:tcPr>
          <w:p w14:paraId="70387B06">
            <w:pPr>
              <w:rPr>
                <w:rFonts w:ascii="宋体" w:hAnsi="宋体" w:cs="Arial"/>
                <w:color w:val="000000"/>
                <w:sz w:val="21"/>
                <w:szCs w:val="21"/>
              </w:rPr>
            </w:pPr>
            <w:r>
              <w:rPr>
                <w:rFonts w:hint="eastAsia" w:ascii="宋体" w:hAnsi="宋体" w:cs="Arial"/>
                <w:color w:val="000000"/>
                <w:sz w:val="21"/>
                <w:szCs w:val="21"/>
              </w:rPr>
              <w:t>是</w:t>
            </w:r>
          </w:p>
        </w:tc>
        <w:tc>
          <w:tcPr>
            <w:tcW w:w="2160" w:type="dxa"/>
            <w:vAlign w:val="center"/>
          </w:tcPr>
          <w:p w14:paraId="5BA7AA80">
            <w:pPr>
              <w:rPr>
                <w:rFonts w:ascii="宋体" w:hAnsi="宋体" w:cs="Arial"/>
                <w:color w:val="000000"/>
                <w:sz w:val="21"/>
                <w:szCs w:val="21"/>
              </w:rPr>
            </w:pPr>
            <w:r>
              <w:rPr>
                <w:rFonts w:hint="eastAsia" w:ascii="宋体" w:hAnsi="宋体" w:cs="Arial"/>
                <w:color w:val="000000"/>
                <w:sz w:val="21"/>
                <w:szCs w:val="21"/>
              </w:rPr>
              <w:t>密码控件</w:t>
            </w:r>
          </w:p>
          <w:p w14:paraId="37411388">
            <w:pPr>
              <w:rPr>
                <w:rFonts w:ascii="宋体" w:hAnsi="宋体" w:cs="Arial"/>
                <w:color w:val="000000"/>
                <w:sz w:val="21"/>
                <w:szCs w:val="21"/>
              </w:rPr>
            </w:pPr>
            <w:r>
              <w:rPr>
                <w:rFonts w:hint="eastAsia" w:ascii="宋体" w:hAnsi="宋体" w:cs="Arial"/>
                <w:color w:val="000000"/>
                <w:sz w:val="21"/>
                <w:szCs w:val="21"/>
              </w:rPr>
              <w:t>右侧提示：</w:t>
            </w:r>
            <w:r>
              <w:rPr>
                <w:rFonts w:hint="eastAsia" w:ascii="宋体" w:hAnsi="宋体" w:cs="宋体"/>
                <w:sz w:val="21"/>
                <w:szCs w:val="21"/>
              </w:rPr>
              <w:t>请输入6-8位原密码</w:t>
            </w:r>
          </w:p>
        </w:tc>
      </w:tr>
      <w:tr w14:paraId="18E1F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7CB31406">
            <w:pPr>
              <w:numPr>
                <w:ilvl w:val="0"/>
                <w:numId w:val="22"/>
              </w:numPr>
              <w:rPr>
                <w:rFonts w:ascii="宋体" w:hAnsi="宋体"/>
                <w:color w:val="000000"/>
                <w:sz w:val="21"/>
                <w:szCs w:val="21"/>
              </w:rPr>
            </w:pPr>
          </w:p>
        </w:tc>
        <w:tc>
          <w:tcPr>
            <w:tcW w:w="1418" w:type="dxa"/>
          </w:tcPr>
          <w:p w14:paraId="1AD6450F">
            <w:pPr>
              <w:rPr>
                <w:rFonts w:ascii="宋体" w:hAnsi="宋体"/>
                <w:sz w:val="21"/>
                <w:szCs w:val="21"/>
              </w:rPr>
            </w:pPr>
            <w:r>
              <w:rPr>
                <w:rFonts w:hint="eastAsia" w:ascii="宋体" w:hAnsi="宋体"/>
                <w:sz w:val="21"/>
                <w:szCs w:val="21"/>
              </w:rPr>
              <w:t>密码强度</w:t>
            </w:r>
          </w:p>
        </w:tc>
        <w:tc>
          <w:tcPr>
            <w:tcW w:w="1558" w:type="dxa"/>
            <w:vAlign w:val="center"/>
          </w:tcPr>
          <w:p w14:paraId="3BED8626">
            <w:pPr>
              <w:rPr>
                <w:rFonts w:ascii="宋体" w:hAnsi="宋体" w:cs="Arial"/>
                <w:color w:val="000000"/>
                <w:sz w:val="21"/>
                <w:szCs w:val="21"/>
              </w:rPr>
            </w:pPr>
            <w:r>
              <w:rPr>
                <w:rFonts w:hint="eastAsia" w:ascii="宋体" w:hAnsi="宋体" w:cs="Arial"/>
                <w:color w:val="000000"/>
                <w:sz w:val="21"/>
                <w:szCs w:val="21"/>
              </w:rPr>
              <w:t>文本</w:t>
            </w:r>
          </w:p>
        </w:tc>
        <w:tc>
          <w:tcPr>
            <w:tcW w:w="1217" w:type="dxa"/>
            <w:vAlign w:val="center"/>
          </w:tcPr>
          <w:p w14:paraId="53841E86">
            <w:pPr>
              <w:rPr>
                <w:rFonts w:ascii="宋体" w:hAnsi="宋体" w:cs="Arial"/>
                <w:color w:val="000000"/>
                <w:sz w:val="21"/>
                <w:szCs w:val="21"/>
              </w:rPr>
            </w:pPr>
          </w:p>
        </w:tc>
        <w:tc>
          <w:tcPr>
            <w:tcW w:w="1218" w:type="dxa"/>
            <w:vAlign w:val="center"/>
          </w:tcPr>
          <w:p w14:paraId="2F5232C5">
            <w:pPr>
              <w:rPr>
                <w:rFonts w:ascii="宋体" w:hAnsi="宋体" w:cs="Arial"/>
                <w:color w:val="000000"/>
                <w:sz w:val="21"/>
                <w:szCs w:val="21"/>
              </w:rPr>
            </w:pPr>
          </w:p>
        </w:tc>
        <w:tc>
          <w:tcPr>
            <w:tcW w:w="1218" w:type="dxa"/>
            <w:vAlign w:val="center"/>
          </w:tcPr>
          <w:p w14:paraId="138CFE98">
            <w:pPr>
              <w:rPr>
                <w:rFonts w:ascii="宋体" w:hAnsi="宋体" w:cs="Arial"/>
                <w:color w:val="000000"/>
                <w:sz w:val="21"/>
                <w:szCs w:val="21"/>
              </w:rPr>
            </w:pPr>
          </w:p>
        </w:tc>
        <w:tc>
          <w:tcPr>
            <w:tcW w:w="2160" w:type="dxa"/>
            <w:vAlign w:val="center"/>
          </w:tcPr>
          <w:p w14:paraId="3D2C9D10">
            <w:pPr>
              <w:rPr>
                <w:rFonts w:ascii="宋体" w:hAnsi="宋体" w:cs="Arial"/>
                <w:sz w:val="21"/>
                <w:szCs w:val="21"/>
              </w:rPr>
            </w:pPr>
            <w:r>
              <w:rPr>
                <w:rFonts w:hint="eastAsia" w:ascii="宋体" w:hAnsi="宋体" w:cs="Arial"/>
                <w:color w:val="000000"/>
                <w:sz w:val="21"/>
                <w:szCs w:val="21"/>
              </w:rPr>
              <w:t>系统判定：</w:t>
            </w:r>
            <w:r>
              <w:rPr>
                <w:rFonts w:hint="eastAsia" w:ascii="宋体" w:hAnsi="宋体" w:cs="Arial"/>
                <w:sz w:val="21"/>
                <w:szCs w:val="21"/>
              </w:rPr>
              <w:t>弱 / 中 / 强</w:t>
            </w:r>
          </w:p>
        </w:tc>
      </w:tr>
      <w:tr w14:paraId="02180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368B2B54">
            <w:pPr>
              <w:numPr>
                <w:ilvl w:val="0"/>
                <w:numId w:val="22"/>
              </w:numPr>
              <w:rPr>
                <w:rFonts w:ascii="宋体" w:hAnsi="宋体"/>
                <w:color w:val="000000"/>
                <w:sz w:val="21"/>
                <w:szCs w:val="21"/>
              </w:rPr>
            </w:pPr>
          </w:p>
        </w:tc>
        <w:tc>
          <w:tcPr>
            <w:tcW w:w="1418" w:type="dxa"/>
          </w:tcPr>
          <w:p w14:paraId="0206EBD5">
            <w:pPr>
              <w:rPr>
                <w:rFonts w:ascii="宋体" w:hAnsi="宋体"/>
                <w:sz w:val="21"/>
                <w:szCs w:val="21"/>
              </w:rPr>
            </w:pPr>
            <w:r>
              <w:rPr>
                <w:rFonts w:hint="eastAsia" w:ascii="宋体" w:hAnsi="宋体"/>
                <w:sz w:val="21"/>
                <w:szCs w:val="21"/>
              </w:rPr>
              <w:t>下一步</w:t>
            </w:r>
          </w:p>
        </w:tc>
        <w:tc>
          <w:tcPr>
            <w:tcW w:w="1558" w:type="dxa"/>
          </w:tcPr>
          <w:p w14:paraId="446E3910">
            <w:pPr>
              <w:rPr>
                <w:rFonts w:ascii="宋体" w:hAnsi="宋体"/>
                <w:sz w:val="21"/>
                <w:szCs w:val="21"/>
              </w:rPr>
            </w:pPr>
            <w:r>
              <w:rPr>
                <w:rFonts w:hint="eastAsia" w:ascii="宋体" w:hAnsi="宋体"/>
                <w:sz w:val="21"/>
                <w:szCs w:val="21"/>
              </w:rPr>
              <w:t>按钮</w:t>
            </w:r>
          </w:p>
        </w:tc>
        <w:tc>
          <w:tcPr>
            <w:tcW w:w="1217" w:type="dxa"/>
          </w:tcPr>
          <w:p w14:paraId="39A444B3">
            <w:pPr>
              <w:rPr>
                <w:rFonts w:ascii="宋体" w:hAnsi="宋体"/>
                <w:sz w:val="21"/>
                <w:szCs w:val="21"/>
              </w:rPr>
            </w:pPr>
          </w:p>
        </w:tc>
        <w:tc>
          <w:tcPr>
            <w:tcW w:w="1218" w:type="dxa"/>
          </w:tcPr>
          <w:p w14:paraId="7EDCAAEE">
            <w:pPr>
              <w:rPr>
                <w:rFonts w:ascii="宋体" w:hAnsi="宋体"/>
                <w:sz w:val="21"/>
                <w:szCs w:val="21"/>
              </w:rPr>
            </w:pPr>
          </w:p>
        </w:tc>
        <w:tc>
          <w:tcPr>
            <w:tcW w:w="1218" w:type="dxa"/>
          </w:tcPr>
          <w:p w14:paraId="78F769D7">
            <w:pPr>
              <w:rPr>
                <w:rFonts w:ascii="宋体" w:hAnsi="宋体"/>
                <w:sz w:val="21"/>
                <w:szCs w:val="21"/>
              </w:rPr>
            </w:pPr>
          </w:p>
        </w:tc>
        <w:tc>
          <w:tcPr>
            <w:tcW w:w="2160" w:type="dxa"/>
          </w:tcPr>
          <w:p w14:paraId="7C0ACDFF">
            <w:pPr>
              <w:rPr>
                <w:rFonts w:ascii="宋体" w:hAnsi="宋体"/>
                <w:sz w:val="21"/>
                <w:szCs w:val="21"/>
              </w:rPr>
            </w:pPr>
          </w:p>
        </w:tc>
      </w:tr>
      <w:tr w14:paraId="1089F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4" w:type="dxa"/>
            <w:gridSpan w:val="7"/>
            <w:vAlign w:val="center"/>
          </w:tcPr>
          <w:p w14:paraId="1D4C43F6">
            <w:pPr>
              <w:rPr>
                <w:rFonts w:ascii="宋体" w:hAnsi="宋体"/>
                <w:sz w:val="21"/>
                <w:szCs w:val="21"/>
              </w:rPr>
            </w:pPr>
            <w:r>
              <w:rPr>
                <w:rFonts w:hint="eastAsia" w:ascii="宋体" w:hAnsi="宋体"/>
                <w:sz w:val="21"/>
                <w:szCs w:val="21"/>
              </w:rPr>
              <w:t>信息设置页面</w:t>
            </w:r>
          </w:p>
        </w:tc>
      </w:tr>
      <w:tr w14:paraId="2BF7C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6938C53B">
            <w:pPr>
              <w:numPr>
                <w:ilvl w:val="0"/>
                <w:numId w:val="22"/>
              </w:numPr>
              <w:rPr>
                <w:rFonts w:ascii="宋体" w:hAnsi="宋体"/>
                <w:color w:val="000000"/>
                <w:sz w:val="21"/>
                <w:szCs w:val="21"/>
              </w:rPr>
            </w:pPr>
          </w:p>
        </w:tc>
        <w:tc>
          <w:tcPr>
            <w:tcW w:w="1418" w:type="dxa"/>
          </w:tcPr>
          <w:p w14:paraId="2940F0E8">
            <w:pPr>
              <w:rPr>
                <w:rFonts w:ascii="宋体" w:hAnsi="宋体"/>
                <w:sz w:val="21"/>
                <w:szCs w:val="21"/>
              </w:rPr>
            </w:pPr>
            <w:r>
              <w:rPr>
                <w:rFonts w:hint="eastAsia" w:ascii="宋体" w:hAnsi="宋体"/>
                <w:sz w:val="21"/>
                <w:szCs w:val="21"/>
              </w:rPr>
              <w:t>私密问题1</w:t>
            </w:r>
          </w:p>
        </w:tc>
        <w:tc>
          <w:tcPr>
            <w:tcW w:w="1558" w:type="dxa"/>
            <w:vAlign w:val="center"/>
          </w:tcPr>
          <w:p w14:paraId="59636406">
            <w:pPr>
              <w:rPr>
                <w:rFonts w:ascii="宋体" w:hAnsi="宋体"/>
                <w:sz w:val="21"/>
                <w:szCs w:val="21"/>
              </w:rPr>
            </w:pPr>
            <w:r>
              <w:rPr>
                <w:rFonts w:hint="eastAsia" w:ascii="宋体" w:hAnsi="宋体" w:cs="Arial"/>
                <w:color w:val="000000"/>
                <w:sz w:val="21"/>
                <w:szCs w:val="21"/>
              </w:rPr>
              <w:t>下拉列表框</w:t>
            </w:r>
          </w:p>
        </w:tc>
        <w:tc>
          <w:tcPr>
            <w:tcW w:w="1217" w:type="dxa"/>
            <w:vAlign w:val="center"/>
          </w:tcPr>
          <w:p w14:paraId="67822004">
            <w:pPr>
              <w:rPr>
                <w:rFonts w:ascii="宋体" w:hAnsi="宋体" w:cs="Arial"/>
                <w:color w:val="000000"/>
                <w:sz w:val="21"/>
                <w:szCs w:val="21"/>
              </w:rPr>
            </w:pPr>
            <w:r>
              <w:rPr>
                <w:rFonts w:hint="eastAsia" w:ascii="宋体" w:hAnsi="宋体" w:cs="Arial"/>
                <w:color w:val="000000"/>
                <w:sz w:val="21"/>
                <w:szCs w:val="21"/>
              </w:rPr>
              <w:t>请选择</w:t>
            </w:r>
          </w:p>
        </w:tc>
        <w:tc>
          <w:tcPr>
            <w:tcW w:w="1218" w:type="dxa"/>
            <w:vAlign w:val="center"/>
          </w:tcPr>
          <w:p w14:paraId="6584D69A">
            <w:pPr>
              <w:rPr>
                <w:rFonts w:ascii="宋体" w:hAnsi="宋体" w:cs="Arial"/>
                <w:sz w:val="21"/>
                <w:szCs w:val="21"/>
              </w:rPr>
            </w:pPr>
          </w:p>
        </w:tc>
        <w:tc>
          <w:tcPr>
            <w:tcW w:w="1218" w:type="dxa"/>
            <w:vAlign w:val="center"/>
          </w:tcPr>
          <w:p w14:paraId="20204CE0">
            <w:pPr>
              <w:rPr>
                <w:rFonts w:ascii="宋体" w:hAnsi="宋体" w:cs="Arial"/>
                <w:color w:val="000000"/>
                <w:sz w:val="21"/>
                <w:szCs w:val="21"/>
              </w:rPr>
            </w:pPr>
          </w:p>
        </w:tc>
        <w:tc>
          <w:tcPr>
            <w:tcW w:w="2160" w:type="dxa"/>
            <w:vAlign w:val="center"/>
          </w:tcPr>
          <w:p w14:paraId="5697736F">
            <w:pPr>
              <w:rPr>
                <w:rFonts w:ascii="宋体" w:hAnsi="宋体" w:cs="Arial"/>
                <w:color w:val="000000"/>
                <w:sz w:val="21"/>
                <w:szCs w:val="21"/>
              </w:rPr>
            </w:pPr>
            <w:r>
              <w:rPr>
                <w:rFonts w:hint="eastAsia" w:ascii="宋体" w:hAnsi="宋体" w:cs="Arial"/>
                <w:color w:val="000000"/>
                <w:sz w:val="21"/>
                <w:szCs w:val="21"/>
              </w:rPr>
              <w:t>您最喜欢的一本书/一首歌/名人/地方/动物/植物/水果，您爷爷/奶奶/外公/外婆/爸爸/妈妈/丈夫/妻子的姓名，小学班主任/小学语文老师/小学数学老师/初中班主任/初中语文老师/初中数学老师/高中班主任/高中语文老师/高中数学老师的名字，爷爷/奶奶/外公/外婆/爸爸/妈妈/丈夫/妻子的生日</w:t>
            </w:r>
          </w:p>
        </w:tc>
      </w:tr>
      <w:tr w14:paraId="07726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5526C331">
            <w:pPr>
              <w:numPr>
                <w:ilvl w:val="0"/>
                <w:numId w:val="22"/>
              </w:numPr>
              <w:rPr>
                <w:rFonts w:ascii="宋体" w:hAnsi="宋体"/>
                <w:color w:val="000000"/>
                <w:sz w:val="21"/>
                <w:szCs w:val="21"/>
              </w:rPr>
            </w:pPr>
          </w:p>
        </w:tc>
        <w:tc>
          <w:tcPr>
            <w:tcW w:w="1418" w:type="dxa"/>
          </w:tcPr>
          <w:p w14:paraId="25C0A962">
            <w:pPr>
              <w:rPr>
                <w:rFonts w:ascii="宋体" w:hAnsi="宋体"/>
                <w:sz w:val="21"/>
                <w:szCs w:val="21"/>
              </w:rPr>
            </w:pPr>
            <w:r>
              <w:rPr>
                <w:rFonts w:hint="eastAsia" w:ascii="宋体" w:hAnsi="宋体"/>
                <w:sz w:val="21"/>
                <w:szCs w:val="21"/>
              </w:rPr>
              <w:t>私密问题答案1</w:t>
            </w:r>
          </w:p>
        </w:tc>
        <w:tc>
          <w:tcPr>
            <w:tcW w:w="1558" w:type="dxa"/>
            <w:vAlign w:val="center"/>
          </w:tcPr>
          <w:p w14:paraId="741D7085">
            <w:pPr>
              <w:rPr>
                <w:rFonts w:ascii="宋体" w:hAnsi="宋体" w:cs="Arial"/>
                <w:color w:val="000000"/>
                <w:sz w:val="21"/>
                <w:szCs w:val="21"/>
              </w:rPr>
            </w:pPr>
            <w:r>
              <w:rPr>
                <w:rFonts w:hint="eastAsia" w:ascii="宋体" w:hAnsi="宋体" w:cs="Arial"/>
                <w:color w:val="000000"/>
                <w:sz w:val="21"/>
                <w:szCs w:val="21"/>
              </w:rPr>
              <w:t>文本框</w:t>
            </w:r>
          </w:p>
        </w:tc>
        <w:tc>
          <w:tcPr>
            <w:tcW w:w="1217" w:type="dxa"/>
            <w:vAlign w:val="center"/>
          </w:tcPr>
          <w:p w14:paraId="08A0633F">
            <w:pPr>
              <w:rPr>
                <w:rFonts w:ascii="宋体" w:hAnsi="宋体" w:cs="Arial"/>
                <w:color w:val="000000"/>
                <w:sz w:val="21"/>
                <w:szCs w:val="21"/>
              </w:rPr>
            </w:pPr>
          </w:p>
        </w:tc>
        <w:tc>
          <w:tcPr>
            <w:tcW w:w="1218" w:type="dxa"/>
            <w:vAlign w:val="center"/>
          </w:tcPr>
          <w:p w14:paraId="53D71567">
            <w:pPr>
              <w:rPr>
                <w:rFonts w:ascii="宋体" w:hAnsi="宋体" w:cs="Arial"/>
                <w:sz w:val="21"/>
                <w:szCs w:val="21"/>
              </w:rPr>
            </w:pPr>
            <w:r>
              <w:rPr>
                <w:rFonts w:hint="eastAsia" w:ascii="宋体" w:hAnsi="宋体" w:cs="Arial"/>
                <w:sz w:val="21"/>
                <w:szCs w:val="21"/>
              </w:rPr>
              <w:t>C/50</w:t>
            </w:r>
          </w:p>
        </w:tc>
        <w:tc>
          <w:tcPr>
            <w:tcW w:w="1218" w:type="dxa"/>
            <w:vAlign w:val="center"/>
          </w:tcPr>
          <w:p w14:paraId="62C1950A">
            <w:pPr>
              <w:rPr>
                <w:rFonts w:ascii="宋体" w:hAnsi="宋体" w:cs="Arial"/>
                <w:color w:val="000000"/>
                <w:sz w:val="21"/>
                <w:szCs w:val="21"/>
              </w:rPr>
            </w:pPr>
            <w:r>
              <w:rPr>
                <w:rFonts w:hint="eastAsia" w:ascii="宋体" w:hAnsi="宋体" w:cs="Arial"/>
                <w:color w:val="000000"/>
                <w:sz w:val="21"/>
                <w:szCs w:val="21"/>
              </w:rPr>
              <w:t>是</w:t>
            </w:r>
          </w:p>
        </w:tc>
        <w:tc>
          <w:tcPr>
            <w:tcW w:w="2160" w:type="dxa"/>
            <w:vAlign w:val="center"/>
          </w:tcPr>
          <w:p w14:paraId="3AA8BC03">
            <w:pPr>
              <w:rPr>
                <w:rFonts w:ascii="宋体" w:hAnsi="宋体" w:cs="Arial"/>
                <w:color w:val="000000"/>
                <w:sz w:val="21"/>
                <w:szCs w:val="21"/>
              </w:rPr>
            </w:pPr>
            <w:r>
              <w:rPr>
                <w:rFonts w:hint="eastAsia" w:ascii="宋体" w:hAnsi="宋体" w:cs="Arial"/>
                <w:color w:val="000000"/>
                <w:sz w:val="21"/>
                <w:szCs w:val="21"/>
              </w:rPr>
              <w:t>设置的答案可以是数字，字母或是汉字，长度在小于50个字符</w:t>
            </w:r>
          </w:p>
        </w:tc>
      </w:tr>
      <w:tr w14:paraId="44E43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14386E35">
            <w:pPr>
              <w:numPr>
                <w:ilvl w:val="0"/>
                <w:numId w:val="22"/>
              </w:numPr>
              <w:rPr>
                <w:rFonts w:ascii="宋体" w:hAnsi="宋体"/>
                <w:color w:val="000000"/>
                <w:sz w:val="21"/>
                <w:szCs w:val="21"/>
              </w:rPr>
            </w:pPr>
          </w:p>
        </w:tc>
        <w:tc>
          <w:tcPr>
            <w:tcW w:w="1418" w:type="dxa"/>
          </w:tcPr>
          <w:p w14:paraId="39E3FBF9">
            <w:pPr>
              <w:rPr>
                <w:rFonts w:ascii="宋体" w:hAnsi="宋体"/>
                <w:sz w:val="21"/>
                <w:szCs w:val="21"/>
              </w:rPr>
            </w:pPr>
            <w:r>
              <w:rPr>
                <w:rFonts w:hint="eastAsia" w:ascii="宋体" w:hAnsi="宋体"/>
                <w:sz w:val="21"/>
                <w:szCs w:val="21"/>
              </w:rPr>
              <w:t>私密问题2</w:t>
            </w:r>
          </w:p>
        </w:tc>
        <w:tc>
          <w:tcPr>
            <w:tcW w:w="1558" w:type="dxa"/>
            <w:vAlign w:val="center"/>
          </w:tcPr>
          <w:p w14:paraId="1E9F92CA">
            <w:pPr>
              <w:rPr>
                <w:rFonts w:ascii="宋体" w:hAnsi="宋体"/>
                <w:sz w:val="21"/>
                <w:szCs w:val="21"/>
              </w:rPr>
            </w:pPr>
            <w:r>
              <w:rPr>
                <w:rFonts w:hint="eastAsia" w:ascii="宋体" w:hAnsi="宋体" w:cs="Arial"/>
                <w:color w:val="000000"/>
                <w:sz w:val="21"/>
                <w:szCs w:val="21"/>
              </w:rPr>
              <w:t>下拉列表框</w:t>
            </w:r>
          </w:p>
        </w:tc>
        <w:tc>
          <w:tcPr>
            <w:tcW w:w="1217" w:type="dxa"/>
            <w:vAlign w:val="center"/>
          </w:tcPr>
          <w:p w14:paraId="719CF259">
            <w:pPr>
              <w:rPr>
                <w:rFonts w:ascii="宋体" w:hAnsi="宋体" w:cs="Arial"/>
                <w:color w:val="000000"/>
                <w:sz w:val="21"/>
                <w:szCs w:val="21"/>
              </w:rPr>
            </w:pPr>
            <w:r>
              <w:rPr>
                <w:rFonts w:hint="eastAsia" w:ascii="宋体" w:hAnsi="宋体" w:cs="Arial"/>
                <w:color w:val="000000"/>
                <w:sz w:val="21"/>
                <w:szCs w:val="21"/>
              </w:rPr>
              <w:t>请选择</w:t>
            </w:r>
          </w:p>
        </w:tc>
        <w:tc>
          <w:tcPr>
            <w:tcW w:w="1218" w:type="dxa"/>
            <w:vAlign w:val="center"/>
          </w:tcPr>
          <w:p w14:paraId="00435900">
            <w:pPr>
              <w:rPr>
                <w:rFonts w:ascii="宋体" w:hAnsi="宋体" w:cs="Arial"/>
                <w:sz w:val="21"/>
                <w:szCs w:val="21"/>
              </w:rPr>
            </w:pPr>
          </w:p>
        </w:tc>
        <w:tc>
          <w:tcPr>
            <w:tcW w:w="1218" w:type="dxa"/>
            <w:vAlign w:val="center"/>
          </w:tcPr>
          <w:p w14:paraId="1ADFF986">
            <w:pPr>
              <w:rPr>
                <w:rFonts w:ascii="宋体" w:hAnsi="宋体" w:cs="Arial"/>
                <w:color w:val="000000"/>
                <w:sz w:val="21"/>
                <w:szCs w:val="21"/>
              </w:rPr>
            </w:pPr>
          </w:p>
        </w:tc>
        <w:tc>
          <w:tcPr>
            <w:tcW w:w="2160" w:type="dxa"/>
            <w:vAlign w:val="center"/>
          </w:tcPr>
          <w:p w14:paraId="2DAB783E">
            <w:pPr>
              <w:rPr>
                <w:rFonts w:ascii="宋体" w:hAnsi="宋体" w:cs="Arial"/>
                <w:color w:val="000000"/>
                <w:sz w:val="21"/>
                <w:szCs w:val="21"/>
              </w:rPr>
            </w:pPr>
            <w:r>
              <w:rPr>
                <w:rFonts w:hint="eastAsia" w:ascii="宋体" w:hAnsi="宋体" w:cs="Arial"/>
                <w:color w:val="000000"/>
                <w:sz w:val="21"/>
                <w:szCs w:val="21"/>
              </w:rPr>
              <w:t>您最喜欢的一本书/一首歌/名人/地方/动物/植物/水果，您爷爷/奶奶/外公/外婆/爸爸/妈妈/丈夫/妻子的姓名，小学班主任/小学语文老师/小学数学老师/初中班主任/初中语文老师/初中数学老师/高中班主任/高中语文老师/高中数学老师的名字，爷爷/奶奶/外公/外婆/爸爸/妈妈/丈夫/妻子的生日</w:t>
            </w:r>
          </w:p>
        </w:tc>
      </w:tr>
      <w:tr w14:paraId="1D2FA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744053D4">
            <w:pPr>
              <w:numPr>
                <w:ilvl w:val="0"/>
                <w:numId w:val="22"/>
              </w:numPr>
              <w:rPr>
                <w:rFonts w:ascii="宋体" w:hAnsi="宋体"/>
                <w:color w:val="000000"/>
                <w:sz w:val="21"/>
                <w:szCs w:val="21"/>
              </w:rPr>
            </w:pPr>
          </w:p>
        </w:tc>
        <w:tc>
          <w:tcPr>
            <w:tcW w:w="1418" w:type="dxa"/>
          </w:tcPr>
          <w:p w14:paraId="2A560B0E">
            <w:pPr>
              <w:rPr>
                <w:rFonts w:ascii="宋体" w:hAnsi="宋体"/>
                <w:sz w:val="21"/>
                <w:szCs w:val="21"/>
              </w:rPr>
            </w:pPr>
            <w:r>
              <w:rPr>
                <w:rFonts w:hint="eastAsia" w:ascii="宋体" w:hAnsi="宋体"/>
                <w:sz w:val="21"/>
                <w:szCs w:val="21"/>
              </w:rPr>
              <w:t>私密问题答案2</w:t>
            </w:r>
          </w:p>
        </w:tc>
        <w:tc>
          <w:tcPr>
            <w:tcW w:w="1558" w:type="dxa"/>
            <w:vAlign w:val="center"/>
          </w:tcPr>
          <w:p w14:paraId="67DAFFF8">
            <w:pPr>
              <w:rPr>
                <w:rFonts w:ascii="宋体" w:hAnsi="宋体" w:cs="Arial"/>
                <w:color w:val="000000"/>
                <w:sz w:val="21"/>
                <w:szCs w:val="21"/>
              </w:rPr>
            </w:pPr>
            <w:r>
              <w:rPr>
                <w:rFonts w:hint="eastAsia" w:ascii="宋体" w:hAnsi="宋体" w:cs="Arial"/>
                <w:color w:val="000000"/>
                <w:sz w:val="21"/>
                <w:szCs w:val="21"/>
              </w:rPr>
              <w:t>文本框</w:t>
            </w:r>
          </w:p>
        </w:tc>
        <w:tc>
          <w:tcPr>
            <w:tcW w:w="1217" w:type="dxa"/>
            <w:vAlign w:val="center"/>
          </w:tcPr>
          <w:p w14:paraId="6F6D3FA1">
            <w:pPr>
              <w:rPr>
                <w:rFonts w:ascii="宋体" w:hAnsi="宋体" w:cs="Arial"/>
                <w:color w:val="000000"/>
                <w:sz w:val="21"/>
                <w:szCs w:val="21"/>
              </w:rPr>
            </w:pPr>
          </w:p>
        </w:tc>
        <w:tc>
          <w:tcPr>
            <w:tcW w:w="1218" w:type="dxa"/>
            <w:vAlign w:val="center"/>
          </w:tcPr>
          <w:p w14:paraId="474664F8">
            <w:pPr>
              <w:rPr>
                <w:rFonts w:ascii="宋体" w:hAnsi="宋体" w:cs="Arial"/>
                <w:sz w:val="21"/>
                <w:szCs w:val="21"/>
              </w:rPr>
            </w:pPr>
            <w:r>
              <w:rPr>
                <w:rFonts w:hint="eastAsia" w:ascii="宋体" w:hAnsi="宋体" w:cs="Arial"/>
                <w:sz w:val="21"/>
                <w:szCs w:val="21"/>
              </w:rPr>
              <w:t>C/50</w:t>
            </w:r>
          </w:p>
        </w:tc>
        <w:tc>
          <w:tcPr>
            <w:tcW w:w="1218" w:type="dxa"/>
            <w:vAlign w:val="center"/>
          </w:tcPr>
          <w:p w14:paraId="3AA04BBA">
            <w:pPr>
              <w:rPr>
                <w:rFonts w:ascii="宋体" w:hAnsi="宋体" w:cs="Arial"/>
                <w:color w:val="000000"/>
                <w:sz w:val="21"/>
                <w:szCs w:val="21"/>
              </w:rPr>
            </w:pPr>
            <w:r>
              <w:rPr>
                <w:rFonts w:hint="eastAsia" w:ascii="宋体" w:hAnsi="宋体" w:cs="Arial"/>
                <w:color w:val="000000"/>
                <w:sz w:val="21"/>
                <w:szCs w:val="21"/>
              </w:rPr>
              <w:t>是</w:t>
            </w:r>
          </w:p>
        </w:tc>
        <w:tc>
          <w:tcPr>
            <w:tcW w:w="2160" w:type="dxa"/>
            <w:vAlign w:val="center"/>
          </w:tcPr>
          <w:p w14:paraId="008C97A8">
            <w:pPr>
              <w:rPr>
                <w:rFonts w:ascii="宋体" w:hAnsi="宋体" w:cs="Arial"/>
                <w:color w:val="000000"/>
                <w:sz w:val="21"/>
                <w:szCs w:val="21"/>
              </w:rPr>
            </w:pPr>
            <w:r>
              <w:rPr>
                <w:rFonts w:hint="eastAsia" w:ascii="宋体" w:hAnsi="宋体" w:cs="Arial"/>
                <w:color w:val="000000"/>
                <w:sz w:val="21"/>
                <w:szCs w:val="21"/>
              </w:rPr>
              <w:t>设置的答案可以是数字，字母或是汉字，长度在小于50个字符</w:t>
            </w:r>
          </w:p>
        </w:tc>
      </w:tr>
      <w:tr w14:paraId="6D21C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2D9FCC57">
            <w:pPr>
              <w:numPr>
                <w:ilvl w:val="0"/>
                <w:numId w:val="22"/>
              </w:numPr>
              <w:rPr>
                <w:rFonts w:ascii="宋体" w:hAnsi="宋体"/>
                <w:color w:val="000000"/>
                <w:sz w:val="21"/>
                <w:szCs w:val="21"/>
              </w:rPr>
            </w:pPr>
          </w:p>
        </w:tc>
        <w:tc>
          <w:tcPr>
            <w:tcW w:w="1418" w:type="dxa"/>
          </w:tcPr>
          <w:p w14:paraId="73A94665">
            <w:pPr>
              <w:rPr>
                <w:rFonts w:ascii="宋体" w:hAnsi="宋体"/>
                <w:sz w:val="21"/>
                <w:szCs w:val="21"/>
              </w:rPr>
            </w:pPr>
            <w:r>
              <w:rPr>
                <w:rFonts w:hint="eastAsia" w:ascii="宋体" w:hAnsi="宋体"/>
                <w:sz w:val="21"/>
                <w:szCs w:val="21"/>
              </w:rPr>
              <w:t>私密问题3</w:t>
            </w:r>
          </w:p>
        </w:tc>
        <w:tc>
          <w:tcPr>
            <w:tcW w:w="1558" w:type="dxa"/>
            <w:vAlign w:val="center"/>
          </w:tcPr>
          <w:p w14:paraId="2BB6A00B">
            <w:pPr>
              <w:rPr>
                <w:rFonts w:ascii="宋体" w:hAnsi="宋体"/>
                <w:sz w:val="21"/>
                <w:szCs w:val="21"/>
              </w:rPr>
            </w:pPr>
            <w:r>
              <w:rPr>
                <w:rFonts w:hint="eastAsia" w:ascii="宋体" w:hAnsi="宋体" w:cs="Arial"/>
                <w:color w:val="000000"/>
                <w:sz w:val="21"/>
                <w:szCs w:val="21"/>
              </w:rPr>
              <w:t>下拉列表框</w:t>
            </w:r>
          </w:p>
        </w:tc>
        <w:tc>
          <w:tcPr>
            <w:tcW w:w="1217" w:type="dxa"/>
            <w:vAlign w:val="center"/>
          </w:tcPr>
          <w:p w14:paraId="43B02AA2">
            <w:pPr>
              <w:rPr>
                <w:rFonts w:ascii="宋体" w:hAnsi="宋体" w:cs="Arial"/>
                <w:color w:val="000000"/>
                <w:sz w:val="21"/>
                <w:szCs w:val="21"/>
              </w:rPr>
            </w:pPr>
            <w:r>
              <w:rPr>
                <w:rFonts w:hint="eastAsia" w:ascii="宋体" w:hAnsi="宋体" w:cs="Arial"/>
                <w:color w:val="000000"/>
                <w:sz w:val="21"/>
                <w:szCs w:val="21"/>
              </w:rPr>
              <w:t>请选择</w:t>
            </w:r>
          </w:p>
        </w:tc>
        <w:tc>
          <w:tcPr>
            <w:tcW w:w="1218" w:type="dxa"/>
            <w:vAlign w:val="center"/>
          </w:tcPr>
          <w:p w14:paraId="78307B96">
            <w:pPr>
              <w:rPr>
                <w:rFonts w:ascii="宋体" w:hAnsi="宋体" w:cs="Arial"/>
                <w:sz w:val="21"/>
                <w:szCs w:val="21"/>
              </w:rPr>
            </w:pPr>
          </w:p>
        </w:tc>
        <w:tc>
          <w:tcPr>
            <w:tcW w:w="1218" w:type="dxa"/>
            <w:vAlign w:val="center"/>
          </w:tcPr>
          <w:p w14:paraId="72EF32FE">
            <w:pPr>
              <w:rPr>
                <w:rFonts w:ascii="宋体" w:hAnsi="宋体" w:cs="Arial"/>
                <w:color w:val="000000"/>
                <w:sz w:val="21"/>
                <w:szCs w:val="21"/>
              </w:rPr>
            </w:pPr>
          </w:p>
        </w:tc>
        <w:tc>
          <w:tcPr>
            <w:tcW w:w="2160" w:type="dxa"/>
            <w:vAlign w:val="center"/>
          </w:tcPr>
          <w:p w14:paraId="0932762E">
            <w:pPr>
              <w:rPr>
                <w:rFonts w:ascii="宋体" w:hAnsi="宋体" w:cs="Arial"/>
                <w:color w:val="000000"/>
                <w:sz w:val="21"/>
                <w:szCs w:val="21"/>
              </w:rPr>
            </w:pPr>
            <w:r>
              <w:rPr>
                <w:rFonts w:hint="eastAsia" w:ascii="宋体" w:hAnsi="宋体" w:cs="Arial"/>
                <w:color w:val="000000"/>
                <w:sz w:val="21"/>
                <w:szCs w:val="21"/>
              </w:rPr>
              <w:t>您最喜欢的一本书/一首歌/名人/地方/动物/植物/水果，您爷爷/奶奶/外公/外婆/爸爸/妈妈/丈夫/妻子的姓名，小学班主任/小学语文老师/小学数学老师/初中班主任/初中语文老师/初中数学老师/高中班主任/高中语文老师/高中数学老师的名字，爷爷/奶奶/外公/外婆/爸爸/妈妈/丈夫/妻子的生日</w:t>
            </w:r>
          </w:p>
        </w:tc>
      </w:tr>
      <w:tr w14:paraId="0EB5B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5587CE2E">
            <w:pPr>
              <w:numPr>
                <w:ilvl w:val="0"/>
                <w:numId w:val="22"/>
              </w:numPr>
              <w:rPr>
                <w:rFonts w:ascii="宋体" w:hAnsi="宋体"/>
                <w:color w:val="000000"/>
                <w:sz w:val="21"/>
                <w:szCs w:val="21"/>
              </w:rPr>
            </w:pPr>
          </w:p>
        </w:tc>
        <w:tc>
          <w:tcPr>
            <w:tcW w:w="1418" w:type="dxa"/>
          </w:tcPr>
          <w:p w14:paraId="3D3D4C3D">
            <w:pPr>
              <w:rPr>
                <w:rFonts w:ascii="宋体" w:hAnsi="宋体"/>
                <w:sz w:val="21"/>
                <w:szCs w:val="21"/>
              </w:rPr>
            </w:pPr>
            <w:r>
              <w:rPr>
                <w:rFonts w:hint="eastAsia" w:ascii="宋体" w:hAnsi="宋体"/>
                <w:sz w:val="21"/>
                <w:szCs w:val="21"/>
              </w:rPr>
              <w:t>私密问题答案3</w:t>
            </w:r>
          </w:p>
        </w:tc>
        <w:tc>
          <w:tcPr>
            <w:tcW w:w="1558" w:type="dxa"/>
            <w:vAlign w:val="center"/>
          </w:tcPr>
          <w:p w14:paraId="34479500">
            <w:pPr>
              <w:rPr>
                <w:rFonts w:ascii="宋体" w:hAnsi="宋体" w:cs="Arial"/>
                <w:color w:val="000000"/>
                <w:sz w:val="21"/>
                <w:szCs w:val="21"/>
              </w:rPr>
            </w:pPr>
            <w:r>
              <w:rPr>
                <w:rFonts w:hint="eastAsia" w:ascii="宋体" w:hAnsi="宋体" w:cs="Arial"/>
                <w:color w:val="000000"/>
                <w:sz w:val="21"/>
                <w:szCs w:val="21"/>
              </w:rPr>
              <w:t>文本框</w:t>
            </w:r>
          </w:p>
        </w:tc>
        <w:tc>
          <w:tcPr>
            <w:tcW w:w="1217" w:type="dxa"/>
            <w:vAlign w:val="center"/>
          </w:tcPr>
          <w:p w14:paraId="57E9A34E">
            <w:pPr>
              <w:rPr>
                <w:rFonts w:ascii="宋体" w:hAnsi="宋体" w:cs="Arial"/>
                <w:color w:val="000000"/>
                <w:sz w:val="21"/>
                <w:szCs w:val="21"/>
              </w:rPr>
            </w:pPr>
          </w:p>
        </w:tc>
        <w:tc>
          <w:tcPr>
            <w:tcW w:w="1218" w:type="dxa"/>
            <w:vAlign w:val="center"/>
          </w:tcPr>
          <w:p w14:paraId="6D27F77F">
            <w:pPr>
              <w:rPr>
                <w:rFonts w:ascii="宋体" w:hAnsi="宋体" w:cs="Arial"/>
                <w:sz w:val="21"/>
                <w:szCs w:val="21"/>
              </w:rPr>
            </w:pPr>
            <w:r>
              <w:rPr>
                <w:rFonts w:hint="eastAsia" w:ascii="宋体" w:hAnsi="宋体" w:cs="Arial"/>
                <w:sz w:val="21"/>
                <w:szCs w:val="21"/>
              </w:rPr>
              <w:t>C/50</w:t>
            </w:r>
          </w:p>
        </w:tc>
        <w:tc>
          <w:tcPr>
            <w:tcW w:w="1218" w:type="dxa"/>
            <w:vAlign w:val="center"/>
          </w:tcPr>
          <w:p w14:paraId="21E73067">
            <w:pPr>
              <w:rPr>
                <w:rFonts w:ascii="宋体" w:hAnsi="宋体" w:cs="Arial"/>
                <w:color w:val="000000"/>
                <w:sz w:val="21"/>
                <w:szCs w:val="21"/>
              </w:rPr>
            </w:pPr>
            <w:r>
              <w:rPr>
                <w:rFonts w:hint="eastAsia" w:ascii="宋体" w:hAnsi="宋体" w:cs="Arial"/>
                <w:color w:val="000000"/>
                <w:sz w:val="21"/>
                <w:szCs w:val="21"/>
              </w:rPr>
              <w:t>是</w:t>
            </w:r>
          </w:p>
        </w:tc>
        <w:tc>
          <w:tcPr>
            <w:tcW w:w="2160" w:type="dxa"/>
            <w:vAlign w:val="center"/>
          </w:tcPr>
          <w:p w14:paraId="49189F8E">
            <w:pPr>
              <w:rPr>
                <w:rFonts w:ascii="宋体" w:hAnsi="宋体" w:cs="Arial"/>
                <w:color w:val="000000"/>
                <w:sz w:val="21"/>
                <w:szCs w:val="21"/>
              </w:rPr>
            </w:pPr>
            <w:r>
              <w:rPr>
                <w:rFonts w:hint="eastAsia" w:ascii="宋体" w:hAnsi="宋体" w:cs="Arial"/>
                <w:color w:val="000000"/>
                <w:sz w:val="21"/>
                <w:szCs w:val="21"/>
              </w:rPr>
              <w:t>设置的答案可以是数字，字母或是汉字，长度在小于50个字符</w:t>
            </w:r>
          </w:p>
        </w:tc>
      </w:tr>
      <w:tr w14:paraId="49F51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7CF76CDA">
            <w:pPr>
              <w:numPr>
                <w:ilvl w:val="0"/>
                <w:numId w:val="22"/>
              </w:numPr>
              <w:rPr>
                <w:rFonts w:ascii="宋体" w:hAnsi="宋体"/>
                <w:color w:val="000000"/>
                <w:sz w:val="21"/>
                <w:szCs w:val="21"/>
              </w:rPr>
            </w:pPr>
          </w:p>
        </w:tc>
        <w:tc>
          <w:tcPr>
            <w:tcW w:w="1418" w:type="dxa"/>
          </w:tcPr>
          <w:p w14:paraId="4DC394C8">
            <w:pPr>
              <w:rPr>
                <w:rFonts w:ascii="宋体" w:hAnsi="宋体"/>
                <w:sz w:val="21"/>
                <w:szCs w:val="21"/>
              </w:rPr>
            </w:pPr>
            <w:r>
              <w:rPr>
                <w:rFonts w:hint="eastAsia" w:ascii="宋体" w:hAnsi="宋体"/>
                <w:sz w:val="21"/>
                <w:szCs w:val="21"/>
              </w:rPr>
              <w:t>预留信息</w:t>
            </w:r>
          </w:p>
        </w:tc>
        <w:tc>
          <w:tcPr>
            <w:tcW w:w="1558" w:type="dxa"/>
          </w:tcPr>
          <w:p w14:paraId="4F7572CD">
            <w:pPr>
              <w:rPr>
                <w:rFonts w:ascii="宋体" w:hAnsi="宋体"/>
                <w:sz w:val="21"/>
                <w:szCs w:val="21"/>
              </w:rPr>
            </w:pPr>
            <w:r>
              <w:rPr>
                <w:rFonts w:hint="eastAsia" w:ascii="宋体" w:hAnsi="宋体"/>
                <w:sz w:val="21"/>
                <w:szCs w:val="21"/>
              </w:rPr>
              <w:t>文本框</w:t>
            </w:r>
          </w:p>
        </w:tc>
        <w:tc>
          <w:tcPr>
            <w:tcW w:w="1217" w:type="dxa"/>
          </w:tcPr>
          <w:p w14:paraId="20006F59">
            <w:pPr>
              <w:rPr>
                <w:rFonts w:ascii="宋体" w:hAnsi="宋体"/>
                <w:sz w:val="21"/>
                <w:szCs w:val="21"/>
              </w:rPr>
            </w:pPr>
          </w:p>
        </w:tc>
        <w:tc>
          <w:tcPr>
            <w:tcW w:w="1218" w:type="dxa"/>
          </w:tcPr>
          <w:p w14:paraId="1FF412C4">
            <w:pPr>
              <w:rPr>
                <w:rFonts w:ascii="宋体" w:hAnsi="宋体"/>
                <w:sz w:val="21"/>
                <w:szCs w:val="21"/>
              </w:rPr>
            </w:pPr>
            <w:r>
              <w:rPr>
                <w:rFonts w:hint="eastAsia" w:ascii="宋体" w:hAnsi="宋体"/>
                <w:sz w:val="21"/>
                <w:szCs w:val="21"/>
              </w:rPr>
              <w:t>C/30</w:t>
            </w:r>
          </w:p>
        </w:tc>
        <w:tc>
          <w:tcPr>
            <w:tcW w:w="1218" w:type="dxa"/>
          </w:tcPr>
          <w:p w14:paraId="1F4F8469">
            <w:pPr>
              <w:rPr>
                <w:rFonts w:ascii="宋体" w:hAnsi="宋体"/>
                <w:sz w:val="21"/>
                <w:szCs w:val="21"/>
              </w:rPr>
            </w:pPr>
            <w:r>
              <w:rPr>
                <w:rFonts w:hint="eastAsia" w:ascii="宋体" w:hAnsi="宋体"/>
                <w:sz w:val="21"/>
                <w:szCs w:val="21"/>
              </w:rPr>
              <w:t>是</w:t>
            </w:r>
          </w:p>
        </w:tc>
        <w:tc>
          <w:tcPr>
            <w:tcW w:w="2160" w:type="dxa"/>
          </w:tcPr>
          <w:p w14:paraId="6416B6BC">
            <w:pPr>
              <w:rPr>
                <w:rFonts w:ascii="宋体" w:hAnsi="宋体"/>
                <w:sz w:val="21"/>
                <w:szCs w:val="21"/>
              </w:rPr>
            </w:pPr>
          </w:p>
        </w:tc>
      </w:tr>
      <w:tr w14:paraId="50B4D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6B43C5DE">
            <w:pPr>
              <w:numPr>
                <w:ilvl w:val="0"/>
                <w:numId w:val="22"/>
              </w:numPr>
              <w:rPr>
                <w:rFonts w:ascii="宋体" w:hAnsi="宋体"/>
                <w:color w:val="000000"/>
                <w:sz w:val="21"/>
                <w:szCs w:val="21"/>
              </w:rPr>
            </w:pPr>
          </w:p>
        </w:tc>
        <w:tc>
          <w:tcPr>
            <w:tcW w:w="1418" w:type="dxa"/>
          </w:tcPr>
          <w:p w14:paraId="62EFA031">
            <w:pPr>
              <w:rPr>
                <w:rFonts w:ascii="宋体" w:hAnsi="宋体"/>
                <w:sz w:val="21"/>
                <w:szCs w:val="21"/>
              </w:rPr>
            </w:pPr>
            <w:r>
              <w:rPr>
                <w:rFonts w:hint="eastAsia" w:ascii="宋体" w:hAnsi="宋体"/>
                <w:sz w:val="21"/>
                <w:szCs w:val="21"/>
              </w:rPr>
              <w:t>上一步</w:t>
            </w:r>
          </w:p>
        </w:tc>
        <w:tc>
          <w:tcPr>
            <w:tcW w:w="1558" w:type="dxa"/>
          </w:tcPr>
          <w:p w14:paraId="06935408">
            <w:pPr>
              <w:rPr>
                <w:rFonts w:ascii="宋体" w:hAnsi="宋体"/>
                <w:sz w:val="21"/>
                <w:szCs w:val="21"/>
              </w:rPr>
            </w:pPr>
            <w:r>
              <w:rPr>
                <w:rFonts w:hint="eastAsia" w:ascii="宋体" w:hAnsi="宋体"/>
                <w:sz w:val="21"/>
                <w:szCs w:val="21"/>
              </w:rPr>
              <w:t>按钮</w:t>
            </w:r>
          </w:p>
        </w:tc>
        <w:tc>
          <w:tcPr>
            <w:tcW w:w="1217" w:type="dxa"/>
          </w:tcPr>
          <w:p w14:paraId="6C439971">
            <w:pPr>
              <w:rPr>
                <w:rFonts w:ascii="宋体" w:hAnsi="宋体"/>
                <w:sz w:val="21"/>
                <w:szCs w:val="21"/>
              </w:rPr>
            </w:pPr>
          </w:p>
        </w:tc>
        <w:tc>
          <w:tcPr>
            <w:tcW w:w="1218" w:type="dxa"/>
          </w:tcPr>
          <w:p w14:paraId="69C074CA">
            <w:pPr>
              <w:rPr>
                <w:rFonts w:ascii="宋体" w:hAnsi="宋体"/>
                <w:sz w:val="21"/>
                <w:szCs w:val="21"/>
              </w:rPr>
            </w:pPr>
          </w:p>
        </w:tc>
        <w:tc>
          <w:tcPr>
            <w:tcW w:w="1218" w:type="dxa"/>
          </w:tcPr>
          <w:p w14:paraId="484691DB">
            <w:pPr>
              <w:rPr>
                <w:rFonts w:ascii="宋体" w:hAnsi="宋体"/>
                <w:sz w:val="21"/>
                <w:szCs w:val="21"/>
              </w:rPr>
            </w:pPr>
          </w:p>
        </w:tc>
        <w:tc>
          <w:tcPr>
            <w:tcW w:w="2160" w:type="dxa"/>
          </w:tcPr>
          <w:p w14:paraId="53D38D1A">
            <w:pPr>
              <w:rPr>
                <w:rFonts w:ascii="宋体" w:hAnsi="宋体"/>
                <w:sz w:val="21"/>
                <w:szCs w:val="21"/>
              </w:rPr>
            </w:pPr>
          </w:p>
        </w:tc>
      </w:tr>
      <w:tr w14:paraId="3E0E2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337F56B7">
            <w:pPr>
              <w:numPr>
                <w:ilvl w:val="0"/>
                <w:numId w:val="22"/>
              </w:numPr>
              <w:rPr>
                <w:rFonts w:ascii="宋体" w:hAnsi="宋体"/>
                <w:color w:val="000000"/>
                <w:sz w:val="21"/>
                <w:szCs w:val="21"/>
              </w:rPr>
            </w:pPr>
          </w:p>
        </w:tc>
        <w:tc>
          <w:tcPr>
            <w:tcW w:w="1418" w:type="dxa"/>
          </w:tcPr>
          <w:p w14:paraId="71746FE5">
            <w:pPr>
              <w:rPr>
                <w:rFonts w:ascii="宋体" w:hAnsi="宋体"/>
                <w:sz w:val="21"/>
                <w:szCs w:val="21"/>
              </w:rPr>
            </w:pPr>
            <w:r>
              <w:rPr>
                <w:rFonts w:hint="eastAsia" w:ascii="宋体" w:hAnsi="宋体"/>
                <w:sz w:val="21"/>
                <w:szCs w:val="21"/>
              </w:rPr>
              <w:t>确定</w:t>
            </w:r>
          </w:p>
        </w:tc>
        <w:tc>
          <w:tcPr>
            <w:tcW w:w="1558" w:type="dxa"/>
          </w:tcPr>
          <w:p w14:paraId="29BAEC9A">
            <w:pPr>
              <w:rPr>
                <w:rFonts w:ascii="宋体" w:hAnsi="宋体"/>
                <w:sz w:val="21"/>
                <w:szCs w:val="21"/>
              </w:rPr>
            </w:pPr>
            <w:r>
              <w:rPr>
                <w:rFonts w:hint="eastAsia" w:ascii="宋体" w:hAnsi="宋体"/>
                <w:sz w:val="21"/>
                <w:szCs w:val="21"/>
              </w:rPr>
              <w:t>按钮</w:t>
            </w:r>
          </w:p>
        </w:tc>
        <w:tc>
          <w:tcPr>
            <w:tcW w:w="1217" w:type="dxa"/>
          </w:tcPr>
          <w:p w14:paraId="21628643">
            <w:pPr>
              <w:rPr>
                <w:rFonts w:ascii="宋体" w:hAnsi="宋体"/>
                <w:sz w:val="21"/>
                <w:szCs w:val="21"/>
              </w:rPr>
            </w:pPr>
          </w:p>
        </w:tc>
        <w:tc>
          <w:tcPr>
            <w:tcW w:w="1218" w:type="dxa"/>
          </w:tcPr>
          <w:p w14:paraId="35BAEF2E">
            <w:pPr>
              <w:rPr>
                <w:rFonts w:ascii="宋体" w:hAnsi="宋体"/>
                <w:sz w:val="21"/>
                <w:szCs w:val="21"/>
              </w:rPr>
            </w:pPr>
          </w:p>
        </w:tc>
        <w:tc>
          <w:tcPr>
            <w:tcW w:w="1218" w:type="dxa"/>
          </w:tcPr>
          <w:p w14:paraId="6E4ACB0A">
            <w:pPr>
              <w:rPr>
                <w:rFonts w:ascii="宋体" w:hAnsi="宋体"/>
                <w:sz w:val="21"/>
                <w:szCs w:val="21"/>
              </w:rPr>
            </w:pPr>
          </w:p>
        </w:tc>
        <w:tc>
          <w:tcPr>
            <w:tcW w:w="2160" w:type="dxa"/>
          </w:tcPr>
          <w:p w14:paraId="57AA81E6">
            <w:pPr>
              <w:rPr>
                <w:rFonts w:ascii="宋体" w:hAnsi="宋体"/>
                <w:sz w:val="21"/>
                <w:szCs w:val="21"/>
              </w:rPr>
            </w:pPr>
          </w:p>
        </w:tc>
      </w:tr>
    </w:tbl>
    <w:p w14:paraId="53FEA915">
      <w:pPr>
        <w:pStyle w:val="5"/>
        <w:numPr>
          <w:ilvl w:val="0"/>
          <w:numId w:val="0"/>
        </w:numPr>
        <w:ind w:left="113"/>
      </w:pPr>
      <w:r>
        <w:rPr>
          <w:rFonts w:hint="eastAsia"/>
        </w:rPr>
        <w:t>私密问题重置页面</w:t>
      </w:r>
    </w:p>
    <w:tbl>
      <w:tblPr>
        <w:tblStyle w:val="48"/>
        <w:tblW w:w="94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418"/>
        <w:gridCol w:w="1558"/>
        <w:gridCol w:w="1217"/>
        <w:gridCol w:w="1218"/>
        <w:gridCol w:w="1218"/>
        <w:gridCol w:w="2160"/>
      </w:tblGrid>
      <w:tr w14:paraId="0D4E2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FFCC99"/>
            <w:vAlign w:val="center"/>
          </w:tcPr>
          <w:p w14:paraId="40C6BD60">
            <w:pPr>
              <w:rPr>
                <w:rFonts w:ascii="宋体" w:hAnsi="宋体" w:cs="Arial"/>
                <w:b/>
                <w:color w:val="000000"/>
                <w:sz w:val="21"/>
                <w:szCs w:val="21"/>
              </w:rPr>
            </w:pPr>
            <w:r>
              <w:rPr>
                <w:rFonts w:ascii="宋体" w:hAnsi="宋体" w:cs="Arial"/>
                <w:b/>
                <w:color w:val="000000"/>
                <w:sz w:val="21"/>
                <w:szCs w:val="21"/>
              </w:rPr>
              <w:t>序号</w:t>
            </w:r>
          </w:p>
        </w:tc>
        <w:tc>
          <w:tcPr>
            <w:tcW w:w="1418" w:type="dxa"/>
            <w:shd w:val="clear" w:color="auto" w:fill="FFCC99"/>
            <w:vAlign w:val="center"/>
          </w:tcPr>
          <w:p w14:paraId="3DCE9756">
            <w:pPr>
              <w:rPr>
                <w:rFonts w:ascii="宋体" w:hAnsi="宋体" w:cs="Arial"/>
                <w:b/>
                <w:color w:val="000000"/>
                <w:sz w:val="21"/>
                <w:szCs w:val="21"/>
              </w:rPr>
            </w:pPr>
            <w:r>
              <w:rPr>
                <w:rFonts w:ascii="宋体" w:hAnsi="宋体" w:cs="Arial"/>
                <w:b/>
                <w:color w:val="000000"/>
                <w:sz w:val="21"/>
                <w:szCs w:val="21"/>
              </w:rPr>
              <w:t>名称</w:t>
            </w:r>
          </w:p>
        </w:tc>
        <w:tc>
          <w:tcPr>
            <w:tcW w:w="1558" w:type="dxa"/>
            <w:shd w:val="clear" w:color="auto" w:fill="FFCC99"/>
            <w:vAlign w:val="center"/>
          </w:tcPr>
          <w:p w14:paraId="158711D8">
            <w:pPr>
              <w:rPr>
                <w:rFonts w:ascii="宋体" w:hAnsi="宋体" w:cs="Arial"/>
                <w:b/>
                <w:color w:val="000000"/>
                <w:sz w:val="21"/>
                <w:szCs w:val="21"/>
              </w:rPr>
            </w:pPr>
            <w:r>
              <w:rPr>
                <w:rFonts w:ascii="宋体" w:hAnsi="宋体" w:cs="Arial"/>
                <w:b/>
                <w:color w:val="000000"/>
                <w:sz w:val="21"/>
                <w:szCs w:val="21"/>
              </w:rPr>
              <w:t>输入</w:t>
            </w:r>
            <w:r>
              <w:rPr>
                <w:rFonts w:hint="eastAsia" w:ascii="宋体" w:hAnsi="宋体" w:cs="Arial"/>
                <w:b/>
                <w:color w:val="000000"/>
                <w:sz w:val="21"/>
                <w:szCs w:val="21"/>
              </w:rPr>
              <w:t>/输出</w:t>
            </w:r>
          </w:p>
        </w:tc>
        <w:tc>
          <w:tcPr>
            <w:tcW w:w="1217" w:type="dxa"/>
            <w:shd w:val="clear" w:color="auto" w:fill="FFCC99"/>
            <w:vAlign w:val="center"/>
          </w:tcPr>
          <w:p w14:paraId="09DC9C6C">
            <w:pPr>
              <w:rPr>
                <w:rFonts w:ascii="宋体" w:hAnsi="宋体" w:cs="Arial"/>
                <w:b/>
                <w:color w:val="000000"/>
                <w:sz w:val="21"/>
                <w:szCs w:val="21"/>
              </w:rPr>
            </w:pPr>
            <w:r>
              <w:rPr>
                <w:rFonts w:ascii="宋体" w:hAnsi="宋体" w:cs="Arial"/>
                <w:b/>
                <w:color w:val="000000"/>
                <w:sz w:val="21"/>
                <w:szCs w:val="21"/>
              </w:rPr>
              <w:t>缺省值</w:t>
            </w:r>
          </w:p>
        </w:tc>
        <w:tc>
          <w:tcPr>
            <w:tcW w:w="1218" w:type="dxa"/>
            <w:shd w:val="clear" w:color="auto" w:fill="FFCC99"/>
            <w:vAlign w:val="center"/>
          </w:tcPr>
          <w:p w14:paraId="6BC5D9DE">
            <w:pPr>
              <w:rPr>
                <w:rFonts w:ascii="宋体" w:hAnsi="宋体" w:cs="Arial"/>
                <w:b/>
                <w:color w:val="000000"/>
                <w:sz w:val="21"/>
                <w:szCs w:val="21"/>
              </w:rPr>
            </w:pPr>
            <w:r>
              <w:rPr>
                <w:rFonts w:hint="eastAsia" w:ascii="宋体" w:hAnsi="宋体" w:cs="Arial"/>
                <w:b/>
                <w:color w:val="000000"/>
                <w:sz w:val="21"/>
                <w:szCs w:val="21"/>
              </w:rPr>
              <w:t>类型/长度</w:t>
            </w:r>
          </w:p>
        </w:tc>
        <w:tc>
          <w:tcPr>
            <w:tcW w:w="1218" w:type="dxa"/>
            <w:shd w:val="clear" w:color="auto" w:fill="FFCC99"/>
            <w:vAlign w:val="center"/>
          </w:tcPr>
          <w:p w14:paraId="335BF94B">
            <w:pPr>
              <w:rPr>
                <w:rFonts w:ascii="宋体" w:hAnsi="宋体" w:cs="Arial"/>
                <w:b/>
                <w:color w:val="000000"/>
                <w:sz w:val="21"/>
                <w:szCs w:val="21"/>
              </w:rPr>
            </w:pPr>
            <w:r>
              <w:rPr>
                <w:rFonts w:hint="eastAsia" w:ascii="宋体" w:hAnsi="宋体" w:cs="Arial"/>
                <w:b/>
                <w:color w:val="000000"/>
                <w:sz w:val="21"/>
                <w:szCs w:val="21"/>
              </w:rPr>
              <w:t>是否必输</w:t>
            </w:r>
          </w:p>
        </w:tc>
        <w:tc>
          <w:tcPr>
            <w:tcW w:w="2160" w:type="dxa"/>
            <w:shd w:val="clear" w:color="auto" w:fill="FFCC99"/>
            <w:vAlign w:val="center"/>
          </w:tcPr>
          <w:p w14:paraId="31FE06A7">
            <w:pPr>
              <w:rPr>
                <w:rFonts w:ascii="宋体" w:hAnsi="宋体" w:cs="Arial"/>
                <w:b/>
                <w:color w:val="000000"/>
                <w:sz w:val="21"/>
                <w:szCs w:val="21"/>
              </w:rPr>
            </w:pPr>
            <w:r>
              <w:rPr>
                <w:rFonts w:ascii="宋体" w:hAnsi="宋体" w:cs="Arial"/>
                <w:b/>
                <w:color w:val="000000"/>
                <w:sz w:val="21"/>
                <w:szCs w:val="21"/>
              </w:rPr>
              <w:t>备注</w:t>
            </w:r>
          </w:p>
        </w:tc>
      </w:tr>
      <w:tr w14:paraId="3CB8C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46982A96">
            <w:pPr>
              <w:numPr>
                <w:ilvl w:val="0"/>
                <w:numId w:val="23"/>
              </w:numPr>
              <w:rPr>
                <w:rFonts w:ascii="宋体" w:hAnsi="宋体"/>
                <w:color w:val="000000"/>
                <w:sz w:val="21"/>
                <w:szCs w:val="21"/>
              </w:rPr>
            </w:pPr>
          </w:p>
        </w:tc>
        <w:tc>
          <w:tcPr>
            <w:tcW w:w="1418" w:type="dxa"/>
          </w:tcPr>
          <w:p w14:paraId="7E0CFE20">
            <w:pPr>
              <w:rPr>
                <w:rFonts w:ascii="宋体" w:hAnsi="宋体"/>
                <w:sz w:val="21"/>
                <w:szCs w:val="21"/>
              </w:rPr>
            </w:pPr>
            <w:r>
              <w:rPr>
                <w:rFonts w:hint="eastAsia" w:ascii="宋体" w:hAnsi="宋体"/>
                <w:sz w:val="21"/>
                <w:szCs w:val="21"/>
              </w:rPr>
              <w:t>私密问题1</w:t>
            </w:r>
          </w:p>
        </w:tc>
        <w:tc>
          <w:tcPr>
            <w:tcW w:w="1558" w:type="dxa"/>
            <w:vAlign w:val="center"/>
          </w:tcPr>
          <w:p w14:paraId="0342D595">
            <w:pPr>
              <w:rPr>
                <w:rFonts w:ascii="宋体" w:hAnsi="宋体"/>
                <w:sz w:val="21"/>
                <w:szCs w:val="21"/>
              </w:rPr>
            </w:pPr>
            <w:r>
              <w:rPr>
                <w:rFonts w:hint="eastAsia" w:ascii="宋体" w:hAnsi="宋体" w:cs="Arial"/>
                <w:color w:val="000000"/>
                <w:sz w:val="21"/>
                <w:szCs w:val="21"/>
              </w:rPr>
              <w:t>下拉列表框</w:t>
            </w:r>
          </w:p>
        </w:tc>
        <w:tc>
          <w:tcPr>
            <w:tcW w:w="1217" w:type="dxa"/>
            <w:vAlign w:val="center"/>
          </w:tcPr>
          <w:p w14:paraId="6DCCBA94">
            <w:pPr>
              <w:rPr>
                <w:rFonts w:ascii="宋体" w:hAnsi="宋体" w:cs="Arial"/>
                <w:color w:val="000000"/>
                <w:sz w:val="21"/>
                <w:szCs w:val="21"/>
              </w:rPr>
            </w:pPr>
            <w:r>
              <w:rPr>
                <w:rFonts w:hint="eastAsia" w:ascii="宋体" w:hAnsi="宋体" w:cs="Arial"/>
                <w:color w:val="000000"/>
                <w:sz w:val="21"/>
                <w:szCs w:val="21"/>
              </w:rPr>
              <w:t>请选择</w:t>
            </w:r>
          </w:p>
        </w:tc>
        <w:tc>
          <w:tcPr>
            <w:tcW w:w="1218" w:type="dxa"/>
            <w:vAlign w:val="center"/>
          </w:tcPr>
          <w:p w14:paraId="080ABFA2">
            <w:pPr>
              <w:rPr>
                <w:rFonts w:ascii="宋体" w:hAnsi="宋体" w:cs="Arial"/>
                <w:sz w:val="21"/>
                <w:szCs w:val="21"/>
              </w:rPr>
            </w:pPr>
          </w:p>
        </w:tc>
        <w:tc>
          <w:tcPr>
            <w:tcW w:w="1218" w:type="dxa"/>
            <w:vAlign w:val="center"/>
          </w:tcPr>
          <w:p w14:paraId="3B27F52B">
            <w:pPr>
              <w:rPr>
                <w:rFonts w:ascii="宋体" w:hAnsi="宋体" w:cs="Arial"/>
                <w:color w:val="000000"/>
                <w:sz w:val="21"/>
                <w:szCs w:val="21"/>
              </w:rPr>
            </w:pPr>
          </w:p>
        </w:tc>
        <w:tc>
          <w:tcPr>
            <w:tcW w:w="2160" w:type="dxa"/>
            <w:vAlign w:val="center"/>
          </w:tcPr>
          <w:p w14:paraId="7029D622">
            <w:pPr>
              <w:rPr>
                <w:rFonts w:ascii="宋体" w:hAnsi="宋体" w:cs="Arial"/>
                <w:color w:val="000000"/>
                <w:sz w:val="21"/>
                <w:szCs w:val="21"/>
              </w:rPr>
            </w:pPr>
            <w:r>
              <w:rPr>
                <w:rFonts w:hint="eastAsia" w:ascii="宋体" w:hAnsi="宋体" w:cs="Arial"/>
                <w:color w:val="000000"/>
                <w:sz w:val="21"/>
                <w:szCs w:val="21"/>
              </w:rPr>
              <w:t>您最喜欢的一本书/一首歌/名人/地方/动物/植物/水果，您爷爷/奶奶/外公/外婆/爸爸/妈妈/丈夫/妻子的姓名，小学班主任/小学语文老师/小学数学老师/初中班主任/初中语文老师/初中数学老师/高中班主任/高中语文老师/高中数学老师的名字，爷爷/奶奶/外公/外婆/爸爸/妈妈/丈夫/妻子的生日</w:t>
            </w:r>
          </w:p>
        </w:tc>
      </w:tr>
      <w:tr w14:paraId="3B9FB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63646020">
            <w:pPr>
              <w:numPr>
                <w:ilvl w:val="0"/>
                <w:numId w:val="23"/>
              </w:numPr>
              <w:rPr>
                <w:rFonts w:ascii="宋体" w:hAnsi="宋体"/>
                <w:color w:val="000000"/>
                <w:sz w:val="21"/>
                <w:szCs w:val="21"/>
              </w:rPr>
            </w:pPr>
          </w:p>
        </w:tc>
        <w:tc>
          <w:tcPr>
            <w:tcW w:w="1418" w:type="dxa"/>
          </w:tcPr>
          <w:p w14:paraId="014795C6">
            <w:pPr>
              <w:rPr>
                <w:rFonts w:ascii="宋体" w:hAnsi="宋体"/>
                <w:sz w:val="21"/>
                <w:szCs w:val="21"/>
              </w:rPr>
            </w:pPr>
            <w:r>
              <w:rPr>
                <w:rFonts w:hint="eastAsia" w:ascii="宋体" w:hAnsi="宋体"/>
                <w:sz w:val="21"/>
                <w:szCs w:val="21"/>
              </w:rPr>
              <w:t>私密问题答案1</w:t>
            </w:r>
          </w:p>
        </w:tc>
        <w:tc>
          <w:tcPr>
            <w:tcW w:w="1558" w:type="dxa"/>
            <w:vAlign w:val="center"/>
          </w:tcPr>
          <w:p w14:paraId="269422A8">
            <w:pPr>
              <w:rPr>
                <w:rFonts w:ascii="宋体" w:hAnsi="宋体" w:cs="Arial"/>
                <w:color w:val="000000"/>
                <w:sz w:val="21"/>
                <w:szCs w:val="21"/>
              </w:rPr>
            </w:pPr>
            <w:r>
              <w:rPr>
                <w:rFonts w:hint="eastAsia" w:ascii="宋体" w:hAnsi="宋体" w:cs="Arial"/>
                <w:color w:val="000000"/>
                <w:sz w:val="21"/>
                <w:szCs w:val="21"/>
              </w:rPr>
              <w:t>文本框</w:t>
            </w:r>
          </w:p>
        </w:tc>
        <w:tc>
          <w:tcPr>
            <w:tcW w:w="1217" w:type="dxa"/>
            <w:vAlign w:val="center"/>
          </w:tcPr>
          <w:p w14:paraId="168E64F2">
            <w:pPr>
              <w:rPr>
                <w:rFonts w:ascii="宋体" w:hAnsi="宋体" w:cs="Arial"/>
                <w:color w:val="000000"/>
                <w:sz w:val="21"/>
                <w:szCs w:val="21"/>
              </w:rPr>
            </w:pPr>
          </w:p>
        </w:tc>
        <w:tc>
          <w:tcPr>
            <w:tcW w:w="1218" w:type="dxa"/>
            <w:vAlign w:val="center"/>
          </w:tcPr>
          <w:p w14:paraId="6AF03A06">
            <w:pPr>
              <w:rPr>
                <w:rFonts w:ascii="宋体" w:hAnsi="宋体" w:cs="Arial"/>
                <w:sz w:val="21"/>
                <w:szCs w:val="21"/>
              </w:rPr>
            </w:pPr>
            <w:r>
              <w:rPr>
                <w:rFonts w:hint="eastAsia" w:ascii="宋体" w:hAnsi="宋体" w:cs="Arial"/>
                <w:sz w:val="21"/>
                <w:szCs w:val="21"/>
              </w:rPr>
              <w:t>C/50</w:t>
            </w:r>
          </w:p>
        </w:tc>
        <w:tc>
          <w:tcPr>
            <w:tcW w:w="1218" w:type="dxa"/>
            <w:vAlign w:val="center"/>
          </w:tcPr>
          <w:p w14:paraId="43D8B8B6">
            <w:pPr>
              <w:rPr>
                <w:rFonts w:ascii="宋体" w:hAnsi="宋体" w:cs="Arial"/>
                <w:color w:val="000000"/>
                <w:sz w:val="21"/>
                <w:szCs w:val="21"/>
              </w:rPr>
            </w:pPr>
            <w:r>
              <w:rPr>
                <w:rFonts w:hint="eastAsia" w:ascii="宋体" w:hAnsi="宋体" w:cs="Arial"/>
                <w:color w:val="000000"/>
                <w:sz w:val="21"/>
                <w:szCs w:val="21"/>
              </w:rPr>
              <w:t>是</w:t>
            </w:r>
          </w:p>
        </w:tc>
        <w:tc>
          <w:tcPr>
            <w:tcW w:w="2160" w:type="dxa"/>
            <w:vAlign w:val="center"/>
          </w:tcPr>
          <w:p w14:paraId="7C1DC92E">
            <w:pPr>
              <w:rPr>
                <w:rFonts w:ascii="宋体" w:hAnsi="宋体" w:cs="Arial"/>
                <w:color w:val="000000"/>
                <w:sz w:val="21"/>
                <w:szCs w:val="21"/>
              </w:rPr>
            </w:pPr>
            <w:r>
              <w:rPr>
                <w:rFonts w:hint="eastAsia" w:ascii="宋体" w:hAnsi="宋体" w:cs="Arial"/>
                <w:color w:val="000000"/>
                <w:sz w:val="21"/>
                <w:szCs w:val="21"/>
              </w:rPr>
              <w:t>设置的答案可以是数字，字母或是汉字，长度在小于50个字符</w:t>
            </w:r>
          </w:p>
        </w:tc>
      </w:tr>
      <w:tr w14:paraId="73A7A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01641E3D">
            <w:pPr>
              <w:numPr>
                <w:ilvl w:val="0"/>
                <w:numId w:val="23"/>
              </w:numPr>
              <w:rPr>
                <w:rFonts w:ascii="宋体" w:hAnsi="宋体"/>
                <w:color w:val="000000"/>
                <w:sz w:val="21"/>
                <w:szCs w:val="21"/>
              </w:rPr>
            </w:pPr>
          </w:p>
        </w:tc>
        <w:tc>
          <w:tcPr>
            <w:tcW w:w="1418" w:type="dxa"/>
          </w:tcPr>
          <w:p w14:paraId="0E348D64">
            <w:pPr>
              <w:rPr>
                <w:rFonts w:ascii="宋体" w:hAnsi="宋体"/>
                <w:sz w:val="21"/>
                <w:szCs w:val="21"/>
              </w:rPr>
            </w:pPr>
            <w:r>
              <w:rPr>
                <w:rFonts w:hint="eastAsia" w:ascii="宋体" w:hAnsi="宋体"/>
                <w:sz w:val="21"/>
                <w:szCs w:val="21"/>
              </w:rPr>
              <w:t>私密问题2</w:t>
            </w:r>
          </w:p>
        </w:tc>
        <w:tc>
          <w:tcPr>
            <w:tcW w:w="1558" w:type="dxa"/>
            <w:vAlign w:val="center"/>
          </w:tcPr>
          <w:p w14:paraId="48BE659D">
            <w:pPr>
              <w:rPr>
                <w:rFonts w:ascii="宋体" w:hAnsi="宋体"/>
                <w:sz w:val="21"/>
                <w:szCs w:val="21"/>
              </w:rPr>
            </w:pPr>
            <w:r>
              <w:rPr>
                <w:rFonts w:hint="eastAsia" w:ascii="宋体" w:hAnsi="宋体" w:cs="Arial"/>
                <w:color w:val="000000"/>
                <w:sz w:val="21"/>
                <w:szCs w:val="21"/>
              </w:rPr>
              <w:t>下拉列表框</w:t>
            </w:r>
          </w:p>
        </w:tc>
        <w:tc>
          <w:tcPr>
            <w:tcW w:w="1217" w:type="dxa"/>
            <w:vAlign w:val="center"/>
          </w:tcPr>
          <w:p w14:paraId="3669C0D5">
            <w:pPr>
              <w:rPr>
                <w:rFonts w:ascii="宋体" w:hAnsi="宋体" w:cs="Arial"/>
                <w:color w:val="000000"/>
                <w:sz w:val="21"/>
                <w:szCs w:val="21"/>
              </w:rPr>
            </w:pPr>
            <w:r>
              <w:rPr>
                <w:rFonts w:hint="eastAsia" w:ascii="宋体" w:hAnsi="宋体" w:cs="Arial"/>
                <w:color w:val="000000"/>
                <w:sz w:val="21"/>
                <w:szCs w:val="21"/>
              </w:rPr>
              <w:t>请选择</w:t>
            </w:r>
          </w:p>
        </w:tc>
        <w:tc>
          <w:tcPr>
            <w:tcW w:w="1218" w:type="dxa"/>
            <w:vAlign w:val="center"/>
          </w:tcPr>
          <w:p w14:paraId="2CCA79D3">
            <w:pPr>
              <w:rPr>
                <w:rFonts w:ascii="宋体" w:hAnsi="宋体" w:cs="Arial"/>
                <w:sz w:val="21"/>
                <w:szCs w:val="21"/>
              </w:rPr>
            </w:pPr>
          </w:p>
        </w:tc>
        <w:tc>
          <w:tcPr>
            <w:tcW w:w="1218" w:type="dxa"/>
            <w:vAlign w:val="center"/>
          </w:tcPr>
          <w:p w14:paraId="44AEFF5D">
            <w:pPr>
              <w:rPr>
                <w:rFonts w:ascii="宋体" w:hAnsi="宋体" w:cs="Arial"/>
                <w:color w:val="000000"/>
                <w:sz w:val="21"/>
                <w:szCs w:val="21"/>
              </w:rPr>
            </w:pPr>
          </w:p>
        </w:tc>
        <w:tc>
          <w:tcPr>
            <w:tcW w:w="2160" w:type="dxa"/>
            <w:vAlign w:val="center"/>
          </w:tcPr>
          <w:p w14:paraId="11DA1222">
            <w:pPr>
              <w:rPr>
                <w:rFonts w:ascii="宋体" w:hAnsi="宋体" w:cs="Arial"/>
                <w:color w:val="000000"/>
                <w:sz w:val="21"/>
                <w:szCs w:val="21"/>
              </w:rPr>
            </w:pPr>
            <w:r>
              <w:rPr>
                <w:rFonts w:hint="eastAsia" w:ascii="宋体" w:hAnsi="宋体" w:cs="Arial"/>
                <w:color w:val="000000"/>
                <w:sz w:val="21"/>
                <w:szCs w:val="21"/>
              </w:rPr>
              <w:t>您最喜欢的一本书/一首歌/名人/地方/动物/植物/水果，您爷爷/奶奶/外公/外婆/爸爸/妈妈/丈夫/妻子的姓名，小学班主任/小学语文老师/小学数学老师/初中班主任/初中语文老师/初中数学老师/高中班主任/高中语文老师/高中数学老师的名字，爷爷/奶奶/外公/外婆/爸爸/妈妈/丈夫/妻子的生日</w:t>
            </w:r>
          </w:p>
        </w:tc>
      </w:tr>
      <w:tr w14:paraId="0C07A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476570C3">
            <w:pPr>
              <w:numPr>
                <w:ilvl w:val="0"/>
                <w:numId w:val="23"/>
              </w:numPr>
              <w:rPr>
                <w:rFonts w:ascii="宋体" w:hAnsi="宋体"/>
                <w:color w:val="000000"/>
                <w:sz w:val="21"/>
                <w:szCs w:val="21"/>
              </w:rPr>
            </w:pPr>
          </w:p>
        </w:tc>
        <w:tc>
          <w:tcPr>
            <w:tcW w:w="1418" w:type="dxa"/>
          </w:tcPr>
          <w:p w14:paraId="4C5D983B">
            <w:pPr>
              <w:rPr>
                <w:rFonts w:ascii="宋体" w:hAnsi="宋体"/>
                <w:sz w:val="21"/>
                <w:szCs w:val="21"/>
              </w:rPr>
            </w:pPr>
            <w:r>
              <w:rPr>
                <w:rFonts w:hint="eastAsia" w:ascii="宋体" w:hAnsi="宋体"/>
                <w:sz w:val="21"/>
                <w:szCs w:val="21"/>
              </w:rPr>
              <w:t>私密问题答案2</w:t>
            </w:r>
          </w:p>
        </w:tc>
        <w:tc>
          <w:tcPr>
            <w:tcW w:w="1558" w:type="dxa"/>
            <w:vAlign w:val="center"/>
          </w:tcPr>
          <w:p w14:paraId="11C2AE0F">
            <w:pPr>
              <w:rPr>
                <w:rFonts w:ascii="宋体" w:hAnsi="宋体" w:cs="Arial"/>
                <w:color w:val="000000"/>
                <w:sz w:val="21"/>
                <w:szCs w:val="21"/>
              </w:rPr>
            </w:pPr>
            <w:r>
              <w:rPr>
                <w:rFonts w:hint="eastAsia" w:ascii="宋体" w:hAnsi="宋体" w:cs="Arial"/>
                <w:color w:val="000000"/>
                <w:sz w:val="21"/>
                <w:szCs w:val="21"/>
              </w:rPr>
              <w:t>文本框</w:t>
            </w:r>
          </w:p>
        </w:tc>
        <w:tc>
          <w:tcPr>
            <w:tcW w:w="1217" w:type="dxa"/>
            <w:vAlign w:val="center"/>
          </w:tcPr>
          <w:p w14:paraId="3D9B7F5C">
            <w:pPr>
              <w:rPr>
                <w:rFonts w:ascii="宋体" w:hAnsi="宋体" w:cs="Arial"/>
                <w:color w:val="000000"/>
                <w:sz w:val="21"/>
                <w:szCs w:val="21"/>
              </w:rPr>
            </w:pPr>
          </w:p>
        </w:tc>
        <w:tc>
          <w:tcPr>
            <w:tcW w:w="1218" w:type="dxa"/>
            <w:vAlign w:val="center"/>
          </w:tcPr>
          <w:p w14:paraId="2896B731">
            <w:pPr>
              <w:rPr>
                <w:rFonts w:ascii="宋体" w:hAnsi="宋体" w:cs="Arial"/>
                <w:sz w:val="21"/>
                <w:szCs w:val="21"/>
              </w:rPr>
            </w:pPr>
            <w:r>
              <w:rPr>
                <w:rFonts w:hint="eastAsia" w:ascii="宋体" w:hAnsi="宋体" w:cs="Arial"/>
                <w:sz w:val="21"/>
                <w:szCs w:val="21"/>
              </w:rPr>
              <w:t>C/50</w:t>
            </w:r>
          </w:p>
        </w:tc>
        <w:tc>
          <w:tcPr>
            <w:tcW w:w="1218" w:type="dxa"/>
            <w:vAlign w:val="center"/>
          </w:tcPr>
          <w:p w14:paraId="449CD20F">
            <w:pPr>
              <w:rPr>
                <w:rFonts w:ascii="宋体" w:hAnsi="宋体" w:cs="Arial"/>
                <w:color w:val="000000"/>
                <w:sz w:val="21"/>
                <w:szCs w:val="21"/>
              </w:rPr>
            </w:pPr>
            <w:r>
              <w:rPr>
                <w:rFonts w:hint="eastAsia" w:ascii="宋体" w:hAnsi="宋体" w:cs="Arial"/>
                <w:color w:val="000000"/>
                <w:sz w:val="21"/>
                <w:szCs w:val="21"/>
              </w:rPr>
              <w:t>是</w:t>
            </w:r>
          </w:p>
        </w:tc>
        <w:tc>
          <w:tcPr>
            <w:tcW w:w="2160" w:type="dxa"/>
            <w:vAlign w:val="center"/>
          </w:tcPr>
          <w:p w14:paraId="795374D1">
            <w:pPr>
              <w:rPr>
                <w:rFonts w:ascii="宋体" w:hAnsi="宋体" w:cs="Arial"/>
                <w:color w:val="000000"/>
                <w:sz w:val="21"/>
                <w:szCs w:val="21"/>
              </w:rPr>
            </w:pPr>
            <w:r>
              <w:rPr>
                <w:rFonts w:hint="eastAsia" w:ascii="宋体" w:hAnsi="宋体" w:cs="Arial"/>
                <w:color w:val="000000"/>
                <w:sz w:val="21"/>
                <w:szCs w:val="21"/>
              </w:rPr>
              <w:t>设置的答案可以是数字，字母或是汉字，长度在小于50个字符</w:t>
            </w:r>
          </w:p>
        </w:tc>
      </w:tr>
      <w:tr w14:paraId="429B4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30510ED2">
            <w:pPr>
              <w:widowControl w:val="0"/>
              <w:numPr>
                <w:ilvl w:val="0"/>
                <w:numId w:val="20"/>
              </w:numPr>
              <w:spacing w:after="0"/>
              <w:rPr>
                <w:rFonts w:ascii="宋体" w:hAnsi="宋体"/>
                <w:sz w:val="21"/>
                <w:szCs w:val="21"/>
              </w:rPr>
            </w:pPr>
          </w:p>
        </w:tc>
        <w:tc>
          <w:tcPr>
            <w:tcW w:w="1418" w:type="dxa"/>
          </w:tcPr>
          <w:p w14:paraId="2540087D">
            <w:pPr>
              <w:rPr>
                <w:rFonts w:ascii="宋体" w:hAnsi="宋体"/>
                <w:sz w:val="21"/>
                <w:szCs w:val="21"/>
              </w:rPr>
            </w:pPr>
            <w:r>
              <w:rPr>
                <w:rFonts w:hint="eastAsia" w:ascii="宋体" w:hAnsi="宋体"/>
                <w:sz w:val="21"/>
                <w:szCs w:val="21"/>
              </w:rPr>
              <w:t>私密问题3</w:t>
            </w:r>
          </w:p>
        </w:tc>
        <w:tc>
          <w:tcPr>
            <w:tcW w:w="1558" w:type="dxa"/>
            <w:vAlign w:val="center"/>
          </w:tcPr>
          <w:p w14:paraId="4ACDB651">
            <w:pPr>
              <w:rPr>
                <w:rFonts w:ascii="宋体" w:hAnsi="宋体"/>
                <w:sz w:val="21"/>
                <w:szCs w:val="21"/>
              </w:rPr>
            </w:pPr>
            <w:r>
              <w:rPr>
                <w:rFonts w:hint="eastAsia" w:ascii="宋体" w:hAnsi="宋体" w:cs="Arial"/>
                <w:color w:val="000000"/>
                <w:sz w:val="21"/>
                <w:szCs w:val="21"/>
              </w:rPr>
              <w:t>下拉列表框</w:t>
            </w:r>
          </w:p>
        </w:tc>
        <w:tc>
          <w:tcPr>
            <w:tcW w:w="1217" w:type="dxa"/>
            <w:vAlign w:val="center"/>
          </w:tcPr>
          <w:p w14:paraId="7B169EAA">
            <w:pPr>
              <w:rPr>
                <w:rFonts w:ascii="宋体" w:hAnsi="宋体" w:cs="Arial"/>
                <w:color w:val="000000"/>
                <w:sz w:val="21"/>
                <w:szCs w:val="21"/>
              </w:rPr>
            </w:pPr>
            <w:r>
              <w:rPr>
                <w:rFonts w:hint="eastAsia" w:ascii="宋体" w:hAnsi="宋体" w:cs="Arial"/>
                <w:color w:val="000000"/>
                <w:sz w:val="21"/>
                <w:szCs w:val="21"/>
              </w:rPr>
              <w:t>请选择</w:t>
            </w:r>
          </w:p>
        </w:tc>
        <w:tc>
          <w:tcPr>
            <w:tcW w:w="1218" w:type="dxa"/>
            <w:vAlign w:val="center"/>
          </w:tcPr>
          <w:p w14:paraId="5667EEDB">
            <w:pPr>
              <w:rPr>
                <w:rFonts w:ascii="宋体" w:hAnsi="宋体" w:cs="Arial"/>
                <w:sz w:val="21"/>
                <w:szCs w:val="21"/>
              </w:rPr>
            </w:pPr>
          </w:p>
        </w:tc>
        <w:tc>
          <w:tcPr>
            <w:tcW w:w="1218" w:type="dxa"/>
            <w:vAlign w:val="center"/>
          </w:tcPr>
          <w:p w14:paraId="7645CF2F">
            <w:pPr>
              <w:rPr>
                <w:rFonts w:ascii="宋体" w:hAnsi="宋体" w:cs="Arial"/>
                <w:color w:val="000000"/>
                <w:sz w:val="21"/>
                <w:szCs w:val="21"/>
              </w:rPr>
            </w:pPr>
          </w:p>
        </w:tc>
        <w:tc>
          <w:tcPr>
            <w:tcW w:w="2160" w:type="dxa"/>
            <w:vAlign w:val="center"/>
          </w:tcPr>
          <w:p w14:paraId="50AE2D71">
            <w:pPr>
              <w:rPr>
                <w:rFonts w:ascii="宋体" w:hAnsi="宋体" w:cs="Arial"/>
                <w:color w:val="000000"/>
                <w:sz w:val="21"/>
                <w:szCs w:val="21"/>
              </w:rPr>
            </w:pPr>
            <w:r>
              <w:rPr>
                <w:rFonts w:hint="eastAsia" w:ascii="宋体" w:hAnsi="宋体" w:cs="Arial"/>
                <w:color w:val="000000"/>
                <w:sz w:val="21"/>
                <w:szCs w:val="21"/>
              </w:rPr>
              <w:t>您最喜欢的一本书/一首歌/名人/地方/动物/植物/水果，您爷爷/奶奶/外公/外婆/爸爸/妈妈/丈夫/妻子的姓名，小学班主任/小学语文老师/小学数学老师/初中班主任/初中语文老师/初中数学老师/高中班主任/高中语文老师/高中数学老师的名字，爷爷/奶奶/外公/外婆/爸爸/妈妈/丈夫/妻子的生日</w:t>
            </w:r>
          </w:p>
        </w:tc>
      </w:tr>
      <w:tr w14:paraId="3FEA0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4E0260B1">
            <w:pPr>
              <w:widowControl w:val="0"/>
              <w:numPr>
                <w:ilvl w:val="0"/>
                <w:numId w:val="20"/>
              </w:numPr>
              <w:spacing w:after="0"/>
              <w:rPr>
                <w:rFonts w:ascii="宋体" w:hAnsi="宋体"/>
                <w:sz w:val="21"/>
                <w:szCs w:val="21"/>
              </w:rPr>
            </w:pPr>
          </w:p>
        </w:tc>
        <w:tc>
          <w:tcPr>
            <w:tcW w:w="1418" w:type="dxa"/>
          </w:tcPr>
          <w:p w14:paraId="54CCF30B">
            <w:pPr>
              <w:rPr>
                <w:rFonts w:ascii="宋体" w:hAnsi="宋体"/>
                <w:sz w:val="21"/>
                <w:szCs w:val="21"/>
              </w:rPr>
            </w:pPr>
            <w:r>
              <w:rPr>
                <w:rFonts w:hint="eastAsia" w:ascii="宋体" w:hAnsi="宋体"/>
                <w:sz w:val="21"/>
                <w:szCs w:val="21"/>
              </w:rPr>
              <w:t>私密问题答案3</w:t>
            </w:r>
          </w:p>
        </w:tc>
        <w:tc>
          <w:tcPr>
            <w:tcW w:w="1558" w:type="dxa"/>
            <w:vAlign w:val="center"/>
          </w:tcPr>
          <w:p w14:paraId="5DF90FA8">
            <w:pPr>
              <w:rPr>
                <w:rFonts w:ascii="宋体" w:hAnsi="宋体" w:cs="Arial"/>
                <w:color w:val="000000"/>
                <w:sz w:val="21"/>
                <w:szCs w:val="21"/>
              </w:rPr>
            </w:pPr>
            <w:r>
              <w:rPr>
                <w:rFonts w:hint="eastAsia" w:ascii="宋体" w:hAnsi="宋体" w:cs="Arial"/>
                <w:color w:val="000000"/>
                <w:sz w:val="21"/>
                <w:szCs w:val="21"/>
              </w:rPr>
              <w:t>文本框</w:t>
            </w:r>
          </w:p>
        </w:tc>
        <w:tc>
          <w:tcPr>
            <w:tcW w:w="1217" w:type="dxa"/>
            <w:vAlign w:val="center"/>
          </w:tcPr>
          <w:p w14:paraId="0E8B5892">
            <w:pPr>
              <w:rPr>
                <w:rFonts w:ascii="宋体" w:hAnsi="宋体" w:cs="Arial"/>
                <w:color w:val="000000"/>
                <w:sz w:val="21"/>
                <w:szCs w:val="21"/>
              </w:rPr>
            </w:pPr>
          </w:p>
        </w:tc>
        <w:tc>
          <w:tcPr>
            <w:tcW w:w="1218" w:type="dxa"/>
            <w:vAlign w:val="center"/>
          </w:tcPr>
          <w:p w14:paraId="20E7AB36">
            <w:pPr>
              <w:rPr>
                <w:rFonts w:ascii="宋体" w:hAnsi="宋体" w:cs="Arial"/>
                <w:sz w:val="21"/>
                <w:szCs w:val="21"/>
              </w:rPr>
            </w:pPr>
            <w:r>
              <w:rPr>
                <w:rFonts w:hint="eastAsia" w:ascii="宋体" w:hAnsi="宋体" w:cs="Arial"/>
                <w:sz w:val="21"/>
                <w:szCs w:val="21"/>
              </w:rPr>
              <w:t>C/50</w:t>
            </w:r>
          </w:p>
        </w:tc>
        <w:tc>
          <w:tcPr>
            <w:tcW w:w="1218" w:type="dxa"/>
            <w:vAlign w:val="center"/>
          </w:tcPr>
          <w:p w14:paraId="21B03F80">
            <w:pPr>
              <w:rPr>
                <w:rFonts w:ascii="宋体" w:hAnsi="宋体" w:cs="Arial"/>
                <w:color w:val="000000"/>
                <w:sz w:val="21"/>
                <w:szCs w:val="21"/>
              </w:rPr>
            </w:pPr>
            <w:r>
              <w:rPr>
                <w:rFonts w:hint="eastAsia" w:ascii="宋体" w:hAnsi="宋体" w:cs="Arial"/>
                <w:color w:val="000000"/>
                <w:sz w:val="21"/>
                <w:szCs w:val="21"/>
              </w:rPr>
              <w:t>是</w:t>
            </w:r>
          </w:p>
        </w:tc>
        <w:tc>
          <w:tcPr>
            <w:tcW w:w="2160" w:type="dxa"/>
            <w:vAlign w:val="center"/>
          </w:tcPr>
          <w:p w14:paraId="579EF997">
            <w:pPr>
              <w:rPr>
                <w:rFonts w:ascii="宋体" w:hAnsi="宋体" w:cs="Arial"/>
                <w:color w:val="000000"/>
                <w:sz w:val="21"/>
                <w:szCs w:val="21"/>
              </w:rPr>
            </w:pPr>
            <w:r>
              <w:rPr>
                <w:rFonts w:hint="eastAsia" w:ascii="宋体" w:hAnsi="宋体" w:cs="Arial"/>
                <w:color w:val="000000"/>
                <w:sz w:val="21"/>
                <w:szCs w:val="21"/>
              </w:rPr>
              <w:t>设置的答案可以是数字，字母或是汉字，长度在小于50个字符</w:t>
            </w:r>
          </w:p>
        </w:tc>
      </w:tr>
      <w:tr w14:paraId="2446A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3BAA33FD">
            <w:pPr>
              <w:widowControl w:val="0"/>
              <w:numPr>
                <w:ilvl w:val="0"/>
                <w:numId w:val="20"/>
              </w:numPr>
              <w:spacing w:after="0"/>
              <w:rPr>
                <w:rFonts w:ascii="宋体" w:hAnsi="宋体"/>
                <w:sz w:val="21"/>
                <w:szCs w:val="21"/>
              </w:rPr>
            </w:pPr>
          </w:p>
        </w:tc>
        <w:tc>
          <w:tcPr>
            <w:tcW w:w="1418" w:type="dxa"/>
          </w:tcPr>
          <w:p w14:paraId="2967ACC8">
            <w:pPr>
              <w:rPr>
                <w:rFonts w:ascii="宋体" w:hAnsi="宋体"/>
                <w:sz w:val="21"/>
                <w:szCs w:val="21"/>
              </w:rPr>
            </w:pPr>
            <w:r>
              <w:rPr>
                <w:rFonts w:hint="eastAsia" w:ascii="宋体" w:hAnsi="宋体"/>
                <w:sz w:val="21"/>
                <w:szCs w:val="21"/>
              </w:rPr>
              <w:t>确定</w:t>
            </w:r>
          </w:p>
        </w:tc>
        <w:tc>
          <w:tcPr>
            <w:tcW w:w="1558" w:type="dxa"/>
          </w:tcPr>
          <w:p w14:paraId="39798ED2">
            <w:pPr>
              <w:rPr>
                <w:rFonts w:ascii="宋体" w:hAnsi="宋体"/>
                <w:sz w:val="21"/>
                <w:szCs w:val="21"/>
              </w:rPr>
            </w:pPr>
            <w:r>
              <w:rPr>
                <w:rFonts w:hint="eastAsia" w:ascii="宋体" w:hAnsi="宋体"/>
                <w:sz w:val="21"/>
                <w:szCs w:val="21"/>
              </w:rPr>
              <w:t>按钮</w:t>
            </w:r>
          </w:p>
        </w:tc>
        <w:tc>
          <w:tcPr>
            <w:tcW w:w="1217" w:type="dxa"/>
          </w:tcPr>
          <w:p w14:paraId="0BABE772">
            <w:pPr>
              <w:rPr>
                <w:rFonts w:ascii="宋体" w:hAnsi="宋体"/>
                <w:sz w:val="21"/>
                <w:szCs w:val="21"/>
              </w:rPr>
            </w:pPr>
          </w:p>
        </w:tc>
        <w:tc>
          <w:tcPr>
            <w:tcW w:w="1218" w:type="dxa"/>
          </w:tcPr>
          <w:p w14:paraId="6EF090CA">
            <w:pPr>
              <w:rPr>
                <w:rFonts w:ascii="宋体" w:hAnsi="宋体"/>
                <w:sz w:val="21"/>
                <w:szCs w:val="21"/>
              </w:rPr>
            </w:pPr>
          </w:p>
        </w:tc>
        <w:tc>
          <w:tcPr>
            <w:tcW w:w="1218" w:type="dxa"/>
          </w:tcPr>
          <w:p w14:paraId="758C3551">
            <w:pPr>
              <w:rPr>
                <w:rFonts w:ascii="宋体" w:hAnsi="宋体"/>
                <w:sz w:val="21"/>
                <w:szCs w:val="21"/>
              </w:rPr>
            </w:pPr>
          </w:p>
        </w:tc>
        <w:tc>
          <w:tcPr>
            <w:tcW w:w="2160" w:type="dxa"/>
          </w:tcPr>
          <w:p w14:paraId="38B71DF7">
            <w:pPr>
              <w:rPr>
                <w:rFonts w:ascii="宋体" w:hAnsi="宋体"/>
                <w:sz w:val="21"/>
                <w:szCs w:val="21"/>
              </w:rPr>
            </w:pPr>
          </w:p>
        </w:tc>
      </w:tr>
    </w:tbl>
    <w:p w14:paraId="5B0957CD">
      <w:pPr>
        <w:pStyle w:val="3"/>
      </w:pPr>
      <w:bookmarkStart w:id="47" w:name="_Toc351988385"/>
      <w:bookmarkStart w:id="48" w:name="_Toc330279277"/>
      <w:bookmarkStart w:id="49" w:name="_Toc330759583"/>
      <w:r>
        <w:rPr>
          <w:rFonts w:hint="eastAsia"/>
        </w:rPr>
        <w:t>安全控件</w:t>
      </w:r>
      <w:bookmarkEnd w:id="47"/>
    </w:p>
    <w:p w14:paraId="740E0CE3">
      <w:pPr>
        <w:pStyle w:val="4"/>
        <w:ind w:left="57"/>
      </w:pPr>
      <w:bookmarkStart w:id="50" w:name="_Toc351988386"/>
      <w:r>
        <w:rPr>
          <w:rFonts w:hint="eastAsia"/>
        </w:rPr>
        <w:t>功能描述</w:t>
      </w:r>
      <w:bookmarkEnd w:id="50"/>
    </w:p>
    <w:p w14:paraId="02A10E54">
      <w:pPr>
        <w:spacing w:line="360" w:lineRule="auto"/>
        <w:rPr>
          <w:sz w:val="21"/>
          <w:szCs w:val="21"/>
        </w:rPr>
      </w:pPr>
      <w:r>
        <w:rPr>
          <w:rFonts w:hint="eastAsia"/>
          <w:sz w:val="21"/>
          <w:szCs w:val="21"/>
        </w:rPr>
        <w:t>用户可通过此功能对安全控件进行下载</w:t>
      </w:r>
    </w:p>
    <w:p w14:paraId="219DF579">
      <w:pPr>
        <w:pStyle w:val="4"/>
        <w:ind w:left="57"/>
      </w:pPr>
      <w:bookmarkStart w:id="51" w:name="_Toc351988387"/>
      <w:r>
        <w:rPr>
          <w:rFonts w:hint="eastAsia"/>
        </w:rPr>
        <w:t>业务流程</w:t>
      </w:r>
      <w:bookmarkEnd w:id="51"/>
    </w:p>
    <w:p w14:paraId="61983EE9">
      <w:pPr>
        <w:pStyle w:val="4"/>
        <w:ind w:left="57"/>
      </w:pPr>
      <w:bookmarkStart w:id="52" w:name="_Toc351988388"/>
      <w:r>
        <w:rPr>
          <w:rFonts w:hint="eastAsia"/>
        </w:rPr>
        <w:t>业务规则</w:t>
      </w:r>
      <w:bookmarkEnd w:id="52"/>
    </w:p>
    <w:p w14:paraId="703CA3CB">
      <w:pPr>
        <w:pStyle w:val="252"/>
        <w:rPr>
          <w:rStyle w:val="89"/>
          <w:b/>
          <w:bCs w:val="0"/>
        </w:rPr>
      </w:pPr>
      <w:r>
        <w:rPr>
          <w:rStyle w:val="89"/>
          <w:rFonts w:hint="eastAsia"/>
          <w:b/>
          <w:bCs w:val="0"/>
        </w:rPr>
        <w:t>交易前</w:t>
      </w:r>
    </w:p>
    <w:p w14:paraId="06FBF1AB">
      <w:pPr>
        <w:pStyle w:val="252"/>
        <w:rPr>
          <w:rStyle w:val="89"/>
          <w:b/>
          <w:bCs w:val="0"/>
        </w:rPr>
      </w:pPr>
      <w:r>
        <w:rPr>
          <w:rStyle w:val="89"/>
          <w:rFonts w:hint="eastAsia"/>
          <w:b/>
          <w:bCs w:val="0"/>
        </w:rPr>
        <w:t>交易中</w:t>
      </w:r>
    </w:p>
    <w:p w14:paraId="714066FF">
      <w:pPr>
        <w:pStyle w:val="252"/>
        <w:rPr>
          <w:rStyle w:val="89"/>
          <w:b/>
          <w:bCs w:val="0"/>
        </w:rPr>
      </w:pPr>
      <w:r>
        <w:rPr>
          <w:rStyle w:val="89"/>
          <w:rFonts w:hint="eastAsia"/>
          <w:b/>
          <w:bCs w:val="0"/>
        </w:rPr>
        <w:t>交易后</w:t>
      </w:r>
    </w:p>
    <w:p w14:paraId="6C0C2F90">
      <w:pPr>
        <w:pStyle w:val="4"/>
        <w:ind w:left="57"/>
      </w:pPr>
      <w:bookmarkStart w:id="53" w:name="_Toc351988389"/>
      <w:r>
        <w:rPr>
          <w:rFonts w:hint="eastAsia"/>
        </w:rPr>
        <w:t>页面要素</w:t>
      </w:r>
      <w:bookmarkEnd w:id="53"/>
    </w:p>
    <w:p w14:paraId="301926CA">
      <w:pPr>
        <w:pStyle w:val="3"/>
      </w:pPr>
      <w:bookmarkStart w:id="54" w:name="_Toc351988390"/>
      <w:r>
        <w:rPr>
          <w:rFonts w:hint="eastAsia"/>
        </w:rPr>
        <w:t>安全提示</w:t>
      </w:r>
      <w:bookmarkEnd w:id="54"/>
    </w:p>
    <w:p w14:paraId="2BF0CFF4">
      <w:pPr>
        <w:pStyle w:val="4"/>
        <w:ind w:left="57"/>
      </w:pPr>
      <w:bookmarkStart w:id="55" w:name="_Toc351988391"/>
      <w:r>
        <w:rPr>
          <w:rFonts w:hint="eastAsia"/>
        </w:rPr>
        <w:t>功能描述</w:t>
      </w:r>
      <w:bookmarkEnd w:id="55"/>
    </w:p>
    <w:p w14:paraId="170E85E0">
      <w:pPr>
        <w:spacing w:line="360" w:lineRule="auto"/>
        <w:rPr>
          <w:sz w:val="21"/>
          <w:szCs w:val="21"/>
        </w:rPr>
      </w:pPr>
      <w:r>
        <w:rPr>
          <w:rFonts w:hint="eastAsia"/>
          <w:sz w:val="21"/>
          <w:szCs w:val="21"/>
        </w:rPr>
        <w:t>显示安全提示信息</w:t>
      </w:r>
    </w:p>
    <w:p w14:paraId="7F69D393">
      <w:pPr>
        <w:pStyle w:val="4"/>
        <w:ind w:left="57"/>
      </w:pPr>
      <w:bookmarkStart w:id="56" w:name="_Toc351988392"/>
      <w:r>
        <w:rPr>
          <w:rFonts w:hint="eastAsia"/>
        </w:rPr>
        <w:t>业务流程</w:t>
      </w:r>
      <w:bookmarkEnd w:id="56"/>
    </w:p>
    <w:p w14:paraId="0BD2A0BB">
      <w:pPr>
        <w:pStyle w:val="4"/>
        <w:ind w:left="57"/>
      </w:pPr>
      <w:bookmarkStart w:id="57" w:name="_Toc351988393"/>
      <w:r>
        <w:rPr>
          <w:rFonts w:hint="eastAsia"/>
        </w:rPr>
        <w:t>业务规则</w:t>
      </w:r>
      <w:bookmarkEnd w:id="57"/>
    </w:p>
    <w:p w14:paraId="62131628">
      <w:pPr>
        <w:pStyle w:val="252"/>
        <w:rPr>
          <w:rStyle w:val="89"/>
          <w:b/>
          <w:bCs w:val="0"/>
        </w:rPr>
      </w:pPr>
      <w:r>
        <w:rPr>
          <w:rStyle w:val="89"/>
          <w:rFonts w:hint="eastAsia"/>
          <w:b/>
          <w:bCs w:val="0"/>
        </w:rPr>
        <w:t>交易前</w:t>
      </w:r>
    </w:p>
    <w:p w14:paraId="7C322B5E">
      <w:pPr>
        <w:pStyle w:val="252"/>
        <w:rPr>
          <w:rStyle w:val="89"/>
          <w:b/>
          <w:bCs w:val="0"/>
        </w:rPr>
      </w:pPr>
      <w:r>
        <w:rPr>
          <w:rStyle w:val="89"/>
          <w:rFonts w:hint="eastAsia"/>
          <w:b/>
          <w:bCs w:val="0"/>
        </w:rPr>
        <w:t>交易中</w:t>
      </w:r>
    </w:p>
    <w:p w14:paraId="42EBB939">
      <w:pPr>
        <w:pStyle w:val="252"/>
        <w:rPr>
          <w:rStyle w:val="89"/>
          <w:b/>
          <w:bCs w:val="0"/>
        </w:rPr>
      </w:pPr>
      <w:r>
        <w:rPr>
          <w:rStyle w:val="89"/>
          <w:rFonts w:hint="eastAsia"/>
          <w:b/>
          <w:bCs w:val="0"/>
        </w:rPr>
        <w:t>交易后</w:t>
      </w:r>
    </w:p>
    <w:p w14:paraId="036B6E7A">
      <w:pPr>
        <w:pStyle w:val="4"/>
        <w:ind w:left="57"/>
      </w:pPr>
      <w:bookmarkStart w:id="58" w:name="_Toc351988394"/>
      <w:r>
        <w:rPr>
          <w:rFonts w:hint="eastAsia"/>
        </w:rPr>
        <w:t>页面要素</w:t>
      </w:r>
      <w:bookmarkEnd w:id="58"/>
    </w:p>
    <w:bookmarkEnd w:id="48"/>
    <w:bookmarkEnd w:id="49"/>
    <w:p w14:paraId="1A896C14">
      <w:pPr>
        <w:pStyle w:val="3"/>
        <w:numPr>
          <w:ilvl w:val="1"/>
          <w:numId w:val="2"/>
        </w:numPr>
        <w:ind w:left="0"/>
      </w:pPr>
      <w:bookmarkStart w:id="59" w:name="_Toc351988395"/>
      <w:bookmarkStart w:id="60" w:name="_Toc338256951"/>
      <w:r>
        <w:rPr>
          <w:rFonts w:hint="eastAsia"/>
        </w:rPr>
        <w:t>首页</w:t>
      </w:r>
      <w:bookmarkEnd w:id="59"/>
      <w:bookmarkEnd w:id="60"/>
    </w:p>
    <w:p w14:paraId="69F42D11">
      <w:pPr>
        <w:pStyle w:val="4"/>
        <w:numPr>
          <w:ilvl w:val="2"/>
          <w:numId w:val="2"/>
        </w:numPr>
        <w:ind w:left="57"/>
      </w:pPr>
      <w:bookmarkStart w:id="61" w:name="_Toc338256952"/>
      <w:bookmarkStart w:id="62" w:name="_Toc351988396"/>
      <w:r>
        <w:rPr>
          <w:rFonts w:hint="eastAsia"/>
        </w:rPr>
        <w:t>功能描述</w:t>
      </w:r>
      <w:bookmarkEnd w:id="61"/>
      <w:bookmarkEnd w:id="62"/>
    </w:p>
    <w:p w14:paraId="453AD066">
      <w:pPr>
        <w:pStyle w:val="88"/>
        <w:rPr>
          <w:rFonts w:ascii="宋体" w:hAnsi="宋体" w:cs="Arial"/>
          <w:szCs w:val="21"/>
        </w:rPr>
      </w:pPr>
      <w:bookmarkStart w:id="63" w:name="_Toc338256953"/>
      <w:r>
        <w:rPr>
          <w:rFonts w:hint="eastAsia" w:ascii="宋体" w:hAnsi="宋体" w:cs="Arial"/>
          <w:szCs w:val="21"/>
        </w:rPr>
        <w:t>用户可以通过此页面查看我的信息，银行公告和我的资产负债，提供一级菜单，二级菜单和快捷菜单链接以及广告展示。</w:t>
      </w:r>
    </w:p>
    <w:p w14:paraId="2711BB71">
      <w:pPr>
        <w:pStyle w:val="4"/>
        <w:numPr>
          <w:ilvl w:val="2"/>
          <w:numId w:val="2"/>
        </w:numPr>
        <w:ind w:left="57"/>
      </w:pPr>
      <w:bookmarkStart w:id="64" w:name="_Toc351988397"/>
      <w:r>
        <w:rPr>
          <w:rFonts w:hint="eastAsia"/>
        </w:rPr>
        <w:t>业务流程</w:t>
      </w:r>
      <w:bookmarkEnd w:id="63"/>
      <w:bookmarkEnd w:id="64"/>
    </w:p>
    <w:p w14:paraId="7186CA9F">
      <w:pPr>
        <w:spacing w:line="360" w:lineRule="auto"/>
      </w:pPr>
      <w:r>
        <w:object>
          <v:shape id="_x0000_i1027" o:spt="75" type="#_x0000_t75" style="height:95.25pt;width:305.25pt;" o:ole="t" filled="f" o:preferrelative="t" stroked="f" coordsize="21600,21600">
            <v:path/>
            <v:fill on="f" focussize="0,0"/>
            <v:stroke on="f" joinstyle="miter"/>
            <v:imagedata r:id="rId14" o:title=""/>
            <o:lock v:ext="edit" aspectratio="t"/>
            <w10:wrap type="none"/>
            <w10:anchorlock/>
          </v:shape>
          <o:OLEObject Type="Embed" ProgID="Visio.Drawing.11" ShapeID="_x0000_i1027" DrawAspect="Content" ObjectID="_1468075727" r:id="rId13">
            <o:LockedField>false</o:LockedField>
          </o:OLEObject>
        </w:object>
      </w:r>
    </w:p>
    <w:p w14:paraId="095A49DE">
      <w:pPr>
        <w:spacing w:line="360" w:lineRule="auto"/>
        <w:rPr>
          <w:rFonts w:ascii="宋体" w:hAnsi="宋体"/>
          <w:b/>
          <w:sz w:val="21"/>
          <w:szCs w:val="21"/>
        </w:rPr>
      </w:pPr>
      <w:r>
        <w:rPr>
          <w:rFonts w:hint="eastAsia" w:ascii="宋体" w:hAnsi="宋体"/>
          <w:b/>
          <w:sz w:val="21"/>
          <w:szCs w:val="21"/>
        </w:rPr>
        <w:t>流程说明：</w:t>
      </w:r>
    </w:p>
    <w:p w14:paraId="750EF11B">
      <w:pPr>
        <w:pStyle w:val="88"/>
        <w:numPr>
          <w:ilvl w:val="0"/>
          <w:numId w:val="24"/>
        </w:numPr>
        <w:ind w:firstLineChars="0"/>
        <w:rPr>
          <w:rFonts w:cs="Arial"/>
          <w:color w:val="000000"/>
        </w:rPr>
      </w:pPr>
      <w:bookmarkStart w:id="65" w:name="_Toc338256954"/>
      <w:r>
        <w:rPr>
          <w:rFonts w:hint="eastAsia" w:cs="Arial"/>
          <w:color w:val="000000"/>
        </w:rPr>
        <w:t>用户登录网银系统成功后，进入网银首页。</w:t>
      </w:r>
    </w:p>
    <w:p w14:paraId="1216621E">
      <w:pPr>
        <w:pStyle w:val="88"/>
        <w:numPr>
          <w:ilvl w:val="0"/>
          <w:numId w:val="24"/>
        </w:numPr>
        <w:ind w:firstLineChars="0"/>
        <w:rPr>
          <w:rFonts w:cs="Arial"/>
          <w:color w:val="000000"/>
        </w:rPr>
      </w:pPr>
      <w:r>
        <w:rPr>
          <w:rFonts w:hint="eastAsia" w:ascii="宋体" w:hAnsi="宋体" w:cs="Arial"/>
          <w:szCs w:val="21"/>
        </w:rPr>
        <w:t>页面显示我的信息，银行公告和我的资产负债，提供一级菜单，二级菜单和快捷菜单链接以及广告展示</w:t>
      </w:r>
      <w:r>
        <w:rPr>
          <w:rFonts w:hint="eastAsia" w:ascii="宋体" w:hAnsi="宋体" w:cs="Arial"/>
          <w:szCs w:val="21"/>
        </w:rPr>
        <w:tab/>
      </w:r>
      <w:r>
        <w:rPr>
          <w:rFonts w:hint="eastAsia" w:cs="Arial"/>
          <w:bCs/>
          <w:color w:val="000000"/>
        </w:rPr>
        <w:t>。</w:t>
      </w:r>
    </w:p>
    <w:p w14:paraId="07352ADD">
      <w:pPr>
        <w:pStyle w:val="4"/>
        <w:numPr>
          <w:ilvl w:val="2"/>
          <w:numId w:val="2"/>
        </w:numPr>
        <w:ind w:left="57"/>
      </w:pPr>
      <w:bookmarkStart w:id="66" w:name="_Toc351988398"/>
      <w:r>
        <w:rPr>
          <w:rFonts w:hint="eastAsia"/>
        </w:rPr>
        <w:t>业务规则</w:t>
      </w:r>
      <w:bookmarkEnd w:id="65"/>
      <w:bookmarkEnd w:id="66"/>
    </w:p>
    <w:p w14:paraId="2E3E7B9F">
      <w:pPr>
        <w:pStyle w:val="252"/>
      </w:pPr>
      <w:r>
        <w:rPr>
          <w:rFonts w:hint="eastAsia"/>
        </w:rPr>
        <w:t>交易前</w:t>
      </w:r>
    </w:p>
    <w:p w14:paraId="3BD2714F">
      <w:pPr>
        <w:pStyle w:val="252"/>
        <w:rPr>
          <w:rStyle w:val="89"/>
          <w:b/>
          <w:bCs w:val="0"/>
        </w:rPr>
      </w:pPr>
      <w:r>
        <w:rPr>
          <w:rStyle w:val="89"/>
          <w:rFonts w:hint="eastAsia"/>
          <w:b/>
          <w:bCs w:val="0"/>
        </w:rPr>
        <w:t>交易中</w:t>
      </w:r>
    </w:p>
    <w:p w14:paraId="53295374">
      <w:pPr>
        <w:pStyle w:val="5"/>
        <w:numPr>
          <w:ilvl w:val="0"/>
          <w:numId w:val="0"/>
        </w:numPr>
        <w:ind w:left="113"/>
        <w:rPr>
          <w:rStyle w:val="89"/>
          <w:b/>
          <w:bCs w:val="0"/>
        </w:rPr>
      </w:pPr>
      <w:r>
        <w:rPr>
          <w:rStyle w:val="89"/>
          <w:rFonts w:hint="eastAsia"/>
          <w:b/>
          <w:bCs w:val="0"/>
        </w:rPr>
        <w:t>交易后</w:t>
      </w:r>
    </w:p>
    <w:p w14:paraId="0810139A">
      <w:pPr>
        <w:pStyle w:val="4"/>
        <w:numPr>
          <w:ilvl w:val="2"/>
          <w:numId w:val="2"/>
        </w:numPr>
        <w:ind w:left="57"/>
      </w:pPr>
      <w:bookmarkStart w:id="67" w:name="_Toc338256955"/>
      <w:bookmarkStart w:id="68" w:name="_Toc351988399"/>
      <w:r>
        <w:rPr>
          <w:rFonts w:hint="eastAsia"/>
        </w:rPr>
        <w:t>页面要素</w:t>
      </w:r>
      <w:bookmarkEnd w:id="67"/>
      <w:bookmarkEnd w:id="68"/>
    </w:p>
    <w:tbl>
      <w:tblPr>
        <w:tblStyle w:val="4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7"/>
        <w:gridCol w:w="1217"/>
        <w:gridCol w:w="1217"/>
        <w:gridCol w:w="1217"/>
        <w:gridCol w:w="1218"/>
        <w:gridCol w:w="1218"/>
        <w:gridCol w:w="1218"/>
      </w:tblGrid>
      <w:tr w14:paraId="2058E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shd w:val="clear" w:color="auto" w:fill="FFCC99"/>
            <w:vAlign w:val="center"/>
          </w:tcPr>
          <w:p w14:paraId="01EF8FAE">
            <w:pPr>
              <w:keepNext/>
              <w:keepLines/>
              <w:numPr>
                <w:ilvl w:val="0"/>
                <w:numId w:val="1"/>
              </w:numPr>
              <w:spacing w:before="340" w:line="576" w:lineRule="auto"/>
              <w:outlineLvl w:val="0"/>
              <w:rPr>
                <w:rFonts w:ascii="宋体" w:hAnsi="宋体" w:cs="Arial"/>
                <w:b/>
                <w:color w:val="000000"/>
                <w:sz w:val="21"/>
                <w:szCs w:val="21"/>
              </w:rPr>
            </w:pPr>
            <w:bookmarkStart w:id="69" w:name="_Toc351988400"/>
            <w:r>
              <w:rPr>
                <w:rFonts w:hint="eastAsia" w:ascii="宋体" w:hAnsi="宋体" w:cs="Arial"/>
                <w:b/>
                <w:color w:val="000000"/>
                <w:sz w:val="21"/>
                <w:szCs w:val="21"/>
              </w:rPr>
              <w:t>序号</w:t>
            </w:r>
            <w:bookmarkEnd w:id="69"/>
          </w:p>
        </w:tc>
        <w:tc>
          <w:tcPr>
            <w:tcW w:w="1217" w:type="dxa"/>
            <w:shd w:val="clear" w:color="auto" w:fill="FFCC99"/>
            <w:vAlign w:val="center"/>
          </w:tcPr>
          <w:p w14:paraId="3FC8BD8F">
            <w:pPr>
              <w:keepNext/>
              <w:keepLines/>
              <w:numPr>
                <w:ilvl w:val="0"/>
                <w:numId w:val="1"/>
              </w:numPr>
              <w:spacing w:before="340" w:line="576" w:lineRule="auto"/>
              <w:outlineLvl w:val="0"/>
              <w:rPr>
                <w:rFonts w:ascii="宋体" w:hAnsi="宋体" w:cs="Arial"/>
                <w:b/>
                <w:color w:val="000000"/>
                <w:sz w:val="21"/>
                <w:szCs w:val="21"/>
              </w:rPr>
            </w:pPr>
            <w:bookmarkStart w:id="70" w:name="_Toc351988401"/>
            <w:r>
              <w:rPr>
                <w:rFonts w:hint="eastAsia" w:ascii="宋体" w:hAnsi="宋体" w:cs="Arial"/>
                <w:b/>
                <w:color w:val="000000"/>
                <w:sz w:val="21"/>
                <w:szCs w:val="21"/>
              </w:rPr>
              <w:t>名称</w:t>
            </w:r>
            <w:bookmarkEnd w:id="70"/>
          </w:p>
        </w:tc>
        <w:tc>
          <w:tcPr>
            <w:tcW w:w="1217" w:type="dxa"/>
            <w:shd w:val="clear" w:color="auto" w:fill="FFCC99"/>
            <w:vAlign w:val="center"/>
          </w:tcPr>
          <w:p w14:paraId="189FD434">
            <w:pPr>
              <w:keepNext/>
              <w:keepLines/>
              <w:numPr>
                <w:ilvl w:val="0"/>
                <w:numId w:val="1"/>
              </w:numPr>
              <w:spacing w:before="340" w:line="576" w:lineRule="auto"/>
              <w:outlineLvl w:val="0"/>
              <w:rPr>
                <w:rFonts w:ascii="宋体" w:hAnsi="宋体" w:cs="Arial"/>
                <w:b/>
                <w:color w:val="000000"/>
                <w:sz w:val="21"/>
                <w:szCs w:val="21"/>
              </w:rPr>
            </w:pPr>
            <w:bookmarkStart w:id="71" w:name="_Toc351988402"/>
            <w:r>
              <w:rPr>
                <w:rFonts w:hint="eastAsia" w:ascii="宋体" w:hAnsi="宋体" w:cs="Arial"/>
                <w:b/>
                <w:color w:val="000000"/>
                <w:sz w:val="21"/>
                <w:szCs w:val="21"/>
              </w:rPr>
              <w:t>输入/输出</w:t>
            </w:r>
            <w:bookmarkEnd w:id="71"/>
          </w:p>
        </w:tc>
        <w:tc>
          <w:tcPr>
            <w:tcW w:w="1217" w:type="dxa"/>
            <w:shd w:val="clear" w:color="auto" w:fill="FFCC99"/>
            <w:vAlign w:val="center"/>
          </w:tcPr>
          <w:p w14:paraId="6A508FC9">
            <w:pPr>
              <w:keepNext/>
              <w:keepLines/>
              <w:numPr>
                <w:ilvl w:val="0"/>
                <w:numId w:val="1"/>
              </w:numPr>
              <w:spacing w:before="340" w:line="576" w:lineRule="auto"/>
              <w:outlineLvl w:val="0"/>
              <w:rPr>
                <w:rFonts w:ascii="宋体" w:hAnsi="宋体" w:cs="Arial"/>
                <w:b/>
                <w:color w:val="000000"/>
                <w:sz w:val="21"/>
                <w:szCs w:val="21"/>
              </w:rPr>
            </w:pPr>
            <w:bookmarkStart w:id="72" w:name="_Toc351988403"/>
            <w:r>
              <w:rPr>
                <w:rFonts w:hint="eastAsia" w:ascii="宋体" w:hAnsi="宋体" w:cs="Arial"/>
                <w:b/>
                <w:color w:val="000000"/>
                <w:sz w:val="21"/>
                <w:szCs w:val="21"/>
              </w:rPr>
              <w:t>缺省值</w:t>
            </w:r>
            <w:bookmarkEnd w:id="72"/>
          </w:p>
        </w:tc>
        <w:tc>
          <w:tcPr>
            <w:tcW w:w="1218" w:type="dxa"/>
            <w:shd w:val="clear" w:color="auto" w:fill="FFCC99"/>
            <w:vAlign w:val="center"/>
          </w:tcPr>
          <w:p w14:paraId="12AFC085">
            <w:pPr>
              <w:keepNext/>
              <w:keepLines/>
              <w:numPr>
                <w:ilvl w:val="0"/>
                <w:numId w:val="1"/>
              </w:numPr>
              <w:spacing w:before="340" w:line="576" w:lineRule="auto"/>
              <w:outlineLvl w:val="0"/>
              <w:rPr>
                <w:rFonts w:ascii="宋体" w:hAnsi="宋体" w:cs="Arial"/>
                <w:b/>
                <w:color w:val="000000"/>
                <w:sz w:val="21"/>
                <w:szCs w:val="21"/>
              </w:rPr>
            </w:pPr>
            <w:bookmarkStart w:id="73" w:name="_Toc351988404"/>
            <w:r>
              <w:rPr>
                <w:rFonts w:hint="eastAsia" w:ascii="宋体" w:hAnsi="宋体" w:cs="Arial"/>
                <w:b/>
                <w:color w:val="000000"/>
                <w:sz w:val="21"/>
                <w:szCs w:val="21"/>
              </w:rPr>
              <w:t>类型/长度</w:t>
            </w:r>
            <w:bookmarkEnd w:id="73"/>
          </w:p>
        </w:tc>
        <w:tc>
          <w:tcPr>
            <w:tcW w:w="1218" w:type="dxa"/>
            <w:shd w:val="clear" w:color="auto" w:fill="FFCC99"/>
            <w:vAlign w:val="center"/>
          </w:tcPr>
          <w:p w14:paraId="21C35606">
            <w:pPr>
              <w:keepNext/>
              <w:keepLines/>
              <w:numPr>
                <w:ilvl w:val="0"/>
                <w:numId w:val="1"/>
              </w:numPr>
              <w:spacing w:before="340" w:line="576" w:lineRule="auto"/>
              <w:outlineLvl w:val="0"/>
              <w:rPr>
                <w:rFonts w:ascii="宋体" w:hAnsi="宋体" w:cs="Arial"/>
                <w:b/>
                <w:color w:val="000000"/>
                <w:sz w:val="21"/>
                <w:szCs w:val="21"/>
              </w:rPr>
            </w:pPr>
            <w:bookmarkStart w:id="74" w:name="_Toc351988405"/>
            <w:r>
              <w:rPr>
                <w:rFonts w:hint="eastAsia" w:ascii="宋体" w:hAnsi="宋体" w:cs="Arial"/>
                <w:b/>
                <w:color w:val="000000"/>
                <w:sz w:val="21"/>
                <w:szCs w:val="21"/>
              </w:rPr>
              <w:t>是否必输</w:t>
            </w:r>
            <w:bookmarkEnd w:id="74"/>
          </w:p>
        </w:tc>
        <w:tc>
          <w:tcPr>
            <w:tcW w:w="1218" w:type="dxa"/>
            <w:shd w:val="clear" w:color="auto" w:fill="FFCC99"/>
            <w:vAlign w:val="center"/>
          </w:tcPr>
          <w:p w14:paraId="1C93166C">
            <w:pPr>
              <w:keepNext/>
              <w:keepLines/>
              <w:numPr>
                <w:ilvl w:val="0"/>
                <w:numId w:val="1"/>
              </w:numPr>
              <w:spacing w:before="340" w:line="576" w:lineRule="auto"/>
              <w:outlineLvl w:val="0"/>
              <w:rPr>
                <w:rFonts w:ascii="宋体" w:hAnsi="宋体" w:cs="Arial"/>
                <w:b/>
                <w:color w:val="000000"/>
                <w:sz w:val="21"/>
                <w:szCs w:val="21"/>
              </w:rPr>
            </w:pPr>
            <w:bookmarkStart w:id="75" w:name="_Toc351988406"/>
            <w:r>
              <w:rPr>
                <w:rFonts w:hint="eastAsia" w:ascii="宋体" w:hAnsi="宋体" w:cs="Arial"/>
                <w:b/>
                <w:color w:val="000000"/>
                <w:sz w:val="21"/>
                <w:szCs w:val="21"/>
              </w:rPr>
              <w:t>备注</w:t>
            </w:r>
            <w:bookmarkEnd w:id="75"/>
          </w:p>
        </w:tc>
      </w:tr>
      <w:tr w14:paraId="499B8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217" w:type="dxa"/>
            <w:vAlign w:val="center"/>
          </w:tcPr>
          <w:p w14:paraId="3C671EEA">
            <w:pPr>
              <w:widowControl w:val="0"/>
              <w:numPr>
                <w:ilvl w:val="0"/>
                <w:numId w:val="25"/>
              </w:numPr>
              <w:spacing w:after="0" w:line="360" w:lineRule="auto"/>
              <w:rPr>
                <w:rFonts w:ascii="宋体" w:hAnsi="宋体"/>
                <w:sz w:val="21"/>
                <w:szCs w:val="21"/>
              </w:rPr>
            </w:pPr>
          </w:p>
        </w:tc>
        <w:tc>
          <w:tcPr>
            <w:tcW w:w="1217" w:type="dxa"/>
            <w:vAlign w:val="center"/>
          </w:tcPr>
          <w:p w14:paraId="13299301">
            <w:pPr>
              <w:spacing w:line="360" w:lineRule="auto"/>
              <w:rPr>
                <w:rFonts w:ascii="宋体" w:hAnsi="宋体"/>
                <w:sz w:val="21"/>
                <w:szCs w:val="21"/>
              </w:rPr>
            </w:pPr>
            <w:r>
              <w:rPr>
                <w:rFonts w:hint="eastAsia" w:ascii="宋体" w:hAnsi="宋体"/>
                <w:sz w:val="21"/>
                <w:szCs w:val="21"/>
              </w:rPr>
              <w:t>一级菜单</w:t>
            </w:r>
          </w:p>
        </w:tc>
        <w:tc>
          <w:tcPr>
            <w:tcW w:w="1217" w:type="dxa"/>
          </w:tcPr>
          <w:p w14:paraId="403FA13E">
            <w:pPr>
              <w:rPr>
                <w:rFonts w:ascii="宋体" w:hAnsi="宋体"/>
                <w:sz w:val="21"/>
                <w:szCs w:val="21"/>
              </w:rPr>
            </w:pPr>
            <w:r>
              <w:rPr>
                <w:rFonts w:hint="eastAsia" w:ascii="宋体" w:hAnsi="宋体"/>
                <w:sz w:val="21"/>
                <w:szCs w:val="21"/>
              </w:rPr>
              <w:t>菜单栏</w:t>
            </w:r>
          </w:p>
        </w:tc>
        <w:tc>
          <w:tcPr>
            <w:tcW w:w="1217" w:type="dxa"/>
            <w:vAlign w:val="center"/>
          </w:tcPr>
          <w:p w14:paraId="6E2B1ADE">
            <w:pPr>
              <w:rPr>
                <w:rFonts w:ascii="宋体" w:hAnsi="宋体" w:cs="Arial"/>
                <w:color w:val="000000"/>
                <w:sz w:val="21"/>
                <w:szCs w:val="21"/>
              </w:rPr>
            </w:pPr>
          </w:p>
        </w:tc>
        <w:tc>
          <w:tcPr>
            <w:tcW w:w="1218" w:type="dxa"/>
            <w:vAlign w:val="center"/>
          </w:tcPr>
          <w:p w14:paraId="43323FD3">
            <w:pPr>
              <w:rPr>
                <w:rFonts w:ascii="宋体" w:hAnsi="宋体" w:cs="Arial"/>
                <w:sz w:val="21"/>
                <w:szCs w:val="21"/>
              </w:rPr>
            </w:pPr>
          </w:p>
        </w:tc>
        <w:tc>
          <w:tcPr>
            <w:tcW w:w="1218" w:type="dxa"/>
            <w:vAlign w:val="center"/>
          </w:tcPr>
          <w:p w14:paraId="0536ABE6">
            <w:pPr>
              <w:rPr>
                <w:rFonts w:ascii="宋体" w:hAnsi="宋体" w:cs="Arial"/>
                <w:color w:val="000000"/>
                <w:sz w:val="21"/>
                <w:szCs w:val="21"/>
              </w:rPr>
            </w:pPr>
          </w:p>
        </w:tc>
        <w:tc>
          <w:tcPr>
            <w:tcW w:w="1218" w:type="dxa"/>
            <w:vAlign w:val="center"/>
          </w:tcPr>
          <w:p w14:paraId="6BD912DF">
            <w:pPr>
              <w:spacing w:line="360" w:lineRule="auto"/>
              <w:rPr>
                <w:rFonts w:ascii="宋体" w:hAnsi="宋体"/>
                <w:sz w:val="21"/>
                <w:szCs w:val="21"/>
              </w:rPr>
            </w:pPr>
          </w:p>
        </w:tc>
      </w:tr>
      <w:tr w14:paraId="6F94E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217" w:type="dxa"/>
            <w:vAlign w:val="center"/>
          </w:tcPr>
          <w:p w14:paraId="5B15F917">
            <w:pPr>
              <w:widowControl w:val="0"/>
              <w:numPr>
                <w:ilvl w:val="0"/>
                <w:numId w:val="25"/>
              </w:numPr>
              <w:spacing w:after="0" w:line="360" w:lineRule="auto"/>
              <w:rPr>
                <w:rFonts w:ascii="宋体" w:hAnsi="宋体"/>
                <w:sz w:val="21"/>
                <w:szCs w:val="21"/>
              </w:rPr>
            </w:pPr>
          </w:p>
        </w:tc>
        <w:tc>
          <w:tcPr>
            <w:tcW w:w="1217" w:type="dxa"/>
            <w:vAlign w:val="center"/>
          </w:tcPr>
          <w:p w14:paraId="474FB2E9">
            <w:pPr>
              <w:spacing w:line="360" w:lineRule="auto"/>
              <w:rPr>
                <w:rFonts w:ascii="宋体" w:hAnsi="宋体"/>
                <w:sz w:val="21"/>
                <w:szCs w:val="21"/>
              </w:rPr>
            </w:pPr>
            <w:r>
              <w:rPr>
                <w:rFonts w:hint="eastAsia" w:ascii="宋体" w:hAnsi="宋体"/>
                <w:sz w:val="21"/>
                <w:szCs w:val="21"/>
              </w:rPr>
              <w:t>二级菜单</w:t>
            </w:r>
          </w:p>
        </w:tc>
        <w:tc>
          <w:tcPr>
            <w:tcW w:w="1217" w:type="dxa"/>
          </w:tcPr>
          <w:p w14:paraId="1FF3E521">
            <w:pPr>
              <w:rPr>
                <w:rFonts w:ascii="宋体" w:hAnsi="宋体"/>
                <w:sz w:val="21"/>
                <w:szCs w:val="21"/>
              </w:rPr>
            </w:pPr>
            <w:r>
              <w:rPr>
                <w:rFonts w:hint="eastAsia" w:ascii="宋体" w:hAnsi="宋体"/>
                <w:sz w:val="21"/>
                <w:szCs w:val="21"/>
              </w:rPr>
              <w:t>菜单栏</w:t>
            </w:r>
          </w:p>
        </w:tc>
        <w:tc>
          <w:tcPr>
            <w:tcW w:w="1217" w:type="dxa"/>
            <w:vAlign w:val="center"/>
          </w:tcPr>
          <w:p w14:paraId="3243EC2E">
            <w:pPr>
              <w:rPr>
                <w:rFonts w:ascii="宋体" w:hAnsi="宋体" w:cs="Arial"/>
                <w:color w:val="000000"/>
                <w:sz w:val="21"/>
                <w:szCs w:val="21"/>
              </w:rPr>
            </w:pPr>
          </w:p>
        </w:tc>
        <w:tc>
          <w:tcPr>
            <w:tcW w:w="1218" w:type="dxa"/>
            <w:vAlign w:val="center"/>
          </w:tcPr>
          <w:p w14:paraId="291B1783">
            <w:pPr>
              <w:rPr>
                <w:rFonts w:ascii="宋体" w:hAnsi="宋体" w:cs="Arial"/>
                <w:sz w:val="21"/>
                <w:szCs w:val="21"/>
              </w:rPr>
            </w:pPr>
          </w:p>
        </w:tc>
        <w:tc>
          <w:tcPr>
            <w:tcW w:w="1218" w:type="dxa"/>
            <w:vAlign w:val="center"/>
          </w:tcPr>
          <w:p w14:paraId="3460A28B">
            <w:pPr>
              <w:rPr>
                <w:rFonts w:ascii="宋体" w:hAnsi="宋体" w:cs="Arial"/>
                <w:color w:val="000000"/>
                <w:sz w:val="21"/>
                <w:szCs w:val="21"/>
              </w:rPr>
            </w:pPr>
          </w:p>
        </w:tc>
        <w:tc>
          <w:tcPr>
            <w:tcW w:w="1218" w:type="dxa"/>
            <w:vAlign w:val="center"/>
          </w:tcPr>
          <w:p w14:paraId="51F5BDFA">
            <w:pPr>
              <w:spacing w:line="360" w:lineRule="auto"/>
              <w:rPr>
                <w:rFonts w:ascii="宋体" w:hAnsi="宋体"/>
                <w:sz w:val="21"/>
                <w:szCs w:val="21"/>
              </w:rPr>
            </w:pPr>
            <w:r>
              <w:rPr>
                <w:rFonts w:hint="eastAsia" w:ascii="宋体" w:hAnsi="宋体"/>
                <w:sz w:val="21"/>
                <w:szCs w:val="21"/>
              </w:rPr>
              <w:t>点击一级菜单后显示相关内容</w:t>
            </w:r>
          </w:p>
        </w:tc>
      </w:tr>
      <w:tr w14:paraId="2C18A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217" w:type="dxa"/>
            <w:vAlign w:val="center"/>
          </w:tcPr>
          <w:p w14:paraId="1D44BA68">
            <w:pPr>
              <w:widowControl w:val="0"/>
              <w:numPr>
                <w:ilvl w:val="0"/>
                <w:numId w:val="25"/>
              </w:numPr>
              <w:spacing w:after="0" w:line="360" w:lineRule="auto"/>
              <w:rPr>
                <w:rFonts w:ascii="宋体" w:hAnsi="宋体"/>
                <w:sz w:val="21"/>
                <w:szCs w:val="21"/>
              </w:rPr>
            </w:pPr>
          </w:p>
        </w:tc>
        <w:tc>
          <w:tcPr>
            <w:tcW w:w="1217" w:type="dxa"/>
            <w:vAlign w:val="center"/>
          </w:tcPr>
          <w:p w14:paraId="5D97009C">
            <w:pPr>
              <w:spacing w:line="360" w:lineRule="auto"/>
              <w:rPr>
                <w:rFonts w:ascii="宋体" w:hAnsi="宋体"/>
                <w:sz w:val="21"/>
                <w:szCs w:val="21"/>
              </w:rPr>
            </w:pPr>
            <w:r>
              <w:rPr>
                <w:rFonts w:hint="eastAsia" w:ascii="宋体" w:hAnsi="宋体"/>
                <w:sz w:val="21"/>
                <w:szCs w:val="21"/>
              </w:rPr>
              <w:t>我的信息</w:t>
            </w:r>
          </w:p>
        </w:tc>
        <w:tc>
          <w:tcPr>
            <w:tcW w:w="1217" w:type="dxa"/>
          </w:tcPr>
          <w:p w14:paraId="4B22C079">
            <w:pPr>
              <w:rPr>
                <w:rFonts w:ascii="宋体" w:hAnsi="宋体"/>
                <w:sz w:val="21"/>
                <w:szCs w:val="21"/>
              </w:rPr>
            </w:pPr>
            <w:r>
              <w:rPr>
                <w:rFonts w:hint="eastAsia" w:ascii="宋体" w:hAnsi="宋体"/>
                <w:sz w:val="21"/>
                <w:szCs w:val="21"/>
              </w:rPr>
              <w:t>文本</w:t>
            </w:r>
          </w:p>
        </w:tc>
        <w:tc>
          <w:tcPr>
            <w:tcW w:w="1217" w:type="dxa"/>
            <w:vAlign w:val="center"/>
          </w:tcPr>
          <w:p w14:paraId="1044DBAC">
            <w:pPr>
              <w:rPr>
                <w:rFonts w:ascii="宋体" w:hAnsi="宋体" w:cs="Arial"/>
                <w:color w:val="000000"/>
                <w:sz w:val="21"/>
                <w:szCs w:val="21"/>
              </w:rPr>
            </w:pPr>
          </w:p>
        </w:tc>
        <w:tc>
          <w:tcPr>
            <w:tcW w:w="1218" w:type="dxa"/>
            <w:vAlign w:val="center"/>
          </w:tcPr>
          <w:p w14:paraId="72D0BC73">
            <w:pPr>
              <w:rPr>
                <w:rFonts w:ascii="宋体" w:hAnsi="宋体" w:cs="Arial"/>
                <w:sz w:val="21"/>
                <w:szCs w:val="21"/>
              </w:rPr>
            </w:pPr>
          </w:p>
        </w:tc>
        <w:tc>
          <w:tcPr>
            <w:tcW w:w="1218" w:type="dxa"/>
            <w:vAlign w:val="center"/>
          </w:tcPr>
          <w:p w14:paraId="0955A354">
            <w:pPr>
              <w:rPr>
                <w:rFonts w:ascii="宋体" w:hAnsi="宋体" w:cs="Arial"/>
                <w:color w:val="000000"/>
                <w:sz w:val="21"/>
                <w:szCs w:val="21"/>
              </w:rPr>
            </w:pPr>
          </w:p>
        </w:tc>
        <w:tc>
          <w:tcPr>
            <w:tcW w:w="1218" w:type="dxa"/>
            <w:vAlign w:val="center"/>
          </w:tcPr>
          <w:p w14:paraId="3F053264">
            <w:pPr>
              <w:spacing w:line="360" w:lineRule="auto"/>
              <w:rPr>
                <w:rFonts w:ascii="宋体" w:hAnsi="宋体"/>
                <w:sz w:val="21"/>
                <w:szCs w:val="21"/>
              </w:rPr>
            </w:pPr>
            <w:r>
              <w:rPr>
                <w:rFonts w:hint="eastAsia" w:ascii="宋体" w:hAnsi="宋体"/>
                <w:sz w:val="21"/>
                <w:szCs w:val="21"/>
              </w:rPr>
              <w:t>欢迎信息，预留信息，最近登录时间，本次登录时间</w:t>
            </w:r>
          </w:p>
        </w:tc>
      </w:tr>
      <w:tr w14:paraId="01A3F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217" w:type="dxa"/>
            <w:vAlign w:val="center"/>
          </w:tcPr>
          <w:p w14:paraId="3C869EE0">
            <w:pPr>
              <w:widowControl w:val="0"/>
              <w:numPr>
                <w:ilvl w:val="0"/>
                <w:numId w:val="25"/>
              </w:numPr>
              <w:spacing w:after="0" w:line="360" w:lineRule="auto"/>
              <w:rPr>
                <w:rFonts w:ascii="宋体" w:hAnsi="宋体"/>
                <w:sz w:val="21"/>
                <w:szCs w:val="21"/>
              </w:rPr>
            </w:pPr>
          </w:p>
        </w:tc>
        <w:tc>
          <w:tcPr>
            <w:tcW w:w="1217" w:type="dxa"/>
            <w:vAlign w:val="center"/>
          </w:tcPr>
          <w:p w14:paraId="05D74F92">
            <w:pPr>
              <w:spacing w:line="360" w:lineRule="auto"/>
              <w:rPr>
                <w:rFonts w:ascii="宋体" w:hAnsi="宋体"/>
                <w:sz w:val="21"/>
                <w:szCs w:val="21"/>
              </w:rPr>
            </w:pPr>
            <w:r>
              <w:rPr>
                <w:rFonts w:hint="eastAsia" w:ascii="宋体" w:hAnsi="宋体"/>
                <w:sz w:val="21"/>
                <w:szCs w:val="21"/>
              </w:rPr>
              <w:t>银行公告</w:t>
            </w:r>
          </w:p>
        </w:tc>
        <w:tc>
          <w:tcPr>
            <w:tcW w:w="1217" w:type="dxa"/>
          </w:tcPr>
          <w:p w14:paraId="0AC75B55">
            <w:pPr>
              <w:rPr>
                <w:rFonts w:ascii="宋体" w:hAnsi="宋体"/>
                <w:sz w:val="21"/>
                <w:szCs w:val="21"/>
              </w:rPr>
            </w:pPr>
            <w:r>
              <w:rPr>
                <w:rFonts w:hint="eastAsia" w:ascii="宋体" w:hAnsi="宋体"/>
                <w:sz w:val="21"/>
                <w:szCs w:val="21"/>
              </w:rPr>
              <w:t>链接</w:t>
            </w:r>
          </w:p>
        </w:tc>
        <w:tc>
          <w:tcPr>
            <w:tcW w:w="1217" w:type="dxa"/>
            <w:vAlign w:val="center"/>
          </w:tcPr>
          <w:p w14:paraId="4B4BBF79">
            <w:pPr>
              <w:rPr>
                <w:rFonts w:ascii="宋体" w:hAnsi="宋体" w:cs="Arial"/>
                <w:color w:val="000000"/>
                <w:sz w:val="21"/>
                <w:szCs w:val="21"/>
              </w:rPr>
            </w:pPr>
          </w:p>
        </w:tc>
        <w:tc>
          <w:tcPr>
            <w:tcW w:w="1218" w:type="dxa"/>
            <w:vAlign w:val="center"/>
          </w:tcPr>
          <w:p w14:paraId="654D0157">
            <w:pPr>
              <w:rPr>
                <w:rFonts w:ascii="宋体" w:hAnsi="宋体" w:cs="Arial"/>
                <w:sz w:val="21"/>
                <w:szCs w:val="21"/>
              </w:rPr>
            </w:pPr>
          </w:p>
        </w:tc>
        <w:tc>
          <w:tcPr>
            <w:tcW w:w="1218" w:type="dxa"/>
            <w:vAlign w:val="center"/>
          </w:tcPr>
          <w:p w14:paraId="75BE1F25">
            <w:pPr>
              <w:rPr>
                <w:rFonts w:ascii="宋体" w:hAnsi="宋体" w:cs="Arial"/>
                <w:color w:val="000000"/>
                <w:sz w:val="21"/>
                <w:szCs w:val="21"/>
              </w:rPr>
            </w:pPr>
          </w:p>
        </w:tc>
        <w:tc>
          <w:tcPr>
            <w:tcW w:w="1218" w:type="dxa"/>
            <w:vAlign w:val="center"/>
          </w:tcPr>
          <w:p w14:paraId="7BA62C4F">
            <w:pPr>
              <w:spacing w:line="360" w:lineRule="auto"/>
              <w:rPr>
                <w:rFonts w:ascii="宋体" w:hAnsi="宋体"/>
                <w:sz w:val="21"/>
                <w:szCs w:val="21"/>
              </w:rPr>
            </w:pPr>
            <w:r>
              <w:rPr>
                <w:rFonts w:hint="eastAsia" w:ascii="宋体" w:hAnsi="宋体"/>
                <w:sz w:val="21"/>
                <w:szCs w:val="21"/>
              </w:rPr>
              <w:t>链接到具体的公告内容页面</w:t>
            </w:r>
          </w:p>
        </w:tc>
      </w:tr>
      <w:tr w14:paraId="648A3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217" w:type="dxa"/>
            <w:vAlign w:val="center"/>
          </w:tcPr>
          <w:p w14:paraId="6A3663A0">
            <w:pPr>
              <w:widowControl w:val="0"/>
              <w:numPr>
                <w:ilvl w:val="0"/>
                <w:numId w:val="25"/>
              </w:numPr>
              <w:spacing w:after="0" w:line="360" w:lineRule="auto"/>
              <w:rPr>
                <w:rFonts w:ascii="宋体" w:hAnsi="宋体"/>
                <w:sz w:val="21"/>
                <w:szCs w:val="21"/>
              </w:rPr>
            </w:pPr>
          </w:p>
        </w:tc>
        <w:tc>
          <w:tcPr>
            <w:tcW w:w="1217" w:type="dxa"/>
            <w:vAlign w:val="center"/>
          </w:tcPr>
          <w:p w14:paraId="11C9BADC">
            <w:pPr>
              <w:spacing w:line="360" w:lineRule="auto"/>
              <w:rPr>
                <w:rFonts w:ascii="宋体" w:hAnsi="宋体"/>
                <w:sz w:val="21"/>
                <w:szCs w:val="21"/>
              </w:rPr>
            </w:pPr>
            <w:r>
              <w:rPr>
                <w:rFonts w:hint="eastAsia" w:ascii="宋体" w:hAnsi="宋体"/>
                <w:sz w:val="21"/>
                <w:szCs w:val="21"/>
              </w:rPr>
              <w:t>广告栏</w:t>
            </w:r>
          </w:p>
        </w:tc>
        <w:tc>
          <w:tcPr>
            <w:tcW w:w="1217" w:type="dxa"/>
          </w:tcPr>
          <w:p w14:paraId="72C87ED3">
            <w:pPr>
              <w:rPr>
                <w:rFonts w:ascii="宋体" w:hAnsi="宋体"/>
                <w:sz w:val="21"/>
                <w:szCs w:val="21"/>
              </w:rPr>
            </w:pPr>
            <w:r>
              <w:rPr>
                <w:rFonts w:hint="eastAsia" w:ascii="宋体" w:hAnsi="宋体"/>
                <w:sz w:val="21"/>
                <w:szCs w:val="21"/>
              </w:rPr>
              <w:t>滚动图片</w:t>
            </w:r>
          </w:p>
        </w:tc>
        <w:tc>
          <w:tcPr>
            <w:tcW w:w="1217" w:type="dxa"/>
            <w:vAlign w:val="center"/>
          </w:tcPr>
          <w:p w14:paraId="0E82B3FA">
            <w:pPr>
              <w:rPr>
                <w:rFonts w:ascii="宋体" w:hAnsi="宋体" w:cs="Arial"/>
                <w:color w:val="000000"/>
                <w:sz w:val="21"/>
                <w:szCs w:val="21"/>
              </w:rPr>
            </w:pPr>
          </w:p>
        </w:tc>
        <w:tc>
          <w:tcPr>
            <w:tcW w:w="1218" w:type="dxa"/>
            <w:vAlign w:val="center"/>
          </w:tcPr>
          <w:p w14:paraId="07387C23">
            <w:pPr>
              <w:rPr>
                <w:rFonts w:ascii="宋体" w:hAnsi="宋体" w:cs="Arial"/>
                <w:sz w:val="21"/>
                <w:szCs w:val="21"/>
              </w:rPr>
            </w:pPr>
          </w:p>
        </w:tc>
        <w:tc>
          <w:tcPr>
            <w:tcW w:w="1218" w:type="dxa"/>
            <w:vAlign w:val="center"/>
          </w:tcPr>
          <w:p w14:paraId="71C6A1E2">
            <w:pPr>
              <w:rPr>
                <w:rFonts w:ascii="宋体" w:hAnsi="宋体" w:cs="Arial"/>
                <w:color w:val="000000"/>
                <w:sz w:val="21"/>
                <w:szCs w:val="21"/>
              </w:rPr>
            </w:pPr>
          </w:p>
        </w:tc>
        <w:tc>
          <w:tcPr>
            <w:tcW w:w="1218" w:type="dxa"/>
            <w:vAlign w:val="center"/>
          </w:tcPr>
          <w:p w14:paraId="6D52A98A">
            <w:pPr>
              <w:spacing w:line="360" w:lineRule="auto"/>
              <w:rPr>
                <w:rFonts w:ascii="宋体" w:hAnsi="宋体"/>
                <w:sz w:val="21"/>
                <w:szCs w:val="21"/>
              </w:rPr>
            </w:pPr>
          </w:p>
        </w:tc>
      </w:tr>
      <w:tr w14:paraId="19F91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217" w:type="dxa"/>
            <w:vAlign w:val="center"/>
          </w:tcPr>
          <w:p w14:paraId="28EA8E46">
            <w:pPr>
              <w:widowControl w:val="0"/>
              <w:numPr>
                <w:ilvl w:val="0"/>
                <w:numId w:val="25"/>
              </w:numPr>
              <w:spacing w:after="0" w:line="360" w:lineRule="auto"/>
              <w:rPr>
                <w:rFonts w:ascii="宋体" w:hAnsi="宋体"/>
                <w:sz w:val="21"/>
                <w:szCs w:val="21"/>
              </w:rPr>
            </w:pPr>
          </w:p>
        </w:tc>
        <w:tc>
          <w:tcPr>
            <w:tcW w:w="1217" w:type="dxa"/>
            <w:vAlign w:val="center"/>
          </w:tcPr>
          <w:p w14:paraId="02B94A70">
            <w:pPr>
              <w:spacing w:line="360" w:lineRule="auto"/>
              <w:rPr>
                <w:rFonts w:ascii="宋体" w:hAnsi="宋体"/>
                <w:sz w:val="21"/>
                <w:szCs w:val="21"/>
              </w:rPr>
            </w:pPr>
            <w:r>
              <w:rPr>
                <w:rFonts w:hint="eastAsia" w:ascii="宋体" w:hAnsi="宋体"/>
                <w:sz w:val="21"/>
                <w:szCs w:val="21"/>
              </w:rPr>
              <w:t>我的资产负债</w:t>
            </w:r>
          </w:p>
        </w:tc>
        <w:tc>
          <w:tcPr>
            <w:tcW w:w="1217" w:type="dxa"/>
          </w:tcPr>
          <w:p w14:paraId="5DC02106">
            <w:pPr>
              <w:rPr>
                <w:rFonts w:ascii="宋体" w:hAnsi="宋体" w:cs="Arial"/>
                <w:color w:val="000000"/>
                <w:sz w:val="21"/>
                <w:szCs w:val="21"/>
              </w:rPr>
            </w:pPr>
            <w:r>
              <w:rPr>
                <w:rFonts w:hint="eastAsia" w:ascii="宋体" w:hAnsi="宋体" w:cs="Arial"/>
                <w:color w:val="000000"/>
                <w:sz w:val="21"/>
                <w:szCs w:val="21"/>
              </w:rPr>
              <w:t>文本</w:t>
            </w:r>
          </w:p>
        </w:tc>
        <w:tc>
          <w:tcPr>
            <w:tcW w:w="1217" w:type="dxa"/>
            <w:vAlign w:val="center"/>
          </w:tcPr>
          <w:p w14:paraId="1030FC57">
            <w:pPr>
              <w:rPr>
                <w:rFonts w:ascii="宋体" w:hAnsi="宋体" w:cs="Arial"/>
                <w:color w:val="000000"/>
                <w:sz w:val="21"/>
                <w:szCs w:val="21"/>
              </w:rPr>
            </w:pPr>
          </w:p>
        </w:tc>
        <w:tc>
          <w:tcPr>
            <w:tcW w:w="1218" w:type="dxa"/>
            <w:vAlign w:val="center"/>
          </w:tcPr>
          <w:p w14:paraId="7BC8E479">
            <w:pPr>
              <w:rPr>
                <w:rFonts w:ascii="宋体" w:hAnsi="宋体" w:cs="Arial"/>
                <w:sz w:val="21"/>
                <w:szCs w:val="21"/>
              </w:rPr>
            </w:pPr>
          </w:p>
        </w:tc>
        <w:tc>
          <w:tcPr>
            <w:tcW w:w="1218" w:type="dxa"/>
            <w:vAlign w:val="center"/>
          </w:tcPr>
          <w:p w14:paraId="15D9D945">
            <w:pPr>
              <w:rPr>
                <w:rFonts w:ascii="宋体" w:hAnsi="宋体" w:cs="Arial"/>
                <w:color w:val="000000"/>
                <w:sz w:val="21"/>
                <w:szCs w:val="21"/>
              </w:rPr>
            </w:pPr>
          </w:p>
        </w:tc>
        <w:tc>
          <w:tcPr>
            <w:tcW w:w="1218" w:type="dxa"/>
            <w:vAlign w:val="center"/>
          </w:tcPr>
          <w:p w14:paraId="1931D8E8">
            <w:pPr>
              <w:spacing w:line="360" w:lineRule="auto"/>
              <w:rPr>
                <w:rFonts w:ascii="宋体" w:hAnsi="宋体"/>
                <w:sz w:val="21"/>
                <w:szCs w:val="21"/>
              </w:rPr>
            </w:pPr>
          </w:p>
        </w:tc>
      </w:tr>
      <w:tr w14:paraId="16B48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217" w:type="dxa"/>
            <w:vAlign w:val="center"/>
          </w:tcPr>
          <w:p w14:paraId="081FBA97">
            <w:pPr>
              <w:widowControl w:val="0"/>
              <w:numPr>
                <w:ilvl w:val="0"/>
                <w:numId w:val="25"/>
              </w:numPr>
              <w:spacing w:after="0" w:line="360" w:lineRule="auto"/>
              <w:rPr>
                <w:rFonts w:ascii="宋体" w:hAnsi="宋体"/>
                <w:sz w:val="21"/>
                <w:szCs w:val="21"/>
              </w:rPr>
            </w:pPr>
          </w:p>
        </w:tc>
        <w:tc>
          <w:tcPr>
            <w:tcW w:w="1217" w:type="dxa"/>
            <w:vAlign w:val="center"/>
          </w:tcPr>
          <w:p w14:paraId="7B582E61">
            <w:pPr>
              <w:spacing w:line="360" w:lineRule="auto"/>
              <w:rPr>
                <w:rFonts w:ascii="宋体" w:hAnsi="宋体"/>
                <w:sz w:val="21"/>
                <w:szCs w:val="21"/>
              </w:rPr>
            </w:pPr>
            <w:r>
              <w:rPr>
                <w:rFonts w:hint="eastAsia" w:ascii="宋体" w:hAnsi="宋体"/>
                <w:sz w:val="21"/>
                <w:szCs w:val="21"/>
              </w:rPr>
              <w:t>在线客服</w:t>
            </w:r>
          </w:p>
        </w:tc>
        <w:tc>
          <w:tcPr>
            <w:tcW w:w="1217" w:type="dxa"/>
          </w:tcPr>
          <w:p w14:paraId="2042041E">
            <w:pPr>
              <w:rPr>
                <w:rFonts w:ascii="宋体" w:hAnsi="宋体" w:cs="Arial"/>
                <w:color w:val="000000"/>
                <w:sz w:val="21"/>
                <w:szCs w:val="21"/>
              </w:rPr>
            </w:pPr>
            <w:r>
              <w:rPr>
                <w:rFonts w:hint="eastAsia" w:ascii="宋体" w:hAnsi="宋体" w:cs="Arial"/>
                <w:color w:val="000000"/>
                <w:sz w:val="21"/>
                <w:szCs w:val="21"/>
              </w:rPr>
              <w:t>按钮</w:t>
            </w:r>
          </w:p>
        </w:tc>
        <w:tc>
          <w:tcPr>
            <w:tcW w:w="1217" w:type="dxa"/>
            <w:vAlign w:val="center"/>
          </w:tcPr>
          <w:p w14:paraId="2891A42B">
            <w:pPr>
              <w:rPr>
                <w:rFonts w:ascii="宋体" w:hAnsi="宋体" w:cs="Arial"/>
                <w:color w:val="000000"/>
                <w:sz w:val="21"/>
                <w:szCs w:val="21"/>
              </w:rPr>
            </w:pPr>
          </w:p>
        </w:tc>
        <w:tc>
          <w:tcPr>
            <w:tcW w:w="1218" w:type="dxa"/>
            <w:vAlign w:val="center"/>
          </w:tcPr>
          <w:p w14:paraId="54F87C37">
            <w:pPr>
              <w:rPr>
                <w:rFonts w:ascii="宋体" w:hAnsi="宋体" w:cs="Arial"/>
                <w:sz w:val="21"/>
                <w:szCs w:val="21"/>
              </w:rPr>
            </w:pPr>
          </w:p>
        </w:tc>
        <w:tc>
          <w:tcPr>
            <w:tcW w:w="1218" w:type="dxa"/>
            <w:vAlign w:val="center"/>
          </w:tcPr>
          <w:p w14:paraId="02145677">
            <w:pPr>
              <w:rPr>
                <w:rFonts w:ascii="宋体" w:hAnsi="宋体" w:cs="Arial"/>
                <w:color w:val="000000"/>
                <w:sz w:val="21"/>
                <w:szCs w:val="21"/>
              </w:rPr>
            </w:pPr>
          </w:p>
        </w:tc>
        <w:tc>
          <w:tcPr>
            <w:tcW w:w="1218" w:type="dxa"/>
            <w:vAlign w:val="center"/>
          </w:tcPr>
          <w:p w14:paraId="3019F5C5">
            <w:pPr>
              <w:spacing w:line="360" w:lineRule="auto"/>
              <w:rPr>
                <w:rFonts w:ascii="宋体" w:hAnsi="宋体"/>
                <w:sz w:val="21"/>
                <w:szCs w:val="21"/>
              </w:rPr>
            </w:pPr>
          </w:p>
        </w:tc>
      </w:tr>
      <w:tr w14:paraId="65531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217" w:type="dxa"/>
            <w:vAlign w:val="center"/>
          </w:tcPr>
          <w:p w14:paraId="3FC093A4">
            <w:pPr>
              <w:widowControl w:val="0"/>
              <w:numPr>
                <w:ilvl w:val="0"/>
                <w:numId w:val="25"/>
              </w:numPr>
              <w:spacing w:after="0" w:line="360" w:lineRule="auto"/>
              <w:rPr>
                <w:rFonts w:ascii="宋体" w:hAnsi="宋体"/>
                <w:sz w:val="21"/>
                <w:szCs w:val="21"/>
              </w:rPr>
            </w:pPr>
          </w:p>
        </w:tc>
        <w:tc>
          <w:tcPr>
            <w:tcW w:w="1217" w:type="dxa"/>
            <w:vAlign w:val="center"/>
          </w:tcPr>
          <w:p w14:paraId="0697DDAA">
            <w:pPr>
              <w:spacing w:line="360" w:lineRule="auto"/>
              <w:rPr>
                <w:rFonts w:ascii="宋体" w:hAnsi="宋体"/>
                <w:sz w:val="21"/>
                <w:szCs w:val="21"/>
              </w:rPr>
            </w:pPr>
            <w:r>
              <w:rPr>
                <w:rFonts w:hint="eastAsia" w:ascii="宋体" w:hAnsi="宋体"/>
                <w:sz w:val="21"/>
                <w:szCs w:val="21"/>
              </w:rPr>
              <w:t>安全退出</w:t>
            </w:r>
          </w:p>
        </w:tc>
        <w:tc>
          <w:tcPr>
            <w:tcW w:w="1217" w:type="dxa"/>
          </w:tcPr>
          <w:p w14:paraId="4E453902">
            <w:pPr>
              <w:rPr>
                <w:rFonts w:ascii="宋体" w:hAnsi="宋体" w:cs="Arial"/>
                <w:color w:val="000000"/>
                <w:sz w:val="21"/>
                <w:szCs w:val="21"/>
              </w:rPr>
            </w:pPr>
            <w:r>
              <w:rPr>
                <w:rFonts w:hint="eastAsia" w:ascii="宋体" w:hAnsi="宋体" w:cs="Arial"/>
                <w:color w:val="000000"/>
                <w:sz w:val="21"/>
                <w:szCs w:val="21"/>
              </w:rPr>
              <w:t>按钮</w:t>
            </w:r>
          </w:p>
        </w:tc>
        <w:tc>
          <w:tcPr>
            <w:tcW w:w="1217" w:type="dxa"/>
            <w:vAlign w:val="center"/>
          </w:tcPr>
          <w:p w14:paraId="32951595">
            <w:pPr>
              <w:rPr>
                <w:rFonts w:ascii="宋体" w:hAnsi="宋体" w:cs="Arial"/>
                <w:color w:val="000000"/>
                <w:sz w:val="21"/>
                <w:szCs w:val="21"/>
              </w:rPr>
            </w:pPr>
          </w:p>
        </w:tc>
        <w:tc>
          <w:tcPr>
            <w:tcW w:w="1218" w:type="dxa"/>
            <w:vAlign w:val="center"/>
          </w:tcPr>
          <w:p w14:paraId="58593B73">
            <w:pPr>
              <w:rPr>
                <w:rFonts w:ascii="宋体" w:hAnsi="宋体" w:cs="Arial"/>
                <w:sz w:val="21"/>
                <w:szCs w:val="21"/>
              </w:rPr>
            </w:pPr>
          </w:p>
        </w:tc>
        <w:tc>
          <w:tcPr>
            <w:tcW w:w="1218" w:type="dxa"/>
            <w:vAlign w:val="center"/>
          </w:tcPr>
          <w:p w14:paraId="4544E3C4">
            <w:pPr>
              <w:rPr>
                <w:rFonts w:ascii="宋体" w:hAnsi="宋体" w:cs="Arial"/>
                <w:color w:val="000000"/>
                <w:sz w:val="21"/>
                <w:szCs w:val="21"/>
              </w:rPr>
            </w:pPr>
          </w:p>
        </w:tc>
        <w:tc>
          <w:tcPr>
            <w:tcW w:w="1218" w:type="dxa"/>
            <w:vAlign w:val="center"/>
          </w:tcPr>
          <w:p w14:paraId="61EDF5E1">
            <w:pPr>
              <w:spacing w:line="360" w:lineRule="auto"/>
              <w:rPr>
                <w:rFonts w:ascii="宋体" w:hAnsi="宋体"/>
                <w:sz w:val="21"/>
                <w:szCs w:val="21"/>
              </w:rPr>
            </w:pPr>
          </w:p>
        </w:tc>
      </w:tr>
    </w:tbl>
    <w:p w14:paraId="72B4E4AE">
      <w:bookmarkStart w:id="76" w:name="_Toc338256961"/>
    </w:p>
    <w:p w14:paraId="7189B989">
      <w:pPr>
        <w:pStyle w:val="3"/>
        <w:numPr>
          <w:ilvl w:val="1"/>
          <w:numId w:val="2"/>
        </w:numPr>
        <w:ind w:left="0"/>
      </w:pPr>
      <w:bookmarkStart w:id="77" w:name="_Toc330279282"/>
      <w:bookmarkStart w:id="78" w:name="_Toc338256956"/>
      <w:bookmarkStart w:id="79" w:name="_Toc330759588"/>
      <w:bookmarkStart w:id="80" w:name="_Toc351988412"/>
      <w:r>
        <w:rPr>
          <w:rFonts w:hint="eastAsia"/>
        </w:rPr>
        <w:t>背景风格设置</w:t>
      </w:r>
      <w:bookmarkEnd w:id="77"/>
      <w:bookmarkEnd w:id="78"/>
      <w:bookmarkEnd w:id="79"/>
      <w:bookmarkEnd w:id="80"/>
    </w:p>
    <w:p w14:paraId="371E0673">
      <w:pPr>
        <w:pStyle w:val="4"/>
        <w:numPr>
          <w:ilvl w:val="2"/>
          <w:numId w:val="2"/>
        </w:numPr>
        <w:ind w:left="57"/>
      </w:pPr>
      <w:bookmarkStart w:id="81" w:name="_Toc338256957"/>
      <w:bookmarkStart w:id="82" w:name="_Toc351988413"/>
      <w:bookmarkStart w:id="83" w:name="_Toc330279283"/>
      <w:bookmarkStart w:id="84" w:name="_Toc330759589"/>
      <w:r>
        <w:rPr>
          <w:rFonts w:hint="eastAsia"/>
        </w:rPr>
        <w:t>功能描述</w:t>
      </w:r>
      <w:bookmarkEnd w:id="81"/>
      <w:bookmarkEnd w:id="82"/>
      <w:bookmarkEnd w:id="83"/>
      <w:bookmarkEnd w:id="84"/>
    </w:p>
    <w:p w14:paraId="74BC5B5F">
      <w:pPr>
        <w:spacing w:line="360" w:lineRule="auto"/>
        <w:rPr>
          <w:rFonts w:ascii="宋体" w:hAnsi="宋体"/>
          <w:sz w:val="21"/>
          <w:szCs w:val="21"/>
        </w:rPr>
      </w:pPr>
      <w:r>
        <w:rPr>
          <w:rFonts w:hint="eastAsia" w:ascii="宋体" w:hAnsi="宋体"/>
          <w:sz w:val="21"/>
          <w:szCs w:val="21"/>
        </w:rPr>
        <w:t>系统提供用户3种背景风格供用户设置</w:t>
      </w:r>
    </w:p>
    <w:p w14:paraId="0CA86AE7">
      <w:pPr>
        <w:pStyle w:val="4"/>
        <w:numPr>
          <w:ilvl w:val="2"/>
          <w:numId w:val="2"/>
        </w:numPr>
        <w:ind w:left="57"/>
      </w:pPr>
      <w:bookmarkStart w:id="85" w:name="_Toc351988414"/>
      <w:bookmarkStart w:id="86" w:name="_Toc330759590"/>
      <w:bookmarkStart w:id="87" w:name="_Toc330279284"/>
      <w:bookmarkStart w:id="88" w:name="_Toc338256958"/>
      <w:r>
        <w:rPr>
          <w:rFonts w:hint="eastAsia"/>
        </w:rPr>
        <w:t>业务流程</w:t>
      </w:r>
      <w:bookmarkEnd w:id="85"/>
      <w:bookmarkEnd w:id="86"/>
      <w:bookmarkEnd w:id="87"/>
      <w:bookmarkEnd w:id="88"/>
    </w:p>
    <w:p w14:paraId="4C53F786">
      <w:r>
        <w:object>
          <v:shape id="_x0000_i1028" o:spt="75" type="#_x0000_t75" style="height:201pt;width:342.75pt;" o:ole="t" filled="f" o:preferrelative="t" stroked="f" coordsize="21600,21600">
            <v:path/>
            <v:fill on="f" focussize="0,0"/>
            <v:stroke on="f" joinstyle="miter"/>
            <v:imagedata r:id="rId16" o:title=""/>
            <o:lock v:ext="edit" aspectratio="t"/>
            <w10:wrap type="none"/>
            <w10:anchorlock/>
          </v:shape>
          <o:OLEObject Type="Embed" ProgID="Visio.Drawing.11" ShapeID="_x0000_i1028" DrawAspect="Content" ObjectID="_1468075728" r:id="rId15">
            <o:LockedField>false</o:LockedField>
          </o:OLEObject>
        </w:object>
      </w:r>
    </w:p>
    <w:p w14:paraId="045AD72B">
      <w:pPr>
        <w:spacing w:line="360" w:lineRule="auto"/>
        <w:rPr>
          <w:b/>
          <w:sz w:val="21"/>
          <w:szCs w:val="21"/>
        </w:rPr>
      </w:pPr>
      <w:r>
        <w:rPr>
          <w:rFonts w:hint="eastAsia"/>
          <w:b/>
          <w:sz w:val="21"/>
          <w:szCs w:val="21"/>
        </w:rPr>
        <w:t>流程说明：</w:t>
      </w:r>
    </w:p>
    <w:p w14:paraId="5AAB0C96">
      <w:pPr>
        <w:widowControl w:val="0"/>
        <w:numPr>
          <w:ilvl w:val="0"/>
          <w:numId w:val="26"/>
        </w:numPr>
        <w:spacing w:after="0" w:line="360" w:lineRule="auto"/>
        <w:rPr>
          <w:sz w:val="21"/>
          <w:szCs w:val="21"/>
        </w:rPr>
      </w:pPr>
      <w:r>
        <w:rPr>
          <w:rFonts w:hint="eastAsia"/>
          <w:sz w:val="21"/>
          <w:szCs w:val="21"/>
        </w:rPr>
        <w:t>用户点击“背景风格设置”按钮，页面弹出风格模式页面</w:t>
      </w:r>
    </w:p>
    <w:p w14:paraId="28E75CB3">
      <w:pPr>
        <w:widowControl w:val="0"/>
        <w:numPr>
          <w:ilvl w:val="0"/>
          <w:numId w:val="26"/>
        </w:numPr>
        <w:spacing w:after="0" w:line="360" w:lineRule="auto"/>
        <w:rPr>
          <w:sz w:val="21"/>
          <w:szCs w:val="21"/>
        </w:rPr>
      </w:pPr>
      <w:r>
        <w:rPr>
          <w:rFonts w:hint="eastAsia"/>
          <w:sz w:val="21"/>
          <w:szCs w:val="21"/>
        </w:rPr>
        <w:t>用户点击选中的风格模式，网银背景更换</w:t>
      </w:r>
    </w:p>
    <w:p w14:paraId="78527D11">
      <w:pPr>
        <w:pStyle w:val="4"/>
        <w:numPr>
          <w:ilvl w:val="2"/>
          <w:numId w:val="2"/>
        </w:numPr>
        <w:ind w:left="57"/>
      </w:pPr>
      <w:bookmarkStart w:id="89" w:name="_Toc330759591"/>
      <w:bookmarkStart w:id="90" w:name="_Toc338256959"/>
      <w:bookmarkStart w:id="91" w:name="_Toc351988415"/>
      <w:bookmarkStart w:id="92" w:name="_Toc330279285"/>
      <w:r>
        <w:rPr>
          <w:rFonts w:hint="eastAsia"/>
        </w:rPr>
        <w:t>业务规则</w:t>
      </w:r>
      <w:bookmarkEnd w:id="89"/>
      <w:bookmarkEnd w:id="90"/>
      <w:bookmarkEnd w:id="91"/>
      <w:bookmarkEnd w:id="92"/>
    </w:p>
    <w:p w14:paraId="1DAF3361">
      <w:pPr>
        <w:pStyle w:val="5"/>
        <w:numPr>
          <w:ilvl w:val="0"/>
          <w:numId w:val="0"/>
        </w:numPr>
        <w:ind w:left="113"/>
      </w:pPr>
      <w:r>
        <w:rPr>
          <w:rFonts w:hint="eastAsia"/>
        </w:rPr>
        <w:t>交易前</w:t>
      </w:r>
    </w:p>
    <w:p w14:paraId="7B43680D">
      <w:pPr>
        <w:pStyle w:val="5"/>
        <w:numPr>
          <w:ilvl w:val="0"/>
          <w:numId w:val="0"/>
        </w:numPr>
        <w:ind w:left="113"/>
      </w:pPr>
      <w:r>
        <w:rPr>
          <w:rFonts w:hint="eastAsia"/>
        </w:rPr>
        <w:t>交易中</w:t>
      </w:r>
    </w:p>
    <w:p w14:paraId="233FCC14">
      <w:pPr>
        <w:pStyle w:val="5"/>
        <w:numPr>
          <w:ilvl w:val="0"/>
          <w:numId w:val="0"/>
        </w:numPr>
        <w:ind w:left="113"/>
      </w:pPr>
      <w:r>
        <w:rPr>
          <w:rFonts w:hint="eastAsia"/>
        </w:rPr>
        <w:t>交易后</w:t>
      </w:r>
    </w:p>
    <w:p w14:paraId="5CC6FCAF">
      <w:pPr>
        <w:widowControl w:val="0"/>
        <w:spacing w:after="0" w:line="360" w:lineRule="auto"/>
        <w:ind w:left="425"/>
        <w:rPr>
          <w:rFonts w:ascii="宋体" w:hAnsi="宋体"/>
          <w:sz w:val="21"/>
          <w:szCs w:val="21"/>
        </w:rPr>
      </w:pPr>
      <w:r>
        <w:rPr>
          <w:rFonts w:hint="eastAsia" w:ascii="宋体" w:hAnsi="宋体" w:cs="Arial"/>
          <w:color w:val="000000"/>
          <w:sz w:val="21"/>
          <w:szCs w:val="21"/>
        </w:rPr>
        <w:t>无论成功失败都记录日志，日志应该在内部管理里的日志管理-用户操作日志查询里的个人客户日志中查询到。用户也可以在个人网银里的客户服务里的网银操作日志查询到</w:t>
      </w:r>
    </w:p>
    <w:p w14:paraId="2454EB5A">
      <w:pPr>
        <w:pStyle w:val="4"/>
        <w:numPr>
          <w:ilvl w:val="2"/>
          <w:numId w:val="2"/>
        </w:numPr>
        <w:ind w:left="57"/>
      </w:pPr>
      <w:bookmarkStart w:id="93" w:name="_Toc330759592"/>
      <w:bookmarkStart w:id="94" w:name="_Toc330279286"/>
      <w:bookmarkStart w:id="95" w:name="_Toc351988416"/>
      <w:bookmarkStart w:id="96" w:name="_Toc338256960"/>
      <w:r>
        <w:rPr>
          <w:rFonts w:hint="eastAsia"/>
        </w:rPr>
        <w:t>页面要素</w:t>
      </w:r>
      <w:bookmarkEnd w:id="93"/>
      <w:bookmarkEnd w:id="94"/>
      <w:bookmarkEnd w:id="95"/>
      <w:bookmarkEnd w:id="96"/>
    </w:p>
    <w:p w14:paraId="219D9038"/>
    <w:bookmarkEnd w:id="76"/>
    <w:p w14:paraId="6914B996">
      <w:pPr>
        <w:pStyle w:val="3"/>
        <w:numPr>
          <w:ilvl w:val="1"/>
          <w:numId w:val="2"/>
        </w:numPr>
        <w:ind w:left="0"/>
      </w:pPr>
      <w:bookmarkStart w:id="97" w:name="_Toc350865713"/>
      <w:bookmarkEnd w:id="97"/>
      <w:bookmarkStart w:id="98" w:name="_Toc350865715"/>
      <w:bookmarkEnd w:id="98"/>
      <w:bookmarkStart w:id="99" w:name="_Toc350865711"/>
      <w:bookmarkEnd w:id="99"/>
      <w:bookmarkStart w:id="100" w:name="_Toc350865910"/>
      <w:bookmarkEnd w:id="100"/>
      <w:bookmarkStart w:id="101" w:name="_Toc350865705"/>
      <w:bookmarkEnd w:id="101"/>
      <w:bookmarkStart w:id="102" w:name="_Toc350865914"/>
      <w:bookmarkEnd w:id="102"/>
      <w:bookmarkStart w:id="103" w:name="_Toc350865760"/>
      <w:bookmarkEnd w:id="103"/>
      <w:bookmarkStart w:id="104" w:name="_Toc350865704"/>
      <w:bookmarkEnd w:id="104"/>
      <w:bookmarkStart w:id="105" w:name="_Toc350865707"/>
      <w:bookmarkEnd w:id="105"/>
      <w:bookmarkStart w:id="106" w:name="_Toc350866180"/>
      <w:bookmarkEnd w:id="106"/>
      <w:bookmarkStart w:id="107" w:name="_Toc350866139"/>
      <w:bookmarkEnd w:id="107"/>
      <w:bookmarkStart w:id="108" w:name="_Toc350865916"/>
      <w:bookmarkEnd w:id="108"/>
      <w:bookmarkStart w:id="109" w:name="_Toc350865708"/>
      <w:bookmarkEnd w:id="109"/>
      <w:bookmarkStart w:id="110" w:name="_Toc350865706"/>
      <w:bookmarkEnd w:id="110"/>
      <w:bookmarkStart w:id="111" w:name="_Toc350865913"/>
      <w:bookmarkEnd w:id="111"/>
      <w:bookmarkStart w:id="112" w:name="_Toc350865714"/>
      <w:bookmarkEnd w:id="112"/>
      <w:bookmarkStart w:id="113" w:name="_Toc350865712"/>
      <w:bookmarkEnd w:id="113"/>
      <w:bookmarkStart w:id="114" w:name="_Toc350865849"/>
      <w:bookmarkEnd w:id="114"/>
      <w:bookmarkStart w:id="115" w:name="_Toc350866147"/>
      <w:bookmarkEnd w:id="115"/>
      <w:bookmarkStart w:id="116" w:name="_Toc350865912"/>
      <w:bookmarkEnd w:id="116"/>
      <w:bookmarkStart w:id="117" w:name="_Toc350865909"/>
      <w:bookmarkEnd w:id="117"/>
      <w:bookmarkStart w:id="118" w:name="_Toc350865700"/>
      <w:bookmarkEnd w:id="118"/>
      <w:bookmarkStart w:id="119" w:name="_Toc350865915"/>
      <w:bookmarkEnd w:id="119"/>
      <w:bookmarkStart w:id="120" w:name="_Toc350865710"/>
      <w:bookmarkEnd w:id="120"/>
      <w:bookmarkStart w:id="121" w:name="_Toc350866188"/>
      <w:bookmarkEnd w:id="121"/>
      <w:bookmarkStart w:id="122" w:name="_Toc350866213"/>
      <w:bookmarkEnd w:id="122"/>
      <w:bookmarkStart w:id="123" w:name="_Toc350866156"/>
      <w:bookmarkEnd w:id="123"/>
      <w:bookmarkStart w:id="124" w:name="_Toc350865911"/>
      <w:bookmarkEnd w:id="124"/>
      <w:bookmarkStart w:id="125" w:name="_Toc350866296"/>
      <w:bookmarkEnd w:id="125"/>
      <w:bookmarkStart w:id="126" w:name="_Toc350865709"/>
      <w:bookmarkEnd w:id="126"/>
      <w:bookmarkStart w:id="127" w:name="_Toc350866164"/>
      <w:bookmarkEnd w:id="127"/>
      <w:bookmarkStart w:id="128" w:name="_Toc350866305"/>
      <w:bookmarkEnd w:id="128"/>
      <w:bookmarkStart w:id="129" w:name="_Toc350866322"/>
      <w:bookmarkEnd w:id="129"/>
      <w:bookmarkStart w:id="130" w:name="_Toc350865701"/>
      <w:bookmarkEnd w:id="130"/>
      <w:bookmarkStart w:id="131" w:name="_Toc350865703"/>
      <w:bookmarkEnd w:id="131"/>
      <w:bookmarkStart w:id="132" w:name="_Toc350866255"/>
      <w:bookmarkEnd w:id="132"/>
      <w:bookmarkStart w:id="133" w:name="_Toc350866313"/>
      <w:bookmarkEnd w:id="133"/>
      <w:bookmarkStart w:id="134" w:name="_Toc350866280"/>
      <w:bookmarkEnd w:id="134"/>
      <w:bookmarkStart w:id="135" w:name="_Toc350865858"/>
      <w:bookmarkEnd w:id="135"/>
      <w:bookmarkStart w:id="136" w:name="_Toc350866172"/>
      <w:bookmarkEnd w:id="136"/>
      <w:bookmarkStart w:id="137" w:name="_Toc350866214"/>
      <w:bookmarkEnd w:id="137"/>
      <w:bookmarkStart w:id="138" w:name="_Toc350865886"/>
      <w:bookmarkEnd w:id="138"/>
      <w:bookmarkStart w:id="139" w:name="_Toc350865702"/>
      <w:bookmarkEnd w:id="139"/>
      <w:bookmarkStart w:id="140" w:name="_Toc350866232"/>
      <w:bookmarkEnd w:id="140"/>
      <w:bookmarkStart w:id="141" w:name="_Toc350865904"/>
      <w:bookmarkEnd w:id="141"/>
      <w:bookmarkStart w:id="142" w:name="_Toc350866288"/>
      <w:bookmarkEnd w:id="142"/>
      <w:bookmarkStart w:id="143" w:name="_Toc350866240"/>
      <w:bookmarkEnd w:id="143"/>
      <w:bookmarkStart w:id="144" w:name="_Toc350866205"/>
      <w:bookmarkEnd w:id="144"/>
      <w:bookmarkStart w:id="145" w:name="_Toc350866224"/>
      <w:bookmarkEnd w:id="145"/>
      <w:bookmarkStart w:id="146" w:name="_Toc350866272"/>
      <w:bookmarkEnd w:id="146"/>
      <w:bookmarkStart w:id="147" w:name="_Toc350866321"/>
      <w:bookmarkEnd w:id="147"/>
      <w:bookmarkStart w:id="148" w:name="_Toc350866632"/>
      <w:bookmarkEnd w:id="148"/>
      <w:bookmarkStart w:id="149" w:name="_Toc350866264"/>
      <w:bookmarkEnd w:id="149"/>
      <w:bookmarkStart w:id="150" w:name="_Toc350866615"/>
      <w:bookmarkEnd w:id="150"/>
      <w:bookmarkStart w:id="151" w:name="_Toc350866215"/>
      <w:bookmarkEnd w:id="151"/>
      <w:bookmarkStart w:id="152" w:name="_Toc350866197"/>
      <w:bookmarkEnd w:id="152"/>
      <w:bookmarkStart w:id="153" w:name="_Toc350866641"/>
      <w:bookmarkEnd w:id="153"/>
      <w:bookmarkStart w:id="154" w:name="_Toc350866684"/>
      <w:bookmarkEnd w:id="154"/>
      <w:bookmarkStart w:id="155" w:name="_Toc350865868"/>
      <w:bookmarkEnd w:id="155"/>
      <w:bookmarkStart w:id="156" w:name="_Toc350866676"/>
      <w:bookmarkEnd w:id="156"/>
      <w:bookmarkStart w:id="157" w:name="_Toc350865905"/>
      <w:bookmarkEnd w:id="157"/>
      <w:bookmarkStart w:id="158" w:name="_Toc350865860"/>
      <w:bookmarkEnd w:id="158"/>
      <w:bookmarkStart w:id="159" w:name="_Toc350865878"/>
      <w:bookmarkEnd w:id="159"/>
      <w:bookmarkStart w:id="160" w:name="_Toc350865907"/>
      <w:bookmarkEnd w:id="160"/>
      <w:bookmarkStart w:id="161" w:name="_Toc350865920"/>
      <w:bookmarkEnd w:id="161"/>
      <w:bookmarkStart w:id="162" w:name="_Toc350865894"/>
      <w:bookmarkEnd w:id="162"/>
      <w:bookmarkStart w:id="163" w:name="_Toc350866713"/>
      <w:bookmarkEnd w:id="163"/>
      <w:bookmarkStart w:id="164" w:name="_Toc350866624"/>
      <w:bookmarkEnd w:id="164"/>
      <w:bookmarkStart w:id="165" w:name="_Toc350865908"/>
      <w:bookmarkEnd w:id="165"/>
      <w:bookmarkStart w:id="166" w:name="_Toc350866640"/>
      <w:bookmarkEnd w:id="166"/>
      <w:bookmarkStart w:id="167" w:name="_Toc350866607"/>
      <w:bookmarkEnd w:id="167"/>
      <w:bookmarkStart w:id="168" w:name="_Toc350865902"/>
      <w:bookmarkEnd w:id="168"/>
      <w:bookmarkStart w:id="169" w:name="_Toc350865906"/>
      <w:bookmarkEnd w:id="169"/>
      <w:bookmarkStart w:id="170" w:name="_Toc350865928"/>
      <w:bookmarkEnd w:id="170"/>
      <w:bookmarkStart w:id="171" w:name="_Toc350866729"/>
      <w:bookmarkEnd w:id="171"/>
      <w:bookmarkStart w:id="172" w:name="_Toc350865903"/>
      <w:bookmarkEnd w:id="172"/>
      <w:bookmarkStart w:id="173" w:name="_Toc350866705"/>
      <w:bookmarkEnd w:id="173"/>
      <w:bookmarkStart w:id="174" w:name="_Toc350865924"/>
      <w:bookmarkEnd w:id="174"/>
      <w:bookmarkStart w:id="175" w:name="_Toc350865876"/>
      <w:bookmarkEnd w:id="175"/>
      <w:bookmarkStart w:id="176" w:name="_Toc350866668"/>
      <w:bookmarkEnd w:id="176"/>
      <w:bookmarkStart w:id="177" w:name="_Toc350866660"/>
      <w:bookmarkEnd w:id="177"/>
      <w:bookmarkStart w:id="178" w:name="_Toc350865930"/>
      <w:bookmarkEnd w:id="178"/>
      <w:bookmarkStart w:id="179" w:name="_Toc350865922"/>
      <w:bookmarkEnd w:id="179"/>
      <w:bookmarkStart w:id="180" w:name="_Toc350865919"/>
      <w:bookmarkEnd w:id="180"/>
      <w:bookmarkStart w:id="181" w:name="_Toc350865926"/>
      <w:bookmarkEnd w:id="181"/>
      <w:bookmarkStart w:id="182" w:name="_Toc350865918"/>
      <w:bookmarkEnd w:id="182"/>
      <w:bookmarkStart w:id="183" w:name="_Toc350865917"/>
      <w:bookmarkEnd w:id="183"/>
      <w:bookmarkStart w:id="184" w:name="_Toc350866652"/>
      <w:bookmarkEnd w:id="184"/>
      <w:bookmarkStart w:id="185" w:name="_Toc350865945"/>
      <w:bookmarkEnd w:id="185"/>
      <w:bookmarkStart w:id="186" w:name="_Toc350865947"/>
      <w:bookmarkEnd w:id="186"/>
      <w:bookmarkStart w:id="187" w:name="_Toc350865923"/>
      <w:bookmarkEnd w:id="187"/>
      <w:bookmarkStart w:id="188" w:name="_Toc350865941"/>
      <w:bookmarkEnd w:id="188"/>
      <w:bookmarkStart w:id="189" w:name="_Toc350866721"/>
      <w:bookmarkEnd w:id="189"/>
      <w:bookmarkStart w:id="190" w:name="_Toc350866696"/>
      <w:bookmarkEnd w:id="190"/>
      <w:bookmarkStart w:id="191" w:name="_Toc350865931"/>
      <w:bookmarkEnd w:id="191"/>
      <w:bookmarkStart w:id="192" w:name="_Toc350865949"/>
      <w:bookmarkEnd w:id="192"/>
      <w:bookmarkStart w:id="193" w:name="_Toc350865934"/>
      <w:bookmarkEnd w:id="193"/>
      <w:bookmarkStart w:id="194" w:name="_Toc350865942"/>
      <w:bookmarkEnd w:id="194"/>
      <w:bookmarkStart w:id="195" w:name="_Toc350865950"/>
      <w:bookmarkEnd w:id="195"/>
      <w:bookmarkStart w:id="196" w:name="_Toc350865940"/>
      <w:bookmarkEnd w:id="196"/>
      <w:bookmarkStart w:id="197" w:name="_Toc350865932"/>
      <w:bookmarkEnd w:id="197"/>
      <w:bookmarkStart w:id="198" w:name="_Toc350865921"/>
      <w:bookmarkEnd w:id="198"/>
      <w:bookmarkStart w:id="199" w:name="_Toc350865925"/>
      <w:bookmarkEnd w:id="199"/>
      <w:bookmarkStart w:id="200" w:name="_Toc350865929"/>
      <w:bookmarkEnd w:id="200"/>
      <w:bookmarkStart w:id="201" w:name="_Toc350865955"/>
      <w:bookmarkEnd w:id="201"/>
      <w:bookmarkStart w:id="202" w:name="_Toc350866341"/>
      <w:bookmarkEnd w:id="202"/>
      <w:bookmarkStart w:id="203" w:name="_Toc350865946"/>
      <w:bookmarkEnd w:id="203"/>
      <w:bookmarkStart w:id="204" w:name="_Toc350865953"/>
      <w:bookmarkEnd w:id="204"/>
      <w:bookmarkStart w:id="205" w:name="_Toc350865948"/>
      <w:bookmarkEnd w:id="205"/>
      <w:bookmarkStart w:id="206" w:name="_Toc350865935"/>
      <w:bookmarkEnd w:id="206"/>
      <w:bookmarkStart w:id="207" w:name="_Toc350865927"/>
      <w:bookmarkEnd w:id="207"/>
      <w:bookmarkStart w:id="208" w:name="_Toc350865954"/>
      <w:bookmarkEnd w:id="208"/>
      <w:bookmarkStart w:id="209" w:name="_Toc350865933"/>
      <w:bookmarkEnd w:id="209"/>
      <w:bookmarkStart w:id="210" w:name="_Toc350865951"/>
      <w:bookmarkEnd w:id="210"/>
      <w:bookmarkStart w:id="211" w:name="_Toc350865957"/>
      <w:bookmarkEnd w:id="211"/>
      <w:bookmarkStart w:id="212" w:name="_Toc350865937"/>
      <w:bookmarkEnd w:id="212"/>
      <w:bookmarkStart w:id="213" w:name="_Toc350865944"/>
      <w:bookmarkEnd w:id="213"/>
      <w:bookmarkStart w:id="214" w:name="_Toc350865963"/>
      <w:bookmarkEnd w:id="214"/>
      <w:bookmarkStart w:id="215" w:name="_Toc350865938"/>
      <w:bookmarkEnd w:id="215"/>
      <w:bookmarkStart w:id="216" w:name="_Toc350866046"/>
      <w:bookmarkEnd w:id="216"/>
      <w:bookmarkStart w:id="217" w:name="_Toc350865962"/>
      <w:bookmarkEnd w:id="217"/>
      <w:bookmarkStart w:id="218" w:name="_Toc350866115"/>
      <w:bookmarkEnd w:id="218"/>
      <w:bookmarkStart w:id="219" w:name="_Toc350865943"/>
      <w:bookmarkEnd w:id="219"/>
      <w:bookmarkStart w:id="220" w:name="_Toc350866359"/>
      <w:bookmarkEnd w:id="220"/>
      <w:bookmarkStart w:id="221" w:name="_Toc350865961"/>
      <w:bookmarkEnd w:id="221"/>
      <w:bookmarkStart w:id="222" w:name="_Toc350865956"/>
      <w:bookmarkEnd w:id="222"/>
      <w:bookmarkStart w:id="223" w:name="_Toc350865936"/>
      <w:bookmarkEnd w:id="223"/>
      <w:bookmarkStart w:id="224" w:name="_Toc350866066"/>
      <w:bookmarkEnd w:id="224"/>
      <w:bookmarkStart w:id="225" w:name="_Toc350865939"/>
      <w:bookmarkEnd w:id="225"/>
      <w:bookmarkStart w:id="226" w:name="_Toc350865960"/>
      <w:bookmarkEnd w:id="226"/>
      <w:bookmarkStart w:id="227" w:name="_Toc350866323"/>
      <w:bookmarkEnd w:id="227"/>
      <w:bookmarkStart w:id="228" w:name="_Toc350866094"/>
      <w:bookmarkEnd w:id="228"/>
      <w:bookmarkStart w:id="229" w:name="_Toc350866092"/>
      <w:bookmarkEnd w:id="229"/>
      <w:bookmarkStart w:id="230" w:name="_Toc350866332"/>
      <w:bookmarkEnd w:id="230"/>
      <w:bookmarkStart w:id="231" w:name="_Toc350865997"/>
      <w:bookmarkEnd w:id="231"/>
      <w:bookmarkStart w:id="232" w:name="_Toc350866084"/>
      <w:bookmarkEnd w:id="232"/>
      <w:bookmarkStart w:id="233" w:name="_Toc350865964"/>
      <w:bookmarkEnd w:id="233"/>
      <w:bookmarkStart w:id="234" w:name="_Toc350866416"/>
      <w:bookmarkEnd w:id="234"/>
      <w:bookmarkStart w:id="235" w:name="_Toc350865958"/>
      <w:bookmarkEnd w:id="235"/>
      <w:bookmarkStart w:id="236" w:name="_Toc350866076"/>
      <w:bookmarkEnd w:id="236"/>
      <w:bookmarkStart w:id="237" w:name="_Toc350866106"/>
      <w:bookmarkEnd w:id="237"/>
      <w:bookmarkStart w:id="238" w:name="_Toc350866453"/>
      <w:bookmarkEnd w:id="238"/>
      <w:bookmarkStart w:id="239" w:name="_Toc350866494"/>
      <w:bookmarkEnd w:id="239"/>
      <w:bookmarkStart w:id="240" w:name="_Toc350866461"/>
      <w:bookmarkEnd w:id="240"/>
      <w:bookmarkStart w:id="241" w:name="_Toc350866058"/>
      <w:bookmarkEnd w:id="241"/>
      <w:bookmarkStart w:id="242" w:name="_Toc350865959"/>
      <w:bookmarkEnd w:id="242"/>
      <w:bookmarkStart w:id="243" w:name="_Toc350866486"/>
      <w:bookmarkEnd w:id="243"/>
      <w:bookmarkStart w:id="244" w:name="_Toc350865952"/>
      <w:bookmarkEnd w:id="244"/>
      <w:bookmarkStart w:id="245" w:name="_Toc350866477"/>
      <w:bookmarkEnd w:id="245"/>
      <w:bookmarkStart w:id="246" w:name="_Toc350866528"/>
      <w:bookmarkEnd w:id="246"/>
      <w:bookmarkStart w:id="247" w:name="_Toc350866390"/>
      <w:bookmarkEnd w:id="247"/>
      <w:bookmarkStart w:id="248" w:name="_Toc350866350"/>
      <w:bookmarkEnd w:id="248"/>
      <w:bookmarkStart w:id="249" w:name="_Toc350866436"/>
      <w:bookmarkEnd w:id="249"/>
      <w:bookmarkStart w:id="250" w:name="_Toc350866550"/>
      <w:bookmarkEnd w:id="250"/>
      <w:bookmarkStart w:id="251" w:name="_Toc350866123"/>
      <w:bookmarkEnd w:id="251"/>
      <w:bookmarkStart w:id="252" w:name="_Toc350866445"/>
      <w:bookmarkEnd w:id="252"/>
      <w:bookmarkStart w:id="253" w:name="_Toc350866367"/>
      <w:bookmarkEnd w:id="253"/>
      <w:bookmarkStart w:id="254" w:name="_Toc350866591"/>
      <w:bookmarkEnd w:id="254"/>
      <w:bookmarkStart w:id="255" w:name="_Toc350866047"/>
      <w:bookmarkEnd w:id="255"/>
      <w:bookmarkStart w:id="256" w:name="_Toc350866131"/>
      <w:bookmarkEnd w:id="256"/>
      <w:bookmarkStart w:id="257" w:name="_Toc350866746"/>
      <w:bookmarkEnd w:id="257"/>
      <w:bookmarkStart w:id="258" w:name="_Toc350866469"/>
      <w:bookmarkEnd w:id="258"/>
      <w:bookmarkStart w:id="259" w:name="_Toc350866520"/>
      <w:bookmarkEnd w:id="259"/>
      <w:bookmarkStart w:id="260" w:name="_Toc350866754"/>
      <w:bookmarkEnd w:id="260"/>
      <w:bookmarkStart w:id="261" w:name="_Toc350866503"/>
      <w:bookmarkEnd w:id="261"/>
      <w:bookmarkStart w:id="262" w:name="_Toc350866502"/>
      <w:bookmarkEnd w:id="262"/>
      <w:bookmarkStart w:id="263" w:name="_Toc350866398"/>
      <w:bookmarkEnd w:id="263"/>
      <w:bookmarkStart w:id="264" w:name="_Toc350866424"/>
      <w:bookmarkEnd w:id="264"/>
      <w:bookmarkStart w:id="265" w:name="_Toc350866828"/>
      <w:bookmarkEnd w:id="265"/>
      <w:bookmarkStart w:id="266" w:name="_Toc350866893"/>
      <w:bookmarkEnd w:id="266"/>
      <w:bookmarkStart w:id="267" w:name="_Toc350866737"/>
      <w:bookmarkEnd w:id="267"/>
      <w:bookmarkStart w:id="268" w:name="_Toc350866574"/>
      <w:bookmarkEnd w:id="268"/>
      <w:bookmarkStart w:id="269" w:name="_Toc350866541"/>
      <w:bookmarkEnd w:id="269"/>
      <w:bookmarkStart w:id="270" w:name="_Toc350866804"/>
      <w:bookmarkEnd w:id="270"/>
      <w:bookmarkStart w:id="271" w:name="_Toc350866381"/>
      <w:bookmarkEnd w:id="271"/>
      <w:bookmarkStart w:id="272" w:name="_Toc350866406"/>
      <w:bookmarkEnd w:id="272"/>
      <w:bookmarkStart w:id="273" w:name="_Toc350866599"/>
      <w:bookmarkEnd w:id="273"/>
      <w:bookmarkStart w:id="274" w:name="_Toc350866796"/>
      <w:bookmarkEnd w:id="274"/>
      <w:bookmarkStart w:id="275" w:name="_Toc350866407"/>
      <w:bookmarkEnd w:id="275"/>
      <w:bookmarkStart w:id="276" w:name="_Toc350866788"/>
      <w:bookmarkEnd w:id="276"/>
      <w:bookmarkStart w:id="277" w:name="_Toc350866558"/>
      <w:bookmarkEnd w:id="277"/>
      <w:bookmarkStart w:id="278" w:name="_Toc350866762"/>
      <w:bookmarkEnd w:id="278"/>
      <w:bookmarkStart w:id="279" w:name="_Toc350866566"/>
      <w:bookmarkEnd w:id="279"/>
      <w:bookmarkStart w:id="280" w:name="_Toc350866772"/>
      <w:bookmarkEnd w:id="280"/>
      <w:bookmarkStart w:id="281" w:name="_Toc350866861"/>
      <w:bookmarkEnd w:id="281"/>
      <w:bookmarkStart w:id="282" w:name="_Toc350866901"/>
      <w:bookmarkEnd w:id="282"/>
      <w:bookmarkStart w:id="283" w:name="_Toc350866844"/>
      <w:bookmarkEnd w:id="283"/>
      <w:bookmarkStart w:id="284" w:name="_Toc350866918"/>
      <w:bookmarkEnd w:id="284"/>
      <w:bookmarkStart w:id="285" w:name="_Toc350866869"/>
      <w:bookmarkEnd w:id="285"/>
      <w:bookmarkStart w:id="286" w:name="_Toc350866780"/>
      <w:bookmarkEnd w:id="286"/>
      <w:bookmarkStart w:id="287" w:name="_Toc350866512"/>
      <w:bookmarkEnd w:id="287"/>
      <w:bookmarkStart w:id="288" w:name="_Toc350866819"/>
      <w:bookmarkEnd w:id="288"/>
      <w:bookmarkStart w:id="289" w:name="_Toc350866836"/>
      <w:bookmarkEnd w:id="289"/>
      <w:bookmarkStart w:id="290" w:name="_Toc350866852"/>
      <w:bookmarkEnd w:id="290"/>
      <w:bookmarkStart w:id="291" w:name="_Toc350866877"/>
      <w:bookmarkEnd w:id="291"/>
      <w:bookmarkStart w:id="292" w:name="_Toc350866926"/>
      <w:bookmarkEnd w:id="292"/>
      <w:bookmarkStart w:id="293" w:name="_Toc350866583"/>
      <w:bookmarkEnd w:id="293"/>
      <w:bookmarkStart w:id="294" w:name="_Toc350866763"/>
      <w:bookmarkEnd w:id="294"/>
      <w:bookmarkStart w:id="295" w:name="_Toc350866885"/>
      <w:bookmarkEnd w:id="295"/>
      <w:bookmarkStart w:id="296" w:name="_Toc350866909"/>
      <w:bookmarkEnd w:id="296"/>
      <w:bookmarkStart w:id="297" w:name="_Toc351988427"/>
      <w:r>
        <w:rPr>
          <w:rFonts w:hint="eastAsia"/>
        </w:rPr>
        <w:t>网银常见问题</w:t>
      </w:r>
      <w:bookmarkEnd w:id="297"/>
    </w:p>
    <w:p w14:paraId="56646412">
      <w:pPr>
        <w:pStyle w:val="4"/>
        <w:numPr>
          <w:ilvl w:val="2"/>
          <w:numId w:val="2"/>
        </w:numPr>
        <w:ind w:left="57"/>
      </w:pPr>
      <w:bookmarkStart w:id="298" w:name="_Toc351988428"/>
      <w:r>
        <w:rPr>
          <w:rFonts w:hint="eastAsia"/>
        </w:rPr>
        <w:t>业务描述</w:t>
      </w:r>
      <w:bookmarkEnd w:id="298"/>
    </w:p>
    <w:p w14:paraId="3468A0B3">
      <w:pPr>
        <w:rPr>
          <w:sz w:val="21"/>
          <w:szCs w:val="21"/>
        </w:rPr>
      </w:pPr>
      <w:r>
        <w:rPr>
          <w:rFonts w:hint="eastAsia"/>
          <w:sz w:val="21"/>
          <w:szCs w:val="21"/>
        </w:rPr>
        <w:t>用户可通过此功能解决网银操作中遇到的问题</w:t>
      </w:r>
    </w:p>
    <w:p w14:paraId="6A206B1A">
      <w:pPr>
        <w:pStyle w:val="4"/>
        <w:numPr>
          <w:ilvl w:val="2"/>
          <w:numId w:val="2"/>
        </w:numPr>
        <w:ind w:left="57"/>
      </w:pPr>
      <w:bookmarkStart w:id="299" w:name="_Toc351988429"/>
      <w:r>
        <w:rPr>
          <w:rFonts w:hint="eastAsia"/>
        </w:rPr>
        <w:t>业务流程</w:t>
      </w:r>
      <w:bookmarkEnd w:id="299"/>
    </w:p>
    <w:p w14:paraId="42672F09">
      <w:r>
        <w:object>
          <v:shape id="_x0000_i1029" o:spt="75" type="#_x0000_t75" style="height:95.25pt;width:357pt;" o:ole="t" filled="f" o:preferrelative="t" stroked="f" coordsize="21600,21600">
            <v:path/>
            <v:fill on="f" focussize="0,0"/>
            <v:stroke on="f" joinstyle="miter"/>
            <v:imagedata r:id="rId18" o:title=""/>
            <o:lock v:ext="edit" aspectratio="t"/>
            <w10:wrap type="none"/>
            <w10:anchorlock/>
          </v:shape>
          <o:OLEObject Type="Embed" ProgID="Visio.Drawing.11" ShapeID="_x0000_i1029" DrawAspect="Content" ObjectID="_1468075729" r:id="rId17">
            <o:LockedField>false</o:LockedField>
          </o:OLEObject>
        </w:object>
      </w:r>
    </w:p>
    <w:p w14:paraId="7521FA9E">
      <w:pPr>
        <w:pStyle w:val="4"/>
        <w:numPr>
          <w:ilvl w:val="2"/>
          <w:numId w:val="2"/>
        </w:numPr>
        <w:ind w:left="57"/>
      </w:pPr>
      <w:bookmarkStart w:id="300" w:name="_Toc351988430"/>
      <w:r>
        <w:rPr>
          <w:rFonts w:hint="eastAsia"/>
        </w:rPr>
        <w:t>业务规则</w:t>
      </w:r>
      <w:bookmarkEnd w:id="300"/>
    </w:p>
    <w:p w14:paraId="2534C87A">
      <w:pPr>
        <w:pStyle w:val="5"/>
        <w:numPr>
          <w:ilvl w:val="0"/>
          <w:numId w:val="0"/>
        </w:numPr>
        <w:ind w:left="113"/>
      </w:pPr>
      <w:r>
        <w:rPr>
          <w:rFonts w:hint="eastAsia"/>
        </w:rPr>
        <w:t>交易前</w:t>
      </w:r>
    </w:p>
    <w:p w14:paraId="2A1E60BE">
      <w:pPr>
        <w:pStyle w:val="5"/>
        <w:numPr>
          <w:ilvl w:val="0"/>
          <w:numId w:val="0"/>
        </w:numPr>
        <w:ind w:left="113"/>
      </w:pPr>
      <w:r>
        <w:rPr>
          <w:rFonts w:hint="eastAsia"/>
        </w:rPr>
        <w:t>交易中</w:t>
      </w:r>
    </w:p>
    <w:p w14:paraId="2BF14BC7">
      <w:pPr>
        <w:pStyle w:val="5"/>
        <w:numPr>
          <w:ilvl w:val="0"/>
          <w:numId w:val="0"/>
        </w:numPr>
        <w:ind w:left="113"/>
      </w:pPr>
      <w:r>
        <w:rPr>
          <w:rFonts w:hint="eastAsia"/>
        </w:rPr>
        <w:t>交易后</w:t>
      </w:r>
    </w:p>
    <w:p w14:paraId="301CF050">
      <w:pPr>
        <w:pStyle w:val="4"/>
        <w:numPr>
          <w:ilvl w:val="2"/>
          <w:numId w:val="2"/>
        </w:numPr>
        <w:ind w:left="57"/>
      </w:pPr>
      <w:bookmarkStart w:id="301" w:name="_Toc351988431"/>
      <w:r>
        <w:rPr>
          <w:rFonts w:hint="eastAsia"/>
        </w:rPr>
        <w:t>页面要素</w:t>
      </w:r>
      <w:bookmarkEnd w:id="301"/>
    </w:p>
    <w:p w14:paraId="1059BFEA">
      <w:pPr>
        <w:pStyle w:val="3"/>
      </w:pPr>
      <w:bookmarkStart w:id="302" w:name="_Toc351988433"/>
      <w:r>
        <w:rPr>
          <w:rFonts w:hint="eastAsia"/>
        </w:rPr>
        <w:t>退出</w:t>
      </w:r>
      <w:bookmarkEnd w:id="302"/>
    </w:p>
    <w:p w14:paraId="215FCF07">
      <w:pPr>
        <w:pStyle w:val="4"/>
        <w:ind w:left="57"/>
      </w:pPr>
      <w:bookmarkStart w:id="303" w:name="_Toc351988434"/>
      <w:bookmarkStart w:id="304" w:name="_Toc330759604"/>
      <w:bookmarkStart w:id="305" w:name="_Toc330279298"/>
      <w:r>
        <w:rPr>
          <w:rFonts w:hint="eastAsia"/>
        </w:rPr>
        <w:t>功能描述</w:t>
      </w:r>
      <w:bookmarkEnd w:id="303"/>
      <w:bookmarkEnd w:id="304"/>
      <w:bookmarkEnd w:id="305"/>
    </w:p>
    <w:p w14:paraId="7D450B5D">
      <w:pPr>
        <w:spacing w:line="360" w:lineRule="auto"/>
        <w:rPr>
          <w:sz w:val="21"/>
          <w:szCs w:val="21"/>
        </w:rPr>
      </w:pPr>
      <w:r>
        <w:rPr>
          <w:rFonts w:hint="eastAsia"/>
          <w:sz w:val="21"/>
          <w:szCs w:val="21"/>
        </w:rPr>
        <w:t>通过此功能退出网银系统。</w:t>
      </w:r>
    </w:p>
    <w:p w14:paraId="47A6B8F7">
      <w:pPr>
        <w:pStyle w:val="4"/>
        <w:ind w:left="57"/>
      </w:pPr>
      <w:bookmarkStart w:id="306" w:name="_Toc330279299"/>
      <w:bookmarkStart w:id="307" w:name="_Toc330759605"/>
      <w:bookmarkStart w:id="308" w:name="_Toc351988435"/>
      <w:r>
        <w:rPr>
          <w:rFonts w:hint="eastAsia"/>
        </w:rPr>
        <w:t>业务流程</w:t>
      </w:r>
      <w:bookmarkEnd w:id="306"/>
      <w:bookmarkEnd w:id="307"/>
      <w:bookmarkEnd w:id="308"/>
    </w:p>
    <w:p w14:paraId="73320D7A">
      <w:r>
        <w:object>
          <v:shape id="_x0000_i1030" o:spt="75" type="#_x0000_t75" style="height:95.25pt;width:357pt;" o:ole="t" filled="f" o:preferrelative="t" stroked="f" coordsize="21600,21600">
            <v:path/>
            <v:fill on="f" focussize="0,0"/>
            <v:stroke on="f" joinstyle="miter"/>
            <v:imagedata r:id="rId20" o:title=""/>
            <o:lock v:ext="edit" aspectratio="t"/>
            <w10:wrap type="none"/>
            <w10:anchorlock/>
          </v:shape>
          <o:OLEObject Type="Embed" ProgID="Visio.Drawing.11" ShapeID="_x0000_i1030" DrawAspect="Content" ObjectID="_1468075730" r:id="rId19">
            <o:LockedField>false</o:LockedField>
          </o:OLEObject>
        </w:object>
      </w:r>
    </w:p>
    <w:p w14:paraId="34977A26">
      <w:pPr>
        <w:spacing w:line="360" w:lineRule="auto"/>
        <w:rPr>
          <w:rFonts w:ascii="宋体" w:hAnsi="宋体"/>
          <w:b/>
          <w:sz w:val="21"/>
          <w:szCs w:val="21"/>
        </w:rPr>
      </w:pPr>
      <w:r>
        <w:rPr>
          <w:rFonts w:hint="eastAsia" w:ascii="宋体" w:hAnsi="宋体"/>
          <w:b/>
          <w:sz w:val="21"/>
          <w:szCs w:val="21"/>
        </w:rPr>
        <w:t>流程说明：</w:t>
      </w:r>
    </w:p>
    <w:p w14:paraId="55359827">
      <w:pPr>
        <w:widowControl w:val="0"/>
        <w:numPr>
          <w:ilvl w:val="0"/>
          <w:numId w:val="27"/>
        </w:numPr>
        <w:spacing w:after="0" w:line="360" w:lineRule="auto"/>
        <w:rPr>
          <w:rFonts w:ascii="宋体" w:hAnsi="宋体"/>
          <w:sz w:val="21"/>
          <w:szCs w:val="21"/>
        </w:rPr>
      </w:pPr>
      <w:r>
        <w:rPr>
          <w:rFonts w:hint="eastAsia" w:ascii="宋体" w:hAnsi="宋体"/>
          <w:sz w:val="21"/>
          <w:szCs w:val="21"/>
        </w:rPr>
        <w:t>用户可以点击系统主菜单上的“退出”按钮，发起退出交易。</w:t>
      </w:r>
    </w:p>
    <w:p w14:paraId="416E7BBB">
      <w:pPr>
        <w:widowControl w:val="0"/>
        <w:numPr>
          <w:ilvl w:val="0"/>
          <w:numId w:val="27"/>
        </w:numPr>
        <w:spacing w:after="0" w:line="360" w:lineRule="auto"/>
        <w:rPr>
          <w:rFonts w:ascii="宋体" w:hAnsi="宋体"/>
          <w:sz w:val="21"/>
          <w:szCs w:val="21"/>
        </w:rPr>
      </w:pPr>
      <w:r>
        <w:rPr>
          <w:rFonts w:hint="eastAsia" w:ascii="宋体" w:hAnsi="宋体"/>
          <w:sz w:val="21"/>
          <w:szCs w:val="21"/>
        </w:rPr>
        <w:t>弹出提示框“您确定要退出网上银行吗？</w:t>
      </w:r>
      <w:r>
        <w:rPr>
          <w:rFonts w:ascii="宋体" w:hAnsi="宋体"/>
          <w:sz w:val="21"/>
          <w:szCs w:val="21"/>
        </w:rPr>
        <w:t>”</w:t>
      </w:r>
      <w:r>
        <w:rPr>
          <w:rFonts w:hint="eastAsia" w:ascii="宋体" w:hAnsi="宋体"/>
          <w:sz w:val="21"/>
          <w:szCs w:val="21"/>
        </w:rPr>
        <w:t>，点击“取消”继续使用网银，点击“确定”则直接退出网银，检测用户是否拔出UKEY证书，如果没有则提示“您将要退出网银系统，为了安全起见，建议您拔出UKEY证书!”点击“确定”跳转至登录页面</w:t>
      </w:r>
    </w:p>
    <w:p w14:paraId="3ADB05E0">
      <w:pPr>
        <w:pStyle w:val="4"/>
        <w:ind w:left="57"/>
      </w:pPr>
      <w:bookmarkStart w:id="309" w:name="_Toc330279300"/>
      <w:bookmarkStart w:id="310" w:name="_Toc351988436"/>
      <w:bookmarkStart w:id="311" w:name="_Toc330759606"/>
      <w:r>
        <w:rPr>
          <w:rFonts w:hint="eastAsia"/>
        </w:rPr>
        <w:t>业务规则</w:t>
      </w:r>
      <w:bookmarkEnd w:id="309"/>
      <w:bookmarkEnd w:id="310"/>
      <w:bookmarkEnd w:id="311"/>
    </w:p>
    <w:p w14:paraId="3F61FBE3">
      <w:pPr>
        <w:pStyle w:val="5"/>
        <w:numPr>
          <w:ilvl w:val="0"/>
          <w:numId w:val="0"/>
        </w:numPr>
        <w:ind w:left="113"/>
      </w:pPr>
      <w:r>
        <w:rPr>
          <w:rFonts w:hint="eastAsia"/>
        </w:rPr>
        <w:t>交易前</w:t>
      </w:r>
    </w:p>
    <w:p w14:paraId="21AF6DC1">
      <w:pPr>
        <w:pStyle w:val="5"/>
        <w:numPr>
          <w:ilvl w:val="0"/>
          <w:numId w:val="0"/>
        </w:numPr>
        <w:ind w:left="113"/>
      </w:pPr>
      <w:r>
        <w:rPr>
          <w:rFonts w:hint="eastAsia"/>
        </w:rPr>
        <w:t>交易中</w:t>
      </w:r>
    </w:p>
    <w:p w14:paraId="5771C050">
      <w:pPr>
        <w:widowControl w:val="0"/>
        <w:numPr>
          <w:ilvl w:val="0"/>
          <w:numId w:val="28"/>
        </w:numPr>
        <w:spacing w:after="0" w:line="360" w:lineRule="auto"/>
        <w:rPr>
          <w:rFonts w:ascii="宋体" w:hAnsi="宋体"/>
          <w:sz w:val="21"/>
          <w:szCs w:val="21"/>
        </w:rPr>
      </w:pPr>
      <w:r>
        <w:rPr>
          <w:rFonts w:hint="eastAsia" w:ascii="宋体" w:hAnsi="宋体" w:cs="Arial"/>
          <w:color w:val="000000"/>
          <w:sz w:val="21"/>
          <w:szCs w:val="21"/>
        </w:rPr>
        <w:t>用户关闭当前浏览器窗口时，系统也应该对用户会话信息进行退出处理</w:t>
      </w:r>
    </w:p>
    <w:p w14:paraId="3D2B2037">
      <w:pPr>
        <w:widowControl w:val="0"/>
        <w:numPr>
          <w:ilvl w:val="0"/>
          <w:numId w:val="28"/>
        </w:numPr>
        <w:spacing w:after="0" w:line="360" w:lineRule="auto"/>
        <w:rPr>
          <w:rFonts w:ascii="宋体" w:hAnsi="宋体"/>
          <w:sz w:val="21"/>
          <w:szCs w:val="21"/>
        </w:rPr>
      </w:pPr>
      <w:r>
        <w:rPr>
          <w:rFonts w:hint="eastAsia" w:ascii="宋体" w:hAnsi="宋体"/>
          <w:sz w:val="21"/>
          <w:szCs w:val="21"/>
        </w:rPr>
        <w:t>用户</w:t>
      </w:r>
      <w:r>
        <w:rPr>
          <w:rFonts w:hint="eastAsia" w:ascii="宋体" w:hAnsi="宋体" w:cs="Arial"/>
          <w:color w:val="000000"/>
          <w:sz w:val="21"/>
          <w:szCs w:val="21"/>
        </w:rPr>
        <w:t>10分钟（默认10分钟，可在“安全中心-退出时间设置”进行设置（2-15分钟））没有操作网银，</w:t>
      </w:r>
      <w:r>
        <w:rPr>
          <w:rFonts w:hint="eastAsia" w:ascii="宋体" w:hAnsi="宋体"/>
          <w:sz w:val="21"/>
          <w:szCs w:val="21"/>
        </w:rPr>
        <w:t>系统将弹出一个系统自动退出倒计时提示框，从60秒开始倒计时，提示框内还设有“继续交易”和“退出”两个按钮，用户点击“继续交易”，即可继续进行其它操作，用户点击“退出”，系统立即退出，如用户在60秒内没有按钮点击操作，则当倒计时结束时系统立即退出状态</w:t>
      </w:r>
    </w:p>
    <w:p w14:paraId="05F3E2C5">
      <w:pPr>
        <w:pStyle w:val="5"/>
        <w:numPr>
          <w:ilvl w:val="0"/>
          <w:numId w:val="0"/>
        </w:numPr>
        <w:ind w:left="113"/>
      </w:pPr>
      <w:r>
        <w:rPr>
          <w:rFonts w:hint="eastAsia"/>
        </w:rPr>
        <w:t>交易后</w:t>
      </w:r>
    </w:p>
    <w:p w14:paraId="0C1296B8">
      <w:pPr>
        <w:widowControl w:val="0"/>
        <w:numPr>
          <w:ilvl w:val="0"/>
          <w:numId w:val="29"/>
        </w:numPr>
        <w:spacing w:after="0" w:line="360" w:lineRule="auto"/>
        <w:rPr>
          <w:rFonts w:ascii="宋体" w:hAnsi="宋体"/>
          <w:sz w:val="21"/>
          <w:szCs w:val="21"/>
        </w:rPr>
      </w:pPr>
      <w:r>
        <w:rPr>
          <w:rFonts w:hint="eastAsia" w:ascii="宋体" w:hAnsi="宋体" w:cs="Arial"/>
          <w:color w:val="000000"/>
          <w:sz w:val="21"/>
          <w:szCs w:val="21"/>
        </w:rPr>
        <w:t>系统清理用户的会话信息</w:t>
      </w:r>
    </w:p>
    <w:p w14:paraId="29E3B7D8">
      <w:pPr>
        <w:widowControl w:val="0"/>
        <w:numPr>
          <w:ilvl w:val="0"/>
          <w:numId w:val="29"/>
        </w:numPr>
        <w:spacing w:after="0" w:line="360" w:lineRule="auto"/>
        <w:rPr>
          <w:rFonts w:ascii="宋体" w:hAnsi="宋体"/>
          <w:sz w:val="21"/>
          <w:szCs w:val="21"/>
        </w:rPr>
      </w:pPr>
      <w:r>
        <w:rPr>
          <w:rFonts w:hint="eastAsia" w:ascii="宋体" w:hAnsi="宋体" w:cs="Arial"/>
          <w:color w:val="000000"/>
          <w:sz w:val="21"/>
          <w:szCs w:val="21"/>
        </w:rPr>
        <w:t>退出无论成功失败都记录日志，日志应该在内部管理里的日志管理-用户操作日志查询里的个人客户日志中查询到。用户也可以在个人网银里的客户服务里的网银操作日志查询到</w:t>
      </w:r>
    </w:p>
    <w:p w14:paraId="6C979AF7">
      <w:pPr>
        <w:pStyle w:val="4"/>
        <w:ind w:left="57"/>
      </w:pPr>
      <w:bookmarkStart w:id="312" w:name="_Toc330759607"/>
      <w:bookmarkStart w:id="313" w:name="_Toc351988437"/>
      <w:bookmarkStart w:id="314" w:name="_Toc330279301"/>
      <w:r>
        <w:rPr>
          <w:rFonts w:hint="eastAsia"/>
        </w:rPr>
        <w:t>页面要素</w:t>
      </w:r>
      <w:bookmarkEnd w:id="312"/>
      <w:bookmarkEnd w:id="313"/>
      <w:bookmarkEnd w:id="314"/>
    </w:p>
    <w:p w14:paraId="764C40E9">
      <w:pPr>
        <w:pStyle w:val="84"/>
        <w:numPr>
          <w:ilvl w:val="0"/>
          <w:numId w:val="2"/>
        </w:numPr>
        <w:tabs>
          <w:tab w:val="clear" w:pos="3600"/>
        </w:tabs>
        <w:ind w:left="0" w:firstLine="0"/>
        <w:rPr>
          <w:rFonts w:ascii="宋体" w:hAnsi="宋体"/>
        </w:rPr>
      </w:pPr>
      <w:bookmarkStart w:id="315" w:name="_Toc351988438"/>
      <w:r>
        <w:rPr>
          <w:rFonts w:hint="eastAsia" w:ascii="宋体" w:hAnsi="宋体"/>
        </w:rPr>
        <w:t>账户管理</w:t>
      </w:r>
      <w:bookmarkEnd w:id="315"/>
    </w:p>
    <w:p w14:paraId="3400841D">
      <w:pPr>
        <w:pStyle w:val="3"/>
        <w:numPr>
          <w:ilvl w:val="1"/>
          <w:numId w:val="2"/>
        </w:numPr>
        <w:rPr>
          <w:highlight w:val="yellow"/>
          <w:rPrChange w:id="86" w:author="admin" w:date="2019-10-15T11:22:00Z">
            <w:rPr/>
          </w:rPrChange>
        </w:rPr>
      </w:pPr>
      <w:bookmarkStart w:id="316" w:name="_Toc351988439"/>
      <w:bookmarkStart w:id="317" w:name="_Toc330759614"/>
      <w:r>
        <w:rPr>
          <w:rFonts w:hint="eastAsia"/>
          <w:highlight w:val="yellow"/>
          <w:rPrChange w:id="87" w:author="admin" w:date="2019-10-15T11:22:00Z">
            <w:rPr>
              <w:rFonts w:hint="eastAsia"/>
            </w:rPr>
          </w:rPrChange>
        </w:rPr>
        <w:t>账户管理</w:t>
      </w:r>
      <w:bookmarkEnd w:id="316"/>
    </w:p>
    <w:p w14:paraId="2E089C4F">
      <w:pPr>
        <w:pStyle w:val="4"/>
        <w:numPr>
          <w:ilvl w:val="2"/>
          <w:numId w:val="2"/>
        </w:numPr>
        <w:ind w:left="57"/>
      </w:pPr>
      <w:bookmarkStart w:id="318" w:name="_Toc351988440"/>
      <w:r>
        <w:rPr>
          <w:rFonts w:hint="eastAsia"/>
        </w:rPr>
        <w:t>功能描述</w:t>
      </w:r>
      <w:bookmarkEnd w:id="318"/>
    </w:p>
    <w:p w14:paraId="25DBB090">
      <w:pPr>
        <w:spacing w:line="360" w:lineRule="auto"/>
        <w:ind w:firstLine="420"/>
        <w:rPr>
          <w:rFonts w:ascii="宋体" w:hAnsi="宋体"/>
          <w:sz w:val="21"/>
          <w:szCs w:val="21"/>
        </w:rPr>
      </w:pPr>
      <w:r>
        <w:rPr>
          <w:rFonts w:hint="eastAsia" w:ascii="宋体" w:hAnsi="宋体"/>
          <w:sz w:val="21"/>
          <w:szCs w:val="21"/>
        </w:rPr>
        <w:t>用户可通过此功能对下挂账户进行管理操作。包括新增、删除，别名更改、口头挂失、账户交易密码修改等操作功能。</w:t>
      </w:r>
    </w:p>
    <w:p w14:paraId="1FEA79F3">
      <w:pPr>
        <w:pStyle w:val="4"/>
        <w:numPr>
          <w:ilvl w:val="2"/>
          <w:numId w:val="2"/>
        </w:numPr>
        <w:ind w:left="57"/>
      </w:pPr>
      <w:bookmarkStart w:id="319" w:name="_Toc351988441"/>
      <w:r>
        <w:rPr>
          <w:rFonts w:hint="eastAsia"/>
        </w:rPr>
        <w:t>业务流程</w:t>
      </w:r>
      <w:bookmarkEnd w:id="319"/>
    </w:p>
    <w:p w14:paraId="3158BCED">
      <w:pPr>
        <w:spacing w:line="360" w:lineRule="auto"/>
        <w:rPr>
          <w:b/>
          <w:sz w:val="21"/>
          <w:szCs w:val="21"/>
        </w:rPr>
      </w:pPr>
      <w:r>
        <w:rPr>
          <w:rFonts w:hint="eastAsia"/>
          <w:b/>
          <w:sz w:val="21"/>
          <w:szCs w:val="21"/>
        </w:rPr>
        <w:t>账户管理总流程</w:t>
      </w:r>
    </w:p>
    <w:p w14:paraId="4D9A6918">
      <w:pPr>
        <w:spacing w:line="360" w:lineRule="auto"/>
        <w:rPr>
          <w:sz w:val="21"/>
          <w:szCs w:val="21"/>
        </w:rPr>
      </w:pPr>
      <w:r>
        <w:rPr>
          <w:b/>
        </w:rPr>
        <w:object>
          <v:shape id="_x0000_i1031" o:spt="75" type="#_x0000_t75" style="height:243.75pt;width:485.25pt;" o:ole="t" filled="f" o:preferrelative="t" stroked="f" coordsize="21600,21600">
            <v:path/>
            <v:fill on="f" focussize="0,0"/>
            <v:stroke on="f" joinstyle="miter"/>
            <v:imagedata r:id="rId22" o:title=""/>
            <o:lock v:ext="edit" aspectratio="t"/>
            <w10:wrap type="none"/>
            <w10:anchorlock/>
          </v:shape>
          <o:OLEObject Type="Embed" ProgID="Visio.Drawing.11" ShapeID="_x0000_i1031" DrawAspect="Content" ObjectID="_1468075731" r:id="rId21">
            <o:LockedField>false</o:LockedField>
          </o:OLEObject>
        </w:object>
      </w:r>
      <w:r>
        <w:rPr>
          <w:rFonts w:hint="eastAsia"/>
          <w:b/>
          <w:sz w:val="21"/>
          <w:szCs w:val="21"/>
        </w:rPr>
        <w:t>流程说明：</w:t>
      </w:r>
    </w:p>
    <w:p w14:paraId="223710AB">
      <w:pPr>
        <w:widowControl w:val="0"/>
        <w:numPr>
          <w:ilvl w:val="0"/>
          <w:numId w:val="30"/>
        </w:numPr>
        <w:spacing w:after="0" w:line="360" w:lineRule="auto"/>
        <w:rPr>
          <w:sz w:val="21"/>
          <w:szCs w:val="21"/>
        </w:rPr>
      </w:pPr>
      <w:r>
        <w:rPr>
          <w:rFonts w:hint="eastAsia"/>
          <w:sz w:val="21"/>
          <w:szCs w:val="21"/>
        </w:rPr>
        <w:t>用户点击“账户管理”菜单，进入账户管理页面，</w:t>
      </w:r>
    </w:p>
    <w:p w14:paraId="3CF6C40F">
      <w:pPr>
        <w:widowControl w:val="0"/>
        <w:numPr>
          <w:ilvl w:val="0"/>
          <w:numId w:val="30"/>
        </w:numPr>
        <w:spacing w:after="0" w:line="360" w:lineRule="auto"/>
        <w:rPr>
          <w:sz w:val="21"/>
          <w:szCs w:val="21"/>
        </w:rPr>
      </w:pPr>
      <w:r>
        <w:rPr>
          <w:rFonts w:hint="eastAsia"/>
          <w:sz w:val="21"/>
          <w:szCs w:val="21"/>
        </w:rPr>
        <w:t>系统向后端系统查询关联账户信息，并在页面上显示本行账户模块以及新增账户模块</w:t>
      </w:r>
    </w:p>
    <w:p w14:paraId="7946E214">
      <w:pPr>
        <w:widowControl w:val="0"/>
        <w:numPr>
          <w:ilvl w:val="0"/>
          <w:numId w:val="30"/>
        </w:numPr>
        <w:spacing w:after="0" w:line="360" w:lineRule="auto"/>
        <w:rPr>
          <w:sz w:val="21"/>
          <w:szCs w:val="21"/>
        </w:rPr>
      </w:pPr>
      <w:r>
        <w:rPr>
          <w:rFonts w:hint="eastAsia"/>
          <w:sz w:val="21"/>
          <w:szCs w:val="21"/>
        </w:rPr>
        <w:t>本行账户模块显示的信息包括序号，卡样，账户别名，账号，户名，账户类型，账户状态，开户行名称，签约方式，操作（别名更改，口头挂失，删除，账户交易密码修改）</w:t>
      </w:r>
    </w:p>
    <w:p w14:paraId="3193A6E3">
      <w:pPr>
        <w:widowControl w:val="0"/>
        <w:numPr>
          <w:ilvl w:val="0"/>
          <w:numId w:val="30"/>
        </w:numPr>
        <w:spacing w:after="0" w:line="360" w:lineRule="auto"/>
        <w:rPr>
          <w:sz w:val="21"/>
          <w:szCs w:val="21"/>
        </w:rPr>
      </w:pPr>
      <w:r>
        <w:rPr>
          <w:rFonts w:hint="eastAsia"/>
          <w:sz w:val="21"/>
          <w:szCs w:val="21"/>
        </w:rPr>
        <w:t>新增账户模块中，用户可以添加本行账户</w:t>
      </w:r>
    </w:p>
    <w:p w14:paraId="3FB7F8A6">
      <w:pPr>
        <w:widowControl w:val="0"/>
        <w:tabs>
          <w:tab w:val="left" w:pos="425"/>
        </w:tabs>
        <w:spacing w:after="0" w:line="360" w:lineRule="auto"/>
        <w:rPr>
          <w:sz w:val="21"/>
          <w:szCs w:val="21"/>
        </w:rPr>
      </w:pPr>
    </w:p>
    <w:p w14:paraId="19F08D94">
      <w:pPr>
        <w:rPr>
          <w:b/>
          <w:sz w:val="21"/>
          <w:szCs w:val="21"/>
        </w:rPr>
      </w:pPr>
      <w:r>
        <w:rPr>
          <w:rFonts w:hint="eastAsia"/>
          <w:b/>
          <w:sz w:val="21"/>
          <w:szCs w:val="21"/>
        </w:rPr>
        <w:t>本行账户管理流程</w:t>
      </w:r>
    </w:p>
    <w:p w14:paraId="11110708">
      <w:pPr>
        <w:rPr>
          <w:b/>
          <w:sz w:val="21"/>
          <w:szCs w:val="21"/>
        </w:rPr>
      </w:pPr>
      <w:r>
        <w:rPr>
          <w:b/>
        </w:rPr>
        <w:object>
          <v:shape id="_x0000_i1032" o:spt="75" type="#_x0000_t75" style="height:458.25pt;width:489pt;" o:ole="t" filled="f" o:preferrelative="t" stroked="f" coordsize="21600,21600">
            <v:path/>
            <v:fill on="f" focussize="0,0"/>
            <v:stroke on="f" joinstyle="miter"/>
            <v:imagedata r:id="rId24" o:title=""/>
            <o:lock v:ext="edit" aspectratio="t"/>
            <w10:wrap type="none"/>
            <w10:anchorlock/>
          </v:shape>
          <o:OLEObject Type="Embed" ProgID="Visio.Drawing.11" ShapeID="_x0000_i1032" DrawAspect="Content" ObjectID="_1468075732" r:id="rId23">
            <o:LockedField>false</o:LockedField>
          </o:OLEObject>
        </w:object>
      </w:r>
      <w:r>
        <w:rPr>
          <w:rFonts w:hint="eastAsia"/>
          <w:b/>
        </w:rPr>
        <w:t xml:space="preserve"> </w:t>
      </w:r>
      <w:r>
        <w:rPr>
          <w:rFonts w:hint="eastAsia" w:ascii="宋体" w:hAnsi="宋体"/>
          <w:b/>
          <w:sz w:val="21"/>
          <w:szCs w:val="21"/>
        </w:rPr>
        <w:t>流程说明：</w:t>
      </w:r>
    </w:p>
    <w:p w14:paraId="4A044006">
      <w:pPr>
        <w:widowControl w:val="0"/>
        <w:numPr>
          <w:ilvl w:val="0"/>
          <w:numId w:val="31"/>
        </w:numPr>
        <w:spacing w:after="0" w:line="360" w:lineRule="auto"/>
        <w:rPr>
          <w:rFonts w:ascii="宋体" w:hAnsi="宋体"/>
          <w:sz w:val="21"/>
          <w:szCs w:val="21"/>
        </w:rPr>
      </w:pPr>
      <w:r>
        <w:rPr>
          <w:rFonts w:hint="eastAsia" w:ascii="宋体" w:hAnsi="宋体"/>
          <w:sz w:val="21"/>
          <w:szCs w:val="21"/>
        </w:rPr>
        <w:t>用户点击“账户管理”菜单后，在本行账户模块中可实现口头挂失，更改别名,删除下挂账户和账户交易密码修改功能</w:t>
      </w:r>
    </w:p>
    <w:p w14:paraId="3D12CC41">
      <w:pPr>
        <w:widowControl w:val="0"/>
        <w:numPr>
          <w:ilvl w:val="0"/>
          <w:numId w:val="31"/>
        </w:numPr>
        <w:spacing w:after="0" w:line="360" w:lineRule="auto"/>
        <w:rPr>
          <w:rFonts w:ascii="宋体" w:hAnsi="宋体"/>
          <w:sz w:val="21"/>
          <w:szCs w:val="21"/>
        </w:rPr>
      </w:pPr>
      <w:r>
        <w:rPr>
          <w:rFonts w:hint="eastAsia" w:ascii="宋体" w:hAnsi="宋体"/>
          <w:sz w:val="21"/>
          <w:szCs w:val="21"/>
        </w:rPr>
        <w:t>用户点击“挂失”按钮后，进入口头挂失页面，用户确认账户信息后点击“提交”按钮，显示提示信息“是否确认挂失？”，用户点击“是”，系统显示挂失结果页面</w:t>
      </w:r>
    </w:p>
    <w:p w14:paraId="6055C080">
      <w:pPr>
        <w:widowControl w:val="0"/>
        <w:numPr>
          <w:ilvl w:val="0"/>
          <w:numId w:val="31"/>
        </w:numPr>
        <w:spacing w:after="0" w:line="360" w:lineRule="auto"/>
        <w:rPr>
          <w:rFonts w:ascii="宋体" w:hAnsi="宋体"/>
          <w:sz w:val="21"/>
          <w:szCs w:val="21"/>
        </w:rPr>
      </w:pPr>
      <w:r>
        <w:rPr>
          <w:rFonts w:hint="eastAsia" w:ascii="宋体" w:hAnsi="宋体"/>
          <w:sz w:val="21"/>
          <w:szCs w:val="21"/>
        </w:rPr>
        <w:t>用户点击“更改别名”按钮后，系统弹出更改别名修改框，用户在其中输入别名信息，点击“确定”后，系统将更改的别名显示在页面相应位置</w:t>
      </w:r>
    </w:p>
    <w:p w14:paraId="667BB67B">
      <w:pPr>
        <w:widowControl w:val="0"/>
        <w:numPr>
          <w:ilvl w:val="0"/>
          <w:numId w:val="31"/>
        </w:numPr>
        <w:spacing w:after="0" w:line="360" w:lineRule="auto"/>
        <w:rPr>
          <w:rFonts w:ascii="宋体" w:hAnsi="宋体"/>
          <w:sz w:val="21"/>
          <w:szCs w:val="21"/>
        </w:rPr>
      </w:pPr>
      <w:r>
        <w:rPr>
          <w:rFonts w:hint="eastAsia" w:ascii="宋体" w:hAnsi="宋体"/>
          <w:sz w:val="21"/>
          <w:szCs w:val="21"/>
        </w:rPr>
        <w:t xml:space="preserve">用户点击“删除”按钮后，进入删除下挂账户页面，用户确认账户信息，点击“确定”按钮，显示结果页面 </w:t>
      </w:r>
    </w:p>
    <w:p w14:paraId="083FE0E2">
      <w:pPr>
        <w:widowControl w:val="0"/>
        <w:numPr>
          <w:ilvl w:val="0"/>
          <w:numId w:val="31"/>
        </w:numPr>
        <w:spacing w:after="0" w:line="360" w:lineRule="auto"/>
        <w:rPr>
          <w:rFonts w:ascii="宋体" w:hAnsi="宋体"/>
          <w:sz w:val="21"/>
          <w:szCs w:val="21"/>
        </w:rPr>
      </w:pPr>
      <w:r>
        <w:rPr>
          <w:rFonts w:hint="eastAsia" w:ascii="宋体" w:hAnsi="宋体"/>
          <w:sz w:val="21"/>
          <w:szCs w:val="21"/>
        </w:rPr>
        <w:t>用户点击“账户交易密码修改”按钮后，进入账户交易密码修改页面，用户输入一遍原密码并输入两遍新账户交易密码。</w:t>
      </w:r>
    </w:p>
    <w:p w14:paraId="232C55F8">
      <w:pPr>
        <w:widowControl w:val="0"/>
        <w:spacing w:after="0" w:line="360" w:lineRule="auto"/>
        <w:ind w:left="425"/>
        <w:rPr>
          <w:rFonts w:ascii="宋体" w:hAnsi="宋体"/>
          <w:sz w:val="21"/>
          <w:szCs w:val="21"/>
        </w:rPr>
      </w:pPr>
    </w:p>
    <w:p w14:paraId="377A3053">
      <w:pPr>
        <w:rPr>
          <w:b/>
          <w:sz w:val="21"/>
          <w:szCs w:val="21"/>
        </w:rPr>
      </w:pPr>
      <w:r>
        <w:rPr>
          <w:rFonts w:hint="eastAsia"/>
          <w:b/>
          <w:sz w:val="21"/>
          <w:szCs w:val="21"/>
        </w:rPr>
        <w:t>新增账户流程</w:t>
      </w:r>
    </w:p>
    <w:p w14:paraId="121A0CEE">
      <w:pPr>
        <w:spacing w:line="360" w:lineRule="auto"/>
        <w:rPr>
          <w:sz w:val="21"/>
          <w:szCs w:val="21"/>
        </w:rPr>
      </w:pPr>
      <w:r>
        <w:object>
          <v:shape id="_x0000_i1033" o:spt="75" type="#_x0000_t75" style="height:315.75pt;width:495pt;" o:ole="t" filled="f" o:preferrelative="t" stroked="f" coordsize="21600,21600">
            <v:path/>
            <v:fill on="f" focussize="0,0"/>
            <v:stroke on="f" joinstyle="miter"/>
            <v:imagedata r:id="rId26" o:title=""/>
            <o:lock v:ext="edit" aspectratio="t"/>
            <w10:wrap type="none"/>
            <w10:anchorlock/>
          </v:shape>
          <o:OLEObject Type="Embed" ProgID="Visio.Drawing.11" ShapeID="_x0000_i1033" DrawAspect="Content" ObjectID="_1468075733" r:id="rId25">
            <o:LockedField>false</o:LockedField>
          </o:OLEObject>
        </w:object>
      </w:r>
      <w:r>
        <w:rPr>
          <w:rFonts w:hint="eastAsia"/>
          <w:b/>
          <w:sz w:val="21"/>
          <w:szCs w:val="21"/>
        </w:rPr>
        <w:t>流程说明：</w:t>
      </w:r>
    </w:p>
    <w:p w14:paraId="06C03ABB">
      <w:pPr>
        <w:widowControl w:val="0"/>
        <w:numPr>
          <w:ilvl w:val="0"/>
          <w:numId w:val="32"/>
        </w:numPr>
        <w:spacing w:after="0" w:line="360" w:lineRule="auto"/>
        <w:rPr>
          <w:rFonts w:ascii="宋体" w:hAnsi="宋体"/>
          <w:sz w:val="21"/>
          <w:szCs w:val="21"/>
        </w:rPr>
      </w:pPr>
      <w:r>
        <w:rPr>
          <w:rFonts w:hint="eastAsia" w:ascii="宋体" w:hAnsi="宋体"/>
          <w:sz w:val="21"/>
          <w:szCs w:val="21"/>
        </w:rPr>
        <w:t>点击“账户管理”菜单，进入账户管理页面后，点击“新增账户”模块，显示新增本行账户页面</w:t>
      </w:r>
    </w:p>
    <w:p w14:paraId="2FACA437">
      <w:pPr>
        <w:widowControl w:val="0"/>
        <w:numPr>
          <w:ilvl w:val="0"/>
          <w:numId w:val="32"/>
        </w:numPr>
        <w:spacing w:after="0" w:line="360" w:lineRule="auto"/>
        <w:rPr>
          <w:rFonts w:ascii="宋体" w:hAnsi="宋体"/>
          <w:sz w:val="21"/>
          <w:szCs w:val="21"/>
        </w:rPr>
      </w:pPr>
      <w:r>
        <w:rPr>
          <w:rFonts w:hint="eastAsia"/>
          <w:sz w:val="21"/>
          <w:szCs w:val="21"/>
        </w:rPr>
        <w:t>用户输入账号，卡密码和别名设置，点击“确定”按钮，网银系统进行检查：</w:t>
      </w:r>
    </w:p>
    <w:p w14:paraId="15A6ECFA">
      <w:pPr>
        <w:pStyle w:val="88"/>
        <w:numPr>
          <w:ilvl w:val="1"/>
          <w:numId w:val="32"/>
        </w:numPr>
        <w:ind w:firstLineChars="0"/>
        <w:rPr>
          <w:rFonts w:cs="Arial"/>
          <w:color w:val="000000"/>
          <w:szCs w:val="21"/>
        </w:rPr>
      </w:pPr>
      <w:r>
        <w:rPr>
          <w:rFonts w:hint="eastAsia" w:cs="Arial"/>
          <w:color w:val="000000"/>
          <w:szCs w:val="21"/>
        </w:rPr>
        <w:t>检查是否重复提交；</w:t>
      </w:r>
    </w:p>
    <w:p w14:paraId="2645F37B">
      <w:pPr>
        <w:pStyle w:val="88"/>
        <w:numPr>
          <w:ilvl w:val="1"/>
          <w:numId w:val="32"/>
        </w:numPr>
        <w:ind w:firstLineChars="0"/>
        <w:rPr>
          <w:rFonts w:cs="Arial"/>
          <w:color w:val="000000"/>
          <w:szCs w:val="21"/>
        </w:rPr>
      </w:pPr>
      <w:r>
        <w:rPr>
          <w:rFonts w:hint="eastAsia" w:cs="Arial"/>
          <w:color w:val="000000"/>
          <w:szCs w:val="21"/>
        </w:rPr>
        <w:t>检查用户的账号，户名以及证件类型，证件号码是否与核心系统返回的数据一致</w:t>
      </w:r>
    </w:p>
    <w:p w14:paraId="0A4262D5">
      <w:pPr>
        <w:pStyle w:val="88"/>
        <w:numPr>
          <w:ilvl w:val="1"/>
          <w:numId w:val="32"/>
        </w:numPr>
        <w:ind w:firstLineChars="0"/>
        <w:rPr>
          <w:rFonts w:cs="Arial"/>
          <w:color w:val="000000"/>
          <w:szCs w:val="21"/>
        </w:rPr>
      </w:pPr>
      <w:r>
        <w:rPr>
          <w:rFonts w:hint="eastAsia" w:cs="Arial"/>
          <w:color w:val="000000"/>
          <w:szCs w:val="21"/>
        </w:rPr>
        <w:t>检查卡密码是否正确；</w:t>
      </w:r>
    </w:p>
    <w:p w14:paraId="54E6C3FF">
      <w:pPr>
        <w:pStyle w:val="88"/>
        <w:numPr>
          <w:ilvl w:val="0"/>
          <w:numId w:val="32"/>
        </w:numPr>
        <w:ind w:firstLineChars="0"/>
        <w:rPr>
          <w:rFonts w:cs="Arial"/>
          <w:color w:val="000000"/>
          <w:szCs w:val="21"/>
        </w:rPr>
      </w:pPr>
      <w:r>
        <w:rPr>
          <w:rFonts w:hint="eastAsia" w:cs="Arial"/>
          <w:color w:val="000000"/>
          <w:szCs w:val="21"/>
        </w:rPr>
        <w:t>检查通过后将信息提交至后端系统进行处理，如果交易失败，则显示错误页面提示用户错误信息；如果交易成功，则显示成功页面</w:t>
      </w:r>
    </w:p>
    <w:p w14:paraId="1D000728">
      <w:pPr>
        <w:pStyle w:val="88"/>
        <w:numPr>
          <w:ilvl w:val="0"/>
          <w:numId w:val="32"/>
        </w:numPr>
        <w:ind w:firstLineChars="0"/>
        <w:rPr>
          <w:rFonts w:cs="Arial"/>
          <w:color w:val="000000"/>
          <w:szCs w:val="21"/>
        </w:rPr>
      </w:pPr>
      <w:r>
        <w:rPr>
          <w:rFonts w:hint="eastAsia" w:cs="Arial"/>
          <w:color w:val="000000"/>
          <w:szCs w:val="21"/>
        </w:rPr>
        <w:t>检查失败，则显示错误页面提示用户错误信息</w:t>
      </w:r>
    </w:p>
    <w:p w14:paraId="52E9A50A">
      <w:pPr>
        <w:pStyle w:val="4"/>
        <w:numPr>
          <w:ilvl w:val="2"/>
          <w:numId w:val="2"/>
        </w:numPr>
        <w:ind w:left="57"/>
      </w:pPr>
      <w:bookmarkStart w:id="320" w:name="_Toc351988442"/>
      <w:r>
        <w:rPr>
          <w:rFonts w:hint="eastAsia"/>
        </w:rPr>
        <w:t>业务规则</w:t>
      </w:r>
      <w:bookmarkEnd w:id="320"/>
    </w:p>
    <w:p w14:paraId="68168DCC">
      <w:pPr>
        <w:pStyle w:val="5"/>
        <w:numPr>
          <w:ilvl w:val="0"/>
          <w:numId w:val="0"/>
        </w:numPr>
        <w:ind w:left="113"/>
      </w:pPr>
      <w:r>
        <w:rPr>
          <w:rFonts w:hint="eastAsia"/>
        </w:rPr>
        <w:t>交易前</w:t>
      </w:r>
    </w:p>
    <w:p w14:paraId="16092C2B">
      <w:pPr>
        <w:pStyle w:val="5"/>
        <w:numPr>
          <w:ilvl w:val="0"/>
          <w:numId w:val="0"/>
        </w:numPr>
        <w:ind w:left="113"/>
      </w:pPr>
      <w:r>
        <w:rPr>
          <w:rFonts w:hint="eastAsia"/>
        </w:rPr>
        <w:t>交易中</w:t>
      </w:r>
    </w:p>
    <w:p w14:paraId="2B71FF88">
      <w:pPr>
        <w:widowControl w:val="0"/>
        <w:numPr>
          <w:ilvl w:val="0"/>
          <w:numId w:val="33"/>
        </w:numPr>
        <w:tabs>
          <w:tab w:val="left" w:pos="425"/>
        </w:tabs>
        <w:spacing w:after="0" w:line="360" w:lineRule="auto"/>
        <w:ind w:left="425" w:hanging="425"/>
        <w:rPr>
          <w:sz w:val="21"/>
          <w:szCs w:val="21"/>
        </w:rPr>
      </w:pPr>
      <w:r>
        <w:rPr>
          <w:rFonts w:hint="eastAsia"/>
          <w:sz w:val="21"/>
          <w:szCs w:val="21"/>
        </w:rPr>
        <w:t>客户只能追加本人名下的账号，即需要验证是否是同一客户号或同一证件号。</w:t>
      </w:r>
    </w:p>
    <w:p w14:paraId="5455F3F4">
      <w:pPr>
        <w:widowControl w:val="0"/>
        <w:numPr>
          <w:ilvl w:val="0"/>
          <w:numId w:val="33"/>
        </w:numPr>
        <w:tabs>
          <w:tab w:val="left" w:pos="425"/>
        </w:tabs>
        <w:spacing w:after="0" w:line="360" w:lineRule="auto"/>
        <w:ind w:left="425" w:hanging="425"/>
        <w:rPr>
          <w:sz w:val="21"/>
          <w:szCs w:val="21"/>
        </w:rPr>
      </w:pPr>
      <w:r>
        <w:rPr>
          <w:rFonts w:hint="eastAsia"/>
          <w:sz w:val="21"/>
          <w:szCs w:val="21"/>
        </w:rPr>
        <w:t>删除本行下挂账户，至少需保留一个正常的签约卡。</w:t>
      </w:r>
    </w:p>
    <w:p w14:paraId="46F49FAF">
      <w:pPr>
        <w:widowControl w:val="0"/>
        <w:numPr>
          <w:ilvl w:val="0"/>
          <w:numId w:val="33"/>
        </w:numPr>
        <w:tabs>
          <w:tab w:val="left" w:pos="425"/>
        </w:tabs>
        <w:spacing w:after="0" w:line="360" w:lineRule="auto"/>
        <w:ind w:left="425" w:hanging="425"/>
        <w:rPr>
          <w:sz w:val="21"/>
          <w:szCs w:val="21"/>
        </w:rPr>
      </w:pPr>
      <w:r>
        <w:rPr>
          <w:rFonts w:hint="eastAsia"/>
        </w:rPr>
        <w:t>别名输入长度受限，最多为30个字符。另外，如客户不设置别名，则显示为空。</w:t>
      </w:r>
    </w:p>
    <w:p w14:paraId="160BEC78">
      <w:pPr>
        <w:widowControl w:val="0"/>
        <w:numPr>
          <w:ilvl w:val="0"/>
          <w:numId w:val="33"/>
        </w:numPr>
        <w:tabs>
          <w:tab w:val="left" w:pos="425"/>
        </w:tabs>
        <w:spacing w:after="0" w:line="360" w:lineRule="auto"/>
        <w:ind w:left="425" w:hanging="425"/>
        <w:rPr>
          <w:sz w:val="21"/>
          <w:szCs w:val="21"/>
        </w:rPr>
      </w:pPr>
      <w:r>
        <w:rPr>
          <w:rFonts w:hint="eastAsia"/>
        </w:rPr>
        <w:t>删除下挂账户需要对账户进行检查该账户有无预约交易，如有则不能删除此账户。</w:t>
      </w:r>
    </w:p>
    <w:p w14:paraId="12FCEE6A">
      <w:pPr>
        <w:pStyle w:val="5"/>
        <w:numPr>
          <w:ilvl w:val="0"/>
          <w:numId w:val="0"/>
        </w:numPr>
        <w:ind w:left="113"/>
      </w:pPr>
      <w:r>
        <w:rPr>
          <w:rFonts w:hint="eastAsia"/>
        </w:rPr>
        <w:t>交易后</w:t>
      </w:r>
    </w:p>
    <w:p w14:paraId="15637675">
      <w:pPr>
        <w:numPr>
          <w:ilvl w:val="0"/>
          <w:numId w:val="34"/>
        </w:numPr>
        <w:tabs>
          <w:tab w:val="left" w:pos="425"/>
        </w:tabs>
        <w:spacing w:line="360" w:lineRule="auto"/>
        <w:rPr>
          <w:sz w:val="21"/>
          <w:szCs w:val="21"/>
        </w:rPr>
      </w:pPr>
      <w:r>
        <w:rPr>
          <w:rFonts w:hint="eastAsia"/>
          <w:sz w:val="21"/>
          <w:szCs w:val="21"/>
        </w:rPr>
        <w:t>新增和删除网银下挂账户时需将信息提交至核心系统</w:t>
      </w:r>
    </w:p>
    <w:p w14:paraId="154A2662">
      <w:pPr>
        <w:numPr>
          <w:ilvl w:val="0"/>
          <w:numId w:val="34"/>
        </w:numPr>
        <w:tabs>
          <w:tab w:val="left" w:pos="425"/>
        </w:tabs>
        <w:spacing w:line="360" w:lineRule="auto"/>
        <w:rPr>
          <w:sz w:val="21"/>
          <w:szCs w:val="21"/>
        </w:rPr>
      </w:pPr>
      <w:r>
        <w:rPr>
          <w:rFonts w:hint="eastAsia"/>
          <w:sz w:val="21"/>
          <w:szCs w:val="21"/>
        </w:rPr>
        <w:t>口头挂失的时间为5天，5天后自动解除口挂状态</w:t>
      </w:r>
    </w:p>
    <w:p w14:paraId="144C78BF">
      <w:pPr>
        <w:numPr>
          <w:ilvl w:val="0"/>
          <w:numId w:val="34"/>
        </w:numPr>
        <w:tabs>
          <w:tab w:val="left" w:pos="425"/>
        </w:tabs>
        <w:spacing w:line="360" w:lineRule="auto"/>
        <w:rPr>
          <w:sz w:val="21"/>
          <w:szCs w:val="21"/>
        </w:rPr>
      </w:pPr>
      <w:r>
        <w:rPr>
          <w:rFonts w:hint="eastAsia"/>
          <w:sz w:val="21"/>
          <w:szCs w:val="21"/>
        </w:rPr>
        <w:t>无论成功和失败，都记录网银操作日志</w:t>
      </w:r>
    </w:p>
    <w:p w14:paraId="65A14A39">
      <w:pPr>
        <w:widowControl w:val="0"/>
        <w:numPr>
          <w:ilvl w:val="0"/>
          <w:numId w:val="34"/>
        </w:numPr>
        <w:spacing w:after="0" w:line="360" w:lineRule="auto"/>
        <w:rPr>
          <w:rFonts w:ascii="宋体" w:hAnsi="宋体"/>
          <w:sz w:val="21"/>
          <w:szCs w:val="21"/>
        </w:rPr>
      </w:pPr>
      <w:r>
        <w:rPr>
          <w:rFonts w:hint="eastAsia" w:ascii="宋体" w:hAnsi="宋体" w:cs="Arial"/>
          <w:color w:val="000000"/>
          <w:sz w:val="21"/>
          <w:szCs w:val="21"/>
        </w:rPr>
        <w:t>无论成功失败都记录日志，日志应该在内部管理里的日志管理-用户操作日志查询里的个人客户日志中查询到。用户也可以在个人网银里的客户服务里的网银操作日志查询到</w:t>
      </w:r>
    </w:p>
    <w:p w14:paraId="3A86150A">
      <w:pPr>
        <w:pStyle w:val="4"/>
        <w:numPr>
          <w:ilvl w:val="2"/>
          <w:numId w:val="2"/>
        </w:numPr>
        <w:ind w:left="57"/>
      </w:pPr>
      <w:bookmarkStart w:id="321" w:name="_Toc351988443"/>
      <w:r>
        <w:rPr>
          <w:rFonts w:hint="eastAsia"/>
        </w:rPr>
        <w:t>页面要素</w:t>
      </w:r>
      <w:bookmarkEnd w:id="321"/>
    </w:p>
    <w:p w14:paraId="6B64110A">
      <w:pPr>
        <w:pStyle w:val="5"/>
        <w:numPr>
          <w:ilvl w:val="0"/>
          <w:numId w:val="0"/>
        </w:numPr>
        <w:ind w:left="113"/>
      </w:pPr>
      <w:r>
        <w:rPr>
          <w:rFonts w:hint="eastAsia"/>
        </w:rPr>
        <w:t>账户管理页面</w:t>
      </w:r>
    </w:p>
    <w:tbl>
      <w:tblPr>
        <w:tblStyle w:val="48"/>
        <w:tblW w:w="98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4"/>
        <w:gridCol w:w="1366"/>
        <w:gridCol w:w="1589"/>
        <w:gridCol w:w="1215"/>
        <w:gridCol w:w="1155"/>
        <w:gridCol w:w="1305"/>
        <w:gridCol w:w="2570"/>
      </w:tblGrid>
      <w:tr w14:paraId="1788D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54" w:type="dxa"/>
            <w:shd w:val="clear" w:color="auto" w:fill="FFCC99"/>
            <w:vAlign w:val="center"/>
          </w:tcPr>
          <w:p w14:paraId="1187F48B">
            <w:pPr>
              <w:rPr>
                <w:rFonts w:ascii="宋体" w:hAnsi="宋体" w:cs="Arial"/>
                <w:b/>
                <w:color w:val="000000"/>
                <w:sz w:val="21"/>
                <w:szCs w:val="21"/>
              </w:rPr>
            </w:pPr>
            <w:r>
              <w:rPr>
                <w:rFonts w:ascii="宋体" w:hAnsi="宋体" w:cs="Arial"/>
                <w:b/>
                <w:color w:val="000000"/>
                <w:sz w:val="21"/>
                <w:szCs w:val="21"/>
              </w:rPr>
              <w:t>序号</w:t>
            </w:r>
          </w:p>
        </w:tc>
        <w:tc>
          <w:tcPr>
            <w:tcW w:w="1366" w:type="dxa"/>
            <w:shd w:val="clear" w:color="auto" w:fill="FFCC99"/>
            <w:vAlign w:val="center"/>
          </w:tcPr>
          <w:p w14:paraId="2A8BCA96">
            <w:pPr>
              <w:rPr>
                <w:rFonts w:ascii="宋体" w:hAnsi="宋体" w:cs="Arial"/>
                <w:b/>
                <w:color w:val="000000"/>
                <w:sz w:val="21"/>
                <w:szCs w:val="21"/>
              </w:rPr>
            </w:pPr>
            <w:r>
              <w:rPr>
                <w:rFonts w:ascii="宋体" w:hAnsi="宋体" w:cs="Arial"/>
                <w:b/>
                <w:color w:val="000000"/>
                <w:sz w:val="21"/>
                <w:szCs w:val="21"/>
              </w:rPr>
              <w:t>名称</w:t>
            </w:r>
          </w:p>
        </w:tc>
        <w:tc>
          <w:tcPr>
            <w:tcW w:w="1589" w:type="dxa"/>
            <w:shd w:val="clear" w:color="auto" w:fill="FFCC99"/>
            <w:vAlign w:val="center"/>
          </w:tcPr>
          <w:p w14:paraId="74DFDC62">
            <w:pPr>
              <w:rPr>
                <w:rFonts w:ascii="宋体" w:hAnsi="宋体" w:cs="Arial"/>
                <w:b/>
                <w:color w:val="000000"/>
                <w:sz w:val="21"/>
                <w:szCs w:val="21"/>
              </w:rPr>
            </w:pPr>
            <w:r>
              <w:rPr>
                <w:rFonts w:ascii="宋体" w:hAnsi="宋体" w:cs="Arial"/>
                <w:b/>
                <w:color w:val="000000"/>
                <w:sz w:val="21"/>
                <w:szCs w:val="21"/>
              </w:rPr>
              <w:t>输入</w:t>
            </w:r>
            <w:r>
              <w:rPr>
                <w:rFonts w:hint="eastAsia" w:ascii="宋体" w:hAnsi="宋体" w:cs="Arial"/>
                <w:b/>
                <w:color w:val="000000"/>
                <w:sz w:val="21"/>
                <w:szCs w:val="21"/>
              </w:rPr>
              <w:t>/输出</w:t>
            </w:r>
          </w:p>
        </w:tc>
        <w:tc>
          <w:tcPr>
            <w:tcW w:w="1215" w:type="dxa"/>
            <w:shd w:val="clear" w:color="auto" w:fill="FFCC99"/>
            <w:vAlign w:val="center"/>
          </w:tcPr>
          <w:p w14:paraId="5115855E">
            <w:pPr>
              <w:rPr>
                <w:rFonts w:ascii="宋体" w:hAnsi="宋体" w:cs="Arial"/>
                <w:b/>
                <w:color w:val="000000"/>
                <w:sz w:val="21"/>
                <w:szCs w:val="21"/>
              </w:rPr>
            </w:pPr>
            <w:r>
              <w:rPr>
                <w:rFonts w:ascii="宋体" w:hAnsi="宋体" w:cs="Arial"/>
                <w:b/>
                <w:color w:val="000000"/>
                <w:sz w:val="21"/>
                <w:szCs w:val="21"/>
              </w:rPr>
              <w:t>缺省值</w:t>
            </w:r>
          </w:p>
        </w:tc>
        <w:tc>
          <w:tcPr>
            <w:tcW w:w="1155" w:type="dxa"/>
            <w:shd w:val="clear" w:color="auto" w:fill="FFCC99"/>
            <w:vAlign w:val="center"/>
          </w:tcPr>
          <w:p w14:paraId="7863DA0F">
            <w:pPr>
              <w:rPr>
                <w:rFonts w:ascii="宋体" w:hAnsi="宋体" w:cs="Arial"/>
                <w:b/>
                <w:color w:val="000000"/>
                <w:sz w:val="21"/>
                <w:szCs w:val="21"/>
              </w:rPr>
            </w:pPr>
            <w:r>
              <w:rPr>
                <w:rFonts w:hint="eastAsia" w:ascii="宋体" w:hAnsi="宋体" w:cs="Arial"/>
                <w:b/>
                <w:color w:val="000000"/>
                <w:sz w:val="21"/>
                <w:szCs w:val="21"/>
              </w:rPr>
              <w:t>类型/长度</w:t>
            </w:r>
          </w:p>
        </w:tc>
        <w:tc>
          <w:tcPr>
            <w:tcW w:w="1305" w:type="dxa"/>
            <w:shd w:val="clear" w:color="auto" w:fill="FFCC99"/>
            <w:vAlign w:val="center"/>
          </w:tcPr>
          <w:p w14:paraId="6D459FBF">
            <w:pPr>
              <w:rPr>
                <w:rFonts w:ascii="宋体" w:hAnsi="宋体" w:cs="Arial"/>
                <w:b/>
                <w:color w:val="000000"/>
                <w:sz w:val="21"/>
                <w:szCs w:val="21"/>
              </w:rPr>
            </w:pPr>
            <w:r>
              <w:rPr>
                <w:rFonts w:hint="eastAsia" w:ascii="宋体" w:hAnsi="宋体" w:cs="Arial"/>
                <w:b/>
                <w:color w:val="000000"/>
                <w:sz w:val="21"/>
                <w:szCs w:val="21"/>
              </w:rPr>
              <w:t>是否必输</w:t>
            </w:r>
          </w:p>
        </w:tc>
        <w:tc>
          <w:tcPr>
            <w:tcW w:w="2570" w:type="dxa"/>
            <w:shd w:val="clear" w:color="auto" w:fill="FFCC99"/>
            <w:vAlign w:val="center"/>
          </w:tcPr>
          <w:p w14:paraId="33E7D987">
            <w:pPr>
              <w:rPr>
                <w:rFonts w:ascii="宋体" w:hAnsi="宋体" w:cs="Arial"/>
                <w:b/>
                <w:color w:val="000000"/>
                <w:sz w:val="21"/>
                <w:szCs w:val="21"/>
              </w:rPr>
            </w:pPr>
            <w:r>
              <w:rPr>
                <w:rFonts w:ascii="宋体" w:hAnsi="宋体" w:cs="Arial"/>
                <w:b/>
                <w:color w:val="000000"/>
                <w:sz w:val="21"/>
                <w:szCs w:val="21"/>
              </w:rPr>
              <w:t>备注</w:t>
            </w:r>
          </w:p>
        </w:tc>
      </w:tr>
      <w:tr w14:paraId="17C4B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598461D4">
            <w:pPr>
              <w:numPr>
                <w:ilvl w:val="0"/>
                <w:numId w:val="35"/>
              </w:numPr>
              <w:rPr>
                <w:rFonts w:ascii="宋体" w:hAnsi="宋体"/>
                <w:color w:val="000000"/>
                <w:sz w:val="21"/>
                <w:szCs w:val="21"/>
              </w:rPr>
            </w:pPr>
          </w:p>
        </w:tc>
        <w:tc>
          <w:tcPr>
            <w:tcW w:w="1366" w:type="dxa"/>
            <w:vAlign w:val="center"/>
          </w:tcPr>
          <w:p w14:paraId="7BBC870E">
            <w:pPr>
              <w:rPr>
                <w:rFonts w:ascii="宋体" w:hAnsi="宋体" w:cs="Arial"/>
                <w:sz w:val="21"/>
                <w:szCs w:val="21"/>
              </w:rPr>
            </w:pPr>
            <w:r>
              <w:rPr>
                <w:rFonts w:hint="eastAsia" w:ascii="宋体" w:hAnsi="宋体" w:cs="Arial"/>
                <w:sz w:val="21"/>
                <w:szCs w:val="21"/>
              </w:rPr>
              <w:t>卡片</w:t>
            </w:r>
          </w:p>
        </w:tc>
        <w:tc>
          <w:tcPr>
            <w:tcW w:w="1589" w:type="dxa"/>
            <w:vAlign w:val="center"/>
          </w:tcPr>
          <w:p w14:paraId="66C3387B">
            <w:pPr>
              <w:rPr>
                <w:rFonts w:ascii="宋体" w:hAnsi="宋体" w:cs="Arial"/>
                <w:color w:val="000000"/>
                <w:sz w:val="21"/>
                <w:szCs w:val="21"/>
              </w:rPr>
            </w:pPr>
            <w:r>
              <w:rPr>
                <w:rFonts w:hint="eastAsia" w:ascii="宋体" w:hAnsi="宋体" w:cs="Arial"/>
                <w:color w:val="000000"/>
                <w:sz w:val="21"/>
                <w:szCs w:val="21"/>
              </w:rPr>
              <w:t>图片</w:t>
            </w:r>
          </w:p>
        </w:tc>
        <w:tc>
          <w:tcPr>
            <w:tcW w:w="1215" w:type="dxa"/>
            <w:vAlign w:val="center"/>
          </w:tcPr>
          <w:p w14:paraId="73BCC92F">
            <w:pPr>
              <w:rPr>
                <w:rFonts w:ascii="宋体" w:hAnsi="宋体" w:cs="Arial"/>
                <w:color w:val="000000"/>
                <w:sz w:val="21"/>
                <w:szCs w:val="21"/>
              </w:rPr>
            </w:pPr>
          </w:p>
        </w:tc>
        <w:tc>
          <w:tcPr>
            <w:tcW w:w="1155" w:type="dxa"/>
            <w:vAlign w:val="center"/>
          </w:tcPr>
          <w:p w14:paraId="552861CB">
            <w:pPr>
              <w:rPr>
                <w:rFonts w:ascii="宋体" w:hAnsi="宋体" w:cs="Arial"/>
                <w:sz w:val="21"/>
                <w:szCs w:val="21"/>
              </w:rPr>
            </w:pPr>
          </w:p>
        </w:tc>
        <w:tc>
          <w:tcPr>
            <w:tcW w:w="1305" w:type="dxa"/>
            <w:vAlign w:val="center"/>
          </w:tcPr>
          <w:p w14:paraId="018FD86A">
            <w:pPr>
              <w:rPr>
                <w:rFonts w:ascii="宋体" w:hAnsi="宋体" w:cs="Arial"/>
                <w:color w:val="000000"/>
                <w:sz w:val="21"/>
                <w:szCs w:val="21"/>
              </w:rPr>
            </w:pPr>
          </w:p>
        </w:tc>
        <w:tc>
          <w:tcPr>
            <w:tcW w:w="2570" w:type="dxa"/>
            <w:vAlign w:val="center"/>
          </w:tcPr>
          <w:p w14:paraId="3D7266AE">
            <w:pPr>
              <w:rPr>
                <w:rFonts w:ascii="宋体" w:hAnsi="宋体"/>
                <w:sz w:val="21"/>
                <w:szCs w:val="21"/>
              </w:rPr>
            </w:pPr>
            <w:r>
              <w:rPr>
                <w:rFonts w:hint="eastAsia" w:ascii="宋体" w:hAnsi="宋体"/>
                <w:sz w:val="21"/>
                <w:szCs w:val="21"/>
              </w:rPr>
              <w:t>卡片的样式由系统根据账号从后台自动识别显示</w:t>
            </w:r>
          </w:p>
        </w:tc>
      </w:tr>
      <w:tr w14:paraId="68F58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5B8B8CE8">
            <w:pPr>
              <w:numPr>
                <w:ilvl w:val="0"/>
                <w:numId w:val="35"/>
              </w:numPr>
              <w:rPr>
                <w:rFonts w:ascii="宋体" w:hAnsi="宋体"/>
                <w:color w:val="000000"/>
                <w:sz w:val="21"/>
                <w:szCs w:val="21"/>
              </w:rPr>
            </w:pPr>
          </w:p>
        </w:tc>
        <w:tc>
          <w:tcPr>
            <w:tcW w:w="1366" w:type="dxa"/>
            <w:vAlign w:val="center"/>
          </w:tcPr>
          <w:p w14:paraId="3A9905F8">
            <w:pPr>
              <w:rPr>
                <w:rFonts w:ascii="宋体" w:hAnsi="宋体" w:cs="Arial"/>
                <w:sz w:val="21"/>
                <w:szCs w:val="21"/>
              </w:rPr>
            </w:pPr>
            <w:r>
              <w:rPr>
                <w:rFonts w:hint="eastAsia" w:ascii="宋体" w:hAnsi="宋体" w:cs="Arial"/>
                <w:sz w:val="21"/>
                <w:szCs w:val="21"/>
              </w:rPr>
              <w:t>账号</w:t>
            </w:r>
          </w:p>
        </w:tc>
        <w:tc>
          <w:tcPr>
            <w:tcW w:w="1589" w:type="dxa"/>
            <w:vAlign w:val="center"/>
          </w:tcPr>
          <w:p w14:paraId="5F6731F0">
            <w:pPr>
              <w:rPr>
                <w:rFonts w:ascii="宋体" w:hAnsi="宋体" w:cs="Arial"/>
                <w:color w:val="000000"/>
                <w:sz w:val="21"/>
                <w:szCs w:val="21"/>
              </w:rPr>
            </w:pPr>
            <w:r>
              <w:rPr>
                <w:rFonts w:hint="eastAsia" w:ascii="宋体" w:hAnsi="宋体" w:cs="Arial"/>
                <w:color w:val="000000"/>
                <w:sz w:val="21"/>
                <w:szCs w:val="21"/>
              </w:rPr>
              <w:t>文本</w:t>
            </w:r>
          </w:p>
        </w:tc>
        <w:tc>
          <w:tcPr>
            <w:tcW w:w="1215" w:type="dxa"/>
            <w:vAlign w:val="center"/>
          </w:tcPr>
          <w:p w14:paraId="19210735">
            <w:pPr>
              <w:rPr>
                <w:rFonts w:ascii="宋体" w:hAnsi="宋体" w:cs="Arial"/>
                <w:color w:val="000000"/>
                <w:sz w:val="21"/>
                <w:szCs w:val="21"/>
              </w:rPr>
            </w:pPr>
          </w:p>
        </w:tc>
        <w:tc>
          <w:tcPr>
            <w:tcW w:w="1155" w:type="dxa"/>
            <w:vAlign w:val="center"/>
          </w:tcPr>
          <w:p w14:paraId="1AA9CDC3">
            <w:pPr>
              <w:rPr>
                <w:rFonts w:ascii="宋体" w:hAnsi="宋体" w:cs="Arial"/>
                <w:sz w:val="21"/>
                <w:szCs w:val="21"/>
              </w:rPr>
            </w:pPr>
          </w:p>
        </w:tc>
        <w:tc>
          <w:tcPr>
            <w:tcW w:w="1305" w:type="dxa"/>
            <w:vAlign w:val="center"/>
          </w:tcPr>
          <w:p w14:paraId="582D2298">
            <w:pPr>
              <w:rPr>
                <w:rFonts w:ascii="宋体" w:hAnsi="宋体" w:cs="Arial"/>
                <w:color w:val="000000"/>
                <w:sz w:val="21"/>
                <w:szCs w:val="21"/>
              </w:rPr>
            </w:pPr>
          </w:p>
        </w:tc>
        <w:tc>
          <w:tcPr>
            <w:tcW w:w="2570" w:type="dxa"/>
            <w:vAlign w:val="center"/>
          </w:tcPr>
          <w:p w14:paraId="4D5FA01C">
            <w:pPr>
              <w:rPr>
                <w:rFonts w:ascii="宋体" w:hAnsi="宋体" w:cs="Arial"/>
                <w:color w:val="000000"/>
                <w:sz w:val="21"/>
                <w:szCs w:val="21"/>
              </w:rPr>
            </w:pPr>
          </w:p>
        </w:tc>
      </w:tr>
      <w:tr w14:paraId="0A807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6AF14DD1">
            <w:pPr>
              <w:numPr>
                <w:ilvl w:val="0"/>
                <w:numId w:val="35"/>
              </w:numPr>
              <w:rPr>
                <w:rFonts w:ascii="宋体" w:hAnsi="宋体"/>
                <w:color w:val="000000"/>
                <w:sz w:val="21"/>
                <w:szCs w:val="21"/>
              </w:rPr>
            </w:pPr>
          </w:p>
        </w:tc>
        <w:tc>
          <w:tcPr>
            <w:tcW w:w="1366" w:type="dxa"/>
            <w:vAlign w:val="center"/>
          </w:tcPr>
          <w:p w14:paraId="747CFA88">
            <w:pPr>
              <w:rPr>
                <w:rFonts w:ascii="宋体" w:hAnsi="宋体" w:cs="Arial"/>
                <w:sz w:val="21"/>
                <w:szCs w:val="21"/>
              </w:rPr>
            </w:pPr>
            <w:r>
              <w:rPr>
                <w:rFonts w:hint="eastAsia" w:ascii="宋体" w:hAnsi="宋体" w:cs="Arial"/>
                <w:sz w:val="21"/>
                <w:szCs w:val="21"/>
              </w:rPr>
              <w:t>账户别名</w:t>
            </w:r>
          </w:p>
        </w:tc>
        <w:tc>
          <w:tcPr>
            <w:tcW w:w="1589" w:type="dxa"/>
            <w:vAlign w:val="center"/>
          </w:tcPr>
          <w:p w14:paraId="764CB0AB">
            <w:pPr>
              <w:rPr>
                <w:rFonts w:ascii="宋体" w:hAnsi="宋体" w:cs="Arial"/>
                <w:color w:val="000000"/>
                <w:sz w:val="21"/>
                <w:szCs w:val="21"/>
              </w:rPr>
            </w:pPr>
            <w:r>
              <w:rPr>
                <w:rFonts w:hint="eastAsia" w:ascii="宋体" w:hAnsi="宋体" w:cs="Arial"/>
                <w:color w:val="000000"/>
                <w:sz w:val="21"/>
                <w:szCs w:val="21"/>
              </w:rPr>
              <w:t>文本</w:t>
            </w:r>
          </w:p>
        </w:tc>
        <w:tc>
          <w:tcPr>
            <w:tcW w:w="1215" w:type="dxa"/>
            <w:vAlign w:val="center"/>
          </w:tcPr>
          <w:p w14:paraId="371F22D6">
            <w:pPr>
              <w:rPr>
                <w:rFonts w:ascii="宋体" w:hAnsi="宋体" w:cs="Arial"/>
                <w:color w:val="000000"/>
                <w:sz w:val="21"/>
                <w:szCs w:val="21"/>
              </w:rPr>
            </w:pPr>
          </w:p>
        </w:tc>
        <w:tc>
          <w:tcPr>
            <w:tcW w:w="1155" w:type="dxa"/>
            <w:vAlign w:val="center"/>
          </w:tcPr>
          <w:p w14:paraId="47E21623">
            <w:pPr>
              <w:rPr>
                <w:rFonts w:ascii="宋体" w:hAnsi="宋体" w:cs="Arial"/>
                <w:sz w:val="21"/>
                <w:szCs w:val="21"/>
              </w:rPr>
            </w:pPr>
          </w:p>
        </w:tc>
        <w:tc>
          <w:tcPr>
            <w:tcW w:w="1305" w:type="dxa"/>
            <w:vAlign w:val="center"/>
          </w:tcPr>
          <w:p w14:paraId="23C0F8CA">
            <w:pPr>
              <w:rPr>
                <w:rFonts w:ascii="宋体" w:hAnsi="宋体" w:cs="Arial"/>
                <w:color w:val="000000"/>
                <w:sz w:val="21"/>
                <w:szCs w:val="21"/>
              </w:rPr>
            </w:pPr>
          </w:p>
        </w:tc>
        <w:tc>
          <w:tcPr>
            <w:tcW w:w="2570" w:type="dxa"/>
            <w:vAlign w:val="center"/>
          </w:tcPr>
          <w:p w14:paraId="3D78C61D">
            <w:pPr>
              <w:rPr>
                <w:rFonts w:ascii="宋体" w:hAnsi="宋体" w:cs="Arial"/>
                <w:sz w:val="21"/>
                <w:szCs w:val="21"/>
              </w:rPr>
            </w:pPr>
            <w:r>
              <w:rPr>
                <w:rFonts w:hint="eastAsia" w:ascii="宋体" w:hAnsi="宋体"/>
                <w:sz w:val="21"/>
                <w:szCs w:val="21"/>
              </w:rPr>
              <w:t>点击右边的“更改别名”链接，可动态修改别名</w:t>
            </w:r>
          </w:p>
        </w:tc>
      </w:tr>
      <w:tr w14:paraId="26657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4C3A0B5E">
            <w:pPr>
              <w:numPr>
                <w:ilvl w:val="0"/>
                <w:numId w:val="35"/>
              </w:numPr>
              <w:rPr>
                <w:rFonts w:ascii="宋体" w:hAnsi="宋体"/>
                <w:color w:val="000000"/>
                <w:sz w:val="21"/>
                <w:szCs w:val="21"/>
              </w:rPr>
            </w:pPr>
          </w:p>
        </w:tc>
        <w:tc>
          <w:tcPr>
            <w:tcW w:w="1366" w:type="dxa"/>
            <w:vAlign w:val="center"/>
          </w:tcPr>
          <w:p w14:paraId="7F31DC5D">
            <w:pPr>
              <w:rPr>
                <w:rFonts w:ascii="宋体" w:hAnsi="宋体" w:cs="Arial"/>
                <w:sz w:val="21"/>
                <w:szCs w:val="21"/>
              </w:rPr>
            </w:pPr>
            <w:r>
              <w:rPr>
                <w:rFonts w:hint="eastAsia" w:ascii="宋体" w:hAnsi="宋体" w:cs="Arial"/>
                <w:sz w:val="21"/>
                <w:szCs w:val="21"/>
              </w:rPr>
              <w:t>账户状态</w:t>
            </w:r>
          </w:p>
        </w:tc>
        <w:tc>
          <w:tcPr>
            <w:tcW w:w="1589" w:type="dxa"/>
            <w:vAlign w:val="center"/>
          </w:tcPr>
          <w:p w14:paraId="181E045A">
            <w:pPr>
              <w:rPr>
                <w:rFonts w:ascii="宋体" w:hAnsi="宋体" w:cs="Arial"/>
                <w:color w:val="000000"/>
                <w:sz w:val="21"/>
                <w:szCs w:val="21"/>
              </w:rPr>
            </w:pPr>
            <w:r>
              <w:rPr>
                <w:rFonts w:hint="eastAsia" w:ascii="宋体" w:hAnsi="宋体" w:cs="Arial"/>
                <w:color w:val="000000"/>
                <w:sz w:val="21"/>
                <w:szCs w:val="21"/>
              </w:rPr>
              <w:t>文本</w:t>
            </w:r>
          </w:p>
        </w:tc>
        <w:tc>
          <w:tcPr>
            <w:tcW w:w="1215" w:type="dxa"/>
            <w:vAlign w:val="center"/>
          </w:tcPr>
          <w:p w14:paraId="4F6D8259">
            <w:pPr>
              <w:rPr>
                <w:rFonts w:ascii="宋体" w:hAnsi="宋体" w:cs="Arial"/>
                <w:color w:val="000000"/>
                <w:sz w:val="21"/>
                <w:szCs w:val="21"/>
              </w:rPr>
            </w:pPr>
          </w:p>
        </w:tc>
        <w:tc>
          <w:tcPr>
            <w:tcW w:w="1155" w:type="dxa"/>
            <w:vAlign w:val="center"/>
          </w:tcPr>
          <w:p w14:paraId="07E9E0F8">
            <w:pPr>
              <w:rPr>
                <w:rFonts w:ascii="宋体" w:hAnsi="宋体" w:cs="Arial"/>
                <w:sz w:val="21"/>
                <w:szCs w:val="21"/>
              </w:rPr>
            </w:pPr>
          </w:p>
        </w:tc>
        <w:tc>
          <w:tcPr>
            <w:tcW w:w="1305" w:type="dxa"/>
            <w:vAlign w:val="center"/>
          </w:tcPr>
          <w:p w14:paraId="014F4B7A">
            <w:pPr>
              <w:rPr>
                <w:rFonts w:ascii="宋体" w:hAnsi="宋体" w:cs="Arial"/>
                <w:color w:val="000000"/>
                <w:sz w:val="21"/>
                <w:szCs w:val="21"/>
              </w:rPr>
            </w:pPr>
          </w:p>
        </w:tc>
        <w:tc>
          <w:tcPr>
            <w:tcW w:w="2570" w:type="dxa"/>
            <w:vAlign w:val="center"/>
          </w:tcPr>
          <w:p w14:paraId="3D33767B">
            <w:pPr>
              <w:rPr>
                <w:rFonts w:ascii="宋体" w:hAnsi="宋体" w:cs="Arial"/>
                <w:sz w:val="21"/>
                <w:szCs w:val="21"/>
              </w:rPr>
            </w:pPr>
          </w:p>
        </w:tc>
      </w:tr>
      <w:tr w14:paraId="01D48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081B3362">
            <w:pPr>
              <w:numPr>
                <w:ilvl w:val="0"/>
                <w:numId w:val="35"/>
              </w:numPr>
              <w:rPr>
                <w:rFonts w:ascii="宋体" w:hAnsi="宋体"/>
                <w:color w:val="000000"/>
                <w:sz w:val="21"/>
                <w:szCs w:val="21"/>
              </w:rPr>
            </w:pPr>
          </w:p>
        </w:tc>
        <w:tc>
          <w:tcPr>
            <w:tcW w:w="1366" w:type="dxa"/>
            <w:vAlign w:val="center"/>
          </w:tcPr>
          <w:p w14:paraId="28045E94">
            <w:pPr>
              <w:rPr>
                <w:rFonts w:ascii="宋体" w:hAnsi="宋体" w:cs="Arial"/>
                <w:sz w:val="21"/>
                <w:szCs w:val="21"/>
              </w:rPr>
            </w:pPr>
            <w:r>
              <w:rPr>
                <w:rFonts w:hint="eastAsia" w:ascii="宋体" w:hAnsi="宋体" w:cs="Arial"/>
                <w:sz w:val="21"/>
                <w:szCs w:val="21"/>
              </w:rPr>
              <w:t>开户行名称</w:t>
            </w:r>
          </w:p>
        </w:tc>
        <w:tc>
          <w:tcPr>
            <w:tcW w:w="1589" w:type="dxa"/>
            <w:vAlign w:val="center"/>
          </w:tcPr>
          <w:p w14:paraId="701254C7">
            <w:pPr>
              <w:rPr>
                <w:rFonts w:ascii="宋体" w:hAnsi="宋体" w:cs="Arial"/>
                <w:color w:val="000000"/>
                <w:sz w:val="21"/>
                <w:szCs w:val="21"/>
              </w:rPr>
            </w:pPr>
            <w:r>
              <w:rPr>
                <w:rFonts w:hint="eastAsia" w:ascii="宋体" w:hAnsi="宋体" w:cs="Arial"/>
                <w:color w:val="000000"/>
                <w:sz w:val="21"/>
                <w:szCs w:val="21"/>
              </w:rPr>
              <w:t>文本</w:t>
            </w:r>
          </w:p>
        </w:tc>
        <w:tc>
          <w:tcPr>
            <w:tcW w:w="1215" w:type="dxa"/>
            <w:vAlign w:val="center"/>
          </w:tcPr>
          <w:p w14:paraId="40733FAB">
            <w:pPr>
              <w:rPr>
                <w:rFonts w:ascii="宋体" w:hAnsi="宋体" w:cs="Arial"/>
                <w:color w:val="000000"/>
                <w:sz w:val="21"/>
                <w:szCs w:val="21"/>
              </w:rPr>
            </w:pPr>
          </w:p>
        </w:tc>
        <w:tc>
          <w:tcPr>
            <w:tcW w:w="1155" w:type="dxa"/>
            <w:vAlign w:val="center"/>
          </w:tcPr>
          <w:p w14:paraId="5D7CC3F4">
            <w:pPr>
              <w:rPr>
                <w:rFonts w:ascii="宋体" w:hAnsi="宋体" w:cs="Arial"/>
                <w:sz w:val="21"/>
                <w:szCs w:val="21"/>
              </w:rPr>
            </w:pPr>
          </w:p>
        </w:tc>
        <w:tc>
          <w:tcPr>
            <w:tcW w:w="1305" w:type="dxa"/>
            <w:vAlign w:val="center"/>
          </w:tcPr>
          <w:p w14:paraId="3193684D">
            <w:pPr>
              <w:rPr>
                <w:rFonts w:ascii="宋体" w:hAnsi="宋体" w:cs="Arial"/>
                <w:color w:val="000000"/>
                <w:sz w:val="21"/>
                <w:szCs w:val="21"/>
              </w:rPr>
            </w:pPr>
          </w:p>
        </w:tc>
        <w:tc>
          <w:tcPr>
            <w:tcW w:w="2570" w:type="dxa"/>
            <w:vAlign w:val="center"/>
          </w:tcPr>
          <w:p w14:paraId="5ACB8925">
            <w:pPr>
              <w:rPr>
                <w:rFonts w:ascii="宋体" w:hAnsi="宋体" w:cs="Arial"/>
                <w:sz w:val="21"/>
                <w:szCs w:val="21"/>
              </w:rPr>
            </w:pPr>
          </w:p>
        </w:tc>
      </w:tr>
      <w:tr w14:paraId="189D0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757EEF04">
            <w:pPr>
              <w:numPr>
                <w:ilvl w:val="0"/>
                <w:numId w:val="35"/>
              </w:numPr>
              <w:rPr>
                <w:rFonts w:ascii="宋体" w:hAnsi="宋体"/>
                <w:color w:val="000000"/>
                <w:sz w:val="21"/>
                <w:szCs w:val="21"/>
              </w:rPr>
            </w:pPr>
          </w:p>
        </w:tc>
        <w:tc>
          <w:tcPr>
            <w:tcW w:w="1366" w:type="dxa"/>
            <w:vAlign w:val="center"/>
          </w:tcPr>
          <w:p w14:paraId="5E86BA5B">
            <w:pPr>
              <w:rPr>
                <w:rFonts w:ascii="宋体" w:hAnsi="宋体" w:cs="Arial"/>
                <w:sz w:val="21"/>
                <w:szCs w:val="21"/>
              </w:rPr>
            </w:pPr>
            <w:r>
              <w:rPr>
                <w:rFonts w:hint="eastAsia" w:ascii="宋体" w:hAnsi="宋体" w:cs="Arial"/>
                <w:sz w:val="21"/>
                <w:szCs w:val="21"/>
              </w:rPr>
              <w:t>签约方式</w:t>
            </w:r>
          </w:p>
        </w:tc>
        <w:tc>
          <w:tcPr>
            <w:tcW w:w="1589" w:type="dxa"/>
            <w:vAlign w:val="center"/>
          </w:tcPr>
          <w:p w14:paraId="24EBB21D">
            <w:pPr>
              <w:rPr>
                <w:rFonts w:ascii="宋体" w:hAnsi="宋体" w:cs="Arial"/>
                <w:color w:val="000000"/>
                <w:sz w:val="21"/>
                <w:szCs w:val="21"/>
              </w:rPr>
            </w:pPr>
            <w:r>
              <w:rPr>
                <w:rFonts w:hint="eastAsia" w:ascii="宋体" w:hAnsi="宋体" w:cs="Arial"/>
                <w:color w:val="000000"/>
                <w:sz w:val="21"/>
                <w:szCs w:val="21"/>
              </w:rPr>
              <w:t>文本</w:t>
            </w:r>
          </w:p>
        </w:tc>
        <w:tc>
          <w:tcPr>
            <w:tcW w:w="1215" w:type="dxa"/>
            <w:vAlign w:val="center"/>
          </w:tcPr>
          <w:p w14:paraId="2C81D23F">
            <w:pPr>
              <w:rPr>
                <w:rFonts w:ascii="宋体" w:hAnsi="宋体" w:cs="Arial"/>
                <w:color w:val="000000"/>
                <w:sz w:val="21"/>
                <w:szCs w:val="21"/>
              </w:rPr>
            </w:pPr>
          </w:p>
        </w:tc>
        <w:tc>
          <w:tcPr>
            <w:tcW w:w="1155" w:type="dxa"/>
            <w:vAlign w:val="center"/>
          </w:tcPr>
          <w:p w14:paraId="352B8833">
            <w:pPr>
              <w:rPr>
                <w:rFonts w:ascii="宋体" w:hAnsi="宋体" w:cs="Arial"/>
                <w:sz w:val="21"/>
                <w:szCs w:val="21"/>
              </w:rPr>
            </w:pPr>
          </w:p>
        </w:tc>
        <w:tc>
          <w:tcPr>
            <w:tcW w:w="1305" w:type="dxa"/>
            <w:vAlign w:val="center"/>
          </w:tcPr>
          <w:p w14:paraId="6EDD09E3">
            <w:pPr>
              <w:rPr>
                <w:rFonts w:ascii="宋体" w:hAnsi="宋体" w:cs="Arial"/>
                <w:color w:val="000000"/>
                <w:sz w:val="21"/>
                <w:szCs w:val="21"/>
              </w:rPr>
            </w:pPr>
          </w:p>
        </w:tc>
        <w:tc>
          <w:tcPr>
            <w:tcW w:w="2570" w:type="dxa"/>
            <w:vAlign w:val="center"/>
          </w:tcPr>
          <w:p w14:paraId="48853B9A">
            <w:pPr>
              <w:rPr>
                <w:rFonts w:ascii="宋体" w:hAnsi="宋体" w:cs="Arial"/>
                <w:sz w:val="21"/>
                <w:szCs w:val="21"/>
              </w:rPr>
            </w:pPr>
            <w:r>
              <w:rPr>
                <w:rFonts w:hint="eastAsia" w:ascii="宋体" w:hAnsi="宋体" w:cs="Arial"/>
                <w:sz w:val="21"/>
                <w:szCs w:val="21"/>
              </w:rPr>
              <w:t>网银签约/柜台签约</w:t>
            </w:r>
          </w:p>
        </w:tc>
      </w:tr>
      <w:tr w14:paraId="78BEF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346BED0C">
            <w:pPr>
              <w:numPr>
                <w:ilvl w:val="0"/>
                <w:numId w:val="35"/>
              </w:numPr>
              <w:rPr>
                <w:rFonts w:ascii="宋体" w:hAnsi="宋体"/>
                <w:color w:val="000000"/>
                <w:sz w:val="21"/>
                <w:szCs w:val="21"/>
              </w:rPr>
            </w:pPr>
          </w:p>
        </w:tc>
        <w:tc>
          <w:tcPr>
            <w:tcW w:w="1366" w:type="dxa"/>
            <w:vAlign w:val="center"/>
          </w:tcPr>
          <w:p w14:paraId="7E840842">
            <w:pPr>
              <w:rPr>
                <w:rFonts w:ascii="宋体" w:hAnsi="宋体" w:cs="Arial"/>
                <w:sz w:val="21"/>
                <w:szCs w:val="21"/>
              </w:rPr>
            </w:pPr>
            <w:r>
              <w:rPr>
                <w:rFonts w:hint="eastAsia" w:ascii="宋体" w:hAnsi="宋体" w:cs="Arial"/>
                <w:sz w:val="21"/>
                <w:szCs w:val="21"/>
              </w:rPr>
              <w:t>操作</w:t>
            </w:r>
          </w:p>
        </w:tc>
        <w:tc>
          <w:tcPr>
            <w:tcW w:w="1589" w:type="dxa"/>
            <w:vAlign w:val="center"/>
          </w:tcPr>
          <w:p w14:paraId="7349A950">
            <w:pPr>
              <w:rPr>
                <w:rFonts w:ascii="宋体" w:hAnsi="宋体" w:cs="Arial"/>
                <w:color w:val="000000"/>
                <w:sz w:val="21"/>
                <w:szCs w:val="21"/>
              </w:rPr>
            </w:pPr>
            <w:r>
              <w:rPr>
                <w:rFonts w:hint="eastAsia" w:ascii="宋体" w:hAnsi="宋体" w:cs="Arial"/>
                <w:color w:val="000000"/>
                <w:sz w:val="21"/>
                <w:szCs w:val="21"/>
              </w:rPr>
              <w:t>链接</w:t>
            </w:r>
          </w:p>
        </w:tc>
        <w:tc>
          <w:tcPr>
            <w:tcW w:w="1215" w:type="dxa"/>
            <w:vAlign w:val="center"/>
          </w:tcPr>
          <w:p w14:paraId="78382FC4">
            <w:pPr>
              <w:rPr>
                <w:rFonts w:ascii="宋体" w:hAnsi="宋体" w:cs="Arial"/>
                <w:color w:val="000000"/>
                <w:sz w:val="21"/>
                <w:szCs w:val="21"/>
              </w:rPr>
            </w:pPr>
          </w:p>
        </w:tc>
        <w:tc>
          <w:tcPr>
            <w:tcW w:w="1155" w:type="dxa"/>
            <w:vAlign w:val="center"/>
          </w:tcPr>
          <w:p w14:paraId="35B758BF">
            <w:pPr>
              <w:rPr>
                <w:rFonts w:ascii="宋体" w:hAnsi="宋体" w:cs="Arial"/>
                <w:sz w:val="21"/>
                <w:szCs w:val="21"/>
              </w:rPr>
            </w:pPr>
          </w:p>
        </w:tc>
        <w:tc>
          <w:tcPr>
            <w:tcW w:w="1305" w:type="dxa"/>
            <w:vAlign w:val="center"/>
          </w:tcPr>
          <w:p w14:paraId="535F9F56">
            <w:pPr>
              <w:rPr>
                <w:rFonts w:ascii="宋体" w:hAnsi="宋体" w:cs="Arial"/>
                <w:color w:val="000000"/>
                <w:sz w:val="21"/>
                <w:szCs w:val="21"/>
              </w:rPr>
            </w:pPr>
          </w:p>
        </w:tc>
        <w:tc>
          <w:tcPr>
            <w:tcW w:w="2570" w:type="dxa"/>
            <w:vAlign w:val="center"/>
          </w:tcPr>
          <w:p w14:paraId="5F9BFC23">
            <w:pPr>
              <w:rPr>
                <w:rFonts w:ascii="宋体" w:hAnsi="宋体" w:cs="Arial"/>
                <w:sz w:val="21"/>
                <w:szCs w:val="21"/>
              </w:rPr>
            </w:pPr>
            <w:r>
              <w:rPr>
                <w:rFonts w:hint="eastAsia" w:ascii="宋体" w:hAnsi="宋体" w:cs="Arial"/>
                <w:sz w:val="21"/>
                <w:szCs w:val="21"/>
              </w:rPr>
              <w:t>包含：挂失（当账户状态为挂失时，此功能链接不可用），更改别名,删除，账户交易密码修改</w:t>
            </w:r>
            <w:r>
              <w:rPr>
                <w:rFonts w:ascii="宋体" w:hAnsi="宋体" w:cs="Arial"/>
                <w:sz w:val="21"/>
                <w:szCs w:val="21"/>
              </w:rPr>
              <w:t xml:space="preserve"> </w:t>
            </w:r>
          </w:p>
        </w:tc>
      </w:tr>
      <w:tr w14:paraId="220E1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tcBorders>
              <w:top w:val="single" w:color="auto" w:sz="4" w:space="0"/>
              <w:left w:val="single" w:color="auto" w:sz="4" w:space="0"/>
              <w:bottom w:val="single" w:color="auto" w:sz="4" w:space="0"/>
              <w:right w:val="single" w:color="auto" w:sz="4" w:space="0"/>
            </w:tcBorders>
            <w:vAlign w:val="center"/>
          </w:tcPr>
          <w:p w14:paraId="537BFD3A">
            <w:pPr>
              <w:numPr>
                <w:ilvl w:val="0"/>
                <w:numId w:val="35"/>
              </w:numPr>
              <w:rPr>
                <w:rFonts w:ascii="宋体" w:hAnsi="宋体"/>
                <w:sz w:val="21"/>
                <w:szCs w:val="21"/>
              </w:rPr>
            </w:pPr>
          </w:p>
        </w:tc>
        <w:tc>
          <w:tcPr>
            <w:tcW w:w="1366" w:type="dxa"/>
            <w:tcBorders>
              <w:top w:val="single" w:color="auto" w:sz="4" w:space="0"/>
              <w:left w:val="single" w:color="auto" w:sz="4" w:space="0"/>
              <w:bottom w:val="single" w:color="auto" w:sz="4" w:space="0"/>
              <w:right w:val="single" w:color="auto" w:sz="4" w:space="0"/>
            </w:tcBorders>
            <w:vAlign w:val="center"/>
          </w:tcPr>
          <w:p w14:paraId="6172A230">
            <w:pPr>
              <w:rPr>
                <w:rFonts w:ascii="宋体" w:hAnsi="宋体" w:cs="Arial"/>
                <w:sz w:val="21"/>
                <w:szCs w:val="21"/>
              </w:rPr>
            </w:pPr>
            <w:r>
              <w:rPr>
                <w:rFonts w:hint="eastAsia" w:ascii="宋体" w:hAnsi="宋体" w:cs="Arial"/>
                <w:sz w:val="21"/>
                <w:szCs w:val="21"/>
              </w:rPr>
              <w:t>添加新账户</w:t>
            </w:r>
          </w:p>
        </w:tc>
        <w:tc>
          <w:tcPr>
            <w:tcW w:w="1589" w:type="dxa"/>
            <w:tcBorders>
              <w:top w:val="single" w:color="auto" w:sz="4" w:space="0"/>
              <w:left w:val="single" w:color="auto" w:sz="4" w:space="0"/>
              <w:bottom w:val="single" w:color="auto" w:sz="4" w:space="0"/>
              <w:right w:val="single" w:color="auto" w:sz="4" w:space="0"/>
            </w:tcBorders>
            <w:vAlign w:val="center"/>
          </w:tcPr>
          <w:p w14:paraId="1F914D1A">
            <w:pPr>
              <w:rPr>
                <w:rFonts w:ascii="宋体" w:hAnsi="宋体" w:cs="Arial"/>
                <w:sz w:val="21"/>
                <w:szCs w:val="21"/>
              </w:rPr>
            </w:pPr>
            <w:r>
              <w:rPr>
                <w:rFonts w:hint="eastAsia" w:ascii="宋体" w:hAnsi="宋体" w:cs="Arial"/>
                <w:sz w:val="21"/>
                <w:szCs w:val="21"/>
              </w:rPr>
              <w:t>链接</w:t>
            </w:r>
          </w:p>
        </w:tc>
        <w:tc>
          <w:tcPr>
            <w:tcW w:w="1215" w:type="dxa"/>
            <w:tcBorders>
              <w:top w:val="single" w:color="auto" w:sz="4" w:space="0"/>
              <w:left w:val="single" w:color="auto" w:sz="4" w:space="0"/>
              <w:bottom w:val="single" w:color="auto" w:sz="4" w:space="0"/>
              <w:right w:val="single" w:color="auto" w:sz="4" w:space="0"/>
            </w:tcBorders>
            <w:vAlign w:val="center"/>
          </w:tcPr>
          <w:p w14:paraId="7431153D">
            <w:pPr>
              <w:rPr>
                <w:rFonts w:ascii="宋体" w:hAnsi="宋体" w:cs="Arial"/>
                <w:sz w:val="21"/>
                <w:szCs w:val="21"/>
              </w:rPr>
            </w:pPr>
          </w:p>
        </w:tc>
        <w:tc>
          <w:tcPr>
            <w:tcW w:w="1155" w:type="dxa"/>
            <w:tcBorders>
              <w:top w:val="single" w:color="auto" w:sz="4" w:space="0"/>
              <w:left w:val="single" w:color="auto" w:sz="4" w:space="0"/>
              <w:bottom w:val="single" w:color="auto" w:sz="4" w:space="0"/>
              <w:right w:val="single" w:color="auto" w:sz="4" w:space="0"/>
            </w:tcBorders>
            <w:vAlign w:val="center"/>
          </w:tcPr>
          <w:p w14:paraId="2FDE0628">
            <w:pPr>
              <w:rPr>
                <w:rFonts w:ascii="宋体" w:hAnsi="宋体" w:cs="Arial"/>
                <w:sz w:val="21"/>
                <w:szCs w:val="21"/>
              </w:rPr>
            </w:pPr>
          </w:p>
        </w:tc>
        <w:tc>
          <w:tcPr>
            <w:tcW w:w="1305" w:type="dxa"/>
            <w:tcBorders>
              <w:top w:val="single" w:color="auto" w:sz="4" w:space="0"/>
              <w:left w:val="single" w:color="auto" w:sz="4" w:space="0"/>
              <w:bottom w:val="single" w:color="auto" w:sz="4" w:space="0"/>
              <w:right w:val="single" w:color="auto" w:sz="4" w:space="0"/>
            </w:tcBorders>
            <w:vAlign w:val="center"/>
          </w:tcPr>
          <w:p w14:paraId="5504CF08">
            <w:pPr>
              <w:rPr>
                <w:rFonts w:ascii="宋体" w:hAnsi="宋体" w:cs="Arial"/>
                <w:sz w:val="21"/>
                <w:szCs w:val="21"/>
              </w:rPr>
            </w:pPr>
          </w:p>
        </w:tc>
        <w:tc>
          <w:tcPr>
            <w:tcW w:w="2570" w:type="dxa"/>
            <w:tcBorders>
              <w:top w:val="single" w:color="auto" w:sz="4" w:space="0"/>
              <w:left w:val="single" w:color="auto" w:sz="4" w:space="0"/>
              <w:bottom w:val="single" w:color="auto" w:sz="4" w:space="0"/>
              <w:right w:val="single" w:color="auto" w:sz="4" w:space="0"/>
            </w:tcBorders>
            <w:vAlign w:val="center"/>
          </w:tcPr>
          <w:p w14:paraId="732993BC">
            <w:pPr>
              <w:rPr>
                <w:rFonts w:ascii="宋体" w:hAnsi="宋体" w:cs="Arial"/>
                <w:sz w:val="21"/>
                <w:szCs w:val="21"/>
              </w:rPr>
            </w:pPr>
            <w:r>
              <w:rPr>
                <w:rFonts w:hint="eastAsia" w:ascii="宋体" w:hAnsi="宋体" w:cs="Arial"/>
                <w:sz w:val="21"/>
                <w:szCs w:val="21"/>
              </w:rPr>
              <w:t>链接到“添加新账户”页面</w:t>
            </w:r>
          </w:p>
        </w:tc>
      </w:tr>
    </w:tbl>
    <w:p w14:paraId="4FF1C728">
      <w:pPr>
        <w:pStyle w:val="5"/>
        <w:numPr>
          <w:ilvl w:val="0"/>
          <w:numId w:val="0"/>
        </w:numPr>
        <w:ind w:left="113"/>
      </w:pPr>
      <w:r>
        <w:rPr>
          <w:rFonts w:hint="eastAsia"/>
        </w:rPr>
        <w:t>挂失页面</w:t>
      </w:r>
    </w:p>
    <w:tbl>
      <w:tblPr>
        <w:tblStyle w:val="48"/>
        <w:tblW w:w="98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418"/>
        <w:gridCol w:w="1558"/>
        <w:gridCol w:w="1217"/>
        <w:gridCol w:w="1052"/>
        <w:gridCol w:w="1384"/>
        <w:gridCol w:w="2585"/>
      </w:tblGrid>
      <w:tr w14:paraId="2542E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FFCC99"/>
            <w:vAlign w:val="center"/>
          </w:tcPr>
          <w:p w14:paraId="2F0E5DAF">
            <w:pPr>
              <w:rPr>
                <w:rFonts w:ascii="宋体" w:hAnsi="宋体" w:cs="Arial"/>
                <w:b/>
                <w:color w:val="000000"/>
                <w:sz w:val="21"/>
                <w:szCs w:val="21"/>
              </w:rPr>
            </w:pPr>
            <w:r>
              <w:rPr>
                <w:rFonts w:ascii="宋体" w:hAnsi="宋体" w:cs="Arial"/>
                <w:b/>
                <w:color w:val="000000"/>
                <w:sz w:val="21"/>
                <w:szCs w:val="21"/>
              </w:rPr>
              <w:t>序号</w:t>
            </w:r>
          </w:p>
        </w:tc>
        <w:tc>
          <w:tcPr>
            <w:tcW w:w="1418" w:type="dxa"/>
            <w:shd w:val="clear" w:color="auto" w:fill="FFCC99"/>
            <w:vAlign w:val="center"/>
          </w:tcPr>
          <w:p w14:paraId="560A1BE4">
            <w:pPr>
              <w:rPr>
                <w:rFonts w:ascii="宋体" w:hAnsi="宋体" w:cs="Arial"/>
                <w:b/>
                <w:color w:val="000000"/>
                <w:sz w:val="21"/>
                <w:szCs w:val="21"/>
              </w:rPr>
            </w:pPr>
            <w:r>
              <w:rPr>
                <w:rFonts w:ascii="宋体" w:hAnsi="宋体" w:cs="Arial"/>
                <w:b/>
                <w:color w:val="000000"/>
                <w:sz w:val="21"/>
                <w:szCs w:val="21"/>
              </w:rPr>
              <w:t>名称</w:t>
            </w:r>
          </w:p>
        </w:tc>
        <w:tc>
          <w:tcPr>
            <w:tcW w:w="1558" w:type="dxa"/>
            <w:shd w:val="clear" w:color="auto" w:fill="FFCC99"/>
            <w:vAlign w:val="center"/>
          </w:tcPr>
          <w:p w14:paraId="5ED27164">
            <w:pPr>
              <w:rPr>
                <w:rFonts w:ascii="宋体" w:hAnsi="宋体" w:cs="Arial"/>
                <w:b/>
                <w:color w:val="000000"/>
                <w:sz w:val="21"/>
                <w:szCs w:val="21"/>
              </w:rPr>
            </w:pPr>
            <w:r>
              <w:rPr>
                <w:rFonts w:ascii="宋体" w:hAnsi="宋体" w:cs="Arial"/>
                <w:b/>
                <w:color w:val="000000"/>
                <w:sz w:val="21"/>
                <w:szCs w:val="21"/>
              </w:rPr>
              <w:t>输入</w:t>
            </w:r>
            <w:r>
              <w:rPr>
                <w:rFonts w:hint="eastAsia" w:ascii="宋体" w:hAnsi="宋体" w:cs="Arial"/>
                <w:b/>
                <w:color w:val="000000"/>
                <w:sz w:val="21"/>
                <w:szCs w:val="21"/>
              </w:rPr>
              <w:t>/输出</w:t>
            </w:r>
          </w:p>
        </w:tc>
        <w:tc>
          <w:tcPr>
            <w:tcW w:w="1217" w:type="dxa"/>
            <w:shd w:val="clear" w:color="auto" w:fill="FFCC99"/>
            <w:vAlign w:val="center"/>
          </w:tcPr>
          <w:p w14:paraId="2C104D1C">
            <w:pPr>
              <w:rPr>
                <w:rFonts w:ascii="宋体" w:hAnsi="宋体" w:cs="Arial"/>
                <w:b/>
                <w:color w:val="000000"/>
                <w:sz w:val="21"/>
                <w:szCs w:val="21"/>
              </w:rPr>
            </w:pPr>
            <w:r>
              <w:rPr>
                <w:rFonts w:ascii="宋体" w:hAnsi="宋体" w:cs="Arial"/>
                <w:b/>
                <w:color w:val="000000"/>
                <w:sz w:val="21"/>
                <w:szCs w:val="21"/>
              </w:rPr>
              <w:t>缺省值</w:t>
            </w:r>
          </w:p>
        </w:tc>
        <w:tc>
          <w:tcPr>
            <w:tcW w:w="1052" w:type="dxa"/>
            <w:shd w:val="clear" w:color="auto" w:fill="FFCC99"/>
            <w:vAlign w:val="center"/>
          </w:tcPr>
          <w:p w14:paraId="758D18A4">
            <w:pPr>
              <w:rPr>
                <w:rFonts w:ascii="宋体" w:hAnsi="宋体" w:cs="Arial"/>
                <w:b/>
                <w:color w:val="000000"/>
                <w:sz w:val="21"/>
                <w:szCs w:val="21"/>
              </w:rPr>
            </w:pPr>
            <w:r>
              <w:rPr>
                <w:rFonts w:hint="eastAsia" w:ascii="宋体" w:hAnsi="宋体" w:cs="Arial"/>
                <w:b/>
                <w:color w:val="000000"/>
                <w:sz w:val="21"/>
                <w:szCs w:val="21"/>
              </w:rPr>
              <w:t>类型/长度</w:t>
            </w:r>
          </w:p>
        </w:tc>
        <w:tc>
          <w:tcPr>
            <w:tcW w:w="1384" w:type="dxa"/>
            <w:shd w:val="clear" w:color="auto" w:fill="FFCC99"/>
            <w:vAlign w:val="center"/>
          </w:tcPr>
          <w:p w14:paraId="6856E5B4">
            <w:pPr>
              <w:rPr>
                <w:rFonts w:ascii="宋体" w:hAnsi="宋体" w:cs="Arial"/>
                <w:b/>
                <w:color w:val="000000"/>
                <w:sz w:val="21"/>
                <w:szCs w:val="21"/>
              </w:rPr>
            </w:pPr>
            <w:r>
              <w:rPr>
                <w:rFonts w:hint="eastAsia" w:ascii="宋体" w:hAnsi="宋体" w:cs="Arial"/>
                <w:b/>
                <w:color w:val="000000"/>
                <w:sz w:val="21"/>
                <w:szCs w:val="21"/>
              </w:rPr>
              <w:t>是否必输</w:t>
            </w:r>
          </w:p>
        </w:tc>
        <w:tc>
          <w:tcPr>
            <w:tcW w:w="2585" w:type="dxa"/>
            <w:shd w:val="clear" w:color="auto" w:fill="FFCC99"/>
            <w:vAlign w:val="center"/>
          </w:tcPr>
          <w:p w14:paraId="25B1902E">
            <w:pPr>
              <w:rPr>
                <w:rFonts w:ascii="宋体" w:hAnsi="宋体" w:cs="Arial"/>
                <w:b/>
                <w:color w:val="000000"/>
                <w:sz w:val="21"/>
                <w:szCs w:val="21"/>
              </w:rPr>
            </w:pPr>
            <w:r>
              <w:rPr>
                <w:rFonts w:ascii="宋体" w:hAnsi="宋体" w:cs="Arial"/>
                <w:b/>
                <w:color w:val="000000"/>
                <w:sz w:val="21"/>
                <w:szCs w:val="21"/>
              </w:rPr>
              <w:t>备注</w:t>
            </w:r>
          </w:p>
        </w:tc>
      </w:tr>
      <w:tr w14:paraId="1E21B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6B96E178">
            <w:pPr>
              <w:widowControl w:val="0"/>
              <w:numPr>
                <w:ilvl w:val="0"/>
                <w:numId w:val="36"/>
              </w:numPr>
              <w:spacing w:after="0"/>
              <w:rPr>
                <w:rFonts w:ascii="宋体" w:hAnsi="宋体"/>
                <w:sz w:val="21"/>
                <w:szCs w:val="21"/>
              </w:rPr>
            </w:pPr>
          </w:p>
        </w:tc>
        <w:tc>
          <w:tcPr>
            <w:tcW w:w="1418" w:type="dxa"/>
          </w:tcPr>
          <w:p w14:paraId="05E152B7">
            <w:pPr>
              <w:rPr>
                <w:rFonts w:ascii="宋体" w:hAnsi="宋体"/>
                <w:sz w:val="21"/>
                <w:szCs w:val="21"/>
              </w:rPr>
            </w:pPr>
            <w:r>
              <w:rPr>
                <w:rFonts w:hint="eastAsia" w:ascii="宋体" w:hAnsi="宋体"/>
                <w:sz w:val="21"/>
                <w:szCs w:val="21"/>
              </w:rPr>
              <w:t>账号</w:t>
            </w:r>
          </w:p>
        </w:tc>
        <w:tc>
          <w:tcPr>
            <w:tcW w:w="1558" w:type="dxa"/>
          </w:tcPr>
          <w:p w14:paraId="29F89E43">
            <w:pPr>
              <w:rPr>
                <w:rFonts w:ascii="宋体" w:hAnsi="宋体"/>
                <w:sz w:val="21"/>
                <w:szCs w:val="21"/>
              </w:rPr>
            </w:pPr>
            <w:r>
              <w:rPr>
                <w:rFonts w:hint="eastAsia" w:ascii="宋体" w:hAnsi="宋体"/>
                <w:sz w:val="21"/>
                <w:szCs w:val="21"/>
              </w:rPr>
              <w:t>文本</w:t>
            </w:r>
          </w:p>
        </w:tc>
        <w:tc>
          <w:tcPr>
            <w:tcW w:w="1217" w:type="dxa"/>
          </w:tcPr>
          <w:p w14:paraId="55481896">
            <w:pPr>
              <w:rPr>
                <w:rFonts w:ascii="宋体" w:hAnsi="宋体"/>
                <w:sz w:val="21"/>
                <w:szCs w:val="21"/>
              </w:rPr>
            </w:pPr>
          </w:p>
        </w:tc>
        <w:tc>
          <w:tcPr>
            <w:tcW w:w="1052" w:type="dxa"/>
          </w:tcPr>
          <w:p w14:paraId="6907E538">
            <w:pPr>
              <w:rPr>
                <w:rFonts w:ascii="宋体" w:hAnsi="宋体"/>
                <w:sz w:val="21"/>
                <w:szCs w:val="21"/>
              </w:rPr>
            </w:pPr>
          </w:p>
        </w:tc>
        <w:tc>
          <w:tcPr>
            <w:tcW w:w="1384" w:type="dxa"/>
          </w:tcPr>
          <w:p w14:paraId="4F82C85C">
            <w:pPr>
              <w:rPr>
                <w:rFonts w:ascii="宋体" w:hAnsi="宋体"/>
                <w:sz w:val="21"/>
                <w:szCs w:val="21"/>
              </w:rPr>
            </w:pPr>
          </w:p>
        </w:tc>
        <w:tc>
          <w:tcPr>
            <w:tcW w:w="2585" w:type="dxa"/>
          </w:tcPr>
          <w:p w14:paraId="5D164F9E">
            <w:pPr>
              <w:rPr>
                <w:rFonts w:ascii="宋体" w:hAnsi="宋体"/>
                <w:sz w:val="21"/>
                <w:szCs w:val="21"/>
              </w:rPr>
            </w:pPr>
          </w:p>
        </w:tc>
      </w:tr>
      <w:tr w14:paraId="7D0EF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2626AA86">
            <w:pPr>
              <w:widowControl w:val="0"/>
              <w:numPr>
                <w:ilvl w:val="0"/>
                <w:numId w:val="36"/>
              </w:numPr>
              <w:spacing w:after="0"/>
              <w:rPr>
                <w:rFonts w:ascii="宋体" w:hAnsi="宋体"/>
                <w:sz w:val="21"/>
                <w:szCs w:val="21"/>
              </w:rPr>
            </w:pPr>
          </w:p>
        </w:tc>
        <w:tc>
          <w:tcPr>
            <w:tcW w:w="1418" w:type="dxa"/>
          </w:tcPr>
          <w:p w14:paraId="097969C5">
            <w:pPr>
              <w:rPr>
                <w:rFonts w:ascii="宋体" w:hAnsi="宋体"/>
                <w:sz w:val="21"/>
                <w:szCs w:val="21"/>
              </w:rPr>
            </w:pPr>
            <w:r>
              <w:rPr>
                <w:rFonts w:hint="eastAsia" w:ascii="宋体" w:hAnsi="宋体"/>
                <w:sz w:val="21"/>
                <w:szCs w:val="21"/>
              </w:rPr>
              <w:t>户名</w:t>
            </w:r>
          </w:p>
        </w:tc>
        <w:tc>
          <w:tcPr>
            <w:tcW w:w="1558" w:type="dxa"/>
          </w:tcPr>
          <w:p w14:paraId="2C4BE679">
            <w:pPr>
              <w:rPr>
                <w:rFonts w:ascii="宋体" w:hAnsi="宋体"/>
                <w:sz w:val="21"/>
                <w:szCs w:val="21"/>
              </w:rPr>
            </w:pPr>
            <w:r>
              <w:rPr>
                <w:rFonts w:hint="eastAsia" w:ascii="宋体" w:hAnsi="宋体"/>
                <w:sz w:val="21"/>
                <w:szCs w:val="21"/>
              </w:rPr>
              <w:t>文本</w:t>
            </w:r>
          </w:p>
        </w:tc>
        <w:tc>
          <w:tcPr>
            <w:tcW w:w="1217" w:type="dxa"/>
          </w:tcPr>
          <w:p w14:paraId="63E19C8E">
            <w:pPr>
              <w:rPr>
                <w:rFonts w:ascii="宋体" w:hAnsi="宋体"/>
                <w:sz w:val="21"/>
                <w:szCs w:val="21"/>
              </w:rPr>
            </w:pPr>
          </w:p>
        </w:tc>
        <w:tc>
          <w:tcPr>
            <w:tcW w:w="1052" w:type="dxa"/>
          </w:tcPr>
          <w:p w14:paraId="3ECF358A">
            <w:pPr>
              <w:rPr>
                <w:rFonts w:ascii="宋体" w:hAnsi="宋体"/>
                <w:sz w:val="21"/>
                <w:szCs w:val="21"/>
              </w:rPr>
            </w:pPr>
          </w:p>
        </w:tc>
        <w:tc>
          <w:tcPr>
            <w:tcW w:w="1384" w:type="dxa"/>
          </w:tcPr>
          <w:p w14:paraId="0A99AA7A">
            <w:pPr>
              <w:rPr>
                <w:rFonts w:ascii="宋体" w:hAnsi="宋体"/>
                <w:sz w:val="21"/>
                <w:szCs w:val="21"/>
              </w:rPr>
            </w:pPr>
          </w:p>
        </w:tc>
        <w:tc>
          <w:tcPr>
            <w:tcW w:w="2585" w:type="dxa"/>
          </w:tcPr>
          <w:p w14:paraId="5D70DB72">
            <w:pPr>
              <w:rPr>
                <w:rFonts w:ascii="宋体" w:hAnsi="宋体"/>
                <w:sz w:val="21"/>
                <w:szCs w:val="21"/>
              </w:rPr>
            </w:pPr>
          </w:p>
        </w:tc>
      </w:tr>
      <w:tr w14:paraId="49E78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30654317">
            <w:pPr>
              <w:widowControl w:val="0"/>
              <w:numPr>
                <w:ilvl w:val="0"/>
                <w:numId w:val="36"/>
              </w:numPr>
              <w:spacing w:after="0"/>
              <w:rPr>
                <w:rFonts w:ascii="宋体" w:hAnsi="宋体"/>
                <w:sz w:val="21"/>
                <w:szCs w:val="21"/>
              </w:rPr>
            </w:pPr>
          </w:p>
        </w:tc>
        <w:tc>
          <w:tcPr>
            <w:tcW w:w="1418" w:type="dxa"/>
          </w:tcPr>
          <w:p w14:paraId="04EB4063">
            <w:pPr>
              <w:rPr>
                <w:rFonts w:ascii="宋体" w:hAnsi="宋体"/>
                <w:sz w:val="21"/>
                <w:szCs w:val="21"/>
              </w:rPr>
            </w:pPr>
            <w:r>
              <w:rPr>
                <w:rFonts w:hint="eastAsia" w:ascii="宋体" w:hAnsi="宋体"/>
                <w:sz w:val="21"/>
                <w:szCs w:val="21"/>
              </w:rPr>
              <w:t>证件类型</w:t>
            </w:r>
          </w:p>
        </w:tc>
        <w:tc>
          <w:tcPr>
            <w:tcW w:w="1558" w:type="dxa"/>
          </w:tcPr>
          <w:p w14:paraId="3A437293">
            <w:pPr>
              <w:rPr>
                <w:rFonts w:ascii="宋体" w:hAnsi="宋体"/>
                <w:sz w:val="21"/>
                <w:szCs w:val="21"/>
              </w:rPr>
            </w:pPr>
            <w:r>
              <w:rPr>
                <w:rFonts w:hint="eastAsia" w:ascii="宋体" w:hAnsi="宋体"/>
                <w:sz w:val="21"/>
                <w:szCs w:val="21"/>
              </w:rPr>
              <w:t>文本</w:t>
            </w:r>
          </w:p>
        </w:tc>
        <w:tc>
          <w:tcPr>
            <w:tcW w:w="1217" w:type="dxa"/>
          </w:tcPr>
          <w:p w14:paraId="4B7BC987">
            <w:pPr>
              <w:rPr>
                <w:rFonts w:ascii="宋体" w:hAnsi="宋体"/>
                <w:sz w:val="21"/>
                <w:szCs w:val="21"/>
              </w:rPr>
            </w:pPr>
          </w:p>
        </w:tc>
        <w:tc>
          <w:tcPr>
            <w:tcW w:w="1052" w:type="dxa"/>
          </w:tcPr>
          <w:p w14:paraId="4EC1004B">
            <w:pPr>
              <w:rPr>
                <w:rFonts w:ascii="宋体" w:hAnsi="宋体"/>
                <w:sz w:val="21"/>
                <w:szCs w:val="21"/>
              </w:rPr>
            </w:pPr>
          </w:p>
        </w:tc>
        <w:tc>
          <w:tcPr>
            <w:tcW w:w="1384" w:type="dxa"/>
          </w:tcPr>
          <w:p w14:paraId="1135DC34">
            <w:pPr>
              <w:rPr>
                <w:rFonts w:ascii="宋体" w:hAnsi="宋体"/>
                <w:sz w:val="21"/>
                <w:szCs w:val="21"/>
              </w:rPr>
            </w:pPr>
          </w:p>
        </w:tc>
        <w:tc>
          <w:tcPr>
            <w:tcW w:w="2585" w:type="dxa"/>
          </w:tcPr>
          <w:p w14:paraId="6C6D95A4">
            <w:pPr>
              <w:rPr>
                <w:rFonts w:ascii="宋体" w:hAnsi="宋体"/>
                <w:sz w:val="21"/>
                <w:szCs w:val="21"/>
              </w:rPr>
            </w:pPr>
          </w:p>
        </w:tc>
      </w:tr>
      <w:tr w14:paraId="1F35F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521DD789">
            <w:pPr>
              <w:widowControl w:val="0"/>
              <w:numPr>
                <w:ilvl w:val="0"/>
                <w:numId w:val="36"/>
              </w:numPr>
              <w:spacing w:after="0"/>
              <w:rPr>
                <w:rFonts w:ascii="宋体" w:hAnsi="宋体"/>
                <w:sz w:val="21"/>
                <w:szCs w:val="21"/>
              </w:rPr>
            </w:pPr>
          </w:p>
        </w:tc>
        <w:tc>
          <w:tcPr>
            <w:tcW w:w="1418" w:type="dxa"/>
          </w:tcPr>
          <w:p w14:paraId="2D14E0C5">
            <w:pPr>
              <w:rPr>
                <w:rFonts w:ascii="宋体" w:hAnsi="宋体"/>
                <w:sz w:val="21"/>
                <w:szCs w:val="21"/>
              </w:rPr>
            </w:pPr>
            <w:r>
              <w:rPr>
                <w:rFonts w:hint="eastAsia" w:ascii="宋体" w:hAnsi="宋体"/>
                <w:sz w:val="21"/>
                <w:szCs w:val="21"/>
              </w:rPr>
              <w:t>证件号码</w:t>
            </w:r>
          </w:p>
        </w:tc>
        <w:tc>
          <w:tcPr>
            <w:tcW w:w="1558" w:type="dxa"/>
          </w:tcPr>
          <w:p w14:paraId="6637AE8C">
            <w:pPr>
              <w:rPr>
                <w:rFonts w:ascii="宋体" w:hAnsi="宋体"/>
                <w:sz w:val="21"/>
                <w:szCs w:val="21"/>
              </w:rPr>
            </w:pPr>
            <w:r>
              <w:rPr>
                <w:rFonts w:hint="eastAsia" w:ascii="宋体" w:hAnsi="宋体"/>
                <w:sz w:val="21"/>
                <w:szCs w:val="21"/>
              </w:rPr>
              <w:t>文本</w:t>
            </w:r>
          </w:p>
        </w:tc>
        <w:tc>
          <w:tcPr>
            <w:tcW w:w="1217" w:type="dxa"/>
          </w:tcPr>
          <w:p w14:paraId="2C008549">
            <w:pPr>
              <w:rPr>
                <w:rFonts w:ascii="宋体" w:hAnsi="宋体"/>
                <w:sz w:val="21"/>
                <w:szCs w:val="21"/>
              </w:rPr>
            </w:pPr>
          </w:p>
        </w:tc>
        <w:tc>
          <w:tcPr>
            <w:tcW w:w="1052" w:type="dxa"/>
          </w:tcPr>
          <w:p w14:paraId="27DE4484">
            <w:pPr>
              <w:rPr>
                <w:rFonts w:ascii="宋体" w:hAnsi="宋体"/>
                <w:sz w:val="21"/>
                <w:szCs w:val="21"/>
              </w:rPr>
            </w:pPr>
          </w:p>
        </w:tc>
        <w:tc>
          <w:tcPr>
            <w:tcW w:w="1384" w:type="dxa"/>
          </w:tcPr>
          <w:p w14:paraId="126904DD">
            <w:pPr>
              <w:rPr>
                <w:rFonts w:ascii="宋体" w:hAnsi="宋体"/>
                <w:sz w:val="21"/>
                <w:szCs w:val="21"/>
              </w:rPr>
            </w:pPr>
          </w:p>
        </w:tc>
        <w:tc>
          <w:tcPr>
            <w:tcW w:w="2585" w:type="dxa"/>
          </w:tcPr>
          <w:p w14:paraId="6072B308">
            <w:pPr>
              <w:rPr>
                <w:rFonts w:ascii="宋体" w:hAnsi="宋体"/>
                <w:sz w:val="21"/>
                <w:szCs w:val="21"/>
              </w:rPr>
            </w:pPr>
          </w:p>
        </w:tc>
      </w:tr>
      <w:tr w14:paraId="5639A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33FAEB74">
            <w:pPr>
              <w:widowControl w:val="0"/>
              <w:numPr>
                <w:ilvl w:val="0"/>
                <w:numId w:val="36"/>
              </w:numPr>
              <w:spacing w:after="0"/>
              <w:rPr>
                <w:rFonts w:ascii="宋体" w:hAnsi="宋体"/>
                <w:sz w:val="21"/>
                <w:szCs w:val="21"/>
              </w:rPr>
            </w:pPr>
          </w:p>
        </w:tc>
        <w:tc>
          <w:tcPr>
            <w:tcW w:w="1418" w:type="dxa"/>
          </w:tcPr>
          <w:p w14:paraId="00EAEEFE">
            <w:pPr>
              <w:rPr>
                <w:rFonts w:ascii="宋体" w:hAnsi="宋体"/>
                <w:sz w:val="21"/>
                <w:szCs w:val="21"/>
              </w:rPr>
            </w:pPr>
            <w:r>
              <w:rPr>
                <w:rFonts w:hint="eastAsia" w:ascii="宋体" w:hAnsi="宋体"/>
                <w:sz w:val="21"/>
                <w:szCs w:val="21"/>
              </w:rPr>
              <w:t>电话号码</w:t>
            </w:r>
          </w:p>
        </w:tc>
        <w:tc>
          <w:tcPr>
            <w:tcW w:w="1558" w:type="dxa"/>
          </w:tcPr>
          <w:p w14:paraId="2B36B7B8">
            <w:pPr>
              <w:rPr>
                <w:rFonts w:ascii="宋体" w:hAnsi="宋体"/>
                <w:sz w:val="21"/>
                <w:szCs w:val="21"/>
              </w:rPr>
            </w:pPr>
            <w:r>
              <w:rPr>
                <w:rFonts w:hint="eastAsia" w:ascii="宋体" w:hAnsi="宋体"/>
                <w:sz w:val="21"/>
                <w:szCs w:val="21"/>
              </w:rPr>
              <w:t>文本</w:t>
            </w:r>
          </w:p>
        </w:tc>
        <w:tc>
          <w:tcPr>
            <w:tcW w:w="1217" w:type="dxa"/>
          </w:tcPr>
          <w:p w14:paraId="67CB8048">
            <w:pPr>
              <w:rPr>
                <w:rFonts w:ascii="宋体" w:hAnsi="宋体"/>
                <w:sz w:val="21"/>
                <w:szCs w:val="21"/>
              </w:rPr>
            </w:pPr>
          </w:p>
        </w:tc>
        <w:tc>
          <w:tcPr>
            <w:tcW w:w="1052" w:type="dxa"/>
          </w:tcPr>
          <w:p w14:paraId="780D48D2">
            <w:pPr>
              <w:rPr>
                <w:rFonts w:ascii="宋体" w:hAnsi="宋体"/>
                <w:sz w:val="21"/>
                <w:szCs w:val="21"/>
              </w:rPr>
            </w:pPr>
          </w:p>
        </w:tc>
        <w:tc>
          <w:tcPr>
            <w:tcW w:w="1384" w:type="dxa"/>
          </w:tcPr>
          <w:p w14:paraId="5A97304F">
            <w:pPr>
              <w:rPr>
                <w:rFonts w:ascii="宋体" w:hAnsi="宋体"/>
                <w:sz w:val="21"/>
                <w:szCs w:val="21"/>
              </w:rPr>
            </w:pPr>
          </w:p>
        </w:tc>
        <w:tc>
          <w:tcPr>
            <w:tcW w:w="2585" w:type="dxa"/>
          </w:tcPr>
          <w:p w14:paraId="07D738A1">
            <w:pPr>
              <w:rPr>
                <w:rFonts w:ascii="宋体" w:hAnsi="宋体"/>
                <w:sz w:val="21"/>
                <w:szCs w:val="21"/>
              </w:rPr>
            </w:pPr>
          </w:p>
        </w:tc>
      </w:tr>
      <w:tr w14:paraId="06B42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219A081F">
            <w:pPr>
              <w:widowControl w:val="0"/>
              <w:numPr>
                <w:ilvl w:val="0"/>
                <w:numId w:val="36"/>
              </w:numPr>
              <w:spacing w:after="0"/>
              <w:rPr>
                <w:rFonts w:ascii="宋体" w:hAnsi="宋体"/>
                <w:sz w:val="21"/>
                <w:szCs w:val="21"/>
              </w:rPr>
            </w:pPr>
          </w:p>
        </w:tc>
        <w:tc>
          <w:tcPr>
            <w:tcW w:w="1418" w:type="dxa"/>
          </w:tcPr>
          <w:p w14:paraId="265C341E">
            <w:pPr>
              <w:rPr>
                <w:rFonts w:ascii="宋体" w:hAnsi="宋体"/>
                <w:sz w:val="21"/>
                <w:szCs w:val="21"/>
              </w:rPr>
            </w:pPr>
            <w:r>
              <w:rPr>
                <w:rFonts w:hint="eastAsia" w:ascii="宋体" w:hAnsi="宋体"/>
                <w:sz w:val="21"/>
                <w:szCs w:val="21"/>
              </w:rPr>
              <w:t>确定</w:t>
            </w:r>
          </w:p>
        </w:tc>
        <w:tc>
          <w:tcPr>
            <w:tcW w:w="1558" w:type="dxa"/>
          </w:tcPr>
          <w:p w14:paraId="344CBA09">
            <w:pPr>
              <w:rPr>
                <w:rFonts w:ascii="宋体" w:hAnsi="宋体"/>
                <w:sz w:val="21"/>
                <w:szCs w:val="21"/>
              </w:rPr>
            </w:pPr>
            <w:r>
              <w:rPr>
                <w:rFonts w:hint="eastAsia" w:ascii="宋体" w:hAnsi="宋体"/>
                <w:sz w:val="21"/>
                <w:szCs w:val="21"/>
              </w:rPr>
              <w:t>按钮</w:t>
            </w:r>
          </w:p>
        </w:tc>
        <w:tc>
          <w:tcPr>
            <w:tcW w:w="1217" w:type="dxa"/>
          </w:tcPr>
          <w:p w14:paraId="565EF077">
            <w:pPr>
              <w:rPr>
                <w:rFonts w:ascii="宋体" w:hAnsi="宋体"/>
                <w:sz w:val="21"/>
                <w:szCs w:val="21"/>
              </w:rPr>
            </w:pPr>
          </w:p>
        </w:tc>
        <w:tc>
          <w:tcPr>
            <w:tcW w:w="1052" w:type="dxa"/>
          </w:tcPr>
          <w:p w14:paraId="06499E04">
            <w:pPr>
              <w:rPr>
                <w:rFonts w:ascii="宋体" w:hAnsi="宋体"/>
                <w:sz w:val="21"/>
                <w:szCs w:val="21"/>
              </w:rPr>
            </w:pPr>
          </w:p>
        </w:tc>
        <w:tc>
          <w:tcPr>
            <w:tcW w:w="1384" w:type="dxa"/>
          </w:tcPr>
          <w:p w14:paraId="4C25B299">
            <w:pPr>
              <w:rPr>
                <w:rFonts w:ascii="宋体" w:hAnsi="宋体"/>
                <w:sz w:val="21"/>
                <w:szCs w:val="21"/>
              </w:rPr>
            </w:pPr>
          </w:p>
        </w:tc>
        <w:tc>
          <w:tcPr>
            <w:tcW w:w="2585" w:type="dxa"/>
          </w:tcPr>
          <w:p w14:paraId="7D19F802">
            <w:pPr>
              <w:rPr>
                <w:rFonts w:ascii="宋体" w:hAnsi="宋体"/>
                <w:sz w:val="21"/>
                <w:szCs w:val="21"/>
              </w:rPr>
            </w:pPr>
          </w:p>
        </w:tc>
      </w:tr>
      <w:tr w14:paraId="2110D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68A365A">
            <w:pPr>
              <w:widowControl w:val="0"/>
              <w:numPr>
                <w:ilvl w:val="0"/>
                <w:numId w:val="36"/>
              </w:numPr>
              <w:spacing w:after="0"/>
              <w:rPr>
                <w:rFonts w:ascii="宋体" w:hAnsi="宋体"/>
                <w:sz w:val="21"/>
                <w:szCs w:val="21"/>
              </w:rPr>
            </w:pPr>
          </w:p>
        </w:tc>
        <w:tc>
          <w:tcPr>
            <w:tcW w:w="1418" w:type="dxa"/>
          </w:tcPr>
          <w:p w14:paraId="1331B11F">
            <w:pPr>
              <w:rPr>
                <w:rFonts w:ascii="宋体" w:hAnsi="宋体"/>
                <w:sz w:val="21"/>
                <w:szCs w:val="21"/>
              </w:rPr>
            </w:pPr>
            <w:r>
              <w:rPr>
                <w:rFonts w:hint="eastAsia" w:ascii="宋体" w:hAnsi="宋体"/>
                <w:sz w:val="21"/>
                <w:szCs w:val="21"/>
              </w:rPr>
              <w:t>取消</w:t>
            </w:r>
          </w:p>
        </w:tc>
        <w:tc>
          <w:tcPr>
            <w:tcW w:w="1558" w:type="dxa"/>
          </w:tcPr>
          <w:p w14:paraId="4948E8D7">
            <w:pPr>
              <w:rPr>
                <w:rFonts w:ascii="宋体" w:hAnsi="宋体"/>
                <w:sz w:val="21"/>
                <w:szCs w:val="21"/>
              </w:rPr>
            </w:pPr>
            <w:r>
              <w:rPr>
                <w:rFonts w:hint="eastAsia" w:ascii="宋体" w:hAnsi="宋体"/>
                <w:sz w:val="21"/>
                <w:szCs w:val="21"/>
              </w:rPr>
              <w:t>按钮</w:t>
            </w:r>
          </w:p>
        </w:tc>
        <w:tc>
          <w:tcPr>
            <w:tcW w:w="1217" w:type="dxa"/>
          </w:tcPr>
          <w:p w14:paraId="17A134C1">
            <w:pPr>
              <w:rPr>
                <w:rFonts w:ascii="宋体" w:hAnsi="宋体"/>
                <w:sz w:val="21"/>
                <w:szCs w:val="21"/>
              </w:rPr>
            </w:pPr>
          </w:p>
        </w:tc>
        <w:tc>
          <w:tcPr>
            <w:tcW w:w="1052" w:type="dxa"/>
          </w:tcPr>
          <w:p w14:paraId="1E0062A4">
            <w:pPr>
              <w:rPr>
                <w:rFonts w:ascii="宋体" w:hAnsi="宋体"/>
                <w:sz w:val="21"/>
                <w:szCs w:val="21"/>
              </w:rPr>
            </w:pPr>
          </w:p>
        </w:tc>
        <w:tc>
          <w:tcPr>
            <w:tcW w:w="1384" w:type="dxa"/>
          </w:tcPr>
          <w:p w14:paraId="0D504344">
            <w:pPr>
              <w:rPr>
                <w:rFonts w:ascii="宋体" w:hAnsi="宋体"/>
                <w:sz w:val="21"/>
                <w:szCs w:val="21"/>
              </w:rPr>
            </w:pPr>
          </w:p>
        </w:tc>
        <w:tc>
          <w:tcPr>
            <w:tcW w:w="2585" w:type="dxa"/>
          </w:tcPr>
          <w:p w14:paraId="328A4632">
            <w:pPr>
              <w:rPr>
                <w:rFonts w:ascii="宋体" w:hAnsi="宋体"/>
                <w:sz w:val="21"/>
                <w:szCs w:val="21"/>
              </w:rPr>
            </w:pPr>
          </w:p>
        </w:tc>
      </w:tr>
    </w:tbl>
    <w:p w14:paraId="5B41743F">
      <w:pPr>
        <w:pStyle w:val="5"/>
        <w:numPr>
          <w:ilvl w:val="0"/>
          <w:numId w:val="0"/>
        </w:numPr>
        <w:ind w:left="113"/>
      </w:pPr>
      <w:r>
        <w:rPr>
          <w:rFonts w:hint="eastAsia"/>
        </w:rPr>
        <w:t>挂失结果页面</w:t>
      </w:r>
    </w:p>
    <w:tbl>
      <w:tblPr>
        <w:tblStyle w:val="48"/>
        <w:tblW w:w="98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418"/>
        <w:gridCol w:w="1558"/>
        <w:gridCol w:w="1217"/>
        <w:gridCol w:w="1052"/>
        <w:gridCol w:w="1384"/>
        <w:gridCol w:w="2585"/>
      </w:tblGrid>
      <w:tr w14:paraId="46973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FFCC99"/>
            <w:vAlign w:val="center"/>
          </w:tcPr>
          <w:p w14:paraId="1EE48FBB">
            <w:pPr>
              <w:rPr>
                <w:rFonts w:ascii="宋体" w:hAnsi="宋体" w:cs="Arial"/>
                <w:b/>
                <w:color w:val="000000"/>
                <w:sz w:val="21"/>
                <w:szCs w:val="21"/>
              </w:rPr>
            </w:pPr>
            <w:r>
              <w:rPr>
                <w:rFonts w:ascii="宋体" w:hAnsi="宋体" w:cs="Arial"/>
                <w:b/>
                <w:color w:val="000000"/>
                <w:sz w:val="21"/>
                <w:szCs w:val="21"/>
              </w:rPr>
              <w:t>序号</w:t>
            </w:r>
          </w:p>
        </w:tc>
        <w:tc>
          <w:tcPr>
            <w:tcW w:w="1418" w:type="dxa"/>
            <w:shd w:val="clear" w:color="auto" w:fill="FFCC99"/>
            <w:vAlign w:val="center"/>
          </w:tcPr>
          <w:p w14:paraId="4DB0A135">
            <w:pPr>
              <w:rPr>
                <w:rFonts w:ascii="宋体" w:hAnsi="宋体" w:cs="Arial"/>
                <w:b/>
                <w:color w:val="000000"/>
                <w:sz w:val="21"/>
                <w:szCs w:val="21"/>
              </w:rPr>
            </w:pPr>
            <w:r>
              <w:rPr>
                <w:rFonts w:ascii="宋体" w:hAnsi="宋体" w:cs="Arial"/>
                <w:b/>
                <w:color w:val="000000"/>
                <w:sz w:val="21"/>
                <w:szCs w:val="21"/>
              </w:rPr>
              <w:t>名称</w:t>
            </w:r>
          </w:p>
        </w:tc>
        <w:tc>
          <w:tcPr>
            <w:tcW w:w="1558" w:type="dxa"/>
            <w:shd w:val="clear" w:color="auto" w:fill="FFCC99"/>
            <w:vAlign w:val="center"/>
          </w:tcPr>
          <w:p w14:paraId="78FACA1A">
            <w:pPr>
              <w:rPr>
                <w:rFonts w:ascii="宋体" w:hAnsi="宋体" w:cs="Arial"/>
                <w:b/>
                <w:color w:val="000000"/>
                <w:sz w:val="21"/>
                <w:szCs w:val="21"/>
              </w:rPr>
            </w:pPr>
            <w:r>
              <w:rPr>
                <w:rFonts w:ascii="宋体" w:hAnsi="宋体" w:cs="Arial"/>
                <w:b/>
                <w:color w:val="000000"/>
                <w:sz w:val="21"/>
                <w:szCs w:val="21"/>
              </w:rPr>
              <w:t>输入</w:t>
            </w:r>
            <w:r>
              <w:rPr>
                <w:rFonts w:hint="eastAsia" w:ascii="宋体" w:hAnsi="宋体" w:cs="Arial"/>
                <w:b/>
                <w:color w:val="000000"/>
                <w:sz w:val="21"/>
                <w:szCs w:val="21"/>
              </w:rPr>
              <w:t>/输出</w:t>
            </w:r>
          </w:p>
        </w:tc>
        <w:tc>
          <w:tcPr>
            <w:tcW w:w="1217" w:type="dxa"/>
            <w:shd w:val="clear" w:color="auto" w:fill="FFCC99"/>
            <w:vAlign w:val="center"/>
          </w:tcPr>
          <w:p w14:paraId="714CAE45">
            <w:pPr>
              <w:rPr>
                <w:rFonts w:ascii="宋体" w:hAnsi="宋体" w:cs="Arial"/>
                <w:b/>
                <w:color w:val="000000"/>
                <w:sz w:val="21"/>
                <w:szCs w:val="21"/>
              </w:rPr>
            </w:pPr>
            <w:r>
              <w:rPr>
                <w:rFonts w:ascii="宋体" w:hAnsi="宋体" w:cs="Arial"/>
                <w:b/>
                <w:color w:val="000000"/>
                <w:sz w:val="21"/>
                <w:szCs w:val="21"/>
              </w:rPr>
              <w:t>缺省值</w:t>
            </w:r>
          </w:p>
        </w:tc>
        <w:tc>
          <w:tcPr>
            <w:tcW w:w="1052" w:type="dxa"/>
            <w:shd w:val="clear" w:color="auto" w:fill="FFCC99"/>
            <w:vAlign w:val="center"/>
          </w:tcPr>
          <w:p w14:paraId="239D6902">
            <w:pPr>
              <w:rPr>
                <w:rFonts w:ascii="宋体" w:hAnsi="宋体" w:cs="Arial"/>
                <w:b/>
                <w:color w:val="000000"/>
                <w:sz w:val="21"/>
                <w:szCs w:val="21"/>
              </w:rPr>
            </w:pPr>
            <w:r>
              <w:rPr>
                <w:rFonts w:hint="eastAsia" w:ascii="宋体" w:hAnsi="宋体" w:cs="Arial"/>
                <w:b/>
                <w:color w:val="000000"/>
                <w:sz w:val="21"/>
                <w:szCs w:val="21"/>
              </w:rPr>
              <w:t>类型/长度</w:t>
            </w:r>
          </w:p>
        </w:tc>
        <w:tc>
          <w:tcPr>
            <w:tcW w:w="1384" w:type="dxa"/>
            <w:shd w:val="clear" w:color="auto" w:fill="FFCC99"/>
            <w:vAlign w:val="center"/>
          </w:tcPr>
          <w:p w14:paraId="7344EC91">
            <w:pPr>
              <w:rPr>
                <w:rFonts w:ascii="宋体" w:hAnsi="宋体" w:cs="Arial"/>
                <w:b/>
                <w:color w:val="000000"/>
                <w:sz w:val="21"/>
                <w:szCs w:val="21"/>
              </w:rPr>
            </w:pPr>
            <w:r>
              <w:rPr>
                <w:rFonts w:hint="eastAsia" w:ascii="宋体" w:hAnsi="宋体" w:cs="Arial"/>
                <w:b/>
                <w:color w:val="000000"/>
                <w:sz w:val="21"/>
                <w:szCs w:val="21"/>
              </w:rPr>
              <w:t>是否必输</w:t>
            </w:r>
          </w:p>
        </w:tc>
        <w:tc>
          <w:tcPr>
            <w:tcW w:w="2585" w:type="dxa"/>
            <w:shd w:val="clear" w:color="auto" w:fill="FFCC99"/>
            <w:vAlign w:val="center"/>
          </w:tcPr>
          <w:p w14:paraId="5E6E91A3">
            <w:pPr>
              <w:rPr>
                <w:rFonts w:ascii="宋体" w:hAnsi="宋体" w:cs="Arial"/>
                <w:b/>
                <w:color w:val="000000"/>
                <w:sz w:val="21"/>
                <w:szCs w:val="21"/>
              </w:rPr>
            </w:pPr>
            <w:r>
              <w:rPr>
                <w:rFonts w:ascii="宋体" w:hAnsi="宋体" w:cs="Arial"/>
                <w:b/>
                <w:color w:val="000000"/>
                <w:sz w:val="21"/>
                <w:szCs w:val="21"/>
              </w:rPr>
              <w:t>备注</w:t>
            </w:r>
          </w:p>
        </w:tc>
      </w:tr>
      <w:tr w14:paraId="62A21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7487CDE">
            <w:pPr>
              <w:widowControl w:val="0"/>
              <w:numPr>
                <w:ilvl w:val="0"/>
                <w:numId w:val="37"/>
              </w:numPr>
              <w:spacing w:after="0"/>
              <w:rPr>
                <w:rFonts w:ascii="宋体" w:hAnsi="宋体"/>
                <w:sz w:val="21"/>
                <w:szCs w:val="21"/>
              </w:rPr>
            </w:pPr>
          </w:p>
        </w:tc>
        <w:tc>
          <w:tcPr>
            <w:tcW w:w="1418" w:type="dxa"/>
          </w:tcPr>
          <w:p w14:paraId="32C153F7">
            <w:pPr>
              <w:rPr>
                <w:rFonts w:ascii="宋体" w:hAnsi="宋体"/>
                <w:sz w:val="21"/>
                <w:szCs w:val="21"/>
              </w:rPr>
            </w:pPr>
            <w:r>
              <w:rPr>
                <w:rFonts w:hint="eastAsia" w:ascii="宋体" w:hAnsi="宋体"/>
                <w:sz w:val="21"/>
                <w:szCs w:val="21"/>
              </w:rPr>
              <w:t>账号</w:t>
            </w:r>
          </w:p>
        </w:tc>
        <w:tc>
          <w:tcPr>
            <w:tcW w:w="1558" w:type="dxa"/>
          </w:tcPr>
          <w:p w14:paraId="17164719">
            <w:pPr>
              <w:rPr>
                <w:rFonts w:ascii="宋体" w:hAnsi="宋体"/>
                <w:sz w:val="21"/>
                <w:szCs w:val="21"/>
              </w:rPr>
            </w:pPr>
            <w:r>
              <w:rPr>
                <w:rFonts w:hint="eastAsia" w:ascii="宋体" w:hAnsi="宋体"/>
                <w:sz w:val="21"/>
                <w:szCs w:val="21"/>
              </w:rPr>
              <w:t>文本</w:t>
            </w:r>
          </w:p>
        </w:tc>
        <w:tc>
          <w:tcPr>
            <w:tcW w:w="1217" w:type="dxa"/>
          </w:tcPr>
          <w:p w14:paraId="07F5AFF1">
            <w:pPr>
              <w:rPr>
                <w:rFonts w:ascii="宋体" w:hAnsi="宋体"/>
                <w:sz w:val="21"/>
                <w:szCs w:val="21"/>
              </w:rPr>
            </w:pPr>
          </w:p>
        </w:tc>
        <w:tc>
          <w:tcPr>
            <w:tcW w:w="1052" w:type="dxa"/>
          </w:tcPr>
          <w:p w14:paraId="4DF52155">
            <w:pPr>
              <w:rPr>
                <w:rFonts w:ascii="宋体" w:hAnsi="宋体"/>
                <w:sz w:val="21"/>
                <w:szCs w:val="21"/>
              </w:rPr>
            </w:pPr>
          </w:p>
        </w:tc>
        <w:tc>
          <w:tcPr>
            <w:tcW w:w="1384" w:type="dxa"/>
          </w:tcPr>
          <w:p w14:paraId="5B1065DF">
            <w:pPr>
              <w:rPr>
                <w:rFonts w:ascii="宋体" w:hAnsi="宋体"/>
                <w:sz w:val="21"/>
                <w:szCs w:val="21"/>
              </w:rPr>
            </w:pPr>
          </w:p>
        </w:tc>
        <w:tc>
          <w:tcPr>
            <w:tcW w:w="2585" w:type="dxa"/>
          </w:tcPr>
          <w:p w14:paraId="65BE8A63">
            <w:pPr>
              <w:rPr>
                <w:rFonts w:ascii="宋体" w:hAnsi="宋体"/>
                <w:sz w:val="21"/>
                <w:szCs w:val="21"/>
              </w:rPr>
            </w:pPr>
          </w:p>
        </w:tc>
      </w:tr>
      <w:tr w14:paraId="6DF7D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57692E9C">
            <w:pPr>
              <w:widowControl w:val="0"/>
              <w:numPr>
                <w:ilvl w:val="0"/>
                <w:numId w:val="37"/>
              </w:numPr>
              <w:spacing w:after="0"/>
              <w:rPr>
                <w:rFonts w:ascii="宋体" w:hAnsi="宋体"/>
                <w:sz w:val="21"/>
                <w:szCs w:val="21"/>
              </w:rPr>
            </w:pPr>
          </w:p>
        </w:tc>
        <w:tc>
          <w:tcPr>
            <w:tcW w:w="1418" w:type="dxa"/>
          </w:tcPr>
          <w:p w14:paraId="1139D3BD">
            <w:pPr>
              <w:rPr>
                <w:rFonts w:ascii="宋体" w:hAnsi="宋体"/>
                <w:sz w:val="21"/>
                <w:szCs w:val="21"/>
              </w:rPr>
            </w:pPr>
            <w:r>
              <w:rPr>
                <w:rFonts w:hint="eastAsia" w:ascii="宋体" w:hAnsi="宋体"/>
                <w:sz w:val="21"/>
                <w:szCs w:val="21"/>
              </w:rPr>
              <w:t>户名</w:t>
            </w:r>
          </w:p>
        </w:tc>
        <w:tc>
          <w:tcPr>
            <w:tcW w:w="1558" w:type="dxa"/>
          </w:tcPr>
          <w:p w14:paraId="0866F869">
            <w:pPr>
              <w:rPr>
                <w:rFonts w:ascii="宋体" w:hAnsi="宋体"/>
                <w:sz w:val="21"/>
                <w:szCs w:val="21"/>
              </w:rPr>
            </w:pPr>
            <w:r>
              <w:rPr>
                <w:rFonts w:hint="eastAsia" w:ascii="宋体" w:hAnsi="宋体"/>
                <w:sz w:val="21"/>
                <w:szCs w:val="21"/>
              </w:rPr>
              <w:t>文本</w:t>
            </w:r>
          </w:p>
        </w:tc>
        <w:tc>
          <w:tcPr>
            <w:tcW w:w="1217" w:type="dxa"/>
          </w:tcPr>
          <w:p w14:paraId="65A7918B">
            <w:pPr>
              <w:rPr>
                <w:rFonts w:ascii="宋体" w:hAnsi="宋体"/>
                <w:sz w:val="21"/>
                <w:szCs w:val="21"/>
              </w:rPr>
            </w:pPr>
          </w:p>
        </w:tc>
        <w:tc>
          <w:tcPr>
            <w:tcW w:w="1052" w:type="dxa"/>
          </w:tcPr>
          <w:p w14:paraId="6EB179DE">
            <w:pPr>
              <w:rPr>
                <w:rFonts w:ascii="宋体" w:hAnsi="宋体"/>
                <w:sz w:val="21"/>
                <w:szCs w:val="21"/>
              </w:rPr>
            </w:pPr>
          </w:p>
        </w:tc>
        <w:tc>
          <w:tcPr>
            <w:tcW w:w="1384" w:type="dxa"/>
          </w:tcPr>
          <w:p w14:paraId="17DBA899">
            <w:pPr>
              <w:rPr>
                <w:rFonts w:ascii="宋体" w:hAnsi="宋体"/>
                <w:sz w:val="21"/>
                <w:szCs w:val="21"/>
              </w:rPr>
            </w:pPr>
          </w:p>
        </w:tc>
        <w:tc>
          <w:tcPr>
            <w:tcW w:w="2585" w:type="dxa"/>
          </w:tcPr>
          <w:p w14:paraId="2DF0E981">
            <w:pPr>
              <w:rPr>
                <w:rFonts w:ascii="宋体" w:hAnsi="宋体"/>
                <w:sz w:val="21"/>
                <w:szCs w:val="21"/>
              </w:rPr>
            </w:pPr>
          </w:p>
        </w:tc>
      </w:tr>
      <w:tr w14:paraId="274DE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3A60F984">
            <w:pPr>
              <w:widowControl w:val="0"/>
              <w:numPr>
                <w:ilvl w:val="0"/>
                <w:numId w:val="37"/>
              </w:numPr>
              <w:spacing w:after="0"/>
              <w:rPr>
                <w:rFonts w:ascii="宋体" w:hAnsi="宋体"/>
                <w:sz w:val="21"/>
                <w:szCs w:val="21"/>
              </w:rPr>
            </w:pPr>
          </w:p>
        </w:tc>
        <w:tc>
          <w:tcPr>
            <w:tcW w:w="1418" w:type="dxa"/>
          </w:tcPr>
          <w:p w14:paraId="22B127BB">
            <w:pPr>
              <w:rPr>
                <w:rFonts w:ascii="宋体" w:hAnsi="宋体"/>
                <w:sz w:val="21"/>
                <w:szCs w:val="21"/>
              </w:rPr>
            </w:pPr>
            <w:r>
              <w:rPr>
                <w:rFonts w:hint="eastAsia" w:ascii="宋体" w:hAnsi="宋体"/>
                <w:sz w:val="21"/>
                <w:szCs w:val="21"/>
              </w:rPr>
              <w:t>证件类型</w:t>
            </w:r>
          </w:p>
        </w:tc>
        <w:tc>
          <w:tcPr>
            <w:tcW w:w="1558" w:type="dxa"/>
          </w:tcPr>
          <w:p w14:paraId="5FAFE63A">
            <w:pPr>
              <w:rPr>
                <w:rFonts w:ascii="宋体" w:hAnsi="宋体"/>
                <w:sz w:val="21"/>
                <w:szCs w:val="21"/>
              </w:rPr>
            </w:pPr>
            <w:r>
              <w:rPr>
                <w:rFonts w:hint="eastAsia" w:ascii="宋体" w:hAnsi="宋体"/>
                <w:sz w:val="21"/>
                <w:szCs w:val="21"/>
              </w:rPr>
              <w:t>文本</w:t>
            </w:r>
          </w:p>
        </w:tc>
        <w:tc>
          <w:tcPr>
            <w:tcW w:w="1217" w:type="dxa"/>
          </w:tcPr>
          <w:p w14:paraId="35EAB084">
            <w:pPr>
              <w:rPr>
                <w:rFonts w:ascii="宋体" w:hAnsi="宋体"/>
                <w:sz w:val="21"/>
                <w:szCs w:val="21"/>
              </w:rPr>
            </w:pPr>
          </w:p>
        </w:tc>
        <w:tc>
          <w:tcPr>
            <w:tcW w:w="1052" w:type="dxa"/>
          </w:tcPr>
          <w:p w14:paraId="5ADAC39C">
            <w:pPr>
              <w:rPr>
                <w:rFonts w:ascii="宋体" w:hAnsi="宋体"/>
                <w:sz w:val="21"/>
                <w:szCs w:val="21"/>
              </w:rPr>
            </w:pPr>
          </w:p>
        </w:tc>
        <w:tc>
          <w:tcPr>
            <w:tcW w:w="1384" w:type="dxa"/>
          </w:tcPr>
          <w:p w14:paraId="701FCACD">
            <w:pPr>
              <w:rPr>
                <w:rFonts w:ascii="宋体" w:hAnsi="宋体"/>
                <w:sz w:val="21"/>
                <w:szCs w:val="21"/>
              </w:rPr>
            </w:pPr>
          </w:p>
        </w:tc>
        <w:tc>
          <w:tcPr>
            <w:tcW w:w="2585" w:type="dxa"/>
          </w:tcPr>
          <w:p w14:paraId="0C39374E">
            <w:pPr>
              <w:rPr>
                <w:rFonts w:ascii="宋体" w:hAnsi="宋体"/>
                <w:sz w:val="21"/>
                <w:szCs w:val="21"/>
              </w:rPr>
            </w:pPr>
          </w:p>
        </w:tc>
      </w:tr>
      <w:tr w14:paraId="7C20E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7F31443D">
            <w:pPr>
              <w:widowControl w:val="0"/>
              <w:numPr>
                <w:ilvl w:val="0"/>
                <w:numId w:val="37"/>
              </w:numPr>
              <w:spacing w:after="0"/>
              <w:rPr>
                <w:rFonts w:ascii="宋体" w:hAnsi="宋体"/>
                <w:sz w:val="21"/>
                <w:szCs w:val="21"/>
              </w:rPr>
            </w:pPr>
          </w:p>
        </w:tc>
        <w:tc>
          <w:tcPr>
            <w:tcW w:w="1418" w:type="dxa"/>
          </w:tcPr>
          <w:p w14:paraId="35BBA8EF">
            <w:pPr>
              <w:rPr>
                <w:rFonts w:ascii="宋体" w:hAnsi="宋体"/>
                <w:sz w:val="21"/>
                <w:szCs w:val="21"/>
              </w:rPr>
            </w:pPr>
            <w:r>
              <w:rPr>
                <w:rFonts w:hint="eastAsia" w:ascii="宋体" w:hAnsi="宋体"/>
                <w:sz w:val="21"/>
                <w:szCs w:val="21"/>
              </w:rPr>
              <w:t>证件号码</w:t>
            </w:r>
          </w:p>
        </w:tc>
        <w:tc>
          <w:tcPr>
            <w:tcW w:w="1558" w:type="dxa"/>
          </w:tcPr>
          <w:p w14:paraId="4736D563">
            <w:pPr>
              <w:rPr>
                <w:rFonts w:ascii="宋体" w:hAnsi="宋体"/>
                <w:sz w:val="21"/>
                <w:szCs w:val="21"/>
              </w:rPr>
            </w:pPr>
            <w:r>
              <w:rPr>
                <w:rFonts w:hint="eastAsia" w:ascii="宋体" w:hAnsi="宋体"/>
                <w:sz w:val="21"/>
                <w:szCs w:val="21"/>
              </w:rPr>
              <w:t>文本</w:t>
            </w:r>
          </w:p>
        </w:tc>
        <w:tc>
          <w:tcPr>
            <w:tcW w:w="1217" w:type="dxa"/>
          </w:tcPr>
          <w:p w14:paraId="10ADCB1C">
            <w:pPr>
              <w:rPr>
                <w:rFonts w:ascii="宋体" w:hAnsi="宋体"/>
                <w:sz w:val="21"/>
                <w:szCs w:val="21"/>
              </w:rPr>
            </w:pPr>
          </w:p>
        </w:tc>
        <w:tc>
          <w:tcPr>
            <w:tcW w:w="1052" w:type="dxa"/>
          </w:tcPr>
          <w:p w14:paraId="48FDA469">
            <w:pPr>
              <w:rPr>
                <w:rFonts w:ascii="宋体" w:hAnsi="宋体"/>
                <w:sz w:val="21"/>
                <w:szCs w:val="21"/>
              </w:rPr>
            </w:pPr>
          </w:p>
        </w:tc>
        <w:tc>
          <w:tcPr>
            <w:tcW w:w="1384" w:type="dxa"/>
          </w:tcPr>
          <w:p w14:paraId="173A56CE">
            <w:pPr>
              <w:rPr>
                <w:rFonts w:ascii="宋体" w:hAnsi="宋体"/>
                <w:sz w:val="21"/>
                <w:szCs w:val="21"/>
              </w:rPr>
            </w:pPr>
          </w:p>
        </w:tc>
        <w:tc>
          <w:tcPr>
            <w:tcW w:w="2585" w:type="dxa"/>
          </w:tcPr>
          <w:p w14:paraId="0EE40EA3">
            <w:pPr>
              <w:rPr>
                <w:rFonts w:ascii="宋体" w:hAnsi="宋体"/>
                <w:sz w:val="21"/>
                <w:szCs w:val="21"/>
              </w:rPr>
            </w:pPr>
          </w:p>
        </w:tc>
      </w:tr>
      <w:tr w14:paraId="02831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63FBD5DB">
            <w:pPr>
              <w:widowControl w:val="0"/>
              <w:numPr>
                <w:ilvl w:val="0"/>
                <w:numId w:val="37"/>
              </w:numPr>
              <w:spacing w:after="0"/>
              <w:rPr>
                <w:rFonts w:ascii="宋体" w:hAnsi="宋体"/>
                <w:sz w:val="21"/>
                <w:szCs w:val="21"/>
              </w:rPr>
            </w:pPr>
          </w:p>
        </w:tc>
        <w:tc>
          <w:tcPr>
            <w:tcW w:w="1418" w:type="dxa"/>
          </w:tcPr>
          <w:p w14:paraId="6FF6C5C6">
            <w:pPr>
              <w:rPr>
                <w:rFonts w:ascii="宋体" w:hAnsi="宋体"/>
                <w:sz w:val="21"/>
                <w:szCs w:val="21"/>
              </w:rPr>
            </w:pPr>
            <w:r>
              <w:rPr>
                <w:rFonts w:hint="eastAsia" w:ascii="宋体" w:hAnsi="宋体"/>
                <w:sz w:val="21"/>
                <w:szCs w:val="21"/>
              </w:rPr>
              <w:t>电话号码</w:t>
            </w:r>
          </w:p>
        </w:tc>
        <w:tc>
          <w:tcPr>
            <w:tcW w:w="1558" w:type="dxa"/>
          </w:tcPr>
          <w:p w14:paraId="0CDA7868">
            <w:pPr>
              <w:rPr>
                <w:rFonts w:ascii="宋体" w:hAnsi="宋体"/>
                <w:sz w:val="21"/>
                <w:szCs w:val="21"/>
              </w:rPr>
            </w:pPr>
            <w:r>
              <w:rPr>
                <w:rFonts w:hint="eastAsia" w:ascii="宋体" w:hAnsi="宋体"/>
                <w:sz w:val="21"/>
                <w:szCs w:val="21"/>
              </w:rPr>
              <w:t>文本</w:t>
            </w:r>
          </w:p>
        </w:tc>
        <w:tc>
          <w:tcPr>
            <w:tcW w:w="1217" w:type="dxa"/>
          </w:tcPr>
          <w:p w14:paraId="0C897A2E">
            <w:pPr>
              <w:rPr>
                <w:rFonts w:ascii="宋体" w:hAnsi="宋体"/>
                <w:sz w:val="21"/>
                <w:szCs w:val="21"/>
              </w:rPr>
            </w:pPr>
          </w:p>
        </w:tc>
        <w:tc>
          <w:tcPr>
            <w:tcW w:w="1052" w:type="dxa"/>
          </w:tcPr>
          <w:p w14:paraId="20D495B1">
            <w:pPr>
              <w:rPr>
                <w:rFonts w:ascii="宋体" w:hAnsi="宋体"/>
                <w:sz w:val="21"/>
                <w:szCs w:val="21"/>
              </w:rPr>
            </w:pPr>
          </w:p>
        </w:tc>
        <w:tc>
          <w:tcPr>
            <w:tcW w:w="1384" w:type="dxa"/>
          </w:tcPr>
          <w:p w14:paraId="7C804F8A">
            <w:pPr>
              <w:rPr>
                <w:rFonts w:ascii="宋体" w:hAnsi="宋体"/>
                <w:sz w:val="21"/>
                <w:szCs w:val="21"/>
              </w:rPr>
            </w:pPr>
          </w:p>
        </w:tc>
        <w:tc>
          <w:tcPr>
            <w:tcW w:w="2585" w:type="dxa"/>
          </w:tcPr>
          <w:p w14:paraId="298EB649">
            <w:pPr>
              <w:rPr>
                <w:rFonts w:ascii="宋体" w:hAnsi="宋体"/>
                <w:sz w:val="21"/>
                <w:szCs w:val="21"/>
              </w:rPr>
            </w:pPr>
          </w:p>
        </w:tc>
      </w:tr>
      <w:tr w14:paraId="5CABC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3E7EDAC3">
            <w:pPr>
              <w:widowControl w:val="0"/>
              <w:numPr>
                <w:ilvl w:val="0"/>
                <w:numId w:val="37"/>
              </w:numPr>
              <w:spacing w:after="0"/>
              <w:rPr>
                <w:rFonts w:ascii="宋体" w:hAnsi="宋体"/>
                <w:sz w:val="21"/>
                <w:szCs w:val="21"/>
              </w:rPr>
            </w:pPr>
          </w:p>
        </w:tc>
        <w:tc>
          <w:tcPr>
            <w:tcW w:w="1418" w:type="dxa"/>
          </w:tcPr>
          <w:p w14:paraId="15ECFC35">
            <w:pPr>
              <w:rPr>
                <w:rFonts w:ascii="宋体" w:hAnsi="宋体"/>
                <w:sz w:val="21"/>
                <w:szCs w:val="21"/>
              </w:rPr>
            </w:pPr>
            <w:r>
              <w:rPr>
                <w:rFonts w:hint="eastAsia" w:ascii="宋体" w:hAnsi="宋体"/>
                <w:sz w:val="21"/>
                <w:szCs w:val="21"/>
              </w:rPr>
              <w:t>返回</w:t>
            </w:r>
          </w:p>
        </w:tc>
        <w:tc>
          <w:tcPr>
            <w:tcW w:w="1558" w:type="dxa"/>
          </w:tcPr>
          <w:p w14:paraId="3A07F8D6">
            <w:pPr>
              <w:rPr>
                <w:rFonts w:ascii="宋体" w:hAnsi="宋体"/>
                <w:sz w:val="21"/>
                <w:szCs w:val="21"/>
              </w:rPr>
            </w:pPr>
            <w:r>
              <w:rPr>
                <w:rFonts w:hint="eastAsia" w:ascii="宋体" w:hAnsi="宋体"/>
                <w:sz w:val="21"/>
                <w:szCs w:val="21"/>
              </w:rPr>
              <w:t>按钮</w:t>
            </w:r>
          </w:p>
        </w:tc>
        <w:tc>
          <w:tcPr>
            <w:tcW w:w="1217" w:type="dxa"/>
          </w:tcPr>
          <w:p w14:paraId="57AAFF3A">
            <w:pPr>
              <w:rPr>
                <w:rFonts w:ascii="宋体" w:hAnsi="宋体"/>
                <w:sz w:val="21"/>
                <w:szCs w:val="21"/>
              </w:rPr>
            </w:pPr>
          </w:p>
        </w:tc>
        <w:tc>
          <w:tcPr>
            <w:tcW w:w="1052" w:type="dxa"/>
          </w:tcPr>
          <w:p w14:paraId="6CBEA343">
            <w:pPr>
              <w:rPr>
                <w:rFonts w:ascii="宋体" w:hAnsi="宋体"/>
                <w:sz w:val="21"/>
                <w:szCs w:val="21"/>
              </w:rPr>
            </w:pPr>
          </w:p>
        </w:tc>
        <w:tc>
          <w:tcPr>
            <w:tcW w:w="1384" w:type="dxa"/>
          </w:tcPr>
          <w:p w14:paraId="3E4E786D">
            <w:pPr>
              <w:rPr>
                <w:rFonts w:ascii="宋体" w:hAnsi="宋体"/>
                <w:sz w:val="21"/>
                <w:szCs w:val="21"/>
              </w:rPr>
            </w:pPr>
          </w:p>
        </w:tc>
        <w:tc>
          <w:tcPr>
            <w:tcW w:w="2585" w:type="dxa"/>
          </w:tcPr>
          <w:p w14:paraId="1B0B67CB">
            <w:pPr>
              <w:rPr>
                <w:rFonts w:ascii="宋体" w:hAnsi="宋体"/>
                <w:sz w:val="21"/>
                <w:szCs w:val="21"/>
              </w:rPr>
            </w:pPr>
            <w:r>
              <w:rPr>
                <w:rFonts w:hint="eastAsia" w:ascii="宋体" w:hAnsi="宋体"/>
                <w:sz w:val="21"/>
                <w:szCs w:val="21"/>
              </w:rPr>
              <w:t>返回账户管理页面</w:t>
            </w:r>
          </w:p>
        </w:tc>
      </w:tr>
    </w:tbl>
    <w:p w14:paraId="44EF599E">
      <w:pPr>
        <w:pStyle w:val="5"/>
        <w:numPr>
          <w:ilvl w:val="0"/>
          <w:numId w:val="0"/>
        </w:numPr>
        <w:ind w:left="113"/>
      </w:pPr>
      <w:r>
        <w:rPr>
          <w:rFonts w:hint="eastAsia"/>
        </w:rPr>
        <w:t>更改别名页面</w:t>
      </w:r>
    </w:p>
    <w:tbl>
      <w:tblPr>
        <w:tblStyle w:val="48"/>
        <w:tblW w:w="97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418"/>
        <w:gridCol w:w="1558"/>
        <w:gridCol w:w="1217"/>
        <w:gridCol w:w="1218"/>
        <w:gridCol w:w="1218"/>
        <w:gridCol w:w="2443"/>
      </w:tblGrid>
      <w:tr w14:paraId="4F7DB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FFCC99"/>
            <w:vAlign w:val="center"/>
          </w:tcPr>
          <w:p w14:paraId="01CEBF40">
            <w:pPr>
              <w:rPr>
                <w:rFonts w:ascii="宋体" w:hAnsi="宋体" w:cs="Arial"/>
                <w:b/>
                <w:sz w:val="21"/>
                <w:szCs w:val="21"/>
              </w:rPr>
            </w:pPr>
            <w:r>
              <w:rPr>
                <w:rFonts w:ascii="宋体" w:hAnsi="宋体" w:cs="Arial"/>
                <w:b/>
                <w:sz w:val="21"/>
                <w:szCs w:val="21"/>
              </w:rPr>
              <w:t>序号</w:t>
            </w:r>
          </w:p>
        </w:tc>
        <w:tc>
          <w:tcPr>
            <w:tcW w:w="1418" w:type="dxa"/>
            <w:shd w:val="clear" w:color="auto" w:fill="FFCC99"/>
            <w:vAlign w:val="center"/>
          </w:tcPr>
          <w:p w14:paraId="42AE0528">
            <w:pPr>
              <w:rPr>
                <w:rFonts w:ascii="宋体" w:hAnsi="宋体" w:cs="Arial"/>
                <w:b/>
                <w:sz w:val="21"/>
                <w:szCs w:val="21"/>
              </w:rPr>
            </w:pPr>
            <w:r>
              <w:rPr>
                <w:rFonts w:ascii="宋体" w:hAnsi="宋体" w:cs="Arial"/>
                <w:b/>
                <w:sz w:val="21"/>
                <w:szCs w:val="21"/>
              </w:rPr>
              <w:t>名称</w:t>
            </w:r>
          </w:p>
        </w:tc>
        <w:tc>
          <w:tcPr>
            <w:tcW w:w="1558" w:type="dxa"/>
            <w:shd w:val="clear" w:color="auto" w:fill="FFCC99"/>
            <w:vAlign w:val="center"/>
          </w:tcPr>
          <w:p w14:paraId="5E37A098">
            <w:pPr>
              <w:rPr>
                <w:rFonts w:ascii="宋体" w:hAnsi="宋体" w:cs="Arial"/>
                <w:b/>
                <w:sz w:val="21"/>
                <w:szCs w:val="21"/>
              </w:rPr>
            </w:pPr>
            <w:r>
              <w:rPr>
                <w:rFonts w:ascii="宋体" w:hAnsi="宋体" w:cs="Arial"/>
                <w:b/>
                <w:sz w:val="21"/>
                <w:szCs w:val="21"/>
              </w:rPr>
              <w:t>输入</w:t>
            </w:r>
            <w:r>
              <w:rPr>
                <w:rFonts w:hint="eastAsia" w:ascii="宋体" w:hAnsi="宋体" w:cs="Arial"/>
                <w:b/>
                <w:sz w:val="21"/>
                <w:szCs w:val="21"/>
              </w:rPr>
              <w:t>/输出</w:t>
            </w:r>
          </w:p>
        </w:tc>
        <w:tc>
          <w:tcPr>
            <w:tcW w:w="1217" w:type="dxa"/>
            <w:shd w:val="clear" w:color="auto" w:fill="FFCC99"/>
            <w:vAlign w:val="center"/>
          </w:tcPr>
          <w:p w14:paraId="6ADD2F01">
            <w:pPr>
              <w:rPr>
                <w:rFonts w:ascii="宋体" w:hAnsi="宋体" w:cs="Arial"/>
                <w:b/>
                <w:sz w:val="21"/>
                <w:szCs w:val="21"/>
              </w:rPr>
            </w:pPr>
            <w:r>
              <w:rPr>
                <w:rFonts w:ascii="宋体" w:hAnsi="宋体" w:cs="Arial"/>
                <w:b/>
                <w:sz w:val="21"/>
                <w:szCs w:val="21"/>
              </w:rPr>
              <w:t>缺省值</w:t>
            </w:r>
          </w:p>
        </w:tc>
        <w:tc>
          <w:tcPr>
            <w:tcW w:w="1218" w:type="dxa"/>
            <w:shd w:val="clear" w:color="auto" w:fill="FFCC99"/>
            <w:vAlign w:val="center"/>
          </w:tcPr>
          <w:p w14:paraId="7FFEA0AC">
            <w:pPr>
              <w:rPr>
                <w:rFonts w:ascii="宋体" w:hAnsi="宋体" w:cs="Arial"/>
                <w:b/>
                <w:sz w:val="21"/>
                <w:szCs w:val="21"/>
              </w:rPr>
            </w:pPr>
            <w:r>
              <w:rPr>
                <w:rFonts w:hint="eastAsia" w:ascii="宋体" w:hAnsi="宋体" w:cs="Arial"/>
                <w:b/>
                <w:sz w:val="21"/>
                <w:szCs w:val="21"/>
              </w:rPr>
              <w:t>类型/长度</w:t>
            </w:r>
          </w:p>
        </w:tc>
        <w:tc>
          <w:tcPr>
            <w:tcW w:w="1218" w:type="dxa"/>
            <w:shd w:val="clear" w:color="auto" w:fill="FFCC99"/>
            <w:vAlign w:val="center"/>
          </w:tcPr>
          <w:p w14:paraId="06298A54">
            <w:pPr>
              <w:rPr>
                <w:rFonts w:ascii="宋体" w:hAnsi="宋体" w:cs="Arial"/>
                <w:b/>
                <w:sz w:val="21"/>
                <w:szCs w:val="21"/>
              </w:rPr>
            </w:pPr>
            <w:r>
              <w:rPr>
                <w:rFonts w:hint="eastAsia" w:ascii="宋体" w:hAnsi="宋体" w:cs="Arial"/>
                <w:b/>
                <w:sz w:val="21"/>
                <w:szCs w:val="21"/>
              </w:rPr>
              <w:t>是否必输</w:t>
            </w:r>
          </w:p>
        </w:tc>
        <w:tc>
          <w:tcPr>
            <w:tcW w:w="2443" w:type="dxa"/>
            <w:shd w:val="clear" w:color="auto" w:fill="FFCC99"/>
            <w:vAlign w:val="center"/>
          </w:tcPr>
          <w:p w14:paraId="7D7053F7">
            <w:pPr>
              <w:rPr>
                <w:rFonts w:ascii="宋体" w:hAnsi="宋体" w:cs="Arial"/>
                <w:b/>
                <w:sz w:val="21"/>
                <w:szCs w:val="21"/>
              </w:rPr>
            </w:pPr>
            <w:r>
              <w:rPr>
                <w:rFonts w:ascii="宋体" w:hAnsi="宋体" w:cs="Arial"/>
                <w:b/>
                <w:sz w:val="21"/>
                <w:szCs w:val="21"/>
              </w:rPr>
              <w:t>备注</w:t>
            </w:r>
          </w:p>
        </w:tc>
      </w:tr>
      <w:tr w14:paraId="2C1A7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5C0A0AB2">
            <w:pPr>
              <w:widowControl w:val="0"/>
              <w:numPr>
                <w:ilvl w:val="0"/>
                <w:numId w:val="38"/>
              </w:numPr>
              <w:spacing w:after="0"/>
              <w:rPr>
                <w:rFonts w:ascii="宋体" w:hAnsi="宋体"/>
                <w:sz w:val="21"/>
                <w:szCs w:val="21"/>
              </w:rPr>
            </w:pPr>
          </w:p>
        </w:tc>
        <w:tc>
          <w:tcPr>
            <w:tcW w:w="1418" w:type="dxa"/>
          </w:tcPr>
          <w:p w14:paraId="3C7BB398">
            <w:pPr>
              <w:pStyle w:val="6"/>
              <w:rPr>
                <w:rFonts w:ascii="宋体" w:hAnsi="宋体"/>
                <w:sz w:val="21"/>
                <w:szCs w:val="21"/>
              </w:rPr>
            </w:pPr>
            <w:r>
              <w:rPr>
                <w:rFonts w:hint="eastAsia" w:ascii="宋体" w:hAnsi="宋体"/>
                <w:sz w:val="21"/>
                <w:szCs w:val="21"/>
              </w:rPr>
              <w:t>账户别名</w:t>
            </w:r>
          </w:p>
        </w:tc>
        <w:tc>
          <w:tcPr>
            <w:tcW w:w="1558" w:type="dxa"/>
          </w:tcPr>
          <w:p w14:paraId="740CE2AC">
            <w:pPr>
              <w:pStyle w:val="6"/>
              <w:rPr>
                <w:rFonts w:ascii="宋体" w:hAnsi="宋体"/>
                <w:sz w:val="21"/>
                <w:szCs w:val="21"/>
              </w:rPr>
            </w:pPr>
            <w:r>
              <w:rPr>
                <w:rFonts w:hint="eastAsia" w:ascii="宋体" w:hAnsi="宋体"/>
                <w:sz w:val="21"/>
                <w:szCs w:val="21"/>
              </w:rPr>
              <w:t>文本框</w:t>
            </w:r>
          </w:p>
        </w:tc>
        <w:tc>
          <w:tcPr>
            <w:tcW w:w="1217" w:type="dxa"/>
          </w:tcPr>
          <w:p w14:paraId="67CB66BC">
            <w:pPr>
              <w:pStyle w:val="6"/>
              <w:rPr>
                <w:rFonts w:ascii="宋体" w:hAnsi="宋体"/>
                <w:sz w:val="21"/>
                <w:szCs w:val="21"/>
              </w:rPr>
            </w:pPr>
          </w:p>
        </w:tc>
        <w:tc>
          <w:tcPr>
            <w:tcW w:w="1218" w:type="dxa"/>
          </w:tcPr>
          <w:p w14:paraId="3A70DA74">
            <w:pPr>
              <w:pStyle w:val="6"/>
              <w:rPr>
                <w:rFonts w:ascii="宋体" w:hAnsi="宋体"/>
                <w:sz w:val="21"/>
                <w:szCs w:val="21"/>
              </w:rPr>
            </w:pPr>
          </w:p>
        </w:tc>
        <w:tc>
          <w:tcPr>
            <w:tcW w:w="1218" w:type="dxa"/>
          </w:tcPr>
          <w:p w14:paraId="13613D9A">
            <w:pPr>
              <w:pStyle w:val="6"/>
              <w:rPr>
                <w:rFonts w:ascii="宋体" w:hAnsi="宋体"/>
                <w:sz w:val="21"/>
                <w:szCs w:val="21"/>
              </w:rPr>
            </w:pPr>
            <w:r>
              <w:rPr>
                <w:rFonts w:hint="eastAsia" w:ascii="宋体" w:hAnsi="宋体"/>
                <w:sz w:val="21"/>
                <w:szCs w:val="21"/>
              </w:rPr>
              <w:t>是</w:t>
            </w:r>
          </w:p>
        </w:tc>
        <w:tc>
          <w:tcPr>
            <w:tcW w:w="2443" w:type="dxa"/>
          </w:tcPr>
          <w:p w14:paraId="21D677E4">
            <w:pPr>
              <w:pStyle w:val="6"/>
              <w:rPr>
                <w:rFonts w:ascii="宋体" w:hAnsi="宋体"/>
                <w:sz w:val="21"/>
                <w:szCs w:val="21"/>
              </w:rPr>
            </w:pPr>
            <w:r>
              <w:rPr>
                <w:rFonts w:hint="eastAsia" w:ascii="宋体" w:hAnsi="宋体"/>
                <w:sz w:val="21"/>
                <w:szCs w:val="21"/>
              </w:rPr>
              <w:t>显示旧别名</w:t>
            </w:r>
          </w:p>
        </w:tc>
      </w:tr>
      <w:tr w14:paraId="0F943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4878D928">
            <w:pPr>
              <w:widowControl w:val="0"/>
              <w:numPr>
                <w:ilvl w:val="0"/>
                <w:numId w:val="38"/>
              </w:numPr>
              <w:spacing w:after="0"/>
              <w:rPr>
                <w:rFonts w:ascii="宋体" w:hAnsi="宋体"/>
                <w:sz w:val="21"/>
                <w:szCs w:val="21"/>
              </w:rPr>
            </w:pPr>
          </w:p>
        </w:tc>
        <w:tc>
          <w:tcPr>
            <w:tcW w:w="1418" w:type="dxa"/>
          </w:tcPr>
          <w:p w14:paraId="2A3FEB7E">
            <w:pPr>
              <w:pStyle w:val="6"/>
              <w:rPr>
                <w:rFonts w:ascii="宋体" w:hAnsi="宋体"/>
                <w:sz w:val="21"/>
                <w:szCs w:val="21"/>
              </w:rPr>
            </w:pPr>
            <w:r>
              <w:rPr>
                <w:rFonts w:hint="eastAsia" w:ascii="宋体" w:hAnsi="宋体"/>
                <w:sz w:val="21"/>
                <w:szCs w:val="21"/>
              </w:rPr>
              <w:t>确定</w:t>
            </w:r>
          </w:p>
        </w:tc>
        <w:tc>
          <w:tcPr>
            <w:tcW w:w="1558" w:type="dxa"/>
          </w:tcPr>
          <w:p w14:paraId="5F3CDB97">
            <w:pPr>
              <w:pStyle w:val="6"/>
              <w:rPr>
                <w:rFonts w:ascii="宋体" w:hAnsi="宋体"/>
                <w:sz w:val="21"/>
                <w:szCs w:val="21"/>
              </w:rPr>
            </w:pPr>
            <w:r>
              <w:rPr>
                <w:rFonts w:hint="eastAsia" w:ascii="宋体" w:hAnsi="宋体"/>
                <w:sz w:val="21"/>
                <w:szCs w:val="21"/>
              </w:rPr>
              <w:t>按钮</w:t>
            </w:r>
          </w:p>
        </w:tc>
        <w:tc>
          <w:tcPr>
            <w:tcW w:w="1217" w:type="dxa"/>
          </w:tcPr>
          <w:p w14:paraId="73D59F99">
            <w:pPr>
              <w:pStyle w:val="6"/>
              <w:rPr>
                <w:rFonts w:ascii="宋体" w:hAnsi="宋体"/>
                <w:sz w:val="21"/>
                <w:szCs w:val="21"/>
              </w:rPr>
            </w:pPr>
          </w:p>
        </w:tc>
        <w:tc>
          <w:tcPr>
            <w:tcW w:w="1218" w:type="dxa"/>
          </w:tcPr>
          <w:p w14:paraId="008E5814">
            <w:pPr>
              <w:pStyle w:val="6"/>
              <w:rPr>
                <w:rFonts w:ascii="宋体" w:hAnsi="宋体"/>
                <w:sz w:val="21"/>
                <w:szCs w:val="21"/>
              </w:rPr>
            </w:pPr>
          </w:p>
        </w:tc>
        <w:tc>
          <w:tcPr>
            <w:tcW w:w="1218" w:type="dxa"/>
          </w:tcPr>
          <w:p w14:paraId="5D5CA38E">
            <w:pPr>
              <w:pStyle w:val="6"/>
              <w:rPr>
                <w:rFonts w:ascii="宋体" w:hAnsi="宋体"/>
                <w:sz w:val="21"/>
                <w:szCs w:val="21"/>
              </w:rPr>
            </w:pPr>
          </w:p>
        </w:tc>
        <w:tc>
          <w:tcPr>
            <w:tcW w:w="2443" w:type="dxa"/>
          </w:tcPr>
          <w:p w14:paraId="360FCF14">
            <w:pPr>
              <w:pStyle w:val="6"/>
              <w:rPr>
                <w:rFonts w:ascii="宋体" w:hAnsi="宋体"/>
                <w:sz w:val="21"/>
                <w:szCs w:val="21"/>
              </w:rPr>
            </w:pPr>
          </w:p>
        </w:tc>
      </w:tr>
      <w:tr w14:paraId="17E95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5821972F">
            <w:pPr>
              <w:widowControl w:val="0"/>
              <w:numPr>
                <w:ilvl w:val="0"/>
                <w:numId w:val="38"/>
              </w:numPr>
              <w:spacing w:after="0"/>
              <w:rPr>
                <w:rFonts w:ascii="宋体" w:hAnsi="宋体"/>
                <w:sz w:val="21"/>
                <w:szCs w:val="21"/>
              </w:rPr>
            </w:pPr>
          </w:p>
        </w:tc>
        <w:tc>
          <w:tcPr>
            <w:tcW w:w="1418" w:type="dxa"/>
          </w:tcPr>
          <w:p w14:paraId="526DB1CA">
            <w:pPr>
              <w:pStyle w:val="6"/>
              <w:rPr>
                <w:rFonts w:ascii="宋体" w:hAnsi="宋体"/>
                <w:sz w:val="21"/>
                <w:szCs w:val="21"/>
              </w:rPr>
            </w:pPr>
            <w:r>
              <w:rPr>
                <w:rFonts w:hint="eastAsia" w:ascii="宋体" w:hAnsi="宋体"/>
                <w:sz w:val="21"/>
                <w:szCs w:val="21"/>
              </w:rPr>
              <w:t>取消</w:t>
            </w:r>
          </w:p>
        </w:tc>
        <w:tc>
          <w:tcPr>
            <w:tcW w:w="1558" w:type="dxa"/>
          </w:tcPr>
          <w:p w14:paraId="66A18A13">
            <w:pPr>
              <w:pStyle w:val="6"/>
              <w:rPr>
                <w:rFonts w:ascii="宋体" w:hAnsi="宋体"/>
                <w:sz w:val="21"/>
                <w:szCs w:val="21"/>
              </w:rPr>
            </w:pPr>
            <w:r>
              <w:rPr>
                <w:rFonts w:hint="eastAsia" w:ascii="宋体" w:hAnsi="宋体"/>
                <w:sz w:val="21"/>
                <w:szCs w:val="21"/>
              </w:rPr>
              <w:t>按钮</w:t>
            </w:r>
          </w:p>
        </w:tc>
        <w:tc>
          <w:tcPr>
            <w:tcW w:w="1217" w:type="dxa"/>
          </w:tcPr>
          <w:p w14:paraId="653906B5">
            <w:pPr>
              <w:pStyle w:val="6"/>
              <w:rPr>
                <w:rFonts w:ascii="宋体" w:hAnsi="宋体"/>
                <w:sz w:val="21"/>
                <w:szCs w:val="21"/>
              </w:rPr>
            </w:pPr>
          </w:p>
        </w:tc>
        <w:tc>
          <w:tcPr>
            <w:tcW w:w="1218" w:type="dxa"/>
          </w:tcPr>
          <w:p w14:paraId="5D9D1ECA">
            <w:pPr>
              <w:pStyle w:val="6"/>
              <w:rPr>
                <w:rFonts w:ascii="宋体" w:hAnsi="宋体"/>
                <w:sz w:val="21"/>
                <w:szCs w:val="21"/>
              </w:rPr>
            </w:pPr>
          </w:p>
        </w:tc>
        <w:tc>
          <w:tcPr>
            <w:tcW w:w="1218" w:type="dxa"/>
          </w:tcPr>
          <w:p w14:paraId="40558F3B">
            <w:pPr>
              <w:pStyle w:val="6"/>
              <w:rPr>
                <w:rFonts w:ascii="宋体" w:hAnsi="宋体"/>
                <w:sz w:val="21"/>
                <w:szCs w:val="21"/>
              </w:rPr>
            </w:pPr>
          </w:p>
        </w:tc>
        <w:tc>
          <w:tcPr>
            <w:tcW w:w="2443" w:type="dxa"/>
          </w:tcPr>
          <w:p w14:paraId="75D389C0">
            <w:pPr>
              <w:pStyle w:val="6"/>
              <w:rPr>
                <w:rFonts w:ascii="宋体" w:hAnsi="宋体"/>
                <w:sz w:val="21"/>
                <w:szCs w:val="21"/>
              </w:rPr>
            </w:pPr>
          </w:p>
        </w:tc>
      </w:tr>
    </w:tbl>
    <w:p w14:paraId="2EE5C1CF">
      <w:pPr>
        <w:pStyle w:val="5"/>
        <w:numPr>
          <w:ilvl w:val="0"/>
          <w:numId w:val="0"/>
        </w:numPr>
        <w:ind w:left="113"/>
      </w:pPr>
      <w:r>
        <w:rPr>
          <w:rFonts w:hint="eastAsia"/>
        </w:rPr>
        <w:t>删除下挂账户页面</w:t>
      </w:r>
    </w:p>
    <w:tbl>
      <w:tblPr>
        <w:tblStyle w:val="48"/>
        <w:tblW w:w="97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418"/>
        <w:gridCol w:w="1558"/>
        <w:gridCol w:w="1217"/>
        <w:gridCol w:w="1218"/>
        <w:gridCol w:w="1218"/>
        <w:gridCol w:w="2443"/>
      </w:tblGrid>
      <w:tr w14:paraId="7AE31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FFCC99"/>
            <w:vAlign w:val="center"/>
          </w:tcPr>
          <w:p w14:paraId="798D2BB6">
            <w:pPr>
              <w:rPr>
                <w:rFonts w:ascii="宋体" w:hAnsi="宋体" w:cs="Arial"/>
                <w:b/>
                <w:sz w:val="21"/>
                <w:szCs w:val="21"/>
              </w:rPr>
            </w:pPr>
            <w:r>
              <w:rPr>
                <w:rFonts w:ascii="宋体" w:hAnsi="宋体" w:cs="Arial"/>
                <w:b/>
                <w:sz w:val="21"/>
                <w:szCs w:val="21"/>
              </w:rPr>
              <w:t>序号</w:t>
            </w:r>
          </w:p>
        </w:tc>
        <w:tc>
          <w:tcPr>
            <w:tcW w:w="1418" w:type="dxa"/>
            <w:shd w:val="clear" w:color="auto" w:fill="FFCC99"/>
            <w:vAlign w:val="center"/>
          </w:tcPr>
          <w:p w14:paraId="01A3C3E1">
            <w:pPr>
              <w:rPr>
                <w:rFonts w:ascii="宋体" w:hAnsi="宋体" w:cs="Arial"/>
                <w:b/>
                <w:sz w:val="21"/>
                <w:szCs w:val="21"/>
              </w:rPr>
            </w:pPr>
            <w:r>
              <w:rPr>
                <w:rFonts w:ascii="宋体" w:hAnsi="宋体" w:cs="Arial"/>
                <w:b/>
                <w:sz w:val="21"/>
                <w:szCs w:val="21"/>
              </w:rPr>
              <w:t>名称</w:t>
            </w:r>
          </w:p>
        </w:tc>
        <w:tc>
          <w:tcPr>
            <w:tcW w:w="1558" w:type="dxa"/>
            <w:shd w:val="clear" w:color="auto" w:fill="FFCC99"/>
            <w:vAlign w:val="center"/>
          </w:tcPr>
          <w:p w14:paraId="4CEF8F7D">
            <w:pPr>
              <w:rPr>
                <w:rFonts w:ascii="宋体" w:hAnsi="宋体" w:cs="Arial"/>
                <w:b/>
                <w:sz w:val="21"/>
                <w:szCs w:val="21"/>
              </w:rPr>
            </w:pPr>
            <w:r>
              <w:rPr>
                <w:rFonts w:ascii="宋体" w:hAnsi="宋体" w:cs="Arial"/>
                <w:b/>
                <w:sz w:val="21"/>
                <w:szCs w:val="21"/>
              </w:rPr>
              <w:t>输入</w:t>
            </w:r>
            <w:r>
              <w:rPr>
                <w:rFonts w:hint="eastAsia" w:ascii="宋体" w:hAnsi="宋体" w:cs="Arial"/>
                <w:b/>
                <w:sz w:val="21"/>
                <w:szCs w:val="21"/>
              </w:rPr>
              <w:t>/输出</w:t>
            </w:r>
          </w:p>
        </w:tc>
        <w:tc>
          <w:tcPr>
            <w:tcW w:w="1217" w:type="dxa"/>
            <w:shd w:val="clear" w:color="auto" w:fill="FFCC99"/>
            <w:vAlign w:val="center"/>
          </w:tcPr>
          <w:p w14:paraId="19A119D8">
            <w:pPr>
              <w:rPr>
                <w:rFonts w:ascii="宋体" w:hAnsi="宋体" w:cs="Arial"/>
                <w:b/>
                <w:sz w:val="21"/>
                <w:szCs w:val="21"/>
              </w:rPr>
            </w:pPr>
            <w:r>
              <w:rPr>
                <w:rFonts w:ascii="宋体" w:hAnsi="宋体" w:cs="Arial"/>
                <w:b/>
                <w:sz w:val="21"/>
                <w:szCs w:val="21"/>
              </w:rPr>
              <w:t>缺省值</w:t>
            </w:r>
          </w:p>
        </w:tc>
        <w:tc>
          <w:tcPr>
            <w:tcW w:w="1218" w:type="dxa"/>
            <w:shd w:val="clear" w:color="auto" w:fill="FFCC99"/>
            <w:vAlign w:val="center"/>
          </w:tcPr>
          <w:p w14:paraId="6D62EC49">
            <w:pPr>
              <w:rPr>
                <w:rFonts w:ascii="宋体" w:hAnsi="宋体" w:cs="Arial"/>
                <w:b/>
                <w:sz w:val="21"/>
                <w:szCs w:val="21"/>
              </w:rPr>
            </w:pPr>
            <w:r>
              <w:rPr>
                <w:rFonts w:hint="eastAsia" w:ascii="宋体" w:hAnsi="宋体" w:cs="Arial"/>
                <w:b/>
                <w:sz w:val="21"/>
                <w:szCs w:val="21"/>
              </w:rPr>
              <w:t>类型/长度</w:t>
            </w:r>
          </w:p>
        </w:tc>
        <w:tc>
          <w:tcPr>
            <w:tcW w:w="1218" w:type="dxa"/>
            <w:shd w:val="clear" w:color="auto" w:fill="FFCC99"/>
            <w:vAlign w:val="center"/>
          </w:tcPr>
          <w:p w14:paraId="318454A4">
            <w:pPr>
              <w:rPr>
                <w:rFonts w:ascii="宋体" w:hAnsi="宋体" w:cs="Arial"/>
                <w:b/>
                <w:sz w:val="21"/>
                <w:szCs w:val="21"/>
              </w:rPr>
            </w:pPr>
            <w:r>
              <w:rPr>
                <w:rFonts w:hint="eastAsia" w:ascii="宋体" w:hAnsi="宋体" w:cs="Arial"/>
                <w:b/>
                <w:sz w:val="21"/>
                <w:szCs w:val="21"/>
              </w:rPr>
              <w:t>是否必输</w:t>
            </w:r>
          </w:p>
        </w:tc>
        <w:tc>
          <w:tcPr>
            <w:tcW w:w="2443" w:type="dxa"/>
            <w:shd w:val="clear" w:color="auto" w:fill="FFCC99"/>
            <w:vAlign w:val="center"/>
          </w:tcPr>
          <w:p w14:paraId="74E37D56">
            <w:pPr>
              <w:rPr>
                <w:rFonts w:ascii="宋体" w:hAnsi="宋体" w:cs="Arial"/>
                <w:b/>
                <w:sz w:val="21"/>
                <w:szCs w:val="21"/>
              </w:rPr>
            </w:pPr>
            <w:r>
              <w:rPr>
                <w:rFonts w:ascii="宋体" w:hAnsi="宋体" w:cs="Arial"/>
                <w:b/>
                <w:sz w:val="21"/>
                <w:szCs w:val="21"/>
              </w:rPr>
              <w:t>备注</w:t>
            </w:r>
          </w:p>
        </w:tc>
      </w:tr>
      <w:tr w14:paraId="27A64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E955A57">
            <w:pPr>
              <w:widowControl w:val="0"/>
              <w:numPr>
                <w:ilvl w:val="0"/>
                <w:numId w:val="39"/>
              </w:numPr>
              <w:spacing w:after="0"/>
              <w:rPr>
                <w:rFonts w:ascii="宋体" w:hAnsi="宋体"/>
                <w:sz w:val="21"/>
                <w:szCs w:val="21"/>
              </w:rPr>
            </w:pPr>
          </w:p>
        </w:tc>
        <w:tc>
          <w:tcPr>
            <w:tcW w:w="1418" w:type="dxa"/>
          </w:tcPr>
          <w:p w14:paraId="3CB11E2B">
            <w:pPr>
              <w:rPr>
                <w:rFonts w:ascii="宋体" w:hAnsi="宋体"/>
                <w:sz w:val="21"/>
                <w:szCs w:val="21"/>
              </w:rPr>
            </w:pPr>
            <w:r>
              <w:rPr>
                <w:rFonts w:hint="eastAsia" w:ascii="宋体" w:hAnsi="宋体"/>
                <w:sz w:val="21"/>
                <w:szCs w:val="21"/>
              </w:rPr>
              <w:t>账号</w:t>
            </w:r>
          </w:p>
        </w:tc>
        <w:tc>
          <w:tcPr>
            <w:tcW w:w="1558" w:type="dxa"/>
          </w:tcPr>
          <w:p w14:paraId="7F9A4CBF">
            <w:pPr>
              <w:rPr>
                <w:rFonts w:ascii="宋体" w:hAnsi="宋体"/>
                <w:sz w:val="21"/>
                <w:szCs w:val="21"/>
              </w:rPr>
            </w:pPr>
            <w:r>
              <w:rPr>
                <w:rFonts w:hint="eastAsia" w:ascii="宋体" w:hAnsi="宋体"/>
                <w:sz w:val="21"/>
                <w:szCs w:val="21"/>
              </w:rPr>
              <w:t>文本</w:t>
            </w:r>
          </w:p>
        </w:tc>
        <w:tc>
          <w:tcPr>
            <w:tcW w:w="1217" w:type="dxa"/>
          </w:tcPr>
          <w:p w14:paraId="5A015C47">
            <w:pPr>
              <w:pStyle w:val="6"/>
              <w:rPr>
                <w:rFonts w:ascii="宋体" w:hAnsi="宋体"/>
                <w:sz w:val="21"/>
                <w:szCs w:val="21"/>
              </w:rPr>
            </w:pPr>
          </w:p>
        </w:tc>
        <w:tc>
          <w:tcPr>
            <w:tcW w:w="1218" w:type="dxa"/>
          </w:tcPr>
          <w:p w14:paraId="4E5BAE87">
            <w:pPr>
              <w:pStyle w:val="6"/>
              <w:rPr>
                <w:rFonts w:ascii="宋体" w:hAnsi="宋体"/>
                <w:sz w:val="21"/>
                <w:szCs w:val="21"/>
              </w:rPr>
            </w:pPr>
          </w:p>
        </w:tc>
        <w:tc>
          <w:tcPr>
            <w:tcW w:w="1218" w:type="dxa"/>
          </w:tcPr>
          <w:p w14:paraId="0EFF1F90">
            <w:pPr>
              <w:pStyle w:val="6"/>
              <w:rPr>
                <w:rFonts w:ascii="宋体" w:hAnsi="宋体"/>
                <w:sz w:val="21"/>
                <w:szCs w:val="21"/>
              </w:rPr>
            </w:pPr>
          </w:p>
        </w:tc>
        <w:tc>
          <w:tcPr>
            <w:tcW w:w="2443" w:type="dxa"/>
          </w:tcPr>
          <w:p w14:paraId="27751EBF">
            <w:pPr>
              <w:pStyle w:val="6"/>
              <w:rPr>
                <w:rFonts w:ascii="宋体" w:hAnsi="宋体"/>
                <w:sz w:val="21"/>
                <w:szCs w:val="21"/>
              </w:rPr>
            </w:pPr>
          </w:p>
        </w:tc>
      </w:tr>
      <w:tr w14:paraId="77BE2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78AAD909">
            <w:pPr>
              <w:widowControl w:val="0"/>
              <w:numPr>
                <w:ilvl w:val="0"/>
                <w:numId w:val="39"/>
              </w:numPr>
              <w:spacing w:after="0"/>
              <w:rPr>
                <w:rFonts w:ascii="宋体" w:hAnsi="宋体"/>
                <w:sz w:val="21"/>
                <w:szCs w:val="21"/>
              </w:rPr>
            </w:pPr>
          </w:p>
        </w:tc>
        <w:tc>
          <w:tcPr>
            <w:tcW w:w="1418" w:type="dxa"/>
          </w:tcPr>
          <w:p w14:paraId="0E180CF4">
            <w:pPr>
              <w:rPr>
                <w:rFonts w:ascii="宋体" w:hAnsi="宋体"/>
                <w:sz w:val="21"/>
                <w:szCs w:val="21"/>
              </w:rPr>
            </w:pPr>
            <w:r>
              <w:rPr>
                <w:rFonts w:hint="eastAsia" w:ascii="宋体" w:hAnsi="宋体"/>
                <w:sz w:val="21"/>
                <w:szCs w:val="21"/>
              </w:rPr>
              <w:t>户名</w:t>
            </w:r>
          </w:p>
        </w:tc>
        <w:tc>
          <w:tcPr>
            <w:tcW w:w="1558" w:type="dxa"/>
          </w:tcPr>
          <w:p w14:paraId="36C21677">
            <w:pPr>
              <w:rPr>
                <w:rFonts w:ascii="宋体" w:hAnsi="宋体"/>
                <w:sz w:val="21"/>
                <w:szCs w:val="21"/>
              </w:rPr>
            </w:pPr>
            <w:r>
              <w:rPr>
                <w:rFonts w:hint="eastAsia" w:ascii="宋体" w:hAnsi="宋体"/>
                <w:sz w:val="21"/>
                <w:szCs w:val="21"/>
              </w:rPr>
              <w:t>文本</w:t>
            </w:r>
          </w:p>
        </w:tc>
        <w:tc>
          <w:tcPr>
            <w:tcW w:w="1217" w:type="dxa"/>
          </w:tcPr>
          <w:p w14:paraId="3CDCDFC3">
            <w:pPr>
              <w:pStyle w:val="6"/>
              <w:rPr>
                <w:rFonts w:ascii="宋体" w:hAnsi="宋体"/>
                <w:sz w:val="21"/>
                <w:szCs w:val="21"/>
              </w:rPr>
            </w:pPr>
          </w:p>
        </w:tc>
        <w:tc>
          <w:tcPr>
            <w:tcW w:w="1218" w:type="dxa"/>
          </w:tcPr>
          <w:p w14:paraId="798522F8">
            <w:pPr>
              <w:pStyle w:val="6"/>
              <w:rPr>
                <w:rFonts w:ascii="宋体" w:hAnsi="宋体"/>
                <w:sz w:val="21"/>
                <w:szCs w:val="21"/>
              </w:rPr>
            </w:pPr>
          </w:p>
        </w:tc>
        <w:tc>
          <w:tcPr>
            <w:tcW w:w="1218" w:type="dxa"/>
          </w:tcPr>
          <w:p w14:paraId="4F7C7235">
            <w:pPr>
              <w:pStyle w:val="6"/>
              <w:rPr>
                <w:rFonts w:ascii="宋体" w:hAnsi="宋体"/>
                <w:sz w:val="21"/>
                <w:szCs w:val="21"/>
              </w:rPr>
            </w:pPr>
          </w:p>
        </w:tc>
        <w:tc>
          <w:tcPr>
            <w:tcW w:w="2443" w:type="dxa"/>
          </w:tcPr>
          <w:p w14:paraId="72C63CCF">
            <w:pPr>
              <w:pStyle w:val="6"/>
              <w:rPr>
                <w:rFonts w:ascii="宋体" w:hAnsi="宋体"/>
                <w:sz w:val="21"/>
                <w:szCs w:val="21"/>
              </w:rPr>
            </w:pPr>
          </w:p>
        </w:tc>
      </w:tr>
      <w:tr w14:paraId="1077E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0C7123EF">
            <w:pPr>
              <w:widowControl w:val="0"/>
              <w:numPr>
                <w:ilvl w:val="0"/>
                <w:numId w:val="39"/>
              </w:numPr>
              <w:spacing w:after="0"/>
              <w:rPr>
                <w:rFonts w:ascii="宋体" w:hAnsi="宋体"/>
                <w:sz w:val="21"/>
                <w:szCs w:val="21"/>
              </w:rPr>
            </w:pPr>
          </w:p>
        </w:tc>
        <w:tc>
          <w:tcPr>
            <w:tcW w:w="1418" w:type="dxa"/>
          </w:tcPr>
          <w:p w14:paraId="005772E8">
            <w:pPr>
              <w:rPr>
                <w:rFonts w:ascii="宋体" w:hAnsi="宋体"/>
                <w:sz w:val="21"/>
                <w:szCs w:val="21"/>
              </w:rPr>
            </w:pPr>
            <w:r>
              <w:rPr>
                <w:rFonts w:hint="eastAsia" w:ascii="宋体" w:hAnsi="宋体"/>
                <w:sz w:val="21"/>
                <w:szCs w:val="21"/>
              </w:rPr>
              <w:t>开户行名称</w:t>
            </w:r>
          </w:p>
        </w:tc>
        <w:tc>
          <w:tcPr>
            <w:tcW w:w="1558" w:type="dxa"/>
          </w:tcPr>
          <w:p w14:paraId="1564F41F">
            <w:pPr>
              <w:rPr>
                <w:rFonts w:ascii="宋体" w:hAnsi="宋体"/>
                <w:sz w:val="21"/>
                <w:szCs w:val="21"/>
              </w:rPr>
            </w:pPr>
            <w:r>
              <w:rPr>
                <w:rFonts w:hint="eastAsia" w:ascii="宋体" w:hAnsi="宋体"/>
                <w:sz w:val="21"/>
                <w:szCs w:val="21"/>
              </w:rPr>
              <w:t>文本</w:t>
            </w:r>
          </w:p>
        </w:tc>
        <w:tc>
          <w:tcPr>
            <w:tcW w:w="1217" w:type="dxa"/>
          </w:tcPr>
          <w:p w14:paraId="19DBF861">
            <w:pPr>
              <w:pStyle w:val="6"/>
              <w:rPr>
                <w:rFonts w:ascii="宋体" w:hAnsi="宋体"/>
                <w:sz w:val="21"/>
                <w:szCs w:val="21"/>
              </w:rPr>
            </w:pPr>
          </w:p>
        </w:tc>
        <w:tc>
          <w:tcPr>
            <w:tcW w:w="1218" w:type="dxa"/>
          </w:tcPr>
          <w:p w14:paraId="780B3099">
            <w:pPr>
              <w:pStyle w:val="6"/>
              <w:rPr>
                <w:rFonts w:ascii="宋体" w:hAnsi="宋体"/>
                <w:sz w:val="21"/>
                <w:szCs w:val="21"/>
              </w:rPr>
            </w:pPr>
          </w:p>
        </w:tc>
        <w:tc>
          <w:tcPr>
            <w:tcW w:w="1218" w:type="dxa"/>
          </w:tcPr>
          <w:p w14:paraId="6ADF5BDD">
            <w:pPr>
              <w:pStyle w:val="6"/>
              <w:rPr>
                <w:rFonts w:ascii="宋体" w:hAnsi="宋体"/>
                <w:sz w:val="21"/>
                <w:szCs w:val="21"/>
              </w:rPr>
            </w:pPr>
          </w:p>
        </w:tc>
        <w:tc>
          <w:tcPr>
            <w:tcW w:w="2443" w:type="dxa"/>
          </w:tcPr>
          <w:p w14:paraId="444C836A">
            <w:pPr>
              <w:pStyle w:val="6"/>
              <w:rPr>
                <w:rFonts w:ascii="宋体" w:hAnsi="宋体"/>
                <w:sz w:val="21"/>
                <w:szCs w:val="21"/>
              </w:rPr>
            </w:pPr>
          </w:p>
        </w:tc>
      </w:tr>
      <w:tr w14:paraId="65553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5799651F">
            <w:pPr>
              <w:widowControl w:val="0"/>
              <w:numPr>
                <w:ilvl w:val="0"/>
                <w:numId w:val="39"/>
              </w:numPr>
              <w:spacing w:after="0"/>
              <w:rPr>
                <w:rFonts w:ascii="宋体" w:hAnsi="宋体"/>
                <w:sz w:val="21"/>
                <w:szCs w:val="21"/>
              </w:rPr>
            </w:pPr>
          </w:p>
        </w:tc>
        <w:tc>
          <w:tcPr>
            <w:tcW w:w="1418" w:type="dxa"/>
          </w:tcPr>
          <w:p w14:paraId="53C3E6E5">
            <w:pPr>
              <w:rPr>
                <w:rFonts w:ascii="宋体" w:hAnsi="宋体"/>
                <w:sz w:val="21"/>
                <w:szCs w:val="21"/>
              </w:rPr>
            </w:pPr>
            <w:r>
              <w:rPr>
                <w:rFonts w:hint="eastAsia" w:ascii="宋体" w:hAnsi="宋体"/>
                <w:sz w:val="21"/>
                <w:szCs w:val="21"/>
              </w:rPr>
              <w:t>账户状态</w:t>
            </w:r>
          </w:p>
        </w:tc>
        <w:tc>
          <w:tcPr>
            <w:tcW w:w="1558" w:type="dxa"/>
          </w:tcPr>
          <w:p w14:paraId="3881C734">
            <w:pPr>
              <w:rPr>
                <w:rFonts w:ascii="宋体" w:hAnsi="宋体"/>
                <w:sz w:val="21"/>
                <w:szCs w:val="21"/>
              </w:rPr>
            </w:pPr>
            <w:r>
              <w:rPr>
                <w:rFonts w:hint="eastAsia" w:ascii="宋体" w:hAnsi="宋体"/>
                <w:sz w:val="21"/>
                <w:szCs w:val="21"/>
              </w:rPr>
              <w:t>文本</w:t>
            </w:r>
          </w:p>
        </w:tc>
        <w:tc>
          <w:tcPr>
            <w:tcW w:w="1217" w:type="dxa"/>
          </w:tcPr>
          <w:p w14:paraId="7378F061">
            <w:pPr>
              <w:pStyle w:val="6"/>
              <w:rPr>
                <w:rFonts w:ascii="宋体" w:hAnsi="宋体"/>
                <w:sz w:val="21"/>
                <w:szCs w:val="21"/>
              </w:rPr>
            </w:pPr>
          </w:p>
        </w:tc>
        <w:tc>
          <w:tcPr>
            <w:tcW w:w="1218" w:type="dxa"/>
          </w:tcPr>
          <w:p w14:paraId="5ABE658B">
            <w:pPr>
              <w:pStyle w:val="6"/>
              <w:rPr>
                <w:rFonts w:ascii="宋体" w:hAnsi="宋体"/>
                <w:sz w:val="21"/>
                <w:szCs w:val="21"/>
              </w:rPr>
            </w:pPr>
          </w:p>
        </w:tc>
        <w:tc>
          <w:tcPr>
            <w:tcW w:w="1218" w:type="dxa"/>
          </w:tcPr>
          <w:p w14:paraId="13905DD9">
            <w:pPr>
              <w:pStyle w:val="6"/>
              <w:rPr>
                <w:rFonts w:ascii="宋体" w:hAnsi="宋体"/>
                <w:sz w:val="21"/>
                <w:szCs w:val="21"/>
              </w:rPr>
            </w:pPr>
          </w:p>
        </w:tc>
        <w:tc>
          <w:tcPr>
            <w:tcW w:w="2443" w:type="dxa"/>
          </w:tcPr>
          <w:p w14:paraId="4EDF71CC">
            <w:pPr>
              <w:pStyle w:val="6"/>
              <w:rPr>
                <w:rFonts w:ascii="宋体" w:hAnsi="宋体"/>
                <w:sz w:val="21"/>
                <w:szCs w:val="21"/>
              </w:rPr>
            </w:pPr>
          </w:p>
        </w:tc>
      </w:tr>
      <w:tr w14:paraId="542D4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3166EDD1">
            <w:pPr>
              <w:widowControl w:val="0"/>
              <w:numPr>
                <w:ilvl w:val="0"/>
                <w:numId w:val="39"/>
              </w:numPr>
              <w:spacing w:after="0"/>
              <w:rPr>
                <w:rFonts w:ascii="宋体" w:hAnsi="宋体"/>
                <w:sz w:val="21"/>
                <w:szCs w:val="21"/>
              </w:rPr>
            </w:pPr>
          </w:p>
        </w:tc>
        <w:tc>
          <w:tcPr>
            <w:tcW w:w="1418" w:type="dxa"/>
          </w:tcPr>
          <w:p w14:paraId="4F0F0482">
            <w:pPr>
              <w:rPr>
                <w:rFonts w:ascii="宋体" w:hAnsi="宋体"/>
                <w:sz w:val="21"/>
                <w:szCs w:val="21"/>
              </w:rPr>
            </w:pPr>
            <w:r>
              <w:rPr>
                <w:rFonts w:hint="eastAsia" w:ascii="宋体" w:hAnsi="宋体"/>
                <w:sz w:val="21"/>
                <w:szCs w:val="21"/>
              </w:rPr>
              <w:t>私密问题</w:t>
            </w:r>
          </w:p>
        </w:tc>
        <w:tc>
          <w:tcPr>
            <w:tcW w:w="1558" w:type="dxa"/>
          </w:tcPr>
          <w:p w14:paraId="7D427A82">
            <w:pPr>
              <w:rPr>
                <w:rFonts w:ascii="宋体" w:hAnsi="宋体"/>
                <w:sz w:val="21"/>
                <w:szCs w:val="21"/>
              </w:rPr>
            </w:pPr>
            <w:r>
              <w:rPr>
                <w:rFonts w:hint="eastAsia" w:ascii="宋体" w:hAnsi="宋体"/>
                <w:sz w:val="21"/>
                <w:szCs w:val="21"/>
              </w:rPr>
              <w:t>文本</w:t>
            </w:r>
          </w:p>
        </w:tc>
        <w:tc>
          <w:tcPr>
            <w:tcW w:w="1217" w:type="dxa"/>
          </w:tcPr>
          <w:p w14:paraId="7CC848E5">
            <w:pPr>
              <w:pStyle w:val="6"/>
              <w:rPr>
                <w:rFonts w:ascii="宋体" w:hAnsi="宋体"/>
                <w:sz w:val="21"/>
                <w:szCs w:val="21"/>
              </w:rPr>
            </w:pPr>
          </w:p>
        </w:tc>
        <w:tc>
          <w:tcPr>
            <w:tcW w:w="1218" w:type="dxa"/>
          </w:tcPr>
          <w:p w14:paraId="49613CC9">
            <w:pPr>
              <w:pStyle w:val="6"/>
              <w:rPr>
                <w:rFonts w:ascii="宋体" w:hAnsi="宋体"/>
                <w:sz w:val="21"/>
                <w:szCs w:val="21"/>
              </w:rPr>
            </w:pPr>
          </w:p>
        </w:tc>
        <w:tc>
          <w:tcPr>
            <w:tcW w:w="1218" w:type="dxa"/>
          </w:tcPr>
          <w:p w14:paraId="3B7CD9E2">
            <w:pPr>
              <w:pStyle w:val="6"/>
              <w:rPr>
                <w:rFonts w:ascii="宋体" w:hAnsi="宋体"/>
                <w:sz w:val="21"/>
                <w:szCs w:val="21"/>
              </w:rPr>
            </w:pPr>
          </w:p>
        </w:tc>
        <w:tc>
          <w:tcPr>
            <w:tcW w:w="2443" w:type="dxa"/>
          </w:tcPr>
          <w:p w14:paraId="2E74EF40">
            <w:pPr>
              <w:pStyle w:val="6"/>
              <w:rPr>
                <w:rFonts w:ascii="宋体" w:hAnsi="宋体"/>
                <w:sz w:val="21"/>
                <w:szCs w:val="21"/>
              </w:rPr>
            </w:pPr>
            <w:r>
              <w:rPr>
                <w:rFonts w:hint="eastAsia" w:ascii="宋体" w:hAnsi="宋体"/>
                <w:sz w:val="21"/>
                <w:szCs w:val="21"/>
              </w:rPr>
              <w:t>随机抽取 一个问题</w:t>
            </w:r>
          </w:p>
        </w:tc>
      </w:tr>
      <w:tr w14:paraId="02D54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519FC602">
            <w:pPr>
              <w:widowControl w:val="0"/>
              <w:numPr>
                <w:ilvl w:val="0"/>
                <w:numId w:val="39"/>
              </w:numPr>
              <w:spacing w:after="0"/>
              <w:rPr>
                <w:rFonts w:ascii="宋体" w:hAnsi="宋体"/>
                <w:sz w:val="21"/>
                <w:szCs w:val="21"/>
              </w:rPr>
            </w:pPr>
          </w:p>
        </w:tc>
        <w:tc>
          <w:tcPr>
            <w:tcW w:w="1418" w:type="dxa"/>
          </w:tcPr>
          <w:p w14:paraId="32528EED">
            <w:pPr>
              <w:rPr>
                <w:rFonts w:ascii="宋体" w:hAnsi="宋体"/>
                <w:sz w:val="21"/>
                <w:szCs w:val="21"/>
              </w:rPr>
            </w:pPr>
            <w:r>
              <w:rPr>
                <w:rFonts w:hint="eastAsia" w:ascii="宋体" w:hAnsi="宋体"/>
                <w:sz w:val="21"/>
                <w:szCs w:val="21"/>
              </w:rPr>
              <w:t>问题答案</w:t>
            </w:r>
          </w:p>
        </w:tc>
        <w:tc>
          <w:tcPr>
            <w:tcW w:w="1558" w:type="dxa"/>
          </w:tcPr>
          <w:p w14:paraId="3F9020FC">
            <w:pPr>
              <w:rPr>
                <w:rFonts w:ascii="宋体" w:hAnsi="宋体"/>
                <w:sz w:val="21"/>
                <w:szCs w:val="21"/>
              </w:rPr>
            </w:pPr>
            <w:r>
              <w:rPr>
                <w:rFonts w:hint="eastAsia" w:ascii="宋体" w:hAnsi="宋体"/>
                <w:sz w:val="21"/>
                <w:szCs w:val="21"/>
              </w:rPr>
              <w:t>文本框</w:t>
            </w:r>
          </w:p>
        </w:tc>
        <w:tc>
          <w:tcPr>
            <w:tcW w:w="1217" w:type="dxa"/>
          </w:tcPr>
          <w:p w14:paraId="1493D24E">
            <w:pPr>
              <w:pStyle w:val="6"/>
              <w:rPr>
                <w:rFonts w:ascii="宋体" w:hAnsi="宋体"/>
                <w:sz w:val="21"/>
                <w:szCs w:val="21"/>
              </w:rPr>
            </w:pPr>
          </w:p>
        </w:tc>
        <w:tc>
          <w:tcPr>
            <w:tcW w:w="1218" w:type="dxa"/>
          </w:tcPr>
          <w:p w14:paraId="46CCA247">
            <w:pPr>
              <w:pStyle w:val="6"/>
              <w:rPr>
                <w:rFonts w:ascii="宋体" w:hAnsi="宋体"/>
                <w:sz w:val="21"/>
                <w:szCs w:val="21"/>
              </w:rPr>
            </w:pPr>
            <w:r>
              <w:rPr>
                <w:rFonts w:hint="eastAsia" w:ascii="宋体" w:hAnsi="宋体"/>
                <w:sz w:val="21"/>
                <w:szCs w:val="21"/>
              </w:rPr>
              <w:t>C/50</w:t>
            </w:r>
          </w:p>
        </w:tc>
        <w:tc>
          <w:tcPr>
            <w:tcW w:w="1218" w:type="dxa"/>
          </w:tcPr>
          <w:p w14:paraId="27E0D3C7">
            <w:pPr>
              <w:pStyle w:val="6"/>
              <w:rPr>
                <w:rFonts w:ascii="宋体" w:hAnsi="宋体"/>
                <w:sz w:val="21"/>
                <w:szCs w:val="21"/>
              </w:rPr>
            </w:pPr>
            <w:r>
              <w:rPr>
                <w:rFonts w:hint="eastAsia" w:ascii="宋体" w:hAnsi="宋体"/>
                <w:sz w:val="21"/>
                <w:szCs w:val="21"/>
              </w:rPr>
              <w:t>是</w:t>
            </w:r>
          </w:p>
        </w:tc>
        <w:tc>
          <w:tcPr>
            <w:tcW w:w="2443" w:type="dxa"/>
          </w:tcPr>
          <w:p w14:paraId="0472D7D0">
            <w:pPr>
              <w:pStyle w:val="6"/>
              <w:rPr>
                <w:rFonts w:ascii="宋体" w:hAnsi="宋体"/>
                <w:sz w:val="21"/>
                <w:szCs w:val="21"/>
              </w:rPr>
            </w:pPr>
          </w:p>
        </w:tc>
      </w:tr>
      <w:tr w14:paraId="63195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2C08B567">
            <w:pPr>
              <w:pStyle w:val="6"/>
              <w:widowControl w:val="0"/>
              <w:numPr>
                <w:ilvl w:val="0"/>
                <w:numId w:val="39"/>
              </w:numPr>
              <w:rPr>
                <w:rFonts w:ascii="宋体" w:hAnsi="宋体"/>
                <w:sz w:val="21"/>
                <w:szCs w:val="21"/>
              </w:rPr>
            </w:pPr>
          </w:p>
        </w:tc>
        <w:tc>
          <w:tcPr>
            <w:tcW w:w="1418" w:type="dxa"/>
            <w:vAlign w:val="center"/>
          </w:tcPr>
          <w:p w14:paraId="722C3A3C">
            <w:pPr>
              <w:rPr>
                <w:rFonts w:ascii="宋体" w:hAnsi="宋体" w:cs="Arial"/>
                <w:sz w:val="21"/>
                <w:szCs w:val="21"/>
              </w:rPr>
            </w:pPr>
            <w:r>
              <w:rPr>
                <w:rFonts w:hint="eastAsia" w:ascii="宋体" w:hAnsi="宋体" w:cs="Arial"/>
                <w:sz w:val="21"/>
                <w:szCs w:val="21"/>
              </w:rPr>
              <w:t>确定</w:t>
            </w:r>
          </w:p>
        </w:tc>
        <w:tc>
          <w:tcPr>
            <w:tcW w:w="1558" w:type="dxa"/>
            <w:vAlign w:val="center"/>
          </w:tcPr>
          <w:p w14:paraId="2A417A2A">
            <w:pPr>
              <w:rPr>
                <w:rFonts w:ascii="宋体" w:hAnsi="宋体" w:cs="Arial"/>
                <w:sz w:val="21"/>
                <w:szCs w:val="21"/>
              </w:rPr>
            </w:pPr>
            <w:r>
              <w:rPr>
                <w:rFonts w:hint="eastAsia" w:ascii="宋体" w:hAnsi="宋体" w:cs="Arial"/>
                <w:sz w:val="21"/>
                <w:szCs w:val="21"/>
              </w:rPr>
              <w:t>按钮</w:t>
            </w:r>
          </w:p>
        </w:tc>
        <w:tc>
          <w:tcPr>
            <w:tcW w:w="1217" w:type="dxa"/>
            <w:vAlign w:val="center"/>
          </w:tcPr>
          <w:p w14:paraId="066C9B17">
            <w:pPr>
              <w:rPr>
                <w:rFonts w:ascii="宋体" w:hAnsi="宋体" w:cs="Arial"/>
                <w:sz w:val="21"/>
                <w:szCs w:val="21"/>
              </w:rPr>
            </w:pPr>
          </w:p>
        </w:tc>
        <w:tc>
          <w:tcPr>
            <w:tcW w:w="1218" w:type="dxa"/>
            <w:vAlign w:val="center"/>
          </w:tcPr>
          <w:p w14:paraId="0E60B6EF">
            <w:pPr>
              <w:rPr>
                <w:rFonts w:ascii="宋体" w:hAnsi="宋体" w:cs="Arial"/>
                <w:sz w:val="21"/>
                <w:szCs w:val="21"/>
              </w:rPr>
            </w:pPr>
          </w:p>
        </w:tc>
        <w:tc>
          <w:tcPr>
            <w:tcW w:w="1218" w:type="dxa"/>
            <w:vAlign w:val="center"/>
          </w:tcPr>
          <w:p w14:paraId="0B04366F">
            <w:pPr>
              <w:rPr>
                <w:rFonts w:ascii="宋体" w:hAnsi="宋体" w:cs="Arial"/>
                <w:sz w:val="21"/>
                <w:szCs w:val="21"/>
              </w:rPr>
            </w:pPr>
          </w:p>
        </w:tc>
        <w:tc>
          <w:tcPr>
            <w:tcW w:w="2443" w:type="dxa"/>
            <w:vAlign w:val="center"/>
          </w:tcPr>
          <w:p w14:paraId="717D1758">
            <w:pPr>
              <w:rPr>
                <w:rFonts w:ascii="宋体" w:hAnsi="宋体" w:cs="Arial"/>
                <w:sz w:val="21"/>
                <w:szCs w:val="21"/>
              </w:rPr>
            </w:pPr>
          </w:p>
        </w:tc>
      </w:tr>
      <w:tr w14:paraId="77414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72213AAF">
            <w:pPr>
              <w:pStyle w:val="6"/>
              <w:widowControl w:val="0"/>
              <w:numPr>
                <w:ilvl w:val="0"/>
                <w:numId w:val="39"/>
              </w:numPr>
              <w:rPr>
                <w:rFonts w:ascii="宋体" w:hAnsi="宋体"/>
                <w:sz w:val="21"/>
                <w:szCs w:val="21"/>
              </w:rPr>
            </w:pPr>
          </w:p>
        </w:tc>
        <w:tc>
          <w:tcPr>
            <w:tcW w:w="1418" w:type="dxa"/>
            <w:vAlign w:val="center"/>
          </w:tcPr>
          <w:p w14:paraId="078C88DE">
            <w:pPr>
              <w:rPr>
                <w:rFonts w:ascii="宋体" w:hAnsi="宋体" w:cs="Arial"/>
                <w:sz w:val="21"/>
                <w:szCs w:val="21"/>
              </w:rPr>
            </w:pPr>
            <w:r>
              <w:rPr>
                <w:rFonts w:hint="eastAsia" w:ascii="宋体" w:hAnsi="宋体" w:cs="Arial"/>
                <w:sz w:val="21"/>
                <w:szCs w:val="21"/>
              </w:rPr>
              <w:t>取消</w:t>
            </w:r>
          </w:p>
        </w:tc>
        <w:tc>
          <w:tcPr>
            <w:tcW w:w="1558" w:type="dxa"/>
            <w:vAlign w:val="center"/>
          </w:tcPr>
          <w:p w14:paraId="7ED15FE6">
            <w:pPr>
              <w:rPr>
                <w:rFonts w:ascii="宋体" w:hAnsi="宋体" w:cs="Arial"/>
                <w:sz w:val="21"/>
                <w:szCs w:val="21"/>
              </w:rPr>
            </w:pPr>
            <w:r>
              <w:rPr>
                <w:rFonts w:hint="eastAsia" w:ascii="宋体" w:hAnsi="宋体" w:cs="Arial"/>
                <w:sz w:val="21"/>
                <w:szCs w:val="21"/>
              </w:rPr>
              <w:t>按钮</w:t>
            </w:r>
          </w:p>
        </w:tc>
        <w:tc>
          <w:tcPr>
            <w:tcW w:w="1217" w:type="dxa"/>
            <w:vAlign w:val="center"/>
          </w:tcPr>
          <w:p w14:paraId="0C593A36">
            <w:pPr>
              <w:rPr>
                <w:rFonts w:ascii="宋体" w:hAnsi="宋体" w:cs="Arial"/>
                <w:sz w:val="21"/>
                <w:szCs w:val="21"/>
              </w:rPr>
            </w:pPr>
          </w:p>
        </w:tc>
        <w:tc>
          <w:tcPr>
            <w:tcW w:w="1218" w:type="dxa"/>
            <w:vAlign w:val="center"/>
          </w:tcPr>
          <w:p w14:paraId="6C67526D">
            <w:pPr>
              <w:rPr>
                <w:rFonts w:ascii="宋体" w:hAnsi="宋体" w:cs="Arial"/>
                <w:sz w:val="21"/>
                <w:szCs w:val="21"/>
              </w:rPr>
            </w:pPr>
          </w:p>
        </w:tc>
        <w:tc>
          <w:tcPr>
            <w:tcW w:w="1218" w:type="dxa"/>
            <w:vAlign w:val="center"/>
          </w:tcPr>
          <w:p w14:paraId="53A942D0">
            <w:pPr>
              <w:rPr>
                <w:rFonts w:ascii="宋体" w:hAnsi="宋体" w:cs="Arial"/>
                <w:sz w:val="21"/>
                <w:szCs w:val="21"/>
              </w:rPr>
            </w:pPr>
          </w:p>
        </w:tc>
        <w:tc>
          <w:tcPr>
            <w:tcW w:w="2443" w:type="dxa"/>
            <w:vAlign w:val="center"/>
          </w:tcPr>
          <w:p w14:paraId="55C93F6F">
            <w:pPr>
              <w:rPr>
                <w:rFonts w:ascii="宋体" w:hAnsi="宋体" w:cs="Arial"/>
                <w:sz w:val="21"/>
                <w:szCs w:val="21"/>
              </w:rPr>
            </w:pPr>
          </w:p>
        </w:tc>
      </w:tr>
    </w:tbl>
    <w:p w14:paraId="4761E51B">
      <w:pPr>
        <w:pStyle w:val="5"/>
        <w:numPr>
          <w:ilvl w:val="0"/>
          <w:numId w:val="0"/>
        </w:numPr>
        <w:ind w:left="113"/>
      </w:pPr>
      <w:r>
        <w:rPr>
          <w:rFonts w:hint="eastAsia"/>
        </w:rPr>
        <w:t>删除下挂账户结果页面</w:t>
      </w:r>
    </w:p>
    <w:tbl>
      <w:tblPr>
        <w:tblStyle w:val="48"/>
        <w:tblW w:w="97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418"/>
        <w:gridCol w:w="1558"/>
        <w:gridCol w:w="1217"/>
        <w:gridCol w:w="1218"/>
        <w:gridCol w:w="1218"/>
        <w:gridCol w:w="2443"/>
      </w:tblGrid>
      <w:tr w14:paraId="6BC21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FFCC99"/>
            <w:vAlign w:val="center"/>
          </w:tcPr>
          <w:p w14:paraId="5C3B37B7">
            <w:pPr>
              <w:rPr>
                <w:rFonts w:ascii="宋体" w:hAnsi="宋体" w:cs="Arial"/>
                <w:b/>
                <w:sz w:val="21"/>
                <w:szCs w:val="21"/>
              </w:rPr>
            </w:pPr>
            <w:r>
              <w:rPr>
                <w:rFonts w:ascii="宋体" w:hAnsi="宋体" w:cs="Arial"/>
                <w:b/>
                <w:sz w:val="21"/>
                <w:szCs w:val="21"/>
              </w:rPr>
              <w:t>序号</w:t>
            </w:r>
          </w:p>
        </w:tc>
        <w:tc>
          <w:tcPr>
            <w:tcW w:w="1418" w:type="dxa"/>
            <w:shd w:val="clear" w:color="auto" w:fill="FFCC99"/>
            <w:vAlign w:val="center"/>
          </w:tcPr>
          <w:p w14:paraId="661CB43A">
            <w:pPr>
              <w:rPr>
                <w:rFonts w:ascii="宋体" w:hAnsi="宋体" w:cs="Arial"/>
                <w:b/>
                <w:sz w:val="21"/>
                <w:szCs w:val="21"/>
              </w:rPr>
            </w:pPr>
            <w:r>
              <w:rPr>
                <w:rFonts w:ascii="宋体" w:hAnsi="宋体" w:cs="Arial"/>
                <w:b/>
                <w:sz w:val="21"/>
                <w:szCs w:val="21"/>
              </w:rPr>
              <w:t>名称</w:t>
            </w:r>
          </w:p>
        </w:tc>
        <w:tc>
          <w:tcPr>
            <w:tcW w:w="1558" w:type="dxa"/>
            <w:shd w:val="clear" w:color="auto" w:fill="FFCC99"/>
            <w:vAlign w:val="center"/>
          </w:tcPr>
          <w:p w14:paraId="72F1A7E4">
            <w:pPr>
              <w:rPr>
                <w:rFonts w:ascii="宋体" w:hAnsi="宋体" w:cs="Arial"/>
                <w:b/>
                <w:sz w:val="21"/>
                <w:szCs w:val="21"/>
              </w:rPr>
            </w:pPr>
            <w:r>
              <w:rPr>
                <w:rFonts w:ascii="宋体" w:hAnsi="宋体" w:cs="Arial"/>
                <w:b/>
                <w:sz w:val="21"/>
                <w:szCs w:val="21"/>
              </w:rPr>
              <w:t>输入</w:t>
            </w:r>
            <w:r>
              <w:rPr>
                <w:rFonts w:hint="eastAsia" w:ascii="宋体" w:hAnsi="宋体" w:cs="Arial"/>
                <w:b/>
                <w:sz w:val="21"/>
                <w:szCs w:val="21"/>
              </w:rPr>
              <w:t>/输出</w:t>
            </w:r>
          </w:p>
        </w:tc>
        <w:tc>
          <w:tcPr>
            <w:tcW w:w="1217" w:type="dxa"/>
            <w:shd w:val="clear" w:color="auto" w:fill="FFCC99"/>
            <w:vAlign w:val="center"/>
          </w:tcPr>
          <w:p w14:paraId="483AF56D">
            <w:pPr>
              <w:rPr>
                <w:rFonts w:ascii="宋体" w:hAnsi="宋体" w:cs="Arial"/>
                <w:b/>
                <w:sz w:val="21"/>
                <w:szCs w:val="21"/>
              </w:rPr>
            </w:pPr>
            <w:r>
              <w:rPr>
                <w:rFonts w:ascii="宋体" w:hAnsi="宋体" w:cs="Arial"/>
                <w:b/>
                <w:sz w:val="21"/>
                <w:szCs w:val="21"/>
              </w:rPr>
              <w:t>缺省值</w:t>
            </w:r>
          </w:p>
        </w:tc>
        <w:tc>
          <w:tcPr>
            <w:tcW w:w="1218" w:type="dxa"/>
            <w:shd w:val="clear" w:color="auto" w:fill="FFCC99"/>
            <w:vAlign w:val="center"/>
          </w:tcPr>
          <w:p w14:paraId="5253612E">
            <w:pPr>
              <w:rPr>
                <w:rFonts w:ascii="宋体" w:hAnsi="宋体" w:cs="Arial"/>
                <w:b/>
                <w:sz w:val="21"/>
                <w:szCs w:val="21"/>
              </w:rPr>
            </w:pPr>
            <w:r>
              <w:rPr>
                <w:rFonts w:hint="eastAsia" w:ascii="宋体" w:hAnsi="宋体" w:cs="Arial"/>
                <w:b/>
                <w:sz w:val="21"/>
                <w:szCs w:val="21"/>
              </w:rPr>
              <w:t>类型/长度</w:t>
            </w:r>
          </w:p>
        </w:tc>
        <w:tc>
          <w:tcPr>
            <w:tcW w:w="1218" w:type="dxa"/>
            <w:shd w:val="clear" w:color="auto" w:fill="FFCC99"/>
            <w:vAlign w:val="center"/>
          </w:tcPr>
          <w:p w14:paraId="64E5DF6A">
            <w:pPr>
              <w:rPr>
                <w:rFonts w:ascii="宋体" w:hAnsi="宋体" w:cs="Arial"/>
                <w:b/>
                <w:sz w:val="21"/>
                <w:szCs w:val="21"/>
              </w:rPr>
            </w:pPr>
            <w:r>
              <w:rPr>
                <w:rFonts w:hint="eastAsia" w:ascii="宋体" w:hAnsi="宋体" w:cs="Arial"/>
                <w:b/>
                <w:sz w:val="21"/>
                <w:szCs w:val="21"/>
              </w:rPr>
              <w:t>是否必输</w:t>
            </w:r>
          </w:p>
        </w:tc>
        <w:tc>
          <w:tcPr>
            <w:tcW w:w="2443" w:type="dxa"/>
            <w:shd w:val="clear" w:color="auto" w:fill="FFCC99"/>
            <w:vAlign w:val="center"/>
          </w:tcPr>
          <w:p w14:paraId="23085F9E">
            <w:pPr>
              <w:rPr>
                <w:rFonts w:ascii="宋体" w:hAnsi="宋体" w:cs="Arial"/>
                <w:b/>
                <w:sz w:val="21"/>
                <w:szCs w:val="21"/>
              </w:rPr>
            </w:pPr>
            <w:r>
              <w:rPr>
                <w:rFonts w:ascii="宋体" w:hAnsi="宋体" w:cs="Arial"/>
                <w:b/>
                <w:sz w:val="21"/>
                <w:szCs w:val="21"/>
              </w:rPr>
              <w:t>备注</w:t>
            </w:r>
          </w:p>
        </w:tc>
      </w:tr>
      <w:tr w14:paraId="4D9CC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78DB68C5">
            <w:pPr>
              <w:widowControl w:val="0"/>
              <w:numPr>
                <w:ilvl w:val="0"/>
                <w:numId w:val="40"/>
              </w:numPr>
              <w:spacing w:after="0"/>
              <w:rPr>
                <w:rFonts w:ascii="宋体" w:hAnsi="宋体"/>
                <w:sz w:val="21"/>
                <w:szCs w:val="21"/>
              </w:rPr>
            </w:pPr>
          </w:p>
        </w:tc>
        <w:tc>
          <w:tcPr>
            <w:tcW w:w="1418" w:type="dxa"/>
          </w:tcPr>
          <w:p w14:paraId="68964949">
            <w:pPr>
              <w:rPr>
                <w:rFonts w:ascii="宋体" w:hAnsi="宋体"/>
                <w:sz w:val="21"/>
                <w:szCs w:val="21"/>
              </w:rPr>
            </w:pPr>
            <w:r>
              <w:rPr>
                <w:rFonts w:hint="eastAsia" w:ascii="宋体" w:hAnsi="宋体"/>
                <w:sz w:val="21"/>
                <w:szCs w:val="21"/>
              </w:rPr>
              <w:t>账号</w:t>
            </w:r>
          </w:p>
        </w:tc>
        <w:tc>
          <w:tcPr>
            <w:tcW w:w="1558" w:type="dxa"/>
          </w:tcPr>
          <w:p w14:paraId="192A1302">
            <w:pPr>
              <w:rPr>
                <w:rFonts w:ascii="宋体" w:hAnsi="宋体"/>
                <w:sz w:val="21"/>
                <w:szCs w:val="21"/>
              </w:rPr>
            </w:pPr>
            <w:r>
              <w:rPr>
                <w:rFonts w:hint="eastAsia" w:ascii="宋体" w:hAnsi="宋体"/>
                <w:sz w:val="21"/>
                <w:szCs w:val="21"/>
              </w:rPr>
              <w:t>文本</w:t>
            </w:r>
          </w:p>
        </w:tc>
        <w:tc>
          <w:tcPr>
            <w:tcW w:w="1217" w:type="dxa"/>
          </w:tcPr>
          <w:p w14:paraId="04587B97">
            <w:pPr>
              <w:pStyle w:val="6"/>
              <w:rPr>
                <w:rFonts w:ascii="宋体" w:hAnsi="宋体"/>
                <w:sz w:val="21"/>
                <w:szCs w:val="21"/>
              </w:rPr>
            </w:pPr>
          </w:p>
        </w:tc>
        <w:tc>
          <w:tcPr>
            <w:tcW w:w="1218" w:type="dxa"/>
          </w:tcPr>
          <w:p w14:paraId="6A42EF74">
            <w:pPr>
              <w:pStyle w:val="6"/>
              <w:rPr>
                <w:rFonts w:ascii="宋体" w:hAnsi="宋体"/>
                <w:sz w:val="21"/>
                <w:szCs w:val="21"/>
              </w:rPr>
            </w:pPr>
          </w:p>
        </w:tc>
        <w:tc>
          <w:tcPr>
            <w:tcW w:w="1218" w:type="dxa"/>
          </w:tcPr>
          <w:p w14:paraId="0EDD6EA8">
            <w:pPr>
              <w:pStyle w:val="6"/>
              <w:rPr>
                <w:rFonts w:ascii="宋体" w:hAnsi="宋体"/>
                <w:sz w:val="21"/>
                <w:szCs w:val="21"/>
              </w:rPr>
            </w:pPr>
          </w:p>
        </w:tc>
        <w:tc>
          <w:tcPr>
            <w:tcW w:w="2443" w:type="dxa"/>
          </w:tcPr>
          <w:p w14:paraId="69C30D79">
            <w:pPr>
              <w:pStyle w:val="6"/>
              <w:rPr>
                <w:rFonts w:ascii="宋体" w:hAnsi="宋体"/>
                <w:sz w:val="21"/>
                <w:szCs w:val="21"/>
              </w:rPr>
            </w:pPr>
          </w:p>
        </w:tc>
      </w:tr>
      <w:tr w14:paraId="08DA2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619B9FF5">
            <w:pPr>
              <w:widowControl w:val="0"/>
              <w:numPr>
                <w:ilvl w:val="0"/>
                <w:numId w:val="40"/>
              </w:numPr>
              <w:spacing w:after="0"/>
              <w:rPr>
                <w:rFonts w:ascii="宋体" w:hAnsi="宋体"/>
                <w:sz w:val="21"/>
                <w:szCs w:val="21"/>
              </w:rPr>
            </w:pPr>
          </w:p>
        </w:tc>
        <w:tc>
          <w:tcPr>
            <w:tcW w:w="1418" w:type="dxa"/>
          </w:tcPr>
          <w:p w14:paraId="2C53FEF7">
            <w:pPr>
              <w:rPr>
                <w:rFonts w:ascii="宋体" w:hAnsi="宋体"/>
                <w:sz w:val="21"/>
                <w:szCs w:val="21"/>
              </w:rPr>
            </w:pPr>
            <w:r>
              <w:rPr>
                <w:rFonts w:hint="eastAsia" w:ascii="宋体" w:hAnsi="宋体"/>
                <w:sz w:val="21"/>
                <w:szCs w:val="21"/>
              </w:rPr>
              <w:t>户名</w:t>
            </w:r>
          </w:p>
        </w:tc>
        <w:tc>
          <w:tcPr>
            <w:tcW w:w="1558" w:type="dxa"/>
          </w:tcPr>
          <w:p w14:paraId="0384B85F">
            <w:pPr>
              <w:rPr>
                <w:rFonts w:ascii="宋体" w:hAnsi="宋体"/>
                <w:sz w:val="21"/>
                <w:szCs w:val="21"/>
              </w:rPr>
            </w:pPr>
            <w:r>
              <w:rPr>
                <w:rFonts w:hint="eastAsia" w:ascii="宋体" w:hAnsi="宋体"/>
                <w:sz w:val="21"/>
                <w:szCs w:val="21"/>
              </w:rPr>
              <w:t>文本</w:t>
            </w:r>
          </w:p>
        </w:tc>
        <w:tc>
          <w:tcPr>
            <w:tcW w:w="1217" w:type="dxa"/>
          </w:tcPr>
          <w:p w14:paraId="210E6DA7">
            <w:pPr>
              <w:pStyle w:val="6"/>
              <w:rPr>
                <w:rFonts w:ascii="宋体" w:hAnsi="宋体"/>
                <w:sz w:val="21"/>
                <w:szCs w:val="21"/>
              </w:rPr>
            </w:pPr>
          </w:p>
        </w:tc>
        <w:tc>
          <w:tcPr>
            <w:tcW w:w="1218" w:type="dxa"/>
          </w:tcPr>
          <w:p w14:paraId="63E7FA05">
            <w:pPr>
              <w:pStyle w:val="6"/>
              <w:rPr>
                <w:rFonts w:ascii="宋体" w:hAnsi="宋体"/>
                <w:sz w:val="21"/>
                <w:szCs w:val="21"/>
              </w:rPr>
            </w:pPr>
          </w:p>
        </w:tc>
        <w:tc>
          <w:tcPr>
            <w:tcW w:w="1218" w:type="dxa"/>
          </w:tcPr>
          <w:p w14:paraId="0632A894">
            <w:pPr>
              <w:pStyle w:val="6"/>
              <w:rPr>
                <w:rFonts w:ascii="宋体" w:hAnsi="宋体"/>
                <w:sz w:val="21"/>
                <w:szCs w:val="21"/>
              </w:rPr>
            </w:pPr>
          </w:p>
        </w:tc>
        <w:tc>
          <w:tcPr>
            <w:tcW w:w="2443" w:type="dxa"/>
          </w:tcPr>
          <w:p w14:paraId="71113BC0">
            <w:pPr>
              <w:pStyle w:val="6"/>
              <w:rPr>
                <w:rFonts w:ascii="宋体" w:hAnsi="宋体"/>
                <w:sz w:val="21"/>
                <w:szCs w:val="21"/>
              </w:rPr>
            </w:pPr>
          </w:p>
        </w:tc>
      </w:tr>
      <w:tr w14:paraId="67B68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2302DF9">
            <w:pPr>
              <w:widowControl w:val="0"/>
              <w:numPr>
                <w:ilvl w:val="0"/>
                <w:numId w:val="40"/>
              </w:numPr>
              <w:spacing w:after="0"/>
              <w:rPr>
                <w:rFonts w:ascii="宋体" w:hAnsi="宋体"/>
                <w:sz w:val="21"/>
                <w:szCs w:val="21"/>
              </w:rPr>
            </w:pPr>
          </w:p>
        </w:tc>
        <w:tc>
          <w:tcPr>
            <w:tcW w:w="1418" w:type="dxa"/>
          </w:tcPr>
          <w:p w14:paraId="4A9D47B0">
            <w:pPr>
              <w:rPr>
                <w:rFonts w:ascii="宋体" w:hAnsi="宋体"/>
                <w:sz w:val="21"/>
                <w:szCs w:val="21"/>
              </w:rPr>
            </w:pPr>
            <w:r>
              <w:rPr>
                <w:rFonts w:hint="eastAsia" w:ascii="宋体" w:hAnsi="宋体"/>
                <w:sz w:val="21"/>
                <w:szCs w:val="21"/>
              </w:rPr>
              <w:t>开户行名称</w:t>
            </w:r>
          </w:p>
        </w:tc>
        <w:tc>
          <w:tcPr>
            <w:tcW w:w="1558" w:type="dxa"/>
          </w:tcPr>
          <w:p w14:paraId="6C08960F">
            <w:pPr>
              <w:rPr>
                <w:rFonts w:ascii="宋体" w:hAnsi="宋体"/>
                <w:sz w:val="21"/>
                <w:szCs w:val="21"/>
              </w:rPr>
            </w:pPr>
            <w:r>
              <w:rPr>
                <w:rFonts w:hint="eastAsia" w:ascii="宋体" w:hAnsi="宋体"/>
                <w:sz w:val="21"/>
                <w:szCs w:val="21"/>
              </w:rPr>
              <w:t>文本</w:t>
            </w:r>
          </w:p>
        </w:tc>
        <w:tc>
          <w:tcPr>
            <w:tcW w:w="1217" w:type="dxa"/>
          </w:tcPr>
          <w:p w14:paraId="524D3324">
            <w:pPr>
              <w:pStyle w:val="6"/>
              <w:rPr>
                <w:rFonts w:ascii="宋体" w:hAnsi="宋体"/>
                <w:sz w:val="21"/>
                <w:szCs w:val="21"/>
              </w:rPr>
            </w:pPr>
          </w:p>
        </w:tc>
        <w:tc>
          <w:tcPr>
            <w:tcW w:w="1218" w:type="dxa"/>
          </w:tcPr>
          <w:p w14:paraId="0BFF5FD1">
            <w:pPr>
              <w:pStyle w:val="6"/>
              <w:rPr>
                <w:rFonts w:ascii="宋体" w:hAnsi="宋体"/>
                <w:sz w:val="21"/>
                <w:szCs w:val="21"/>
              </w:rPr>
            </w:pPr>
          </w:p>
        </w:tc>
        <w:tc>
          <w:tcPr>
            <w:tcW w:w="1218" w:type="dxa"/>
          </w:tcPr>
          <w:p w14:paraId="4661F725">
            <w:pPr>
              <w:pStyle w:val="6"/>
              <w:rPr>
                <w:rFonts w:ascii="宋体" w:hAnsi="宋体"/>
                <w:sz w:val="21"/>
                <w:szCs w:val="21"/>
              </w:rPr>
            </w:pPr>
          </w:p>
        </w:tc>
        <w:tc>
          <w:tcPr>
            <w:tcW w:w="2443" w:type="dxa"/>
          </w:tcPr>
          <w:p w14:paraId="7F30A15F">
            <w:pPr>
              <w:pStyle w:val="6"/>
              <w:rPr>
                <w:rFonts w:ascii="宋体" w:hAnsi="宋体"/>
                <w:sz w:val="21"/>
                <w:szCs w:val="21"/>
              </w:rPr>
            </w:pPr>
          </w:p>
        </w:tc>
      </w:tr>
      <w:tr w14:paraId="7A91C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5A17F99">
            <w:pPr>
              <w:widowControl w:val="0"/>
              <w:numPr>
                <w:ilvl w:val="0"/>
                <w:numId w:val="40"/>
              </w:numPr>
              <w:spacing w:after="0"/>
              <w:rPr>
                <w:rFonts w:ascii="宋体" w:hAnsi="宋体"/>
                <w:sz w:val="21"/>
                <w:szCs w:val="21"/>
              </w:rPr>
            </w:pPr>
          </w:p>
        </w:tc>
        <w:tc>
          <w:tcPr>
            <w:tcW w:w="1418" w:type="dxa"/>
          </w:tcPr>
          <w:p w14:paraId="6FE5C875">
            <w:pPr>
              <w:rPr>
                <w:rFonts w:ascii="宋体" w:hAnsi="宋体"/>
                <w:sz w:val="21"/>
                <w:szCs w:val="21"/>
              </w:rPr>
            </w:pPr>
            <w:r>
              <w:rPr>
                <w:rFonts w:hint="eastAsia" w:ascii="宋体" w:hAnsi="宋体"/>
                <w:sz w:val="21"/>
                <w:szCs w:val="21"/>
              </w:rPr>
              <w:t>账户状态</w:t>
            </w:r>
          </w:p>
        </w:tc>
        <w:tc>
          <w:tcPr>
            <w:tcW w:w="1558" w:type="dxa"/>
          </w:tcPr>
          <w:p w14:paraId="0F774FC9">
            <w:pPr>
              <w:rPr>
                <w:rFonts w:ascii="宋体" w:hAnsi="宋体"/>
                <w:sz w:val="21"/>
                <w:szCs w:val="21"/>
              </w:rPr>
            </w:pPr>
            <w:r>
              <w:rPr>
                <w:rFonts w:hint="eastAsia" w:ascii="宋体" w:hAnsi="宋体"/>
                <w:sz w:val="21"/>
                <w:szCs w:val="21"/>
              </w:rPr>
              <w:t>文本</w:t>
            </w:r>
          </w:p>
        </w:tc>
        <w:tc>
          <w:tcPr>
            <w:tcW w:w="1217" w:type="dxa"/>
          </w:tcPr>
          <w:p w14:paraId="3DF671DC">
            <w:pPr>
              <w:pStyle w:val="6"/>
              <w:rPr>
                <w:rFonts w:ascii="宋体" w:hAnsi="宋体"/>
                <w:sz w:val="21"/>
                <w:szCs w:val="21"/>
              </w:rPr>
            </w:pPr>
          </w:p>
        </w:tc>
        <w:tc>
          <w:tcPr>
            <w:tcW w:w="1218" w:type="dxa"/>
          </w:tcPr>
          <w:p w14:paraId="044D5EA0">
            <w:pPr>
              <w:pStyle w:val="6"/>
              <w:rPr>
                <w:rFonts w:ascii="宋体" w:hAnsi="宋体"/>
                <w:sz w:val="21"/>
                <w:szCs w:val="21"/>
              </w:rPr>
            </w:pPr>
          </w:p>
        </w:tc>
        <w:tc>
          <w:tcPr>
            <w:tcW w:w="1218" w:type="dxa"/>
          </w:tcPr>
          <w:p w14:paraId="11D3B9E3">
            <w:pPr>
              <w:pStyle w:val="6"/>
              <w:rPr>
                <w:rFonts w:ascii="宋体" w:hAnsi="宋体"/>
                <w:sz w:val="21"/>
                <w:szCs w:val="21"/>
              </w:rPr>
            </w:pPr>
          </w:p>
        </w:tc>
        <w:tc>
          <w:tcPr>
            <w:tcW w:w="2443" w:type="dxa"/>
          </w:tcPr>
          <w:p w14:paraId="0EB8F43B">
            <w:pPr>
              <w:pStyle w:val="6"/>
              <w:rPr>
                <w:rFonts w:ascii="宋体" w:hAnsi="宋体"/>
                <w:sz w:val="21"/>
                <w:szCs w:val="21"/>
              </w:rPr>
            </w:pPr>
          </w:p>
        </w:tc>
      </w:tr>
      <w:tr w14:paraId="01580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559DC1D7">
            <w:pPr>
              <w:pStyle w:val="6"/>
              <w:widowControl w:val="0"/>
              <w:numPr>
                <w:ilvl w:val="0"/>
                <w:numId w:val="40"/>
              </w:numPr>
              <w:rPr>
                <w:rFonts w:ascii="宋体" w:hAnsi="宋体"/>
                <w:sz w:val="21"/>
                <w:szCs w:val="21"/>
              </w:rPr>
            </w:pPr>
          </w:p>
        </w:tc>
        <w:tc>
          <w:tcPr>
            <w:tcW w:w="1418" w:type="dxa"/>
            <w:vAlign w:val="center"/>
          </w:tcPr>
          <w:p w14:paraId="7A2788BA">
            <w:pPr>
              <w:rPr>
                <w:rFonts w:ascii="宋体" w:hAnsi="宋体" w:cs="Arial"/>
                <w:sz w:val="21"/>
                <w:szCs w:val="21"/>
              </w:rPr>
            </w:pPr>
            <w:r>
              <w:rPr>
                <w:rFonts w:hint="eastAsia" w:ascii="宋体" w:hAnsi="宋体" w:cs="Arial"/>
                <w:sz w:val="21"/>
                <w:szCs w:val="21"/>
              </w:rPr>
              <w:t>返回</w:t>
            </w:r>
          </w:p>
        </w:tc>
        <w:tc>
          <w:tcPr>
            <w:tcW w:w="1558" w:type="dxa"/>
            <w:vAlign w:val="center"/>
          </w:tcPr>
          <w:p w14:paraId="148A3002">
            <w:pPr>
              <w:rPr>
                <w:rFonts w:ascii="宋体" w:hAnsi="宋体" w:cs="Arial"/>
                <w:sz w:val="21"/>
                <w:szCs w:val="21"/>
              </w:rPr>
            </w:pPr>
            <w:r>
              <w:rPr>
                <w:rFonts w:hint="eastAsia" w:ascii="宋体" w:hAnsi="宋体" w:cs="Arial"/>
                <w:sz w:val="21"/>
                <w:szCs w:val="21"/>
              </w:rPr>
              <w:t>按钮</w:t>
            </w:r>
          </w:p>
        </w:tc>
        <w:tc>
          <w:tcPr>
            <w:tcW w:w="1217" w:type="dxa"/>
            <w:vAlign w:val="center"/>
          </w:tcPr>
          <w:p w14:paraId="3044D331">
            <w:pPr>
              <w:rPr>
                <w:rFonts w:ascii="宋体" w:hAnsi="宋体" w:cs="Arial"/>
                <w:sz w:val="21"/>
                <w:szCs w:val="21"/>
              </w:rPr>
            </w:pPr>
          </w:p>
        </w:tc>
        <w:tc>
          <w:tcPr>
            <w:tcW w:w="1218" w:type="dxa"/>
            <w:vAlign w:val="center"/>
          </w:tcPr>
          <w:p w14:paraId="11508A68">
            <w:pPr>
              <w:rPr>
                <w:rFonts w:ascii="宋体" w:hAnsi="宋体" w:cs="Arial"/>
                <w:sz w:val="21"/>
                <w:szCs w:val="21"/>
              </w:rPr>
            </w:pPr>
          </w:p>
        </w:tc>
        <w:tc>
          <w:tcPr>
            <w:tcW w:w="1218" w:type="dxa"/>
            <w:vAlign w:val="center"/>
          </w:tcPr>
          <w:p w14:paraId="643461D5">
            <w:pPr>
              <w:rPr>
                <w:rFonts w:ascii="宋体" w:hAnsi="宋体" w:cs="Arial"/>
                <w:sz w:val="21"/>
                <w:szCs w:val="21"/>
              </w:rPr>
            </w:pPr>
          </w:p>
        </w:tc>
        <w:tc>
          <w:tcPr>
            <w:tcW w:w="2443" w:type="dxa"/>
            <w:vAlign w:val="center"/>
          </w:tcPr>
          <w:p w14:paraId="57FEB489">
            <w:pPr>
              <w:rPr>
                <w:rFonts w:ascii="宋体" w:hAnsi="宋体" w:cs="Arial"/>
                <w:sz w:val="21"/>
                <w:szCs w:val="21"/>
              </w:rPr>
            </w:pPr>
            <w:r>
              <w:rPr>
                <w:rFonts w:hint="eastAsia" w:ascii="宋体" w:hAnsi="宋体"/>
                <w:sz w:val="21"/>
                <w:szCs w:val="21"/>
              </w:rPr>
              <w:t>返回账户管理页面</w:t>
            </w:r>
          </w:p>
        </w:tc>
      </w:tr>
    </w:tbl>
    <w:p w14:paraId="49158EA7">
      <w:pPr>
        <w:pStyle w:val="5"/>
        <w:numPr>
          <w:ilvl w:val="0"/>
          <w:numId w:val="0"/>
        </w:numPr>
        <w:ind w:left="113"/>
      </w:pPr>
      <w:r>
        <w:rPr>
          <w:rFonts w:hint="eastAsia"/>
        </w:rPr>
        <w:t>账户交易密码修改页面</w:t>
      </w:r>
    </w:p>
    <w:tbl>
      <w:tblPr>
        <w:tblStyle w:val="48"/>
        <w:tblW w:w="97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418"/>
        <w:gridCol w:w="1558"/>
        <w:gridCol w:w="1217"/>
        <w:gridCol w:w="1218"/>
        <w:gridCol w:w="1218"/>
        <w:gridCol w:w="2443"/>
      </w:tblGrid>
      <w:tr w14:paraId="2AC7E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FABF8F"/>
            <w:vAlign w:val="center"/>
          </w:tcPr>
          <w:p w14:paraId="17E05999">
            <w:pPr>
              <w:pStyle w:val="6"/>
              <w:widowControl w:val="0"/>
              <w:rPr>
                <w:rFonts w:ascii="宋体" w:hAnsi="宋体"/>
                <w:sz w:val="21"/>
                <w:szCs w:val="21"/>
              </w:rPr>
            </w:pPr>
            <w:r>
              <w:rPr>
                <w:rFonts w:ascii="宋体" w:hAnsi="宋体" w:cs="Arial"/>
                <w:b/>
                <w:sz w:val="21"/>
                <w:szCs w:val="21"/>
              </w:rPr>
              <w:t>序号</w:t>
            </w:r>
          </w:p>
        </w:tc>
        <w:tc>
          <w:tcPr>
            <w:tcW w:w="1418" w:type="dxa"/>
            <w:shd w:val="clear" w:color="auto" w:fill="FABF8F"/>
            <w:vAlign w:val="center"/>
          </w:tcPr>
          <w:p w14:paraId="15141400">
            <w:pPr>
              <w:pStyle w:val="6"/>
              <w:widowControl w:val="0"/>
              <w:rPr>
                <w:rFonts w:ascii="宋体" w:hAnsi="宋体"/>
                <w:sz w:val="21"/>
                <w:szCs w:val="21"/>
              </w:rPr>
            </w:pPr>
            <w:r>
              <w:rPr>
                <w:rFonts w:ascii="宋体" w:hAnsi="宋体" w:cs="Arial"/>
                <w:b/>
                <w:sz w:val="21"/>
                <w:szCs w:val="21"/>
              </w:rPr>
              <w:t>名称</w:t>
            </w:r>
          </w:p>
        </w:tc>
        <w:tc>
          <w:tcPr>
            <w:tcW w:w="1558" w:type="dxa"/>
            <w:shd w:val="clear" w:color="auto" w:fill="FABF8F"/>
            <w:vAlign w:val="center"/>
          </w:tcPr>
          <w:p w14:paraId="37ECF840">
            <w:pPr>
              <w:pStyle w:val="6"/>
              <w:widowControl w:val="0"/>
              <w:rPr>
                <w:rFonts w:ascii="宋体" w:hAnsi="宋体"/>
                <w:sz w:val="21"/>
                <w:szCs w:val="21"/>
              </w:rPr>
            </w:pPr>
            <w:r>
              <w:rPr>
                <w:rFonts w:ascii="宋体" w:hAnsi="宋体" w:cs="Arial"/>
                <w:b/>
                <w:sz w:val="21"/>
                <w:szCs w:val="21"/>
              </w:rPr>
              <w:t>输入/输出</w:t>
            </w:r>
          </w:p>
        </w:tc>
        <w:tc>
          <w:tcPr>
            <w:tcW w:w="1217" w:type="dxa"/>
            <w:shd w:val="clear" w:color="auto" w:fill="FABF8F"/>
            <w:vAlign w:val="center"/>
          </w:tcPr>
          <w:p w14:paraId="7DF5E586">
            <w:pPr>
              <w:pStyle w:val="6"/>
              <w:widowControl w:val="0"/>
              <w:rPr>
                <w:rFonts w:ascii="宋体" w:hAnsi="宋体"/>
                <w:sz w:val="21"/>
                <w:szCs w:val="21"/>
              </w:rPr>
            </w:pPr>
            <w:r>
              <w:rPr>
                <w:rFonts w:ascii="宋体" w:hAnsi="宋体" w:cs="Arial"/>
                <w:b/>
                <w:sz w:val="21"/>
                <w:szCs w:val="21"/>
              </w:rPr>
              <w:t>缺省值</w:t>
            </w:r>
          </w:p>
        </w:tc>
        <w:tc>
          <w:tcPr>
            <w:tcW w:w="1218" w:type="dxa"/>
            <w:shd w:val="clear" w:color="auto" w:fill="FABF8F"/>
            <w:vAlign w:val="center"/>
          </w:tcPr>
          <w:p w14:paraId="1E933E3E">
            <w:pPr>
              <w:pStyle w:val="6"/>
              <w:widowControl w:val="0"/>
              <w:rPr>
                <w:rFonts w:ascii="宋体" w:hAnsi="宋体"/>
                <w:sz w:val="21"/>
                <w:szCs w:val="21"/>
              </w:rPr>
            </w:pPr>
            <w:r>
              <w:rPr>
                <w:rFonts w:hint="eastAsia" w:ascii="宋体" w:hAnsi="宋体" w:cs="Arial"/>
                <w:b/>
                <w:sz w:val="21"/>
                <w:szCs w:val="21"/>
              </w:rPr>
              <w:t>类型</w:t>
            </w:r>
            <w:r>
              <w:rPr>
                <w:rFonts w:ascii="宋体" w:hAnsi="宋体" w:cs="Arial"/>
                <w:b/>
                <w:sz w:val="21"/>
                <w:szCs w:val="21"/>
              </w:rPr>
              <w:t>/长度</w:t>
            </w:r>
          </w:p>
        </w:tc>
        <w:tc>
          <w:tcPr>
            <w:tcW w:w="1218" w:type="dxa"/>
            <w:shd w:val="clear" w:color="auto" w:fill="FABF8F"/>
            <w:vAlign w:val="center"/>
          </w:tcPr>
          <w:p w14:paraId="41F81513">
            <w:pPr>
              <w:pStyle w:val="6"/>
              <w:widowControl w:val="0"/>
              <w:rPr>
                <w:rFonts w:ascii="宋体" w:hAnsi="宋体"/>
                <w:sz w:val="21"/>
                <w:szCs w:val="21"/>
              </w:rPr>
            </w:pPr>
            <w:r>
              <w:rPr>
                <w:rFonts w:hint="eastAsia" w:ascii="宋体" w:hAnsi="宋体" w:cs="Arial"/>
                <w:b/>
                <w:sz w:val="21"/>
                <w:szCs w:val="21"/>
              </w:rPr>
              <w:t>是否必输</w:t>
            </w:r>
          </w:p>
        </w:tc>
        <w:tc>
          <w:tcPr>
            <w:tcW w:w="2443" w:type="dxa"/>
            <w:shd w:val="clear" w:color="auto" w:fill="FABF8F"/>
            <w:vAlign w:val="center"/>
          </w:tcPr>
          <w:p w14:paraId="1DBAD447">
            <w:pPr>
              <w:pStyle w:val="6"/>
              <w:widowControl w:val="0"/>
              <w:rPr>
                <w:rFonts w:ascii="宋体" w:hAnsi="宋体"/>
                <w:sz w:val="21"/>
                <w:szCs w:val="21"/>
              </w:rPr>
            </w:pPr>
            <w:r>
              <w:rPr>
                <w:rFonts w:ascii="宋体" w:hAnsi="宋体" w:cs="Arial"/>
                <w:b/>
                <w:sz w:val="21"/>
                <w:szCs w:val="21"/>
              </w:rPr>
              <w:t>备注</w:t>
            </w:r>
          </w:p>
        </w:tc>
      </w:tr>
      <w:tr w14:paraId="28A84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5FC89F62">
            <w:pPr>
              <w:pStyle w:val="6"/>
              <w:widowControl w:val="0"/>
              <w:numPr>
                <w:ilvl w:val="0"/>
                <w:numId w:val="41"/>
              </w:numPr>
              <w:rPr>
                <w:rFonts w:ascii="宋体" w:hAnsi="宋体"/>
                <w:sz w:val="21"/>
                <w:szCs w:val="21"/>
              </w:rPr>
            </w:pPr>
          </w:p>
        </w:tc>
        <w:tc>
          <w:tcPr>
            <w:tcW w:w="1418" w:type="dxa"/>
            <w:vAlign w:val="center"/>
          </w:tcPr>
          <w:p w14:paraId="0DB2DF28">
            <w:pPr>
              <w:pStyle w:val="6"/>
              <w:widowControl w:val="0"/>
              <w:rPr>
                <w:rFonts w:ascii="宋体" w:hAnsi="宋体"/>
                <w:sz w:val="21"/>
                <w:szCs w:val="21"/>
              </w:rPr>
            </w:pPr>
            <w:r>
              <w:rPr>
                <w:rFonts w:hint="eastAsia" w:ascii="宋体" w:hAnsi="宋体" w:cs="Arial"/>
                <w:color w:val="000000"/>
                <w:sz w:val="21"/>
                <w:szCs w:val="21"/>
              </w:rPr>
              <w:t>原密码</w:t>
            </w:r>
          </w:p>
        </w:tc>
        <w:tc>
          <w:tcPr>
            <w:tcW w:w="1558" w:type="dxa"/>
            <w:vAlign w:val="center"/>
          </w:tcPr>
          <w:p w14:paraId="7A0AABF5">
            <w:pPr>
              <w:pStyle w:val="6"/>
              <w:widowControl w:val="0"/>
              <w:rPr>
                <w:rFonts w:ascii="宋体" w:hAnsi="宋体"/>
                <w:sz w:val="21"/>
                <w:szCs w:val="21"/>
              </w:rPr>
            </w:pPr>
            <w:r>
              <w:rPr>
                <w:rFonts w:hint="eastAsia" w:ascii="宋体" w:hAnsi="宋体" w:cs="宋体"/>
                <w:sz w:val="21"/>
                <w:szCs w:val="21"/>
              </w:rPr>
              <w:t>密码框</w:t>
            </w:r>
          </w:p>
        </w:tc>
        <w:tc>
          <w:tcPr>
            <w:tcW w:w="1217" w:type="dxa"/>
            <w:vAlign w:val="center"/>
          </w:tcPr>
          <w:p w14:paraId="0788F130">
            <w:pPr>
              <w:pStyle w:val="6"/>
              <w:widowControl w:val="0"/>
              <w:rPr>
                <w:rFonts w:ascii="宋体" w:hAnsi="宋体"/>
                <w:sz w:val="21"/>
                <w:szCs w:val="21"/>
              </w:rPr>
            </w:pPr>
          </w:p>
        </w:tc>
        <w:tc>
          <w:tcPr>
            <w:tcW w:w="1218" w:type="dxa"/>
            <w:vAlign w:val="center"/>
          </w:tcPr>
          <w:p w14:paraId="2B4C101E">
            <w:pPr>
              <w:pStyle w:val="6"/>
              <w:widowControl w:val="0"/>
              <w:rPr>
                <w:rFonts w:ascii="宋体" w:hAnsi="宋体"/>
                <w:sz w:val="21"/>
                <w:szCs w:val="21"/>
              </w:rPr>
            </w:pPr>
            <w:r>
              <w:rPr>
                <w:rFonts w:hint="eastAsia" w:ascii="宋体" w:hAnsi="宋体" w:cs="Arial"/>
                <w:color w:val="000000"/>
                <w:sz w:val="21"/>
                <w:szCs w:val="21"/>
              </w:rPr>
              <w:t>N/6</w:t>
            </w:r>
          </w:p>
        </w:tc>
        <w:tc>
          <w:tcPr>
            <w:tcW w:w="1218" w:type="dxa"/>
            <w:vAlign w:val="center"/>
          </w:tcPr>
          <w:p w14:paraId="117823ED">
            <w:pPr>
              <w:pStyle w:val="6"/>
              <w:widowControl w:val="0"/>
              <w:rPr>
                <w:rFonts w:ascii="宋体" w:hAnsi="宋体"/>
                <w:sz w:val="21"/>
                <w:szCs w:val="21"/>
              </w:rPr>
            </w:pPr>
            <w:r>
              <w:rPr>
                <w:rFonts w:hint="eastAsia" w:ascii="宋体" w:hAnsi="宋体" w:cs="Arial"/>
                <w:color w:val="000000"/>
                <w:sz w:val="21"/>
                <w:szCs w:val="21"/>
              </w:rPr>
              <w:t>是</w:t>
            </w:r>
          </w:p>
        </w:tc>
        <w:tc>
          <w:tcPr>
            <w:tcW w:w="2443" w:type="dxa"/>
            <w:vAlign w:val="center"/>
          </w:tcPr>
          <w:p w14:paraId="5BD3E0FA">
            <w:pPr>
              <w:widowControl w:val="0"/>
              <w:rPr>
                <w:rFonts w:ascii="宋体" w:hAnsi="宋体" w:cs="Arial"/>
                <w:color w:val="000000"/>
                <w:sz w:val="21"/>
                <w:szCs w:val="21"/>
              </w:rPr>
            </w:pPr>
            <w:r>
              <w:rPr>
                <w:rFonts w:hint="eastAsia" w:ascii="宋体" w:hAnsi="宋体" w:cs="Arial"/>
                <w:color w:val="000000"/>
                <w:sz w:val="21"/>
                <w:szCs w:val="21"/>
              </w:rPr>
              <w:t>密码控件</w:t>
            </w:r>
          </w:p>
          <w:p w14:paraId="6A6DB8E0">
            <w:pPr>
              <w:pStyle w:val="6"/>
              <w:widowControl w:val="0"/>
              <w:rPr>
                <w:rFonts w:ascii="宋体" w:hAnsi="宋体"/>
                <w:sz w:val="21"/>
                <w:szCs w:val="21"/>
              </w:rPr>
            </w:pPr>
            <w:r>
              <w:rPr>
                <w:rFonts w:hint="eastAsia" w:ascii="宋体" w:hAnsi="宋体" w:cs="Arial"/>
                <w:color w:val="000000"/>
                <w:sz w:val="21"/>
                <w:szCs w:val="21"/>
              </w:rPr>
              <w:t>右侧提示：</w:t>
            </w:r>
            <w:r>
              <w:rPr>
                <w:rFonts w:hint="eastAsia" w:ascii="宋体" w:hAnsi="宋体" w:cs="宋体"/>
                <w:sz w:val="21"/>
                <w:szCs w:val="21"/>
              </w:rPr>
              <w:t>请输入6位原密码</w:t>
            </w:r>
          </w:p>
        </w:tc>
      </w:tr>
      <w:tr w14:paraId="1F627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7C4CB0E7">
            <w:pPr>
              <w:pStyle w:val="6"/>
              <w:widowControl w:val="0"/>
              <w:numPr>
                <w:ilvl w:val="0"/>
                <w:numId w:val="41"/>
              </w:numPr>
              <w:rPr>
                <w:rFonts w:ascii="宋体" w:hAnsi="宋体"/>
                <w:sz w:val="21"/>
                <w:szCs w:val="21"/>
              </w:rPr>
            </w:pPr>
          </w:p>
        </w:tc>
        <w:tc>
          <w:tcPr>
            <w:tcW w:w="1418" w:type="dxa"/>
            <w:vAlign w:val="center"/>
          </w:tcPr>
          <w:p w14:paraId="04149A95">
            <w:pPr>
              <w:pStyle w:val="6"/>
              <w:widowControl w:val="0"/>
              <w:rPr>
                <w:rFonts w:ascii="宋体" w:hAnsi="宋体"/>
                <w:sz w:val="21"/>
                <w:szCs w:val="21"/>
              </w:rPr>
            </w:pPr>
            <w:r>
              <w:rPr>
                <w:rFonts w:hint="eastAsia" w:ascii="宋体" w:hAnsi="宋体" w:cs="Arial"/>
                <w:color w:val="000000"/>
                <w:sz w:val="21"/>
                <w:szCs w:val="21"/>
              </w:rPr>
              <w:t>新密码</w:t>
            </w:r>
          </w:p>
        </w:tc>
        <w:tc>
          <w:tcPr>
            <w:tcW w:w="1558" w:type="dxa"/>
            <w:vAlign w:val="center"/>
          </w:tcPr>
          <w:p w14:paraId="58D280BA">
            <w:pPr>
              <w:pStyle w:val="6"/>
              <w:widowControl w:val="0"/>
              <w:rPr>
                <w:rFonts w:ascii="宋体" w:hAnsi="宋体"/>
                <w:sz w:val="21"/>
                <w:szCs w:val="21"/>
              </w:rPr>
            </w:pPr>
            <w:r>
              <w:rPr>
                <w:rFonts w:hint="eastAsia" w:ascii="宋体" w:hAnsi="宋体" w:cs="宋体"/>
                <w:sz w:val="21"/>
                <w:szCs w:val="21"/>
              </w:rPr>
              <w:t>密码框</w:t>
            </w:r>
          </w:p>
        </w:tc>
        <w:tc>
          <w:tcPr>
            <w:tcW w:w="1217" w:type="dxa"/>
            <w:vAlign w:val="center"/>
          </w:tcPr>
          <w:p w14:paraId="26234100">
            <w:pPr>
              <w:pStyle w:val="6"/>
              <w:widowControl w:val="0"/>
              <w:rPr>
                <w:rFonts w:ascii="宋体" w:hAnsi="宋体"/>
                <w:sz w:val="21"/>
                <w:szCs w:val="21"/>
              </w:rPr>
            </w:pPr>
          </w:p>
        </w:tc>
        <w:tc>
          <w:tcPr>
            <w:tcW w:w="1218" w:type="dxa"/>
            <w:vAlign w:val="center"/>
          </w:tcPr>
          <w:p w14:paraId="48C8C3FC">
            <w:pPr>
              <w:pStyle w:val="6"/>
              <w:widowControl w:val="0"/>
              <w:rPr>
                <w:rFonts w:ascii="宋体" w:hAnsi="宋体"/>
                <w:sz w:val="21"/>
                <w:szCs w:val="21"/>
              </w:rPr>
            </w:pPr>
            <w:r>
              <w:rPr>
                <w:rFonts w:hint="eastAsia" w:ascii="宋体" w:hAnsi="宋体" w:cs="Arial"/>
                <w:color w:val="000000"/>
                <w:sz w:val="21"/>
                <w:szCs w:val="21"/>
              </w:rPr>
              <w:t>N/6</w:t>
            </w:r>
          </w:p>
        </w:tc>
        <w:tc>
          <w:tcPr>
            <w:tcW w:w="1218" w:type="dxa"/>
          </w:tcPr>
          <w:p w14:paraId="4BC258D2">
            <w:pPr>
              <w:pStyle w:val="6"/>
              <w:widowControl w:val="0"/>
              <w:rPr>
                <w:rFonts w:ascii="宋体" w:hAnsi="宋体"/>
                <w:sz w:val="21"/>
                <w:szCs w:val="21"/>
              </w:rPr>
            </w:pPr>
            <w:r>
              <w:rPr>
                <w:rFonts w:hint="eastAsia" w:ascii="宋体" w:hAnsi="宋体" w:cs="Arial"/>
                <w:color w:val="000000"/>
                <w:sz w:val="21"/>
                <w:szCs w:val="21"/>
              </w:rPr>
              <w:t>是</w:t>
            </w:r>
          </w:p>
        </w:tc>
        <w:tc>
          <w:tcPr>
            <w:tcW w:w="2443" w:type="dxa"/>
            <w:vAlign w:val="center"/>
          </w:tcPr>
          <w:p w14:paraId="3D43F55B">
            <w:pPr>
              <w:widowControl w:val="0"/>
              <w:rPr>
                <w:rFonts w:ascii="宋体" w:hAnsi="宋体" w:cs="Arial"/>
                <w:color w:val="000000"/>
                <w:sz w:val="21"/>
                <w:szCs w:val="21"/>
              </w:rPr>
            </w:pPr>
            <w:r>
              <w:rPr>
                <w:rFonts w:hint="eastAsia" w:ascii="宋体" w:hAnsi="宋体" w:cs="Arial"/>
                <w:color w:val="000000"/>
                <w:sz w:val="21"/>
                <w:szCs w:val="21"/>
              </w:rPr>
              <w:t>密码控件</w:t>
            </w:r>
          </w:p>
          <w:p w14:paraId="68C10520">
            <w:pPr>
              <w:pStyle w:val="6"/>
              <w:widowControl w:val="0"/>
              <w:rPr>
                <w:rFonts w:ascii="宋体" w:hAnsi="宋体"/>
                <w:sz w:val="21"/>
                <w:szCs w:val="21"/>
              </w:rPr>
            </w:pPr>
            <w:r>
              <w:rPr>
                <w:rFonts w:hint="eastAsia" w:ascii="宋体" w:hAnsi="宋体" w:cs="Arial"/>
                <w:color w:val="000000"/>
                <w:sz w:val="21"/>
                <w:szCs w:val="21"/>
              </w:rPr>
              <w:t>右侧提示：</w:t>
            </w:r>
            <w:r>
              <w:rPr>
                <w:rFonts w:hint="eastAsia" w:ascii="宋体" w:hAnsi="宋体" w:cs="宋体"/>
                <w:sz w:val="21"/>
                <w:szCs w:val="21"/>
              </w:rPr>
              <w:t>请输入6位新密码</w:t>
            </w:r>
          </w:p>
        </w:tc>
      </w:tr>
      <w:tr w14:paraId="7CD14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0A250A44">
            <w:pPr>
              <w:pStyle w:val="6"/>
              <w:widowControl w:val="0"/>
              <w:numPr>
                <w:ilvl w:val="0"/>
                <w:numId w:val="41"/>
              </w:numPr>
              <w:rPr>
                <w:rFonts w:ascii="宋体" w:hAnsi="宋体"/>
                <w:sz w:val="21"/>
                <w:szCs w:val="21"/>
              </w:rPr>
            </w:pPr>
          </w:p>
        </w:tc>
        <w:tc>
          <w:tcPr>
            <w:tcW w:w="1418" w:type="dxa"/>
            <w:vAlign w:val="center"/>
          </w:tcPr>
          <w:p w14:paraId="2F676A70">
            <w:pPr>
              <w:pStyle w:val="6"/>
              <w:widowControl w:val="0"/>
              <w:rPr>
                <w:rFonts w:ascii="宋体" w:hAnsi="宋体"/>
                <w:sz w:val="21"/>
                <w:szCs w:val="21"/>
              </w:rPr>
            </w:pPr>
            <w:r>
              <w:rPr>
                <w:rFonts w:hint="eastAsia" w:ascii="宋体" w:hAnsi="宋体" w:cs="Arial"/>
                <w:color w:val="000000"/>
                <w:sz w:val="21"/>
                <w:szCs w:val="21"/>
              </w:rPr>
              <w:t>再次输入新密码</w:t>
            </w:r>
          </w:p>
        </w:tc>
        <w:tc>
          <w:tcPr>
            <w:tcW w:w="1558" w:type="dxa"/>
            <w:vAlign w:val="center"/>
          </w:tcPr>
          <w:p w14:paraId="150B003D">
            <w:pPr>
              <w:pStyle w:val="6"/>
              <w:widowControl w:val="0"/>
              <w:rPr>
                <w:rFonts w:ascii="宋体" w:hAnsi="宋体"/>
                <w:sz w:val="21"/>
                <w:szCs w:val="21"/>
              </w:rPr>
            </w:pPr>
            <w:r>
              <w:rPr>
                <w:rFonts w:hint="eastAsia" w:ascii="宋体" w:hAnsi="宋体" w:cs="宋体"/>
                <w:sz w:val="21"/>
                <w:szCs w:val="21"/>
              </w:rPr>
              <w:t>密码框</w:t>
            </w:r>
          </w:p>
        </w:tc>
        <w:tc>
          <w:tcPr>
            <w:tcW w:w="1217" w:type="dxa"/>
            <w:vAlign w:val="center"/>
          </w:tcPr>
          <w:p w14:paraId="3B72ADA5">
            <w:pPr>
              <w:pStyle w:val="6"/>
              <w:widowControl w:val="0"/>
              <w:rPr>
                <w:rFonts w:ascii="宋体" w:hAnsi="宋体"/>
                <w:sz w:val="21"/>
                <w:szCs w:val="21"/>
              </w:rPr>
            </w:pPr>
          </w:p>
        </w:tc>
        <w:tc>
          <w:tcPr>
            <w:tcW w:w="1218" w:type="dxa"/>
            <w:vAlign w:val="center"/>
          </w:tcPr>
          <w:p w14:paraId="01AFF985">
            <w:pPr>
              <w:pStyle w:val="6"/>
              <w:widowControl w:val="0"/>
              <w:rPr>
                <w:rFonts w:ascii="宋体" w:hAnsi="宋体"/>
                <w:sz w:val="21"/>
                <w:szCs w:val="21"/>
              </w:rPr>
            </w:pPr>
            <w:r>
              <w:rPr>
                <w:rFonts w:hint="eastAsia" w:ascii="宋体" w:hAnsi="宋体" w:cs="Arial"/>
                <w:color w:val="000000"/>
                <w:sz w:val="21"/>
                <w:szCs w:val="21"/>
              </w:rPr>
              <w:t>N/6</w:t>
            </w:r>
          </w:p>
        </w:tc>
        <w:tc>
          <w:tcPr>
            <w:tcW w:w="1218" w:type="dxa"/>
          </w:tcPr>
          <w:p w14:paraId="3117E726">
            <w:pPr>
              <w:pStyle w:val="6"/>
              <w:widowControl w:val="0"/>
              <w:rPr>
                <w:rFonts w:ascii="宋体" w:hAnsi="宋体"/>
                <w:sz w:val="21"/>
                <w:szCs w:val="21"/>
              </w:rPr>
            </w:pPr>
            <w:r>
              <w:rPr>
                <w:rFonts w:hint="eastAsia" w:ascii="宋体" w:hAnsi="宋体" w:cs="Arial"/>
                <w:color w:val="000000"/>
                <w:sz w:val="21"/>
                <w:szCs w:val="21"/>
              </w:rPr>
              <w:t>是</w:t>
            </w:r>
          </w:p>
        </w:tc>
        <w:tc>
          <w:tcPr>
            <w:tcW w:w="2443" w:type="dxa"/>
            <w:vAlign w:val="center"/>
          </w:tcPr>
          <w:p w14:paraId="2C9B2F3E">
            <w:pPr>
              <w:widowControl w:val="0"/>
              <w:rPr>
                <w:rFonts w:ascii="宋体" w:hAnsi="宋体" w:cs="Arial"/>
                <w:color w:val="000000"/>
                <w:sz w:val="21"/>
                <w:szCs w:val="21"/>
              </w:rPr>
            </w:pPr>
            <w:r>
              <w:rPr>
                <w:rFonts w:hint="eastAsia" w:ascii="宋体" w:hAnsi="宋体" w:cs="Arial"/>
                <w:color w:val="000000"/>
                <w:sz w:val="21"/>
                <w:szCs w:val="21"/>
              </w:rPr>
              <w:t>密码控件</w:t>
            </w:r>
          </w:p>
          <w:p w14:paraId="655C7AF4">
            <w:pPr>
              <w:pStyle w:val="6"/>
              <w:widowControl w:val="0"/>
              <w:rPr>
                <w:rFonts w:ascii="宋体" w:hAnsi="宋体"/>
                <w:sz w:val="21"/>
                <w:szCs w:val="21"/>
              </w:rPr>
            </w:pPr>
            <w:r>
              <w:rPr>
                <w:rFonts w:hint="eastAsia" w:ascii="宋体" w:hAnsi="宋体" w:cs="Arial"/>
                <w:color w:val="000000"/>
                <w:sz w:val="21"/>
                <w:szCs w:val="21"/>
              </w:rPr>
              <w:t>右侧提示：</w:t>
            </w:r>
            <w:r>
              <w:rPr>
                <w:rFonts w:hint="eastAsia" w:ascii="宋体" w:hAnsi="宋体" w:cs="宋体"/>
                <w:sz w:val="21"/>
                <w:szCs w:val="21"/>
              </w:rPr>
              <w:t>请保证两次输入的密码一致</w:t>
            </w:r>
          </w:p>
        </w:tc>
      </w:tr>
      <w:tr w14:paraId="58B03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3B263B1F">
            <w:pPr>
              <w:pStyle w:val="6"/>
              <w:widowControl w:val="0"/>
              <w:numPr>
                <w:ilvl w:val="0"/>
                <w:numId w:val="41"/>
              </w:numPr>
              <w:rPr>
                <w:rFonts w:ascii="宋体" w:hAnsi="宋体"/>
                <w:sz w:val="21"/>
                <w:szCs w:val="21"/>
              </w:rPr>
            </w:pPr>
          </w:p>
        </w:tc>
        <w:tc>
          <w:tcPr>
            <w:tcW w:w="1418" w:type="dxa"/>
            <w:vAlign w:val="center"/>
          </w:tcPr>
          <w:p w14:paraId="695606A5">
            <w:pPr>
              <w:pStyle w:val="6"/>
              <w:widowControl w:val="0"/>
              <w:rPr>
                <w:rFonts w:ascii="宋体" w:hAnsi="宋体"/>
                <w:sz w:val="21"/>
                <w:szCs w:val="21"/>
              </w:rPr>
            </w:pPr>
            <w:r>
              <w:rPr>
                <w:rFonts w:hint="eastAsia" w:ascii="宋体" w:hAnsi="宋体" w:cs="Arial"/>
                <w:color w:val="000000"/>
                <w:sz w:val="21"/>
                <w:szCs w:val="21"/>
              </w:rPr>
              <w:t>确认</w:t>
            </w:r>
          </w:p>
        </w:tc>
        <w:tc>
          <w:tcPr>
            <w:tcW w:w="1558" w:type="dxa"/>
            <w:vAlign w:val="center"/>
          </w:tcPr>
          <w:p w14:paraId="660DD536">
            <w:pPr>
              <w:pStyle w:val="6"/>
              <w:widowControl w:val="0"/>
              <w:rPr>
                <w:rFonts w:ascii="宋体" w:hAnsi="宋体"/>
                <w:sz w:val="21"/>
                <w:szCs w:val="21"/>
              </w:rPr>
            </w:pPr>
            <w:r>
              <w:rPr>
                <w:rFonts w:hint="eastAsia" w:ascii="宋体" w:hAnsi="宋体" w:cs="Arial"/>
                <w:color w:val="000000"/>
                <w:sz w:val="21"/>
                <w:szCs w:val="21"/>
              </w:rPr>
              <w:t>按钮</w:t>
            </w:r>
          </w:p>
        </w:tc>
        <w:tc>
          <w:tcPr>
            <w:tcW w:w="1217" w:type="dxa"/>
            <w:vAlign w:val="center"/>
          </w:tcPr>
          <w:p w14:paraId="65209F7B">
            <w:pPr>
              <w:pStyle w:val="6"/>
              <w:widowControl w:val="0"/>
              <w:rPr>
                <w:rFonts w:ascii="宋体" w:hAnsi="宋体"/>
                <w:sz w:val="21"/>
                <w:szCs w:val="21"/>
              </w:rPr>
            </w:pPr>
          </w:p>
        </w:tc>
        <w:tc>
          <w:tcPr>
            <w:tcW w:w="1218" w:type="dxa"/>
            <w:vAlign w:val="center"/>
          </w:tcPr>
          <w:p w14:paraId="053EDCDE">
            <w:pPr>
              <w:pStyle w:val="6"/>
              <w:widowControl w:val="0"/>
              <w:rPr>
                <w:rFonts w:ascii="宋体" w:hAnsi="宋体"/>
                <w:sz w:val="21"/>
                <w:szCs w:val="21"/>
              </w:rPr>
            </w:pPr>
          </w:p>
        </w:tc>
        <w:tc>
          <w:tcPr>
            <w:tcW w:w="1218" w:type="dxa"/>
            <w:vAlign w:val="center"/>
          </w:tcPr>
          <w:p w14:paraId="6EAC4A8C">
            <w:pPr>
              <w:pStyle w:val="6"/>
              <w:widowControl w:val="0"/>
              <w:rPr>
                <w:rFonts w:ascii="宋体" w:hAnsi="宋体"/>
                <w:sz w:val="21"/>
                <w:szCs w:val="21"/>
              </w:rPr>
            </w:pPr>
          </w:p>
        </w:tc>
        <w:tc>
          <w:tcPr>
            <w:tcW w:w="2443" w:type="dxa"/>
            <w:vAlign w:val="center"/>
          </w:tcPr>
          <w:p w14:paraId="5B70351C">
            <w:pPr>
              <w:pStyle w:val="6"/>
              <w:widowControl w:val="0"/>
              <w:rPr>
                <w:rFonts w:ascii="宋体" w:hAnsi="宋体"/>
                <w:sz w:val="21"/>
                <w:szCs w:val="21"/>
              </w:rPr>
            </w:pPr>
          </w:p>
        </w:tc>
      </w:tr>
    </w:tbl>
    <w:p w14:paraId="31ADAF5F">
      <w:pPr>
        <w:pStyle w:val="5"/>
        <w:numPr>
          <w:ilvl w:val="0"/>
          <w:numId w:val="0"/>
        </w:numPr>
      </w:pPr>
      <w:r>
        <w:rPr>
          <w:rFonts w:hint="eastAsia"/>
        </w:rPr>
        <w:t>新增账户页面</w:t>
      </w:r>
    </w:p>
    <w:tbl>
      <w:tblPr>
        <w:tblStyle w:val="48"/>
        <w:tblW w:w="97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418"/>
        <w:gridCol w:w="1558"/>
        <w:gridCol w:w="1217"/>
        <w:gridCol w:w="1218"/>
        <w:gridCol w:w="1218"/>
        <w:gridCol w:w="2443"/>
      </w:tblGrid>
      <w:tr w14:paraId="120A6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FFCC99"/>
            <w:vAlign w:val="center"/>
          </w:tcPr>
          <w:p w14:paraId="78734209">
            <w:pPr>
              <w:rPr>
                <w:rFonts w:ascii="宋体" w:hAnsi="宋体" w:cs="Arial"/>
                <w:b/>
                <w:sz w:val="21"/>
                <w:szCs w:val="21"/>
              </w:rPr>
            </w:pPr>
            <w:r>
              <w:rPr>
                <w:rFonts w:ascii="宋体" w:hAnsi="宋体" w:cs="Arial"/>
                <w:b/>
                <w:sz w:val="21"/>
                <w:szCs w:val="21"/>
              </w:rPr>
              <w:t>序号</w:t>
            </w:r>
          </w:p>
        </w:tc>
        <w:tc>
          <w:tcPr>
            <w:tcW w:w="1418" w:type="dxa"/>
            <w:shd w:val="clear" w:color="auto" w:fill="FFCC99"/>
            <w:vAlign w:val="center"/>
          </w:tcPr>
          <w:p w14:paraId="4B80AD78">
            <w:pPr>
              <w:rPr>
                <w:rFonts w:ascii="宋体" w:hAnsi="宋体" w:cs="Arial"/>
                <w:b/>
                <w:sz w:val="21"/>
                <w:szCs w:val="21"/>
              </w:rPr>
            </w:pPr>
            <w:r>
              <w:rPr>
                <w:rFonts w:ascii="宋体" w:hAnsi="宋体" w:cs="Arial"/>
                <w:b/>
                <w:sz w:val="21"/>
                <w:szCs w:val="21"/>
              </w:rPr>
              <w:t>名称</w:t>
            </w:r>
          </w:p>
        </w:tc>
        <w:tc>
          <w:tcPr>
            <w:tcW w:w="1558" w:type="dxa"/>
            <w:shd w:val="clear" w:color="auto" w:fill="FFCC99"/>
            <w:vAlign w:val="center"/>
          </w:tcPr>
          <w:p w14:paraId="705F2613">
            <w:pPr>
              <w:rPr>
                <w:rFonts w:ascii="宋体" w:hAnsi="宋体" w:cs="Arial"/>
                <w:b/>
                <w:sz w:val="21"/>
                <w:szCs w:val="21"/>
              </w:rPr>
            </w:pPr>
            <w:r>
              <w:rPr>
                <w:rFonts w:ascii="宋体" w:hAnsi="宋体" w:cs="Arial"/>
                <w:b/>
                <w:sz w:val="21"/>
                <w:szCs w:val="21"/>
              </w:rPr>
              <w:t>输入</w:t>
            </w:r>
            <w:r>
              <w:rPr>
                <w:rFonts w:hint="eastAsia" w:ascii="宋体" w:hAnsi="宋体" w:cs="Arial"/>
                <w:b/>
                <w:sz w:val="21"/>
                <w:szCs w:val="21"/>
              </w:rPr>
              <w:t>/输出</w:t>
            </w:r>
          </w:p>
        </w:tc>
        <w:tc>
          <w:tcPr>
            <w:tcW w:w="1217" w:type="dxa"/>
            <w:shd w:val="clear" w:color="auto" w:fill="FFCC99"/>
            <w:vAlign w:val="center"/>
          </w:tcPr>
          <w:p w14:paraId="39287C81">
            <w:pPr>
              <w:rPr>
                <w:rFonts w:ascii="宋体" w:hAnsi="宋体" w:cs="Arial"/>
                <w:b/>
                <w:sz w:val="21"/>
                <w:szCs w:val="21"/>
              </w:rPr>
            </w:pPr>
            <w:r>
              <w:rPr>
                <w:rFonts w:ascii="宋体" w:hAnsi="宋体" w:cs="Arial"/>
                <w:b/>
                <w:sz w:val="21"/>
                <w:szCs w:val="21"/>
              </w:rPr>
              <w:t>缺省值</w:t>
            </w:r>
          </w:p>
        </w:tc>
        <w:tc>
          <w:tcPr>
            <w:tcW w:w="1218" w:type="dxa"/>
            <w:shd w:val="clear" w:color="auto" w:fill="FFCC99"/>
            <w:vAlign w:val="center"/>
          </w:tcPr>
          <w:p w14:paraId="5F0B22B1">
            <w:pPr>
              <w:rPr>
                <w:rFonts w:ascii="宋体" w:hAnsi="宋体" w:cs="Arial"/>
                <w:b/>
                <w:sz w:val="21"/>
                <w:szCs w:val="21"/>
              </w:rPr>
            </w:pPr>
            <w:r>
              <w:rPr>
                <w:rFonts w:hint="eastAsia" w:ascii="宋体" w:hAnsi="宋体" w:cs="Arial"/>
                <w:b/>
                <w:sz w:val="21"/>
                <w:szCs w:val="21"/>
              </w:rPr>
              <w:t>类型/长度</w:t>
            </w:r>
          </w:p>
        </w:tc>
        <w:tc>
          <w:tcPr>
            <w:tcW w:w="1218" w:type="dxa"/>
            <w:shd w:val="clear" w:color="auto" w:fill="FFCC99"/>
            <w:vAlign w:val="center"/>
          </w:tcPr>
          <w:p w14:paraId="3892A151">
            <w:pPr>
              <w:rPr>
                <w:rFonts w:ascii="宋体" w:hAnsi="宋体" w:cs="Arial"/>
                <w:b/>
                <w:sz w:val="21"/>
                <w:szCs w:val="21"/>
              </w:rPr>
            </w:pPr>
            <w:r>
              <w:rPr>
                <w:rFonts w:hint="eastAsia" w:ascii="宋体" w:hAnsi="宋体" w:cs="Arial"/>
                <w:b/>
                <w:sz w:val="21"/>
                <w:szCs w:val="21"/>
              </w:rPr>
              <w:t>是否必输</w:t>
            </w:r>
          </w:p>
        </w:tc>
        <w:tc>
          <w:tcPr>
            <w:tcW w:w="2443" w:type="dxa"/>
            <w:shd w:val="clear" w:color="auto" w:fill="FFCC99"/>
            <w:vAlign w:val="center"/>
          </w:tcPr>
          <w:p w14:paraId="5447DB54">
            <w:pPr>
              <w:rPr>
                <w:rFonts w:ascii="宋体" w:hAnsi="宋体" w:cs="Arial"/>
                <w:b/>
                <w:sz w:val="21"/>
                <w:szCs w:val="21"/>
              </w:rPr>
            </w:pPr>
            <w:r>
              <w:rPr>
                <w:rFonts w:ascii="宋体" w:hAnsi="宋体" w:cs="Arial"/>
                <w:b/>
                <w:sz w:val="21"/>
                <w:szCs w:val="21"/>
              </w:rPr>
              <w:t>备注</w:t>
            </w:r>
          </w:p>
        </w:tc>
      </w:tr>
      <w:tr w14:paraId="3C1BC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437B61F8">
            <w:pPr>
              <w:pStyle w:val="6"/>
              <w:widowControl w:val="0"/>
              <w:numPr>
                <w:ilvl w:val="0"/>
                <w:numId w:val="42"/>
              </w:numPr>
              <w:rPr>
                <w:rFonts w:ascii="宋体" w:hAnsi="宋体"/>
                <w:sz w:val="21"/>
                <w:szCs w:val="21"/>
              </w:rPr>
            </w:pPr>
          </w:p>
        </w:tc>
        <w:tc>
          <w:tcPr>
            <w:tcW w:w="1418" w:type="dxa"/>
          </w:tcPr>
          <w:p w14:paraId="0D985656">
            <w:pPr>
              <w:pStyle w:val="6"/>
              <w:rPr>
                <w:rFonts w:ascii="宋体" w:hAnsi="宋体"/>
                <w:sz w:val="21"/>
                <w:szCs w:val="21"/>
              </w:rPr>
            </w:pPr>
            <w:r>
              <w:rPr>
                <w:rFonts w:hint="eastAsia" w:ascii="宋体" w:hAnsi="宋体"/>
                <w:sz w:val="21"/>
                <w:szCs w:val="21"/>
              </w:rPr>
              <w:t>账号</w:t>
            </w:r>
          </w:p>
        </w:tc>
        <w:tc>
          <w:tcPr>
            <w:tcW w:w="1558" w:type="dxa"/>
          </w:tcPr>
          <w:p w14:paraId="613106AC">
            <w:pPr>
              <w:pStyle w:val="6"/>
              <w:rPr>
                <w:rFonts w:ascii="宋体" w:hAnsi="宋体"/>
                <w:sz w:val="21"/>
                <w:szCs w:val="21"/>
              </w:rPr>
            </w:pPr>
            <w:r>
              <w:rPr>
                <w:rFonts w:hint="eastAsia" w:ascii="宋体" w:hAnsi="宋体"/>
                <w:sz w:val="21"/>
                <w:szCs w:val="21"/>
              </w:rPr>
              <w:t>文本框</w:t>
            </w:r>
          </w:p>
        </w:tc>
        <w:tc>
          <w:tcPr>
            <w:tcW w:w="1217" w:type="dxa"/>
          </w:tcPr>
          <w:p w14:paraId="7A7C84AF">
            <w:pPr>
              <w:pStyle w:val="6"/>
              <w:rPr>
                <w:rFonts w:ascii="宋体" w:hAnsi="宋体"/>
                <w:sz w:val="21"/>
                <w:szCs w:val="21"/>
              </w:rPr>
            </w:pPr>
          </w:p>
        </w:tc>
        <w:tc>
          <w:tcPr>
            <w:tcW w:w="1218" w:type="dxa"/>
          </w:tcPr>
          <w:p w14:paraId="6DEA2CC5">
            <w:pPr>
              <w:pStyle w:val="6"/>
              <w:rPr>
                <w:rFonts w:ascii="宋体" w:hAnsi="宋体"/>
                <w:sz w:val="21"/>
                <w:szCs w:val="21"/>
              </w:rPr>
            </w:pPr>
            <w:r>
              <w:rPr>
                <w:rFonts w:hint="eastAsia" w:ascii="宋体" w:hAnsi="宋体"/>
                <w:sz w:val="21"/>
                <w:szCs w:val="21"/>
              </w:rPr>
              <w:t>N/32</w:t>
            </w:r>
          </w:p>
        </w:tc>
        <w:tc>
          <w:tcPr>
            <w:tcW w:w="1218" w:type="dxa"/>
          </w:tcPr>
          <w:p w14:paraId="25D5885D">
            <w:pPr>
              <w:pStyle w:val="6"/>
              <w:rPr>
                <w:rFonts w:ascii="宋体" w:hAnsi="宋体"/>
                <w:sz w:val="21"/>
                <w:szCs w:val="21"/>
              </w:rPr>
            </w:pPr>
            <w:r>
              <w:rPr>
                <w:rFonts w:hint="eastAsia" w:ascii="宋体" w:hAnsi="宋体"/>
                <w:sz w:val="21"/>
                <w:szCs w:val="21"/>
              </w:rPr>
              <w:t>是</w:t>
            </w:r>
          </w:p>
        </w:tc>
        <w:tc>
          <w:tcPr>
            <w:tcW w:w="2443" w:type="dxa"/>
          </w:tcPr>
          <w:p w14:paraId="7625788F">
            <w:pPr>
              <w:pStyle w:val="6"/>
              <w:rPr>
                <w:rFonts w:ascii="宋体" w:hAnsi="宋体"/>
                <w:sz w:val="21"/>
                <w:szCs w:val="21"/>
              </w:rPr>
            </w:pPr>
          </w:p>
        </w:tc>
      </w:tr>
      <w:tr w14:paraId="4369F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77584235">
            <w:pPr>
              <w:pStyle w:val="6"/>
              <w:widowControl w:val="0"/>
              <w:numPr>
                <w:ilvl w:val="0"/>
                <w:numId w:val="42"/>
              </w:numPr>
              <w:rPr>
                <w:rFonts w:ascii="宋体" w:hAnsi="宋体"/>
                <w:sz w:val="21"/>
                <w:szCs w:val="21"/>
              </w:rPr>
            </w:pPr>
          </w:p>
        </w:tc>
        <w:tc>
          <w:tcPr>
            <w:tcW w:w="1418" w:type="dxa"/>
          </w:tcPr>
          <w:p w14:paraId="4CBADA0A">
            <w:pPr>
              <w:pStyle w:val="6"/>
              <w:rPr>
                <w:rFonts w:ascii="宋体" w:hAnsi="宋体"/>
                <w:sz w:val="21"/>
                <w:szCs w:val="21"/>
              </w:rPr>
            </w:pPr>
            <w:r>
              <w:rPr>
                <w:rFonts w:hint="eastAsia" w:ascii="宋体" w:hAnsi="宋体"/>
                <w:sz w:val="21"/>
                <w:szCs w:val="21"/>
              </w:rPr>
              <w:t>户名</w:t>
            </w:r>
          </w:p>
        </w:tc>
        <w:tc>
          <w:tcPr>
            <w:tcW w:w="1558" w:type="dxa"/>
          </w:tcPr>
          <w:p w14:paraId="561B028A">
            <w:pPr>
              <w:pStyle w:val="6"/>
              <w:rPr>
                <w:rFonts w:ascii="宋体" w:hAnsi="宋体"/>
                <w:sz w:val="21"/>
                <w:szCs w:val="21"/>
              </w:rPr>
            </w:pPr>
            <w:r>
              <w:rPr>
                <w:rFonts w:hint="eastAsia" w:ascii="宋体" w:hAnsi="宋体"/>
                <w:sz w:val="21"/>
                <w:szCs w:val="21"/>
              </w:rPr>
              <w:t>文本框</w:t>
            </w:r>
          </w:p>
        </w:tc>
        <w:tc>
          <w:tcPr>
            <w:tcW w:w="1217" w:type="dxa"/>
          </w:tcPr>
          <w:p w14:paraId="0B12D7AF">
            <w:pPr>
              <w:pStyle w:val="6"/>
              <w:rPr>
                <w:rFonts w:ascii="宋体" w:hAnsi="宋体"/>
                <w:sz w:val="21"/>
                <w:szCs w:val="21"/>
              </w:rPr>
            </w:pPr>
          </w:p>
        </w:tc>
        <w:tc>
          <w:tcPr>
            <w:tcW w:w="1218" w:type="dxa"/>
          </w:tcPr>
          <w:p w14:paraId="201CC8F1">
            <w:pPr>
              <w:pStyle w:val="6"/>
              <w:rPr>
                <w:rFonts w:ascii="宋体" w:hAnsi="宋体"/>
                <w:sz w:val="21"/>
                <w:szCs w:val="21"/>
              </w:rPr>
            </w:pPr>
            <w:r>
              <w:rPr>
                <w:rFonts w:hint="eastAsia" w:ascii="宋体" w:hAnsi="宋体"/>
                <w:sz w:val="21"/>
                <w:szCs w:val="21"/>
              </w:rPr>
              <w:t>C/30</w:t>
            </w:r>
          </w:p>
        </w:tc>
        <w:tc>
          <w:tcPr>
            <w:tcW w:w="1218" w:type="dxa"/>
          </w:tcPr>
          <w:p w14:paraId="3D1ACC6D">
            <w:pPr>
              <w:pStyle w:val="6"/>
              <w:rPr>
                <w:rFonts w:ascii="宋体" w:hAnsi="宋体"/>
                <w:sz w:val="21"/>
                <w:szCs w:val="21"/>
              </w:rPr>
            </w:pPr>
            <w:r>
              <w:rPr>
                <w:rFonts w:hint="eastAsia" w:ascii="宋体" w:hAnsi="宋体"/>
                <w:sz w:val="21"/>
                <w:szCs w:val="21"/>
              </w:rPr>
              <w:t>是</w:t>
            </w:r>
          </w:p>
        </w:tc>
        <w:tc>
          <w:tcPr>
            <w:tcW w:w="2443" w:type="dxa"/>
          </w:tcPr>
          <w:p w14:paraId="483517EB">
            <w:pPr>
              <w:pStyle w:val="6"/>
              <w:rPr>
                <w:rFonts w:ascii="宋体" w:hAnsi="宋体"/>
                <w:sz w:val="21"/>
                <w:szCs w:val="21"/>
              </w:rPr>
            </w:pPr>
          </w:p>
        </w:tc>
      </w:tr>
      <w:tr w14:paraId="1DF39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74AF4AF7">
            <w:pPr>
              <w:pStyle w:val="6"/>
              <w:widowControl w:val="0"/>
              <w:numPr>
                <w:ilvl w:val="0"/>
                <w:numId w:val="42"/>
              </w:numPr>
              <w:rPr>
                <w:rFonts w:ascii="宋体" w:hAnsi="宋体"/>
                <w:sz w:val="21"/>
                <w:szCs w:val="21"/>
              </w:rPr>
            </w:pPr>
          </w:p>
        </w:tc>
        <w:tc>
          <w:tcPr>
            <w:tcW w:w="1418" w:type="dxa"/>
          </w:tcPr>
          <w:p w14:paraId="5DEB150C">
            <w:pPr>
              <w:pStyle w:val="6"/>
              <w:rPr>
                <w:rFonts w:ascii="宋体" w:hAnsi="宋体"/>
                <w:sz w:val="21"/>
                <w:szCs w:val="21"/>
              </w:rPr>
            </w:pPr>
            <w:r>
              <w:rPr>
                <w:rFonts w:hint="eastAsia" w:ascii="宋体" w:hAnsi="宋体"/>
                <w:sz w:val="21"/>
                <w:szCs w:val="21"/>
              </w:rPr>
              <w:t>账户别名</w:t>
            </w:r>
          </w:p>
        </w:tc>
        <w:tc>
          <w:tcPr>
            <w:tcW w:w="1558" w:type="dxa"/>
          </w:tcPr>
          <w:p w14:paraId="0EC986D9">
            <w:pPr>
              <w:pStyle w:val="6"/>
              <w:rPr>
                <w:rFonts w:ascii="宋体" w:hAnsi="宋体"/>
                <w:sz w:val="21"/>
                <w:szCs w:val="21"/>
              </w:rPr>
            </w:pPr>
            <w:r>
              <w:rPr>
                <w:rFonts w:hint="eastAsia" w:ascii="宋体" w:hAnsi="宋体"/>
                <w:sz w:val="21"/>
                <w:szCs w:val="21"/>
              </w:rPr>
              <w:t>文本框</w:t>
            </w:r>
          </w:p>
        </w:tc>
        <w:tc>
          <w:tcPr>
            <w:tcW w:w="1217" w:type="dxa"/>
          </w:tcPr>
          <w:p w14:paraId="1CEC5AE9">
            <w:pPr>
              <w:pStyle w:val="6"/>
              <w:rPr>
                <w:rFonts w:ascii="宋体" w:hAnsi="宋体"/>
                <w:sz w:val="21"/>
                <w:szCs w:val="21"/>
              </w:rPr>
            </w:pPr>
          </w:p>
        </w:tc>
        <w:tc>
          <w:tcPr>
            <w:tcW w:w="1218" w:type="dxa"/>
          </w:tcPr>
          <w:p w14:paraId="6115EB3D">
            <w:pPr>
              <w:pStyle w:val="6"/>
              <w:rPr>
                <w:rFonts w:ascii="宋体" w:hAnsi="宋体"/>
                <w:sz w:val="21"/>
                <w:szCs w:val="21"/>
              </w:rPr>
            </w:pPr>
            <w:r>
              <w:rPr>
                <w:rFonts w:hint="eastAsia" w:ascii="宋体" w:hAnsi="宋体"/>
                <w:sz w:val="21"/>
                <w:szCs w:val="21"/>
              </w:rPr>
              <w:t>C/30</w:t>
            </w:r>
          </w:p>
        </w:tc>
        <w:tc>
          <w:tcPr>
            <w:tcW w:w="1218" w:type="dxa"/>
          </w:tcPr>
          <w:p w14:paraId="3E1D0E0A">
            <w:pPr>
              <w:pStyle w:val="6"/>
              <w:rPr>
                <w:rFonts w:ascii="宋体" w:hAnsi="宋体"/>
                <w:sz w:val="21"/>
                <w:szCs w:val="21"/>
              </w:rPr>
            </w:pPr>
          </w:p>
        </w:tc>
        <w:tc>
          <w:tcPr>
            <w:tcW w:w="2443" w:type="dxa"/>
          </w:tcPr>
          <w:p w14:paraId="6DD4F8B3">
            <w:pPr>
              <w:pStyle w:val="6"/>
              <w:rPr>
                <w:rFonts w:ascii="宋体" w:hAnsi="宋体"/>
                <w:sz w:val="21"/>
                <w:szCs w:val="21"/>
              </w:rPr>
            </w:pPr>
          </w:p>
        </w:tc>
      </w:tr>
      <w:tr w14:paraId="3AB22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5FFCE860">
            <w:pPr>
              <w:pStyle w:val="6"/>
              <w:widowControl w:val="0"/>
              <w:numPr>
                <w:ilvl w:val="0"/>
                <w:numId w:val="42"/>
              </w:numPr>
              <w:rPr>
                <w:rFonts w:ascii="宋体" w:hAnsi="宋体"/>
                <w:sz w:val="21"/>
                <w:szCs w:val="21"/>
              </w:rPr>
            </w:pPr>
          </w:p>
        </w:tc>
        <w:tc>
          <w:tcPr>
            <w:tcW w:w="1418" w:type="dxa"/>
          </w:tcPr>
          <w:p w14:paraId="1A68D7F0">
            <w:pPr>
              <w:pStyle w:val="6"/>
              <w:rPr>
                <w:rFonts w:ascii="宋体" w:hAnsi="宋体"/>
                <w:sz w:val="21"/>
                <w:szCs w:val="21"/>
              </w:rPr>
            </w:pPr>
            <w:r>
              <w:rPr>
                <w:rFonts w:hint="eastAsia" w:ascii="宋体" w:hAnsi="宋体"/>
                <w:sz w:val="21"/>
                <w:szCs w:val="21"/>
              </w:rPr>
              <w:t>账户交易密码</w:t>
            </w:r>
          </w:p>
        </w:tc>
        <w:tc>
          <w:tcPr>
            <w:tcW w:w="1558" w:type="dxa"/>
          </w:tcPr>
          <w:p w14:paraId="651FA462">
            <w:pPr>
              <w:pStyle w:val="6"/>
              <w:rPr>
                <w:rFonts w:ascii="宋体" w:hAnsi="宋体"/>
                <w:sz w:val="21"/>
                <w:szCs w:val="21"/>
              </w:rPr>
            </w:pPr>
            <w:r>
              <w:rPr>
                <w:rFonts w:hint="eastAsia" w:ascii="宋体" w:hAnsi="宋体"/>
                <w:sz w:val="21"/>
                <w:szCs w:val="21"/>
              </w:rPr>
              <w:t>密码框</w:t>
            </w:r>
          </w:p>
        </w:tc>
        <w:tc>
          <w:tcPr>
            <w:tcW w:w="1217" w:type="dxa"/>
          </w:tcPr>
          <w:p w14:paraId="37619792">
            <w:pPr>
              <w:pStyle w:val="6"/>
              <w:rPr>
                <w:rFonts w:ascii="宋体" w:hAnsi="宋体"/>
                <w:sz w:val="21"/>
                <w:szCs w:val="21"/>
              </w:rPr>
            </w:pPr>
          </w:p>
        </w:tc>
        <w:tc>
          <w:tcPr>
            <w:tcW w:w="1218" w:type="dxa"/>
          </w:tcPr>
          <w:p w14:paraId="5EEA6868">
            <w:pPr>
              <w:pStyle w:val="6"/>
              <w:rPr>
                <w:rFonts w:ascii="宋体" w:hAnsi="宋体"/>
                <w:sz w:val="21"/>
                <w:szCs w:val="21"/>
              </w:rPr>
            </w:pPr>
          </w:p>
        </w:tc>
        <w:tc>
          <w:tcPr>
            <w:tcW w:w="1218" w:type="dxa"/>
          </w:tcPr>
          <w:p w14:paraId="15303554">
            <w:pPr>
              <w:pStyle w:val="6"/>
              <w:rPr>
                <w:rFonts w:ascii="宋体" w:hAnsi="宋体"/>
                <w:sz w:val="21"/>
                <w:szCs w:val="21"/>
              </w:rPr>
            </w:pPr>
          </w:p>
        </w:tc>
        <w:tc>
          <w:tcPr>
            <w:tcW w:w="2443" w:type="dxa"/>
          </w:tcPr>
          <w:p w14:paraId="69DC3413">
            <w:pPr>
              <w:pStyle w:val="6"/>
              <w:rPr>
                <w:rFonts w:ascii="宋体" w:hAnsi="宋体"/>
                <w:sz w:val="21"/>
                <w:szCs w:val="21"/>
              </w:rPr>
            </w:pPr>
          </w:p>
        </w:tc>
      </w:tr>
      <w:tr w14:paraId="112F7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794A15DF">
            <w:pPr>
              <w:pStyle w:val="6"/>
              <w:widowControl w:val="0"/>
              <w:numPr>
                <w:ilvl w:val="0"/>
                <w:numId w:val="42"/>
              </w:numPr>
              <w:rPr>
                <w:rFonts w:ascii="宋体" w:hAnsi="宋体"/>
                <w:sz w:val="21"/>
                <w:szCs w:val="21"/>
              </w:rPr>
            </w:pPr>
          </w:p>
        </w:tc>
        <w:tc>
          <w:tcPr>
            <w:tcW w:w="1418" w:type="dxa"/>
          </w:tcPr>
          <w:p w14:paraId="5B0D5CFE">
            <w:pPr>
              <w:pStyle w:val="6"/>
              <w:rPr>
                <w:rFonts w:ascii="宋体" w:hAnsi="宋体"/>
                <w:sz w:val="21"/>
                <w:szCs w:val="21"/>
              </w:rPr>
            </w:pPr>
            <w:r>
              <w:rPr>
                <w:rFonts w:hint="eastAsia" w:ascii="宋体" w:hAnsi="宋体"/>
                <w:sz w:val="21"/>
                <w:szCs w:val="21"/>
              </w:rPr>
              <w:t>确定</w:t>
            </w:r>
          </w:p>
        </w:tc>
        <w:tc>
          <w:tcPr>
            <w:tcW w:w="1558" w:type="dxa"/>
          </w:tcPr>
          <w:p w14:paraId="49BDFB86">
            <w:pPr>
              <w:pStyle w:val="6"/>
              <w:rPr>
                <w:rFonts w:ascii="宋体" w:hAnsi="宋体"/>
                <w:sz w:val="21"/>
                <w:szCs w:val="21"/>
              </w:rPr>
            </w:pPr>
            <w:r>
              <w:rPr>
                <w:rFonts w:hint="eastAsia" w:ascii="宋体" w:hAnsi="宋体"/>
                <w:sz w:val="21"/>
                <w:szCs w:val="21"/>
              </w:rPr>
              <w:t>按钮</w:t>
            </w:r>
          </w:p>
        </w:tc>
        <w:tc>
          <w:tcPr>
            <w:tcW w:w="1217" w:type="dxa"/>
          </w:tcPr>
          <w:p w14:paraId="115C489F">
            <w:pPr>
              <w:pStyle w:val="6"/>
              <w:rPr>
                <w:rFonts w:ascii="宋体" w:hAnsi="宋体"/>
                <w:sz w:val="21"/>
                <w:szCs w:val="21"/>
              </w:rPr>
            </w:pPr>
          </w:p>
        </w:tc>
        <w:tc>
          <w:tcPr>
            <w:tcW w:w="1218" w:type="dxa"/>
          </w:tcPr>
          <w:p w14:paraId="125278D9">
            <w:pPr>
              <w:pStyle w:val="6"/>
              <w:rPr>
                <w:rFonts w:ascii="宋体" w:hAnsi="宋体"/>
                <w:sz w:val="21"/>
                <w:szCs w:val="21"/>
              </w:rPr>
            </w:pPr>
          </w:p>
        </w:tc>
        <w:tc>
          <w:tcPr>
            <w:tcW w:w="1218" w:type="dxa"/>
          </w:tcPr>
          <w:p w14:paraId="6A995BFB">
            <w:pPr>
              <w:pStyle w:val="6"/>
              <w:rPr>
                <w:rFonts w:ascii="宋体" w:hAnsi="宋体"/>
                <w:sz w:val="21"/>
                <w:szCs w:val="21"/>
              </w:rPr>
            </w:pPr>
          </w:p>
        </w:tc>
        <w:tc>
          <w:tcPr>
            <w:tcW w:w="2443" w:type="dxa"/>
          </w:tcPr>
          <w:p w14:paraId="440170E8">
            <w:pPr>
              <w:pStyle w:val="6"/>
              <w:rPr>
                <w:rFonts w:ascii="宋体" w:hAnsi="宋体"/>
                <w:sz w:val="21"/>
                <w:szCs w:val="21"/>
              </w:rPr>
            </w:pPr>
          </w:p>
        </w:tc>
      </w:tr>
      <w:tr w14:paraId="27A41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2356778D">
            <w:pPr>
              <w:pStyle w:val="6"/>
              <w:widowControl w:val="0"/>
              <w:numPr>
                <w:ilvl w:val="0"/>
                <w:numId w:val="42"/>
              </w:numPr>
              <w:rPr>
                <w:rFonts w:ascii="宋体" w:hAnsi="宋体"/>
                <w:sz w:val="21"/>
                <w:szCs w:val="21"/>
              </w:rPr>
            </w:pPr>
          </w:p>
        </w:tc>
        <w:tc>
          <w:tcPr>
            <w:tcW w:w="1418" w:type="dxa"/>
          </w:tcPr>
          <w:p w14:paraId="02ED379F">
            <w:pPr>
              <w:pStyle w:val="6"/>
              <w:rPr>
                <w:rFonts w:ascii="宋体" w:hAnsi="宋体"/>
                <w:sz w:val="21"/>
                <w:szCs w:val="21"/>
              </w:rPr>
            </w:pPr>
            <w:r>
              <w:rPr>
                <w:rFonts w:hint="eastAsia" w:ascii="宋体" w:hAnsi="宋体"/>
                <w:sz w:val="21"/>
                <w:szCs w:val="21"/>
              </w:rPr>
              <w:t>返回</w:t>
            </w:r>
          </w:p>
        </w:tc>
        <w:tc>
          <w:tcPr>
            <w:tcW w:w="1558" w:type="dxa"/>
          </w:tcPr>
          <w:p w14:paraId="47987B49">
            <w:pPr>
              <w:pStyle w:val="6"/>
              <w:rPr>
                <w:rFonts w:ascii="宋体" w:hAnsi="宋体"/>
                <w:sz w:val="21"/>
                <w:szCs w:val="21"/>
              </w:rPr>
            </w:pPr>
            <w:r>
              <w:rPr>
                <w:rFonts w:hint="eastAsia" w:ascii="宋体" w:hAnsi="宋体"/>
                <w:sz w:val="21"/>
                <w:szCs w:val="21"/>
              </w:rPr>
              <w:t>按钮</w:t>
            </w:r>
          </w:p>
        </w:tc>
        <w:tc>
          <w:tcPr>
            <w:tcW w:w="1217" w:type="dxa"/>
          </w:tcPr>
          <w:p w14:paraId="497ABD24">
            <w:pPr>
              <w:pStyle w:val="6"/>
              <w:rPr>
                <w:rFonts w:ascii="宋体" w:hAnsi="宋体"/>
                <w:sz w:val="21"/>
                <w:szCs w:val="21"/>
              </w:rPr>
            </w:pPr>
          </w:p>
        </w:tc>
        <w:tc>
          <w:tcPr>
            <w:tcW w:w="1218" w:type="dxa"/>
          </w:tcPr>
          <w:p w14:paraId="675EE658">
            <w:pPr>
              <w:pStyle w:val="6"/>
              <w:rPr>
                <w:rFonts w:ascii="宋体" w:hAnsi="宋体"/>
                <w:sz w:val="21"/>
                <w:szCs w:val="21"/>
              </w:rPr>
            </w:pPr>
          </w:p>
        </w:tc>
        <w:tc>
          <w:tcPr>
            <w:tcW w:w="1218" w:type="dxa"/>
          </w:tcPr>
          <w:p w14:paraId="7D730316">
            <w:pPr>
              <w:pStyle w:val="6"/>
              <w:rPr>
                <w:rFonts w:ascii="宋体" w:hAnsi="宋体"/>
                <w:sz w:val="21"/>
                <w:szCs w:val="21"/>
              </w:rPr>
            </w:pPr>
          </w:p>
        </w:tc>
        <w:tc>
          <w:tcPr>
            <w:tcW w:w="2443" w:type="dxa"/>
          </w:tcPr>
          <w:p w14:paraId="2017AFD3">
            <w:pPr>
              <w:pStyle w:val="6"/>
              <w:rPr>
                <w:rFonts w:ascii="宋体" w:hAnsi="宋体"/>
                <w:sz w:val="21"/>
                <w:szCs w:val="21"/>
              </w:rPr>
            </w:pPr>
          </w:p>
        </w:tc>
      </w:tr>
    </w:tbl>
    <w:p w14:paraId="6BB07ADD">
      <w:pPr>
        <w:pStyle w:val="5"/>
        <w:numPr>
          <w:ilvl w:val="0"/>
          <w:numId w:val="0"/>
        </w:numPr>
        <w:ind w:left="113"/>
      </w:pPr>
      <w:r>
        <w:rPr>
          <w:rFonts w:hint="eastAsia"/>
        </w:rPr>
        <w:t>新增本行账户结果页面</w:t>
      </w:r>
    </w:p>
    <w:tbl>
      <w:tblPr>
        <w:tblStyle w:val="48"/>
        <w:tblW w:w="97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418"/>
        <w:gridCol w:w="1558"/>
        <w:gridCol w:w="1217"/>
        <w:gridCol w:w="1218"/>
        <w:gridCol w:w="1218"/>
        <w:gridCol w:w="2443"/>
      </w:tblGrid>
      <w:tr w14:paraId="49DB1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FFCC99"/>
            <w:vAlign w:val="center"/>
          </w:tcPr>
          <w:p w14:paraId="667FCEC7">
            <w:pPr>
              <w:rPr>
                <w:rFonts w:ascii="宋体" w:hAnsi="宋体" w:cs="Arial"/>
                <w:b/>
                <w:sz w:val="21"/>
                <w:szCs w:val="21"/>
              </w:rPr>
            </w:pPr>
            <w:r>
              <w:rPr>
                <w:rFonts w:ascii="宋体" w:hAnsi="宋体" w:cs="Arial"/>
                <w:b/>
                <w:sz w:val="21"/>
                <w:szCs w:val="21"/>
              </w:rPr>
              <w:t>序号</w:t>
            </w:r>
          </w:p>
        </w:tc>
        <w:tc>
          <w:tcPr>
            <w:tcW w:w="1418" w:type="dxa"/>
            <w:shd w:val="clear" w:color="auto" w:fill="FFCC99"/>
            <w:vAlign w:val="center"/>
          </w:tcPr>
          <w:p w14:paraId="54D7B101">
            <w:pPr>
              <w:rPr>
                <w:rFonts w:ascii="宋体" w:hAnsi="宋体" w:cs="Arial"/>
                <w:b/>
                <w:sz w:val="21"/>
                <w:szCs w:val="21"/>
              </w:rPr>
            </w:pPr>
            <w:r>
              <w:rPr>
                <w:rFonts w:ascii="宋体" w:hAnsi="宋体" w:cs="Arial"/>
                <w:b/>
                <w:sz w:val="21"/>
                <w:szCs w:val="21"/>
              </w:rPr>
              <w:t>名称</w:t>
            </w:r>
          </w:p>
        </w:tc>
        <w:tc>
          <w:tcPr>
            <w:tcW w:w="1558" w:type="dxa"/>
            <w:shd w:val="clear" w:color="auto" w:fill="FFCC99"/>
            <w:vAlign w:val="center"/>
          </w:tcPr>
          <w:p w14:paraId="10E25347">
            <w:pPr>
              <w:rPr>
                <w:rFonts w:ascii="宋体" w:hAnsi="宋体" w:cs="Arial"/>
                <w:b/>
                <w:sz w:val="21"/>
                <w:szCs w:val="21"/>
              </w:rPr>
            </w:pPr>
            <w:r>
              <w:rPr>
                <w:rFonts w:ascii="宋体" w:hAnsi="宋体" w:cs="Arial"/>
                <w:b/>
                <w:sz w:val="21"/>
                <w:szCs w:val="21"/>
              </w:rPr>
              <w:t>输入</w:t>
            </w:r>
            <w:r>
              <w:rPr>
                <w:rFonts w:hint="eastAsia" w:ascii="宋体" w:hAnsi="宋体" w:cs="Arial"/>
                <w:b/>
                <w:sz w:val="21"/>
                <w:szCs w:val="21"/>
              </w:rPr>
              <w:t>/输出</w:t>
            </w:r>
          </w:p>
        </w:tc>
        <w:tc>
          <w:tcPr>
            <w:tcW w:w="1217" w:type="dxa"/>
            <w:shd w:val="clear" w:color="auto" w:fill="FFCC99"/>
            <w:vAlign w:val="center"/>
          </w:tcPr>
          <w:p w14:paraId="739ED056">
            <w:pPr>
              <w:rPr>
                <w:rFonts w:ascii="宋体" w:hAnsi="宋体" w:cs="Arial"/>
                <w:b/>
                <w:sz w:val="21"/>
                <w:szCs w:val="21"/>
              </w:rPr>
            </w:pPr>
            <w:r>
              <w:rPr>
                <w:rFonts w:ascii="宋体" w:hAnsi="宋体" w:cs="Arial"/>
                <w:b/>
                <w:sz w:val="21"/>
                <w:szCs w:val="21"/>
              </w:rPr>
              <w:t>缺省值</w:t>
            </w:r>
          </w:p>
        </w:tc>
        <w:tc>
          <w:tcPr>
            <w:tcW w:w="1218" w:type="dxa"/>
            <w:shd w:val="clear" w:color="auto" w:fill="FFCC99"/>
            <w:vAlign w:val="center"/>
          </w:tcPr>
          <w:p w14:paraId="51A3B52D">
            <w:pPr>
              <w:rPr>
                <w:rFonts w:ascii="宋体" w:hAnsi="宋体" w:cs="Arial"/>
                <w:b/>
                <w:sz w:val="21"/>
                <w:szCs w:val="21"/>
              </w:rPr>
            </w:pPr>
            <w:r>
              <w:rPr>
                <w:rFonts w:hint="eastAsia" w:ascii="宋体" w:hAnsi="宋体" w:cs="Arial"/>
                <w:b/>
                <w:sz w:val="21"/>
                <w:szCs w:val="21"/>
              </w:rPr>
              <w:t>类型/长度</w:t>
            </w:r>
          </w:p>
        </w:tc>
        <w:tc>
          <w:tcPr>
            <w:tcW w:w="1218" w:type="dxa"/>
            <w:shd w:val="clear" w:color="auto" w:fill="FFCC99"/>
            <w:vAlign w:val="center"/>
          </w:tcPr>
          <w:p w14:paraId="58B4FE5F">
            <w:pPr>
              <w:rPr>
                <w:rFonts w:ascii="宋体" w:hAnsi="宋体" w:cs="Arial"/>
                <w:b/>
                <w:sz w:val="21"/>
                <w:szCs w:val="21"/>
              </w:rPr>
            </w:pPr>
            <w:r>
              <w:rPr>
                <w:rFonts w:hint="eastAsia" w:ascii="宋体" w:hAnsi="宋体" w:cs="Arial"/>
                <w:b/>
                <w:sz w:val="21"/>
                <w:szCs w:val="21"/>
              </w:rPr>
              <w:t>是否必输</w:t>
            </w:r>
          </w:p>
        </w:tc>
        <w:tc>
          <w:tcPr>
            <w:tcW w:w="2443" w:type="dxa"/>
            <w:shd w:val="clear" w:color="auto" w:fill="FFCC99"/>
            <w:vAlign w:val="center"/>
          </w:tcPr>
          <w:p w14:paraId="40A4BA13">
            <w:pPr>
              <w:rPr>
                <w:rFonts w:ascii="宋体" w:hAnsi="宋体" w:cs="Arial"/>
                <w:b/>
                <w:sz w:val="21"/>
                <w:szCs w:val="21"/>
              </w:rPr>
            </w:pPr>
            <w:r>
              <w:rPr>
                <w:rFonts w:ascii="宋体" w:hAnsi="宋体" w:cs="Arial"/>
                <w:b/>
                <w:sz w:val="21"/>
                <w:szCs w:val="21"/>
              </w:rPr>
              <w:t>备注</w:t>
            </w:r>
          </w:p>
        </w:tc>
      </w:tr>
      <w:tr w14:paraId="60C12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70690634">
            <w:pPr>
              <w:widowControl w:val="0"/>
              <w:numPr>
                <w:ilvl w:val="0"/>
                <w:numId w:val="43"/>
              </w:numPr>
              <w:spacing w:after="0"/>
              <w:rPr>
                <w:rFonts w:ascii="宋体" w:hAnsi="宋体"/>
                <w:sz w:val="21"/>
                <w:szCs w:val="21"/>
              </w:rPr>
            </w:pPr>
          </w:p>
        </w:tc>
        <w:tc>
          <w:tcPr>
            <w:tcW w:w="1418" w:type="dxa"/>
          </w:tcPr>
          <w:p w14:paraId="4C5B2405">
            <w:pPr>
              <w:pStyle w:val="6"/>
              <w:rPr>
                <w:rFonts w:ascii="宋体" w:hAnsi="宋体"/>
                <w:sz w:val="21"/>
                <w:szCs w:val="21"/>
              </w:rPr>
            </w:pPr>
            <w:r>
              <w:rPr>
                <w:rFonts w:hint="eastAsia" w:ascii="宋体" w:hAnsi="宋体"/>
                <w:sz w:val="21"/>
                <w:szCs w:val="21"/>
              </w:rPr>
              <w:t>账号</w:t>
            </w:r>
          </w:p>
        </w:tc>
        <w:tc>
          <w:tcPr>
            <w:tcW w:w="1558" w:type="dxa"/>
          </w:tcPr>
          <w:p w14:paraId="57063E28">
            <w:pPr>
              <w:pStyle w:val="6"/>
              <w:rPr>
                <w:rFonts w:ascii="宋体" w:hAnsi="宋体"/>
                <w:sz w:val="21"/>
                <w:szCs w:val="21"/>
              </w:rPr>
            </w:pPr>
            <w:r>
              <w:rPr>
                <w:rFonts w:hint="eastAsia" w:ascii="宋体" w:hAnsi="宋体"/>
                <w:sz w:val="21"/>
                <w:szCs w:val="21"/>
              </w:rPr>
              <w:t>文本</w:t>
            </w:r>
          </w:p>
        </w:tc>
        <w:tc>
          <w:tcPr>
            <w:tcW w:w="1217" w:type="dxa"/>
          </w:tcPr>
          <w:p w14:paraId="20D83E5D">
            <w:pPr>
              <w:pStyle w:val="6"/>
              <w:rPr>
                <w:rFonts w:ascii="宋体" w:hAnsi="宋体"/>
                <w:sz w:val="21"/>
                <w:szCs w:val="21"/>
              </w:rPr>
            </w:pPr>
          </w:p>
        </w:tc>
        <w:tc>
          <w:tcPr>
            <w:tcW w:w="1218" w:type="dxa"/>
          </w:tcPr>
          <w:p w14:paraId="0E9A98EA">
            <w:pPr>
              <w:pStyle w:val="6"/>
              <w:rPr>
                <w:rFonts w:ascii="宋体" w:hAnsi="宋体"/>
                <w:sz w:val="21"/>
                <w:szCs w:val="21"/>
              </w:rPr>
            </w:pPr>
          </w:p>
        </w:tc>
        <w:tc>
          <w:tcPr>
            <w:tcW w:w="1218" w:type="dxa"/>
          </w:tcPr>
          <w:p w14:paraId="71348795">
            <w:pPr>
              <w:pStyle w:val="6"/>
              <w:rPr>
                <w:rFonts w:ascii="宋体" w:hAnsi="宋体"/>
                <w:sz w:val="21"/>
                <w:szCs w:val="21"/>
              </w:rPr>
            </w:pPr>
          </w:p>
        </w:tc>
        <w:tc>
          <w:tcPr>
            <w:tcW w:w="2443" w:type="dxa"/>
          </w:tcPr>
          <w:p w14:paraId="18AA10A7">
            <w:pPr>
              <w:pStyle w:val="6"/>
              <w:rPr>
                <w:rFonts w:ascii="宋体" w:hAnsi="宋体"/>
                <w:sz w:val="21"/>
                <w:szCs w:val="21"/>
              </w:rPr>
            </w:pPr>
          </w:p>
        </w:tc>
      </w:tr>
      <w:tr w14:paraId="5F0BB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7EFC89BC">
            <w:pPr>
              <w:widowControl w:val="0"/>
              <w:numPr>
                <w:ilvl w:val="0"/>
                <w:numId w:val="43"/>
              </w:numPr>
              <w:spacing w:after="0"/>
              <w:rPr>
                <w:rFonts w:ascii="宋体" w:hAnsi="宋体"/>
                <w:sz w:val="21"/>
                <w:szCs w:val="21"/>
              </w:rPr>
            </w:pPr>
          </w:p>
        </w:tc>
        <w:tc>
          <w:tcPr>
            <w:tcW w:w="1418" w:type="dxa"/>
          </w:tcPr>
          <w:p w14:paraId="5CC9FE2C">
            <w:pPr>
              <w:pStyle w:val="6"/>
              <w:rPr>
                <w:rFonts w:ascii="宋体" w:hAnsi="宋体"/>
                <w:sz w:val="21"/>
                <w:szCs w:val="21"/>
              </w:rPr>
            </w:pPr>
            <w:r>
              <w:rPr>
                <w:rFonts w:hint="eastAsia" w:ascii="宋体" w:hAnsi="宋体"/>
                <w:sz w:val="21"/>
                <w:szCs w:val="21"/>
              </w:rPr>
              <w:t>户名</w:t>
            </w:r>
          </w:p>
        </w:tc>
        <w:tc>
          <w:tcPr>
            <w:tcW w:w="1558" w:type="dxa"/>
          </w:tcPr>
          <w:p w14:paraId="271393C9">
            <w:pPr>
              <w:pStyle w:val="6"/>
              <w:rPr>
                <w:rFonts w:ascii="宋体" w:hAnsi="宋体"/>
                <w:sz w:val="21"/>
                <w:szCs w:val="21"/>
              </w:rPr>
            </w:pPr>
            <w:r>
              <w:rPr>
                <w:rFonts w:hint="eastAsia" w:ascii="宋体" w:hAnsi="宋体"/>
                <w:sz w:val="21"/>
                <w:szCs w:val="21"/>
              </w:rPr>
              <w:t>文本</w:t>
            </w:r>
          </w:p>
        </w:tc>
        <w:tc>
          <w:tcPr>
            <w:tcW w:w="1217" w:type="dxa"/>
          </w:tcPr>
          <w:p w14:paraId="2F2F627F">
            <w:pPr>
              <w:pStyle w:val="6"/>
              <w:rPr>
                <w:rFonts w:ascii="宋体" w:hAnsi="宋体"/>
                <w:sz w:val="21"/>
                <w:szCs w:val="21"/>
              </w:rPr>
            </w:pPr>
          </w:p>
        </w:tc>
        <w:tc>
          <w:tcPr>
            <w:tcW w:w="1218" w:type="dxa"/>
          </w:tcPr>
          <w:p w14:paraId="256817CE">
            <w:pPr>
              <w:pStyle w:val="6"/>
              <w:rPr>
                <w:rFonts w:ascii="宋体" w:hAnsi="宋体"/>
                <w:sz w:val="21"/>
                <w:szCs w:val="21"/>
              </w:rPr>
            </w:pPr>
          </w:p>
        </w:tc>
        <w:tc>
          <w:tcPr>
            <w:tcW w:w="1218" w:type="dxa"/>
          </w:tcPr>
          <w:p w14:paraId="1ACAA904">
            <w:pPr>
              <w:pStyle w:val="6"/>
              <w:rPr>
                <w:rFonts w:ascii="宋体" w:hAnsi="宋体"/>
                <w:sz w:val="21"/>
                <w:szCs w:val="21"/>
              </w:rPr>
            </w:pPr>
          </w:p>
        </w:tc>
        <w:tc>
          <w:tcPr>
            <w:tcW w:w="2443" w:type="dxa"/>
          </w:tcPr>
          <w:p w14:paraId="0B645FF2">
            <w:pPr>
              <w:pStyle w:val="6"/>
              <w:rPr>
                <w:rFonts w:ascii="宋体" w:hAnsi="宋体"/>
                <w:sz w:val="21"/>
                <w:szCs w:val="21"/>
              </w:rPr>
            </w:pPr>
          </w:p>
        </w:tc>
      </w:tr>
      <w:tr w14:paraId="6E7A0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0567CF21">
            <w:pPr>
              <w:widowControl w:val="0"/>
              <w:numPr>
                <w:ilvl w:val="0"/>
                <w:numId w:val="43"/>
              </w:numPr>
              <w:spacing w:after="0"/>
              <w:rPr>
                <w:rFonts w:ascii="宋体" w:hAnsi="宋体"/>
                <w:sz w:val="21"/>
                <w:szCs w:val="21"/>
              </w:rPr>
            </w:pPr>
          </w:p>
        </w:tc>
        <w:tc>
          <w:tcPr>
            <w:tcW w:w="1418" w:type="dxa"/>
          </w:tcPr>
          <w:p w14:paraId="185E69F3">
            <w:pPr>
              <w:pStyle w:val="6"/>
              <w:rPr>
                <w:rFonts w:ascii="宋体" w:hAnsi="宋体"/>
                <w:sz w:val="21"/>
                <w:szCs w:val="21"/>
              </w:rPr>
            </w:pPr>
            <w:r>
              <w:rPr>
                <w:rFonts w:hint="eastAsia" w:ascii="宋体" w:hAnsi="宋体"/>
                <w:sz w:val="21"/>
                <w:szCs w:val="21"/>
              </w:rPr>
              <w:t>账户别名</w:t>
            </w:r>
          </w:p>
        </w:tc>
        <w:tc>
          <w:tcPr>
            <w:tcW w:w="1558" w:type="dxa"/>
          </w:tcPr>
          <w:p w14:paraId="799C9663">
            <w:pPr>
              <w:pStyle w:val="6"/>
              <w:rPr>
                <w:rFonts w:ascii="宋体" w:hAnsi="宋体"/>
                <w:sz w:val="21"/>
                <w:szCs w:val="21"/>
              </w:rPr>
            </w:pPr>
            <w:r>
              <w:rPr>
                <w:rFonts w:hint="eastAsia" w:ascii="宋体" w:hAnsi="宋体"/>
                <w:sz w:val="21"/>
                <w:szCs w:val="21"/>
              </w:rPr>
              <w:t>文本</w:t>
            </w:r>
          </w:p>
        </w:tc>
        <w:tc>
          <w:tcPr>
            <w:tcW w:w="1217" w:type="dxa"/>
          </w:tcPr>
          <w:p w14:paraId="3D6C75E7">
            <w:pPr>
              <w:pStyle w:val="6"/>
              <w:rPr>
                <w:rFonts w:ascii="宋体" w:hAnsi="宋体"/>
                <w:sz w:val="21"/>
                <w:szCs w:val="21"/>
              </w:rPr>
            </w:pPr>
          </w:p>
        </w:tc>
        <w:tc>
          <w:tcPr>
            <w:tcW w:w="1218" w:type="dxa"/>
          </w:tcPr>
          <w:p w14:paraId="516F0A89">
            <w:pPr>
              <w:pStyle w:val="6"/>
              <w:rPr>
                <w:rFonts w:ascii="宋体" w:hAnsi="宋体"/>
                <w:sz w:val="21"/>
                <w:szCs w:val="21"/>
              </w:rPr>
            </w:pPr>
          </w:p>
        </w:tc>
        <w:tc>
          <w:tcPr>
            <w:tcW w:w="1218" w:type="dxa"/>
          </w:tcPr>
          <w:p w14:paraId="07C68CB5">
            <w:pPr>
              <w:pStyle w:val="6"/>
              <w:rPr>
                <w:rFonts w:ascii="宋体" w:hAnsi="宋体"/>
                <w:sz w:val="21"/>
                <w:szCs w:val="21"/>
              </w:rPr>
            </w:pPr>
          </w:p>
        </w:tc>
        <w:tc>
          <w:tcPr>
            <w:tcW w:w="2443" w:type="dxa"/>
          </w:tcPr>
          <w:p w14:paraId="679E86DC">
            <w:pPr>
              <w:pStyle w:val="6"/>
              <w:rPr>
                <w:rFonts w:ascii="宋体" w:hAnsi="宋体"/>
                <w:sz w:val="21"/>
                <w:szCs w:val="21"/>
              </w:rPr>
            </w:pPr>
          </w:p>
        </w:tc>
      </w:tr>
      <w:tr w14:paraId="1A6CA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7604DC08">
            <w:pPr>
              <w:pStyle w:val="6"/>
              <w:widowControl w:val="0"/>
              <w:numPr>
                <w:ilvl w:val="0"/>
                <w:numId w:val="43"/>
              </w:numPr>
              <w:rPr>
                <w:rFonts w:ascii="宋体" w:hAnsi="宋体"/>
                <w:sz w:val="21"/>
                <w:szCs w:val="21"/>
              </w:rPr>
            </w:pPr>
          </w:p>
        </w:tc>
        <w:tc>
          <w:tcPr>
            <w:tcW w:w="1418" w:type="dxa"/>
          </w:tcPr>
          <w:p w14:paraId="615ED50A">
            <w:pPr>
              <w:pStyle w:val="6"/>
              <w:rPr>
                <w:rFonts w:ascii="宋体" w:hAnsi="宋体"/>
                <w:sz w:val="21"/>
                <w:szCs w:val="21"/>
              </w:rPr>
            </w:pPr>
            <w:r>
              <w:rPr>
                <w:rFonts w:hint="eastAsia" w:ascii="宋体" w:hAnsi="宋体"/>
                <w:sz w:val="21"/>
                <w:szCs w:val="21"/>
              </w:rPr>
              <w:t>返回</w:t>
            </w:r>
          </w:p>
        </w:tc>
        <w:tc>
          <w:tcPr>
            <w:tcW w:w="1558" w:type="dxa"/>
          </w:tcPr>
          <w:p w14:paraId="02666621">
            <w:pPr>
              <w:pStyle w:val="6"/>
              <w:rPr>
                <w:rFonts w:ascii="宋体" w:hAnsi="宋体"/>
                <w:sz w:val="21"/>
                <w:szCs w:val="21"/>
              </w:rPr>
            </w:pPr>
            <w:r>
              <w:rPr>
                <w:rFonts w:hint="eastAsia" w:ascii="宋体" w:hAnsi="宋体"/>
                <w:sz w:val="21"/>
                <w:szCs w:val="21"/>
              </w:rPr>
              <w:t>按钮</w:t>
            </w:r>
          </w:p>
        </w:tc>
        <w:tc>
          <w:tcPr>
            <w:tcW w:w="1217" w:type="dxa"/>
          </w:tcPr>
          <w:p w14:paraId="2E2DD313">
            <w:pPr>
              <w:pStyle w:val="6"/>
              <w:rPr>
                <w:rFonts w:ascii="宋体" w:hAnsi="宋体"/>
                <w:sz w:val="21"/>
                <w:szCs w:val="21"/>
              </w:rPr>
            </w:pPr>
          </w:p>
        </w:tc>
        <w:tc>
          <w:tcPr>
            <w:tcW w:w="1218" w:type="dxa"/>
          </w:tcPr>
          <w:p w14:paraId="267CD667">
            <w:pPr>
              <w:pStyle w:val="6"/>
              <w:rPr>
                <w:rFonts w:ascii="宋体" w:hAnsi="宋体"/>
                <w:sz w:val="21"/>
                <w:szCs w:val="21"/>
              </w:rPr>
            </w:pPr>
          </w:p>
        </w:tc>
        <w:tc>
          <w:tcPr>
            <w:tcW w:w="1218" w:type="dxa"/>
          </w:tcPr>
          <w:p w14:paraId="25DBDC77">
            <w:pPr>
              <w:pStyle w:val="6"/>
              <w:rPr>
                <w:rFonts w:ascii="宋体" w:hAnsi="宋体"/>
                <w:sz w:val="21"/>
                <w:szCs w:val="21"/>
              </w:rPr>
            </w:pPr>
          </w:p>
        </w:tc>
        <w:tc>
          <w:tcPr>
            <w:tcW w:w="2443" w:type="dxa"/>
          </w:tcPr>
          <w:p w14:paraId="08044AA7">
            <w:pPr>
              <w:pStyle w:val="6"/>
              <w:rPr>
                <w:rFonts w:ascii="宋体" w:hAnsi="宋体"/>
                <w:sz w:val="21"/>
                <w:szCs w:val="21"/>
              </w:rPr>
            </w:pPr>
            <w:r>
              <w:rPr>
                <w:rFonts w:hint="eastAsia" w:ascii="宋体" w:hAnsi="宋体"/>
                <w:sz w:val="21"/>
                <w:szCs w:val="21"/>
              </w:rPr>
              <w:t>返回本行账户页面</w:t>
            </w:r>
          </w:p>
        </w:tc>
      </w:tr>
    </w:tbl>
    <w:p w14:paraId="1016C5D1"/>
    <w:p w14:paraId="7DFC256F">
      <w:pPr>
        <w:pStyle w:val="3"/>
        <w:numPr>
          <w:ilvl w:val="1"/>
          <w:numId w:val="44"/>
        </w:numPr>
        <w:ind w:left="0"/>
        <w:rPr>
          <w:highlight w:val="yellow"/>
          <w:rPrChange w:id="88" w:author="admin" w:date="2019-10-15T11:22:00Z">
            <w:rPr/>
          </w:rPrChange>
        </w:rPr>
      </w:pPr>
      <w:bookmarkStart w:id="322" w:name="_Toc351988444"/>
      <w:bookmarkStart w:id="323" w:name="_Toc330759609"/>
      <w:bookmarkStart w:id="324" w:name="_Toc338256982"/>
      <w:r>
        <w:rPr>
          <w:rFonts w:hint="eastAsia"/>
          <w:highlight w:val="yellow"/>
          <w:rPrChange w:id="89" w:author="admin" w:date="2019-10-15T11:22:00Z">
            <w:rPr>
              <w:rFonts w:hint="eastAsia"/>
            </w:rPr>
          </w:rPrChange>
        </w:rPr>
        <w:t>账户概览</w:t>
      </w:r>
      <w:bookmarkEnd w:id="322"/>
      <w:bookmarkEnd w:id="323"/>
      <w:bookmarkEnd w:id="324"/>
    </w:p>
    <w:p w14:paraId="537CA758">
      <w:pPr>
        <w:pStyle w:val="4"/>
        <w:numPr>
          <w:ilvl w:val="2"/>
          <w:numId w:val="2"/>
        </w:numPr>
        <w:ind w:left="57"/>
      </w:pPr>
      <w:bookmarkStart w:id="325" w:name="_Toc338256983"/>
      <w:bookmarkStart w:id="326" w:name="_Toc351988445"/>
      <w:bookmarkStart w:id="327" w:name="_Toc330759610"/>
      <w:r>
        <w:rPr>
          <w:rFonts w:hint="eastAsia"/>
        </w:rPr>
        <w:t>功能描述</w:t>
      </w:r>
      <w:bookmarkEnd w:id="325"/>
      <w:bookmarkEnd w:id="326"/>
      <w:bookmarkEnd w:id="327"/>
    </w:p>
    <w:p w14:paraId="6B259C9E">
      <w:pPr>
        <w:spacing w:line="360" w:lineRule="auto"/>
        <w:ind w:firstLine="420"/>
        <w:rPr>
          <w:sz w:val="21"/>
          <w:szCs w:val="21"/>
        </w:rPr>
      </w:pPr>
      <w:r>
        <w:rPr>
          <w:rFonts w:hint="eastAsia"/>
          <w:sz w:val="21"/>
          <w:szCs w:val="21"/>
        </w:rPr>
        <w:t>此功能提供给用户一个账户综合情况的概要介绍，通过此菜单功能，用户可以了解网银下挂账户的人民币资产负债情况。并可以通过相应的功能连接完成不同的交易操作，包括行内转账，行外转账，交易明细查询，定活互转等交易功能。</w:t>
      </w:r>
    </w:p>
    <w:p w14:paraId="7B3B2A72">
      <w:pPr>
        <w:pStyle w:val="4"/>
        <w:numPr>
          <w:ilvl w:val="2"/>
          <w:numId w:val="2"/>
        </w:numPr>
        <w:ind w:left="284"/>
      </w:pPr>
      <w:bookmarkStart w:id="328" w:name="_Toc338256984"/>
      <w:bookmarkStart w:id="329" w:name="_Toc330759611"/>
      <w:bookmarkStart w:id="330" w:name="_Toc351988446"/>
      <w:r>
        <w:rPr>
          <w:rFonts w:hint="eastAsia"/>
        </w:rPr>
        <w:t>业务流程</w:t>
      </w:r>
      <w:bookmarkEnd w:id="328"/>
      <w:bookmarkEnd w:id="329"/>
      <w:bookmarkEnd w:id="330"/>
    </w:p>
    <w:p w14:paraId="74F10BBD">
      <w:pPr>
        <w:spacing w:line="360" w:lineRule="auto"/>
        <w:rPr>
          <w:sz w:val="21"/>
          <w:szCs w:val="21"/>
        </w:rPr>
      </w:pPr>
      <w:r>
        <w:object>
          <v:shape id="_x0000_i1034" o:spt="75" type="#_x0000_t75" style="height:390.75pt;width:489.75pt;" o:ole="t" filled="f" o:preferrelative="t" stroked="f" coordsize="21600,21600">
            <v:path/>
            <v:fill on="f" focussize="0,0"/>
            <v:stroke on="f" joinstyle="miter"/>
            <v:imagedata r:id="rId28" o:title=""/>
            <o:lock v:ext="edit" aspectratio="t"/>
            <w10:wrap type="none"/>
            <w10:anchorlock/>
          </v:shape>
          <o:OLEObject Type="Embed" ProgID="Visio.Drawing.11" ShapeID="_x0000_i1034" DrawAspect="Content" ObjectID="_1468075734" r:id="rId27">
            <o:LockedField>false</o:LockedField>
          </o:OLEObject>
        </w:object>
      </w:r>
      <w:r>
        <w:rPr>
          <w:rFonts w:hint="eastAsia"/>
          <w:b/>
          <w:sz w:val="21"/>
          <w:szCs w:val="21"/>
        </w:rPr>
        <w:t>流程说明：</w:t>
      </w:r>
    </w:p>
    <w:p w14:paraId="6C117E1B">
      <w:pPr>
        <w:widowControl w:val="0"/>
        <w:numPr>
          <w:ilvl w:val="0"/>
          <w:numId w:val="45"/>
        </w:numPr>
        <w:spacing w:after="0" w:line="360" w:lineRule="auto"/>
        <w:rPr>
          <w:sz w:val="21"/>
          <w:szCs w:val="21"/>
        </w:rPr>
      </w:pPr>
      <w:r>
        <w:rPr>
          <w:rFonts w:hint="eastAsia"/>
          <w:sz w:val="21"/>
          <w:szCs w:val="21"/>
        </w:rPr>
        <w:t>用户点击“账户概览”菜单，通过核心系统查询出网银下挂账户的信息以及所有下挂账户的资产负债情况</w:t>
      </w:r>
    </w:p>
    <w:p w14:paraId="5887278D">
      <w:pPr>
        <w:widowControl w:val="0"/>
        <w:numPr>
          <w:ilvl w:val="0"/>
          <w:numId w:val="45"/>
        </w:numPr>
        <w:spacing w:after="0" w:line="360" w:lineRule="auto"/>
        <w:rPr>
          <w:sz w:val="21"/>
          <w:szCs w:val="21"/>
        </w:rPr>
      </w:pPr>
      <w:r>
        <w:rPr>
          <w:rFonts w:hint="eastAsia"/>
          <w:sz w:val="21"/>
          <w:szCs w:val="21"/>
        </w:rPr>
        <w:t>对下挂账户，点击“交易明细”链接，可链接至“交易明细查询”页面；点击“转账”和“定活互转”链接，分别链接至“转账”和“定活互转”页面</w:t>
      </w:r>
    </w:p>
    <w:p w14:paraId="0B911800">
      <w:pPr>
        <w:pStyle w:val="4"/>
        <w:numPr>
          <w:ilvl w:val="2"/>
          <w:numId w:val="2"/>
        </w:numPr>
        <w:ind w:left="57"/>
      </w:pPr>
      <w:bookmarkStart w:id="331" w:name="_Toc351988447"/>
      <w:bookmarkStart w:id="332" w:name="_Toc338256985"/>
      <w:bookmarkStart w:id="333" w:name="_Toc330759612"/>
      <w:r>
        <w:rPr>
          <w:rFonts w:hint="eastAsia"/>
        </w:rPr>
        <w:t>业务规则</w:t>
      </w:r>
      <w:bookmarkEnd w:id="331"/>
      <w:bookmarkEnd w:id="332"/>
      <w:bookmarkEnd w:id="333"/>
    </w:p>
    <w:p w14:paraId="09D8374C">
      <w:pPr>
        <w:pStyle w:val="5"/>
        <w:numPr>
          <w:ilvl w:val="0"/>
          <w:numId w:val="0"/>
        </w:numPr>
        <w:ind w:left="113"/>
      </w:pPr>
      <w:r>
        <w:rPr>
          <w:rFonts w:hint="eastAsia"/>
        </w:rPr>
        <w:t>交易前</w:t>
      </w:r>
    </w:p>
    <w:p w14:paraId="122090BB">
      <w:pPr>
        <w:pStyle w:val="5"/>
        <w:numPr>
          <w:ilvl w:val="0"/>
          <w:numId w:val="0"/>
        </w:numPr>
        <w:ind w:left="113"/>
      </w:pPr>
      <w:r>
        <w:rPr>
          <w:rFonts w:hint="eastAsia"/>
        </w:rPr>
        <w:t>交易中</w:t>
      </w:r>
    </w:p>
    <w:p w14:paraId="42CA4BB1">
      <w:pPr>
        <w:pStyle w:val="5"/>
        <w:numPr>
          <w:ilvl w:val="0"/>
          <w:numId w:val="0"/>
        </w:numPr>
        <w:ind w:left="113"/>
      </w:pPr>
      <w:r>
        <w:rPr>
          <w:rFonts w:hint="eastAsia"/>
        </w:rPr>
        <w:t>交易后</w:t>
      </w:r>
    </w:p>
    <w:p w14:paraId="79428CE1">
      <w:pPr>
        <w:widowControl w:val="0"/>
        <w:spacing w:after="0" w:line="360" w:lineRule="auto"/>
        <w:rPr>
          <w:rFonts w:ascii="宋体" w:hAnsi="宋体"/>
          <w:sz w:val="21"/>
          <w:szCs w:val="21"/>
        </w:rPr>
      </w:pPr>
      <w:r>
        <w:rPr>
          <w:rFonts w:hint="eastAsia" w:ascii="宋体" w:hAnsi="宋体" w:cs="Arial"/>
          <w:color w:val="000000"/>
          <w:sz w:val="21"/>
          <w:szCs w:val="21"/>
        </w:rPr>
        <w:t>无论成功失败都记录日志，日志应该在内部管理里的日志管理-用户操作日志查询里的个人客户日志中查询到。用户也可以在个人网银里的客户服务里的网银操作日志查询到</w:t>
      </w:r>
    </w:p>
    <w:p w14:paraId="7AA61F6C">
      <w:pPr>
        <w:pStyle w:val="4"/>
        <w:numPr>
          <w:ilvl w:val="2"/>
          <w:numId w:val="2"/>
        </w:numPr>
        <w:ind w:left="57"/>
      </w:pPr>
      <w:bookmarkStart w:id="334" w:name="_Toc351988448"/>
      <w:bookmarkStart w:id="335" w:name="_Toc338256986"/>
      <w:bookmarkStart w:id="336" w:name="_Toc330759613"/>
      <w:r>
        <w:rPr>
          <w:rFonts w:hint="eastAsia"/>
        </w:rPr>
        <w:t>页面要素</w:t>
      </w:r>
      <w:bookmarkEnd w:id="334"/>
      <w:bookmarkEnd w:id="335"/>
      <w:bookmarkEnd w:id="336"/>
    </w:p>
    <w:p w14:paraId="14771D75">
      <w:pPr>
        <w:pStyle w:val="5"/>
        <w:numPr>
          <w:ilvl w:val="0"/>
          <w:numId w:val="0"/>
        </w:numPr>
        <w:ind w:left="113"/>
      </w:pPr>
      <w:r>
        <w:rPr>
          <w:rFonts w:hint="eastAsia"/>
        </w:rPr>
        <w:t>账户概览页面</w:t>
      </w:r>
    </w:p>
    <w:tbl>
      <w:tblPr>
        <w:tblStyle w:val="48"/>
        <w:tblW w:w="98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4"/>
        <w:gridCol w:w="1366"/>
        <w:gridCol w:w="1589"/>
        <w:gridCol w:w="1215"/>
        <w:gridCol w:w="1155"/>
        <w:gridCol w:w="1305"/>
        <w:gridCol w:w="2570"/>
      </w:tblGrid>
      <w:tr w14:paraId="3FE8D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shd w:val="clear" w:color="auto" w:fill="FFCC99"/>
            <w:vAlign w:val="center"/>
          </w:tcPr>
          <w:p w14:paraId="7DACDD68">
            <w:pPr>
              <w:rPr>
                <w:rFonts w:ascii="宋体" w:hAnsi="宋体" w:cs="Arial"/>
                <w:b/>
                <w:color w:val="000000"/>
                <w:sz w:val="21"/>
                <w:szCs w:val="21"/>
              </w:rPr>
            </w:pPr>
            <w:r>
              <w:rPr>
                <w:rFonts w:ascii="宋体" w:hAnsi="宋体" w:cs="Arial"/>
                <w:b/>
                <w:color w:val="000000"/>
                <w:sz w:val="21"/>
                <w:szCs w:val="21"/>
              </w:rPr>
              <w:t>序号</w:t>
            </w:r>
          </w:p>
        </w:tc>
        <w:tc>
          <w:tcPr>
            <w:tcW w:w="1366" w:type="dxa"/>
            <w:shd w:val="clear" w:color="auto" w:fill="FFCC99"/>
            <w:vAlign w:val="center"/>
          </w:tcPr>
          <w:p w14:paraId="45628023">
            <w:pPr>
              <w:rPr>
                <w:rFonts w:ascii="宋体" w:hAnsi="宋体" w:cs="Arial"/>
                <w:b/>
                <w:color w:val="000000"/>
                <w:sz w:val="21"/>
                <w:szCs w:val="21"/>
              </w:rPr>
            </w:pPr>
            <w:r>
              <w:rPr>
                <w:rFonts w:ascii="宋体" w:hAnsi="宋体" w:cs="Arial"/>
                <w:b/>
                <w:color w:val="000000"/>
                <w:sz w:val="21"/>
                <w:szCs w:val="21"/>
              </w:rPr>
              <w:t>名称</w:t>
            </w:r>
          </w:p>
        </w:tc>
        <w:tc>
          <w:tcPr>
            <w:tcW w:w="1589" w:type="dxa"/>
            <w:shd w:val="clear" w:color="auto" w:fill="FFCC99"/>
            <w:vAlign w:val="center"/>
          </w:tcPr>
          <w:p w14:paraId="091D23BD">
            <w:pPr>
              <w:rPr>
                <w:rFonts w:ascii="宋体" w:hAnsi="宋体" w:cs="Arial"/>
                <w:b/>
                <w:color w:val="000000"/>
                <w:sz w:val="21"/>
                <w:szCs w:val="21"/>
              </w:rPr>
            </w:pPr>
            <w:r>
              <w:rPr>
                <w:rFonts w:ascii="宋体" w:hAnsi="宋体" w:cs="Arial"/>
                <w:b/>
                <w:color w:val="000000"/>
                <w:sz w:val="21"/>
                <w:szCs w:val="21"/>
              </w:rPr>
              <w:t>输入</w:t>
            </w:r>
            <w:r>
              <w:rPr>
                <w:rFonts w:hint="eastAsia" w:ascii="宋体" w:hAnsi="宋体" w:cs="Arial"/>
                <w:b/>
                <w:color w:val="000000"/>
                <w:sz w:val="21"/>
                <w:szCs w:val="21"/>
              </w:rPr>
              <w:t>/输出</w:t>
            </w:r>
          </w:p>
        </w:tc>
        <w:tc>
          <w:tcPr>
            <w:tcW w:w="1215" w:type="dxa"/>
            <w:shd w:val="clear" w:color="auto" w:fill="FFCC99"/>
            <w:vAlign w:val="center"/>
          </w:tcPr>
          <w:p w14:paraId="00E7CA4E">
            <w:pPr>
              <w:rPr>
                <w:rFonts w:ascii="宋体" w:hAnsi="宋体" w:cs="Arial"/>
                <w:b/>
                <w:color w:val="000000"/>
                <w:sz w:val="21"/>
                <w:szCs w:val="21"/>
              </w:rPr>
            </w:pPr>
            <w:r>
              <w:rPr>
                <w:rFonts w:ascii="宋体" w:hAnsi="宋体" w:cs="Arial"/>
                <w:b/>
                <w:color w:val="000000"/>
                <w:sz w:val="21"/>
                <w:szCs w:val="21"/>
              </w:rPr>
              <w:t>缺省值</w:t>
            </w:r>
          </w:p>
        </w:tc>
        <w:tc>
          <w:tcPr>
            <w:tcW w:w="1155" w:type="dxa"/>
            <w:shd w:val="clear" w:color="auto" w:fill="FFCC99"/>
            <w:vAlign w:val="center"/>
          </w:tcPr>
          <w:p w14:paraId="47B40DC6">
            <w:pPr>
              <w:rPr>
                <w:rFonts w:ascii="宋体" w:hAnsi="宋体" w:cs="Arial"/>
                <w:b/>
                <w:color w:val="000000"/>
                <w:sz w:val="21"/>
                <w:szCs w:val="21"/>
              </w:rPr>
            </w:pPr>
            <w:r>
              <w:rPr>
                <w:rFonts w:hint="eastAsia" w:ascii="宋体" w:hAnsi="宋体" w:cs="Arial"/>
                <w:b/>
                <w:color w:val="000000"/>
                <w:sz w:val="21"/>
                <w:szCs w:val="21"/>
              </w:rPr>
              <w:t>类型/长度</w:t>
            </w:r>
          </w:p>
        </w:tc>
        <w:tc>
          <w:tcPr>
            <w:tcW w:w="1305" w:type="dxa"/>
            <w:shd w:val="clear" w:color="auto" w:fill="FFCC99"/>
            <w:vAlign w:val="center"/>
          </w:tcPr>
          <w:p w14:paraId="296BA3BE">
            <w:pPr>
              <w:rPr>
                <w:rFonts w:ascii="宋体" w:hAnsi="宋体" w:cs="Arial"/>
                <w:b/>
                <w:color w:val="000000"/>
                <w:sz w:val="21"/>
                <w:szCs w:val="21"/>
              </w:rPr>
            </w:pPr>
            <w:r>
              <w:rPr>
                <w:rFonts w:hint="eastAsia" w:ascii="宋体" w:hAnsi="宋体" w:cs="Arial"/>
                <w:b/>
                <w:color w:val="000000"/>
                <w:sz w:val="21"/>
                <w:szCs w:val="21"/>
              </w:rPr>
              <w:t>是否必输</w:t>
            </w:r>
          </w:p>
        </w:tc>
        <w:tc>
          <w:tcPr>
            <w:tcW w:w="2570" w:type="dxa"/>
            <w:shd w:val="clear" w:color="auto" w:fill="FFCC99"/>
            <w:vAlign w:val="center"/>
          </w:tcPr>
          <w:p w14:paraId="410C64E4">
            <w:pPr>
              <w:rPr>
                <w:rFonts w:ascii="宋体" w:hAnsi="宋体" w:cs="Arial"/>
                <w:b/>
                <w:color w:val="000000"/>
                <w:sz w:val="21"/>
                <w:szCs w:val="21"/>
              </w:rPr>
            </w:pPr>
            <w:r>
              <w:rPr>
                <w:rFonts w:ascii="宋体" w:hAnsi="宋体" w:cs="Arial"/>
                <w:b/>
                <w:color w:val="000000"/>
                <w:sz w:val="21"/>
                <w:szCs w:val="21"/>
              </w:rPr>
              <w:t>备注</w:t>
            </w:r>
          </w:p>
        </w:tc>
      </w:tr>
      <w:tr w14:paraId="73B06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9854" w:type="dxa"/>
            <w:gridSpan w:val="7"/>
            <w:vAlign w:val="center"/>
          </w:tcPr>
          <w:p w14:paraId="343C23B4">
            <w:pPr>
              <w:rPr>
                <w:rFonts w:ascii="宋体" w:hAnsi="宋体" w:cs="Arial"/>
                <w:color w:val="000000"/>
                <w:sz w:val="21"/>
                <w:szCs w:val="21"/>
              </w:rPr>
            </w:pPr>
            <w:r>
              <w:rPr>
                <w:rFonts w:hint="eastAsia" w:ascii="宋体" w:hAnsi="宋体" w:cs="Arial"/>
                <w:sz w:val="21"/>
                <w:szCs w:val="21"/>
              </w:rPr>
              <w:t>左边显示资产负债相关信息</w:t>
            </w:r>
          </w:p>
        </w:tc>
      </w:tr>
      <w:tr w14:paraId="38FD2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6AB9AE31">
            <w:pPr>
              <w:numPr>
                <w:ilvl w:val="0"/>
                <w:numId w:val="46"/>
              </w:numPr>
              <w:rPr>
                <w:rFonts w:ascii="宋体" w:hAnsi="宋体"/>
                <w:color w:val="000000"/>
                <w:sz w:val="21"/>
                <w:szCs w:val="21"/>
              </w:rPr>
            </w:pPr>
          </w:p>
        </w:tc>
        <w:tc>
          <w:tcPr>
            <w:tcW w:w="1366" w:type="dxa"/>
            <w:vAlign w:val="center"/>
          </w:tcPr>
          <w:p w14:paraId="0EBAB275">
            <w:pPr>
              <w:rPr>
                <w:rFonts w:ascii="宋体" w:hAnsi="宋体" w:cs="Arial"/>
                <w:sz w:val="21"/>
                <w:szCs w:val="21"/>
              </w:rPr>
            </w:pPr>
            <w:r>
              <w:rPr>
                <w:rFonts w:hint="eastAsia" w:ascii="宋体" w:hAnsi="宋体" w:cs="Arial"/>
                <w:sz w:val="21"/>
                <w:szCs w:val="21"/>
              </w:rPr>
              <w:t>资产合计</w:t>
            </w:r>
          </w:p>
        </w:tc>
        <w:tc>
          <w:tcPr>
            <w:tcW w:w="1589" w:type="dxa"/>
            <w:vAlign w:val="center"/>
          </w:tcPr>
          <w:p w14:paraId="65071D1B">
            <w:pPr>
              <w:rPr>
                <w:rFonts w:ascii="宋体" w:hAnsi="宋体" w:cs="Arial"/>
                <w:color w:val="000000"/>
                <w:sz w:val="21"/>
                <w:szCs w:val="21"/>
              </w:rPr>
            </w:pPr>
            <w:r>
              <w:rPr>
                <w:rFonts w:hint="eastAsia" w:ascii="宋体" w:hAnsi="宋体" w:cs="Arial"/>
                <w:color w:val="000000"/>
                <w:sz w:val="21"/>
                <w:szCs w:val="21"/>
              </w:rPr>
              <w:t>文本</w:t>
            </w:r>
          </w:p>
        </w:tc>
        <w:tc>
          <w:tcPr>
            <w:tcW w:w="1215" w:type="dxa"/>
            <w:vAlign w:val="center"/>
          </w:tcPr>
          <w:p w14:paraId="52F84255">
            <w:pPr>
              <w:rPr>
                <w:rFonts w:ascii="宋体" w:hAnsi="宋体" w:cs="Arial"/>
                <w:color w:val="000000"/>
                <w:sz w:val="21"/>
                <w:szCs w:val="21"/>
              </w:rPr>
            </w:pPr>
          </w:p>
        </w:tc>
        <w:tc>
          <w:tcPr>
            <w:tcW w:w="1155" w:type="dxa"/>
            <w:vAlign w:val="center"/>
          </w:tcPr>
          <w:p w14:paraId="4AD79441">
            <w:pPr>
              <w:rPr>
                <w:rFonts w:ascii="宋体" w:hAnsi="宋体" w:cs="Arial"/>
                <w:sz w:val="21"/>
                <w:szCs w:val="21"/>
              </w:rPr>
            </w:pPr>
          </w:p>
        </w:tc>
        <w:tc>
          <w:tcPr>
            <w:tcW w:w="1305" w:type="dxa"/>
            <w:vAlign w:val="center"/>
          </w:tcPr>
          <w:p w14:paraId="44E9A445">
            <w:pPr>
              <w:rPr>
                <w:rFonts w:ascii="宋体" w:hAnsi="宋体" w:cs="Arial"/>
                <w:color w:val="000000"/>
                <w:sz w:val="21"/>
                <w:szCs w:val="21"/>
              </w:rPr>
            </w:pPr>
          </w:p>
        </w:tc>
        <w:tc>
          <w:tcPr>
            <w:tcW w:w="2570" w:type="dxa"/>
            <w:vAlign w:val="center"/>
          </w:tcPr>
          <w:p w14:paraId="3BF60936">
            <w:pPr>
              <w:rPr>
                <w:rFonts w:ascii="宋体" w:hAnsi="宋体" w:cs="Arial"/>
                <w:color w:val="000000"/>
                <w:sz w:val="21"/>
                <w:szCs w:val="21"/>
              </w:rPr>
            </w:pPr>
          </w:p>
        </w:tc>
      </w:tr>
      <w:tr w14:paraId="3B9F4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425A74AC">
            <w:pPr>
              <w:numPr>
                <w:ilvl w:val="0"/>
                <w:numId w:val="46"/>
              </w:numPr>
              <w:rPr>
                <w:rFonts w:ascii="宋体" w:hAnsi="宋体"/>
                <w:color w:val="000000"/>
                <w:sz w:val="21"/>
                <w:szCs w:val="21"/>
              </w:rPr>
            </w:pPr>
          </w:p>
        </w:tc>
        <w:tc>
          <w:tcPr>
            <w:tcW w:w="1366" w:type="dxa"/>
            <w:vAlign w:val="center"/>
          </w:tcPr>
          <w:p w14:paraId="6EA79DC5">
            <w:pPr>
              <w:rPr>
                <w:rFonts w:ascii="宋体" w:hAnsi="宋体" w:cs="Arial"/>
                <w:sz w:val="21"/>
                <w:szCs w:val="21"/>
              </w:rPr>
            </w:pPr>
            <w:r>
              <w:rPr>
                <w:rFonts w:hint="eastAsia" w:ascii="宋体" w:hAnsi="宋体" w:cs="Arial"/>
                <w:sz w:val="21"/>
                <w:szCs w:val="21"/>
              </w:rPr>
              <w:t>负债合计</w:t>
            </w:r>
          </w:p>
        </w:tc>
        <w:tc>
          <w:tcPr>
            <w:tcW w:w="1589" w:type="dxa"/>
            <w:vAlign w:val="center"/>
          </w:tcPr>
          <w:p w14:paraId="3C4341F7">
            <w:pPr>
              <w:rPr>
                <w:rFonts w:ascii="宋体" w:hAnsi="宋体" w:cs="Arial"/>
                <w:color w:val="000000"/>
                <w:sz w:val="21"/>
                <w:szCs w:val="21"/>
              </w:rPr>
            </w:pPr>
            <w:r>
              <w:rPr>
                <w:rFonts w:hint="eastAsia" w:ascii="宋体" w:hAnsi="宋体" w:cs="Arial"/>
                <w:color w:val="000000"/>
                <w:sz w:val="21"/>
                <w:szCs w:val="21"/>
              </w:rPr>
              <w:t>文本</w:t>
            </w:r>
          </w:p>
        </w:tc>
        <w:tc>
          <w:tcPr>
            <w:tcW w:w="1215" w:type="dxa"/>
            <w:vAlign w:val="center"/>
          </w:tcPr>
          <w:p w14:paraId="67C24472">
            <w:pPr>
              <w:rPr>
                <w:rFonts w:ascii="宋体" w:hAnsi="宋体" w:cs="Arial"/>
                <w:color w:val="000000"/>
                <w:sz w:val="21"/>
                <w:szCs w:val="21"/>
              </w:rPr>
            </w:pPr>
          </w:p>
        </w:tc>
        <w:tc>
          <w:tcPr>
            <w:tcW w:w="1155" w:type="dxa"/>
            <w:vAlign w:val="center"/>
          </w:tcPr>
          <w:p w14:paraId="02E7C473">
            <w:pPr>
              <w:rPr>
                <w:rFonts w:ascii="宋体" w:hAnsi="宋体" w:cs="Arial"/>
                <w:sz w:val="21"/>
                <w:szCs w:val="21"/>
              </w:rPr>
            </w:pPr>
          </w:p>
        </w:tc>
        <w:tc>
          <w:tcPr>
            <w:tcW w:w="1305" w:type="dxa"/>
            <w:vAlign w:val="center"/>
          </w:tcPr>
          <w:p w14:paraId="0E94BFE1">
            <w:pPr>
              <w:rPr>
                <w:rFonts w:ascii="宋体" w:hAnsi="宋体" w:cs="Arial"/>
                <w:color w:val="000000"/>
                <w:sz w:val="21"/>
                <w:szCs w:val="21"/>
              </w:rPr>
            </w:pPr>
          </w:p>
        </w:tc>
        <w:tc>
          <w:tcPr>
            <w:tcW w:w="2570" w:type="dxa"/>
            <w:vAlign w:val="center"/>
          </w:tcPr>
          <w:p w14:paraId="20384F9F">
            <w:pPr>
              <w:rPr>
                <w:rFonts w:ascii="宋体" w:hAnsi="宋体" w:cs="Arial"/>
                <w:color w:val="000000"/>
                <w:sz w:val="21"/>
                <w:szCs w:val="21"/>
              </w:rPr>
            </w:pPr>
          </w:p>
        </w:tc>
      </w:tr>
      <w:tr w14:paraId="4D0EA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2C1A363A">
            <w:pPr>
              <w:numPr>
                <w:ilvl w:val="0"/>
                <w:numId w:val="46"/>
              </w:numPr>
              <w:rPr>
                <w:rFonts w:ascii="宋体" w:hAnsi="宋体"/>
                <w:color w:val="000000"/>
                <w:sz w:val="21"/>
                <w:szCs w:val="21"/>
              </w:rPr>
            </w:pPr>
          </w:p>
        </w:tc>
        <w:tc>
          <w:tcPr>
            <w:tcW w:w="1366" w:type="dxa"/>
            <w:vAlign w:val="center"/>
          </w:tcPr>
          <w:p w14:paraId="45643BBE">
            <w:pPr>
              <w:rPr>
                <w:rFonts w:ascii="宋体" w:hAnsi="宋体" w:cs="Arial"/>
                <w:sz w:val="21"/>
                <w:szCs w:val="21"/>
              </w:rPr>
            </w:pPr>
            <w:r>
              <w:rPr>
                <w:rFonts w:hint="eastAsia" w:ascii="宋体" w:hAnsi="宋体" w:cs="Arial"/>
                <w:sz w:val="21"/>
                <w:szCs w:val="21"/>
              </w:rPr>
              <w:t>净资产合计</w:t>
            </w:r>
          </w:p>
        </w:tc>
        <w:tc>
          <w:tcPr>
            <w:tcW w:w="1589" w:type="dxa"/>
            <w:vAlign w:val="center"/>
          </w:tcPr>
          <w:p w14:paraId="00EC4CE3">
            <w:pPr>
              <w:rPr>
                <w:rFonts w:ascii="宋体" w:hAnsi="宋体" w:cs="Arial"/>
                <w:color w:val="000000"/>
                <w:sz w:val="21"/>
                <w:szCs w:val="21"/>
              </w:rPr>
            </w:pPr>
            <w:r>
              <w:rPr>
                <w:rFonts w:hint="eastAsia" w:ascii="宋体" w:hAnsi="宋体" w:cs="Arial"/>
                <w:color w:val="000000"/>
                <w:sz w:val="21"/>
                <w:szCs w:val="21"/>
              </w:rPr>
              <w:t>文本</w:t>
            </w:r>
          </w:p>
        </w:tc>
        <w:tc>
          <w:tcPr>
            <w:tcW w:w="1215" w:type="dxa"/>
            <w:vAlign w:val="center"/>
          </w:tcPr>
          <w:p w14:paraId="524C9798">
            <w:pPr>
              <w:rPr>
                <w:rFonts w:ascii="宋体" w:hAnsi="宋体" w:cs="Arial"/>
                <w:color w:val="000000"/>
                <w:sz w:val="21"/>
                <w:szCs w:val="21"/>
              </w:rPr>
            </w:pPr>
          </w:p>
        </w:tc>
        <w:tc>
          <w:tcPr>
            <w:tcW w:w="1155" w:type="dxa"/>
            <w:vAlign w:val="center"/>
          </w:tcPr>
          <w:p w14:paraId="181FB5A2">
            <w:pPr>
              <w:rPr>
                <w:rFonts w:ascii="宋体" w:hAnsi="宋体" w:cs="Arial"/>
                <w:sz w:val="21"/>
                <w:szCs w:val="21"/>
              </w:rPr>
            </w:pPr>
          </w:p>
        </w:tc>
        <w:tc>
          <w:tcPr>
            <w:tcW w:w="1305" w:type="dxa"/>
            <w:vAlign w:val="center"/>
          </w:tcPr>
          <w:p w14:paraId="557810EC">
            <w:pPr>
              <w:rPr>
                <w:rFonts w:ascii="宋体" w:hAnsi="宋体" w:cs="Arial"/>
                <w:color w:val="000000"/>
                <w:sz w:val="21"/>
                <w:szCs w:val="21"/>
              </w:rPr>
            </w:pPr>
          </w:p>
        </w:tc>
        <w:tc>
          <w:tcPr>
            <w:tcW w:w="2570" w:type="dxa"/>
            <w:vAlign w:val="center"/>
          </w:tcPr>
          <w:p w14:paraId="5477B6E2">
            <w:pPr>
              <w:rPr>
                <w:rFonts w:ascii="宋体" w:hAnsi="宋体" w:cs="Arial"/>
                <w:sz w:val="21"/>
                <w:szCs w:val="21"/>
              </w:rPr>
            </w:pPr>
          </w:p>
        </w:tc>
      </w:tr>
      <w:tr w14:paraId="72F52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9854" w:type="dxa"/>
            <w:gridSpan w:val="7"/>
            <w:vAlign w:val="center"/>
          </w:tcPr>
          <w:p w14:paraId="2562DB67">
            <w:pPr>
              <w:rPr>
                <w:rFonts w:ascii="宋体" w:hAnsi="宋体" w:cs="Arial"/>
                <w:color w:val="000000"/>
                <w:sz w:val="21"/>
                <w:szCs w:val="21"/>
              </w:rPr>
            </w:pPr>
            <w:r>
              <w:rPr>
                <w:rFonts w:hint="eastAsia" w:ascii="宋体" w:hAnsi="宋体" w:cs="Arial"/>
                <w:sz w:val="21"/>
                <w:szCs w:val="21"/>
              </w:rPr>
              <w:t>下挂账户模块</w:t>
            </w:r>
          </w:p>
        </w:tc>
      </w:tr>
      <w:tr w14:paraId="328D5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07B96148">
            <w:pPr>
              <w:numPr>
                <w:ilvl w:val="0"/>
                <w:numId w:val="46"/>
              </w:numPr>
              <w:rPr>
                <w:rFonts w:ascii="宋体" w:hAnsi="宋体"/>
                <w:color w:val="000000"/>
                <w:sz w:val="21"/>
                <w:szCs w:val="21"/>
              </w:rPr>
            </w:pPr>
          </w:p>
        </w:tc>
        <w:tc>
          <w:tcPr>
            <w:tcW w:w="1366" w:type="dxa"/>
            <w:vAlign w:val="center"/>
          </w:tcPr>
          <w:p w14:paraId="00A458F2">
            <w:pPr>
              <w:rPr>
                <w:rFonts w:ascii="宋体" w:hAnsi="宋体" w:cs="Arial"/>
                <w:sz w:val="21"/>
                <w:szCs w:val="21"/>
              </w:rPr>
            </w:pPr>
            <w:r>
              <w:rPr>
                <w:rFonts w:hint="eastAsia" w:ascii="宋体" w:hAnsi="宋体" w:cs="Arial"/>
                <w:sz w:val="21"/>
                <w:szCs w:val="21"/>
              </w:rPr>
              <w:t>账号</w:t>
            </w:r>
          </w:p>
        </w:tc>
        <w:tc>
          <w:tcPr>
            <w:tcW w:w="1589" w:type="dxa"/>
            <w:vAlign w:val="center"/>
          </w:tcPr>
          <w:p w14:paraId="1A3DE0CE">
            <w:pPr>
              <w:rPr>
                <w:rFonts w:ascii="宋体" w:hAnsi="宋体" w:cs="Arial"/>
                <w:color w:val="000000"/>
                <w:sz w:val="21"/>
                <w:szCs w:val="21"/>
              </w:rPr>
            </w:pPr>
            <w:r>
              <w:rPr>
                <w:rFonts w:hint="eastAsia" w:ascii="宋体" w:hAnsi="宋体" w:cs="Arial"/>
                <w:color w:val="000000"/>
                <w:sz w:val="21"/>
                <w:szCs w:val="21"/>
              </w:rPr>
              <w:t>文本</w:t>
            </w:r>
          </w:p>
        </w:tc>
        <w:tc>
          <w:tcPr>
            <w:tcW w:w="1215" w:type="dxa"/>
            <w:vAlign w:val="center"/>
          </w:tcPr>
          <w:p w14:paraId="4CB93B2B">
            <w:pPr>
              <w:rPr>
                <w:rFonts w:ascii="宋体" w:hAnsi="宋体" w:cs="Arial"/>
                <w:color w:val="000000"/>
                <w:sz w:val="21"/>
                <w:szCs w:val="21"/>
              </w:rPr>
            </w:pPr>
          </w:p>
        </w:tc>
        <w:tc>
          <w:tcPr>
            <w:tcW w:w="1155" w:type="dxa"/>
            <w:vAlign w:val="center"/>
          </w:tcPr>
          <w:p w14:paraId="3DFD9DC8">
            <w:pPr>
              <w:rPr>
                <w:rFonts w:ascii="宋体" w:hAnsi="宋体" w:cs="Arial"/>
                <w:sz w:val="21"/>
                <w:szCs w:val="21"/>
              </w:rPr>
            </w:pPr>
          </w:p>
        </w:tc>
        <w:tc>
          <w:tcPr>
            <w:tcW w:w="1305" w:type="dxa"/>
            <w:vAlign w:val="center"/>
          </w:tcPr>
          <w:p w14:paraId="1581BEE5">
            <w:pPr>
              <w:rPr>
                <w:rFonts w:ascii="宋体" w:hAnsi="宋体" w:cs="Arial"/>
                <w:color w:val="000000"/>
                <w:sz w:val="21"/>
                <w:szCs w:val="21"/>
              </w:rPr>
            </w:pPr>
          </w:p>
        </w:tc>
        <w:tc>
          <w:tcPr>
            <w:tcW w:w="2570" w:type="dxa"/>
            <w:vAlign w:val="center"/>
          </w:tcPr>
          <w:p w14:paraId="52FF0996">
            <w:pPr>
              <w:rPr>
                <w:rFonts w:ascii="宋体" w:hAnsi="宋体" w:cs="Arial"/>
                <w:color w:val="000000"/>
                <w:sz w:val="21"/>
                <w:szCs w:val="21"/>
              </w:rPr>
            </w:pPr>
          </w:p>
        </w:tc>
      </w:tr>
      <w:tr w14:paraId="01793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4569AC87">
            <w:pPr>
              <w:numPr>
                <w:ilvl w:val="0"/>
                <w:numId w:val="46"/>
              </w:numPr>
              <w:rPr>
                <w:rFonts w:ascii="宋体" w:hAnsi="宋体"/>
                <w:color w:val="000000"/>
                <w:sz w:val="21"/>
                <w:szCs w:val="21"/>
              </w:rPr>
            </w:pPr>
          </w:p>
        </w:tc>
        <w:tc>
          <w:tcPr>
            <w:tcW w:w="1366" w:type="dxa"/>
            <w:vAlign w:val="center"/>
          </w:tcPr>
          <w:p w14:paraId="790E8913">
            <w:pPr>
              <w:rPr>
                <w:rFonts w:ascii="宋体" w:hAnsi="宋体" w:cs="Arial"/>
                <w:sz w:val="21"/>
                <w:szCs w:val="21"/>
              </w:rPr>
            </w:pPr>
            <w:r>
              <w:rPr>
                <w:rFonts w:hint="eastAsia" w:ascii="宋体" w:hAnsi="宋体" w:cs="Arial"/>
                <w:sz w:val="21"/>
                <w:szCs w:val="21"/>
              </w:rPr>
              <w:t>账户别名</w:t>
            </w:r>
          </w:p>
        </w:tc>
        <w:tc>
          <w:tcPr>
            <w:tcW w:w="1589" w:type="dxa"/>
            <w:vAlign w:val="center"/>
          </w:tcPr>
          <w:p w14:paraId="41240551">
            <w:pPr>
              <w:rPr>
                <w:rFonts w:ascii="宋体" w:hAnsi="宋体" w:cs="Arial"/>
                <w:color w:val="000000"/>
                <w:sz w:val="21"/>
                <w:szCs w:val="21"/>
              </w:rPr>
            </w:pPr>
            <w:r>
              <w:rPr>
                <w:rFonts w:hint="eastAsia" w:ascii="宋体" w:hAnsi="宋体" w:cs="Arial"/>
                <w:color w:val="000000"/>
                <w:sz w:val="21"/>
                <w:szCs w:val="21"/>
              </w:rPr>
              <w:t>文本</w:t>
            </w:r>
          </w:p>
        </w:tc>
        <w:tc>
          <w:tcPr>
            <w:tcW w:w="1215" w:type="dxa"/>
            <w:vAlign w:val="center"/>
          </w:tcPr>
          <w:p w14:paraId="659F2307">
            <w:pPr>
              <w:rPr>
                <w:rFonts w:ascii="宋体" w:hAnsi="宋体" w:cs="Arial"/>
                <w:color w:val="000000"/>
                <w:sz w:val="21"/>
                <w:szCs w:val="21"/>
              </w:rPr>
            </w:pPr>
          </w:p>
        </w:tc>
        <w:tc>
          <w:tcPr>
            <w:tcW w:w="1155" w:type="dxa"/>
            <w:vAlign w:val="center"/>
          </w:tcPr>
          <w:p w14:paraId="58A79DD9">
            <w:pPr>
              <w:rPr>
                <w:rFonts w:ascii="宋体" w:hAnsi="宋体" w:cs="Arial"/>
                <w:sz w:val="21"/>
                <w:szCs w:val="21"/>
              </w:rPr>
            </w:pPr>
          </w:p>
        </w:tc>
        <w:tc>
          <w:tcPr>
            <w:tcW w:w="1305" w:type="dxa"/>
            <w:vAlign w:val="center"/>
          </w:tcPr>
          <w:p w14:paraId="64B02ECC">
            <w:pPr>
              <w:rPr>
                <w:rFonts w:ascii="宋体" w:hAnsi="宋体" w:cs="Arial"/>
                <w:color w:val="000000"/>
                <w:sz w:val="21"/>
                <w:szCs w:val="21"/>
              </w:rPr>
            </w:pPr>
          </w:p>
        </w:tc>
        <w:tc>
          <w:tcPr>
            <w:tcW w:w="2570" w:type="dxa"/>
            <w:vAlign w:val="center"/>
          </w:tcPr>
          <w:p w14:paraId="3F4AECA1">
            <w:pPr>
              <w:rPr>
                <w:rFonts w:ascii="宋体" w:hAnsi="宋体" w:cs="Arial"/>
                <w:color w:val="000000"/>
                <w:sz w:val="21"/>
                <w:szCs w:val="21"/>
              </w:rPr>
            </w:pPr>
          </w:p>
        </w:tc>
      </w:tr>
      <w:tr w14:paraId="4B7A8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56338342">
            <w:pPr>
              <w:numPr>
                <w:ilvl w:val="0"/>
                <w:numId w:val="46"/>
              </w:numPr>
              <w:rPr>
                <w:rFonts w:ascii="宋体" w:hAnsi="宋体"/>
                <w:color w:val="000000"/>
                <w:sz w:val="21"/>
                <w:szCs w:val="21"/>
              </w:rPr>
            </w:pPr>
          </w:p>
        </w:tc>
        <w:tc>
          <w:tcPr>
            <w:tcW w:w="1366" w:type="dxa"/>
            <w:vAlign w:val="center"/>
          </w:tcPr>
          <w:p w14:paraId="4747EBA8">
            <w:pPr>
              <w:rPr>
                <w:rFonts w:ascii="宋体" w:hAnsi="宋体" w:cs="Arial"/>
                <w:sz w:val="21"/>
                <w:szCs w:val="21"/>
              </w:rPr>
            </w:pPr>
            <w:r>
              <w:rPr>
                <w:rFonts w:hint="eastAsia" w:ascii="宋体" w:hAnsi="宋体" w:cs="Arial"/>
                <w:sz w:val="21"/>
                <w:szCs w:val="21"/>
              </w:rPr>
              <w:t>开户行名称</w:t>
            </w:r>
          </w:p>
        </w:tc>
        <w:tc>
          <w:tcPr>
            <w:tcW w:w="1589" w:type="dxa"/>
            <w:vAlign w:val="center"/>
          </w:tcPr>
          <w:p w14:paraId="20FC488C">
            <w:pPr>
              <w:rPr>
                <w:rFonts w:ascii="宋体" w:hAnsi="宋体" w:cs="Arial"/>
                <w:color w:val="000000"/>
                <w:sz w:val="21"/>
                <w:szCs w:val="21"/>
              </w:rPr>
            </w:pPr>
            <w:r>
              <w:rPr>
                <w:rFonts w:hint="eastAsia" w:ascii="宋体" w:hAnsi="宋体" w:cs="Arial"/>
                <w:color w:val="000000"/>
                <w:sz w:val="21"/>
                <w:szCs w:val="21"/>
              </w:rPr>
              <w:t>文本</w:t>
            </w:r>
          </w:p>
        </w:tc>
        <w:tc>
          <w:tcPr>
            <w:tcW w:w="1215" w:type="dxa"/>
            <w:vAlign w:val="center"/>
          </w:tcPr>
          <w:p w14:paraId="7010F8FE">
            <w:pPr>
              <w:rPr>
                <w:rFonts w:ascii="宋体" w:hAnsi="宋体" w:cs="Arial"/>
                <w:color w:val="000000"/>
                <w:sz w:val="21"/>
                <w:szCs w:val="21"/>
              </w:rPr>
            </w:pPr>
          </w:p>
        </w:tc>
        <w:tc>
          <w:tcPr>
            <w:tcW w:w="1155" w:type="dxa"/>
            <w:vAlign w:val="center"/>
          </w:tcPr>
          <w:p w14:paraId="35942BC7">
            <w:pPr>
              <w:rPr>
                <w:rFonts w:ascii="宋体" w:hAnsi="宋体" w:cs="Arial"/>
                <w:sz w:val="21"/>
                <w:szCs w:val="21"/>
              </w:rPr>
            </w:pPr>
          </w:p>
        </w:tc>
        <w:tc>
          <w:tcPr>
            <w:tcW w:w="1305" w:type="dxa"/>
            <w:vAlign w:val="center"/>
          </w:tcPr>
          <w:p w14:paraId="6FA9C175">
            <w:pPr>
              <w:rPr>
                <w:rFonts w:ascii="宋体" w:hAnsi="宋体" w:cs="Arial"/>
                <w:color w:val="000000"/>
                <w:sz w:val="21"/>
                <w:szCs w:val="21"/>
              </w:rPr>
            </w:pPr>
          </w:p>
        </w:tc>
        <w:tc>
          <w:tcPr>
            <w:tcW w:w="2570" w:type="dxa"/>
            <w:vAlign w:val="center"/>
          </w:tcPr>
          <w:p w14:paraId="0DC2D3F9">
            <w:pPr>
              <w:rPr>
                <w:rFonts w:ascii="宋体" w:hAnsi="宋体" w:cs="Arial"/>
                <w:color w:val="000000"/>
                <w:sz w:val="21"/>
                <w:szCs w:val="21"/>
              </w:rPr>
            </w:pPr>
          </w:p>
        </w:tc>
      </w:tr>
      <w:tr w14:paraId="7439C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3B3E67A2">
            <w:pPr>
              <w:numPr>
                <w:ilvl w:val="0"/>
                <w:numId w:val="46"/>
              </w:numPr>
              <w:rPr>
                <w:rFonts w:ascii="宋体" w:hAnsi="宋体"/>
                <w:color w:val="000000"/>
                <w:sz w:val="21"/>
                <w:szCs w:val="21"/>
              </w:rPr>
            </w:pPr>
          </w:p>
        </w:tc>
        <w:tc>
          <w:tcPr>
            <w:tcW w:w="1366" w:type="dxa"/>
            <w:vAlign w:val="center"/>
          </w:tcPr>
          <w:p w14:paraId="107C6D9B">
            <w:pPr>
              <w:rPr>
                <w:rFonts w:ascii="宋体" w:hAnsi="宋体" w:cs="Arial"/>
                <w:sz w:val="21"/>
                <w:szCs w:val="21"/>
              </w:rPr>
            </w:pPr>
            <w:r>
              <w:rPr>
                <w:rFonts w:hint="eastAsia" w:ascii="宋体" w:hAnsi="宋体" w:cs="Arial"/>
                <w:sz w:val="21"/>
                <w:szCs w:val="21"/>
              </w:rPr>
              <w:t>账户状态</w:t>
            </w:r>
          </w:p>
        </w:tc>
        <w:tc>
          <w:tcPr>
            <w:tcW w:w="1589" w:type="dxa"/>
            <w:vAlign w:val="center"/>
          </w:tcPr>
          <w:p w14:paraId="73828AE7">
            <w:pPr>
              <w:rPr>
                <w:rFonts w:ascii="宋体" w:hAnsi="宋体" w:cs="Arial"/>
                <w:color w:val="000000"/>
                <w:sz w:val="21"/>
                <w:szCs w:val="21"/>
              </w:rPr>
            </w:pPr>
            <w:r>
              <w:rPr>
                <w:rFonts w:hint="eastAsia" w:ascii="宋体" w:hAnsi="宋体" w:cs="Arial"/>
                <w:color w:val="000000"/>
                <w:sz w:val="21"/>
                <w:szCs w:val="21"/>
              </w:rPr>
              <w:t>文本</w:t>
            </w:r>
          </w:p>
        </w:tc>
        <w:tc>
          <w:tcPr>
            <w:tcW w:w="1215" w:type="dxa"/>
            <w:vAlign w:val="center"/>
          </w:tcPr>
          <w:p w14:paraId="2D677EC3">
            <w:pPr>
              <w:rPr>
                <w:rFonts w:ascii="宋体" w:hAnsi="宋体" w:cs="Arial"/>
                <w:color w:val="000000"/>
                <w:sz w:val="21"/>
                <w:szCs w:val="21"/>
              </w:rPr>
            </w:pPr>
          </w:p>
        </w:tc>
        <w:tc>
          <w:tcPr>
            <w:tcW w:w="1155" w:type="dxa"/>
            <w:vAlign w:val="center"/>
          </w:tcPr>
          <w:p w14:paraId="1DC38A30">
            <w:pPr>
              <w:rPr>
                <w:rFonts w:ascii="宋体" w:hAnsi="宋体" w:cs="Arial"/>
                <w:sz w:val="21"/>
                <w:szCs w:val="21"/>
              </w:rPr>
            </w:pPr>
          </w:p>
        </w:tc>
        <w:tc>
          <w:tcPr>
            <w:tcW w:w="1305" w:type="dxa"/>
            <w:vAlign w:val="center"/>
          </w:tcPr>
          <w:p w14:paraId="27BD5458">
            <w:pPr>
              <w:rPr>
                <w:rFonts w:ascii="宋体" w:hAnsi="宋体" w:cs="Arial"/>
                <w:color w:val="000000"/>
                <w:sz w:val="21"/>
                <w:szCs w:val="21"/>
              </w:rPr>
            </w:pPr>
          </w:p>
        </w:tc>
        <w:tc>
          <w:tcPr>
            <w:tcW w:w="2570" w:type="dxa"/>
            <w:vAlign w:val="center"/>
          </w:tcPr>
          <w:p w14:paraId="7420FBE8">
            <w:pPr>
              <w:rPr>
                <w:rFonts w:ascii="宋体" w:hAnsi="宋体" w:cs="Arial"/>
                <w:color w:val="000000"/>
                <w:sz w:val="21"/>
                <w:szCs w:val="21"/>
              </w:rPr>
            </w:pPr>
          </w:p>
        </w:tc>
      </w:tr>
      <w:tr w14:paraId="02A4B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3AFE72E9">
            <w:pPr>
              <w:numPr>
                <w:ilvl w:val="0"/>
                <w:numId w:val="46"/>
              </w:numPr>
              <w:rPr>
                <w:rFonts w:ascii="宋体" w:hAnsi="宋体"/>
                <w:color w:val="000000"/>
                <w:sz w:val="21"/>
                <w:szCs w:val="21"/>
              </w:rPr>
            </w:pPr>
          </w:p>
        </w:tc>
        <w:tc>
          <w:tcPr>
            <w:tcW w:w="1366" w:type="dxa"/>
            <w:vAlign w:val="center"/>
          </w:tcPr>
          <w:p w14:paraId="673B268F">
            <w:pPr>
              <w:rPr>
                <w:rFonts w:ascii="宋体" w:hAnsi="宋体" w:cs="Arial"/>
                <w:sz w:val="21"/>
                <w:szCs w:val="21"/>
              </w:rPr>
            </w:pPr>
            <w:r>
              <w:rPr>
                <w:rFonts w:hint="eastAsia" w:ascii="宋体" w:hAnsi="宋体" w:cs="Arial"/>
                <w:sz w:val="21"/>
                <w:szCs w:val="21"/>
              </w:rPr>
              <w:t>余额</w:t>
            </w:r>
          </w:p>
        </w:tc>
        <w:tc>
          <w:tcPr>
            <w:tcW w:w="1589" w:type="dxa"/>
            <w:vAlign w:val="center"/>
          </w:tcPr>
          <w:p w14:paraId="6F00C976">
            <w:pPr>
              <w:rPr>
                <w:rFonts w:ascii="宋体" w:hAnsi="宋体" w:cs="Arial"/>
                <w:color w:val="000000"/>
                <w:sz w:val="21"/>
                <w:szCs w:val="21"/>
              </w:rPr>
            </w:pPr>
            <w:r>
              <w:rPr>
                <w:rFonts w:hint="eastAsia" w:ascii="宋体" w:hAnsi="宋体" w:cs="Arial"/>
                <w:color w:val="000000"/>
                <w:sz w:val="21"/>
                <w:szCs w:val="21"/>
              </w:rPr>
              <w:t>文本</w:t>
            </w:r>
          </w:p>
        </w:tc>
        <w:tc>
          <w:tcPr>
            <w:tcW w:w="1215" w:type="dxa"/>
            <w:vAlign w:val="center"/>
          </w:tcPr>
          <w:p w14:paraId="58F52C80">
            <w:pPr>
              <w:rPr>
                <w:rFonts w:ascii="宋体" w:hAnsi="宋体" w:cs="Arial"/>
                <w:color w:val="000000"/>
                <w:sz w:val="21"/>
                <w:szCs w:val="21"/>
              </w:rPr>
            </w:pPr>
          </w:p>
        </w:tc>
        <w:tc>
          <w:tcPr>
            <w:tcW w:w="1155" w:type="dxa"/>
            <w:vAlign w:val="center"/>
          </w:tcPr>
          <w:p w14:paraId="2D23B862">
            <w:pPr>
              <w:rPr>
                <w:rFonts w:ascii="宋体" w:hAnsi="宋体" w:cs="Arial"/>
                <w:sz w:val="21"/>
                <w:szCs w:val="21"/>
              </w:rPr>
            </w:pPr>
          </w:p>
        </w:tc>
        <w:tc>
          <w:tcPr>
            <w:tcW w:w="1305" w:type="dxa"/>
            <w:vAlign w:val="center"/>
          </w:tcPr>
          <w:p w14:paraId="7F1775A6">
            <w:pPr>
              <w:rPr>
                <w:rFonts w:ascii="宋体" w:hAnsi="宋体" w:cs="Arial"/>
                <w:color w:val="000000"/>
                <w:sz w:val="21"/>
                <w:szCs w:val="21"/>
              </w:rPr>
            </w:pPr>
          </w:p>
        </w:tc>
        <w:tc>
          <w:tcPr>
            <w:tcW w:w="2570" w:type="dxa"/>
            <w:vAlign w:val="center"/>
          </w:tcPr>
          <w:p w14:paraId="40E400F6">
            <w:pPr>
              <w:rPr>
                <w:rFonts w:ascii="宋体" w:hAnsi="宋体" w:cs="Arial"/>
                <w:color w:val="000000"/>
                <w:sz w:val="21"/>
                <w:szCs w:val="21"/>
              </w:rPr>
            </w:pPr>
          </w:p>
        </w:tc>
      </w:tr>
      <w:tr w14:paraId="37F13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7874B1C1">
            <w:pPr>
              <w:numPr>
                <w:ilvl w:val="0"/>
                <w:numId w:val="46"/>
              </w:numPr>
              <w:rPr>
                <w:rFonts w:ascii="宋体" w:hAnsi="宋体"/>
                <w:color w:val="000000"/>
                <w:sz w:val="21"/>
                <w:szCs w:val="21"/>
              </w:rPr>
            </w:pPr>
          </w:p>
        </w:tc>
        <w:tc>
          <w:tcPr>
            <w:tcW w:w="1366" w:type="dxa"/>
            <w:vAlign w:val="center"/>
          </w:tcPr>
          <w:p w14:paraId="3E8F41D7">
            <w:pPr>
              <w:rPr>
                <w:rFonts w:ascii="宋体" w:hAnsi="宋体" w:cs="Arial"/>
                <w:sz w:val="21"/>
                <w:szCs w:val="21"/>
              </w:rPr>
            </w:pPr>
            <w:r>
              <w:rPr>
                <w:rFonts w:hint="eastAsia" w:ascii="宋体" w:hAnsi="宋体" w:cs="Arial"/>
                <w:sz w:val="21"/>
                <w:szCs w:val="21"/>
              </w:rPr>
              <w:t>可用余额</w:t>
            </w:r>
          </w:p>
        </w:tc>
        <w:tc>
          <w:tcPr>
            <w:tcW w:w="1589" w:type="dxa"/>
            <w:vAlign w:val="center"/>
          </w:tcPr>
          <w:p w14:paraId="04B8059A">
            <w:pPr>
              <w:rPr>
                <w:rFonts w:ascii="宋体" w:hAnsi="宋体" w:cs="Arial"/>
                <w:color w:val="000000"/>
                <w:sz w:val="21"/>
                <w:szCs w:val="21"/>
              </w:rPr>
            </w:pPr>
            <w:r>
              <w:rPr>
                <w:rFonts w:hint="eastAsia" w:ascii="宋体" w:hAnsi="宋体" w:cs="Arial"/>
                <w:color w:val="000000"/>
                <w:sz w:val="21"/>
                <w:szCs w:val="21"/>
              </w:rPr>
              <w:t>文本</w:t>
            </w:r>
          </w:p>
        </w:tc>
        <w:tc>
          <w:tcPr>
            <w:tcW w:w="1215" w:type="dxa"/>
            <w:vAlign w:val="center"/>
          </w:tcPr>
          <w:p w14:paraId="66C9F5E4">
            <w:pPr>
              <w:rPr>
                <w:rFonts w:ascii="宋体" w:hAnsi="宋体" w:cs="Arial"/>
                <w:color w:val="000000"/>
                <w:sz w:val="21"/>
                <w:szCs w:val="21"/>
              </w:rPr>
            </w:pPr>
          </w:p>
        </w:tc>
        <w:tc>
          <w:tcPr>
            <w:tcW w:w="1155" w:type="dxa"/>
            <w:vAlign w:val="center"/>
          </w:tcPr>
          <w:p w14:paraId="44F9063A">
            <w:pPr>
              <w:rPr>
                <w:rFonts w:ascii="宋体" w:hAnsi="宋体" w:cs="Arial"/>
                <w:sz w:val="21"/>
                <w:szCs w:val="21"/>
              </w:rPr>
            </w:pPr>
          </w:p>
        </w:tc>
        <w:tc>
          <w:tcPr>
            <w:tcW w:w="1305" w:type="dxa"/>
            <w:vAlign w:val="center"/>
          </w:tcPr>
          <w:p w14:paraId="556C728C">
            <w:pPr>
              <w:rPr>
                <w:rFonts w:ascii="宋体" w:hAnsi="宋体" w:cs="Arial"/>
                <w:color w:val="000000"/>
                <w:sz w:val="21"/>
                <w:szCs w:val="21"/>
              </w:rPr>
            </w:pPr>
          </w:p>
        </w:tc>
        <w:tc>
          <w:tcPr>
            <w:tcW w:w="2570" w:type="dxa"/>
            <w:vAlign w:val="center"/>
          </w:tcPr>
          <w:p w14:paraId="0E22309D">
            <w:pPr>
              <w:rPr>
                <w:rFonts w:ascii="宋体" w:hAnsi="宋体" w:cs="Arial"/>
                <w:color w:val="000000"/>
                <w:sz w:val="21"/>
                <w:szCs w:val="21"/>
              </w:rPr>
            </w:pPr>
          </w:p>
        </w:tc>
      </w:tr>
      <w:tr w14:paraId="63583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4E5DB4EE">
            <w:pPr>
              <w:numPr>
                <w:ilvl w:val="0"/>
                <w:numId w:val="46"/>
              </w:numPr>
              <w:rPr>
                <w:rFonts w:ascii="宋体" w:hAnsi="宋体"/>
                <w:color w:val="000000"/>
                <w:sz w:val="21"/>
                <w:szCs w:val="21"/>
              </w:rPr>
            </w:pPr>
          </w:p>
        </w:tc>
        <w:tc>
          <w:tcPr>
            <w:tcW w:w="1366" w:type="dxa"/>
            <w:vAlign w:val="center"/>
          </w:tcPr>
          <w:p w14:paraId="6DF8C8D3">
            <w:pPr>
              <w:rPr>
                <w:rFonts w:ascii="宋体" w:hAnsi="宋体" w:cs="Arial"/>
                <w:sz w:val="21"/>
                <w:szCs w:val="21"/>
              </w:rPr>
            </w:pPr>
            <w:r>
              <w:rPr>
                <w:rFonts w:hint="eastAsia" w:ascii="宋体" w:hAnsi="宋体" w:cs="Arial"/>
                <w:sz w:val="21"/>
                <w:szCs w:val="21"/>
              </w:rPr>
              <w:t>操作</w:t>
            </w:r>
          </w:p>
        </w:tc>
        <w:tc>
          <w:tcPr>
            <w:tcW w:w="1589" w:type="dxa"/>
            <w:vAlign w:val="center"/>
          </w:tcPr>
          <w:p w14:paraId="556D176F">
            <w:pPr>
              <w:rPr>
                <w:rFonts w:ascii="宋体" w:hAnsi="宋体" w:cs="Arial"/>
                <w:sz w:val="21"/>
                <w:szCs w:val="21"/>
              </w:rPr>
            </w:pPr>
            <w:r>
              <w:rPr>
                <w:rFonts w:hint="eastAsia" w:ascii="宋体" w:hAnsi="宋体" w:cs="Arial"/>
                <w:sz w:val="21"/>
                <w:szCs w:val="21"/>
              </w:rPr>
              <w:t>链接</w:t>
            </w:r>
          </w:p>
        </w:tc>
        <w:tc>
          <w:tcPr>
            <w:tcW w:w="1215" w:type="dxa"/>
            <w:vAlign w:val="center"/>
          </w:tcPr>
          <w:p w14:paraId="186E5A6A">
            <w:pPr>
              <w:rPr>
                <w:rFonts w:ascii="宋体" w:hAnsi="宋体" w:cs="Arial"/>
                <w:sz w:val="21"/>
                <w:szCs w:val="21"/>
              </w:rPr>
            </w:pPr>
          </w:p>
        </w:tc>
        <w:tc>
          <w:tcPr>
            <w:tcW w:w="1155" w:type="dxa"/>
            <w:vAlign w:val="center"/>
          </w:tcPr>
          <w:p w14:paraId="48FB8498">
            <w:pPr>
              <w:rPr>
                <w:rFonts w:ascii="宋体" w:hAnsi="宋体" w:cs="Arial"/>
                <w:sz w:val="21"/>
                <w:szCs w:val="21"/>
              </w:rPr>
            </w:pPr>
          </w:p>
        </w:tc>
        <w:tc>
          <w:tcPr>
            <w:tcW w:w="1305" w:type="dxa"/>
            <w:vAlign w:val="center"/>
          </w:tcPr>
          <w:p w14:paraId="3F78E2B7">
            <w:pPr>
              <w:rPr>
                <w:rFonts w:ascii="宋体" w:hAnsi="宋体" w:cs="Arial"/>
                <w:sz w:val="21"/>
                <w:szCs w:val="21"/>
              </w:rPr>
            </w:pPr>
          </w:p>
        </w:tc>
        <w:tc>
          <w:tcPr>
            <w:tcW w:w="2570" w:type="dxa"/>
            <w:vAlign w:val="center"/>
          </w:tcPr>
          <w:p w14:paraId="50E4780B">
            <w:pPr>
              <w:rPr>
                <w:rFonts w:ascii="宋体" w:hAnsi="宋体" w:cs="Arial"/>
                <w:sz w:val="21"/>
                <w:szCs w:val="21"/>
              </w:rPr>
            </w:pPr>
            <w:r>
              <w:rPr>
                <w:rFonts w:hint="eastAsia" w:ascii="宋体" w:hAnsi="宋体" w:cs="Arial"/>
                <w:sz w:val="21"/>
                <w:szCs w:val="21"/>
              </w:rPr>
              <w:t>包含行内转账，行外转账，交易明细、定活互转操作链接</w:t>
            </w:r>
          </w:p>
        </w:tc>
      </w:tr>
      <w:tr w14:paraId="04D66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3D8AE69B">
            <w:pPr>
              <w:numPr>
                <w:ilvl w:val="0"/>
                <w:numId w:val="46"/>
              </w:numPr>
              <w:rPr>
                <w:rFonts w:ascii="宋体" w:hAnsi="宋体"/>
                <w:color w:val="000000"/>
                <w:sz w:val="21"/>
                <w:szCs w:val="21"/>
              </w:rPr>
            </w:pPr>
          </w:p>
        </w:tc>
        <w:tc>
          <w:tcPr>
            <w:tcW w:w="1366" w:type="dxa"/>
          </w:tcPr>
          <w:p w14:paraId="523A2C34">
            <w:pPr>
              <w:keepNext/>
              <w:keepLines/>
              <w:spacing w:before="260" w:line="360" w:lineRule="auto"/>
              <w:outlineLvl w:val="2"/>
              <w:rPr>
                <w:rFonts w:ascii="宋体" w:hAnsi="宋体"/>
                <w:sz w:val="21"/>
                <w:szCs w:val="21"/>
              </w:rPr>
            </w:pPr>
            <w:bookmarkStart w:id="337" w:name="_Toc351988449"/>
            <w:r>
              <w:rPr>
                <w:rFonts w:hint="eastAsia" w:ascii="宋体" w:hAnsi="宋体"/>
                <w:sz w:val="21"/>
                <w:szCs w:val="21"/>
              </w:rPr>
              <w:t>账户详情</w:t>
            </w:r>
            <w:bookmarkEnd w:id="337"/>
          </w:p>
        </w:tc>
        <w:tc>
          <w:tcPr>
            <w:tcW w:w="1589" w:type="dxa"/>
          </w:tcPr>
          <w:p w14:paraId="484766D0">
            <w:pPr>
              <w:keepNext/>
              <w:keepLines/>
              <w:spacing w:before="260" w:line="360" w:lineRule="auto"/>
              <w:outlineLvl w:val="2"/>
              <w:rPr>
                <w:rFonts w:ascii="宋体" w:hAnsi="宋体"/>
                <w:sz w:val="21"/>
                <w:szCs w:val="21"/>
              </w:rPr>
            </w:pPr>
            <w:bookmarkStart w:id="338" w:name="_Toc351988450"/>
            <w:r>
              <w:rPr>
                <w:rFonts w:hint="eastAsia" w:ascii="宋体" w:hAnsi="宋体"/>
                <w:sz w:val="21"/>
                <w:szCs w:val="21"/>
              </w:rPr>
              <w:t>表格</w:t>
            </w:r>
            <w:bookmarkEnd w:id="338"/>
          </w:p>
        </w:tc>
        <w:tc>
          <w:tcPr>
            <w:tcW w:w="1215" w:type="dxa"/>
          </w:tcPr>
          <w:p w14:paraId="7E514875">
            <w:pPr>
              <w:rPr>
                <w:rFonts w:ascii="宋体" w:hAnsi="宋体"/>
                <w:sz w:val="21"/>
                <w:szCs w:val="21"/>
              </w:rPr>
            </w:pPr>
          </w:p>
        </w:tc>
        <w:tc>
          <w:tcPr>
            <w:tcW w:w="1155" w:type="dxa"/>
          </w:tcPr>
          <w:p w14:paraId="70CBA772">
            <w:pPr>
              <w:rPr>
                <w:rFonts w:ascii="宋体" w:hAnsi="宋体"/>
                <w:sz w:val="21"/>
                <w:szCs w:val="21"/>
              </w:rPr>
            </w:pPr>
          </w:p>
        </w:tc>
        <w:tc>
          <w:tcPr>
            <w:tcW w:w="1305" w:type="dxa"/>
          </w:tcPr>
          <w:p w14:paraId="0D9FFDDB">
            <w:pPr>
              <w:rPr>
                <w:rFonts w:ascii="宋体" w:hAnsi="宋体"/>
                <w:sz w:val="21"/>
                <w:szCs w:val="21"/>
              </w:rPr>
            </w:pPr>
          </w:p>
        </w:tc>
        <w:tc>
          <w:tcPr>
            <w:tcW w:w="2570" w:type="dxa"/>
          </w:tcPr>
          <w:p w14:paraId="70BB62E6">
            <w:pPr>
              <w:pStyle w:val="88"/>
              <w:ind w:firstLine="0" w:firstLineChars="0"/>
              <w:rPr>
                <w:rFonts w:ascii="宋体" w:hAnsi="宋体"/>
                <w:kern w:val="2"/>
                <w:szCs w:val="21"/>
              </w:rPr>
            </w:pPr>
            <w:r>
              <w:rPr>
                <w:rFonts w:hint="eastAsia" w:ascii="宋体" w:hAnsi="宋体"/>
                <w:szCs w:val="21"/>
              </w:rPr>
              <w:t>内容包括：</w:t>
            </w:r>
            <w:r>
              <w:rPr>
                <w:rFonts w:hint="eastAsia" w:ascii="宋体" w:hAnsi="宋体"/>
                <w:kern w:val="2"/>
                <w:szCs w:val="21"/>
              </w:rPr>
              <w:t>子账号，币种，钞</w:t>
            </w:r>
            <w:r>
              <w:rPr>
                <w:rFonts w:ascii="宋体" w:hAnsi="宋体"/>
                <w:kern w:val="2"/>
                <w:szCs w:val="21"/>
              </w:rPr>
              <w:t>/汇，起息日，到期日，储种，利率，存期，是否约转，账户状态，金额</w:t>
            </w:r>
          </w:p>
        </w:tc>
      </w:tr>
    </w:tbl>
    <w:p w14:paraId="728B7480">
      <w:pPr>
        <w:pStyle w:val="3"/>
        <w:rPr>
          <w:highlight w:val="yellow"/>
          <w:rPrChange w:id="90" w:author="admin" w:date="2019-10-15T11:22:00Z">
            <w:rPr/>
          </w:rPrChange>
        </w:rPr>
      </w:pPr>
      <w:bookmarkStart w:id="339" w:name="_Toc350866965"/>
      <w:bookmarkEnd w:id="339"/>
      <w:bookmarkStart w:id="340" w:name="_Toc350866961"/>
      <w:bookmarkEnd w:id="340"/>
      <w:bookmarkStart w:id="341" w:name="_Toc349916465"/>
      <w:bookmarkEnd w:id="341"/>
      <w:bookmarkStart w:id="342" w:name="_Toc349916511"/>
      <w:bookmarkEnd w:id="342"/>
      <w:bookmarkStart w:id="343" w:name="_Toc350866959"/>
      <w:bookmarkEnd w:id="343"/>
      <w:bookmarkStart w:id="344" w:name="_Toc349916467"/>
      <w:bookmarkEnd w:id="344"/>
      <w:bookmarkStart w:id="345" w:name="_Toc350866956"/>
      <w:bookmarkEnd w:id="345"/>
      <w:bookmarkStart w:id="346" w:name="_Toc349916464"/>
      <w:bookmarkEnd w:id="346"/>
      <w:bookmarkStart w:id="347" w:name="_Toc349916466"/>
      <w:bookmarkEnd w:id="347"/>
      <w:bookmarkStart w:id="348" w:name="_Toc350867006"/>
      <w:bookmarkEnd w:id="348"/>
      <w:bookmarkStart w:id="349" w:name="_Toc350866960"/>
      <w:bookmarkEnd w:id="349"/>
      <w:bookmarkStart w:id="350" w:name="_Toc350867022"/>
      <w:bookmarkEnd w:id="350"/>
      <w:bookmarkStart w:id="351" w:name="_Toc349916471"/>
      <w:bookmarkEnd w:id="351"/>
      <w:bookmarkStart w:id="352" w:name="_Toc350867030"/>
      <w:bookmarkEnd w:id="352"/>
      <w:bookmarkStart w:id="353" w:name="_Toc349916461"/>
      <w:bookmarkEnd w:id="353"/>
      <w:bookmarkStart w:id="354" w:name="_Toc350866962"/>
      <w:bookmarkEnd w:id="354"/>
      <w:bookmarkStart w:id="355" w:name="_Toc349916485"/>
      <w:bookmarkEnd w:id="355"/>
      <w:bookmarkStart w:id="356" w:name="_Toc350866958"/>
      <w:bookmarkEnd w:id="356"/>
      <w:bookmarkStart w:id="357" w:name="_Toc350866967"/>
      <w:bookmarkEnd w:id="357"/>
      <w:bookmarkStart w:id="358" w:name="_Toc350866966"/>
      <w:bookmarkEnd w:id="358"/>
      <w:bookmarkStart w:id="359" w:name="_Toc349916470"/>
      <w:bookmarkEnd w:id="359"/>
      <w:bookmarkStart w:id="360" w:name="_Toc349916472"/>
      <w:bookmarkEnd w:id="360"/>
      <w:bookmarkStart w:id="361" w:name="_Toc349916473"/>
      <w:bookmarkEnd w:id="361"/>
      <w:bookmarkStart w:id="362" w:name="_Toc350866968"/>
      <w:bookmarkEnd w:id="362"/>
      <w:bookmarkStart w:id="363" w:name="_Toc349916527"/>
      <w:bookmarkEnd w:id="363"/>
      <w:bookmarkStart w:id="364" w:name="_Toc349916535"/>
      <w:bookmarkEnd w:id="364"/>
      <w:bookmarkStart w:id="365" w:name="_Toc349916462"/>
      <w:bookmarkEnd w:id="365"/>
      <w:bookmarkStart w:id="366" w:name="_Toc350866980"/>
      <w:bookmarkEnd w:id="366"/>
      <w:bookmarkStart w:id="367" w:name="_Toc349916493"/>
      <w:bookmarkEnd w:id="367"/>
      <w:bookmarkStart w:id="368" w:name="_Toc350866964"/>
      <w:bookmarkEnd w:id="368"/>
      <w:bookmarkStart w:id="369" w:name="_Toc350866988"/>
      <w:bookmarkEnd w:id="369"/>
      <w:bookmarkStart w:id="370" w:name="_Toc349916469"/>
      <w:bookmarkEnd w:id="370"/>
      <w:bookmarkStart w:id="371" w:name="_Toc349916463"/>
      <w:bookmarkEnd w:id="371"/>
      <w:bookmarkStart w:id="372" w:name="_Toc349916503"/>
      <w:bookmarkEnd w:id="372"/>
      <w:bookmarkStart w:id="373" w:name="_Toc350866998"/>
      <w:bookmarkEnd w:id="373"/>
      <w:bookmarkStart w:id="374" w:name="_Toc349916468"/>
      <w:bookmarkEnd w:id="374"/>
      <w:bookmarkStart w:id="375" w:name="_Toc349916474"/>
      <w:bookmarkEnd w:id="375"/>
      <w:bookmarkStart w:id="376" w:name="_Toc350867014"/>
      <w:bookmarkEnd w:id="376"/>
      <w:bookmarkStart w:id="377" w:name="_Toc350866963"/>
      <w:bookmarkEnd w:id="377"/>
      <w:bookmarkStart w:id="378" w:name="_Toc349916519"/>
      <w:bookmarkEnd w:id="378"/>
      <w:bookmarkStart w:id="379" w:name="_Toc350866957"/>
      <w:bookmarkEnd w:id="379"/>
      <w:bookmarkStart w:id="380" w:name="_Toc350866969"/>
      <w:bookmarkEnd w:id="380"/>
      <w:bookmarkStart w:id="381" w:name="_Toc351988457"/>
      <w:r>
        <w:rPr>
          <w:rFonts w:hint="eastAsia"/>
          <w:highlight w:val="yellow"/>
          <w:rPrChange w:id="91" w:author="admin" w:date="2019-10-15T11:22:00Z">
            <w:rPr>
              <w:rFonts w:hint="eastAsia"/>
            </w:rPr>
          </w:rPrChange>
        </w:rPr>
        <w:t>交易明细查询</w:t>
      </w:r>
      <w:bookmarkEnd w:id="317"/>
      <w:bookmarkEnd w:id="381"/>
    </w:p>
    <w:p w14:paraId="25E1A3DB">
      <w:pPr>
        <w:pStyle w:val="4"/>
        <w:ind w:left="57"/>
      </w:pPr>
      <w:bookmarkStart w:id="382" w:name="_Toc330759615"/>
      <w:bookmarkStart w:id="383" w:name="_Toc351988458"/>
      <w:r>
        <w:rPr>
          <w:rFonts w:hint="eastAsia"/>
        </w:rPr>
        <w:t>功能描述</w:t>
      </w:r>
      <w:bookmarkEnd w:id="382"/>
      <w:bookmarkEnd w:id="383"/>
    </w:p>
    <w:p w14:paraId="1FBC4894">
      <w:pPr>
        <w:spacing w:line="360" w:lineRule="auto"/>
        <w:ind w:firstLine="420"/>
        <w:rPr>
          <w:rFonts w:ascii="宋体" w:hAnsi="宋体"/>
          <w:sz w:val="21"/>
          <w:szCs w:val="21"/>
        </w:rPr>
      </w:pPr>
      <w:r>
        <w:rPr>
          <w:rFonts w:hint="eastAsia" w:ascii="宋体" w:hAnsi="宋体" w:cs="Arial"/>
          <w:color w:val="000000"/>
          <w:sz w:val="21"/>
          <w:szCs w:val="21"/>
        </w:rPr>
        <w:t>用户可通过该功能查询网银下挂账户的近一年内的动账类交易的明细情况。</w:t>
      </w:r>
    </w:p>
    <w:p w14:paraId="6183938D">
      <w:pPr>
        <w:pStyle w:val="4"/>
        <w:ind w:left="57"/>
      </w:pPr>
      <w:bookmarkStart w:id="384" w:name="_Toc351988459"/>
      <w:bookmarkStart w:id="385" w:name="_Toc330759616"/>
      <w:r>
        <w:rPr>
          <w:rFonts w:hint="eastAsia"/>
        </w:rPr>
        <w:t>业务流程</w:t>
      </w:r>
      <w:bookmarkEnd w:id="384"/>
      <w:bookmarkEnd w:id="385"/>
    </w:p>
    <w:p w14:paraId="31E69051">
      <w:pPr>
        <w:pStyle w:val="6"/>
        <w:spacing w:line="360" w:lineRule="auto"/>
        <w:rPr>
          <w:rFonts w:ascii="宋体" w:hAnsi="宋体"/>
          <w:sz w:val="21"/>
          <w:szCs w:val="21"/>
        </w:rPr>
      </w:pPr>
      <w:r>
        <w:rPr>
          <w:rFonts w:ascii="宋体" w:hAnsi="宋体"/>
        </w:rPr>
        <w:object>
          <v:shape id="_x0000_i1035" o:spt="75" type="#_x0000_t75" style="height:485.25pt;width:470.25pt;" o:ole="t" filled="f" o:preferrelative="t" stroked="f" coordsize="21600,21600">
            <v:path/>
            <v:fill on="f" focussize="0,0"/>
            <v:stroke on="f" joinstyle="miter"/>
            <v:imagedata r:id="rId30" o:title=""/>
            <o:lock v:ext="edit" aspectratio="t"/>
            <w10:wrap type="none"/>
            <w10:anchorlock/>
          </v:shape>
          <o:OLEObject Type="Embed" ProgID="Visio.Drawing.11" ShapeID="_x0000_i1035" DrawAspect="Content" ObjectID="_1468075735" r:id="rId29">
            <o:LockedField>false</o:LockedField>
          </o:OLEObject>
        </w:object>
      </w:r>
      <w:r>
        <w:rPr>
          <w:rFonts w:hint="eastAsia"/>
          <w:b/>
          <w:sz w:val="21"/>
          <w:szCs w:val="21"/>
        </w:rPr>
        <w:t>流程说明：</w:t>
      </w:r>
    </w:p>
    <w:p w14:paraId="74F93F2F">
      <w:pPr>
        <w:widowControl w:val="0"/>
        <w:numPr>
          <w:ilvl w:val="0"/>
          <w:numId w:val="47"/>
        </w:numPr>
        <w:tabs>
          <w:tab w:val="left" w:pos="425"/>
        </w:tabs>
        <w:spacing w:after="0" w:line="360" w:lineRule="auto"/>
        <w:ind w:left="425" w:hanging="425"/>
        <w:rPr>
          <w:sz w:val="21"/>
          <w:szCs w:val="21"/>
        </w:rPr>
      </w:pPr>
      <w:r>
        <w:rPr>
          <w:rFonts w:hint="eastAsia"/>
          <w:sz w:val="21"/>
          <w:szCs w:val="21"/>
        </w:rPr>
        <w:t>用户点击“交易明细查询”菜单，进入交易明细查询页面</w:t>
      </w:r>
    </w:p>
    <w:p w14:paraId="4683BF52">
      <w:pPr>
        <w:widowControl w:val="0"/>
        <w:numPr>
          <w:ilvl w:val="0"/>
          <w:numId w:val="47"/>
        </w:numPr>
        <w:tabs>
          <w:tab w:val="left" w:pos="425"/>
        </w:tabs>
        <w:spacing w:after="0" w:line="360" w:lineRule="auto"/>
        <w:ind w:left="425" w:hanging="425"/>
        <w:rPr>
          <w:sz w:val="21"/>
          <w:szCs w:val="21"/>
        </w:rPr>
      </w:pPr>
      <w:r>
        <w:rPr>
          <w:rFonts w:hint="eastAsia"/>
          <w:sz w:val="21"/>
          <w:szCs w:val="21"/>
        </w:rPr>
        <w:t>用户输入查询条件，查询条件为账号，币种，查询日期类型，点击“查询”按钮，后端系统查询并返回交易明细的查询结果</w:t>
      </w:r>
    </w:p>
    <w:p w14:paraId="5660CEDB">
      <w:pPr>
        <w:pStyle w:val="4"/>
        <w:ind w:left="57"/>
      </w:pPr>
      <w:bookmarkStart w:id="386" w:name="_Toc351988460"/>
      <w:bookmarkStart w:id="387" w:name="_Toc330759617"/>
      <w:r>
        <w:rPr>
          <w:rFonts w:hint="eastAsia"/>
        </w:rPr>
        <w:t>业务规则</w:t>
      </w:r>
      <w:bookmarkEnd w:id="386"/>
      <w:bookmarkEnd w:id="387"/>
    </w:p>
    <w:p w14:paraId="087143A1">
      <w:pPr>
        <w:pStyle w:val="5"/>
        <w:numPr>
          <w:ilvl w:val="0"/>
          <w:numId w:val="0"/>
        </w:numPr>
        <w:ind w:left="113"/>
      </w:pPr>
      <w:r>
        <w:rPr>
          <w:rFonts w:hint="eastAsia"/>
        </w:rPr>
        <w:t>交易前</w:t>
      </w:r>
    </w:p>
    <w:p w14:paraId="4F87B88D">
      <w:pPr>
        <w:pStyle w:val="5"/>
        <w:numPr>
          <w:ilvl w:val="0"/>
          <w:numId w:val="0"/>
        </w:numPr>
        <w:ind w:left="113"/>
      </w:pPr>
      <w:r>
        <w:rPr>
          <w:rFonts w:hint="eastAsia"/>
        </w:rPr>
        <w:t>交易中</w:t>
      </w:r>
    </w:p>
    <w:p w14:paraId="5372A89E">
      <w:pPr>
        <w:pStyle w:val="5"/>
        <w:numPr>
          <w:ilvl w:val="0"/>
          <w:numId w:val="0"/>
        </w:numPr>
        <w:ind w:left="113"/>
      </w:pPr>
      <w:r>
        <w:rPr>
          <w:rFonts w:hint="eastAsia"/>
        </w:rPr>
        <w:t>交易后</w:t>
      </w:r>
    </w:p>
    <w:p w14:paraId="5906D107">
      <w:pPr>
        <w:pStyle w:val="4"/>
        <w:ind w:left="57"/>
      </w:pPr>
      <w:bookmarkStart w:id="388" w:name="_Toc330759618"/>
      <w:bookmarkStart w:id="389" w:name="_Toc351988461"/>
      <w:r>
        <w:rPr>
          <w:rFonts w:hint="eastAsia"/>
        </w:rPr>
        <w:t>页面要素</w:t>
      </w:r>
      <w:bookmarkEnd w:id="388"/>
      <w:bookmarkEnd w:id="389"/>
    </w:p>
    <w:p w14:paraId="4165D9EF">
      <w:pPr>
        <w:pStyle w:val="5"/>
        <w:numPr>
          <w:ilvl w:val="0"/>
          <w:numId w:val="0"/>
        </w:numPr>
        <w:ind w:left="113"/>
      </w:pPr>
      <w:r>
        <w:rPr>
          <w:rFonts w:hint="eastAsia"/>
        </w:rPr>
        <w:t>交易明细查询页面</w:t>
      </w:r>
    </w:p>
    <w:tbl>
      <w:tblPr>
        <w:tblStyle w:val="48"/>
        <w:tblW w:w="98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4"/>
        <w:gridCol w:w="1366"/>
        <w:gridCol w:w="1589"/>
        <w:gridCol w:w="1215"/>
        <w:gridCol w:w="1155"/>
        <w:gridCol w:w="1305"/>
        <w:gridCol w:w="2570"/>
      </w:tblGrid>
      <w:tr w14:paraId="20325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shd w:val="clear" w:color="auto" w:fill="FFCC99"/>
            <w:vAlign w:val="center"/>
          </w:tcPr>
          <w:p w14:paraId="15CF1926">
            <w:pPr>
              <w:rPr>
                <w:rFonts w:ascii="宋体" w:hAnsi="宋体" w:cs="Arial"/>
                <w:b/>
                <w:sz w:val="21"/>
                <w:szCs w:val="21"/>
              </w:rPr>
            </w:pPr>
            <w:r>
              <w:rPr>
                <w:rFonts w:ascii="宋体" w:hAnsi="宋体" w:cs="Arial"/>
                <w:b/>
                <w:sz w:val="21"/>
                <w:szCs w:val="21"/>
              </w:rPr>
              <w:t>序号</w:t>
            </w:r>
          </w:p>
        </w:tc>
        <w:tc>
          <w:tcPr>
            <w:tcW w:w="1366" w:type="dxa"/>
            <w:shd w:val="clear" w:color="auto" w:fill="FFCC99"/>
            <w:vAlign w:val="center"/>
          </w:tcPr>
          <w:p w14:paraId="0158D26C">
            <w:pPr>
              <w:rPr>
                <w:rFonts w:ascii="宋体" w:hAnsi="宋体" w:cs="Arial"/>
                <w:b/>
                <w:sz w:val="21"/>
                <w:szCs w:val="21"/>
              </w:rPr>
            </w:pPr>
            <w:r>
              <w:rPr>
                <w:rFonts w:ascii="宋体" w:hAnsi="宋体" w:cs="Arial"/>
                <w:b/>
                <w:sz w:val="21"/>
                <w:szCs w:val="21"/>
              </w:rPr>
              <w:t>名称</w:t>
            </w:r>
          </w:p>
        </w:tc>
        <w:tc>
          <w:tcPr>
            <w:tcW w:w="1589" w:type="dxa"/>
            <w:shd w:val="clear" w:color="auto" w:fill="FFCC99"/>
            <w:vAlign w:val="center"/>
          </w:tcPr>
          <w:p w14:paraId="7A69B528">
            <w:pPr>
              <w:rPr>
                <w:rFonts w:ascii="宋体" w:hAnsi="宋体" w:cs="Arial"/>
                <w:b/>
                <w:sz w:val="21"/>
                <w:szCs w:val="21"/>
              </w:rPr>
            </w:pPr>
            <w:r>
              <w:rPr>
                <w:rFonts w:ascii="宋体" w:hAnsi="宋体" w:cs="Arial"/>
                <w:b/>
                <w:sz w:val="21"/>
                <w:szCs w:val="21"/>
              </w:rPr>
              <w:t>输入</w:t>
            </w:r>
            <w:r>
              <w:rPr>
                <w:rFonts w:hint="eastAsia" w:ascii="宋体" w:hAnsi="宋体" w:cs="Arial"/>
                <w:b/>
                <w:sz w:val="21"/>
                <w:szCs w:val="21"/>
              </w:rPr>
              <w:t>/输出</w:t>
            </w:r>
          </w:p>
        </w:tc>
        <w:tc>
          <w:tcPr>
            <w:tcW w:w="1215" w:type="dxa"/>
            <w:shd w:val="clear" w:color="auto" w:fill="FFCC99"/>
            <w:vAlign w:val="center"/>
          </w:tcPr>
          <w:p w14:paraId="25B62DEC">
            <w:pPr>
              <w:rPr>
                <w:rFonts w:ascii="宋体" w:hAnsi="宋体" w:cs="Arial"/>
                <w:b/>
                <w:sz w:val="21"/>
                <w:szCs w:val="21"/>
              </w:rPr>
            </w:pPr>
            <w:r>
              <w:rPr>
                <w:rFonts w:ascii="宋体" w:hAnsi="宋体" w:cs="Arial"/>
                <w:b/>
                <w:sz w:val="21"/>
                <w:szCs w:val="21"/>
              </w:rPr>
              <w:t>缺省值</w:t>
            </w:r>
          </w:p>
        </w:tc>
        <w:tc>
          <w:tcPr>
            <w:tcW w:w="1155" w:type="dxa"/>
            <w:shd w:val="clear" w:color="auto" w:fill="FFCC99"/>
            <w:vAlign w:val="center"/>
          </w:tcPr>
          <w:p w14:paraId="1054FF73">
            <w:pPr>
              <w:rPr>
                <w:rFonts w:ascii="宋体" w:hAnsi="宋体" w:cs="Arial"/>
                <w:b/>
                <w:sz w:val="21"/>
                <w:szCs w:val="21"/>
              </w:rPr>
            </w:pPr>
            <w:r>
              <w:rPr>
                <w:rFonts w:hint="eastAsia" w:ascii="宋体" w:hAnsi="宋体" w:cs="Arial"/>
                <w:b/>
                <w:sz w:val="21"/>
                <w:szCs w:val="21"/>
              </w:rPr>
              <w:t>类型/长度</w:t>
            </w:r>
          </w:p>
        </w:tc>
        <w:tc>
          <w:tcPr>
            <w:tcW w:w="1305" w:type="dxa"/>
            <w:shd w:val="clear" w:color="auto" w:fill="FFCC99"/>
            <w:vAlign w:val="center"/>
          </w:tcPr>
          <w:p w14:paraId="0E43EF9E">
            <w:pPr>
              <w:rPr>
                <w:rFonts w:ascii="宋体" w:hAnsi="宋体" w:cs="Arial"/>
                <w:b/>
                <w:sz w:val="21"/>
                <w:szCs w:val="21"/>
              </w:rPr>
            </w:pPr>
            <w:r>
              <w:rPr>
                <w:rFonts w:hint="eastAsia" w:ascii="宋体" w:hAnsi="宋体" w:cs="Arial"/>
                <w:b/>
                <w:sz w:val="21"/>
                <w:szCs w:val="21"/>
              </w:rPr>
              <w:t>是否必输</w:t>
            </w:r>
          </w:p>
        </w:tc>
        <w:tc>
          <w:tcPr>
            <w:tcW w:w="2570" w:type="dxa"/>
            <w:shd w:val="clear" w:color="auto" w:fill="FFCC99"/>
            <w:vAlign w:val="center"/>
          </w:tcPr>
          <w:p w14:paraId="5BADEE3A">
            <w:pPr>
              <w:rPr>
                <w:rFonts w:ascii="宋体" w:hAnsi="宋体" w:cs="Arial"/>
                <w:b/>
                <w:sz w:val="21"/>
                <w:szCs w:val="21"/>
              </w:rPr>
            </w:pPr>
            <w:r>
              <w:rPr>
                <w:rFonts w:ascii="宋体" w:hAnsi="宋体" w:cs="Arial"/>
                <w:b/>
                <w:sz w:val="21"/>
                <w:szCs w:val="21"/>
              </w:rPr>
              <w:t>备注</w:t>
            </w:r>
          </w:p>
        </w:tc>
      </w:tr>
      <w:tr w14:paraId="5BBFC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9854" w:type="dxa"/>
            <w:gridSpan w:val="7"/>
            <w:vAlign w:val="center"/>
          </w:tcPr>
          <w:p w14:paraId="542029EC">
            <w:pPr>
              <w:pStyle w:val="6"/>
              <w:rPr>
                <w:rFonts w:ascii="宋体" w:hAnsi="宋体"/>
                <w:sz w:val="21"/>
                <w:szCs w:val="21"/>
              </w:rPr>
            </w:pPr>
            <w:r>
              <w:rPr>
                <w:rFonts w:hint="eastAsia" w:ascii="宋体" w:hAnsi="宋体"/>
                <w:sz w:val="21"/>
                <w:szCs w:val="21"/>
              </w:rPr>
              <w:t>查询条件</w:t>
            </w:r>
          </w:p>
        </w:tc>
      </w:tr>
      <w:tr w14:paraId="488EB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17B8693F">
            <w:pPr>
              <w:numPr>
                <w:ilvl w:val="0"/>
                <w:numId w:val="48"/>
              </w:numPr>
              <w:rPr>
                <w:rFonts w:ascii="宋体" w:hAnsi="宋体"/>
                <w:sz w:val="21"/>
                <w:szCs w:val="21"/>
              </w:rPr>
            </w:pPr>
          </w:p>
        </w:tc>
        <w:tc>
          <w:tcPr>
            <w:tcW w:w="1366" w:type="dxa"/>
            <w:vAlign w:val="center"/>
          </w:tcPr>
          <w:p w14:paraId="4D8785C5">
            <w:pPr>
              <w:rPr>
                <w:rFonts w:ascii="宋体" w:hAnsi="宋体" w:cs="Arial"/>
                <w:sz w:val="21"/>
                <w:szCs w:val="21"/>
              </w:rPr>
            </w:pPr>
            <w:r>
              <w:rPr>
                <w:rFonts w:hint="eastAsia" w:ascii="宋体" w:hAnsi="宋体" w:cs="Arial"/>
                <w:sz w:val="21"/>
                <w:szCs w:val="21"/>
              </w:rPr>
              <w:t>账户</w:t>
            </w:r>
          </w:p>
        </w:tc>
        <w:tc>
          <w:tcPr>
            <w:tcW w:w="1589" w:type="dxa"/>
          </w:tcPr>
          <w:p w14:paraId="241B1925">
            <w:pPr>
              <w:pStyle w:val="6"/>
              <w:rPr>
                <w:rFonts w:ascii="宋体" w:hAnsi="宋体"/>
                <w:sz w:val="21"/>
                <w:szCs w:val="21"/>
              </w:rPr>
            </w:pPr>
            <w:r>
              <w:rPr>
                <w:rFonts w:hint="eastAsia" w:ascii="宋体" w:hAnsi="宋体"/>
                <w:sz w:val="21"/>
                <w:szCs w:val="21"/>
              </w:rPr>
              <w:t>下拉框</w:t>
            </w:r>
          </w:p>
        </w:tc>
        <w:tc>
          <w:tcPr>
            <w:tcW w:w="1215" w:type="dxa"/>
          </w:tcPr>
          <w:p w14:paraId="2A0473C1">
            <w:pPr>
              <w:pStyle w:val="6"/>
              <w:rPr>
                <w:rFonts w:ascii="宋体" w:hAnsi="宋体"/>
                <w:sz w:val="21"/>
                <w:szCs w:val="21"/>
              </w:rPr>
            </w:pPr>
          </w:p>
        </w:tc>
        <w:tc>
          <w:tcPr>
            <w:tcW w:w="1155" w:type="dxa"/>
          </w:tcPr>
          <w:p w14:paraId="7C17F6D3">
            <w:pPr>
              <w:pStyle w:val="6"/>
              <w:rPr>
                <w:rFonts w:ascii="宋体" w:hAnsi="宋体"/>
                <w:sz w:val="21"/>
                <w:szCs w:val="21"/>
              </w:rPr>
            </w:pPr>
          </w:p>
        </w:tc>
        <w:tc>
          <w:tcPr>
            <w:tcW w:w="1305" w:type="dxa"/>
          </w:tcPr>
          <w:p w14:paraId="2BE7DBF4">
            <w:pPr>
              <w:pStyle w:val="6"/>
              <w:rPr>
                <w:rFonts w:ascii="宋体" w:hAnsi="宋体"/>
                <w:sz w:val="21"/>
                <w:szCs w:val="21"/>
              </w:rPr>
            </w:pPr>
            <w:r>
              <w:rPr>
                <w:rFonts w:hint="eastAsia" w:ascii="宋体" w:hAnsi="宋体"/>
                <w:sz w:val="21"/>
                <w:szCs w:val="21"/>
              </w:rPr>
              <w:t>是</w:t>
            </w:r>
          </w:p>
        </w:tc>
        <w:tc>
          <w:tcPr>
            <w:tcW w:w="2570" w:type="dxa"/>
          </w:tcPr>
          <w:p w14:paraId="5E3E5B52">
            <w:pPr>
              <w:pStyle w:val="6"/>
              <w:rPr>
                <w:rFonts w:ascii="宋体" w:hAnsi="宋体"/>
                <w:sz w:val="21"/>
                <w:szCs w:val="21"/>
              </w:rPr>
            </w:pPr>
          </w:p>
        </w:tc>
      </w:tr>
      <w:tr w14:paraId="570D6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41862560">
            <w:pPr>
              <w:numPr>
                <w:ilvl w:val="0"/>
                <w:numId w:val="48"/>
              </w:numPr>
              <w:ind w:left="420" w:hanging="420"/>
              <w:rPr>
                <w:rFonts w:ascii="宋体" w:hAnsi="宋体"/>
                <w:sz w:val="21"/>
                <w:szCs w:val="21"/>
              </w:rPr>
            </w:pPr>
          </w:p>
        </w:tc>
        <w:tc>
          <w:tcPr>
            <w:tcW w:w="1366" w:type="dxa"/>
            <w:vAlign w:val="center"/>
          </w:tcPr>
          <w:p w14:paraId="356E7DD8">
            <w:pPr>
              <w:rPr>
                <w:rFonts w:ascii="宋体" w:hAnsi="宋体" w:cs="Arial"/>
                <w:sz w:val="21"/>
                <w:szCs w:val="21"/>
              </w:rPr>
            </w:pPr>
            <w:r>
              <w:rPr>
                <w:rFonts w:hint="eastAsia" w:ascii="宋体" w:hAnsi="宋体" w:cs="Arial"/>
                <w:sz w:val="21"/>
                <w:szCs w:val="21"/>
              </w:rPr>
              <w:t>币种</w:t>
            </w:r>
          </w:p>
        </w:tc>
        <w:tc>
          <w:tcPr>
            <w:tcW w:w="1589" w:type="dxa"/>
            <w:vAlign w:val="center"/>
          </w:tcPr>
          <w:p w14:paraId="740E7744">
            <w:pPr>
              <w:rPr>
                <w:rFonts w:ascii="宋体" w:hAnsi="宋体" w:cs="Arial"/>
                <w:sz w:val="21"/>
                <w:szCs w:val="21"/>
              </w:rPr>
            </w:pPr>
            <w:r>
              <w:rPr>
                <w:rFonts w:hint="eastAsia" w:ascii="宋体" w:hAnsi="宋体" w:cs="Arial"/>
                <w:sz w:val="21"/>
                <w:szCs w:val="21"/>
              </w:rPr>
              <w:t>下拉列表</w:t>
            </w:r>
          </w:p>
        </w:tc>
        <w:tc>
          <w:tcPr>
            <w:tcW w:w="1215" w:type="dxa"/>
            <w:vAlign w:val="center"/>
          </w:tcPr>
          <w:p w14:paraId="3BAFB76D">
            <w:pPr>
              <w:rPr>
                <w:rFonts w:ascii="宋体" w:hAnsi="宋体" w:cs="Arial"/>
                <w:sz w:val="21"/>
                <w:szCs w:val="21"/>
              </w:rPr>
            </w:pPr>
            <w:r>
              <w:rPr>
                <w:rFonts w:hint="eastAsia" w:ascii="宋体" w:hAnsi="宋体" w:cs="Arial"/>
                <w:sz w:val="21"/>
                <w:szCs w:val="21"/>
              </w:rPr>
              <w:t>全部</w:t>
            </w:r>
          </w:p>
        </w:tc>
        <w:tc>
          <w:tcPr>
            <w:tcW w:w="1155" w:type="dxa"/>
            <w:vAlign w:val="center"/>
          </w:tcPr>
          <w:p w14:paraId="2C94E7AF">
            <w:pPr>
              <w:rPr>
                <w:rFonts w:ascii="宋体" w:hAnsi="宋体" w:cs="Arial"/>
                <w:sz w:val="21"/>
                <w:szCs w:val="21"/>
              </w:rPr>
            </w:pPr>
          </w:p>
        </w:tc>
        <w:tc>
          <w:tcPr>
            <w:tcW w:w="1305" w:type="dxa"/>
            <w:vAlign w:val="center"/>
          </w:tcPr>
          <w:p w14:paraId="175DD323">
            <w:pPr>
              <w:rPr>
                <w:rFonts w:ascii="宋体" w:hAnsi="宋体" w:cs="Arial"/>
                <w:sz w:val="21"/>
                <w:szCs w:val="21"/>
              </w:rPr>
            </w:pPr>
            <w:r>
              <w:rPr>
                <w:rFonts w:hint="eastAsia" w:ascii="宋体" w:hAnsi="宋体" w:cs="Arial"/>
                <w:sz w:val="21"/>
                <w:szCs w:val="21"/>
              </w:rPr>
              <w:t>是</w:t>
            </w:r>
          </w:p>
        </w:tc>
        <w:tc>
          <w:tcPr>
            <w:tcW w:w="2570" w:type="dxa"/>
            <w:vAlign w:val="center"/>
          </w:tcPr>
          <w:p w14:paraId="70DD3089">
            <w:pPr>
              <w:rPr>
                <w:rFonts w:ascii="宋体" w:hAnsi="宋体" w:cs="Arial"/>
                <w:sz w:val="21"/>
                <w:szCs w:val="21"/>
              </w:rPr>
            </w:pPr>
            <w:r>
              <w:rPr>
                <w:rFonts w:hint="eastAsia" w:ascii="宋体" w:hAnsi="宋体"/>
                <w:sz w:val="21"/>
                <w:szCs w:val="21"/>
              </w:rPr>
              <w:t>显示账户所开设的全部币种信息</w:t>
            </w:r>
          </w:p>
        </w:tc>
      </w:tr>
      <w:tr w14:paraId="530F6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28408C48">
            <w:pPr>
              <w:numPr>
                <w:ilvl w:val="0"/>
                <w:numId w:val="48"/>
              </w:numPr>
              <w:ind w:left="420" w:hanging="420"/>
              <w:rPr>
                <w:rFonts w:ascii="宋体" w:hAnsi="宋体"/>
                <w:sz w:val="21"/>
                <w:szCs w:val="21"/>
              </w:rPr>
            </w:pPr>
          </w:p>
        </w:tc>
        <w:tc>
          <w:tcPr>
            <w:tcW w:w="1366" w:type="dxa"/>
          </w:tcPr>
          <w:p w14:paraId="38E34A9C">
            <w:pPr>
              <w:rPr>
                <w:rFonts w:ascii="宋体" w:hAnsi="宋体"/>
                <w:sz w:val="21"/>
                <w:szCs w:val="21"/>
              </w:rPr>
            </w:pPr>
            <w:r>
              <w:rPr>
                <w:rFonts w:hint="eastAsia" w:ascii="宋体" w:hAnsi="宋体"/>
                <w:sz w:val="21"/>
                <w:szCs w:val="21"/>
              </w:rPr>
              <w:t>查询日期类型</w:t>
            </w:r>
          </w:p>
        </w:tc>
        <w:tc>
          <w:tcPr>
            <w:tcW w:w="1589" w:type="dxa"/>
          </w:tcPr>
          <w:p w14:paraId="26DCFBD5">
            <w:pPr>
              <w:rPr>
                <w:rFonts w:ascii="宋体" w:hAnsi="宋体"/>
                <w:sz w:val="21"/>
                <w:szCs w:val="21"/>
              </w:rPr>
            </w:pPr>
            <w:r>
              <w:rPr>
                <w:rFonts w:hint="eastAsia" w:ascii="宋体" w:hAnsi="宋体"/>
                <w:sz w:val="21"/>
                <w:szCs w:val="21"/>
              </w:rPr>
              <w:t>单选框</w:t>
            </w:r>
          </w:p>
        </w:tc>
        <w:tc>
          <w:tcPr>
            <w:tcW w:w="1215" w:type="dxa"/>
          </w:tcPr>
          <w:p w14:paraId="29E2816E">
            <w:pPr>
              <w:rPr>
                <w:rFonts w:ascii="宋体" w:hAnsi="宋体"/>
                <w:sz w:val="21"/>
                <w:szCs w:val="21"/>
              </w:rPr>
            </w:pPr>
            <w:r>
              <w:rPr>
                <w:rFonts w:hint="eastAsia" w:ascii="宋体" w:hAnsi="宋体"/>
                <w:sz w:val="21"/>
                <w:szCs w:val="21"/>
              </w:rPr>
              <w:t>当日</w:t>
            </w:r>
          </w:p>
        </w:tc>
        <w:tc>
          <w:tcPr>
            <w:tcW w:w="1155" w:type="dxa"/>
          </w:tcPr>
          <w:p w14:paraId="258F519F">
            <w:pPr>
              <w:rPr>
                <w:rFonts w:ascii="宋体" w:hAnsi="宋体"/>
                <w:sz w:val="21"/>
                <w:szCs w:val="21"/>
              </w:rPr>
            </w:pPr>
          </w:p>
        </w:tc>
        <w:tc>
          <w:tcPr>
            <w:tcW w:w="1305" w:type="dxa"/>
          </w:tcPr>
          <w:p w14:paraId="5154016F">
            <w:pPr>
              <w:rPr>
                <w:rFonts w:ascii="宋体" w:hAnsi="宋体"/>
                <w:sz w:val="21"/>
                <w:szCs w:val="21"/>
              </w:rPr>
            </w:pPr>
          </w:p>
        </w:tc>
        <w:tc>
          <w:tcPr>
            <w:tcW w:w="2570" w:type="dxa"/>
          </w:tcPr>
          <w:p w14:paraId="15D1F060">
            <w:pPr>
              <w:rPr>
                <w:rFonts w:ascii="宋体" w:hAnsi="宋体"/>
                <w:sz w:val="21"/>
                <w:szCs w:val="21"/>
              </w:rPr>
            </w:pPr>
            <w:r>
              <w:rPr>
                <w:rFonts w:hint="eastAsia" w:ascii="宋体" w:hAnsi="宋体"/>
                <w:sz w:val="21"/>
                <w:szCs w:val="21"/>
              </w:rPr>
              <w:t>包括：当日，过去14天，过去1个月和其他。当用户选择其他时，显示日期范围选择框，用户可自主选择查询日期范围</w:t>
            </w:r>
          </w:p>
        </w:tc>
      </w:tr>
      <w:tr w14:paraId="43FA2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51B3DD7E">
            <w:pPr>
              <w:numPr>
                <w:ilvl w:val="0"/>
                <w:numId w:val="48"/>
              </w:numPr>
              <w:ind w:left="420" w:hanging="420"/>
              <w:rPr>
                <w:rFonts w:ascii="宋体" w:hAnsi="宋体"/>
                <w:sz w:val="21"/>
                <w:szCs w:val="21"/>
              </w:rPr>
            </w:pPr>
          </w:p>
        </w:tc>
        <w:tc>
          <w:tcPr>
            <w:tcW w:w="1366" w:type="dxa"/>
            <w:vAlign w:val="center"/>
          </w:tcPr>
          <w:p w14:paraId="08DFFFBE">
            <w:pPr>
              <w:rPr>
                <w:rFonts w:ascii="宋体" w:hAnsi="宋体" w:cs="Arial"/>
                <w:sz w:val="21"/>
                <w:szCs w:val="21"/>
              </w:rPr>
            </w:pPr>
            <w:r>
              <w:rPr>
                <w:rFonts w:hint="eastAsia" w:ascii="宋体" w:hAnsi="宋体" w:cs="Arial"/>
                <w:sz w:val="21"/>
                <w:szCs w:val="21"/>
              </w:rPr>
              <w:t>起始日期</w:t>
            </w:r>
          </w:p>
        </w:tc>
        <w:tc>
          <w:tcPr>
            <w:tcW w:w="1589" w:type="dxa"/>
          </w:tcPr>
          <w:p w14:paraId="17ED504D">
            <w:pPr>
              <w:rPr>
                <w:rFonts w:ascii="宋体" w:hAnsi="宋体"/>
                <w:sz w:val="21"/>
                <w:szCs w:val="21"/>
              </w:rPr>
            </w:pPr>
            <w:r>
              <w:rPr>
                <w:rFonts w:hint="eastAsia" w:ascii="宋体" w:hAnsi="宋体"/>
                <w:sz w:val="21"/>
                <w:szCs w:val="21"/>
              </w:rPr>
              <w:t>文本框</w:t>
            </w:r>
          </w:p>
        </w:tc>
        <w:tc>
          <w:tcPr>
            <w:tcW w:w="1215" w:type="dxa"/>
          </w:tcPr>
          <w:p w14:paraId="18992F30">
            <w:pPr>
              <w:rPr>
                <w:rFonts w:ascii="宋体" w:hAnsi="宋体"/>
                <w:sz w:val="21"/>
                <w:szCs w:val="21"/>
              </w:rPr>
            </w:pPr>
            <w:r>
              <w:rPr>
                <w:rFonts w:hint="eastAsia" w:ascii="宋体" w:hAnsi="宋体"/>
                <w:sz w:val="21"/>
                <w:szCs w:val="21"/>
              </w:rPr>
              <w:t>一个月前的日期</w:t>
            </w:r>
          </w:p>
        </w:tc>
        <w:tc>
          <w:tcPr>
            <w:tcW w:w="1155" w:type="dxa"/>
            <w:vAlign w:val="center"/>
          </w:tcPr>
          <w:p w14:paraId="3D631A5B">
            <w:pPr>
              <w:rPr>
                <w:rFonts w:ascii="宋体" w:hAnsi="宋体" w:cs="Arial"/>
                <w:sz w:val="21"/>
                <w:szCs w:val="21"/>
              </w:rPr>
            </w:pPr>
            <w:r>
              <w:rPr>
                <w:rFonts w:ascii="宋体" w:hAnsi="宋体" w:cs="Arial"/>
                <w:sz w:val="21"/>
                <w:szCs w:val="21"/>
              </w:rPr>
              <w:t>C/</w:t>
            </w:r>
            <w:r>
              <w:rPr>
                <w:rFonts w:hint="eastAsia" w:ascii="宋体" w:hAnsi="宋体" w:cs="Arial"/>
                <w:sz w:val="21"/>
                <w:szCs w:val="21"/>
              </w:rPr>
              <w:t>10</w:t>
            </w:r>
          </w:p>
        </w:tc>
        <w:tc>
          <w:tcPr>
            <w:tcW w:w="1305" w:type="dxa"/>
          </w:tcPr>
          <w:p w14:paraId="3F4C5AB4">
            <w:pPr>
              <w:rPr>
                <w:rFonts w:ascii="宋体" w:hAnsi="宋体"/>
                <w:sz w:val="21"/>
                <w:szCs w:val="21"/>
              </w:rPr>
            </w:pPr>
            <w:r>
              <w:rPr>
                <w:rFonts w:hint="eastAsia" w:ascii="宋体" w:hAnsi="宋体"/>
                <w:sz w:val="21"/>
                <w:szCs w:val="21"/>
              </w:rPr>
              <w:t>是</w:t>
            </w:r>
          </w:p>
        </w:tc>
        <w:tc>
          <w:tcPr>
            <w:tcW w:w="2570" w:type="dxa"/>
          </w:tcPr>
          <w:p w14:paraId="6F5B9AF0">
            <w:pPr>
              <w:rPr>
                <w:rFonts w:ascii="宋体" w:hAnsi="宋体"/>
                <w:sz w:val="21"/>
                <w:szCs w:val="21"/>
              </w:rPr>
            </w:pPr>
            <w:r>
              <w:rPr>
                <w:rFonts w:hint="eastAsia" w:ascii="宋体" w:hAnsi="宋体"/>
                <w:sz w:val="21"/>
                <w:szCs w:val="21"/>
              </w:rPr>
              <w:t>格式“2012-5-5”，</w:t>
            </w:r>
            <w:r>
              <w:rPr>
                <w:rFonts w:hint="eastAsia" w:ascii="宋体" w:hAnsi="宋体" w:cs="Arial"/>
                <w:sz w:val="21"/>
                <w:szCs w:val="21"/>
              </w:rPr>
              <w:t>提供时间控件以便点选</w:t>
            </w:r>
          </w:p>
        </w:tc>
      </w:tr>
      <w:tr w14:paraId="26360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4B43E3AE">
            <w:pPr>
              <w:numPr>
                <w:ilvl w:val="0"/>
                <w:numId w:val="48"/>
              </w:numPr>
              <w:ind w:left="420" w:hanging="420"/>
              <w:rPr>
                <w:rFonts w:ascii="宋体" w:hAnsi="宋体"/>
                <w:sz w:val="21"/>
                <w:szCs w:val="21"/>
              </w:rPr>
            </w:pPr>
          </w:p>
        </w:tc>
        <w:tc>
          <w:tcPr>
            <w:tcW w:w="1366" w:type="dxa"/>
            <w:vAlign w:val="center"/>
          </w:tcPr>
          <w:p w14:paraId="73216804">
            <w:pPr>
              <w:rPr>
                <w:rFonts w:ascii="宋体" w:hAnsi="宋体" w:cs="Arial"/>
                <w:sz w:val="21"/>
                <w:szCs w:val="21"/>
              </w:rPr>
            </w:pPr>
            <w:r>
              <w:rPr>
                <w:rFonts w:hint="eastAsia" w:ascii="宋体" w:hAnsi="宋体" w:cs="Arial"/>
                <w:sz w:val="21"/>
                <w:szCs w:val="21"/>
              </w:rPr>
              <w:t>结束日期</w:t>
            </w:r>
          </w:p>
        </w:tc>
        <w:tc>
          <w:tcPr>
            <w:tcW w:w="1589" w:type="dxa"/>
          </w:tcPr>
          <w:p w14:paraId="2C62C9FB">
            <w:pPr>
              <w:rPr>
                <w:rFonts w:ascii="宋体" w:hAnsi="宋体"/>
                <w:sz w:val="21"/>
                <w:szCs w:val="21"/>
              </w:rPr>
            </w:pPr>
            <w:r>
              <w:rPr>
                <w:rFonts w:hint="eastAsia" w:ascii="宋体" w:hAnsi="宋体"/>
                <w:sz w:val="21"/>
                <w:szCs w:val="21"/>
              </w:rPr>
              <w:t>文本框</w:t>
            </w:r>
          </w:p>
        </w:tc>
        <w:tc>
          <w:tcPr>
            <w:tcW w:w="1215" w:type="dxa"/>
          </w:tcPr>
          <w:p w14:paraId="35B8AB18">
            <w:pPr>
              <w:rPr>
                <w:rFonts w:ascii="宋体" w:hAnsi="宋体"/>
                <w:sz w:val="21"/>
                <w:szCs w:val="21"/>
              </w:rPr>
            </w:pPr>
            <w:r>
              <w:rPr>
                <w:rFonts w:hint="eastAsia" w:ascii="宋体" w:hAnsi="宋体"/>
                <w:sz w:val="21"/>
                <w:szCs w:val="21"/>
              </w:rPr>
              <w:t>当日</w:t>
            </w:r>
          </w:p>
        </w:tc>
        <w:tc>
          <w:tcPr>
            <w:tcW w:w="1155" w:type="dxa"/>
            <w:vAlign w:val="center"/>
          </w:tcPr>
          <w:p w14:paraId="2493A8C0">
            <w:pPr>
              <w:rPr>
                <w:rFonts w:ascii="宋体" w:hAnsi="宋体" w:cs="Arial"/>
                <w:sz w:val="21"/>
                <w:szCs w:val="21"/>
              </w:rPr>
            </w:pPr>
            <w:r>
              <w:rPr>
                <w:rFonts w:ascii="宋体" w:hAnsi="宋体" w:cs="Arial"/>
                <w:sz w:val="21"/>
                <w:szCs w:val="21"/>
              </w:rPr>
              <w:t>C/</w:t>
            </w:r>
            <w:r>
              <w:rPr>
                <w:rFonts w:hint="eastAsia" w:ascii="宋体" w:hAnsi="宋体" w:cs="Arial"/>
                <w:sz w:val="21"/>
                <w:szCs w:val="21"/>
              </w:rPr>
              <w:t>10</w:t>
            </w:r>
          </w:p>
        </w:tc>
        <w:tc>
          <w:tcPr>
            <w:tcW w:w="1305" w:type="dxa"/>
          </w:tcPr>
          <w:p w14:paraId="4CF7220B">
            <w:pPr>
              <w:rPr>
                <w:rFonts w:ascii="宋体" w:hAnsi="宋体"/>
                <w:sz w:val="21"/>
                <w:szCs w:val="21"/>
              </w:rPr>
            </w:pPr>
            <w:r>
              <w:rPr>
                <w:rFonts w:hint="eastAsia" w:ascii="宋体" w:hAnsi="宋体"/>
                <w:sz w:val="21"/>
                <w:szCs w:val="21"/>
              </w:rPr>
              <w:t>是</w:t>
            </w:r>
          </w:p>
        </w:tc>
        <w:tc>
          <w:tcPr>
            <w:tcW w:w="2570" w:type="dxa"/>
          </w:tcPr>
          <w:p w14:paraId="76FC9C79">
            <w:pPr>
              <w:rPr>
                <w:rFonts w:ascii="宋体" w:hAnsi="宋体"/>
                <w:sz w:val="21"/>
                <w:szCs w:val="21"/>
              </w:rPr>
            </w:pPr>
            <w:r>
              <w:rPr>
                <w:rFonts w:hint="eastAsia" w:ascii="宋体" w:hAnsi="宋体"/>
                <w:sz w:val="21"/>
                <w:szCs w:val="21"/>
              </w:rPr>
              <w:t>格式“2012-5-5”，</w:t>
            </w:r>
            <w:r>
              <w:rPr>
                <w:rFonts w:hint="eastAsia" w:ascii="宋体" w:hAnsi="宋体" w:cs="Arial"/>
                <w:sz w:val="21"/>
                <w:szCs w:val="21"/>
              </w:rPr>
              <w:t>提供时间控件以便点选</w:t>
            </w:r>
          </w:p>
        </w:tc>
      </w:tr>
      <w:tr w14:paraId="68D74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328C7C95">
            <w:pPr>
              <w:numPr>
                <w:ilvl w:val="0"/>
                <w:numId w:val="48"/>
              </w:numPr>
              <w:ind w:left="420" w:hanging="420"/>
              <w:rPr>
                <w:rFonts w:ascii="宋体" w:hAnsi="宋体" w:cs="Arial"/>
                <w:sz w:val="21"/>
                <w:szCs w:val="21"/>
              </w:rPr>
            </w:pPr>
          </w:p>
        </w:tc>
        <w:tc>
          <w:tcPr>
            <w:tcW w:w="1366" w:type="dxa"/>
            <w:vAlign w:val="center"/>
          </w:tcPr>
          <w:p w14:paraId="0B147B8C">
            <w:pPr>
              <w:rPr>
                <w:rFonts w:ascii="宋体" w:hAnsi="宋体" w:cs="Arial"/>
                <w:sz w:val="21"/>
                <w:szCs w:val="21"/>
              </w:rPr>
            </w:pPr>
            <w:r>
              <w:rPr>
                <w:rFonts w:hint="eastAsia" w:ascii="宋体" w:hAnsi="宋体" w:cs="Arial"/>
                <w:sz w:val="21"/>
                <w:szCs w:val="21"/>
              </w:rPr>
              <w:t>查询</w:t>
            </w:r>
          </w:p>
        </w:tc>
        <w:tc>
          <w:tcPr>
            <w:tcW w:w="1589" w:type="dxa"/>
            <w:vAlign w:val="center"/>
          </w:tcPr>
          <w:p w14:paraId="6100CD4B">
            <w:pPr>
              <w:rPr>
                <w:rFonts w:ascii="宋体" w:hAnsi="宋体" w:cs="Arial"/>
                <w:sz w:val="21"/>
                <w:szCs w:val="21"/>
              </w:rPr>
            </w:pPr>
            <w:r>
              <w:rPr>
                <w:rFonts w:hint="eastAsia" w:ascii="宋体" w:hAnsi="宋体" w:cs="Arial"/>
                <w:sz w:val="21"/>
                <w:szCs w:val="21"/>
              </w:rPr>
              <w:t>按钮</w:t>
            </w:r>
          </w:p>
        </w:tc>
        <w:tc>
          <w:tcPr>
            <w:tcW w:w="1215" w:type="dxa"/>
            <w:vAlign w:val="center"/>
          </w:tcPr>
          <w:p w14:paraId="69C5038E">
            <w:pPr>
              <w:rPr>
                <w:rFonts w:ascii="宋体" w:hAnsi="宋体" w:cs="Arial"/>
                <w:sz w:val="21"/>
                <w:szCs w:val="21"/>
              </w:rPr>
            </w:pPr>
          </w:p>
        </w:tc>
        <w:tc>
          <w:tcPr>
            <w:tcW w:w="1155" w:type="dxa"/>
            <w:vAlign w:val="center"/>
          </w:tcPr>
          <w:p w14:paraId="3E5E45CD">
            <w:pPr>
              <w:rPr>
                <w:rFonts w:ascii="宋体" w:hAnsi="宋体" w:cs="Arial"/>
                <w:sz w:val="21"/>
                <w:szCs w:val="21"/>
              </w:rPr>
            </w:pPr>
          </w:p>
        </w:tc>
        <w:tc>
          <w:tcPr>
            <w:tcW w:w="1305" w:type="dxa"/>
            <w:vAlign w:val="center"/>
          </w:tcPr>
          <w:p w14:paraId="761DF305">
            <w:pPr>
              <w:rPr>
                <w:rFonts w:ascii="宋体" w:hAnsi="宋体" w:cs="Arial"/>
                <w:sz w:val="21"/>
                <w:szCs w:val="21"/>
              </w:rPr>
            </w:pPr>
          </w:p>
        </w:tc>
        <w:tc>
          <w:tcPr>
            <w:tcW w:w="2570" w:type="dxa"/>
            <w:vAlign w:val="center"/>
          </w:tcPr>
          <w:p w14:paraId="7B7D29AC">
            <w:pPr>
              <w:rPr>
                <w:rFonts w:ascii="宋体" w:hAnsi="宋体" w:cs="Arial"/>
                <w:sz w:val="21"/>
                <w:szCs w:val="21"/>
              </w:rPr>
            </w:pPr>
          </w:p>
        </w:tc>
      </w:tr>
      <w:tr w14:paraId="56A81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9854" w:type="dxa"/>
            <w:gridSpan w:val="7"/>
            <w:vAlign w:val="center"/>
          </w:tcPr>
          <w:p w14:paraId="7A339800">
            <w:pPr>
              <w:rPr>
                <w:rFonts w:ascii="宋体" w:hAnsi="宋体" w:cs="Arial"/>
                <w:sz w:val="21"/>
                <w:szCs w:val="21"/>
              </w:rPr>
            </w:pPr>
            <w:r>
              <w:rPr>
                <w:rFonts w:hint="eastAsia" w:ascii="宋体" w:hAnsi="宋体" w:cs="Arial"/>
                <w:sz w:val="21"/>
                <w:szCs w:val="21"/>
              </w:rPr>
              <w:t>查询结果</w:t>
            </w:r>
          </w:p>
        </w:tc>
      </w:tr>
      <w:tr w14:paraId="0A167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6849A1A1">
            <w:pPr>
              <w:numPr>
                <w:ilvl w:val="0"/>
                <w:numId w:val="48"/>
              </w:numPr>
              <w:ind w:left="420" w:hanging="420"/>
              <w:rPr>
                <w:rFonts w:ascii="宋体" w:hAnsi="宋体" w:cs="Arial"/>
                <w:sz w:val="21"/>
                <w:szCs w:val="21"/>
              </w:rPr>
            </w:pPr>
          </w:p>
        </w:tc>
        <w:tc>
          <w:tcPr>
            <w:tcW w:w="1366" w:type="dxa"/>
          </w:tcPr>
          <w:p w14:paraId="10034B22">
            <w:pPr>
              <w:rPr>
                <w:rFonts w:ascii="宋体" w:hAnsi="宋体"/>
                <w:sz w:val="21"/>
                <w:szCs w:val="21"/>
              </w:rPr>
            </w:pPr>
            <w:r>
              <w:rPr>
                <w:rFonts w:hint="eastAsia" w:ascii="宋体" w:hAnsi="宋体"/>
                <w:sz w:val="21"/>
                <w:szCs w:val="21"/>
              </w:rPr>
              <w:t>交易日期</w:t>
            </w:r>
          </w:p>
        </w:tc>
        <w:tc>
          <w:tcPr>
            <w:tcW w:w="1589" w:type="dxa"/>
            <w:vAlign w:val="center"/>
          </w:tcPr>
          <w:p w14:paraId="4B09C8EC">
            <w:pPr>
              <w:rPr>
                <w:rFonts w:ascii="宋体" w:hAnsi="宋体" w:cs="Arial"/>
                <w:sz w:val="21"/>
                <w:szCs w:val="21"/>
              </w:rPr>
            </w:pPr>
            <w:r>
              <w:rPr>
                <w:rFonts w:hint="eastAsia" w:ascii="宋体" w:hAnsi="宋体" w:cs="Arial"/>
                <w:sz w:val="21"/>
                <w:szCs w:val="21"/>
              </w:rPr>
              <w:t>文本</w:t>
            </w:r>
          </w:p>
        </w:tc>
        <w:tc>
          <w:tcPr>
            <w:tcW w:w="1215" w:type="dxa"/>
            <w:vAlign w:val="center"/>
          </w:tcPr>
          <w:p w14:paraId="08A60239">
            <w:pPr>
              <w:rPr>
                <w:rFonts w:ascii="宋体" w:hAnsi="宋体" w:cs="Arial"/>
                <w:sz w:val="21"/>
                <w:szCs w:val="21"/>
              </w:rPr>
            </w:pPr>
          </w:p>
        </w:tc>
        <w:tc>
          <w:tcPr>
            <w:tcW w:w="1155" w:type="dxa"/>
            <w:vAlign w:val="center"/>
          </w:tcPr>
          <w:p w14:paraId="5DC78CEC">
            <w:pPr>
              <w:rPr>
                <w:rFonts w:ascii="宋体" w:hAnsi="宋体" w:cs="Arial"/>
                <w:sz w:val="21"/>
                <w:szCs w:val="21"/>
              </w:rPr>
            </w:pPr>
          </w:p>
        </w:tc>
        <w:tc>
          <w:tcPr>
            <w:tcW w:w="1305" w:type="dxa"/>
            <w:vAlign w:val="center"/>
          </w:tcPr>
          <w:p w14:paraId="4BF3681A">
            <w:pPr>
              <w:rPr>
                <w:rFonts w:ascii="宋体" w:hAnsi="宋体" w:cs="Arial"/>
                <w:sz w:val="21"/>
                <w:szCs w:val="21"/>
              </w:rPr>
            </w:pPr>
          </w:p>
        </w:tc>
        <w:tc>
          <w:tcPr>
            <w:tcW w:w="2570" w:type="dxa"/>
            <w:vAlign w:val="center"/>
          </w:tcPr>
          <w:p w14:paraId="27A79F26">
            <w:pPr>
              <w:rPr>
                <w:rFonts w:ascii="宋体" w:hAnsi="宋体" w:cs="Arial"/>
                <w:sz w:val="21"/>
                <w:szCs w:val="21"/>
              </w:rPr>
            </w:pPr>
          </w:p>
        </w:tc>
      </w:tr>
      <w:tr w14:paraId="21D14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5B5FCD36">
            <w:pPr>
              <w:numPr>
                <w:ilvl w:val="0"/>
                <w:numId w:val="48"/>
              </w:numPr>
              <w:ind w:left="420" w:hanging="420"/>
              <w:rPr>
                <w:rFonts w:ascii="宋体" w:hAnsi="宋体" w:cs="Arial"/>
                <w:sz w:val="21"/>
                <w:szCs w:val="21"/>
              </w:rPr>
            </w:pPr>
          </w:p>
        </w:tc>
        <w:tc>
          <w:tcPr>
            <w:tcW w:w="1366" w:type="dxa"/>
          </w:tcPr>
          <w:p w14:paraId="5881BC4D">
            <w:pPr>
              <w:rPr>
                <w:rFonts w:ascii="宋体" w:hAnsi="宋体"/>
                <w:sz w:val="21"/>
                <w:szCs w:val="21"/>
              </w:rPr>
            </w:pPr>
            <w:r>
              <w:rPr>
                <w:rFonts w:hint="eastAsia" w:ascii="宋体" w:hAnsi="宋体"/>
                <w:sz w:val="21"/>
                <w:szCs w:val="21"/>
              </w:rPr>
              <w:t>账号</w:t>
            </w:r>
          </w:p>
        </w:tc>
        <w:tc>
          <w:tcPr>
            <w:tcW w:w="1589" w:type="dxa"/>
            <w:vAlign w:val="center"/>
          </w:tcPr>
          <w:p w14:paraId="4D4965F0">
            <w:pPr>
              <w:rPr>
                <w:rFonts w:ascii="宋体" w:hAnsi="宋体" w:cs="Arial"/>
                <w:sz w:val="21"/>
                <w:szCs w:val="21"/>
              </w:rPr>
            </w:pPr>
            <w:r>
              <w:rPr>
                <w:rFonts w:hint="eastAsia" w:ascii="宋体" w:hAnsi="宋体" w:cs="Arial"/>
                <w:sz w:val="21"/>
                <w:szCs w:val="21"/>
              </w:rPr>
              <w:t>文本</w:t>
            </w:r>
          </w:p>
        </w:tc>
        <w:tc>
          <w:tcPr>
            <w:tcW w:w="1215" w:type="dxa"/>
            <w:vAlign w:val="center"/>
          </w:tcPr>
          <w:p w14:paraId="575D490D">
            <w:pPr>
              <w:rPr>
                <w:rFonts w:ascii="宋体" w:hAnsi="宋体" w:cs="Arial"/>
                <w:sz w:val="21"/>
                <w:szCs w:val="21"/>
              </w:rPr>
            </w:pPr>
          </w:p>
        </w:tc>
        <w:tc>
          <w:tcPr>
            <w:tcW w:w="1155" w:type="dxa"/>
            <w:vAlign w:val="center"/>
          </w:tcPr>
          <w:p w14:paraId="04DD6079">
            <w:pPr>
              <w:rPr>
                <w:rFonts w:ascii="宋体" w:hAnsi="宋体" w:cs="Arial"/>
                <w:sz w:val="21"/>
                <w:szCs w:val="21"/>
              </w:rPr>
            </w:pPr>
          </w:p>
        </w:tc>
        <w:tc>
          <w:tcPr>
            <w:tcW w:w="1305" w:type="dxa"/>
            <w:vAlign w:val="center"/>
          </w:tcPr>
          <w:p w14:paraId="27283D02">
            <w:pPr>
              <w:rPr>
                <w:rFonts w:ascii="宋体" w:hAnsi="宋体" w:cs="Arial"/>
                <w:sz w:val="21"/>
                <w:szCs w:val="21"/>
              </w:rPr>
            </w:pPr>
          </w:p>
        </w:tc>
        <w:tc>
          <w:tcPr>
            <w:tcW w:w="2570" w:type="dxa"/>
            <w:vAlign w:val="center"/>
          </w:tcPr>
          <w:p w14:paraId="3B3296FA">
            <w:pPr>
              <w:rPr>
                <w:rFonts w:ascii="宋体" w:hAnsi="宋体" w:cs="Arial"/>
                <w:sz w:val="21"/>
                <w:szCs w:val="21"/>
              </w:rPr>
            </w:pPr>
          </w:p>
        </w:tc>
      </w:tr>
      <w:tr w14:paraId="44DC8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6007CC9D">
            <w:pPr>
              <w:numPr>
                <w:ilvl w:val="0"/>
                <w:numId w:val="48"/>
              </w:numPr>
              <w:ind w:left="420" w:hanging="420"/>
              <w:rPr>
                <w:rFonts w:ascii="宋体" w:hAnsi="宋体" w:cs="Arial"/>
                <w:sz w:val="21"/>
                <w:szCs w:val="21"/>
              </w:rPr>
            </w:pPr>
          </w:p>
        </w:tc>
        <w:tc>
          <w:tcPr>
            <w:tcW w:w="1366" w:type="dxa"/>
          </w:tcPr>
          <w:p w14:paraId="67AA005A">
            <w:pPr>
              <w:rPr>
                <w:rFonts w:ascii="宋体" w:hAnsi="宋体"/>
                <w:sz w:val="21"/>
                <w:szCs w:val="21"/>
              </w:rPr>
            </w:pPr>
            <w:r>
              <w:rPr>
                <w:rFonts w:hint="eastAsia" w:ascii="宋体" w:hAnsi="宋体"/>
                <w:sz w:val="21"/>
                <w:szCs w:val="21"/>
              </w:rPr>
              <w:t>币种</w:t>
            </w:r>
          </w:p>
        </w:tc>
        <w:tc>
          <w:tcPr>
            <w:tcW w:w="1589" w:type="dxa"/>
            <w:vAlign w:val="center"/>
          </w:tcPr>
          <w:p w14:paraId="0FD1D6DB">
            <w:pPr>
              <w:rPr>
                <w:rFonts w:ascii="宋体" w:hAnsi="宋体" w:cs="Arial"/>
                <w:sz w:val="21"/>
                <w:szCs w:val="21"/>
              </w:rPr>
            </w:pPr>
            <w:r>
              <w:rPr>
                <w:rFonts w:hint="eastAsia" w:ascii="宋体" w:hAnsi="宋体" w:cs="Arial"/>
                <w:sz w:val="21"/>
                <w:szCs w:val="21"/>
              </w:rPr>
              <w:t>文本</w:t>
            </w:r>
          </w:p>
        </w:tc>
        <w:tc>
          <w:tcPr>
            <w:tcW w:w="1215" w:type="dxa"/>
            <w:vAlign w:val="center"/>
          </w:tcPr>
          <w:p w14:paraId="639C5FC4">
            <w:pPr>
              <w:rPr>
                <w:rFonts w:ascii="宋体" w:hAnsi="宋体" w:cs="Arial"/>
                <w:sz w:val="21"/>
                <w:szCs w:val="21"/>
              </w:rPr>
            </w:pPr>
          </w:p>
        </w:tc>
        <w:tc>
          <w:tcPr>
            <w:tcW w:w="1155" w:type="dxa"/>
            <w:vAlign w:val="center"/>
          </w:tcPr>
          <w:p w14:paraId="5BB469C7">
            <w:pPr>
              <w:rPr>
                <w:rFonts w:ascii="宋体" w:hAnsi="宋体" w:cs="Arial"/>
                <w:sz w:val="21"/>
                <w:szCs w:val="21"/>
              </w:rPr>
            </w:pPr>
          </w:p>
        </w:tc>
        <w:tc>
          <w:tcPr>
            <w:tcW w:w="1305" w:type="dxa"/>
            <w:vAlign w:val="center"/>
          </w:tcPr>
          <w:p w14:paraId="24532BE4">
            <w:pPr>
              <w:rPr>
                <w:rFonts w:ascii="宋体" w:hAnsi="宋体" w:cs="Arial"/>
                <w:sz w:val="21"/>
                <w:szCs w:val="21"/>
              </w:rPr>
            </w:pPr>
          </w:p>
        </w:tc>
        <w:tc>
          <w:tcPr>
            <w:tcW w:w="2570" w:type="dxa"/>
            <w:vAlign w:val="center"/>
          </w:tcPr>
          <w:p w14:paraId="3F66AA08">
            <w:pPr>
              <w:rPr>
                <w:rFonts w:ascii="宋体" w:hAnsi="宋体" w:cs="Arial"/>
                <w:sz w:val="21"/>
                <w:szCs w:val="21"/>
              </w:rPr>
            </w:pPr>
          </w:p>
        </w:tc>
      </w:tr>
      <w:tr w14:paraId="3D8AB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63B18CDB">
            <w:pPr>
              <w:numPr>
                <w:ilvl w:val="0"/>
                <w:numId w:val="48"/>
              </w:numPr>
              <w:ind w:left="420" w:hanging="420"/>
              <w:rPr>
                <w:rFonts w:ascii="宋体" w:hAnsi="宋体" w:cs="Arial"/>
                <w:sz w:val="21"/>
                <w:szCs w:val="21"/>
              </w:rPr>
            </w:pPr>
          </w:p>
        </w:tc>
        <w:tc>
          <w:tcPr>
            <w:tcW w:w="1366" w:type="dxa"/>
          </w:tcPr>
          <w:p w14:paraId="50A22B8A">
            <w:pPr>
              <w:rPr>
                <w:rFonts w:ascii="宋体" w:hAnsi="宋体"/>
                <w:sz w:val="21"/>
                <w:szCs w:val="21"/>
              </w:rPr>
            </w:pPr>
            <w:r>
              <w:rPr>
                <w:rFonts w:hint="eastAsia" w:ascii="宋体" w:hAnsi="宋体"/>
                <w:sz w:val="21"/>
                <w:szCs w:val="21"/>
              </w:rPr>
              <w:t>收入/支出</w:t>
            </w:r>
          </w:p>
        </w:tc>
        <w:tc>
          <w:tcPr>
            <w:tcW w:w="1589" w:type="dxa"/>
            <w:vAlign w:val="center"/>
          </w:tcPr>
          <w:p w14:paraId="73BC2B22">
            <w:pPr>
              <w:rPr>
                <w:rFonts w:ascii="宋体" w:hAnsi="宋体" w:cs="Arial"/>
                <w:sz w:val="21"/>
                <w:szCs w:val="21"/>
              </w:rPr>
            </w:pPr>
            <w:r>
              <w:rPr>
                <w:rFonts w:hint="eastAsia" w:ascii="宋体" w:hAnsi="宋体" w:cs="Arial"/>
                <w:sz w:val="21"/>
                <w:szCs w:val="21"/>
              </w:rPr>
              <w:t>文本</w:t>
            </w:r>
          </w:p>
        </w:tc>
        <w:tc>
          <w:tcPr>
            <w:tcW w:w="1215" w:type="dxa"/>
            <w:vAlign w:val="center"/>
          </w:tcPr>
          <w:p w14:paraId="42E77800">
            <w:pPr>
              <w:rPr>
                <w:rFonts w:ascii="宋体" w:hAnsi="宋体" w:cs="Arial"/>
                <w:sz w:val="21"/>
                <w:szCs w:val="21"/>
              </w:rPr>
            </w:pPr>
          </w:p>
        </w:tc>
        <w:tc>
          <w:tcPr>
            <w:tcW w:w="1155" w:type="dxa"/>
            <w:vAlign w:val="center"/>
          </w:tcPr>
          <w:p w14:paraId="78742919">
            <w:pPr>
              <w:rPr>
                <w:rFonts w:ascii="宋体" w:hAnsi="宋体" w:cs="Arial"/>
                <w:sz w:val="21"/>
                <w:szCs w:val="21"/>
              </w:rPr>
            </w:pPr>
          </w:p>
        </w:tc>
        <w:tc>
          <w:tcPr>
            <w:tcW w:w="1305" w:type="dxa"/>
            <w:vAlign w:val="center"/>
          </w:tcPr>
          <w:p w14:paraId="5381E4BE">
            <w:pPr>
              <w:rPr>
                <w:rFonts w:ascii="宋体" w:hAnsi="宋体" w:cs="Arial"/>
                <w:sz w:val="21"/>
                <w:szCs w:val="21"/>
              </w:rPr>
            </w:pPr>
          </w:p>
        </w:tc>
        <w:tc>
          <w:tcPr>
            <w:tcW w:w="2570" w:type="dxa"/>
            <w:vAlign w:val="center"/>
          </w:tcPr>
          <w:p w14:paraId="68186DD0">
            <w:pPr>
              <w:rPr>
                <w:rFonts w:ascii="宋体" w:hAnsi="宋体" w:cs="Arial"/>
                <w:sz w:val="21"/>
                <w:szCs w:val="21"/>
              </w:rPr>
            </w:pPr>
          </w:p>
        </w:tc>
      </w:tr>
      <w:tr w14:paraId="1F8ED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7C594D44">
            <w:pPr>
              <w:numPr>
                <w:ilvl w:val="0"/>
                <w:numId w:val="48"/>
              </w:numPr>
              <w:ind w:left="420" w:hanging="420"/>
              <w:rPr>
                <w:rFonts w:ascii="宋体" w:hAnsi="宋体" w:cs="Arial"/>
                <w:sz w:val="21"/>
                <w:szCs w:val="21"/>
              </w:rPr>
            </w:pPr>
          </w:p>
        </w:tc>
        <w:tc>
          <w:tcPr>
            <w:tcW w:w="1366" w:type="dxa"/>
          </w:tcPr>
          <w:p w14:paraId="3303A73E">
            <w:pPr>
              <w:rPr>
                <w:rFonts w:ascii="宋体" w:hAnsi="宋体"/>
                <w:sz w:val="21"/>
                <w:szCs w:val="21"/>
              </w:rPr>
            </w:pPr>
            <w:r>
              <w:rPr>
                <w:rFonts w:hint="eastAsia" w:ascii="宋体" w:hAnsi="宋体"/>
                <w:sz w:val="21"/>
                <w:szCs w:val="21"/>
              </w:rPr>
              <w:t>交易金额</w:t>
            </w:r>
          </w:p>
        </w:tc>
        <w:tc>
          <w:tcPr>
            <w:tcW w:w="1589" w:type="dxa"/>
            <w:vAlign w:val="center"/>
          </w:tcPr>
          <w:p w14:paraId="429C5E7C">
            <w:pPr>
              <w:rPr>
                <w:rFonts w:ascii="宋体" w:hAnsi="宋体" w:cs="Arial"/>
                <w:sz w:val="21"/>
                <w:szCs w:val="21"/>
              </w:rPr>
            </w:pPr>
            <w:r>
              <w:rPr>
                <w:rFonts w:hint="eastAsia" w:ascii="宋体" w:hAnsi="宋体" w:cs="Arial"/>
                <w:sz w:val="21"/>
                <w:szCs w:val="21"/>
              </w:rPr>
              <w:t>文本</w:t>
            </w:r>
          </w:p>
        </w:tc>
        <w:tc>
          <w:tcPr>
            <w:tcW w:w="1215" w:type="dxa"/>
            <w:vAlign w:val="center"/>
          </w:tcPr>
          <w:p w14:paraId="48E5748F">
            <w:pPr>
              <w:rPr>
                <w:rFonts w:ascii="宋体" w:hAnsi="宋体" w:cs="Arial"/>
                <w:sz w:val="21"/>
                <w:szCs w:val="21"/>
              </w:rPr>
            </w:pPr>
          </w:p>
        </w:tc>
        <w:tc>
          <w:tcPr>
            <w:tcW w:w="1155" w:type="dxa"/>
            <w:vAlign w:val="center"/>
          </w:tcPr>
          <w:p w14:paraId="7E7A22BB">
            <w:pPr>
              <w:rPr>
                <w:rFonts w:ascii="宋体" w:hAnsi="宋体" w:cs="Arial"/>
                <w:sz w:val="21"/>
                <w:szCs w:val="21"/>
              </w:rPr>
            </w:pPr>
          </w:p>
        </w:tc>
        <w:tc>
          <w:tcPr>
            <w:tcW w:w="1305" w:type="dxa"/>
            <w:vAlign w:val="center"/>
          </w:tcPr>
          <w:p w14:paraId="49945C0F">
            <w:pPr>
              <w:rPr>
                <w:rFonts w:ascii="宋体" w:hAnsi="宋体" w:cs="Arial"/>
                <w:sz w:val="21"/>
                <w:szCs w:val="21"/>
              </w:rPr>
            </w:pPr>
          </w:p>
        </w:tc>
        <w:tc>
          <w:tcPr>
            <w:tcW w:w="2570" w:type="dxa"/>
            <w:vAlign w:val="center"/>
          </w:tcPr>
          <w:p w14:paraId="06D12080">
            <w:pPr>
              <w:rPr>
                <w:rFonts w:ascii="宋体" w:hAnsi="宋体" w:cs="Arial"/>
                <w:sz w:val="21"/>
                <w:szCs w:val="21"/>
              </w:rPr>
            </w:pPr>
          </w:p>
        </w:tc>
      </w:tr>
      <w:tr w14:paraId="60D71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149A3B0C">
            <w:pPr>
              <w:numPr>
                <w:ilvl w:val="0"/>
                <w:numId w:val="48"/>
              </w:numPr>
              <w:ind w:left="420" w:hanging="420"/>
              <w:rPr>
                <w:rFonts w:ascii="宋体" w:hAnsi="宋体" w:cs="Arial"/>
                <w:sz w:val="21"/>
                <w:szCs w:val="21"/>
              </w:rPr>
            </w:pPr>
          </w:p>
        </w:tc>
        <w:tc>
          <w:tcPr>
            <w:tcW w:w="1366" w:type="dxa"/>
          </w:tcPr>
          <w:p w14:paraId="234780B9">
            <w:pPr>
              <w:rPr>
                <w:rFonts w:ascii="宋体" w:hAnsi="宋体"/>
                <w:sz w:val="21"/>
                <w:szCs w:val="21"/>
              </w:rPr>
            </w:pPr>
            <w:r>
              <w:rPr>
                <w:rFonts w:hint="eastAsia" w:ascii="宋体" w:hAnsi="宋体"/>
                <w:sz w:val="21"/>
                <w:szCs w:val="21"/>
              </w:rPr>
              <w:t>账户余额</w:t>
            </w:r>
          </w:p>
        </w:tc>
        <w:tc>
          <w:tcPr>
            <w:tcW w:w="1589" w:type="dxa"/>
            <w:vAlign w:val="center"/>
          </w:tcPr>
          <w:p w14:paraId="6ABCCD79">
            <w:pPr>
              <w:rPr>
                <w:rFonts w:ascii="宋体" w:hAnsi="宋体" w:cs="Arial"/>
                <w:sz w:val="21"/>
                <w:szCs w:val="21"/>
              </w:rPr>
            </w:pPr>
            <w:r>
              <w:rPr>
                <w:rFonts w:hint="eastAsia" w:ascii="宋体" w:hAnsi="宋体" w:cs="Arial"/>
                <w:sz w:val="21"/>
                <w:szCs w:val="21"/>
              </w:rPr>
              <w:t>文本</w:t>
            </w:r>
          </w:p>
        </w:tc>
        <w:tc>
          <w:tcPr>
            <w:tcW w:w="1215" w:type="dxa"/>
            <w:vAlign w:val="center"/>
          </w:tcPr>
          <w:p w14:paraId="4BAC3E04">
            <w:pPr>
              <w:rPr>
                <w:rFonts w:ascii="宋体" w:hAnsi="宋体" w:cs="Arial"/>
                <w:sz w:val="21"/>
                <w:szCs w:val="21"/>
              </w:rPr>
            </w:pPr>
          </w:p>
        </w:tc>
        <w:tc>
          <w:tcPr>
            <w:tcW w:w="1155" w:type="dxa"/>
            <w:vAlign w:val="center"/>
          </w:tcPr>
          <w:p w14:paraId="586994E1">
            <w:pPr>
              <w:rPr>
                <w:rFonts w:ascii="宋体" w:hAnsi="宋体" w:cs="Arial"/>
                <w:sz w:val="21"/>
                <w:szCs w:val="21"/>
              </w:rPr>
            </w:pPr>
          </w:p>
        </w:tc>
        <w:tc>
          <w:tcPr>
            <w:tcW w:w="1305" w:type="dxa"/>
            <w:vAlign w:val="center"/>
          </w:tcPr>
          <w:p w14:paraId="7E6DB5F0">
            <w:pPr>
              <w:rPr>
                <w:rFonts w:ascii="宋体" w:hAnsi="宋体" w:cs="Arial"/>
                <w:sz w:val="21"/>
                <w:szCs w:val="21"/>
              </w:rPr>
            </w:pPr>
          </w:p>
        </w:tc>
        <w:tc>
          <w:tcPr>
            <w:tcW w:w="2570" w:type="dxa"/>
            <w:vAlign w:val="center"/>
          </w:tcPr>
          <w:p w14:paraId="7AF03036">
            <w:pPr>
              <w:rPr>
                <w:rFonts w:ascii="宋体" w:hAnsi="宋体" w:cs="Arial"/>
                <w:sz w:val="21"/>
                <w:szCs w:val="21"/>
              </w:rPr>
            </w:pPr>
          </w:p>
        </w:tc>
      </w:tr>
      <w:tr w14:paraId="7821D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48D6B640">
            <w:pPr>
              <w:numPr>
                <w:ilvl w:val="0"/>
                <w:numId w:val="48"/>
              </w:numPr>
              <w:ind w:left="420" w:hanging="420"/>
              <w:rPr>
                <w:rFonts w:ascii="宋体" w:hAnsi="宋体" w:cs="Arial"/>
                <w:sz w:val="21"/>
                <w:szCs w:val="21"/>
              </w:rPr>
            </w:pPr>
          </w:p>
        </w:tc>
        <w:tc>
          <w:tcPr>
            <w:tcW w:w="1366" w:type="dxa"/>
          </w:tcPr>
          <w:p w14:paraId="1062B2DF">
            <w:pPr>
              <w:rPr>
                <w:rFonts w:ascii="宋体" w:hAnsi="宋体"/>
                <w:sz w:val="21"/>
                <w:szCs w:val="21"/>
              </w:rPr>
            </w:pPr>
            <w:r>
              <w:rPr>
                <w:rFonts w:hint="eastAsia" w:ascii="宋体" w:hAnsi="宋体"/>
                <w:sz w:val="21"/>
                <w:szCs w:val="21"/>
              </w:rPr>
              <w:t>备注</w:t>
            </w:r>
          </w:p>
        </w:tc>
        <w:tc>
          <w:tcPr>
            <w:tcW w:w="1589" w:type="dxa"/>
            <w:vAlign w:val="center"/>
          </w:tcPr>
          <w:p w14:paraId="2D4D4480">
            <w:pPr>
              <w:rPr>
                <w:rFonts w:ascii="宋体" w:hAnsi="宋体" w:cs="Arial"/>
                <w:sz w:val="21"/>
                <w:szCs w:val="21"/>
              </w:rPr>
            </w:pPr>
            <w:r>
              <w:rPr>
                <w:rFonts w:hint="eastAsia" w:ascii="宋体" w:hAnsi="宋体" w:cs="Arial"/>
                <w:sz w:val="21"/>
                <w:szCs w:val="21"/>
              </w:rPr>
              <w:t>文本</w:t>
            </w:r>
          </w:p>
        </w:tc>
        <w:tc>
          <w:tcPr>
            <w:tcW w:w="1215" w:type="dxa"/>
            <w:vAlign w:val="center"/>
          </w:tcPr>
          <w:p w14:paraId="4BAAAF74">
            <w:pPr>
              <w:rPr>
                <w:rFonts w:ascii="宋体" w:hAnsi="宋体" w:cs="Arial"/>
                <w:sz w:val="21"/>
                <w:szCs w:val="21"/>
              </w:rPr>
            </w:pPr>
          </w:p>
        </w:tc>
        <w:tc>
          <w:tcPr>
            <w:tcW w:w="1155" w:type="dxa"/>
            <w:vAlign w:val="center"/>
          </w:tcPr>
          <w:p w14:paraId="037BB5D0">
            <w:pPr>
              <w:rPr>
                <w:rFonts w:ascii="宋体" w:hAnsi="宋体" w:cs="Arial"/>
                <w:sz w:val="21"/>
                <w:szCs w:val="21"/>
              </w:rPr>
            </w:pPr>
          </w:p>
        </w:tc>
        <w:tc>
          <w:tcPr>
            <w:tcW w:w="1305" w:type="dxa"/>
            <w:vAlign w:val="center"/>
          </w:tcPr>
          <w:p w14:paraId="7606CB9F">
            <w:pPr>
              <w:rPr>
                <w:rFonts w:ascii="宋体" w:hAnsi="宋体" w:cs="Arial"/>
                <w:sz w:val="21"/>
                <w:szCs w:val="21"/>
              </w:rPr>
            </w:pPr>
          </w:p>
        </w:tc>
        <w:tc>
          <w:tcPr>
            <w:tcW w:w="2570" w:type="dxa"/>
            <w:vAlign w:val="center"/>
          </w:tcPr>
          <w:p w14:paraId="634D2E0F">
            <w:pPr>
              <w:rPr>
                <w:rFonts w:ascii="宋体" w:hAnsi="宋体" w:cs="Arial"/>
                <w:sz w:val="21"/>
                <w:szCs w:val="21"/>
              </w:rPr>
            </w:pPr>
          </w:p>
        </w:tc>
      </w:tr>
      <w:tr w14:paraId="4ABF9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31FCFAEE">
            <w:pPr>
              <w:numPr>
                <w:ilvl w:val="0"/>
                <w:numId w:val="48"/>
              </w:numPr>
              <w:ind w:left="420" w:hanging="420"/>
              <w:rPr>
                <w:rFonts w:ascii="宋体" w:hAnsi="宋体" w:cs="Arial"/>
                <w:sz w:val="21"/>
                <w:szCs w:val="21"/>
              </w:rPr>
            </w:pPr>
          </w:p>
        </w:tc>
        <w:tc>
          <w:tcPr>
            <w:tcW w:w="1366" w:type="dxa"/>
          </w:tcPr>
          <w:p w14:paraId="40413158">
            <w:pPr>
              <w:rPr>
                <w:rFonts w:ascii="宋体" w:hAnsi="宋体"/>
                <w:sz w:val="21"/>
                <w:szCs w:val="21"/>
              </w:rPr>
            </w:pPr>
            <w:r>
              <w:rPr>
                <w:rFonts w:hint="eastAsia" w:ascii="宋体" w:hAnsi="宋体"/>
                <w:sz w:val="21"/>
                <w:szCs w:val="21"/>
              </w:rPr>
              <w:t>打印</w:t>
            </w:r>
          </w:p>
        </w:tc>
        <w:tc>
          <w:tcPr>
            <w:tcW w:w="1589" w:type="dxa"/>
            <w:vAlign w:val="center"/>
          </w:tcPr>
          <w:p w14:paraId="23216522">
            <w:pPr>
              <w:rPr>
                <w:rFonts w:ascii="宋体" w:hAnsi="宋体" w:cs="Arial"/>
                <w:sz w:val="21"/>
                <w:szCs w:val="21"/>
              </w:rPr>
            </w:pPr>
            <w:r>
              <w:rPr>
                <w:rFonts w:hint="eastAsia" w:ascii="宋体" w:hAnsi="宋体" w:cs="Arial"/>
                <w:sz w:val="21"/>
                <w:szCs w:val="21"/>
              </w:rPr>
              <w:t>按钮</w:t>
            </w:r>
          </w:p>
        </w:tc>
        <w:tc>
          <w:tcPr>
            <w:tcW w:w="1215" w:type="dxa"/>
            <w:vAlign w:val="center"/>
          </w:tcPr>
          <w:p w14:paraId="3DE76A25">
            <w:pPr>
              <w:rPr>
                <w:rFonts w:ascii="宋体" w:hAnsi="宋体" w:cs="Arial"/>
                <w:sz w:val="21"/>
                <w:szCs w:val="21"/>
              </w:rPr>
            </w:pPr>
          </w:p>
        </w:tc>
        <w:tc>
          <w:tcPr>
            <w:tcW w:w="1155" w:type="dxa"/>
            <w:vAlign w:val="center"/>
          </w:tcPr>
          <w:p w14:paraId="457D0DEE">
            <w:pPr>
              <w:rPr>
                <w:rFonts w:ascii="宋体" w:hAnsi="宋体" w:cs="Arial"/>
                <w:sz w:val="21"/>
                <w:szCs w:val="21"/>
              </w:rPr>
            </w:pPr>
          </w:p>
        </w:tc>
        <w:tc>
          <w:tcPr>
            <w:tcW w:w="1305" w:type="dxa"/>
            <w:vAlign w:val="center"/>
          </w:tcPr>
          <w:p w14:paraId="5D5E1AA9">
            <w:pPr>
              <w:rPr>
                <w:rFonts w:ascii="宋体" w:hAnsi="宋体" w:cs="Arial"/>
                <w:sz w:val="21"/>
                <w:szCs w:val="21"/>
              </w:rPr>
            </w:pPr>
          </w:p>
        </w:tc>
        <w:tc>
          <w:tcPr>
            <w:tcW w:w="2570" w:type="dxa"/>
          </w:tcPr>
          <w:p w14:paraId="3868299E">
            <w:pPr>
              <w:rPr>
                <w:rFonts w:ascii="宋体" w:hAnsi="宋体"/>
                <w:sz w:val="21"/>
                <w:szCs w:val="21"/>
              </w:rPr>
            </w:pPr>
            <w:r>
              <w:rPr>
                <w:rFonts w:hint="eastAsia" w:ascii="宋体" w:hAnsi="宋体"/>
                <w:sz w:val="21"/>
                <w:szCs w:val="21"/>
              </w:rPr>
              <w:t>查询结果出现后可用</w:t>
            </w:r>
          </w:p>
        </w:tc>
      </w:tr>
      <w:tr w14:paraId="5C14E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4D67C9AD">
            <w:pPr>
              <w:numPr>
                <w:ilvl w:val="0"/>
                <w:numId w:val="48"/>
              </w:numPr>
              <w:ind w:left="420" w:hanging="420"/>
              <w:rPr>
                <w:rFonts w:ascii="宋体" w:hAnsi="宋体" w:cs="Arial"/>
                <w:sz w:val="21"/>
                <w:szCs w:val="21"/>
              </w:rPr>
            </w:pPr>
          </w:p>
        </w:tc>
        <w:tc>
          <w:tcPr>
            <w:tcW w:w="1366" w:type="dxa"/>
          </w:tcPr>
          <w:p w14:paraId="7DC1F943">
            <w:pPr>
              <w:rPr>
                <w:rFonts w:ascii="宋体" w:hAnsi="宋体"/>
                <w:sz w:val="21"/>
                <w:szCs w:val="21"/>
              </w:rPr>
            </w:pPr>
            <w:r>
              <w:rPr>
                <w:rFonts w:hint="eastAsia" w:ascii="宋体" w:hAnsi="宋体"/>
                <w:sz w:val="21"/>
                <w:szCs w:val="21"/>
              </w:rPr>
              <w:t>导出</w:t>
            </w:r>
          </w:p>
        </w:tc>
        <w:tc>
          <w:tcPr>
            <w:tcW w:w="1589" w:type="dxa"/>
            <w:vAlign w:val="center"/>
          </w:tcPr>
          <w:p w14:paraId="28C5F8D7">
            <w:pPr>
              <w:rPr>
                <w:rFonts w:ascii="宋体" w:hAnsi="宋体" w:cs="Arial"/>
                <w:sz w:val="21"/>
                <w:szCs w:val="21"/>
              </w:rPr>
            </w:pPr>
            <w:r>
              <w:rPr>
                <w:rFonts w:hint="eastAsia" w:ascii="宋体" w:hAnsi="宋体" w:cs="Arial"/>
                <w:sz w:val="21"/>
                <w:szCs w:val="21"/>
              </w:rPr>
              <w:t>按钮</w:t>
            </w:r>
          </w:p>
        </w:tc>
        <w:tc>
          <w:tcPr>
            <w:tcW w:w="1215" w:type="dxa"/>
            <w:vAlign w:val="center"/>
          </w:tcPr>
          <w:p w14:paraId="783A0901">
            <w:pPr>
              <w:rPr>
                <w:rFonts w:ascii="宋体" w:hAnsi="宋体" w:cs="Arial"/>
                <w:sz w:val="21"/>
                <w:szCs w:val="21"/>
              </w:rPr>
            </w:pPr>
          </w:p>
        </w:tc>
        <w:tc>
          <w:tcPr>
            <w:tcW w:w="1155" w:type="dxa"/>
            <w:vAlign w:val="center"/>
          </w:tcPr>
          <w:p w14:paraId="52AA62DC">
            <w:pPr>
              <w:rPr>
                <w:rFonts w:ascii="宋体" w:hAnsi="宋体" w:cs="Arial"/>
                <w:sz w:val="21"/>
                <w:szCs w:val="21"/>
              </w:rPr>
            </w:pPr>
          </w:p>
        </w:tc>
        <w:tc>
          <w:tcPr>
            <w:tcW w:w="1305" w:type="dxa"/>
            <w:vAlign w:val="center"/>
          </w:tcPr>
          <w:p w14:paraId="5782849B">
            <w:pPr>
              <w:rPr>
                <w:rFonts w:ascii="宋体" w:hAnsi="宋体" w:cs="Arial"/>
                <w:sz w:val="21"/>
                <w:szCs w:val="21"/>
              </w:rPr>
            </w:pPr>
          </w:p>
        </w:tc>
        <w:tc>
          <w:tcPr>
            <w:tcW w:w="2570" w:type="dxa"/>
          </w:tcPr>
          <w:p w14:paraId="112BCEB8">
            <w:pPr>
              <w:rPr>
                <w:rFonts w:ascii="宋体" w:hAnsi="宋体"/>
                <w:sz w:val="21"/>
                <w:szCs w:val="21"/>
              </w:rPr>
            </w:pPr>
            <w:r>
              <w:rPr>
                <w:rFonts w:hint="eastAsia" w:ascii="宋体" w:hAnsi="宋体"/>
                <w:sz w:val="21"/>
                <w:szCs w:val="21"/>
              </w:rPr>
              <w:t>查询结果出现后可用</w:t>
            </w:r>
          </w:p>
        </w:tc>
      </w:tr>
      <w:tr w14:paraId="2FB46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9854" w:type="dxa"/>
            <w:gridSpan w:val="7"/>
            <w:vAlign w:val="center"/>
          </w:tcPr>
          <w:p w14:paraId="2F25678B">
            <w:pPr>
              <w:spacing w:line="360" w:lineRule="auto"/>
              <w:rPr>
                <w:rFonts w:ascii="宋体" w:hAnsi="宋体"/>
                <w:sz w:val="21"/>
                <w:szCs w:val="21"/>
              </w:rPr>
            </w:pPr>
            <w:r>
              <w:rPr>
                <w:rFonts w:hint="eastAsia" w:ascii="宋体" w:hAnsi="宋体"/>
                <w:sz w:val="21"/>
                <w:szCs w:val="21"/>
              </w:rPr>
              <w:t>温馨提示：</w:t>
            </w:r>
          </w:p>
          <w:p w14:paraId="1DA94219">
            <w:pPr>
              <w:spacing w:line="360" w:lineRule="auto"/>
              <w:rPr>
                <w:rFonts w:ascii="宋体" w:hAnsi="宋体" w:cs="Arial"/>
                <w:sz w:val="21"/>
                <w:szCs w:val="21"/>
              </w:rPr>
            </w:pPr>
            <w:r>
              <w:rPr>
                <w:rFonts w:ascii="宋体" w:hAnsi="宋体"/>
                <w:sz w:val="21"/>
                <w:szCs w:val="21"/>
              </w:rPr>
              <w:t>您可以查询</w:t>
            </w:r>
            <w:r>
              <w:rPr>
                <w:rFonts w:hint="eastAsia" w:ascii="宋体" w:hAnsi="宋体"/>
                <w:sz w:val="21"/>
                <w:szCs w:val="21"/>
              </w:rPr>
              <w:t>一</w:t>
            </w:r>
            <w:r>
              <w:rPr>
                <w:rFonts w:ascii="宋体" w:hAnsi="宋体"/>
                <w:sz w:val="21"/>
                <w:szCs w:val="21"/>
              </w:rPr>
              <w:t>年以内的网上银行交易记录，查询</w:t>
            </w:r>
            <w:r>
              <w:rPr>
                <w:rFonts w:hint="eastAsia" w:ascii="宋体" w:hAnsi="宋体"/>
                <w:sz w:val="21"/>
                <w:szCs w:val="21"/>
              </w:rPr>
              <w:t>时间区间</w:t>
            </w:r>
            <w:r>
              <w:rPr>
                <w:rFonts w:ascii="宋体" w:hAnsi="宋体"/>
                <w:sz w:val="21"/>
                <w:szCs w:val="21"/>
              </w:rPr>
              <w:t>不得超过3个月。</w:t>
            </w:r>
          </w:p>
        </w:tc>
      </w:tr>
    </w:tbl>
    <w:p w14:paraId="6DB83B4E">
      <w:pPr>
        <w:pStyle w:val="6"/>
      </w:pPr>
    </w:p>
    <w:p w14:paraId="7FE85FCF">
      <w:pPr>
        <w:pStyle w:val="84"/>
        <w:numPr>
          <w:ilvl w:val="0"/>
          <w:numId w:val="2"/>
        </w:numPr>
        <w:tabs>
          <w:tab w:val="clear" w:pos="3600"/>
        </w:tabs>
        <w:ind w:left="0" w:firstLine="0"/>
        <w:rPr>
          <w:rFonts w:ascii="宋体" w:hAnsi="宋体"/>
        </w:rPr>
      </w:pPr>
      <w:bookmarkStart w:id="390" w:name="_Toc351988462"/>
      <w:r>
        <w:rPr>
          <w:rFonts w:hint="eastAsia" w:ascii="宋体" w:hAnsi="宋体"/>
        </w:rPr>
        <w:t>转账汇款</w:t>
      </w:r>
      <w:bookmarkEnd w:id="390"/>
    </w:p>
    <w:p w14:paraId="31B3DF04">
      <w:pPr>
        <w:pStyle w:val="3"/>
        <w:numPr>
          <w:ilvl w:val="1"/>
          <w:numId w:val="2"/>
        </w:numPr>
        <w:ind w:left="0"/>
        <w:rPr>
          <w:highlight w:val="yellow"/>
          <w:rPrChange w:id="92" w:author="admin" w:date="2019-10-15T11:22:00Z">
            <w:rPr/>
          </w:rPrChange>
        </w:rPr>
      </w:pPr>
      <w:bookmarkStart w:id="391" w:name="_Toc351988463"/>
      <w:bookmarkStart w:id="392" w:name="_Toc330759625"/>
      <w:bookmarkStart w:id="393" w:name="_Toc338256998"/>
      <w:bookmarkStart w:id="394" w:name="_Toc330539833"/>
      <w:bookmarkStart w:id="395" w:name="_Toc330539838"/>
      <w:bookmarkStart w:id="396" w:name="_Toc330759630"/>
      <w:r>
        <w:rPr>
          <w:rFonts w:hint="eastAsia"/>
          <w:highlight w:val="yellow"/>
          <w:rPrChange w:id="93" w:author="admin" w:date="2019-10-15T11:22:00Z">
            <w:rPr>
              <w:rFonts w:hint="eastAsia"/>
            </w:rPr>
          </w:rPrChange>
        </w:rPr>
        <w:t>行内转账</w:t>
      </w:r>
      <w:bookmarkEnd w:id="391"/>
    </w:p>
    <w:p w14:paraId="6510F78A">
      <w:pPr>
        <w:pStyle w:val="4"/>
        <w:numPr>
          <w:ilvl w:val="2"/>
          <w:numId w:val="2"/>
        </w:numPr>
        <w:ind w:left="57"/>
        <w:rPr>
          <w:rFonts w:ascii="宋体" w:hAnsi="宋体"/>
        </w:rPr>
      </w:pPr>
      <w:bookmarkStart w:id="397" w:name="_Toc338257009"/>
      <w:bookmarkStart w:id="398" w:name="_Toc351988464"/>
      <w:r>
        <w:rPr>
          <w:rFonts w:hint="eastAsia" w:ascii="宋体" w:hAnsi="宋体"/>
        </w:rPr>
        <w:t>功能描述</w:t>
      </w:r>
      <w:bookmarkEnd w:id="397"/>
      <w:bookmarkEnd w:id="398"/>
    </w:p>
    <w:p w14:paraId="7933A648">
      <w:pPr>
        <w:pStyle w:val="88"/>
        <w:rPr>
          <w:rFonts w:cs="Arial"/>
          <w:color w:val="000000"/>
        </w:rPr>
      </w:pPr>
      <w:r>
        <w:rPr>
          <w:rFonts w:hint="eastAsia" w:ascii="宋体" w:hAnsi="宋体" w:cs="Arial"/>
          <w:color w:val="000000"/>
          <w:szCs w:val="21"/>
        </w:rPr>
        <w:t>通过此功能用户可以</w:t>
      </w:r>
      <w:r>
        <w:rPr>
          <w:rFonts w:hint="eastAsia" w:cs="Arial"/>
          <w:color w:val="000000"/>
        </w:rPr>
        <w:t>进行</w:t>
      </w:r>
      <w:r>
        <w:rPr>
          <w:rFonts w:cs="Arial"/>
          <w:color w:val="000000"/>
        </w:rPr>
        <w:t>实时的</w:t>
      </w:r>
      <w:r>
        <w:rPr>
          <w:rFonts w:hint="eastAsia" w:cs="Arial"/>
          <w:color w:val="000000"/>
        </w:rPr>
        <w:t>行内</w:t>
      </w:r>
      <w:r>
        <w:rPr>
          <w:rFonts w:cs="Arial"/>
          <w:color w:val="000000"/>
        </w:rPr>
        <w:t>转账</w:t>
      </w:r>
      <w:r>
        <w:rPr>
          <w:rFonts w:hint="eastAsia" w:cs="Arial"/>
          <w:color w:val="000000"/>
        </w:rPr>
        <w:t>。适用收款</w:t>
      </w:r>
      <w:r>
        <w:rPr>
          <w:rFonts w:cs="Arial"/>
          <w:color w:val="000000"/>
        </w:rPr>
        <w:t>方账号为</w:t>
      </w:r>
      <w:r>
        <w:rPr>
          <w:rFonts w:hint="eastAsia" w:cs="Arial"/>
          <w:color w:val="000000"/>
        </w:rPr>
        <w:t>本行的</w:t>
      </w:r>
      <w:r>
        <w:rPr>
          <w:rFonts w:cs="Arial"/>
          <w:color w:val="000000"/>
        </w:rPr>
        <w:t>活期账户。</w:t>
      </w:r>
      <w:r>
        <w:rPr>
          <w:rFonts w:hint="eastAsia" w:cs="Arial"/>
          <w:color w:val="000000"/>
        </w:rPr>
        <w:t>此类转账通过行内账务系统进行处理，要求实时到账且支持7X24小时。</w:t>
      </w:r>
    </w:p>
    <w:p w14:paraId="036D0CE9">
      <w:pPr>
        <w:pStyle w:val="88"/>
        <w:ind w:firstLine="0" w:firstLineChars="0"/>
        <w:rPr>
          <w:rFonts w:cs="Arial"/>
          <w:color w:val="000000"/>
        </w:rPr>
      </w:pPr>
      <w:r>
        <w:rPr>
          <w:rFonts w:hint="eastAsia" w:cs="Arial"/>
          <w:color w:val="000000"/>
        </w:rPr>
        <w:t xml:space="preserve">   此交易支持已成功申请个人自助贷款和至尊卡的客户，可向行内转出账户额度中的金额</w:t>
      </w:r>
    </w:p>
    <w:p w14:paraId="43A209CD">
      <w:pPr>
        <w:pStyle w:val="4"/>
        <w:numPr>
          <w:ilvl w:val="2"/>
          <w:numId w:val="2"/>
        </w:numPr>
        <w:ind w:left="57"/>
        <w:rPr>
          <w:rFonts w:ascii="宋体" w:hAnsi="宋体"/>
        </w:rPr>
      </w:pPr>
      <w:bookmarkStart w:id="399" w:name="_Toc338257010"/>
      <w:bookmarkStart w:id="400" w:name="_Toc351988465"/>
      <w:r>
        <w:rPr>
          <w:rFonts w:hint="eastAsia" w:ascii="宋体" w:hAnsi="宋体"/>
        </w:rPr>
        <w:t>业务流程</w:t>
      </w:r>
      <w:bookmarkEnd w:id="399"/>
      <w:bookmarkEnd w:id="400"/>
    </w:p>
    <w:p w14:paraId="7009156D">
      <w:pPr>
        <w:rPr>
          <w:rFonts w:ascii="宋体" w:hAnsi="宋体"/>
          <w:sz w:val="21"/>
          <w:szCs w:val="21"/>
        </w:rPr>
      </w:pPr>
      <w:r>
        <w:object>
          <v:shape id="_x0000_i1036" o:spt="75" type="#_x0000_t75" style="height:481.5pt;width:507pt;" o:ole="t" filled="f" o:preferrelative="t" stroked="f" coordsize="21600,21600">
            <v:path/>
            <v:fill on="f" focussize="0,0"/>
            <v:stroke on="f" joinstyle="miter"/>
            <v:imagedata r:id="rId32" o:title=""/>
            <o:lock v:ext="edit" aspectratio="t"/>
            <w10:wrap type="none"/>
            <w10:anchorlock/>
          </v:shape>
          <o:OLEObject Type="Embed" ProgID="Visio.Drawing.11" ShapeID="_x0000_i1036" DrawAspect="Content" ObjectID="_1468075736" r:id="rId31">
            <o:LockedField>false</o:LockedField>
          </o:OLEObject>
        </w:object>
      </w:r>
      <w:r>
        <w:rPr>
          <w:rFonts w:hint="eastAsia" w:ascii="宋体" w:hAnsi="宋体"/>
          <w:b/>
          <w:sz w:val="21"/>
          <w:szCs w:val="21"/>
        </w:rPr>
        <w:t>流程说明:</w:t>
      </w:r>
    </w:p>
    <w:p w14:paraId="4474FB4E">
      <w:pPr>
        <w:pStyle w:val="88"/>
        <w:numPr>
          <w:ilvl w:val="0"/>
          <w:numId w:val="49"/>
        </w:numPr>
        <w:ind w:firstLineChars="0"/>
        <w:rPr>
          <w:rFonts w:ascii="宋体" w:hAnsi="宋体" w:cs="Arial"/>
          <w:color w:val="000000"/>
          <w:szCs w:val="21"/>
        </w:rPr>
      </w:pPr>
      <w:r>
        <w:rPr>
          <w:rFonts w:ascii="宋体" w:hAnsi="宋体" w:cs="Arial"/>
          <w:color w:val="000000"/>
          <w:szCs w:val="21"/>
        </w:rPr>
        <w:t>用户</w:t>
      </w:r>
      <w:r>
        <w:rPr>
          <w:rFonts w:hint="eastAsia" w:ascii="宋体" w:hAnsi="宋体" w:cs="Arial"/>
          <w:color w:val="000000"/>
          <w:szCs w:val="21"/>
        </w:rPr>
        <w:t>点击“行内转账”菜单进入，进入行内转账页面；</w:t>
      </w:r>
    </w:p>
    <w:p w14:paraId="6B470952">
      <w:pPr>
        <w:widowControl w:val="0"/>
        <w:numPr>
          <w:ilvl w:val="0"/>
          <w:numId w:val="49"/>
        </w:numPr>
        <w:spacing w:after="0" w:line="360" w:lineRule="auto"/>
        <w:rPr>
          <w:rFonts w:ascii="宋体" w:hAnsi="宋体" w:cs="Arial"/>
          <w:color w:val="000000"/>
          <w:szCs w:val="21"/>
        </w:rPr>
      </w:pPr>
      <w:r>
        <w:rPr>
          <w:rFonts w:hint="eastAsia" w:ascii="宋体" w:hAnsi="宋体"/>
          <w:sz w:val="21"/>
          <w:szCs w:val="21"/>
        </w:rPr>
        <w:t>如果用户点击“转账模板”按钮，则进入转账模板页面，系统显示用户保存的转账模板，系统最多保存</w:t>
      </w:r>
      <w:r>
        <w:rPr>
          <w:rFonts w:ascii="宋体" w:hAnsi="宋体"/>
          <w:sz w:val="21"/>
          <w:szCs w:val="21"/>
        </w:rPr>
        <w:t>10条，用户从</w:t>
      </w:r>
      <w:r>
        <w:rPr>
          <w:rFonts w:hint="eastAsia" w:ascii="宋体" w:hAnsi="宋体"/>
          <w:sz w:val="21"/>
          <w:szCs w:val="21"/>
        </w:rPr>
        <w:t>转账模板中选择一条转账信息并点击“确定”按钮，系统自动将转账信息填写至转账页面上，点击“下一步”按钮，进入确认页面（转账账单中不保存预约信息）</w:t>
      </w:r>
    </w:p>
    <w:p w14:paraId="5E300A95">
      <w:pPr>
        <w:pStyle w:val="88"/>
        <w:numPr>
          <w:ilvl w:val="0"/>
          <w:numId w:val="49"/>
        </w:numPr>
        <w:ind w:firstLineChars="0"/>
        <w:rPr>
          <w:rFonts w:ascii="宋体" w:hAnsi="宋体" w:cs="Arial"/>
          <w:color w:val="000000"/>
          <w:szCs w:val="21"/>
        </w:rPr>
      </w:pPr>
      <w:r>
        <w:rPr>
          <w:rFonts w:hint="eastAsia" w:ascii="宋体" w:hAnsi="宋体"/>
          <w:szCs w:val="21"/>
        </w:rPr>
        <w:t>如果用户不调用模板，</w:t>
      </w:r>
      <w:r>
        <w:rPr>
          <w:rFonts w:hint="eastAsia" w:ascii="宋体" w:hAnsi="宋体" w:cs="Arial"/>
          <w:bCs/>
          <w:color w:val="000000"/>
          <w:szCs w:val="21"/>
        </w:rPr>
        <w:t>选择付款账户，输入框右侧自动显示账户余额信息；从下拉框中选择收款账户或手动输入收款账号以及收款账户姓名，如果收款人名册中有收款人信息则可以从收款人名册中选出，系统默认勾选保存至收款人名册中，用户可以选择是否保存转账信息至转账模版</w:t>
      </w:r>
    </w:p>
    <w:p w14:paraId="2D50F46B">
      <w:pPr>
        <w:pStyle w:val="88"/>
        <w:numPr>
          <w:ilvl w:val="0"/>
          <w:numId w:val="49"/>
        </w:numPr>
        <w:ind w:firstLineChars="0"/>
        <w:rPr>
          <w:rFonts w:ascii="宋体" w:hAnsi="宋体" w:cs="Arial"/>
          <w:color w:val="000000"/>
          <w:szCs w:val="21"/>
        </w:rPr>
      </w:pPr>
      <w:r>
        <w:rPr>
          <w:rFonts w:hint="eastAsia" w:ascii="宋体" w:hAnsi="宋体" w:cs="Arial"/>
          <w:bCs/>
          <w:color w:val="000000"/>
          <w:szCs w:val="21"/>
        </w:rPr>
        <w:t>输入汇款金额，汇款用途以及是否发送短信通知消息，如果汇款金额大于付款账户可用余额（如果账户成功申请个人自助贷款和至尊卡，则大于付款账户可用余额和可用额度的总和即可），则出现信息提示当前付款余额不足，如果发送则需要输入手机号信息</w:t>
      </w:r>
    </w:p>
    <w:p w14:paraId="041B9FD7">
      <w:pPr>
        <w:pStyle w:val="88"/>
        <w:numPr>
          <w:ilvl w:val="0"/>
          <w:numId w:val="49"/>
        </w:numPr>
        <w:ind w:firstLineChars="0"/>
        <w:rPr>
          <w:rFonts w:ascii="宋体" w:hAnsi="宋体" w:cs="Arial"/>
          <w:color w:val="000000"/>
          <w:szCs w:val="21"/>
        </w:rPr>
      </w:pPr>
      <w:r>
        <w:rPr>
          <w:rFonts w:hint="eastAsia" w:ascii="宋体" w:hAnsi="宋体" w:cs="Arial"/>
          <w:bCs/>
          <w:color w:val="000000"/>
          <w:szCs w:val="21"/>
        </w:rPr>
        <w:t>如果用户选择预约，则显示预约信息</w:t>
      </w:r>
    </w:p>
    <w:p w14:paraId="07641346">
      <w:pPr>
        <w:pStyle w:val="88"/>
        <w:numPr>
          <w:ilvl w:val="0"/>
          <w:numId w:val="49"/>
        </w:numPr>
        <w:ind w:firstLineChars="0"/>
        <w:rPr>
          <w:rFonts w:ascii="宋体" w:hAnsi="宋体" w:cs="Arial"/>
          <w:color w:val="000000"/>
          <w:szCs w:val="21"/>
        </w:rPr>
      </w:pPr>
      <w:r>
        <w:rPr>
          <w:rFonts w:ascii="宋体" w:hAnsi="宋体" w:cs="Arial"/>
          <w:bCs/>
          <w:color w:val="000000"/>
          <w:szCs w:val="21"/>
        </w:rPr>
        <w:t>用户</w:t>
      </w:r>
      <w:r>
        <w:rPr>
          <w:rFonts w:hint="eastAsia" w:ascii="宋体" w:hAnsi="宋体" w:cs="Arial"/>
          <w:bCs/>
          <w:color w:val="000000"/>
          <w:szCs w:val="21"/>
        </w:rPr>
        <w:t>输入完毕后</w:t>
      </w:r>
      <w:r>
        <w:rPr>
          <w:rFonts w:ascii="宋体" w:hAnsi="宋体" w:cs="Arial"/>
          <w:bCs/>
          <w:color w:val="000000"/>
          <w:szCs w:val="21"/>
        </w:rPr>
        <w:t>点击“</w:t>
      </w:r>
      <w:r>
        <w:rPr>
          <w:rFonts w:hint="eastAsia" w:ascii="宋体" w:hAnsi="宋体" w:cs="Arial"/>
          <w:bCs/>
          <w:color w:val="000000"/>
          <w:szCs w:val="21"/>
        </w:rPr>
        <w:t>下一步</w:t>
      </w:r>
      <w:r>
        <w:rPr>
          <w:rFonts w:ascii="宋体" w:hAnsi="宋体" w:cs="Arial"/>
          <w:bCs/>
          <w:color w:val="000000"/>
          <w:szCs w:val="21"/>
        </w:rPr>
        <w:t>”按钮，</w:t>
      </w:r>
      <w:r>
        <w:rPr>
          <w:rFonts w:hint="eastAsia" w:ascii="宋体" w:hAnsi="宋体" w:cs="Arial"/>
          <w:bCs/>
          <w:color w:val="000000"/>
          <w:szCs w:val="21"/>
        </w:rPr>
        <w:t>网银系统进行输入信息的页面校验，通过后</w:t>
      </w:r>
      <w:r>
        <w:rPr>
          <w:rFonts w:ascii="宋体" w:hAnsi="宋体" w:cs="Arial"/>
          <w:bCs/>
          <w:color w:val="000000"/>
          <w:szCs w:val="21"/>
        </w:rPr>
        <w:t>转向确认页面</w:t>
      </w:r>
      <w:r>
        <w:rPr>
          <w:rFonts w:hint="eastAsia" w:ascii="宋体" w:hAnsi="宋体" w:cs="Arial"/>
          <w:bCs/>
          <w:color w:val="000000"/>
          <w:szCs w:val="21"/>
        </w:rPr>
        <w:t>，否则在输入错误的栏位后面提示错误信息</w:t>
      </w:r>
      <w:r>
        <w:rPr>
          <w:rFonts w:ascii="宋体" w:hAnsi="宋体" w:cs="Arial"/>
          <w:bCs/>
          <w:color w:val="000000"/>
          <w:szCs w:val="21"/>
        </w:rPr>
        <w:t>；</w:t>
      </w:r>
    </w:p>
    <w:p w14:paraId="41681EF0">
      <w:pPr>
        <w:pStyle w:val="88"/>
        <w:numPr>
          <w:ilvl w:val="0"/>
          <w:numId w:val="49"/>
        </w:numPr>
        <w:ind w:firstLineChars="0"/>
        <w:rPr>
          <w:rFonts w:ascii="宋体" w:hAnsi="宋体" w:cs="Arial"/>
          <w:color w:val="000000"/>
          <w:szCs w:val="21"/>
        </w:rPr>
      </w:pPr>
      <w:r>
        <w:rPr>
          <w:rFonts w:hint="eastAsia" w:ascii="宋体" w:hAnsi="宋体" w:cs="Arial"/>
          <w:color w:val="000000"/>
          <w:szCs w:val="21"/>
        </w:rPr>
        <w:t>在确认页面重新显示用户在输入页面填选的转账信息供用户确认，并提供</w:t>
      </w:r>
      <w:r>
        <w:rPr>
          <w:rFonts w:ascii="宋体" w:hAnsi="宋体" w:cs="Arial"/>
          <w:color w:val="000000"/>
          <w:szCs w:val="21"/>
        </w:rPr>
        <w:t>用户</w:t>
      </w:r>
      <w:r>
        <w:rPr>
          <w:rFonts w:hint="eastAsia" w:ascii="宋体" w:hAnsi="宋体" w:cs="Arial"/>
          <w:color w:val="000000"/>
          <w:szCs w:val="21"/>
        </w:rPr>
        <w:t>：</w:t>
      </w:r>
    </w:p>
    <w:p w14:paraId="52D27A2D">
      <w:pPr>
        <w:pStyle w:val="88"/>
        <w:numPr>
          <w:ilvl w:val="1"/>
          <w:numId w:val="49"/>
        </w:numPr>
        <w:ind w:firstLineChars="0"/>
        <w:rPr>
          <w:rFonts w:ascii="宋体" w:hAnsi="宋体" w:cs="Arial"/>
          <w:bCs/>
          <w:color w:val="000000"/>
          <w:szCs w:val="21"/>
        </w:rPr>
      </w:pPr>
      <w:r>
        <w:rPr>
          <w:rFonts w:hint="eastAsia" w:ascii="宋体" w:hAnsi="宋体" w:cs="Arial"/>
          <w:bCs/>
          <w:color w:val="000000"/>
          <w:szCs w:val="21"/>
        </w:rPr>
        <w:t>确认无误后，根据图形验证码信息输入验证码，用户输入账户交易密码并选择认证方式，点击“</w:t>
      </w:r>
      <w:r>
        <w:rPr>
          <w:rFonts w:ascii="宋体" w:hAnsi="宋体" w:cs="Arial"/>
          <w:bCs/>
          <w:color w:val="000000"/>
          <w:szCs w:val="21"/>
        </w:rPr>
        <w:t>确认</w:t>
      </w:r>
      <w:r>
        <w:rPr>
          <w:rFonts w:hint="eastAsia" w:ascii="宋体" w:hAnsi="宋体" w:cs="Arial"/>
          <w:bCs/>
          <w:color w:val="000000"/>
          <w:szCs w:val="21"/>
        </w:rPr>
        <w:t>”按钮将转账指令提交到网银系统</w:t>
      </w:r>
      <w:r>
        <w:rPr>
          <w:rFonts w:ascii="宋体" w:hAnsi="宋体" w:cs="Arial"/>
          <w:bCs/>
          <w:color w:val="000000"/>
          <w:szCs w:val="21"/>
        </w:rPr>
        <w:t>；</w:t>
      </w:r>
      <w:r>
        <w:rPr>
          <w:rFonts w:hint="eastAsia" w:ascii="宋体" w:hAnsi="宋体" w:cs="Times New Roman"/>
          <w:kern w:val="2"/>
          <w:szCs w:val="21"/>
        </w:rPr>
        <w:t>证书认证方式会</w:t>
      </w:r>
      <w:r>
        <w:rPr>
          <w:rFonts w:hint="eastAsia" w:ascii="宋体" w:hAnsi="宋体" w:cs="Arial"/>
          <w:color w:val="000000"/>
          <w:szCs w:val="21"/>
        </w:rPr>
        <w:t>进行签名验签。</w:t>
      </w:r>
    </w:p>
    <w:p w14:paraId="37B5C8E5">
      <w:pPr>
        <w:pStyle w:val="88"/>
        <w:numPr>
          <w:ilvl w:val="1"/>
          <w:numId w:val="49"/>
        </w:numPr>
        <w:ind w:firstLineChars="0"/>
        <w:rPr>
          <w:rFonts w:ascii="宋体" w:hAnsi="宋体" w:cs="Arial"/>
          <w:bCs/>
          <w:color w:val="000000"/>
          <w:szCs w:val="21"/>
        </w:rPr>
      </w:pPr>
      <w:r>
        <w:rPr>
          <w:rFonts w:hint="eastAsia" w:ascii="宋体" w:hAnsi="宋体" w:cs="Arial"/>
          <w:bCs/>
          <w:color w:val="000000"/>
          <w:szCs w:val="21"/>
        </w:rPr>
        <w:t>点击“上一步”按钮返回输入页面进行修改；</w:t>
      </w:r>
    </w:p>
    <w:p w14:paraId="7A4AD6F7">
      <w:pPr>
        <w:pStyle w:val="88"/>
        <w:numPr>
          <w:ilvl w:val="0"/>
          <w:numId w:val="49"/>
        </w:numPr>
        <w:ind w:firstLineChars="0"/>
        <w:rPr>
          <w:rFonts w:ascii="宋体" w:hAnsi="宋体" w:cs="Arial"/>
          <w:color w:val="000000"/>
          <w:szCs w:val="21"/>
        </w:rPr>
      </w:pPr>
      <w:r>
        <w:rPr>
          <w:rFonts w:hint="eastAsia" w:ascii="宋体" w:hAnsi="宋体" w:cs="Arial"/>
          <w:color w:val="000000"/>
          <w:szCs w:val="21"/>
        </w:rPr>
        <w:t>网银系统收到用户提交的转账指令后，进行一下检查：</w:t>
      </w:r>
    </w:p>
    <w:p w14:paraId="677FB03B">
      <w:pPr>
        <w:pStyle w:val="88"/>
        <w:numPr>
          <w:ilvl w:val="1"/>
          <w:numId w:val="49"/>
        </w:numPr>
        <w:ind w:firstLineChars="0"/>
        <w:rPr>
          <w:rFonts w:ascii="宋体" w:hAnsi="宋体" w:cs="Arial"/>
          <w:color w:val="000000"/>
          <w:szCs w:val="21"/>
        </w:rPr>
      </w:pPr>
      <w:r>
        <w:rPr>
          <w:rFonts w:hint="eastAsia" w:ascii="宋体" w:hAnsi="宋体" w:cs="Arial"/>
          <w:color w:val="000000"/>
          <w:szCs w:val="21"/>
        </w:rPr>
        <w:t>检查是否重复提交；</w:t>
      </w:r>
    </w:p>
    <w:p w14:paraId="01E4E766">
      <w:pPr>
        <w:pStyle w:val="88"/>
        <w:numPr>
          <w:ilvl w:val="1"/>
          <w:numId w:val="49"/>
        </w:numPr>
        <w:ind w:firstLineChars="0"/>
        <w:rPr>
          <w:rFonts w:ascii="宋体" w:hAnsi="宋体" w:cs="Arial"/>
          <w:color w:val="000000"/>
          <w:szCs w:val="21"/>
        </w:rPr>
      </w:pPr>
      <w:r>
        <w:rPr>
          <w:rFonts w:hint="eastAsia" w:ascii="宋体" w:hAnsi="宋体" w:cs="Arial"/>
          <w:color w:val="000000"/>
          <w:szCs w:val="21"/>
        </w:rPr>
        <w:t>检查图形验证码是否输入正确；</w:t>
      </w:r>
    </w:p>
    <w:p w14:paraId="346C9B53">
      <w:pPr>
        <w:pStyle w:val="88"/>
        <w:numPr>
          <w:ilvl w:val="1"/>
          <w:numId w:val="49"/>
        </w:numPr>
        <w:ind w:firstLineChars="0"/>
        <w:rPr>
          <w:rFonts w:ascii="宋体" w:hAnsi="宋体" w:cs="Arial"/>
          <w:color w:val="000000"/>
          <w:szCs w:val="21"/>
        </w:rPr>
      </w:pPr>
      <w:r>
        <w:rPr>
          <w:rFonts w:hint="eastAsia" w:ascii="宋体" w:hAnsi="宋体" w:cs="Arial"/>
          <w:color w:val="000000"/>
          <w:szCs w:val="21"/>
        </w:rPr>
        <w:t>检查账户交易密码是否正确；</w:t>
      </w:r>
    </w:p>
    <w:p w14:paraId="55B42EA9">
      <w:pPr>
        <w:pStyle w:val="88"/>
        <w:numPr>
          <w:ilvl w:val="1"/>
          <w:numId w:val="49"/>
        </w:numPr>
        <w:ind w:firstLineChars="0"/>
        <w:rPr>
          <w:rFonts w:ascii="宋体" w:hAnsi="宋体" w:cs="Arial"/>
          <w:color w:val="000000"/>
          <w:szCs w:val="21"/>
        </w:rPr>
      </w:pPr>
      <w:r>
        <w:rPr>
          <w:rFonts w:hint="eastAsia" w:ascii="宋体" w:hAnsi="宋体" w:cs="Arial"/>
          <w:color w:val="000000"/>
          <w:szCs w:val="21"/>
        </w:rPr>
        <w:t xml:space="preserve">依据用户选择的认证工具进行认证方式的检查； </w:t>
      </w:r>
    </w:p>
    <w:p w14:paraId="0384FC6A">
      <w:pPr>
        <w:pStyle w:val="88"/>
        <w:numPr>
          <w:ilvl w:val="1"/>
          <w:numId w:val="49"/>
        </w:numPr>
        <w:ind w:firstLineChars="0"/>
        <w:rPr>
          <w:rFonts w:ascii="宋体" w:hAnsi="宋体" w:cs="Arial"/>
          <w:color w:val="000000"/>
          <w:szCs w:val="21"/>
        </w:rPr>
      </w:pPr>
      <w:r>
        <w:rPr>
          <w:rFonts w:hint="eastAsia" w:ascii="宋体" w:hAnsi="宋体" w:cs="Arial"/>
          <w:color w:val="000000"/>
          <w:szCs w:val="21"/>
        </w:rPr>
        <w:t xml:space="preserve">如果是证书的认证方式，需检查对交易信息签名的证书是否有效，要做绑定检查； </w:t>
      </w:r>
    </w:p>
    <w:p w14:paraId="174393C3">
      <w:pPr>
        <w:pStyle w:val="88"/>
        <w:numPr>
          <w:ilvl w:val="1"/>
          <w:numId w:val="49"/>
        </w:numPr>
        <w:ind w:firstLineChars="0"/>
        <w:rPr>
          <w:rFonts w:ascii="宋体" w:hAnsi="宋体" w:cs="Arial"/>
          <w:color w:val="000000"/>
          <w:szCs w:val="21"/>
        </w:rPr>
      </w:pPr>
      <w:r>
        <w:rPr>
          <w:rFonts w:hint="eastAsia" w:ascii="宋体" w:hAnsi="宋体" w:cs="Arial"/>
          <w:color w:val="000000"/>
          <w:szCs w:val="21"/>
        </w:rPr>
        <w:t>检查交易信息是否被篡改，如使用证书则以证书加密的数据作比对。</w:t>
      </w:r>
    </w:p>
    <w:p w14:paraId="1BB17929">
      <w:pPr>
        <w:pStyle w:val="88"/>
        <w:numPr>
          <w:ilvl w:val="1"/>
          <w:numId w:val="49"/>
        </w:numPr>
        <w:ind w:firstLineChars="0"/>
        <w:rPr>
          <w:rFonts w:ascii="宋体" w:hAnsi="宋体" w:cs="Arial"/>
          <w:color w:val="000000"/>
          <w:szCs w:val="21"/>
        </w:rPr>
      </w:pPr>
      <w:r>
        <w:rPr>
          <w:rFonts w:hint="eastAsia" w:ascii="宋体" w:hAnsi="宋体" w:cs="Arial"/>
          <w:color w:val="000000"/>
          <w:szCs w:val="21"/>
        </w:rPr>
        <w:t>检查限额；</w:t>
      </w:r>
    </w:p>
    <w:p w14:paraId="2D33673A">
      <w:pPr>
        <w:pStyle w:val="88"/>
        <w:numPr>
          <w:ilvl w:val="0"/>
          <w:numId w:val="49"/>
        </w:numPr>
        <w:ind w:firstLineChars="0"/>
        <w:rPr>
          <w:rFonts w:ascii="宋体" w:hAnsi="宋体" w:cs="Arial"/>
          <w:color w:val="000000"/>
          <w:szCs w:val="21"/>
        </w:rPr>
      </w:pPr>
      <w:r>
        <w:rPr>
          <w:rFonts w:hint="eastAsia" w:ascii="宋体" w:hAnsi="宋体" w:cs="Arial"/>
          <w:color w:val="000000"/>
        </w:rPr>
        <w:t>检查通过后如果不是预约交易则发送转账指令于核心系统，由核心系统根据指令信息进行转账交易。如果用户选择了短信通知收款人，还需要发送短信平台进行通知。如果预约交易则保存交易信息到网银系统，待预约日再发送核心系统处理。</w:t>
      </w:r>
    </w:p>
    <w:p w14:paraId="10A41138">
      <w:pPr>
        <w:pStyle w:val="88"/>
        <w:numPr>
          <w:ilvl w:val="0"/>
          <w:numId w:val="49"/>
        </w:numPr>
        <w:ind w:firstLineChars="0"/>
        <w:rPr>
          <w:rFonts w:ascii="宋体" w:hAnsi="宋体" w:cs="Arial"/>
          <w:color w:val="000000"/>
          <w:szCs w:val="21"/>
        </w:rPr>
      </w:pPr>
      <w:r>
        <w:rPr>
          <w:rFonts w:hint="eastAsia" w:ascii="宋体" w:hAnsi="宋体" w:cs="Arial"/>
          <w:color w:val="000000"/>
          <w:szCs w:val="21"/>
        </w:rPr>
        <w:t>核心返回交易成功信息后显示交易成功结果页面，交易成功结果页面</w:t>
      </w:r>
      <w:r>
        <w:rPr>
          <w:rFonts w:ascii="宋体" w:hAnsi="宋体" w:cs="Arial"/>
          <w:color w:val="000000"/>
          <w:szCs w:val="21"/>
        </w:rPr>
        <w:t>中显示转账交易结果</w:t>
      </w:r>
      <w:r>
        <w:rPr>
          <w:rFonts w:hint="eastAsia" w:ascii="宋体" w:hAnsi="宋体" w:cs="Arial"/>
          <w:color w:val="000000"/>
          <w:szCs w:val="21"/>
        </w:rPr>
        <w:t>信息。</w:t>
      </w:r>
      <w:r>
        <w:rPr>
          <w:rFonts w:ascii="宋体" w:hAnsi="宋体" w:cs="Arial"/>
          <w:color w:val="000000"/>
          <w:szCs w:val="21"/>
        </w:rPr>
        <w:t xml:space="preserve"> </w:t>
      </w:r>
    </w:p>
    <w:p w14:paraId="3AF0C1B5">
      <w:pPr>
        <w:pStyle w:val="88"/>
        <w:numPr>
          <w:ilvl w:val="0"/>
          <w:numId w:val="49"/>
        </w:numPr>
        <w:ind w:firstLineChars="0"/>
        <w:rPr>
          <w:rFonts w:ascii="宋体" w:hAnsi="宋体" w:cs="Arial"/>
          <w:color w:val="000000"/>
          <w:szCs w:val="21"/>
        </w:rPr>
      </w:pPr>
      <w:r>
        <w:rPr>
          <w:rFonts w:hint="eastAsia" w:ascii="宋体" w:hAnsi="宋体" w:cs="Arial"/>
          <w:color w:val="000000"/>
          <w:szCs w:val="21"/>
        </w:rPr>
        <w:t>检查出错或核心返回交易失败信息后显示交易错误页面，提示用户错误信息。</w:t>
      </w:r>
    </w:p>
    <w:p w14:paraId="35B72490">
      <w:pPr>
        <w:pStyle w:val="4"/>
        <w:numPr>
          <w:ilvl w:val="2"/>
          <w:numId w:val="2"/>
        </w:numPr>
        <w:ind w:left="57"/>
        <w:rPr>
          <w:rFonts w:ascii="宋体" w:hAnsi="宋体"/>
        </w:rPr>
      </w:pPr>
      <w:bookmarkStart w:id="401" w:name="_Toc351988466"/>
      <w:bookmarkStart w:id="402" w:name="_Toc338257011"/>
      <w:r>
        <w:rPr>
          <w:rFonts w:hint="eastAsia" w:ascii="宋体" w:hAnsi="宋体"/>
        </w:rPr>
        <w:t>业务规则</w:t>
      </w:r>
      <w:bookmarkEnd w:id="401"/>
      <w:bookmarkEnd w:id="402"/>
    </w:p>
    <w:p w14:paraId="55A36AD3">
      <w:pPr>
        <w:pStyle w:val="5"/>
        <w:numPr>
          <w:ilvl w:val="0"/>
          <w:numId w:val="0"/>
        </w:numPr>
        <w:spacing w:line="377" w:lineRule="auto"/>
        <w:ind w:left="113"/>
      </w:pPr>
      <w:r>
        <w:rPr>
          <w:rFonts w:hint="eastAsia"/>
        </w:rPr>
        <w:t>交易前</w:t>
      </w:r>
    </w:p>
    <w:p w14:paraId="771EE8CA">
      <w:pPr>
        <w:widowControl w:val="0"/>
        <w:numPr>
          <w:ilvl w:val="0"/>
          <w:numId w:val="50"/>
        </w:numPr>
        <w:spacing w:after="0" w:line="360" w:lineRule="auto"/>
        <w:rPr>
          <w:sz w:val="21"/>
          <w:szCs w:val="21"/>
        </w:rPr>
      </w:pPr>
      <w:r>
        <w:rPr>
          <w:rFonts w:hint="eastAsia"/>
          <w:sz w:val="21"/>
          <w:szCs w:val="21"/>
        </w:rPr>
        <w:t>用户必须开通专业版网银</w:t>
      </w:r>
    </w:p>
    <w:p w14:paraId="5F335A20">
      <w:pPr>
        <w:widowControl w:val="0"/>
        <w:numPr>
          <w:ilvl w:val="0"/>
          <w:numId w:val="50"/>
        </w:numPr>
        <w:spacing w:after="0" w:line="360" w:lineRule="auto"/>
        <w:rPr>
          <w:sz w:val="21"/>
          <w:szCs w:val="21"/>
        </w:rPr>
      </w:pPr>
      <w:r>
        <w:rPr>
          <w:rFonts w:hint="eastAsia"/>
          <w:sz w:val="21"/>
          <w:szCs w:val="21"/>
        </w:rPr>
        <w:t>预约日期不能为当天或早于当天，最长不能超过3个月（90天），不支持跨年预约</w:t>
      </w:r>
    </w:p>
    <w:p w14:paraId="7F944656">
      <w:pPr>
        <w:pStyle w:val="5"/>
        <w:numPr>
          <w:ilvl w:val="0"/>
          <w:numId w:val="0"/>
        </w:numPr>
        <w:spacing w:line="377" w:lineRule="auto"/>
        <w:ind w:left="113"/>
      </w:pPr>
      <w:r>
        <w:rPr>
          <w:rFonts w:hint="eastAsia"/>
        </w:rPr>
        <w:t>交易中</w:t>
      </w:r>
    </w:p>
    <w:p w14:paraId="502AA58D">
      <w:pPr>
        <w:pStyle w:val="88"/>
        <w:numPr>
          <w:ilvl w:val="0"/>
          <w:numId w:val="51"/>
        </w:numPr>
        <w:ind w:left="0" w:firstLineChars="0"/>
        <w:rPr>
          <w:rFonts w:cs="Arial"/>
          <w:color w:val="000000"/>
        </w:rPr>
      </w:pPr>
      <w:r>
        <w:rPr>
          <w:rFonts w:hint="eastAsia" w:cs="Arial"/>
          <w:color w:val="000000"/>
        </w:rPr>
        <w:t>进行限额检查。</w:t>
      </w:r>
    </w:p>
    <w:p w14:paraId="0131F5CB">
      <w:pPr>
        <w:pStyle w:val="88"/>
        <w:numPr>
          <w:ilvl w:val="0"/>
          <w:numId w:val="51"/>
        </w:numPr>
        <w:ind w:left="0" w:firstLineChars="0"/>
        <w:rPr>
          <w:rFonts w:cs="Arial"/>
          <w:color w:val="000000"/>
        </w:rPr>
      </w:pPr>
      <w:r>
        <w:rPr>
          <w:rFonts w:hint="eastAsia" w:cs="Arial"/>
          <w:color w:val="000000"/>
        </w:rPr>
        <w:t>手续费直接发到核心进行计算并返回计算结果。</w:t>
      </w:r>
    </w:p>
    <w:p w14:paraId="5B19B934">
      <w:pPr>
        <w:pStyle w:val="88"/>
        <w:numPr>
          <w:ilvl w:val="0"/>
          <w:numId w:val="51"/>
        </w:numPr>
        <w:ind w:left="0" w:firstLineChars="0"/>
        <w:rPr>
          <w:rFonts w:cs="Arial"/>
          <w:color w:val="000000"/>
        </w:rPr>
      </w:pPr>
      <w:r>
        <w:rPr>
          <w:rFonts w:hint="eastAsia" w:cs="Arial"/>
          <w:color w:val="000000"/>
        </w:rPr>
        <w:t>应对图形验证码进行判断，对错误的验证码系统给予提示信息，并返回确认页面让用户重新输入新的验证码信息。</w:t>
      </w:r>
    </w:p>
    <w:p w14:paraId="4D4569A9">
      <w:pPr>
        <w:pStyle w:val="88"/>
        <w:numPr>
          <w:ilvl w:val="0"/>
          <w:numId w:val="51"/>
        </w:numPr>
        <w:ind w:left="0" w:firstLineChars="0"/>
        <w:rPr>
          <w:rFonts w:cs="Arial"/>
          <w:color w:val="000000"/>
        </w:rPr>
      </w:pPr>
      <w:r>
        <w:rPr>
          <w:rFonts w:hint="eastAsia" w:cs="Arial"/>
          <w:color w:val="000000"/>
        </w:rPr>
        <w:t>当账户成功申请了个人自助贷款和至尊卡，系统需要判断账户可用余额和账户额度的总和是否大于转账金额。</w:t>
      </w:r>
    </w:p>
    <w:p w14:paraId="04D3C2AF">
      <w:pPr>
        <w:pStyle w:val="5"/>
        <w:numPr>
          <w:ilvl w:val="0"/>
          <w:numId w:val="0"/>
        </w:numPr>
        <w:spacing w:line="377" w:lineRule="auto"/>
        <w:ind w:left="113"/>
      </w:pPr>
      <w:r>
        <w:rPr>
          <w:rFonts w:hint="eastAsia"/>
        </w:rPr>
        <w:t>交易后</w:t>
      </w:r>
    </w:p>
    <w:p w14:paraId="05FB6811">
      <w:pPr>
        <w:pStyle w:val="88"/>
        <w:numPr>
          <w:ilvl w:val="0"/>
          <w:numId w:val="52"/>
        </w:numPr>
        <w:ind w:left="0" w:firstLineChars="0"/>
        <w:rPr>
          <w:rFonts w:cs="Arial"/>
          <w:szCs w:val="21"/>
        </w:rPr>
      </w:pPr>
      <w:r>
        <w:rPr>
          <w:rFonts w:hint="eastAsia" w:cs="Arial"/>
          <w:szCs w:val="21"/>
        </w:rPr>
        <w:t>交易成功后会累计当前用户的已转账额度。</w:t>
      </w:r>
    </w:p>
    <w:p w14:paraId="12684AB3">
      <w:pPr>
        <w:pStyle w:val="88"/>
        <w:numPr>
          <w:ilvl w:val="0"/>
          <w:numId w:val="52"/>
        </w:numPr>
        <w:ind w:left="0" w:firstLineChars="0"/>
        <w:rPr>
          <w:rFonts w:cs="Arial"/>
          <w:szCs w:val="21"/>
        </w:rPr>
      </w:pPr>
      <w:r>
        <w:rPr>
          <w:rFonts w:hint="eastAsia" w:cs="Arial"/>
          <w:color w:val="000000"/>
        </w:rPr>
        <w:t>交易无论成功、失败、银行处理中都需记录日志。日志应该在内部管理里的日志管理-用户操作日志查询里的个人客户日志中查询到。用户也可以在个人网银里的客户服务里的网银操作日志查询到。</w:t>
      </w:r>
    </w:p>
    <w:p w14:paraId="27B6091A">
      <w:pPr>
        <w:pStyle w:val="4"/>
        <w:numPr>
          <w:ilvl w:val="2"/>
          <w:numId w:val="2"/>
        </w:numPr>
        <w:spacing w:line="415" w:lineRule="auto"/>
        <w:ind w:left="57"/>
        <w:rPr>
          <w:rFonts w:ascii="宋体" w:hAnsi="宋体"/>
        </w:rPr>
      </w:pPr>
      <w:bookmarkStart w:id="403" w:name="_Toc351988467"/>
      <w:bookmarkStart w:id="404" w:name="_Toc338257012"/>
      <w:r>
        <w:rPr>
          <w:rFonts w:hint="eastAsia" w:ascii="宋体" w:hAnsi="宋体"/>
        </w:rPr>
        <w:t>页面要素</w:t>
      </w:r>
      <w:bookmarkEnd w:id="403"/>
      <w:bookmarkEnd w:id="404"/>
    </w:p>
    <w:p w14:paraId="2C19B4E7">
      <w:pPr>
        <w:pStyle w:val="5"/>
        <w:numPr>
          <w:ilvl w:val="0"/>
          <w:numId w:val="0"/>
        </w:numPr>
        <w:spacing w:line="377" w:lineRule="auto"/>
        <w:ind w:left="113"/>
      </w:pPr>
      <w:r>
        <w:rPr>
          <w:rFonts w:hint="eastAsia"/>
        </w:rPr>
        <w:t>输入页面</w:t>
      </w:r>
    </w:p>
    <w:tbl>
      <w:tblPr>
        <w:tblStyle w:val="48"/>
        <w:tblW w:w="94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2"/>
        <w:gridCol w:w="1546"/>
        <w:gridCol w:w="985"/>
        <w:gridCol w:w="985"/>
        <w:gridCol w:w="1056"/>
        <w:gridCol w:w="846"/>
        <w:gridCol w:w="3374"/>
      </w:tblGrid>
      <w:tr w14:paraId="4D282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shd w:val="clear" w:color="auto" w:fill="FFCC99"/>
          </w:tcPr>
          <w:p w14:paraId="789AE9D5">
            <w:pPr>
              <w:widowControl w:val="0"/>
              <w:rPr>
                <w:rFonts w:ascii="宋体" w:hAnsi="宋体" w:cs="Arial"/>
                <w:b/>
                <w:color w:val="000000"/>
                <w:sz w:val="21"/>
                <w:szCs w:val="21"/>
              </w:rPr>
            </w:pPr>
            <w:r>
              <w:rPr>
                <w:rFonts w:ascii="宋体" w:hAnsi="宋体" w:cs="Arial"/>
                <w:b/>
                <w:color w:val="000000"/>
                <w:sz w:val="21"/>
                <w:szCs w:val="21"/>
              </w:rPr>
              <w:t>序号</w:t>
            </w:r>
          </w:p>
        </w:tc>
        <w:tc>
          <w:tcPr>
            <w:tcW w:w="1546" w:type="dxa"/>
            <w:shd w:val="clear" w:color="auto" w:fill="FFCC99"/>
          </w:tcPr>
          <w:p w14:paraId="65E8E55E">
            <w:pPr>
              <w:widowControl w:val="0"/>
              <w:rPr>
                <w:rFonts w:ascii="宋体" w:hAnsi="宋体" w:cs="Arial"/>
                <w:b/>
                <w:color w:val="000000"/>
                <w:sz w:val="21"/>
                <w:szCs w:val="21"/>
              </w:rPr>
            </w:pPr>
            <w:r>
              <w:rPr>
                <w:rFonts w:ascii="宋体" w:hAnsi="宋体" w:cs="Arial"/>
                <w:b/>
                <w:color w:val="000000"/>
                <w:sz w:val="21"/>
                <w:szCs w:val="21"/>
              </w:rPr>
              <w:t>名称</w:t>
            </w:r>
          </w:p>
        </w:tc>
        <w:tc>
          <w:tcPr>
            <w:tcW w:w="985" w:type="dxa"/>
            <w:shd w:val="clear" w:color="auto" w:fill="FFCC99"/>
          </w:tcPr>
          <w:p w14:paraId="428DAF1C">
            <w:pPr>
              <w:widowControl w:val="0"/>
              <w:rPr>
                <w:rFonts w:ascii="宋体" w:hAnsi="宋体" w:cs="Arial"/>
                <w:b/>
                <w:color w:val="000000"/>
                <w:sz w:val="21"/>
                <w:szCs w:val="21"/>
              </w:rPr>
            </w:pPr>
            <w:r>
              <w:rPr>
                <w:rFonts w:ascii="宋体" w:hAnsi="宋体" w:cs="Arial"/>
                <w:b/>
                <w:color w:val="000000"/>
                <w:sz w:val="21"/>
                <w:szCs w:val="21"/>
              </w:rPr>
              <w:t>输入</w:t>
            </w:r>
            <w:r>
              <w:rPr>
                <w:rFonts w:hint="eastAsia" w:ascii="宋体" w:hAnsi="宋体" w:cs="Arial"/>
                <w:b/>
                <w:color w:val="000000"/>
                <w:sz w:val="21"/>
                <w:szCs w:val="21"/>
              </w:rPr>
              <w:t>/输出</w:t>
            </w:r>
          </w:p>
        </w:tc>
        <w:tc>
          <w:tcPr>
            <w:tcW w:w="985" w:type="dxa"/>
            <w:shd w:val="clear" w:color="auto" w:fill="FFCC99"/>
          </w:tcPr>
          <w:p w14:paraId="3E657C93">
            <w:pPr>
              <w:widowControl w:val="0"/>
              <w:rPr>
                <w:rFonts w:ascii="宋体" w:hAnsi="宋体" w:cs="Arial"/>
                <w:b/>
                <w:color w:val="000000"/>
                <w:sz w:val="21"/>
                <w:szCs w:val="21"/>
              </w:rPr>
            </w:pPr>
            <w:r>
              <w:rPr>
                <w:rFonts w:ascii="宋体" w:hAnsi="宋体" w:cs="Arial"/>
                <w:b/>
                <w:color w:val="000000"/>
                <w:sz w:val="21"/>
                <w:szCs w:val="21"/>
              </w:rPr>
              <w:t>缺省值</w:t>
            </w:r>
          </w:p>
        </w:tc>
        <w:tc>
          <w:tcPr>
            <w:tcW w:w="1056" w:type="dxa"/>
            <w:shd w:val="clear" w:color="auto" w:fill="FFCC99"/>
          </w:tcPr>
          <w:p w14:paraId="3BE2CB45">
            <w:pPr>
              <w:widowControl w:val="0"/>
              <w:rPr>
                <w:rFonts w:ascii="宋体" w:hAnsi="宋体" w:cs="Arial"/>
                <w:b/>
                <w:color w:val="000000"/>
                <w:sz w:val="21"/>
                <w:szCs w:val="21"/>
              </w:rPr>
            </w:pPr>
            <w:r>
              <w:rPr>
                <w:rFonts w:hint="eastAsia" w:ascii="宋体" w:hAnsi="宋体" w:cs="Arial"/>
                <w:b/>
                <w:color w:val="000000"/>
                <w:sz w:val="21"/>
                <w:szCs w:val="21"/>
              </w:rPr>
              <w:t>类型/长度</w:t>
            </w:r>
          </w:p>
        </w:tc>
        <w:tc>
          <w:tcPr>
            <w:tcW w:w="846" w:type="dxa"/>
            <w:shd w:val="clear" w:color="auto" w:fill="FFCC99"/>
          </w:tcPr>
          <w:p w14:paraId="6A9FA19D">
            <w:pPr>
              <w:widowControl w:val="0"/>
              <w:rPr>
                <w:rFonts w:ascii="宋体" w:hAnsi="宋体" w:cs="Arial"/>
                <w:b/>
                <w:color w:val="000000"/>
                <w:sz w:val="21"/>
                <w:szCs w:val="21"/>
              </w:rPr>
            </w:pPr>
            <w:r>
              <w:rPr>
                <w:rFonts w:hint="eastAsia" w:ascii="宋体" w:hAnsi="宋体" w:cs="Arial"/>
                <w:b/>
                <w:color w:val="000000"/>
                <w:sz w:val="21"/>
                <w:szCs w:val="21"/>
              </w:rPr>
              <w:t>是否必输</w:t>
            </w:r>
          </w:p>
        </w:tc>
        <w:tc>
          <w:tcPr>
            <w:tcW w:w="3374" w:type="dxa"/>
            <w:shd w:val="clear" w:color="auto" w:fill="FFCC99"/>
          </w:tcPr>
          <w:p w14:paraId="23953427">
            <w:pPr>
              <w:widowControl w:val="0"/>
              <w:rPr>
                <w:rFonts w:ascii="宋体" w:hAnsi="宋体" w:cs="Arial"/>
                <w:b/>
                <w:color w:val="000000"/>
                <w:sz w:val="21"/>
                <w:szCs w:val="21"/>
              </w:rPr>
            </w:pPr>
            <w:r>
              <w:rPr>
                <w:rFonts w:ascii="宋体" w:hAnsi="宋体" w:cs="Arial"/>
                <w:b/>
                <w:color w:val="000000"/>
                <w:sz w:val="21"/>
                <w:szCs w:val="21"/>
              </w:rPr>
              <w:t>备注</w:t>
            </w:r>
          </w:p>
        </w:tc>
      </w:tr>
      <w:tr w14:paraId="40F3A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14:paraId="211E975E">
            <w:pPr>
              <w:pStyle w:val="70"/>
              <w:widowControl w:val="0"/>
              <w:numPr>
                <w:ilvl w:val="0"/>
                <w:numId w:val="53"/>
              </w:numPr>
              <w:spacing w:after="0"/>
              <w:ind w:firstLineChars="0"/>
              <w:rPr>
                <w:rFonts w:ascii="宋体" w:hAnsi="宋体"/>
                <w:sz w:val="21"/>
                <w:szCs w:val="21"/>
              </w:rPr>
            </w:pPr>
          </w:p>
        </w:tc>
        <w:tc>
          <w:tcPr>
            <w:tcW w:w="1546" w:type="dxa"/>
          </w:tcPr>
          <w:p w14:paraId="5F7CA6C4">
            <w:pPr>
              <w:widowControl w:val="0"/>
              <w:rPr>
                <w:rFonts w:ascii="宋体" w:hAnsi="宋体"/>
                <w:sz w:val="21"/>
                <w:szCs w:val="21"/>
              </w:rPr>
            </w:pPr>
            <w:r>
              <w:rPr>
                <w:rFonts w:hint="eastAsia" w:ascii="宋体" w:hAnsi="宋体"/>
                <w:sz w:val="21"/>
                <w:szCs w:val="21"/>
              </w:rPr>
              <w:t>调用模版</w:t>
            </w:r>
          </w:p>
        </w:tc>
        <w:tc>
          <w:tcPr>
            <w:tcW w:w="985" w:type="dxa"/>
          </w:tcPr>
          <w:p w14:paraId="490F7C18">
            <w:pPr>
              <w:widowControl w:val="0"/>
              <w:jc w:val="left"/>
              <w:rPr>
                <w:rFonts w:ascii="宋体" w:hAnsi="宋体" w:cs="宋体"/>
                <w:sz w:val="21"/>
                <w:szCs w:val="21"/>
              </w:rPr>
            </w:pPr>
            <w:r>
              <w:rPr>
                <w:rFonts w:hint="eastAsia" w:ascii="宋体" w:hAnsi="宋体" w:cs="宋体"/>
                <w:sz w:val="21"/>
                <w:szCs w:val="21"/>
              </w:rPr>
              <w:t>链接</w:t>
            </w:r>
          </w:p>
        </w:tc>
        <w:tc>
          <w:tcPr>
            <w:tcW w:w="985" w:type="dxa"/>
          </w:tcPr>
          <w:p w14:paraId="560C0ACF">
            <w:pPr>
              <w:widowControl w:val="0"/>
              <w:jc w:val="left"/>
              <w:rPr>
                <w:rFonts w:ascii="宋体" w:hAnsi="宋体" w:cs="Arial"/>
                <w:color w:val="000000"/>
                <w:sz w:val="21"/>
                <w:szCs w:val="21"/>
              </w:rPr>
            </w:pPr>
          </w:p>
        </w:tc>
        <w:tc>
          <w:tcPr>
            <w:tcW w:w="1056" w:type="dxa"/>
          </w:tcPr>
          <w:p w14:paraId="2ED510BF">
            <w:pPr>
              <w:widowControl w:val="0"/>
              <w:ind w:firstLine="630"/>
              <w:jc w:val="left"/>
              <w:rPr>
                <w:rFonts w:ascii="宋体" w:hAnsi="宋体" w:cs="Arial"/>
                <w:color w:val="000000"/>
                <w:sz w:val="21"/>
                <w:szCs w:val="21"/>
              </w:rPr>
            </w:pPr>
          </w:p>
        </w:tc>
        <w:tc>
          <w:tcPr>
            <w:tcW w:w="846" w:type="dxa"/>
          </w:tcPr>
          <w:p w14:paraId="17F73243">
            <w:pPr>
              <w:widowControl w:val="0"/>
              <w:rPr>
                <w:rFonts w:ascii="宋体" w:hAnsi="宋体" w:cs="Arial"/>
                <w:color w:val="000000"/>
                <w:sz w:val="21"/>
                <w:szCs w:val="21"/>
              </w:rPr>
            </w:pPr>
          </w:p>
        </w:tc>
        <w:tc>
          <w:tcPr>
            <w:tcW w:w="3374" w:type="dxa"/>
          </w:tcPr>
          <w:p w14:paraId="3F58DB07">
            <w:pPr>
              <w:widowControl w:val="0"/>
              <w:rPr>
                <w:rFonts w:ascii="宋体" w:hAnsi="宋体"/>
                <w:sz w:val="21"/>
                <w:szCs w:val="21"/>
              </w:rPr>
            </w:pPr>
            <w:r>
              <w:rPr>
                <w:rFonts w:hint="eastAsia" w:ascii="宋体" w:hAnsi="宋体"/>
                <w:sz w:val="21"/>
                <w:szCs w:val="21"/>
              </w:rPr>
              <w:t>链接至转账模版页面</w:t>
            </w:r>
          </w:p>
        </w:tc>
      </w:tr>
      <w:tr w14:paraId="494CE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14:paraId="3B128EC6">
            <w:pPr>
              <w:pStyle w:val="70"/>
              <w:widowControl w:val="0"/>
              <w:numPr>
                <w:ilvl w:val="0"/>
                <w:numId w:val="53"/>
              </w:numPr>
              <w:spacing w:after="0"/>
              <w:ind w:firstLineChars="0"/>
              <w:rPr>
                <w:rFonts w:ascii="宋体" w:hAnsi="宋体"/>
                <w:sz w:val="21"/>
                <w:szCs w:val="21"/>
              </w:rPr>
            </w:pPr>
          </w:p>
        </w:tc>
        <w:tc>
          <w:tcPr>
            <w:tcW w:w="1546" w:type="dxa"/>
          </w:tcPr>
          <w:p w14:paraId="1202C911">
            <w:pPr>
              <w:widowControl w:val="0"/>
              <w:rPr>
                <w:rFonts w:ascii="宋体" w:hAnsi="宋体"/>
                <w:sz w:val="21"/>
                <w:szCs w:val="21"/>
              </w:rPr>
            </w:pPr>
            <w:r>
              <w:rPr>
                <w:rFonts w:hint="eastAsia" w:ascii="宋体" w:hAnsi="宋体"/>
                <w:sz w:val="21"/>
                <w:szCs w:val="21"/>
              </w:rPr>
              <w:t>付款账号</w:t>
            </w:r>
          </w:p>
        </w:tc>
        <w:tc>
          <w:tcPr>
            <w:tcW w:w="985" w:type="dxa"/>
          </w:tcPr>
          <w:p w14:paraId="3371DB63">
            <w:pPr>
              <w:widowControl w:val="0"/>
              <w:jc w:val="left"/>
              <w:rPr>
                <w:rFonts w:ascii="宋体" w:hAnsi="宋体" w:cs="宋体"/>
                <w:sz w:val="21"/>
                <w:szCs w:val="21"/>
              </w:rPr>
            </w:pPr>
            <w:r>
              <w:rPr>
                <w:rFonts w:hint="eastAsia" w:ascii="宋体" w:hAnsi="宋体" w:cs="宋体"/>
                <w:sz w:val="21"/>
                <w:szCs w:val="21"/>
              </w:rPr>
              <w:t>下拉框</w:t>
            </w:r>
          </w:p>
        </w:tc>
        <w:tc>
          <w:tcPr>
            <w:tcW w:w="985" w:type="dxa"/>
          </w:tcPr>
          <w:p w14:paraId="12EECC17">
            <w:pPr>
              <w:widowControl w:val="0"/>
              <w:jc w:val="left"/>
              <w:rPr>
                <w:rFonts w:ascii="宋体" w:hAnsi="宋体" w:cs="Arial"/>
                <w:color w:val="000000"/>
                <w:sz w:val="21"/>
                <w:szCs w:val="21"/>
              </w:rPr>
            </w:pPr>
          </w:p>
        </w:tc>
        <w:tc>
          <w:tcPr>
            <w:tcW w:w="1056" w:type="dxa"/>
          </w:tcPr>
          <w:p w14:paraId="0617A57E">
            <w:pPr>
              <w:widowControl w:val="0"/>
              <w:ind w:firstLine="630"/>
              <w:jc w:val="left"/>
              <w:rPr>
                <w:rFonts w:ascii="宋体" w:hAnsi="宋体" w:cs="Arial"/>
                <w:color w:val="000000"/>
                <w:sz w:val="21"/>
                <w:szCs w:val="21"/>
              </w:rPr>
            </w:pPr>
          </w:p>
        </w:tc>
        <w:tc>
          <w:tcPr>
            <w:tcW w:w="846" w:type="dxa"/>
          </w:tcPr>
          <w:p w14:paraId="24A22FEC">
            <w:pPr>
              <w:widowControl w:val="0"/>
              <w:rPr>
                <w:rFonts w:ascii="宋体" w:hAnsi="宋体" w:cs="Arial"/>
                <w:color w:val="000000"/>
                <w:sz w:val="21"/>
                <w:szCs w:val="21"/>
              </w:rPr>
            </w:pPr>
          </w:p>
        </w:tc>
        <w:tc>
          <w:tcPr>
            <w:tcW w:w="3374" w:type="dxa"/>
          </w:tcPr>
          <w:p w14:paraId="616CAA5B">
            <w:pPr>
              <w:widowControl w:val="0"/>
              <w:rPr>
                <w:rFonts w:ascii="宋体" w:hAnsi="宋体"/>
                <w:sz w:val="21"/>
                <w:szCs w:val="21"/>
              </w:rPr>
            </w:pPr>
          </w:p>
        </w:tc>
      </w:tr>
      <w:tr w14:paraId="67F37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14:paraId="16189B47">
            <w:pPr>
              <w:pStyle w:val="70"/>
              <w:widowControl w:val="0"/>
              <w:numPr>
                <w:ilvl w:val="0"/>
                <w:numId w:val="53"/>
              </w:numPr>
              <w:spacing w:after="0"/>
              <w:ind w:firstLineChars="0"/>
              <w:rPr>
                <w:rFonts w:ascii="宋体" w:hAnsi="宋体"/>
                <w:sz w:val="21"/>
                <w:szCs w:val="21"/>
              </w:rPr>
            </w:pPr>
          </w:p>
        </w:tc>
        <w:tc>
          <w:tcPr>
            <w:tcW w:w="1546" w:type="dxa"/>
          </w:tcPr>
          <w:p w14:paraId="5DF70126">
            <w:pPr>
              <w:widowControl w:val="0"/>
              <w:rPr>
                <w:rFonts w:ascii="宋体" w:hAnsi="宋体"/>
                <w:sz w:val="21"/>
                <w:szCs w:val="21"/>
              </w:rPr>
            </w:pPr>
            <w:r>
              <w:rPr>
                <w:rFonts w:hint="eastAsia" w:ascii="宋体" w:hAnsi="宋体"/>
                <w:sz w:val="21"/>
                <w:szCs w:val="21"/>
              </w:rPr>
              <w:t>可用余额</w:t>
            </w:r>
          </w:p>
        </w:tc>
        <w:tc>
          <w:tcPr>
            <w:tcW w:w="985" w:type="dxa"/>
          </w:tcPr>
          <w:p w14:paraId="370E284E">
            <w:pPr>
              <w:widowControl w:val="0"/>
              <w:jc w:val="left"/>
              <w:rPr>
                <w:rFonts w:ascii="宋体" w:hAnsi="宋体" w:cs="宋体"/>
                <w:sz w:val="21"/>
                <w:szCs w:val="21"/>
              </w:rPr>
            </w:pPr>
            <w:r>
              <w:rPr>
                <w:rFonts w:hint="eastAsia" w:ascii="宋体" w:hAnsi="宋体" w:cs="宋体"/>
                <w:sz w:val="21"/>
                <w:szCs w:val="21"/>
              </w:rPr>
              <w:t>文本</w:t>
            </w:r>
          </w:p>
        </w:tc>
        <w:tc>
          <w:tcPr>
            <w:tcW w:w="985" w:type="dxa"/>
          </w:tcPr>
          <w:p w14:paraId="747ED8D9">
            <w:pPr>
              <w:widowControl w:val="0"/>
              <w:jc w:val="left"/>
              <w:rPr>
                <w:rFonts w:ascii="宋体" w:hAnsi="宋体" w:cs="Arial"/>
                <w:color w:val="000000"/>
                <w:sz w:val="21"/>
                <w:szCs w:val="21"/>
              </w:rPr>
            </w:pPr>
          </w:p>
        </w:tc>
        <w:tc>
          <w:tcPr>
            <w:tcW w:w="1056" w:type="dxa"/>
          </w:tcPr>
          <w:p w14:paraId="7012F515">
            <w:pPr>
              <w:widowControl w:val="0"/>
              <w:ind w:firstLine="630"/>
              <w:jc w:val="left"/>
              <w:rPr>
                <w:rFonts w:ascii="宋体" w:hAnsi="宋体" w:cs="Arial"/>
                <w:color w:val="000000"/>
                <w:sz w:val="21"/>
                <w:szCs w:val="21"/>
              </w:rPr>
            </w:pPr>
          </w:p>
        </w:tc>
        <w:tc>
          <w:tcPr>
            <w:tcW w:w="846" w:type="dxa"/>
          </w:tcPr>
          <w:p w14:paraId="6096A7B2">
            <w:pPr>
              <w:widowControl w:val="0"/>
              <w:rPr>
                <w:rFonts w:ascii="宋体" w:hAnsi="宋体" w:cs="Arial"/>
                <w:color w:val="000000"/>
                <w:sz w:val="21"/>
                <w:szCs w:val="21"/>
              </w:rPr>
            </w:pPr>
          </w:p>
        </w:tc>
        <w:tc>
          <w:tcPr>
            <w:tcW w:w="3374" w:type="dxa"/>
          </w:tcPr>
          <w:p w14:paraId="2E8A3B23">
            <w:pPr>
              <w:widowControl w:val="0"/>
              <w:rPr>
                <w:rFonts w:ascii="宋体" w:hAnsi="宋体" w:cs="Arial"/>
                <w:color w:val="000000"/>
                <w:sz w:val="21"/>
                <w:szCs w:val="21"/>
              </w:rPr>
            </w:pPr>
          </w:p>
        </w:tc>
      </w:tr>
      <w:tr w14:paraId="164D2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14:paraId="425FCAEA">
            <w:pPr>
              <w:pStyle w:val="70"/>
              <w:widowControl w:val="0"/>
              <w:numPr>
                <w:ilvl w:val="0"/>
                <w:numId w:val="53"/>
              </w:numPr>
              <w:spacing w:after="0"/>
              <w:ind w:firstLineChars="0"/>
              <w:rPr>
                <w:rFonts w:ascii="宋体" w:hAnsi="宋体"/>
                <w:sz w:val="21"/>
                <w:szCs w:val="21"/>
              </w:rPr>
            </w:pPr>
          </w:p>
        </w:tc>
        <w:tc>
          <w:tcPr>
            <w:tcW w:w="1546" w:type="dxa"/>
          </w:tcPr>
          <w:p w14:paraId="7EDA37A9">
            <w:pPr>
              <w:widowControl w:val="0"/>
              <w:rPr>
                <w:rFonts w:ascii="宋体" w:hAnsi="宋体"/>
                <w:sz w:val="21"/>
                <w:szCs w:val="21"/>
              </w:rPr>
            </w:pPr>
            <w:r>
              <w:rPr>
                <w:rFonts w:hint="eastAsia" w:ascii="宋体" w:hAnsi="宋体"/>
                <w:sz w:val="21"/>
                <w:szCs w:val="21"/>
              </w:rPr>
              <w:t>可用额度</w:t>
            </w:r>
          </w:p>
        </w:tc>
        <w:tc>
          <w:tcPr>
            <w:tcW w:w="985" w:type="dxa"/>
          </w:tcPr>
          <w:p w14:paraId="1FA3FBCD">
            <w:pPr>
              <w:widowControl w:val="0"/>
              <w:jc w:val="left"/>
              <w:rPr>
                <w:rFonts w:ascii="宋体" w:hAnsi="宋体" w:cs="宋体"/>
                <w:sz w:val="21"/>
                <w:szCs w:val="21"/>
              </w:rPr>
            </w:pPr>
            <w:r>
              <w:rPr>
                <w:rFonts w:hint="eastAsia" w:ascii="宋体" w:hAnsi="宋体" w:cs="宋体"/>
                <w:sz w:val="21"/>
                <w:szCs w:val="21"/>
              </w:rPr>
              <w:t>文本</w:t>
            </w:r>
          </w:p>
        </w:tc>
        <w:tc>
          <w:tcPr>
            <w:tcW w:w="985" w:type="dxa"/>
          </w:tcPr>
          <w:p w14:paraId="6C982F41">
            <w:pPr>
              <w:widowControl w:val="0"/>
              <w:jc w:val="left"/>
              <w:rPr>
                <w:rFonts w:ascii="宋体" w:hAnsi="宋体" w:cs="Arial"/>
                <w:color w:val="000000"/>
                <w:sz w:val="21"/>
                <w:szCs w:val="21"/>
              </w:rPr>
            </w:pPr>
          </w:p>
        </w:tc>
        <w:tc>
          <w:tcPr>
            <w:tcW w:w="1056" w:type="dxa"/>
          </w:tcPr>
          <w:p w14:paraId="35F2825F">
            <w:pPr>
              <w:widowControl w:val="0"/>
              <w:ind w:firstLine="630"/>
              <w:jc w:val="left"/>
              <w:rPr>
                <w:rFonts w:ascii="宋体" w:hAnsi="宋体" w:cs="Arial"/>
                <w:color w:val="000000"/>
                <w:sz w:val="21"/>
                <w:szCs w:val="21"/>
              </w:rPr>
            </w:pPr>
          </w:p>
        </w:tc>
        <w:tc>
          <w:tcPr>
            <w:tcW w:w="846" w:type="dxa"/>
          </w:tcPr>
          <w:p w14:paraId="53015BD1">
            <w:pPr>
              <w:widowControl w:val="0"/>
              <w:rPr>
                <w:rFonts w:ascii="宋体" w:hAnsi="宋体" w:cs="Arial"/>
                <w:color w:val="000000"/>
                <w:sz w:val="21"/>
                <w:szCs w:val="21"/>
              </w:rPr>
            </w:pPr>
          </w:p>
        </w:tc>
        <w:tc>
          <w:tcPr>
            <w:tcW w:w="3374" w:type="dxa"/>
          </w:tcPr>
          <w:p w14:paraId="2ADE4FC6">
            <w:pPr>
              <w:widowControl w:val="0"/>
              <w:rPr>
                <w:rFonts w:ascii="宋体" w:hAnsi="宋体" w:cs="Arial"/>
                <w:color w:val="000000"/>
                <w:sz w:val="21"/>
                <w:szCs w:val="21"/>
              </w:rPr>
            </w:pPr>
            <w:r>
              <w:rPr>
                <w:rFonts w:hint="eastAsia" w:ascii="宋体" w:hAnsi="宋体" w:cs="Arial"/>
                <w:color w:val="000000"/>
                <w:sz w:val="21"/>
                <w:szCs w:val="21"/>
              </w:rPr>
              <w:t>账户成功申请个人自助贷款和至尊卡时显示</w:t>
            </w:r>
          </w:p>
        </w:tc>
      </w:tr>
      <w:tr w14:paraId="2B410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14:paraId="0DF86CAC">
            <w:pPr>
              <w:pStyle w:val="70"/>
              <w:widowControl w:val="0"/>
              <w:numPr>
                <w:ilvl w:val="0"/>
                <w:numId w:val="53"/>
              </w:numPr>
              <w:spacing w:after="0"/>
              <w:ind w:firstLineChars="0"/>
              <w:rPr>
                <w:rFonts w:ascii="宋体" w:hAnsi="宋体"/>
                <w:sz w:val="21"/>
                <w:szCs w:val="21"/>
              </w:rPr>
            </w:pPr>
          </w:p>
        </w:tc>
        <w:tc>
          <w:tcPr>
            <w:tcW w:w="1546" w:type="dxa"/>
          </w:tcPr>
          <w:p w14:paraId="3786BFF7">
            <w:pPr>
              <w:widowControl w:val="0"/>
              <w:rPr>
                <w:rFonts w:ascii="宋体" w:hAnsi="宋体"/>
                <w:sz w:val="21"/>
                <w:szCs w:val="21"/>
              </w:rPr>
            </w:pPr>
            <w:r>
              <w:rPr>
                <w:rFonts w:hint="eastAsia" w:ascii="宋体" w:hAnsi="宋体"/>
                <w:sz w:val="21"/>
                <w:szCs w:val="21"/>
              </w:rPr>
              <w:t>付款人姓名</w:t>
            </w:r>
          </w:p>
        </w:tc>
        <w:tc>
          <w:tcPr>
            <w:tcW w:w="985" w:type="dxa"/>
          </w:tcPr>
          <w:p w14:paraId="7CFC6FF4">
            <w:pPr>
              <w:widowControl w:val="0"/>
              <w:rPr>
                <w:rFonts w:ascii="宋体" w:hAnsi="宋体"/>
                <w:sz w:val="21"/>
                <w:szCs w:val="21"/>
              </w:rPr>
            </w:pPr>
            <w:r>
              <w:rPr>
                <w:rFonts w:hint="eastAsia" w:ascii="宋体" w:hAnsi="宋体"/>
                <w:sz w:val="21"/>
                <w:szCs w:val="21"/>
              </w:rPr>
              <w:t>文本</w:t>
            </w:r>
          </w:p>
        </w:tc>
        <w:tc>
          <w:tcPr>
            <w:tcW w:w="985" w:type="dxa"/>
          </w:tcPr>
          <w:p w14:paraId="7458193D">
            <w:pPr>
              <w:widowControl w:val="0"/>
              <w:rPr>
                <w:rFonts w:ascii="宋体" w:hAnsi="宋体"/>
                <w:sz w:val="21"/>
                <w:szCs w:val="21"/>
              </w:rPr>
            </w:pPr>
          </w:p>
        </w:tc>
        <w:tc>
          <w:tcPr>
            <w:tcW w:w="1056" w:type="dxa"/>
          </w:tcPr>
          <w:p w14:paraId="4EF17A3A">
            <w:pPr>
              <w:widowControl w:val="0"/>
              <w:rPr>
                <w:rFonts w:ascii="宋体" w:hAnsi="宋体"/>
                <w:sz w:val="21"/>
                <w:szCs w:val="21"/>
              </w:rPr>
            </w:pPr>
          </w:p>
        </w:tc>
        <w:tc>
          <w:tcPr>
            <w:tcW w:w="846" w:type="dxa"/>
          </w:tcPr>
          <w:p w14:paraId="072DB810">
            <w:pPr>
              <w:widowControl w:val="0"/>
              <w:rPr>
                <w:rFonts w:ascii="宋体" w:hAnsi="宋体"/>
                <w:sz w:val="21"/>
                <w:szCs w:val="21"/>
              </w:rPr>
            </w:pPr>
          </w:p>
        </w:tc>
        <w:tc>
          <w:tcPr>
            <w:tcW w:w="3374" w:type="dxa"/>
          </w:tcPr>
          <w:p w14:paraId="641FEC2E">
            <w:pPr>
              <w:widowControl w:val="0"/>
              <w:rPr>
                <w:rFonts w:ascii="宋体" w:hAnsi="宋体"/>
                <w:sz w:val="21"/>
                <w:szCs w:val="21"/>
              </w:rPr>
            </w:pPr>
            <w:r>
              <w:rPr>
                <w:rFonts w:hint="eastAsia" w:ascii="宋体" w:hAnsi="宋体"/>
                <w:sz w:val="21"/>
                <w:szCs w:val="21"/>
              </w:rPr>
              <w:t>根据付款账号自动显示</w:t>
            </w:r>
          </w:p>
        </w:tc>
      </w:tr>
      <w:tr w14:paraId="5D0EE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14:paraId="4662E7B7">
            <w:pPr>
              <w:pStyle w:val="70"/>
              <w:widowControl w:val="0"/>
              <w:numPr>
                <w:ilvl w:val="0"/>
                <w:numId w:val="53"/>
              </w:numPr>
              <w:spacing w:after="0"/>
              <w:ind w:firstLineChars="0"/>
              <w:rPr>
                <w:rFonts w:ascii="宋体" w:hAnsi="宋体"/>
                <w:sz w:val="21"/>
                <w:szCs w:val="21"/>
              </w:rPr>
            </w:pPr>
          </w:p>
        </w:tc>
        <w:tc>
          <w:tcPr>
            <w:tcW w:w="1546" w:type="dxa"/>
          </w:tcPr>
          <w:p w14:paraId="227DE2FF">
            <w:pPr>
              <w:widowControl w:val="0"/>
              <w:rPr>
                <w:rFonts w:ascii="宋体" w:hAnsi="宋体"/>
                <w:sz w:val="21"/>
                <w:szCs w:val="21"/>
              </w:rPr>
            </w:pPr>
            <w:r>
              <w:rPr>
                <w:rFonts w:hint="eastAsia" w:ascii="宋体" w:hAnsi="宋体"/>
                <w:sz w:val="21"/>
                <w:szCs w:val="21"/>
              </w:rPr>
              <w:t>收款账号</w:t>
            </w:r>
          </w:p>
        </w:tc>
        <w:tc>
          <w:tcPr>
            <w:tcW w:w="985" w:type="dxa"/>
          </w:tcPr>
          <w:p w14:paraId="78EB591C">
            <w:pPr>
              <w:widowControl w:val="0"/>
              <w:rPr>
                <w:rFonts w:ascii="宋体" w:hAnsi="宋体"/>
                <w:sz w:val="21"/>
                <w:szCs w:val="21"/>
              </w:rPr>
            </w:pPr>
            <w:r>
              <w:rPr>
                <w:rFonts w:hint="eastAsia" w:ascii="宋体" w:hAnsi="宋体"/>
                <w:sz w:val="21"/>
                <w:szCs w:val="21"/>
              </w:rPr>
              <w:t>下拉框+文本框</w:t>
            </w:r>
          </w:p>
        </w:tc>
        <w:tc>
          <w:tcPr>
            <w:tcW w:w="985" w:type="dxa"/>
          </w:tcPr>
          <w:p w14:paraId="505C591D">
            <w:pPr>
              <w:widowControl w:val="0"/>
              <w:rPr>
                <w:rFonts w:ascii="宋体" w:hAnsi="宋体"/>
                <w:sz w:val="21"/>
                <w:szCs w:val="21"/>
              </w:rPr>
            </w:pPr>
          </w:p>
        </w:tc>
        <w:tc>
          <w:tcPr>
            <w:tcW w:w="1056" w:type="dxa"/>
          </w:tcPr>
          <w:p w14:paraId="75ACC772">
            <w:pPr>
              <w:widowControl w:val="0"/>
              <w:rPr>
                <w:rFonts w:ascii="宋体" w:hAnsi="宋体"/>
                <w:sz w:val="21"/>
                <w:szCs w:val="21"/>
              </w:rPr>
            </w:pPr>
            <w:r>
              <w:rPr>
                <w:rFonts w:hint="eastAsia" w:ascii="宋体" w:hAnsi="宋体"/>
                <w:sz w:val="21"/>
                <w:szCs w:val="21"/>
              </w:rPr>
              <w:t>N/16</w:t>
            </w:r>
          </w:p>
        </w:tc>
        <w:tc>
          <w:tcPr>
            <w:tcW w:w="846" w:type="dxa"/>
          </w:tcPr>
          <w:p w14:paraId="3FBB28A4">
            <w:pPr>
              <w:widowControl w:val="0"/>
              <w:rPr>
                <w:rFonts w:ascii="宋体" w:hAnsi="宋体"/>
                <w:sz w:val="21"/>
                <w:szCs w:val="21"/>
              </w:rPr>
            </w:pPr>
            <w:r>
              <w:rPr>
                <w:rFonts w:hint="eastAsia" w:ascii="宋体" w:hAnsi="宋体"/>
                <w:sz w:val="21"/>
                <w:szCs w:val="21"/>
              </w:rPr>
              <w:t>是</w:t>
            </w:r>
          </w:p>
        </w:tc>
        <w:tc>
          <w:tcPr>
            <w:tcW w:w="3374" w:type="dxa"/>
          </w:tcPr>
          <w:p w14:paraId="79713225">
            <w:pPr>
              <w:widowControl w:val="0"/>
              <w:rPr>
                <w:rFonts w:ascii="宋体" w:hAnsi="宋体"/>
                <w:sz w:val="21"/>
                <w:szCs w:val="21"/>
              </w:rPr>
            </w:pPr>
          </w:p>
        </w:tc>
      </w:tr>
      <w:tr w14:paraId="792A3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14:paraId="500D09D2">
            <w:pPr>
              <w:pStyle w:val="70"/>
              <w:widowControl w:val="0"/>
              <w:numPr>
                <w:ilvl w:val="0"/>
                <w:numId w:val="53"/>
              </w:numPr>
              <w:spacing w:after="0"/>
              <w:ind w:firstLineChars="0"/>
              <w:rPr>
                <w:rFonts w:ascii="宋体" w:hAnsi="宋体"/>
                <w:sz w:val="21"/>
                <w:szCs w:val="21"/>
              </w:rPr>
            </w:pPr>
          </w:p>
        </w:tc>
        <w:tc>
          <w:tcPr>
            <w:tcW w:w="1546" w:type="dxa"/>
          </w:tcPr>
          <w:p w14:paraId="06A091F8">
            <w:pPr>
              <w:widowControl w:val="0"/>
              <w:rPr>
                <w:rFonts w:ascii="宋体" w:hAnsi="宋体"/>
                <w:sz w:val="21"/>
                <w:szCs w:val="21"/>
              </w:rPr>
            </w:pPr>
            <w:r>
              <w:rPr>
                <w:rFonts w:hint="eastAsia" w:ascii="宋体" w:hAnsi="宋体"/>
                <w:sz w:val="21"/>
                <w:szCs w:val="21"/>
              </w:rPr>
              <w:t>收款方姓名</w:t>
            </w:r>
          </w:p>
        </w:tc>
        <w:tc>
          <w:tcPr>
            <w:tcW w:w="985" w:type="dxa"/>
          </w:tcPr>
          <w:p w14:paraId="1AC1FE35">
            <w:pPr>
              <w:widowControl w:val="0"/>
              <w:rPr>
                <w:rFonts w:ascii="宋体" w:hAnsi="宋体"/>
                <w:sz w:val="21"/>
                <w:szCs w:val="21"/>
              </w:rPr>
            </w:pPr>
            <w:r>
              <w:rPr>
                <w:rFonts w:hint="eastAsia" w:ascii="宋体" w:hAnsi="宋体"/>
                <w:sz w:val="21"/>
                <w:szCs w:val="21"/>
              </w:rPr>
              <w:t>文本框</w:t>
            </w:r>
          </w:p>
        </w:tc>
        <w:tc>
          <w:tcPr>
            <w:tcW w:w="985" w:type="dxa"/>
          </w:tcPr>
          <w:p w14:paraId="0762CB22">
            <w:pPr>
              <w:widowControl w:val="0"/>
              <w:rPr>
                <w:rFonts w:ascii="宋体" w:hAnsi="宋体"/>
                <w:sz w:val="21"/>
                <w:szCs w:val="21"/>
              </w:rPr>
            </w:pPr>
          </w:p>
        </w:tc>
        <w:tc>
          <w:tcPr>
            <w:tcW w:w="1056" w:type="dxa"/>
          </w:tcPr>
          <w:p w14:paraId="057B11AE">
            <w:pPr>
              <w:widowControl w:val="0"/>
              <w:rPr>
                <w:rFonts w:ascii="宋体" w:hAnsi="宋体"/>
                <w:sz w:val="21"/>
                <w:szCs w:val="21"/>
              </w:rPr>
            </w:pPr>
            <w:r>
              <w:rPr>
                <w:rFonts w:hint="eastAsia" w:ascii="宋体" w:hAnsi="宋体"/>
                <w:sz w:val="21"/>
                <w:szCs w:val="21"/>
              </w:rPr>
              <w:t>C/10</w:t>
            </w:r>
          </w:p>
        </w:tc>
        <w:tc>
          <w:tcPr>
            <w:tcW w:w="846" w:type="dxa"/>
          </w:tcPr>
          <w:p w14:paraId="3BAD0459">
            <w:pPr>
              <w:widowControl w:val="0"/>
              <w:rPr>
                <w:rFonts w:ascii="宋体" w:hAnsi="宋体"/>
                <w:sz w:val="21"/>
                <w:szCs w:val="21"/>
              </w:rPr>
            </w:pPr>
            <w:r>
              <w:rPr>
                <w:rFonts w:hint="eastAsia" w:ascii="宋体" w:hAnsi="宋体"/>
                <w:sz w:val="21"/>
                <w:szCs w:val="21"/>
              </w:rPr>
              <w:t>是</w:t>
            </w:r>
          </w:p>
        </w:tc>
        <w:tc>
          <w:tcPr>
            <w:tcW w:w="3374" w:type="dxa"/>
          </w:tcPr>
          <w:p w14:paraId="40DE15DE">
            <w:pPr>
              <w:widowControl w:val="0"/>
              <w:rPr>
                <w:rFonts w:ascii="宋体" w:hAnsi="宋体"/>
                <w:sz w:val="21"/>
                <w:szCs w:val="21"/>
              </w:rPr>
            </w:pPr>
          </w:p>
        </w:tc>
      </w:tr>
      <w:tr w14:paraId="425E5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14:paraId="339ACE70">
            <w:pPr>
              <w:pStyle w:val="70"/>
              <w:widowControl w:val="0"/>
              <w:numPr>
                <w:ilvl w:val="0"/>
                <w:numId w:val="53"/>
              </w:numPr>
              <w:spacing w:after="0"/>
              <w:ind w:firstLineChars="0"/>
              <w:rPr>
                <w:rFonts w:ascii="宋体" w:hAnsi="宋体"/>
                <w:sz w:val="21"/>
                <w:szCs w:val="21"/>
              </w:rPr>
            </w:pPr>
          </w:p>
        </w:tc>
        <w:tc>
          <w:tcPr>
            <w:tcW w:w="1546" w:type="dxa"/>
          </w:tcPr>
          <w:p w14:paraId="78DC5122">
            <w:pPr>
              <w:widowControl w:val="0"/>
              <w:rPr>
                <w:rFonts w:ascii="宋体" w:hAnsi="宋体"/>
                <w:sz w:val="21"/>
                <w:szCs w:val="21"/>
              </w:rPr>
            </w:pPr>
            <w:r>
              <w:rPr>
                <w:rFonts w:hint="eastAsia" w:ascii="宋体" w:hAnsi="宋体"/>
                <w:sz w:val="21"/>
                <w:szCs w:val="21"/>
              </w:rPr>
              <w:t>收款人名册</w:t>
            </w:r>
          </w:p>
        </w:tc>
        <w:tc>
          <w:tcPr>
            <w:tcW w:w="985" w:type="dxa"/>
          </w:tcPr>
          <w:p w14:paraId="5A80E8DE">
            <w:pPr>
              <w:widowControl w:val="0"/>
              <w:rPr>
                <w:rFonts w:ascii="宋体" w:hAnsi="宋体"/>
                <w:sz w:val="21"/>
                <w:szCs w:val="21"/>
              </w:rPr>
            </w:pPr>
            <w:r>
              <w:rPr>
                <w:rFonts w:hint="eastAsia" w:ascii="宋体" w:hAnsi="宋体"/>
                <w:sz w:val="21"/>
                <w:szCs w:val="21"/>
              </w:rPr>
              <w:t>链接</w:t>
            </w:r>
          </w:p>
        </w:tc>
        <w:tc>
          <w:tcPr>
            <w:tcW w:w="985" w:type="dxa"/>
          </w:tcPr>
          <w:p w14:paraId="067F73C1">
            <w:pPr>
              <w:widowControl w:val="0"/>
              <w:rPr>
                <w:rFonts w:ascii="宋体" w:hAnsi="宋体"/>
                <w:sz w:val="21"/>
                <w:szCs w:val="21"/>
              </w:rPr>
            </w:pPr>
          </w:p>
        </w:tc>
        <w:tc>
          <w:tcPr>
            <w:tcW w:w="1056" w:type="dxa"/>
          </w:tcPr>
          <w:p w14:paraId="7945C2FD">
            <w:pPr>
              <w:widowControl w:val="0"/>
              <w:rPr>
                <w:rFonts w:ascii="宋体" w:hAnsi="宋体"/>
                <w:sz w:val="21"/>
                <w:szCs w:val="21"/>
              </w:rPr>
            </w:pPr>
          </w:p>
        </w:tc>
        <w:tc>
          <w:tcPr>
            <w:tcW w:w="846" w:type="dxa"/>
          </w:tcPr>
          <w:p w14:paraId="6B4AD421">
            <w:pPr>
              <w:widowControl w:val="0"/>
              <w:rPr>
                <w:rFonts w:ascii="宋体" w:hAnsi="宋体"/>
                <w:sz w:val="21"/>
                <w:szCs w:val="21"/>
              </w:rPr>
            </w:pPr>
          </w:p>
        </w:tc>
        <w:tc>
          <w:tcPr>
            <w:tcW w:w="3374" w:type="dxa"/>
          </w:tcPr>
          <w:p w14:paraId="09786209">
            <w:pPr>
              <w:widowControl w:val="0"/>
              <w:rPr>
                <w:rFonts w:ascii="宋体" w:hAnsi="宋体"/>
                <w:sz w:val="21"/>
                <w:szCs w:val="21"/>
              </w:rPr>
            </w:pPr>
            <w:r>
              <w:rPr>
                <w:rFonts w:hint="eastAsia" w:ascii="宋体" w:hAnsi="宋体"/>
                <w:sz w:val="21"/>
                <w:szCs w:val="21"/>
              </w:rPr>
              <w:t>链接至“收款人名册”中</w:t>
            </w:r>
          </w:p>
        </w:tc>
      </w:tr>
      <w:tr w14:paraId="5A07B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14:paraId="0CDE3779">
            <w:pPr>
              <w:widowControl w:val="0"/>
              <w:numPr>
                <w:ilvl w:val="0"/>
                <w:numId w:val="53"/>
              </w:numPr>
              <w:jc w:val="left"/>
              <w:rPr>
                <w:rFonts w:ascii="宋体" w:hAnsi="宋体"/>
                <w:color w:val="000000"/>
                <w:sz w:val="21"/>
                <w:szCs w:val="21"/>
              </w:rPr>
            </w:pPr>
          </w:p>
        </w:tc>
        <w:tc>
          <w:tcPr>
            <w:tcW w:w="1546" w:type="dxa"/>
          </w:tcPr>
          <w:p w14:paraId="2D4AD94B">
            <w:pPr>
              <w:widowControl w:val="0"/>
              <w:jc w:val="left"/>
              <w:rPr>
                <w:rFonts w:ascii="宋体" w:hAnsi="宋体" w:cs="宋体"/>
                <w:sz w:val="21"/>
                <w:szCs w:val="21"/>
              </w:rPr>
            </w:pPr>
            <w:r>
              <w:rPr>
                <w:rFonts w:hint="eastAsia" w:ascii="宋体" w:hAnsi="宋体" w:cs="宋体"/>
                <w:sz w:val="21"/>
                <w:szCs w:val="21"/>
              </w:rPr>
              <w:t>转账金额</w:t>
            </w:r>
          </w:p>
        </w:tc>
        <w:tc>
          <w:tcPr>
            <w:tcW w:w="985" w:type="dxa"/>
          </w:tcPr>
          <w:p w14:paraId="75859584">
            <w:pPr>
              <w:widowControl w:val="0"/>
              <w:jc w:val="left"/>
              <w:rPr>
                <w:rFonts w:hint="eastAsia" w:ascii="宋体" w:hAnsi="宋体" w:eastAsia="宋体" w:cs="宋体"/>
                <w:sz w:val="21"/>
                <w:szCs w:val="21"/>
                <w:lang w:eastAsia="zh-CN"/>
              </w:rPr>
            </w:pPr>
            <w:del w:id="94" w:author="赵起超" w:date="2025-09-11T13:48:05Z">
              <w:r>
                <w:rPr>
                  <w:rFonts w:hint="default" w:ascii="宋体" w:hAnsi="宋体" w:cs="宋体"/>
                  <w:sz w:val="21"/>
                  <w:szCs w:val="21"/>
                  <w:lang w:val="en-US"/>
                </w:rPr>
                <w:delText>文本框</w:delText>
              </w:r>
            </w:del>
            <w:ins w:id="95" w:author="赵起超" w:date="2025-09-11T13:48:06Z">
              <w:r>
                <w:rPr>
                  <w:rFonts w:hint="eastAsia" w:ascii="宋体" w:hAnsi="宋体" w:cs="宋体"/>
                  <w:sz w:val="21"/>
                  <w:szCs w:val="21"/>
                  <w:lang w:val="en-US" w:eastAsia="zh-CN"/>
                </w:rPr>
                <w:t>汉字</w:t>
              </w:r>
            </w:ins>
          </w:p>
        </w:tc>
        <w:tc>
          <w:tcPr>
            <w:tcW w:w="985" w:type="dxa"/>
          </w:tcPr>
          <w:p w14:paraId="5E2520DC">
            <w:pPr>
              <w:widowControl w:val="0"/>
              <w:ind w:firstLine="298" w:firstLineChars="142"/>
              <w:jc w:val="left"/>
              <w:rPr>
                <w:rFonts w:ascii="宋体" w:hAnsi="宋体" w:cs="Arial"/>
                <w:color w:val="000000"/>
                <w:sz w:val="21"/>
                <w:szCs w:val="21"/>
              </w:rPr>
            </w:pPr>
          </w:p>
        </w:tc>
        <w:tc>
          <w:tcPr>
            <w:tcW w:w="1056" w:type="dxa"/>
          </w:tcPr>
          <w:p w14:paraId="0EC2E5BD">
            <w:pPr>
              <w:widowControl w:val="0"/>
              <w:jc w:val="left"/>
              <w:rPr>
                <w:rFonts w:ascii="宋体" w:hAnsi="宋体" w:cs="Arial"/>
                <w:color w:val="000000"/>
                <w:sz w:val="21"/>
                <w:szCs w:val="21"/>
              </w:rPr>
            </w:pPr>
            <w:r>
              <w:rPr>
                <w:rFonts w:ascii="宋体" w:hAnsi="宋体" w:cs="宋体"/>
                <w:sz w:val="21"/>
                <w:szCs w:val="21"/>
              </w:rPr>
              <w:t>N/(18.2)</w:t>
            </w:r>
          </w:p>
        </w:tc>
        <w:tc>
          <w:tcPr>
            <w:tcW w:w="846" w:type="dxa"/>
          </w:tcPr>
          <w:p w14:paraId="3817C5CC">
            <w:pPr>
              <w:widowControl w:val="0"/>
              <w:jc w:val="left"/>
              <w:rPr>
                <w:rFonts w:ascii="宋体" w:hAnsi="宋体"/>
                <w:sz w:val="21"/>
                <w:szCs w:val="21"/>
              </w:rPr>
            </w:pPr>
            <w:r>
              <w:rPr>
                <w:rFonts w:hint="eastAsia" w:ascii="宋体" w:hAnsi="宋体" w:cs="Arial"/>
                <w:color w:val="000000"/>
                <w:sz w:val="21"/>
                <w:szCs w:val="21"/>
              </w:rPr>
              <w:t>是</w:t>
            </w:r>
          </w:p>
        </w:tc>
        <w:tc>
          <w:tcPr>
            <w:tcW w:w="3374" w:type="dxa"/>
          </w:tcPr>
          <w:p w14:paraId="454EFCAB">
            <w:pPr>
              <w:widowControl w:val="0"/>
              <w:jc w:val="left"/>
              <w:rPr>
                <w:rFonts w:ascii="宋体" w:hAnsi="宋体"/>
                <w:sz w:val="21"/>
                <w:szCs w:val="21"/>
              </w:rPr>
            </w:pPr>
            <w:r>
              <w:rPr>
                <w:rFonts w:hint="eastAsia" w:ascii="宋体" w:hAnsi="宋体"/>
                <w:sz w:val="21"/>
                <w:szCs w:val="21"/>
              </w:rPr>
              <w:t>金额显示右对齐，采用精确到分并整数部分三位逗号隔开的形式，如：1,000.00</w:t>
            </w:r>
          </w:p>
          <w:p w14:paraId="5BE28BBE">
            <w:pPr>
              <w:widowControl w:val="0"/>
              <w:jc w:val="left"/>
              <w:rPr>
                <w:rFonts w:ascii="宋体" w:hAnsi="宋体" w:cs="Arial"/>
                <w:color w:val="000000"/>
                <w:sz w:val="21"/>
                <w:szCs w:val="21"/>
              </w:rPr>
            </w:pPr>
            <w:r>
              <w:rPr>
                <w:rFonts w:hint="eastAsia" w:ascii="宋体" w:hAnsi="宋体" w:cs="Arial"/>
                <w:color w:val="000000"/>
                <w:sz w:val="21"/>
                <w:szCs w:val="21"/>
              </w:rPr>
              <w:t>若用户输入错误，则弹出提示：</w:t>
            </w:r>
            <w:r>
              <w:rPr>
                <w:rFonts w:hint="eastAsia" w:ascii="宋体" w:hAnsi="宋体" w:cs="宋体"/>
                <w:sz w:val="21"/>
                <w:szCs w:val="21"/>
              </w:rPr>
              <w:t>请正确输入交易金额</w:t>
            </w:r>
          </w:p>
        </w:tc>
      </w:tr>
      <w:tr w14:paraId="75B3F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14:paraId="7D5C1D3B">
            <w:pPr>
              <w:pStyle w:val="70"/>
              <w:widowControl w:val="0"/>
              <w:numPr>
                <w:ilvl w:val="0"/>
                <w:numId w:val="53"/>
              </w:numPr>
              <w:spacing w:after="0"/>
              <w:ind w:firstLineChars="0"/>
              <w:rPr>
                <w:rFonts w:ascii="宋体" w:hAnsi="宋体"/>
                <w:sz w:val="21"/>
                <w:szCs w:val="21"/>
              </w:rPr>
            </w:pPr>
          </w:p>
        </w:tc>
        <w:tc>
          <w:tcPr>
            <w:tcW w:w="1546" w:type="dxa"/>
          </w:tcPr>
          <w:p w14:paraId="60727F3B">
            <w:pPr>
              <w:widowControl w:val="0"/>
              <w:rPr>
                <w:rFonts w:ascii="宋体" w:hAnsi="宋体"/>
                <w:sz w:val="21"/>
                <w:szCs w:val="21"/>
              </w:rPr>
            </w:pPr>
            <w:r>
              <w:rPr>
                <w:rFonts w:hint="eastAsia" w:ascii="宋体" w:hAnsi="宋体"/>
                <w:sz w:val="21"/>
                <w:szCs w:val="21"/>
              </w:rPr>
              <w:t>大写金额</w:t>
            </w:r>
          </w:p>
        </w:tc>
        <w:tc>
          <w:tcPr>
            <w:tcW w:w="985" w:type="dxa"/>
          </w:tcPr>
          <w:p w14:paraId="7F3A40C0">
            <w:pPr>
              <w:widowControl w:val="0"/>
              <w:rPr>
                <w:rFonts w:hint="eastAsia" w:ascii="宋体" w:hAnsi="宋体" w:eastAsia="宋体"/>
                <w:sz w:val="21"/>
                <w:szCs w:val="21"/>
                <w:lang w:eastAsia="zh-CN"/>
              </w:rPr>
            </w:pPr>
            <w:del w:id="96" w:author="赵起超" w:date="2025-09-11T13:47:57Z">
              <w:r>
                <w:rPr>
                  <w:rFonts w:hint="default" w:ascii="宋体" w:hAnsi="宋体"/>
                  <w:sz w:val="21"/>
                  <w:szCs w:val="21"/>
                  <w:lang w:val="en-US"/>
                </w:rPr>
                <w:delText>文本</w:delText>
              </w:r>
            </w:del>
            <w:ins w:id="97" w:author="赵起超" w:date="2025-09-11T13:47:57Z">
              <w:r>
                <w:rPr>
                  <w:rFonts w:hint="eastAsia" w:ascii="宋体" w:hAnsi="宋体"/>
                  <w:sz w:val="21"/>
                  <w:szCs w:val="21"/>
                  <w:lang w:val="en-US" w:eastAsia="zh-CN"/>
                </w:rPr>
                <w:t>汉字</w:t>
              </w:r>
            </w:ins>
          </w:p>
        </w:tc>
        <w:tc>
          <w:tcPr>
            <w:tcW w:w="985" w:type="dxa"/>
          </w:tcPr>
          <w:p w14:paraId="25DEC673">
            <w:pPr>
              <w:widowControl w:val="0"/>
              <w:rPr>
                <w:rFonts w:ascii="宋体" w:hAnsi="宋体"/>
                <w:sz w:val="21"/>
                <w:szCs w:val="21"/>
              </w:rPr>
            </w:pPr>
          </w:p>
        </w:tc>
        <w:tc>
          <w:tcPr>
            <w:tcW w:w="1056" w:type="dxa"/>
          </w:tcPr>
          <w:p w14:paraId="511590D5">
            <w:pPr>
              <w:widowControl w:val="0"/>
              <w:rPr>
                <w:rFonts w:ascii="宋体" w:hAnsi="宋体"/>
                <w:sz w:val="21"/>
                <w:szCs w:val="21"/>
              </w:rPr>
            </w:pPr>
          </w:p>
        </w:tc>
        <w:tc>
          <w:tcPr>
            <w:tcW w:w="846" w:type="dxa"/>
          </w:tcPr>
          <w:p w14:paraId="538BDD3D">
            <w:pPr>
              <w:widowControl w:val="0"/>
              <w:rPr>
                <w:rFonts w:ascii="宋体" w:hAnsi="宋体"/>
                <w:sz w:val="21"/>
                <w:szCs w:val="21"/>
              </w:rPr>
            </w:pPr>
          </w:p>
        </w:tc>
        <w:tc>
          <w:tcPr>
            <w:tcW w:w="3374" w:type="dxa"/>
          </w:tcPr>
          <w:p w14:paraId="1D42A9C2">
            <w:pPr>
              <w:widowControl w:val="0"/>
              <w:rPr>
                <w:rFonts w:ascii="宋体" w:hAnsi="宋体"/>
                <w:sz w:val="21"/>
                <w:szCs w:val="21"/>
              </w:rPr>
            </w:pPr>
            <w:r>
              <w:rPr>
                <w:rFonts w:hint="eastAsia" w:ascii="宋体" w:hAnsi="宋体"/>
                <w:sz w:val="21"/>
                <w:szCs w:val="21"/>
              </w:rPr>
              <w:t>系统自动反显</w:t>
            </w:r>
          </w:p>
        </w:tc>
      </w:tr>
      <w:tr w14:paraId="7F701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14:paraId="09EF6414">
            <w:pPr>
              <w:pStyle w:val="70"/>
              <w:widowControl w:val="0"/>
              <w:numPr>
                <w:ilvl w:val="0"/>
                <w:numId w:val="53"/>
              </w:numPr>
              <w:spacing w:after="0"/>
              <w:ind w:firstLineChars="0"/>
              <w:rPr>
                <w:rFonts w:ascii="宋体" w:hAnsi="宋体"/>
                <w:sz w:val="21"/>
                <w:szCs w:val="21"/>
              </w:rPr>
            </w:pPr>
          </w:p>
        </w:tc>
        <w:tc>
          <w:tcPr>
            <w:tcW w:w="1546" w:type="dxa"/>
          </w:tcPr>
          <w:p w14:paraId="59C7EFA6">
            <w:pPr>
              <w:widowControl w:val="0"/>
              <w:rPr>
                <w:rFonts w:ascii="宋体" w:hAnsi="宋体"/>
                <w:sz w:val="21"/>
                <w:szCs w:val="21"/>
              </w:rPr>
            </w:pPr>
            <w:r>
              <w:rPr>
                <w:rFonts w:hint="eastAsia" w:ascii="宋体" w:hAnsi="宋体"/>
                <w:sz w:val="21"/>
                <w:szCs w:val="21"/>
              </w:rPr>
              <w:t>保存收款人信息</w:t>
            </w:r>
          </w:p>
        </w:tc>
        <w:tc>
          <w:tcPr>
            <w:tcW w:w="985" w:type="dxa"/>
          </w:tcPr>
          <w:p w14:paraId="75A8194C">
            <w:pPr>
              <w:widowControl w:val="0"/>
              <w:rPr>
                <w:rFonts w:ascii="宋体" w:hAnsi="宋体"/>
                <w:sz w:val="21"/>
                <w:szCs w:val="21"/>
              </w:rPr>
            </w:pPr>
            <w:r>
              <w:rPr>
                <w:rFonts w:hint="eastAsia" w:ascii="宋体" w:hAnsi="宋体"/>
                <w:sz w:val="21"/>
                <w:szCs w:val="21"/>
              </w:rPr>
              <w:t>复选框</w:t>
            </w:r>
          </w:p>
        </w:tc>
        <w:tc>
          <w:tcPr>
            <w:tcW w:w="985" w:type="dxa"/>
          </w:tcPr>
          <w:p w14:paraId="27079933">
            <w:pPr>
              <w:widowControl w:val="0"/>
              <w:rPr>
                <w:rFonts w:ascii="宋体" w:hAnsi="宋体"/>
                <w:sz w:val="21"/>
                <w:szCs w:val="21"/>
              </w:rPr>
            </w:pPr>
            <w:r>
              <w:rPr>
                <w:rFonts w:hint="eastAsia" w:ascii="宋体" w:hAnsi="宋体"/>
                <w:sz w:val="21"/>
                <w:szCs w:val="21"/>
              </w:rPr>
              <w:t>选中</w:t>
            </w:r>
          </w:p>
        </w:tc>
        <w:tc>
          <w:tcPr>
            <w:tcW w:w="1056" w:type="dxa"/>
          </w:tcPr>
          <w:p w14:paraId="0A714324">
            <w:pPr>
              <w:widowControl w:val="0"/>
              <w:rPr>
                <w:rFonts w:ascii="宋体" w:hAnsi="宋体"/>
                <w:sz w:val="21"/>
                <w:szCs w:val="21"/>
              </w:rPr>
            </w:pPr>
          </w:p>
        </w:tc>
        <w:tc>
          <w:tcPr>
            <w:tcW w:w="846" w:type="dxa"/>
          </w:tcPr>
          <w:p w14:paraId="515E129A">
            <w:pPr>
              <w:widowControl w:val="0"/>
              <w:rPr>
                <w:rFonts w:ascii="宋体" w:hAnsi="宋体"/>
                <w:sz w:val="21"/>
                <w:szCs w:val="21"/>
              </w:rPr>
            </w:pPr>
          </w:p>
        </w:tc>
        <w:tc>
          <w:tcPr>
            <w:tcW w:w="3374" w:type="dxa"/>
          </w:tcPr>
          <w:p w14:paraId="6124CA6E">
            <w:pPr>
              <w:widowControl w:val="0"/>
              <w:rPr>
                <w:rFonts w:ascii="宋体" w:hAnsi="宋体"/>
                <w:sz w:val="21"/>
                <w:szCs w:val="21"/>
              </w:rPr>
            </w:pPr>
          </w:p>
        </w:tc>
      </w:tr>
      <w:tr w14:paraId="588EC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14:paraId="583084BF">
            <w:pPr>
              <w:pStyle w:val="70"/>
              <w:widowControl w:val="0"/>
              <w:numPr>
                <w:ilvl w:val="0"/>
                <w:numId w:val="53"/>
              </w:numPr>
              <w:spacing w:after="0"/>
              <w:ind w:firstLineChars="0"/>
              <w:rPr>
                <w:rFonts w:ascii="宋体" w:hAnsi="宋体"/>
                <w:sz w:val="21"/>
                <w:szCs w:val="21"/>
              </w:rPr>
            </w:pPr>
          </w:p>
        </w:tc>
        <w:tc>
          <w:tcPr>
            <w:tcW w:w="1546" w:type="dxa"/>
          </w:tcPr>
          <w:p w14:paraId="74C0E307">
            <w:pPr>
              <w:widowControl w:val="0"/>
              <w:rPr>
                <w:rFonts w:ascii="宋体" w:hAnsi="宋体"/>
                <w:sz w:val="21"/>
                <w:szCs w:val="21"/>
              </w:rPr>
            </w:pPr>
            <w:r>
              <w:rPr>
                <w:rFonts w:hint="eastAsia" w:ascii="宋体" w:hAnsi="宋体"/>
                <w:sz w:val="21"/>
                <w:szCs w:val="21"/>
              </w:rPr>
              <w:t>保存至转账账单</w:t>
            </w:r>
          </w:p>
        </w:tc>
        <w:tc>
          <w:tcPr>
            <w:tcW w:w="985" w:type="dxa"/>
          </w:tcPr>
          <w:p w14:paraId="2813CAF1">
            <w:pPr>
              <w:widowControl w:val="0"/>
              <w:rPr>
                <w:rFonts w:ascii="宋体" w:hAnsi="宋体"/>
                <w:sz w:val="21"/>
                <w:szCs w:val="21"/>
              </w:rPr>
            </w:pPr>
            <w:r>
              <w:rPr>
                <w:rFonts w:hint="eastAsia" w:ascii="宋体" w:hAnsi="宋体"/>
                <w:sz w:val="21"/>
                <w:szCs w:val="21"/>
              </w:rPr>
              <w:t>复选框</w:t>
            </w:r>
          </w:p>
        </w:tc>
        <w:tc>
          <w:tcPr>
            <w:tcW w:w="985" w:type="dxa"/>
          </w:tcPr>
          <w:p w14:paraId="6ACD5A72">
            <w:pPr>
              <w:widowControl w:val="0"/>
              <w:rPr>
                <w:rFonts w:ascii="宋体" w:hAnsi="宋体"/>
                <w:sz w:val="21"/>
                <w:szCs w:val="21"/>
              </w:rPr>
            </w:pPr>
            <w:r>
              <w:rPr>
                <w:rFonts w:hint="eastAsia" w:ascii="宋体" w:hAnsi="宋体"/>
                <w:sz w:val="21"/>
                <w:szCs w:val="21"/>
              </w:rPr>
              <w:t>未选中</w:t>
            </w:r>
          </w:p>
        </w:tc>
        <w:tc>
          <w:tcPr>
            <w:tcW w:w="1056" w:type="dxa"/>
          </w:tcPr>
          <w:p w14:paraId="5672D7ED">
            <w:pPr>
              <w:widowControl w:val="0"/>
              <w:rPr>
                <w:rFonts w:ascii="宋体" w:hAnsi="宋体"/>
                <w:sz w:val="21"/>
                <w:szCs w:val="21"/>
              </w:rPr>
            </w:pPr>
          </w:p>
        </w:tc>
        <w:tc>
          <w:tcPr>
            <w:tcW w:w="846" w:type="dxa"/>
          </w:tcPr>
          <w:p w14:paraId="6D328F54">
            <w:pPr>
              <w:widowControl w:val="0"/>
              <w:rPr>
                <w:rFonts w:ascii="宋体" w:hAnsi="宋体"/>
                <w:sz w:val="21"/>
                <w:szCs w:val="21"/>
              </w:rPr>
            </w:pPr>
          </w:p>
        </w:tc>
        <w:tc>
          <w:tcPr>
            <w:tcW w:w="3374" w:type="dxa"/>
          </w:tcPr>
          <w:p w14:paraId="0853AD84">
            <w:pPr>
              <w:widowControl w:val="0"/>
              <w:rPr>
                <w:rFonts w:ascii="宋体" w:hAnsi="宋体"/>
                <w:sz w:val="21"/>
                <w:szCs w:val="21"/>
              </w:rPr>
            </w:pPr>
          </w:p>
        </w:tc>
      </w:tr>
      <w:tr w14:paraId="6C2E6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14:paraId="4F8D3FCE">
            <w:pPr>
              <w:pStyle w:val="70"/>
              <w:widowControl w:val="0"/>
              <w:numPr>
                <w:ilvl w:val="0"/>
                <w:numId w:val="53"/>
              </w:numPr>
              <w:spacing w:after="0"/>
              <w:ind w:firstLineChars="0"/>
              <w:rPr>
                <w:rFonts w:ascii="宋体" w:hAnsi="宋体"/>
                <w:sz w:val="21"/>
                <w:szCs w:val="21"/>
              </w:rPr>
            </w:pPr>
          </w:p>
        </w:tc>
        <w:tc>
          <w:tcPr>
            <w:tcW w:w="1546" w:type="dxa"/>
          </w:tcPr>
          <w:p w14:paraId="561C4D32">
            <w:pPr>
              <w:widowControl w:val="0"/>
              <w:rPr>
                <w:rFonts w:ascii="宋体" w:hAnsi="宋体"/>
                <w:sz w:val="21"/>
                <w:szCs w:val="21"/>
              </w:rPr>
            </w:pPr>
            <w:r>
              <w:rPr>
                <w:rFonts w:hint="eastAsia" w:ascii="宋体" w:hAnsi="宋体"/>
                <w:sz w:val="21"/>
                <w:szCs w:val="21"/>
              </w:rPr>
              <w:t>转账用途</w:t>
            </w:r>
          </w:p>
        </w:tc>
        <w:tc>
          <w:tcPr>
            <w:tcW w:w="985" w:type="dxa"/>
          </w:tcPr>
          <w:p w14:paraId="5A36F1A1">
            <w:pPr>
              <w:widowControl w:val="0"/>
              <w:rPr>
                <w:rFonts w:ascii="宋体" w:hAnsi="宋体"/>
                <w:sz w:val="21"/>
                <w:szCs w:val="21"/>
              </w:rPr>
            </w:pPr>
            <w:r>
              <w:rPr>
                <w:rFonts w:hint="eastAsia" w:ascii="宋体" w:hAnsi="宋体"/>
                <w:sz w:val="21"/>
                <w:szCs w:val="21"/>
              </w:rPr>
              <w:t>文本框</w:t>
            </w:r>
          </w:p>
        </w:tc>
        <w:tc>
          <w:tcPr>
            <w:tcW w:w="985" w:type="dxa"/>
          </w:tcPr>
          <w:p w14:paraId="57776618">
            <w:pPr>
              <w:widowControl w:val="0"/>
              <w:rPr>
                <w:rFonts w:ascii="宋体" w:hAnsi="宋体"/>
                <w:sz w:val="21"/>
                <w:szCs w:val="21"/>
              </w:rPr>
            </w:pPr>
          </w:p>
        </w:tc>
        <w:tc>
          <w:tcPr>
            <w:tcW w:w="1056" w:type="dxa"/>
          </w:tcPr>
          <w:p w14:paraId="78322045">
            <w:pPr>
              <w:widowControl w:val="0"/>
              <w:rPr>
                <w:rFonts w:ascii="宋体" w:hAnsi="宋体"/>
                <w:sz w:val="21"/>
                <w:szCs w:val="21"/>
              </w:rPr>
            </w:pPr>
            <w:r>
              <w:rPr>
                <w:rFonts w:hint="eastAsia" w:ascii="宋体" w:hAnsi="宋体"/>
                <w:sz w:val="21"/>
                <w:szCs w:val="21"/>
              </w:rPr>
              <w:t>C/50</w:t>
            </w:r>
          </w:p>
        </w:tc>
        <w:tc>
          <w:tcPr>
            <w:tcW w:w="846" w:type="dxa"/>
          </w:tcPr>
          <w:p w14:paraId="52661F56">
            <w:pPr>
              <w:widowControl w:val="0"/>
              <w:rPr>
                <w:rFonts w:ascii="宋体" w:hAnsi="宋体"/>
                <w:sz w:val="21"/>
                <w:szCs w:val="21"/>
              </w:rPr>
            </w:pPr>
            <w:r>
              <w:rPr>
                <w:rFonts w:hint="eastAsia" w:ascii="宋体" w:hAnsi="宋体"/>
                <w:sz w:val="21"/>
                <w:szCs w:val="21"/>
              </w:rPr>
              <w:t>是</w:t>
            </w:r>
          </w:p>
        </w:tc>
        <w:tc>
          <w:tcPr>
            <w:tcW w:w="3374" w:type="dxa"/>
          </w:tcPr>
          <w:p w14:paraId="24C33089">
            <w:pPr>
              <w:widowControl w:val="0"/>
              <w:rPr>
                <w:rFonts w:ascii="宋体" w:hAnsi="宋体"/>
                <w:sz w:val="21"/>
                <w:szCs w:val="21"/>
              </w:rPr>
            </w:pPr>
          </w:p>
        </w:tc>
      </w:tr>
      <w:tr w14:paraId="07442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14:paraId="3DC364DE">
            <w:pPr>
              <w:pStyle w:val="70"/>
              <w:widowControl w:val="0"/>
              <w:numPr>
                <w:ilvl w:val="0"/>
                <w:numId w:val="53"/>
              </w:numPr>
              <w:spacing w:after="0"/>
              <w:ind w:firstLineChars="0"/>
              <w:rPr>
                <w:rFonts w:ascii="宋体" w:hAnsi="宋体"/>
                <w:sz w:val="21"/>
                <w:szCs w:val="21"/>
              </w:rPr>
            </w:pPr>
          </w:p>
        </w:tc>
        <w:tc>
          <w:tcPr>
            <w:tcW w:w="1546" w:type="dxa"/>
          </w:tcPr>
          <w:p w14:paraId="13C90610">
            <w:pPr>
              <w:widowControl w:val="0"/>
              <w:rPr>
                <w:rFonts w:ascii="宋体" w:hAnsi="宋体"/>
                <w:sz w:val="21"/>
                <w:szCs w:val="21"/>
              </w:rPr>
            </w:pPr>
            <w:r>
              <w:rPr>
                <w:rFonts w:hint="eastAsia" w:ascii="宋体" w:hAnsi="宋体"/>
                <w:sz w:val="21"/>
                <w:szCs w:val="21"/>
              </w:rPr>
              <w:t>短信通知</w:t>
            </w:r>
          </w:p>
        </w:tc>
        <w:tc>
          <w:tcPr>
            <w:tcW w:w="985" w:type="dxa"/>
          </w:tcPr>
          <w:p w14:paraId="51AEF411">
            <w:pPr>
              <w:widowControl w:val="0"/>
              <w:rPr>
                <w:rFonts w:ascii="宋体" w:hAnsi="宋体"/>
                <w:sz w:val="21"/>
                <w:szCs w:val="21"/>
              </w:rPr>
            </w:pPr>
            <w:r>
              <w:rPr>
                <w:rFonts w:hint="eastAsia" w:ascii="宋体" w:hAnsi="宋体"/>
                <w:sz w:val="21"/>
                <w:szCs w:val="21"/>
              </w:rPr>
              <w:t>复选框</w:t>
            </w:r>
          </w:p>
        </w:tc>
        <w:tc>
          <w:tcPr>
            <w:tcW w:w="985" w:type="dxa"/>
          </w:tcPr>
          <w:p w14:paraId="31771FEF">
            <w:pPr>
              <w:widowControl w:val="0"/>
              <w:rPr>
                <w:rFonts w:ascii="宋体" w:hAnsi="宋体"/>
                <w:sz w:val="21"/>
                <w:szCs w:val="21"/>
              </w:rPr>
            </w:pPr>
          </w:p>
        </w:tc>
        <w:tc>
          <w:tcPr>
            <w:tcW w:w="1056" w:type="dxa"/>
          </w:tcPr>
          <w:p w14:paraId="520238F7">
            <w:pPr>
              <w:widowControl w:val="0"/>
              <w:rPr>
                <w:rFonts w:ascii="宋体" w:hAnsi="宋体"/>
                <w:sz w:val="21"/>
                <w:szCs w:val="21"/>
              </w:rPr>
            </w:pPr>
          </w:p>
        </w:tc>
        <w:tc>
          <w:tcPr>
            <w:tcW w:w="846" w:type="dxa"/>
          </w:tcPr>
          <w:p w14:paraId="39EA2CDF">
            <w:pPr>
              <w:widowControl w:val="0"/>
              <w:rPr>
                <w:rFonts w:ascii="宋体" w:hAnsi="宋体"/>
                <w:sz w:val="21"/>
                <w:szCs w:val="21"/>
              </w:rPr>
            </w:pPr>
          </w:p>
        </w:tc>
        <w:tc>
          <w:tcPr>
            <w:tcW w:w="3374" w:type="dxa"/>
          </w:tcPr>
          <w:p w14:paraId="58068EFD">
            <w:pPr>
              <w:widowControl w:val="0"/>
              <w:rPr>
                <w:rFonts w:ascii="宋体" w:hAnsi="宋体"/>
                <w:sz w:val="21"/>
                <w:szCs w:val="21"/>
              </w:rPr>
            </w:pPr>
            <w:r>
              <w:rPr>
                <w:rFonts w:hint="eastAsia" w:ascii="宋体" w:hAnsi="宋体"/>
                <w:sz w:val="21"/>
                <w:szCs w:val="21"/>
              </w:rPr>
              <w:t>选中后显示手机号输入文本框</w:t>
            </w:r>
          </w:p>
        </w:tc>
      </w:tr>
      <w:tr w14:paraId="2F5B9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14:paraId="5BD1B5D4">
            <w:pPr>
              <w:pStyle w:val="70"/>
              <w:widowControl w:val="0"/>
              <w:numPr>
                <w:ilvl w:val="0"/>
                <w:numId w:val="53"/>
              </w:numPr>
              <w:spacing w:after="0"/>
              <w:ind w:firstLineChars="0"/>
              <w:rPr>
                <w:rFonts w:ascii="宋体" w:hAnsi="宋体"/>
                <w:sz w:val="21"/>
                <w:szCs w:val="21"/>
              </w:rPr>
            </w:pPr>
          </w:p>
        </w:tc>
        <w:tc>
          <w:tcPr>
            <w:tcW w:w="1546" w:type="dxa"/>
          </w:tcPr>
          <w:p w14:paraId="7AD39A61">
            <w:pPr>
              <w:widowControl w:val="0"/>
              <w:rPr>
                <w:rFonts w:ascii="宋体" w:hAnsi="宋体"/>
                <w:sz w:val="21"/>
                <w:szCs w:val="21"/>
              </w:rPr>
            </w:pPr>
            <w:r>
              <w:rPr>
                <w:rFonts w:hint="eastAsia" w:ascii="宋体" w:hAnsi="宋体"/>
                <w:sz w:val="21"/>
                <w:szCs w:val="21"/>
              </w:rPr>
              <w:t>手机号</w:t>
            </w:r>
          </w:p>
        </w:tc>
        <w:tc>
          <w:tcPr>
            <w:tcW w:w="985" w:type="dxa"/>
          </w:tcPr>
          <w:p w14:paraId="46C2563B">
            <w:pPr>
              <w:widowControl w:val="0"/>
              <w:rPr>
                <w:rFonts w:ascii="宋体" w:hAnsi="宋体"/>
                <w:sz w:val="21"/>
                <w:szCs w:val="21"/>
              </w:rPr>
            </w:pPr>
            <w:r>
              <w:rPr>
                <w:rFonts w:hint="eastAsia" w:ascii="宋体" w:hAnsi="宋体"/>
                <w:sz w:val="21"/>
                <w:szCs w:val="21"/>
              </w:rPr>
              <w:t>文本框</w:t>
            </w:r>
          </w:p>
        </w:tc>
        <w:tc>
          <w:tcPr>
            <w:tcW w:w="985" w:type="dxa"/>
          </w:tcPr>
          <w:p w14:paraId="294E7BB4">
            <w:pPr>
              <w:widowControl w:val="0"/>
              <w:rPr>
                <w:rFonts w:ascii="宋体" w:hAnsi="宋体"/>
                <w:sz w:val="21"/>
                <w:szCs w:val="21"/>
              </w:rPr>
            </w:pPr>
          </w:p>
        </w:tc>
        <w:tc>
          <w:tcPr>
            <w:tcW w:w="1056" w:type="dxa"/>
          </w:tcPr>
          <w:p w14:paraId="47BF7CAA">
            <w:pPr>
              <w:widowControl w:val="0"/>
              <w:rPr>
                <w:rFonts w:ascii="宋体" w:hAnsi="宋体"/>
                <w:sz w:val="21"/>
                <w:szCs w:val="21"/>
              </w:rPr>
            </w:pPr>
          </w:p>
        </w:tc>
        <w:tc>
          <w:tcPr>
            <w:tcW w:w="846" w:type="dxa"/>
          </w:tcPr>
          <w:p w14:paraId="059AF97D">
            <w:pPr>
              <w:widowControl w:val="0"/>
              <w:rPr>
                <w:rFonts w:ascii="宋体" w:hAnsi="宋体"/>
                <w:sz w:val="21"/>
                <w:szCs w:val="21"/>
              </w:rPr>
            </w:pPr>
          </w:p>
        </w:tc>
        <w:tc>
          <w:tcPr>
            <w:tcW w:w="3374" w:type="dxa"/>
          </w:tcPr>
          <w:p w14:paraId="74E2E7A3">
            <w:pPr>
              <w:widowControl w:val="0"/>
              <w:rPr>
                <w:rFonts w:ascii="宋体" w:hAnsi="宋体"/>
                <w:sz w:val="21"/>
                <w:szCs w:val="21"/>
              </w:rPr>
            </w:pPr>
          </w:p>
        </w:tc>
      </w:tr>
      <w:tr w14:paraId="73C24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4" w:type="dxa"/>
            <w:gridSpan w:val="7"/>
          </w:tcPr>
          <w:p w14:paraId="3C6853D2">
            <w:pPr>
              <w:widowControl w:val="0"/>
              <w:rPr>
                <w:rFonts w:ascii="宋体" w:hAnsi="宋体"/>
                <w:sz w:val="21"/>
                <w:szCs w:val="21"/>
              </w:rPr>
            </w:pPr>
            <w:r>
              <w:rPr>
                <w:rFonts w:hint="eastAsia" w:ascii="宋体" w:hAnsi="宋体" w:cs="Arial"/>
                <w:sz w:val="21"/>
                <w:szCs w:val="21"/>
              </w:rPr>
              <w:t>预约转账信息</w:t>
            </w:r>
          </w:p>
        </w:tc>
      </w:tr>
      <w:tr w14:paraId="786A3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14:paraId="21ECFA1C">
            <w:pPr>
              <w:pStyle w:val="70"/>
              <w:widowControl w:val="0"/>
              <w:numPr>
                <w:ilvl w:val="0"/>
                <w:numId w:val="53"/>
              </w:numPr>
              <w:spacing w:after="0"/>
              <w:ind w:firstLineChars="0"/>
              <w:rPr>
                <w:rFonts w:ascii="宋体" w:hAnsi="宋体"/>
                <w:sz w:val="21"/>
                <w:szCs w:val="21"/>
              </w:rPr>
            </w:pPr>
          </w:p>
        </w:tc>
        <w:tc>
          <w:tcPr>
            <w:tcW w:w="1546" w:type="dxa"/>
            <w:vAlign w:val="center"/>
          </w:tcPr>
          <w:p w14:paraId="375683F5">
            <w:pPr>
              <w:widowControl w:val="0"/>
              <w:rPr>
                <w:rFonts w:ascii="宋体" w:hAnsi="宋体"/>
                <w:sz w:val="21"/>
                <w:szCs w:val="21"/>
              </w:rPr>
            </w:pPr>
            <w:r>
              <w:rPr>
                <w:rFonts w:hint="eastAsia" w:ascii="宋体" w:hAnsi="宋体"/>
                <w:color w:val="000000"/>
                <w:sz w:val="21"/>
                <w:szCs w:val="21"/>
              </w:rPr>
              <w:t>是否预约</w:t>
            </w:r>
          </w:p>
        </w:tc>
        <w:tc>
          <w:tcPr>
            <w:tcW w:w="985" w:type="dxa"/>
            <w:vAlign w:val="center"/>
          </w:tcPr>
          <w:p w14:paraId="614019B6">
            <w:pPr>
              <w:widowControl w:val="0"/>
              <w:rPr>
                <w:rFonts w:ascii="宋体" w:hAnsi="宋体"/>
                <w:sz w:val="21"/>
                <w:szCs w:val="21"/>
              </w:rPr>
            </w:pPr>
            <w:r>
              <w:rPr>
                <w:rFonts w:hint="eastAsia" w:ascii="宋体" w:hAnsi="宋体"/>
                <w:color w:val="000000"/>
                <w:sz w:val="21"/>
                <w:szCs w:val="21"/>
              </w:rPr>
              <w:t>复选框</w:t>
            </w:r>
          </w:p>
        </w:tc>
        <w:tc>
          <w:tcPr>
            <w:tcW w:w="985" w:type="dxa"/>
            <w:vAlign w:val="center"/>
          </w:tcPr>
          <w:p w14:paraId="5E918D13">
            <w:pPr>
              <w:widowControl w:val="0"/>
              <w:rPr>
                <w:rFonts w:ascii="宋体" w:hAnsi="宋体"/>
                <w:sz w:val="21"/>
                <w:szCs w:val="21"/>
              </w:rPr>
            </w:pPr>
            <w:r>
              <w:rPr>
                <w:rFonts w:hint="eastAsia" w:ascii="宋体" w:hAnsi="宋体"/>
                <w:color w:val="000000"/>
                <w:sz w:val="21"/>
                <w:szCs w:val="21"/>
              </w:rPr>
              <w:t>否</w:t>
            </w:r>
          </w:p>
        </w:tc>
        <w:tc>
          <w:tcPr>
            <w:tcW w:w="1056" w:type="dxa"/>
            <w:vAlign w:val="center"/>
          </w:tcPr>
          <w:p w14:paraId="3C60075C">
            <w:pPr>
              <w:widowControl w:val="0"/>
              <w:rPr>
                <w:rFonts w:ascii="宋体" w:hAnsi="宋体"/>
                <w:sz w:val="21"/>
                <w:szCs w:val="21"/>
              </w:rPr>
            </w:pPr>
          </w:p>
        </w:tc>
        <w:tc>
          <w:tcPr>
            <w:tcW w:w="846" w:type="dxa"/>
            <w:vAlign w:val="center"/>
          </w:tcPr>
          <w:p w14:paraId="53B18E8A">
            <w:pPr>
              <w:widowControl w:val="0"/>
              <w:rPr>
                <w:rFonts w:ascii="宋体" w:hAnsi="宋体"/>
                <w:sz w:val="21"/>
                <w:szCs w:val="21"/>
              </w:rPr>
            </w:pPr>
          </w:p>
        </w:tc>
        <w:tc>
          <w:tcPr>
            <w:tcW w:w="3374" w:type="dxa"/>
            <w:vAlign w:val="center"/>
          </w:tcPr>
          <w:p w14:paraId="5B06A550">
            <w:pPr>
              <w:widowControl w:val="0"/>
              <w:rPr>
                <w:rFonts w:ascii="宋体" w:hAnsi="宋体"/>
                <w:sz w:val="21"/>
                <w:szCs w:val="21"/>
              </w:rPr>
            </w:pPr>
          </w:p>
        </w:tc>
      </w:tr>
      <w:tr w14:paraId="2E077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14:paraId="7BD43F8B">
            <w:pPr>
              <w:pStyle w:val="70"/>
              <w:widowControl w:val="0"/>
              <w:numPr>
                <w:ilvl w:val="0"/>
                <w:numId w:val="53"/>
              </w:numPr>
              <w:spacing w:after="0"/>
              <w:ind w:firstLineChars="0"/>
              <w:rPr>
                <w:rFonts w:ascii="宋体" w:hAnsi="宋体"/>
                <w:sz w:val="21"/>
                <w:szCs w:val="21"/>
              </w:rPr>
            </w:pPr>
          </w:p>
        </w:tc>
        <w:tc>
          <w:tcPr>
            <w:tcW w:w="1546" w:type="dxa"/>
            <w:vAlign w:val="center"/>
          </w:tcPr>
          <w:p w14:paraId="77D4EC99">
            <w:pPr>
              <w:widowControl w:val="0"/>
              <w:rPr>
                <w:rFonts w:ascii="宋体" w:hAnsi="宋体"/>
                <w:sz w:val="21"/>
                <w:szCs w:val="21"/>
              </w:rPr>
            </w:pPr>
            <w:r>
              <w:rPr>
                <w:rFonts w:hint="eastAsia" w:ascii="宋体" w:hAnsi="宋体"/>
                <w:color w:val="000000"/>
                <w:sz w:val="21"/>
                <w:szCs w:val="21"/>
              </w:rPr>
              <w:t>预约种类</w:t>
            </w:r>
          </w:p>
        </w:tc>
        <w:tc>
          <w:tcPr>
            <w:tcW w:w="985" w:type="dxa"/>
            <w:vAlign w:val="center"/>
          </w:tcPr>
          <w:p w14:paraId="08BBAB34">
            <w:pPr>
              <w:widowControl w:val="0"/>
              <w:rPr>
                <w:rFonts w:ascii="宋体" w:hAnsi="宋体"/>
                <w:sz w:val="21"/>
                <w:szCs w:val="21"/>
              </w:rPr>
            </w:pPr>
            <w:r>
              <w:rPr>
                <w:rFonts w:hint="eastAsia" w:ascii="宋体" w:hAnsi="宋体"/>
                <w:color w:val="000000"/>
                <w:sz w:val="21"/>
                <w:szCs w:val="21"/>
              </w:rPr>
              <w:t>单选按钮</w:t>
            </w:r>
          </w:p>
        </w:tc>
        <w:tc>
          <w:tcPr>
            <w:tcW w:w="985" w:type="dxa"/>
            <w:vAlign w:val="center"/>
          </w:tcPr>
          <w:p w14:paraId="7B176559">
            <w:pPr>
              <w:widowControl w:val="0"/>
              <w:rPr>
                <w:rFonts w:ascii="宋体" w:hAnsi="宋体"/>
                <w:sz w:val="21"/>
                <w:szCs w:val="21"/>
              </w:rPr>
            </w:pPr>
            <w:r>
              <w:rPr>
                <w:rFonts w:hint="eastAsia" w:ascii="宋体" w:hAnsi="宋体"/>
                <w:color w:val="000000"/>
                <w:sz w:val="21"/>
                <w:szCs w:val="21"/>
              </w:rPr>
              <w:t>指定日期</w:t>
            </w:r>
          </w:p>
        </w:tc>
        <w:tc>
          <w:tcPr>
            <w:tcW w:w="1056" w:type="dxa"/>
            <w:vAlign w:val="center"/>
          </w:tcPr>
          <w:p w14:paraId="69819031">
            <w:pPr>
              <w:widowControl w:val="0"/>
              <w:rPr>
                <w:rFonts w:ascii="宋体" w:hAnsi="宋体"/>
                <w:sz w:val="21"/>
                <w:szCs w:val="21"/>
              </w:rPr>
            </w:pPr>
          </w:p>
        </w:tc>
        <w:tc>
          <w:tcPr>
            <w:tcW w:w="846" w:type="dxa"/>
            <w:vAlign w:val="center"/>
          </w:tcPr>
          <w:p w14:paraId="48782C7E">
            <w:pPr>
              <w:widowControl w:val="0"/>
              <w:rPr>
                <w:rFonts w:ascii="宋体" w:hAnsi="宋体"/>
                <w:sz w:val="21"/>
                <w:szCs w:val="21"/>
              </w:rPr>
            </w:pPr>
            <w:r>
              <w:rPr>
                <w:rFonts w:hint="eastAsia" w:ascii="宋体" w:hAnsi="宋体"/>
                <w:color w:val="000000"/>
                <w:sz w:val="21"/>
                <w:szCs w:val="21"/>
              </w:rPr>
              <w:t>是</w:t>
            </w:r>
          </w:p>
        </w:tc>
        <w:tc>
          <w:tcPr>
            <w:tcW w:w="3374" w:type="dxa"/>
            <w:vAlign w:val="center"/>
          </w:tcPr>
          <w:p w14:paraId="30349CCA">
            <w:pPr>
              <w:widowControl w:val="0"/>
              <w:rPr>
                <w:rFonts w:ascii="宋体" w:hAnsi="宋体"/>
                <w:sz w:val="21"/>
                <w:szCs w:val="21"/>
              </w:rPr>
            </w:pPr>
            <w:r>
              <w:rPr>
                <w:rFonts w:hint="eastAsia" w:ascii="宋体" w:hAnsi="宋体"/>
                <w:color w:val="000000"/>
                <w:sz w:val="21"/>
                <w:szCs w:val="21"/>
              </w:rPr>
              <w:t>指定日期/指定周期，选择预约显示</w:t>
            </w:r>
          </w:p>
        </w:tc>
      </w:tr>
      <w:tr w14:paraId="5D490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14:paraId="5356CD1D">
            <w:pPr>
              <w:pStyle w:val="70"/>
              <w:widowControl w:val="0"/>
              <w:numPr>
                <w:ilvl w:val="0"/>
                <w:numId w:val="53"/>
              </w:numPr>
              <w:spacing w:after="0"/>
              <w:ind w:firstLineChars="0"/>
              <w:rPr>
                <w:rFonts w:ascii="宋体" w:hAnsi="宋体"/>
                <w:sz w:val="21"/>
                <w:szCs w:val="21"/>
              </w:rPr>
            </w:pPr>
          </w:p>
        </w:tc>
        <w:tc>
          <w:tcPr>
            <w:tcW w:w="1546" w:type="dxa"/>
            <w:vAlign w:val="center"/>
          </w:tcPr>
          <w:p w14:paraId="1506335C">
            <w:pPr>
              <w:widowControl w:val="0"/>
              <w:rPr>
                <w:rFonts w:ascii="宋体" w:hAnsi="宋体"/>
                <w:sz w:val="21"/>
                <w:szCs w:val="21"/>
              </w:rPr>
            </w:pPr>
            <w:r>
              <w:rPr>
                <w:rFonts w:hint="eastAsia" w:ascii="宋体" w:hAnsi="宋体"/>
                <w:color w:val="000000"/>
                <w:sz w:val="21"/>
                <w:szCs w:val="21"/>
              </w:rPr>
              <w:t>周期选择</w:t>
            </w:r>
          </w:p>
        </w:tc>
        <w:tc>
          <w:tcPr>
            <w:tcW w:w="985" w:type="dxa"/>
            <w:vAlign w:val="center"/>
          </w:tcPr>
          <w:p w14:paraId="4132CC21">
            <w:pPr>
              <w:widowControl w:val="0"/>
              <w:rPr>
                <w:rFonts w:ascii="宋体" w:hAnsi="宋体"/>
                <w:sz w:val="21"/>
                <w:szCs w:val="21"/>
              </w:rPr>
            </w:pPr>
            <w:r>
              <w:rPr>
                <w:rFonts w:hint="eastAsia" w:ascii="宋体" w:hAnsi="宋体"/>
                <w:color w:val="000000"/>
                <w:sz w:val="21"/>
                <w:szCs w:val="21"/>
              </w:rPr>
              <w:t>下拉列表</w:t>
            </w:r>
          </w:p>
        </w:tc>
        <w:tc>
          <w:tcPr>
            <w:tcW w:w="985" w:type="dxa"/>
            <w:vAlign w:val="center"/>
          </w:tcPr>
          <w:p w14:paraId="6A2809EF">
            <w:pPr>
              <w:widowControl w:val="0"/>
              <w:rPr>
                <w:rFonts w:ascii="宋体" w:hAnsi="宋体"/>
                <w:sz w:val="21"/>
                <w:szCs w:val="21"/>
              </w:rPr>
            </w:pPr>
            <w:r>
              <w:rPr>
                <w:rFonts w:hint="eastAsia" w:ascii="宋体" w:hAnsi="宋体"/>
                <w:color w:val="000000"/>
                <w:sz w:val="21"/>
                <w:szCs w:val="21"/>
              </w:rPr>
              <w:t>每天</w:t>
            </w:r>
          </w:p>
        </w:tc>
        <w:tc>
          <w:tcPr>
            <w:tcW w:w="1056" w:type="dxa"/>
            <w:vAlign w:val="center"/>
          </w:tcPr>
          <w:p w14:paraId="308F7433">
            <w:pPr>
              <w:widowControl w:val="0"/>
              <w:rPr>
                <w:rFonts w:ascii="宋体" w:hAnsi="宋体"/>
                <w:sz w:val="21"/>
                <w:szCs w:val="21"/>
              </w:rPr>
            </w:pPr>
          </w:p>
        </w:tc>
        <w:tc>
          <w:tcPr>
            <w:tcW w:w="846" w:type="dxa"/>
            <w:vAlign w:val="center"/>
          </w:tcPr>
          <w:p w14:paraId="7D4AB377">
            <w:pPr>
              <w:widowControl w:val="0"/>
              <w:rPr>
                <w:rFonts w:ascii="宋体" w:hAnsi="宋体"/>
                <w:sz w:val="21"/>
                <w:szCs w:val="21"/>
              </w:rPr>
            </w:pPr>
            <w:r>
              <w:rPr>
                <w:rFonts w:hint="eastAsia" w:ascii="宋体" w:hAnsi="宋体"/>
                <w:color w:val="000000"/>
                <w:sz w:val="21"/>
                <w:szCs w:val="21"/>
              </w:rPr>
              <w:t>是</w:t>
            </w:r>
          </w:p>
        </w:tc>
        <w:tc>
          <w:tcPr>
            <w:tcW w:w="3374" w:type="dxa"/>
            <w:vAlign w:val="center"/>
          </w:tcPr>
          <w:p w14:paraId="02F52256">
            <w:pPr>
              <w:rPr>
                <w:rFonts w:ascii="宋体" w:hAnsi="宋体"/>
                <w:color w:val="000000"/>
                <w:sz w:val="21"/>
                <w:szCs w:val="21"/>
              </w:rPr>
            </w:pPr>
            <w:r>
              <w:rPr>
                <w:rFonts w:hint="eastAsia" w:ascii="宋体" w:hAnsi="宋体"/>
                <w:color w:val="000000"/>
                <w:sz w:val="21"/>
                <w:szCs w:val="21"/>
              </w:rPr>
              <w:t>每天/每周/每月；</w:t>
            </w:r>
          </w:p>
          <w:p w14:paraId="68D1BA3F">
            <w:pPr>
              <w:widowControl w:val="0"/>
              <w:rPr>
                <w:rFonts w:ascii="宋体" w:hAnsi="宋体"/>
                <w:sz w:val="21"/>
                <w:szCs w:val="21"/>
              </w:rPr>
            </w:pPr>
            <w:r>
              <w:rPr>
                <w:rFonts w:hint="eastAsia" w:ascii="宋体" w:hAnsi="宋体"/>
                <w:color w:val="000000"/>
                <w:sz w:val="21"/>
                <w:szCs w:val="21"/>
              </w:rPr>
              <w:t>选择“指定周期”时该项才显示并生效</w:t>
            </w:r>
          </w:p>
        </w:tc>
      </w:tr>
      <w:tr w14:paraId="4B656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14:paraId="1403A478">
            <w:pPr>
              <w:pStyle w:val="70"/>
              <w:widowControl w:val="0"/>
              <w:numPr>
                <w:ilvl w:val="0"/>
                <w:numId w:val="53"/>
              </w:numPr>
              <w:spacing w:after="0"/>
              <w:ind w:firstLineChars="0"/>
              <w:rPr>
                <w:rFonts w:ascii="宋体" w:hAnsi="宋体"/>
                <w:sz w:val="21"/>
                <w:szCs w:val="21"/>
              </w:rPr>
            </w:pPr>
          </w:p>
        </w:tc>
        <w:tc>
          <w:tcPr>
            <w:tcW w:w="1546" w:type="dxa"/>
            <w:vAlign w:val="center"/>
          </w:tcPr>
          <w:p w14:paraId="4D3F282A">
            <w:pPr>
              <w:widowControl w:val="0"/>
              <w:rPr>
                <w:rFonts w:ascii="宋体" w:hAnsi="宋体"/>
                <w:sz w:val="21"/>
                <w:szCs w:val="21"/>
              </w:rPr>
            </w:pPr>
            <w:r>
              <w:rPr>
                <w:rFonts w:hint="eastAsia" w:ascii="宋体" w:hAnsi="宋体"/>
                <w:color w:val="000000"/>
                <w:sz w:val="21"/>
                <w:szCs w:val="21"/>
              </w:rPr>
              <w:t>选择日期</w:t>
            </w:r>
          </w:p>
        </w:tc>
        <w:tc>
          <w:tcPr>
            <w:tcW w:w="985" w:type="dxa"/>
            <w:vAlign w:val="center"/>
          </w:tcPr>
          <w:p w14:paraId="6142CB66">
            <w:pPr>
              <w:widowControl w:val="0"/>
              <w:rPr>
                <w:rFonts w:ascii="宋体" w:hAnsi="宋体"/>
                <w:sz w:val="21"/>
                <w:szCs w:val="21"/>
              </w:rPr>
            </w:pPr>
            <w:r>
              <w:rPr>
                <w:rFonts w:hint="eastAsia" w:ascii="宋体" w:hAnsi="宋体"/>
                <w:color w:val="000000"/>
                <w:sz w:val="21"/>
                <w:szCs w:val="21"/>
              </w:rPr>
              <w:t>文本框（时间控件）</w:t>
            </w:r>
          </w:p>
        </w:tc>
        <w:tc>
          <w:tcPr>
            <w:tcW w:w="985" w:type="dxa"/>
            <w:vAlign w:val="center"/>
          </w:tcPr>
          <w:p w14:paraId="632B4C21">
            <w:pPr>
              <w:widowControl w:val="0"/>
              <w:rPr>
                <w:rFonts w:ascii="宋体" w:hAnsi="宋体"/>
                <w:sz w:val="21"/>
                <w:szCs w:val="21"/>
              </w:rPr>
            </w:pPr>
          </w:p>
        </w:tc>
        <w:tc>
          <w:tcPr>
            <w:tcW w:w="1056" w:type="dxa"/>
            <w:vAlign w:val="center"/>
          </w:tcPr>
          <w:p w14:paraId="5F498B72">
            <w:pPr>
              <w:widowControl w:val="0"/>
              <w:rPr>
                <w:rFonts w:ascii="宋体" w:hAnsi="宋体"/>
                <w:sz w:val="21"/>
                <w:szCs w:val="21"/>
              </w:rPr>
            </w:pPr>
          </w:p>
        </w:tc>
        <w:tc>
          <w:tcPr>
            <w:tcW w:w="846" w:type="dxa"/>
            <w:vAlign w:val="center"/>
          </w:tcPr>
          <w:p w14:paraId="618A4A10">
            <w:pPr>
              <w:widowControl w:val="0"/>
              <w:rPr>
                <w:rFonts w:ascii="宋体" w:hAnsi="宋体"/>
                <w:sz w:val="21"/>
                <w:szCs w:val="21"/>
              </w:rPr>
            </w:pPr>
            <w:r>
              <w:rPr>
                <w:rFonts w:hint="eastAsia" w:ascii="宋体" w:hAnsi="宋体"/>
                <w:color w:val="000000"/>
                <w:sz w:val="21"/>
                <w:szCs w:val="21"/>
              </w:rPr>
              <w:t>是</w:t>
            </w:r>
          </w:p>
        </w:tc>
        <w:tc>
          <w:tcPr>
            <w:tcW w:w="3374" w:type="dxa"/>
            <w:vAlign w:val="center"/>
          </w:tcPr>
          <w:p w14:paraId="288C0FFC">
            <w:pPr>
              <w:rPr>
                <w:rFonts w:ascii="宋体" w:hAnsi="宋体"/>
                <w:color w:val="000000"/>
                <w:sz w:val="21"/>
                <w:szCs w:val="21"/>
              </w:rPr>
            </w:pPr>
            <w:r>
              <w:rPr>
                <w:rFonts w:hint="eastAsia" w:ascii="宋体" w:hAnsi="宋体"/>
                <w:color w:val="000000"/>
                <w:sz w:val="21"/>
                <w:szCs w:val="21"/>
              </w:rPr>
              <w:t>如果选择指定日期，则显示日期控件</w:t>
            </w:r>
          </w:p>
          <w:p w14:paraId="7C0D28B3">
            <w:pPr>
              <w:rPr>
                <w:rFonts w:ascii="宋体" w:hAnsi="宋体"/>
                <w:color w:val="000000"/>
                <w:sz w:val="21"/>
                <w:szCs w:val="21"/>
              </w:rPr>
            </w:pPr>
            <w:r>
              <w:rPr>
                <w:rFonts w:hint="eastAsia" w:ascii="宋体" w:hAnsi="宋体"/>
                <w:color w:val="000000"/>
                <w:sz w:val="21"/>
                <w:szCs w:val="21"/>
              </w:rPr>
              <w:t>如果选择周期转账：</w:t>
            </w:r>
          </w:p>
          <w:p w14:paraId="71C3EB1B">
            <w:pPr>
              <w:widowControl w:val="0"/>
              <w:numPr>
                <w:ilvl w:val="0"/>
                <w:numId w:val="54"/>
              </w:numPr>
              <w:spacing w:after="0"/>
              <w:rPr>
                <w:rFonts w:ascii="宋体" w:hAnsi="宋体"/>
                <w:color w:val="000000"/>
                <w:sz w:val="21"/>
                <w:szCs w:val="21"/>
              </w:rPr>
            </w:pPr>
            <w:r>
              <w:rPr>
                <w:rFonts w:hint="eastAsia" w:ascii="宋体" w:hAnsi="宋体"/>
                <w:color w:val="000000"/>
                <w:sz w:val="21"/>
                <w:szCs w:val="21"/>
              </w:rPr>
              <w:t>每天：此项不显示</w:t>
            </w:r>
          </w:p>
          <w:p w14:paraId="5D8529A3">
            <w:pPr>
              <w:widowControl w:val="0"/>
              <w:numPr>
                <w:ilvl w:val="0"/>
                <w:numId w:val="54"/>
              </w:numPr>
              <w:spacing w:after="0"/>
              <w:rPr>
                <w:rFonts w:ascii="宋体" w:hAnsi="宋体"/>
                <w:color w:val="000000"/>
                <w:sz w:val="21"/>
                <w:szCs w:val="21"/>
              </w:rPr>
            </w:pPr>
            <w:r>
              <w:rPr>
                <w:rFonts w:hint="eastAsia" w:ascii="宋体" w:hAnsi="宋体"/>
                <w:color w:val="000000"/>
                <w:sz w:val="21"/>
                <w:szCs w:val="21"/>
              </w:rPr>
              <w:t>每周：周一</w:t>
            </w:r>
            <w:r>
              <w:rPr>
                <w:rFonts w:ascii="宋体" w:hAnsi="宋体"/>
                <w:color w:val="000000"/>
                <w:sz w:val="21"/>
                <w:szCs w:val="21"/>
              </w:rPr>
              <w:t>…</w:t>
            </w:r>
            <w:r>
              <w:rPr>
                <w:rFonts w:hint="eastAsia" w:ascii="宋体" w:hAnsi="宋体"/>
                <w:color w:val="000000"/>
                <w:sz w:val="21"/>
                <w:szCs w:val="21"/>
              </w:rPr>
              <w:t>.周日</w:t>
            </w:r>
          </w:p>
          <w:p w14:paraId="349F4245">
            <w:pPr>
              <w:widowControl w:val="0"/>
              <w:rPr>
                <w:rFonts w:ascii="宋体" w:hAnsi="宋体"/>
                <w:sz w:val="21"/>
                <w:szCs w:val="21"/>
              </w:rPr>
            </w:pPr>
            <w:r>
              <w:rPr>
                <w:rFonts w:hint="eastAsia" w:ascii="宋体" w:hAnsi="宋体"/>
                <w:color w:val="000000"/>
                <w:sz w:val="21"/>
                <w:szCs w:val="21"/>
              </w:rPr>
              <w:t>每月：1-28号</w:t>
            </w:r>
          </w:p>
        </w:tc>
      </w:tr>
      <w:tr w14:paraId="20418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14:paraId="46D52C59">
            <w:pPr>
              <w:pStyle w:val="70"/>
              <w:widowControl w:val="0"/>
              <w:numPr>
                <w:ilvl w:val="0"/>
                <w:numId w:val="53"/>
              </w:numPr>
              <w:spacing w:after="0"/>
              <w:ind w:firstLineChars="0"/>
              <w:rPr>
                <w:rFonts w:ascii="宋体" w:hAnsi="宋体"/>
                <w:sz w:val="21"/>
                <w:szCs w:val="21"/>
              </w:rPr>
            </w:pPr>
          </w:p>
        </w:tc>
        <w:tc>
          <w:tcPr>
            <w:tcW w:w="1546" w:type="dxa"/>
            <w:vAlign w:val="center"/>
          </w:tcPr>
          <w:p w14:paraId="6725625E">
            <w:pPr>
              <w:widowControl w:val="0"/>
              <w:rPr>
                <w:rFonts w:ascii="宋体" w:hAnsi="宋体"/>
                <w:sz w:val="21"/>
                <w:szCs w:val="21"/>
              </w:rPr>
            </w:pPr>
            <w:r>
              <w:rPr>
                <w:rFonts w:hint="eastAsia" w:ascii="宋体" w:hAnsi="宋体"/>
                <w:color w:val="000000"/>
                <w:sz w:val="21"/>
                <w:szCs w:val="21"/>
              </w:rPr>
              <w:t>开始时间</w:t>
            </w:r>
          </w:p>
        </w:tc>
        <w:tc>
          <w:tcPr>
            <w:tcW w:w="985" w:type="dxa"/>
            <w:vAlign w:val="center"/>
          </w:tcPr>
          <w:p w14:paraId="667676B3">
            <w:pPr>
              <w:widowControl w:val="0"/>
              <w:rPr>
                <w:rFonts w:ascii="宋体" w:hAnsi="宋体"/>
                <w:sz w:val="21"/>
                <w:szCs w:val="21"/>
              </w:rPr>
            </w:pPr>
            <w:r>
              <w:rPr>
                <w:rFonts w:hint="eastAsia" w:ascii="宋体" w:hAnsi="宋体"/>
                <w:color w:val="000000"/>
                <w:sz w:val="21"/>
                <w:szCs w:val="21"/>
              </w:rPr>
              <w:t>文本框</w:t>
            </w:r>
          </w:p>
        </w:tc>
        <w:tc>
          <w:tcPr>
            <w:tcW w:w="985" w:type="dxa"/>
            <w:vAlign w:val="center"/>
          </w:tcPr>
          <w:p w14:paraId="3CFD5486">
            <w:pPr>
              <w:widowControl w:val="0"/>
              <w:rPr>
                <w:rFonts w:ascii="宋体" w:hAnsi="宋体"/>
                <w:sz w:val="21"/>
                <w:szCs w:val="21"/>
              </w:rPr>
            </w:pPr>
          </w:p>
        </w:tc>
        <w:tc>
          <w:tcPr>
            <w:tcW w:w="1056" w:type="dxa"/>
            <w:vAlign w:val="center"/>
          </w:tcPr>
          <w:p w14:paraId="2E7DA94E">
            <w:pPr>
              <w:widowControl w:val="0"/>
              <w:rPr>
                <w:rFonts w:ascii="宋体" w:hAnsi="宋体"/>
                <w:sz w:val="21"/>
                <w:szCs w:val="21"/>
              </w:rPr>
            </w:pPr>
            <w:r>
              <w:rPr>
                <w:rFonts w:ascii="宋体" w:hAnsi="宋体"/>
                <w:color w:val="000000"/>
                <w:sz w:val="21"/>
                <w:szCs w:val="21"/>
              </w:rPr>
              <w:t>C/8</w:t>
            </w:r>
          </w:p>
        </w:tc>
        <w:tc>
          <w:tcPr>
            <w:tcW w:w="846" w:type="dxa"/>
          </w:tcPr>
          <w:p w14:paraId="2957F225">
            <w:pPr>
              <w:widowControl w:val="0"/>
              <w:rPr>
                <w:rFonts w:ascii="宋体" w:hAnsi="宋体"/>
                <w:sz w:val="21"/>
                <w:szCs w:val="21"/>
              </w:rPr>
            </w:pPr>
            <w:r>
              <w:rPr>
                <w:rFonts w:hint="eastAsia" w:ascii="宋体" w:hAnsi="宋体"/>
                <w:color w:val="000000"/>
                <w:sz w:val="21"/>
                <w:szCs w:val="21"/>
              </w:rPr>
              <w:t>是</w:t>
            </w:r>
          </w:p>
        </w:tc>
        <w:tc>
          <w:tcPr>
            <w:tcW w:w="3374" w:type="dxa"/>
            <w:vAlign w:val="center"/>
          </w:tcPr>
          <w:p w14:paraId="287C9745">
            <w:pPr>
              <w:widowControl w:val="0"/>
              <w:rPr>
                <w:rFonts w:ascii="宋体" w:hAnsi="宋体"/>
                <w:sz w:val="21"/>
                <w:szCs w:val="21"/>
              </w:rPr>
            </w:pPr>
            <w:r>
              <w:rPr>
                <w:rFonts w:hint="eastAsia" w:ascii="宋体" w:hAnsi="宋体"/>
                <w:color w:val="000000"/>
                <w:sz w:val="21"/>
                <w:szCs w:val="21"/>
              </w:rPr>
              <w:t>“指定周期”时显示。提供时间控件以便点选。</w:t>
            </w:r>
          </w:p>
        </w:tc>
      </w:tr>
      <w:tr w14:paraId="4668C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14:paraId="551852E2">
            <w:pPr>
              <w:pStyle w:val="70"/>
              <w:widowControl w:val="0"/>
              <w:numPr>
                <w:ilvl w:val="0"/>
                <w:numId w:val="53"/>
              </w:numPr>
              <w:spacing w:after="0"/>
              <w:ind w:firstLineChars="0"/>
              <w:rPr>
                <w:rFonts w:ascii="宋体" w:hAnsi="宋体"/>
                <w:sz w:val="21"/>
                <w:szCs w:val="21"/>
              </w:rPr>
            </w:pPr>
          </w:p>
        </w:tc>
        <w:tc>
          <w:tcPr>
            <w:tcW w:w="1546" w:type="dxa"/>
            <w:vAlign w:val="center"/>
          </w:tcPr>
          <w:p w14:paraId="7EE04401">
            <w:pPr>
              <w:widowControl w:val="0"/>
              <w:rPr>
                <w:rFonts w:ascii="宋体" w:hAnsi="宋体"/>
                <w:sz w:val="21"/>
                <w:szCs w:val="21"/>
              </w:rPr>
            </w:pPr>
            <w:r>
              <w:rPr>
                <w:rFonts w:hint="eastAsia" w:ascii="宋体" w:hAnsi="宋体"/>
                <w:color w:val="000000"/>
                <w:sz w:val="21"/>
                <w:szCs w:val="21"/>
              </w:rPr>
              <w:t>转账次数</w:t>
            </w:r>
          </w:p>
        </w:tc>
        <w:tc>
          <w:tcPr>
            <w:tcW w:w="985" w:type="dxa"/>
            <w:vAlign w:val="center"/>
          </w:tcPr>
          <w:p w14:paraId="1EBEB40A">
            <w:pPr>
              <w:widowControl w:val="0"/>
              <w:rPr>
                <w:rFonts w:ascii="宋体" w:hAnsi="宋体"/>
                <w:sz w:val="21"/>
                <w:szCs w:val="21"/>
              </w:rPr>
            </w:pPr>
            <w:r>
              <w:rPr>
                <w:rFonts w:hint="eastAsia" w:ascii="宋体" w:hAnsi="宋体"/>
                <w:color w:val="000000"/>
                <w:sz w:val="21"/>
                <w:szCs w:val="21"/>
              </w:rPr>
              <w:t>输入框</w:t>
            </w:r>
          </w:p>
        </w:tc>
        <w:tc>
          <w:tcPr>
            <w:tcW w:w="985" w:type="dxa"/>
            <w:vAlign w:val="center"/>
          </w:tcPr>
          <w:p w14:paraId="1F334806">
            <w:pPr>
              <w:widowControl w:val="0"/>
              <w:rPr>
                <w:rFonts w:ascii="宋体" w:hAnsi="宋体"/>
                <w:sz w:val="21"/>
                <w:szCs w:val="21"/>
              </w:rPr>
            </w:pPr>
          </w:p>
        </w:tc>
        <w:tc>
          <w:tcPr>
            <w:tcW w:w="1056" w:type="dxa"/>
            <w:vAlign w:val="center"/>
          </w:tcPr>
          <w:p w14:paraId="4D1B67A3">
            <w:pPr>
              <w:widowControl w:val="0"/>
              <w:rPr>
                <w:rFonts w:ascii="宋体" w:hAnsi="宋体"/>
                <w:sz w:val="21"/>
                <w:szCs w:val="21"/>
              </w:rPr>
            </w:pPr>
          </w:p>
        </w:tc>
        <w:tc>
          <w:tcPr>
            <w:tcW w:w="846" w:type="dxa"/>
            <w:vAlign w:val="center"/>
          </w:tcPr>
          <w:p w14:paraId="73B62C61">
            <w:pPr>
              <w:widowControl w:val="0"/>
              <w:rPr>
                <w:rFonts w:ascii="宋体" w:hAnsi="宋体"/>
                <w:sz w:val="21"/>
                <w:szCs w:val="21"/>
              </w:rPr>
            </w:pPr>
            <w:r>
              <w:rPr>
                <w:rFonts w:hint="eastAsia" w:ascii="宋体" w:hAnsi="宋体"/>
                <w:color w:val="000000"/>
                <w:sz w:val="21"/>
                <w:szCs w:val="21"/>
              </w:rPr>
              <w:t>是</w:t>
            </w:r>
          </w:p>
        </w:tc>
        <w:tc>
          <w:tcPr>
            <w:tcW w:w="3374" w:type="dxa"/>
            <w:vAlign w:val="center"/>
          </w:tcPr>
          <w:p w14:paraId="452DDB8A">
            <w:pPr>
              <w:widowControl w:val="0"/>
              <w:rPr>
                <w:rFonts w:ascii="宋体" w:hAnsi="宋体"/>
                <w:sz w:val="21"/>
                <w:szCs w:val="21"/>
              </w:rPr>
            </w:pPr>
            <w:r>
              <w:rPr>
                <w:rFonts w:hint="eastAsia" w:ascii="宋体" w:hAnsi="宋体"/>
                <w:color w:val="000000"/>
                <w:sz w:val="21"/>
                <w:szCs w:val="21"/>
              </w:rPr>
              <w:t>“指定周期”时显示</w:t>
            </w:r>
          </w:p>
        </w:tc>
      </w:tr>
      <w:tr w14:paraId="382E3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14:paraId="54E9F2FF">
            <w:pPr>
              <w:pStyle w:val="70"/>
              <w:widowControl w:val="0"/>
              <w:numPr>
                <w:ilvl w:val="0"/>
                <w:numId w:val="53"/>
              </w:numPr>
              <w:spacing w:after="0"/>
              <w:ind w:firstLineChars="0"/>
              <w:rPr>
                <w:rFonts w:ascii="宋体" w:hAnsi="宋体"/>
                <w:sz w:val="21"/>
                <w:szCs w:val="21"/>
              </w:rPr>
            </w:pPr>
          </w:p>
        </w:tc>
        <w:tc>
          <w:tcPr>
            <w:tcW w:w="1546" w:type="dxa"/>
          </w:tcPr>
          <w:p w14:paraId="5AE58A15">
            <w:pPr>
              <w:widowControl w:val="0"/>
              <w:rPr>
                <w:rFonts w:ascii="宋体" w:hAnsi="宋体"/>
                <w:sz w:val="21"/>
                <w:szCs w:val="21"/>
              </w:rPr>
            </w:pPr>
            <w:r>
              <w:rPr>
                <w:rFonts w:hint="eastAsia" w:ascii="宋体" w:hAnsi="宋体"/>
                <w:sz w:val="21"/>
                <w:szCs w:val="21"/>
              </w:rPr>
              <w:t>下一步</w:t>
            </w:r>
          </w:p>
        </w:tc>
        <w:tc>
          <w:tcPr>
            <w:tcW w:w="985" w:type="dxa"/>
          </w:tcPr>
          <w:p w14:paraId="7BFB6C5C">
            <w:pPr>
              <w:widowControl w:val="0"/>
              <w:rPr>
                <w:rFonts w:ascii="宋体" w:hAnsi="宋体"/>
                <w:sz w:val="21"/>
                <w:szCs w:val="21"/>
              </w:rPr>
            </w:pPr>
            <w:r>
              <w:rPr>
                <w:rFonts w:hint="eastAsia" w:ascii="宋体" w:hAnsi="宋体"/>
                <w:sz w:val="21"/>
                <w:szCs w:val="21"/>
              </w:rPr>
              <w:t>按钮</w:t>
            </w:r>
          </w:p>
        </w:tc>
        <w:tc>
          <w:tcPr>
            <w:tcW w:w="985" w:type="dxa"/>
          </w:tcPr>
          <w:p w14:paraId="187D0A65">
            <w:pPr>
              <w:widowControl w:val="0"/>
              <w:rPr>
                <w:rFonts w:ascii="宋体" w:hAnsi="宋体"/>
                <w:sz w:val="21"/>
                <w:szCs w:val="21"/>
              </w:rPr>
            </w:pPr>
          </w:p>
        </w:tc>
        <w:tc>
          <w:tcPr>
            <w:tcW w:w="1056" w:type="dxa"/>
          </w:tcPr>
          <w:p w14:paraId="1EEFCF75">
            <w:pPr>
              <w:widowControl w:val="0"/>
              <w:rPr>
                <w:rFonts w:ascii="宋体" w:hAnsi="宋体"/>
                <w:sz w:val="21"/>
                <w:szCs w:val="21"/>
              </w:rPr>
            </w:pPr>
          </w:p>
        </w:tc>
        <w:tc>
          <w:tcPr>
            <w:tcW w:w="846" w:type="dxa"/>
          </w:tcPr>
          <w:p w14:paraId="0D81E099">
            <w:pPr>
              <w:widowControl w:val="0"/>
              <w:rPr>
                <w:rFonts w:ascii="宋体" w:hAnsi="宋体"/>
                <w:sz w:val="21"/>
                <w:szCs w:val="21"/>
              </w:rPr>
            </w:pPr>
          </w:p>
        </w:tc>
        <w:tc>
          <w:tcPr>
            <w:tcW w:w="3374" w:type="dxa"/>
          </w:tcPr>
          <w:p w14:paraId="192DD879">
            <w:pPr>
              <w:widowControl w:val="0"/>
              <w:rPr>
                <w:rFonts w:ascii="宋体" w:hAnsi="宋体"/>
                <w:sz w:val="21"/>
                <w:szCs w:val="21"/>
              </w:rPr>
            </w:pPr>
          </w:p>
        </w:tc>
      </w:tr>
      <w:tr w14:paraId="225CB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14:paraId="1495CCDC">
            <w:pPr>
              <w:pStyle w:val="70"/>
              <w:widowControl w:val="0"/>
              <w:numPr>
                <w:ilvl w:val="0"/>
                <w:numId w:val="53"/>
              </w:numPr>
              <w:spacing w:after="0"/>
              <w:ind w:firstLineChars="0"/>
              <w:rPr>
                <w:rFonts w:ascii="宋体" w:hAnsi="宋体"/>
                <w:sz w:val="21"/>
                <w:szCs w:val="21"/>
              </w:rPr>
            </w:pPr>
          </w:p>
        </w:tc>
        <w:tc>
          <w:tcPr>
            <w:tcW w:w="1546" w:type="dxa"/>
          </w:tcPr>
          <w:p w14:paraId="4C4DF110">
            <w:pPr>
              <w:widowControl w:val="0"/>
              <w:rPr>
                <w:rFonts w:ascii="宋体" w:hAnsi="宋体"/>
                <w:sz w:val="21"/>
                <w:szCs w:val="21"/>
              </w:rPr>
            </w:pPr>
            <w:r>
              <w:rPr>
                <w:rFonts w:hint="eastAsia" w:ascii="宋体" w:hAnsi="宋体"/>
                <w:sz w:val="21"/>
                <w:szCs w:val="21"/>
              </w:rPr>
              <w:t>重置</w:t>
            </w:r>
          </w:p>
        </w:tc>
        <w:tc>
          <w:tcPr>
            <w:tcW w:w="985" w:type="dxa"/>
          </w:tcPr>
          <w:p w14:paraId="72DA508F">
            <w:pPr>
              <w:widowControl w:val="0"/>
              <w:rPr>
                <w:rFonts w:ascii="宋体" w:hAnsi="宋体"/>
                <w:sz w:val="21"/>
                <w:szCs w:val="21"/>
              </w:rPr>
            </w:pPr>
            <w:r>
              <w:rPr>
                <w:rFonts w:hint="eastAsia" w:ascii="宋体" w:hAnsi="宋体"/>
                <w:sz w:val="21"/>
                <w:szCs w:val="21"/>
              </w:rPr>
              <w:t>按钮</w:t>
            </w:r>
          </w:p>
        </w:tc>
        <w:tc>
          <w:tcPr>
            <w:tcW w:w="985" w:type="dxa"/>
          </w:tcPr>
          <w:p w14:paraId="6F37BC3C">
            <w:pPr>
              <w:widowControl w:val="0"/>
              <w:rPr>
                <w:rFonts w:ascii="宋体" w:hAnsi="宋体"/>
                <w:sz w:val="21"/>
                <w:szCs w:val="21"/>
              </w:rPr>
            </w:pPr>
          </w:p>
        </w:tc>
        <w:tc>
          <w:tcPr>
            <w:tcW w:w="1056" w:type="dxa"/>
          </w:tcPr>
          <w:p w14:paraId="10A450E0">
            <w:pPr>
              <w:widowControl w:val="0"/>
              <w:rPr>
                <w:rFonts w:ascii="宋体" w:hAnsi="宋体"/>
                <w:sz w:val="21"/>
                <w:szCs w:val="21"/>
              </w:rPr>
            </w:pPr>
          </w:p>
        </w:tc>
        <w:tc>
          <w:tcPr>
            <w:tcW w:w="846" w:type="dxa"/>
          </w:tcPr>
          <w:p w14:paraId="58B8120C">
            <w:pPr>
              <w:widowControl w:val="0"/>
              <w:rPr>
                <w:rFonts w:ascii="宋体" w:hAnsi="宋体"/>
                <w:sz w:val="21"/>
                <w:szCs w:val="21"/>
              </w:rPr>
            </w:pPr>
          </w:p>
        </w:tc>
        <w:tc>
          <w:tcPr>
            <w:tcW w:w="3374" w:type="dxa"/>
          </w:tcPr>
          <w:p w14:paraId="34822149">
            <w:pPr>
              <w:widowControl w:val="0"/>
              <w:rPr>
                <w:rFonts w:ascii="宋体" w:hAnsi="宋体"/>
                <w:sz w:val="21"/>
                <w:szCs w:val="21"/>
              </w:rPr>
            </w:pPr>
          </w:p>
        </w:tc>
      </w:tr>
      <w:tr w14:paraId="71512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4" w:type="dxa"/>
            <w:gridSpan w:val="7"/>
          </w:tcPr>
          <w:p w14:paraId="3D493DD3">
            <w:pPr>
              <w:widowControl w:val="0"/>
              <w:rPr>
                <w:rFonts w:ascii="宋体" w:hAnsi="宋体"/>
                <w:sz w:val="21"/>
                <w:szCs w:val="21"/>
              </w:rPr>
            </w:pPr>
            <w:r>
              <w:rPr>
                <w:rFonts w:hint="eastAsia" w:ascii="宋体" w:hAnsi="宋体"/>
                <w:sz w:val="21"/>
                <w:szCs w:val="21"/>
              </w:rPr>
              <w:t>温馨提示：</w:t>
            </w:r>
          </w:p>
          <w:p w14:paraId="0FE91947">
            <w:pPr>
              <w:widowControl w:val="0"/>
              <w:rPr>
                <w:rFonts w:ascii="宋体" w:hAnsi="宋体" w:cs="宋体"/>
                <w:sz w:val="21"/>
                <w:szCs w:val="21"/>
              </w:rPr>
            </w:pPr>
            <w:r>
              <w:rPr>
                <w:rFonts w:hint="eastAsia" w:ascii="宋体" w:hAnsi="宋体" w:cs="宋体"/>
                <w:sz w:val="21"/>
                <w:szCs w:val="21"/>
              </w:rPr>
              <w:t>2.</w:t>
            </w:r>
            <w:r>
              <w:rPr>
                <w:rFonts w:ascii="宋体" w:hAnsi="宋体" w:cs="宋体"/>
                <w:sz w:val="21"/>
                <w:szCs w:val="21"/>
              </w:rPr>
              <w:t>本功能不支持自助添加的网银注册卡作为转出方。</w:t>
            </w:r>
          </w:p>
          <w:p w14:paraId="2DB0EC08">
            <w:pPr>
              <w:widowControl w:val="0"/>
              <w:rPr>
                <w:rFonts w:ascii="宋体" w:hAnsi="宋体" w:cs="宋体"/>
                <w:sz w:val="21"/>
                <w:szCs w:val="21"/>
              </w:rPr>
            </w:pPr>
            <w:r>
              <w:rPr>
                <w:rFonts w:hint="eastAsia" w:ascii="宋体" w:hAnsi="宋体" w:cs="宋体"/>
                <w:sz w:val="21"/>
                <w:szCs w:val="21"/>
              </w:rPr>
              <w:t>3.</w:t>
            </w:r>
            <w:r>
              <w:rPr>
                <w:rFonts w:hint="eastAsia" w:ascii="宋体" w:hAnsi="宋体" w:cs="Arial"/>
                <w:color w:val="000000"/>
                <w:sz w:val="21"/>
                <w:szCs w:val="21"/>
              </w:rPr>
              <w:t xml:space="preserve"> 带“</w:t>
            </w:r>
            <w:r>
              <w:rPr>
                <w:rFonts w:ascii="宋体" w:hAnsi="宋体"/>
                <w:sz w:val="21"/>
                <w:szCs w:val="21"/>
              </w:rPr>
              <w:t>*</w:t>
            </w:r>
            <w:r>
              <w:rPr>
                <w:rFonts w:hint="eastAsia" w:ascii="宋体" w:hAnsi="宋体"/>
                <w:sz w:val="21"/>
                <w:szCs w:val="21"/>
              </w:rPr>
              <w:t>”的输入项</w:t>
            </w:r>
            <w:r>
              <w:rPr>
                <w:rFonts w:ascii="宋体" w:hAnsi="宋体"/>
                <w:sz w:val="21"/>
                <w:szCs w:val="21"/>
              </w:rPr>
              <w:t>为必输项</w:t>
            </w:r>
            <w:r>
              <w:rPr>
                <w:rFonts w:hint="eastAsia" w:ascii="宋体" w:hAnsi="宋体"/>
                <w:sz w:val="21"/>
                <w:szCs w:val="21"/>
              </w:rPr>
              <w:t>。</w:t>
            </w:r>
          </w:p>
          <w:p w14:paraId="13B214CA">
            <w:pPr>
              <w:widowControl w:val="0"/>
              <w:rPr>
                <w:rFonts w:ascii="宋体" w:hAnsi="宋体"/>
                <w:b/>
                <w:sz w:val="21"/>
                <w:szCs w:val="21"/>
              </w:rPr>
            </w:pPr>
            <w:r>
              <w:rPr>
                <w:rFonts w:hint="eastAsia" w:ascii="宋体" w:hAnsi="宋体" w:cs="Arial"/>
                <w:color w:val="000000"/>
                <w:sz w:val="21"/>
                <w:szCs w:val="21"/>
              </w:rPr>
              <w:t xml:space="preserve">4. </w:t>
            </w:r>
            <w:r>
              <w:rPr>
                <w:rFonts w:hint="eastAsia" w:ascii="宋体" w:hAnsi="宋体" w:cs="宋体"/>
                <w:sz w:val="21"/>
                <w:szCs w:val="21"/>
              </w:rPr>
              <w:t>如果系统报告“通讯故障”，请立即查询“网银交易查询”确认交易是否成功</w:t>
            </w:r>
          </w:p>
        </w:tc>
      </w:tr>
    </w:tbl>
    <w:p w14:paraId="067182FE">
      <w:pPr>
        <w:pStyle w:val="5"/>
        <w:numPr>
          <w:ilvl w:val="0"/>
          <w:numId w:val="0"/>
        </w:numPr>
      </w:pPr>
      <w:r>
        <w:rPr>
          <w:rFonts w:hint="eastAsia"/>
        </w:rPr>
        <w:t>转账模版页面</w:t>
      </w:r>
    </w:p>
    <w:tbl>
      <w:tblPr>
        <w:tblStyle w:val="48"/>
        <w:tblW w:w="94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701"/>
        <w:gridCol w:w="851"/>
        <w:gridCol w:w="850"/>
        <w:gridCol w:w="1276"/>
        <w:gridCol w:w="1276"/>
        <w:gridCol w:w="2693"/>
      </w:tblGrid>
      <w:tr w14:paraId="0BAF5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FFCC99"/>
            <w:vAlign w:val="center"/>
          </w:tcPr>
          <w:p w14:paraId="086F74CA">
            <w:pPr>
              <w:rPr>
                <w:rFonts w:ascii="宋体" w:hAnsi="宋体" w:cs="Arial"/>
                <w:b/>
                <w:color w:val="000000"/>
                <w:sz w:val="21"/>
                <w:szCs w:val="21"/>
              </w:rPr>
            </w:pPr>
            <w:r>
              <w:rPr>
                <w:rFonts w:ascii="宋体" w:hAnsi="宋体" w:cs="Arial"/>
                <w:b/>
                <w:color w:val="000000"/>
                <w:sz w:val="21"/>
                <w:szCs w:val="21"/>
              </w:rPr>
              <w:t>序号</w:t>
            </w:r>
          </w:p>
        </w:tc>
        <w:tc>
          <w:tcPr>
            <w:tcW w:w="1701" w:type="dxa"/>
            <w:shd w:val="clear" w:color="auto" w:fill="FFCC99"/>
            <w:vAlign w:val="center"/>
          </w:tcPr>
          <w:p w14:paraId="62D08531">
            <w:pPr>
              <w:rPr>
                <w:rFonts w:ascii="宋体" w:hAnsi="宋体" w:cs="Arial"/>
                <w:b/>
                <w:color w:val="000000"/>
                <w:sz w:val="21"/>
                <w:szCs w:val="21"/>
              </w:rPr>
            </w:pPr>
            <w:r>
              <w:rPr>
                <w:rFonts w:ascii="宋体" w:hAnsi="宋体" w:cs="Arial"/>
                <w:b/>
                <w:color w:val="000000"/>
                <w:sz w:val="21"/>
                <w:szCs w:val="21"/>
              </w:rPr>
              <w:t>名称</w:t>
            </w:r>
          </w:p>
        </w:tc>
        <w:tc>
          <w:tcPr>
            <w:tcW w:w="851" w:type="dxa"/>
            <w:shd w:val="clear" w:color="auto" w:fill="FFCC99"/>
            <w:vAlign w:val="center"/>
          </w:tcPr>
          <w:p w14:paraId="1EFFB95A">
            <w:pPr>
              <w:rPr>
                <w:rFonts w:ascii="宋体" w:hAnsi="宋体" w:cs="Arial"/>
                <w:b/>
                <w:color w:val="000000"/>
                <w:sz w:val="21"/>
                <w:szCs w:val="21"/>
              </w:rPr>
            </w:pPr>
            <w:r>
              <w:rPr>
                <w:rFonts w:ascii="宋体" w:hAnsi="宋体" w:cs="Arial"/>
                <w:b/>
                <w:color w:val="000000"/>
                <w:sz w:val="21"/>
                <w:szCs w:val="21"/>
              </w:rPr>
              <w:t>输入</w:t>
            </w:r>
            <w:r>
              <w:rPr>
                <w:rFonts w:hint="eastAsia" w:ascii="宋体" w:hAnsi="宋体" w:cs="Arial"/>
                <w:b/>
                <w:color w:val="000000"/>
                <w:sz w:val="21"/>
                <w:szCs w:val="21"/>
              </w:rPr>
              <w:t>/输出</w:t>
            </w:r>
          </w:p>
        </w:tc>
        <w:tc>
          <w:tcPr>
            <w:tcW w:w="850" w:type="dxa"/>
            <w:shd w:val="clear" w:color="auto" w:fill="FFCC99"/>
            <w:vAlign w:val="center"/>
          </w:tcPr>
          <w:p w14:paraId="62BC4C61">
            <w:pPr>
              <w:rPr>
                <w:rFonts w:ascii="宋体" w:hAnsi="宋体" w:cs="Arial"/>
                <w:b/>
                <w:color w:val="000000"/>
                <w:sz w:val="21"/>
                <w:szCs w:val="21"/>
              </w:rPr>
            </w:pPr>
            <w:r>
              <w:rPr>
                <w:rFonts w:ascii="宋体" w:hAnsi="宋体" w:cs="Arial"/>
                <w:b/>
                <w:color w:val="000000"/>
                <w:sz w:val="21"/>
                <w:szCs w:val="21"/>
              </w:rPr>
              <w:t>缺省值</w:t>
            </w:r>
          </w:p>
        </w:tc>
        <w:tc>
          <w:tcPr>
            <w:tcW w:w="1276" w:type="dxa"/>
            <w:shd w:val="clear" w:color="auto" w:fill="FFCC99"/>
            <w:vAlign w:val="center"/>
          </w:tcPr>
          <w:p w14:paraId="0235B350">
            <w:pPr>
              <w:rPr>
                <w:rFonts w:ascii="宋体" w:hAnsi="宋体" w:cs="Arial"/>
                <w:b/>
                <w:color w:val="000000"/>
                <w:sz w:val="21"/>
                <w:szCs w:val="21"/>
              </w:rPr>
            </w:pPr>
            <w:r>
              <w:rPr>
                <w:rFonts w:hint="eastAsia" w:ascii="宋体" w:hAnsi="宋体" w:cs="Arial"/>
                <w:b/>
                <w:color w:val="000000"/>
                <w:sz w:val="21"/>
                <w:szCs w:val="21"/>
              </w:rPr>
              <w:t>类型/长度</w:t>
            </w:r>
          </w:p>
        </w:tc>
        <w:tc>
          <w:tcPr>
            <w:tcW w:w="1276" w:type="dxa"/>
            <w:shd w:val="clear" w:color="auto" w:fill="FFCC99"/>
            <w:vAlign w:val="center"/>
          </w:tcPr>
          <w:p w14:paraId="452222AF">
            <w:pPr>
              <w:rPr>
                <w:rFonts w:ascii="宋体" w:hAnsi="宋体" w:cs="Arial"/>
                <w:b/>
                <w:color w:val="000000"/>
                <w:sz w:val="21"/>
                <w:szCs w:val="21"/>
              </w:rPr>
            </w:pPr>
            <w:r>
              <w:rPr>
                <w:rFonts w:hint="eastAsia" w:ascii="宋体" w:hAnsi="宋体" w:cs="Arial"/>
                <w:b/>
                <w:color w:val="000000"/>
                <w:sz w:val="21"/>
                <w:szCs w:val="21"/>
              </w:rPr>
              <w:t>是否必输</w:t>
            </w:r>
          </w:p>
        </w:tc>
        <w:tc>
          <w:tcPr>
            <w:tcW w:w="2693" w:type="dxa"/>
            <w:shd w:val="clear" w:color="auto" w:fill="FFCC99"/>
            <w:vAlign w:val="center"/>
          </w:tcPr>
          <w:p w14:paraId="175653CD">
            <w:pPr>
              <w:rPr>
                <w:rFonts w:ascii="宋体" w:hAnsi="宋体" w:cs="Arial"/>
                <w:b/>
                <w:color w:val="000000"/>
                <w:sz w:val="21"/>
                <w:szCs w:val="21"/>
              </w:rPr>
            </w:pPr>
            <w:r>
              <w:rPr>
                <w:rFonts w:ascii="宋体" w:hAnsi="宋体" w:cs="Arial"/>
                <w:b/>
                <w:color w:val="000000"/>
                <w:sz w:val="21"/>
                <w:szCs w:val="21"/>
              </w:rPr>
              <w:t>备注</w:t>
            </w:r>
          </w:p>
        </w:tc>
      </w:tr>
      <w:tr w14:paraId="50138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22EE678B">
            <w:pPr>
              <w:widowControl w:val="0"/>
              <w:numPr>
                <w:ilvl w:val="0"/>
                <w:numId w:val="55"/>
              </w:numPr>
              <w:spacing w:after="0" w:line="360" w:lineRule="auto"/>
              <w:rPr>
                <w:rFonts w:ascii="宋体" w:hAnsi="宋体"/>
                <w:sz w:val="21"/>
                <w:szCs w:val="21"/>
              </w:rPr>
            </w:pPr>
          </w:p>
        </w:tc>
        <w:tc>
          <w:tcPr>
            <w:tcW w:w="1701" w:type="dxa"/>
          </w:tcPr>
          <w:p w14:paraId="31EFBCBB">
            <w:pPr>
              <w:spacing w:line="360" w:lineRule="auto"/>
              <w:rPr>
                <w:rFonts w:ascii="宋体" w:hAnsi="宋体" w:cs="Arial"/>
                <w:sz w:val="21"/>
                <w:szCs w:val="21"/>
              </w:rPr>
            </w:pPr>
            <w:r>
              <w:rPr>
                <w:rFonts w:hint="eastAsia" w:ascii="宋体" w:hAnsi="宋体" w:cs="Arial"/>
                <w:sz w:val="21"/>
                <w:szCs w:val="21"/>
              </w:rPr>
              <w:t>选择框</w:t>
            </w:r>
          </w:p>
        </w:tc>
        <w:tc>
          <w:tcPr>
            <w:tcW w:w="851" w:type="dxa"/>
          </w:tcPr>
          <w:p w14:paraId="35827082">
            <w:pPr>
              <w:spacing w:line="360" w:lineRule="auto"/>
              <w:rPr>
                <w:rFonts w:ascii="宋体" w:hAnsi="宋体"/>
                <w:sz w:val="21"/>
                <w:szCs w:val="21"/>
              </w:rPr>
            </w:pPr>
            <w:r>
              <w:rPr>
                <w:rFonts w:hint="eastAsia" w:ascii="宋体" w:hAnsi="宋体"/>
                <w:sz w:val="21"/>
                <w:szCs w:val="21"/>
              </w:rPr>
              <w:t>单选框</w:t>
            </w:r>
          </w:p>
        </w:tc>
        <w:tc>
          <w:tcPr>
            <w:tcW w:w="850" w:type="dxa"/>
          </w:tcPr>
          <w:p w14:paraId="0ADF55EF">
            <w:pPr>
              <w:spacing w:line="360" w:lineRule="auto"/>
              <w:rPr>
                <w:rFonts w:ascii="宋体" w:hAnsi="宋体"/>
                <w:sz w:val="21"/>
                <w:szCs w:val="21"/>
              </w:rPr>
            </w:pPr>
          </w:p>
        </w:tc>
        <w:tc>
          <w:tcPr>
            <w:tcW w:w="1276" w:type="dxa"/>
          </w:tcPr>
          <w:p w14:paraId="036325F1">
            <w:pPr>
              <w:spacing w:line="360" w:lineRule="auto"/>
              <w:rPr>
                <w:rFonts w:ascii="宋体" w:hAnsi="宋体"/>
                <w:sz w:val="21"/>
                <w:szCs w:val="21"/>
              </w:rPr>
            </w:pPr>
          </w:p>
        </w:tc>
        <w:tc>
          <w:tcPr>
            <w:tcW w:w="1276" w:type="dxa"/>
          </w:tcPr>
          <w:p w14:paraId="676F9EEB">
            <w:pPr>
              <w:spacing w:line="360" w:lineRule="auto"/>
              <w:rPr>
                <w:rFonts w:ascii="宋体" w:hAnsi="宋体"/>
                <w:sz w:val="21"/>
                <w:szCs w:val="21"/>
              </w:rPr>
            </w:pPr>
          </w:p>
        </w:tc>
        <w:tc>
          <w:tcPr>
            <w:tcW w:w="2693" w:type="dxa"/>
          </w:tcPr>
          <w:p w14:paraId="3952524C">
            <w:pPr>
              <w:spacing w:line="360" w:lineRule="auto"/>
              <w:rPr>
                <w:rFonts w:ascii="宋体" w:hAnsi="宋体"/>
                <w:sz w:val="21"/>
                <w:szCs w:val="21"/>
              </w:rPr>
            </w:pPr>
          </w:p>
        </w:tc>
      </w:tr>
      <w:tr w14:paraId="022C7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690B772E">
            <w:pPr>
              <w:widowControl w:val="0"/>
              <w:numPr>
                <w:ilvl w:val="0"/>
                <w:numId w:val="55"/>
              </w:numPr>
              <w:spacing w:after="0" w:line="360" w:lineRule="auto"/>
              <w:rPr>
                <w:rFonts w:ascii="宋体" w:hAnsi="宋体"/>
                <w:sz w:val="21"/>
                <w:szCs w:val="21"/>
              </w:rPr>
            </w:pPr>
          </w:p>
        </w:tc>
        <w:tc>
          <w:tcPr>
            <w:tcW w:w="1701" w:type="dxa"/>
          </w:tcPr>
          <w:p w14:paraId="26F621EE">
            <w:pPr>
              <w:spacing w:line="360" w:lineRule="auto"/>
              <w:rPr>
                <w:rFonts w:ascii="宋体" w:hAnsi="宋体" w:cs="Arial"/>
                <w:sz w:val="21"/>
                <w:szCs w:val="21"/>
              </w:rPr>
            </w:pPr>
            <w:r>
              <w:rPr>
                <w:rFonts w:hint="eastAsia" w:ascii="宋体" w:hAnsi="宋体" w:cs="Arial"/>
                <w:sz w:val="21"/>
                <w:szCs w:val="21"/>
              </w:rPr>
              <w:t>付款账号</w:t>
            </w:r>
          </w:p>
        </w:tc>
        <w:tc>
          <w:tcPr>
            <w:tcW w:w="851" w:type="dxa"/>
          </w:tcPr>
          <w:p w14:paraId="40EDDADB">
            <w:pPr>
              <w:spacing w:line="360" w:lineRule="auto"/>
              <w:rPr>
                <w:rFonts w:ascii="宋体" w:hAnsi="宋体"/>
                <w:sz w:val="21"/>
                <w:szCs w:val="21"/>
              </w:rPr>
            </w:pPr>
            <w:r>
              <w:rPr>
                <w:rFonts w:hint="eastAsia" w:ascii="宋体" w:hAnsi="宋体"/>
                <w:sz w:val="21"/>
                <w:szCs w:val="21"/>
              </w:rPr>
              <w:t>文本</w:t>
            </w:r>
          </w:p>
        </w:tc>
        <w:tc>
          <w:tcPr>
            <w:tcW w:w="850" w:type="dxa"/>
          </w:tcPr>
          <w:p w14:paraId="5E681136">
            <w:pPr>
              <w:spacing w:line="360" w:lineRule="auto"/>
              <w:rPr>
                <w:rFonts w:ascii="宋体" w:hAnsi="宋体"/>
                <w:sz w:val="21"/>
                <w:szCs w:val="21"/>
              </w:rPr>
            </w:pPr>
          </w:p>
        </w:tc>
        <w:tc>
          <w:tcPr>
            <w:tcW w:w="1276" w:type="dxa"/>
          </w:tcPr>
          <w:p w14:paraId="7D901BDD">
            <w:pPr>
              <w:spacing w:line="360" w:lineRule="auto"/>
              <w:rPr>
                <w:rFonts w:ascii="宋体" w:hAnsi="宋体"/>
                <w:sz w:val="21"/>
                <w:szCs w:val="21"/>
              </w:rPr>
            </w:pPr>
          </w:p>
        </w:tc>
        <w:tc>
          <w:tcPr>
            <w:tcW w:w="1276" w:type="dxa"/>
          </w:tcPr>
          <w:p w14:paraId="35C0C073">
            <w:pPr>
              <w:spacing w:line="360" w:lineRule="auto"/>
              <w:rPr>
                <w:rFonts w:ascii="宋体" w:hAnsi="宋体"/>
                <w:sz w:val="21"/>
                <w:szCs w:val="21"/>
              </w:rPr>
            </w:pPr>
          </w:p>
        </w:tc>
        <w:tc>
          <w:tcPr>
            <w:tcW w:w="2693" w:type="dxa"/>
          </w:tcPr>
          <w:p w14:paraId="2297615C">
            <w:pPr>
              <w:spacing w:line="360" w:lineRule="auto"/>
              <w:rPr>
                <w:rFonts w:ascii="宋体" w:hAnsi="宋体"/>
                <w:sz w:val="21"/>
                <w:szCs w:val="21"/>
              </w:rPr>
            </w:pPr>
          </w:p>
        </w:tc>
      </w:tr>
      <w:tr w14:paraId="003D2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4C3F29F3">
            <w:pPr>
              <w:widowControl w:val="0"/>
              <w:numPr>
                <w:ilvl w:val="0"/>
                <w:numId w:val="55"/>
              </w:numPr>
              <w:spacing w:after="0" w:line="360" w:lineRule="auto"/>
              <w:rPr>
                <w:rFonts w:ascii="宋体" w:hAnsi="宋体"/>
                <w:sz w:val="21"/>
                <w:szCs w:val="21"/>
              </w:rPr>
            </w:pPr>
          </w:p>
        </w:tc>
        <w:tc>
          <w:tcPr>
            <w:tcW w:w="1701" w:type="dxa"/>
          </w:tcPr>
          <w:p w14:paraId="4F6D9FF4">
            <w:pPr>
              <w:spacing w:line="360" w:lineRule="auto"/>
              <w:rPr>
                <w:rFonts w:ascii="宋体" w:hAnsi="宋体" w:cs="Arial"/>
                <w:sz w:val="21"/>
                <w:szCs w:val="21"/>
              </w:rPr>
            </w:pPr>
            <w:r>
              <w:rPr>
                <w:rFonts w:hint="eastAsia" w:ascii="宋体" w:hAnsi="宋体" w:cs="Arial"/>
                <w:sz w:val="21"/>
                <w:szCs w:val="21"/>
              </w:rPr>
              <w:t>转账金额</w:t>
            </w:r>
          </w:p>
        </w:tc>
        <w:tc>
          <w:tcPr>
            <w:tcW w:w="851" w:type="dxa"/>
          </w:tcPr>
          <w:p w14:paraId="5D750B99">
            <w:pPr>
              <w:spacing w:line="360" w:lineRule="auto"/>
              <w:rPr>
                <w:rFonts w:ascii="宋体" w:hAnsi="宋体"/>
                <w:sz w:val="21"/>
                <w:szCs w:val="21"/>
              </w:rPr>
            </w:pPr>
            <w:r>
              <w:rPr>
                <w:rFonts w:hint="eastAsia" w:ascii="宋体" w:hAnsi="宋体"/>
                <w:sz w:val="21"/>
                <w:szCs w:val="21"/>
              </w:rPr>
              <w:t>文本</w:t>
            </w:r>
          </w:p>
        </w:tc>
        <w:tc>
          <w:tcPr>
            <w:tcW w:w="850" w:type="dxa"/>
          </w:tcPr>
          <w:p w14:paraId="1C908FD5">
            <w:pPr>
              <w:spacing w:line="360" w:lineRule="auto"/>
              <w:rPr>
                <w:rFonts w:ascii="宋体" w:hAnsi="宋体"/>
                <w:sz w:val="21"/>
                <w:szCs w:val="21"/>
              </w:rPr>
            </w:pPr>
          </w:p>
        </w:tc>
        <w:tc>
          <w:tcPr>
            <w:tcW w:w="1276" w:type="dxa"/>
          </w:tcPr>
          <w:p w14:paraId="1E30966F">
            <w:pPr>
              <w:spacing w:line="360" w:lineRule="auto"/>
              <w:rPr>
                <w:rFonts w:ascii="宋体" w:hAnsi="宋体"/>
                <w:sz w:val="21"/>
                <w:szCs w:val="21"/>
              </w:rPr>
            </w:pPr>
          </w:p>
        </w:tc>
        <w:tc>
          <w:tcPr>
            <w:tcW w:w="1276" w:type="dxa"/>
          </w:tcPr>
          <w:p w14:paraId="45171BC0">
            <w:pPr>
              <w:spacing w:line="360" w:lineRule="auto"/>
              <w:rPr>
                <w:rFonts w:ascii="宋体" w:hAnsi="宋体"/>
                <w:sz w:val="21"/>
                <w:szCs w:val="21"/>
              </w:rPr>
            </w:pPr>
          </w:p>
        </w:tc>
        <w:tc>
          <w:tcPr>
            <w:tcW w:w="2693" w:type="dxa"/>
          </w:tcPr>
          <w:p w14:paraId="5196BBA2">
            <w:pPr>
              <w:spacing w:line="360" w:lineRule="auto"/>
              <w:rPr>
                <w:rFonts w:ascii="宋体" w:hAnsi="宋体"/>
                <w:sz w:val="21"/>
                <w:szCs w:val="21"/>
              </w:rPr>
            </w:pPr>
          </w:p>
        </w:tc>
      </w:tr>
      <w:tr w14:paraId="39538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637B339B">
            <w:pPr>
              <w:widowControl w:val="0"/>
              <w:numPr>
                <w:ilvl w:val="0"/>
                <w:numId w:val="55"/>
              </w:numPr>
              <w:spacing w:after="0" w:line="360" w:lineRule="auto"/>
              <w:rPr>
                <w:rFonts w:ascii="宋体" w:hAnsi="宋体"/>
                <w:sz w:val="21"/>
                <w:szCs w:val="21"/>
              </w:rPr>
            </w:pPr>
          </w:p>
        </w:tc>
        <w:tc>
          <w:tcPr>
            <w:tcW w:w="1701" w:type="dxa"/>
          </w:tcPr>
          <w:p w14:paraId="6872CEAB">
            <w:pPr>
              <w:spacing w:line="360" w:lineRule="auto"/>
              <w:rPr>
                <w:rFonts w:ascii="宋体" w:hAnsi="宋体" w:cs="Arial"/>
                <w:sz w:val="21"/>
                <w:szCs w:val="21"/>
              </w:rPr>
            </w:pPr>
            <w:r>
              <w:rPr>
                <w:rFonts w:hint="eastAsia" w:ascii="宋体" w:hAnsi="宋体" w:cs="Arial"/>
                <w:sz w:val="21"/>
                <w:szCs w:val="21"/>
              </w:rPr>
              <w:t>收款账号</w:t>
            </w:r>
          </w:p>
        </w:tc>
        <w:tc>
          <w:tcPr>
            <w:tcW w:w="851" w:type="dxa"/>
          </w:tcPr>
          <w:p w14:paraId="6F4CF05A">
            <w:pPr>
              <w:spacing w:line="360" w:lineRule="auto"/>
              <w:rPr>
                <w:rFonts w:ascii="宋体" w:hAnsi="宋体"/>
                <w:sz w:val="21"/>
                <w:szCs w:val="21"/>
              </w:rPr>
            </w:pPr>
            <w:r>
              <w:rPr>
                <w:rFonts w:hint="eastAsia" w:ascii="宋体" w:hAnsi="宋体"/>
                <w:sz w:val="21"/>
                <w:szCs w:val="21"/>
              </w:rPr>
              <w:t>文本</w:t>
            </w:r>
          </w:p>
        </w:tc>
        <w:tc>
          <w:tcPr>
            <w:tcW w:w="850" w:type="dxa"/>
          </w:tcPr>
          <w:p w14:paraId="0299400A">
            <w:pPr>
              <w:spacing w:line="360" w:lineRule="auto"/>
              <w:rPr>
                <w:rFonts w:ascii="宋体" w:hAnsi="宋体"/>
                <w:sz w:val="21"/>
                <w:szCs w:val="21"/>
              </w:rPr>
            </w:pPr>
          </w:p>
        </w:tc>
        <w:tc>
          <w:tcPr>
            <w:tcW w:w="1276" w:type="dxa"/>
          </w:tcPr>
          <w:p w14:paraId="4C48D4D7">
            <w:pPr>
              <w:spacing w:line="360" w:lineRule="auto"/>
              <w:rPr>
                <w:rFonts w:ascii="宋体" w:hAnsi="宋体"/>
                <w:sz w:val="21"/>
                <w:szCs w:val="21"/>
              </w:rPr>
            </w:pPr>
          </w:p>
        </w:tc>
        <w:tc>
          <w:tcPr>
            <w:tcW w:w="1276" w:type="dxa"/>
          </w:tcPr>
          <w:p w14:paraId="2605AFBE">
            <w:pPr>
              <w:spacing w:line="360" w:lineRule="auto"/>
              <w:rPr>
                <w:rFonts w:ascii="宋体" w:hAnsi="宋体"/>
                <w:sz w:val="21"/>
                <w:szCs w:val="21"/>
              </w:rPr>
            </w:pPr>
          </w:p>
        </w:tc>
        <w:tc>
          <w:tcPr>
            <w:tcW w:w="2693" w:type="dxa"/>
          </w:tcPr>
          <w:p w14:paraId="4C288119">
            <w:pPr>
              <w:spacing w:line="360" w:lineRule="auto"/>
              <w:rPr>
                <w:rFonts w:ascii="宋体" w:hAnsi="宋体"/>
                <w:sz w:val="21"/>
                <w:szCs w:val="21"/>
              </w:rPr>
            </w:pPr>
          </w:p>
        </w:tc>
      </w:tr>
      <w:tr w14:paraId="4D2E4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73C4ECF5">
            <w:pPr>
              <w:widowControl w:val="0"/>
              <w:numPr>
                <w:ilvl w:val="0"/>
                <w:numId w:val="55"/>
              </w:numPr>
              <w:spacing w:after="0" w:line="360" w:lineRule="auto"/>
              <w:rPr>
                <w:rFonts w:ascii="宋体" w:hAnsi="宋体"/>
                <w:sz w:val="21"/>
                <w:szCs w:val="21"/>
              </w:rPr>
            </w:pPr>
          </w:p>
        </w:tc>
        <w:tc>
          <w:tcPr>
            <w:tcW w:w="1701" w:type="dxa"/>
          </w:tcPr>
          <w:p w14:paraId="1773B6A3">
            <w:pPr>
              <w:spacing w:line="360" w:lineRule="auto"/>
              <w:rPr>
                <w:rFonts w:ascii="宋体" w:hAnsi="宋体" w:cs="Arial"/>
                <w:sz w:val="21"/>
                <w:szCs w:val="21"/>
              </w:rPr>
            </w:pPr>
            <w:r>
              <w:rPr>
                <w:rFonts w:hint="eastAsia" w:ascii="宋体" w:hAnsi="宋体" w:cs="Arial"/>
                <w:sz w:val="21"/>
                <w:szCs w:val="21"/>
              </w:rPr>
              <w:t>收款人户名</w:t>
            </w:r>
          </w:p>
        </w:tc>
        <w:tc>
          <w:tcPr>
            <w:tcW w:w="851" w:type="dxa"/>
          </w:tcPr>
          <w:p w14:paraId="0F92BB1D">
            <w:pPr>
              <w:spacing w:line="360" w:lineRule="auto"/>
              <w:rPr>
                <w:rFonts w:ascii="宋体" w:hAnsi="宋体"/>
                <w:sz w:val="21"/>
                <w:szCs w:val="21"/>
              </w:rPr>
            </w:pPr>
            <w:r>
              <w:rPr>
                <w:rFonts w:hint="eastAsia" w:ascii="宋体" w:hAnsi="宋体"/>
                <w:sz w:val="21"/>
                <w:szCs w:val="21"/>
              </w:rPr>
              <w:t>文本</w:t>
            </w:r>
          </w:p>
        </w:tc>
        <w:tc>
          <w:tcPr>
            <w:tcW w:w="850" w:type="dxa"/>
          </w:tcPr>
          <w:p w14:paraId="37A4018F">
            <w:pPr>
              <w:spacing w:line="360" w:lineRule="auto"/>
              <w:rPr>
                <w:rFonts w:ascii="宋体" w:hAnsi="宋体"/>
                <w:sz w:val="21"/>
                <w:szCs w:val="21"/>
              </w:rPr>
            </w:pPr>
          </w:p>
        </w:tc>
        <w:tc>
          <w:tcPr>
            <w:tcW w:w="1276" w:type="dxa"/>
          </w:tcPr>
          <w:p w14:paraId="12AE90C1">
            <w:pPr>
              <w:spacing w:line="360" w:lineRule="auto"/>
              <w:rPr>
                <w:rFonts w:ascii="宋体" w:hAnsi="宋体"/>
                <w:sz w:val="21"/>
                <w:szCs w:val="21"/>
              </w:rPr>
            </w:pPr>
          </w:p>
        </w:tc>
        <w:tc>
          <w:tcPr>
            <w:tcW w:w="1276" w:type="dxa"/>
          </w:tcPr>
          <w:p w14:paraId="43B19E35">
            <w:pPr>
              <w:spacing w:line="360" w:lineRule="auto"/>
              <w:rPr>
                <w:rFonts w:ascii="宋体" w:hAnsi="宋体"/>
                <w:sz w:val="21"/>
                <w:szCs w:val="21"/>
              </w:rPr>
            </w:pPr>
          </w:p>
        </w:tc>
        <w:tc>
          <w:tcPr>
            <w:tcW w:w="2693" w:type="dxa"/>
          </w:tcPr>
          <w:p w14:paraId="4993CEE0">
            <w:pPr>
              <w:spacing w:line="360" w:lineRule="auto"/>
              <w:rPr>
                <w:rFonts w:ascii="宋体" w:hAnsi="宋体"/>
                <w:sz w:val="21"/>
                <w:szCs w:val="21"/>
              </w:rPr>
            </w:pPr>
          </w:p>
        </w:tc>
      </w:tr>
      <w:tr w14:paraId="5E060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168DD931">
            <w:pPr>
              <w:widowControl w:val="0"/>
              <w:numPr>
                <w:ilvl w:val="0"/>
                <w:numId w:val="55"/>
              </w:numPr>
              <w:spacing w:after="0" w:line="360" w:lineRule="auto"/>
              <w:rPr>
                <w:rFonts w:ascii="宋体" w:hAnsi="宋体"/>
                <w:sz w:val="21"/>
                <w:szCs w:val="21"/>
              </w:rPr>
            </w:pPr>
          </w:p>
        </w:tc>
        <w:tc>
          <w:tcPr>
            <w:tcW w:w="1701" w:type="dxa"/>
          </w:tcPr>
          <w:p w14:paraId="274CF6EC">
            <w:pPr>
              <w:spacing w:line="360" w:lineRule="auto"/>
              <w:rPr>
                <w:rFonts w:ascii="宋体" w:hAnsi="宋体" w:cs="Arial"/>
                <w:sz w:val="21"/>
                <w:szCs w:val="21"/>
              </w:rPr>
            </w:pPr>
            <w:r>
              <w:rPr>
                <w:rFonts w:hint="eastAsia" w:ascii="宋体" w:hAnsi="宋体" w:cs="Arial"/>
                <w:sz w:val="21"/>
                <w:szCs w:val="21"/>
              </w:rPr>
              <w:t>收款账户开户行</w:t>
            </w:r>
          </w:p>
        </w:tc>
        <w:tc>
          <w:tcPr>
            <w:tcW w:w="851" w:type="dxa"/>
          </w:tcPr>
          <w:p w14:paraId="4EB6BFF8">
            <w:pPr>
              <w:spacing w:line="360" w:lineRule="auto"/>
              <w:rPr>
                <w:rFonts w:ascii="宋体" w:hAnsi="宋体"/>
                <w:sz w:val="21"/>
                <w:szCs w:val="21"/>
              </w:rPr>
            </w:pPr>
            <w:r>
              <w:rPr>
                <w:rFonts w:hint="eastAsia" w:ascii="宋体" w:hAnsi="宋体"/>
                <w:sz w:val="21"/>
                <w:szCs w:val="21"/>
              </w:rPr>
              <w:t>文本</w:t>
            </w:r>
          </w:p>
        </w:tc>
        <w:tc>
          <w:tcPr>
            <w:tcW w:w="850" w:type="dxa"/>
          </w:tcPr>
          <w:p w14:paraId="41E53DCC">
            <w:pPr>
              <w:spacing w:line="360" w:lineRule="auto"/>
              <w:rPr>
                <w:rFonts w:ascii="宋体" w:hAnsi="宋体"/>
                <w:sz w:val="21"/>
                <w:szCs w:val="21"/>
              </w:rPr>
            </w:pPr>
          </w:p>
        </w:tc>
        <w:tc>
          <w:tcPr>
            <w:tcW w:w="1276" w:type="dxa"/>
          </w:tcPr>
          <w:p w14:paraId="586EDD3D">
            <w:pPr>
              <w:spacing w:line="360" w:lineRule="auto"/>
              <w:rPr>
                <w:rFonts w:ascii="宋体" w:hAnsi="宋体"/>
                <w:sz w:val="21"/>
                <w:szCs w:val="21"/>
              </w:rPr>
            </w:pPr>
          </w:p>
        </w:tc>
        <w:tc>
          <w:tcPr>
            <w:tcW w:w="1276" w:type="dxa"/>
          </w:tcPr>
          <w:p w14:paraId="0B296CE4">
            <w:pPr>
              <w:spacing w:line="360" w:lineRule="auto"/>
              <w:rPr>
                <w:rFonts w:ascii="宋体" w:hAnsi="宋体"/>
                <w:sz w:val="21"/>
                <w:szCs w:val="21"/>
              </w:rPr>
            </w:pPr>
          </w:p>
        </w:tc>
        <w:tc>
          <w:tcPr>
            <w:tcW w:w="2693" w:type="dxa"/>
          </w:tcPr>
          <w:p w14:paraId="139FF268">
            <w:pPr>
              <w:spacing w:line="360" w:lineRule="auto"/>
              <w:rPr>
                <w:rFonts w:ascii="宋体" w:hAnsi="宋体"/>
                <w:sz w:val="21"/>
                <w:szCs w:val="21"/>
              </w:rPr>
            </w:pPr>
          </w:p>
        </w:tc>
      </w:tr>
      <w:tr w14:paraId="28CD7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74E297D1">
            <w:pPr>
              <w:widowControl w:val="0"/>
              <w:numPr>
                <w:ilvl w:val="0"/>
                <w:numId w:val="55"/>
              </w:numPr>
              <w:spacing w:after="0" w:line="360" w:lineRule="auto"/>
              <w:rPr>
                <w:rFonts w:ascii="宋体" w:hAnsi="宋体"/>
                <w:sz w:val="21"/>
                <w:szCs w:val="21"/>
              </w:rPr>
            </w:pPr>
          </w:p>
        </w:tc>
        <w:tc>
          <w:tcPr>
            <w:tcW w:w="1701" w:type="dxa"/>
            <w:vAlign w:val="center"/>
          </w:tcPr>
          <w:p w14:paraId="7495DE49">
            <w:pPr>
              <w:spacing w:line="360" w:lineRule="auto"/>
              <w:rPr>
                <w:rFonts w:ascii="宋体" w:hAnsi="宋体" w:cs="Arial"/>
                <w:color w:val="000000"/>
                <w:sz w:val="21"/>
                <w:szCs w:val="21"/>
              </w:rPr>
            </w:pPr>
            <w:r>
              <w:rPr>
                <w:rFonts w:hint="eastAsia" w:ascii="宋体" w:hAnsi="宋体" w:cs="Arial"/>
                <w:color w:val="000000"/>
                <w:sz w:val="21"/>
                <w:szCs w:val="21"/>
              </w:rPr>
              <w:t>收款账户省/市</w:t>
            </w:r>
          </w:p>
        </w:tc>
        <w:tc>
          <w:tcPr>
            <w:tcW w:w="851" w:type="dxa"/>
          </w:tcPr>
          <w:p w14:paraId="17D02E2F">
            <w:pPr>
              <w:rPr>
                <w:rFonts w:ascii="宋体" w:hAnsi="宋体" w:cs="Arial"/>
                <w:sz w:val="21"/>
                <w:szCs w:val="21"/>
              </w:rPr>
            </w:pPr>
            <w:r>
              <w:rPr>
                <w:rFonts w:hint="eastAsia" w:ascii="宋体" w:hAnsi="宋体" w:cs="Arial"/>
                <w:sz w:val="21"/>
                <w:szCs w:val="21"/>
              </w:rPr>
              <w:t>文本</w:t>
            </w:r>
          </w:p>
        </w:tc>
        <w:tc>
          <w:tcPr>
            <w:tcW w:w="850" w:type="dxa"/>
          </w:tcPr>
          <w:p w14:paraId="3383963C">
            <w:pPr>
              <w:spacing w:line="360" w:lineRule="auto"/>
              <w:rPr>
                <w:rFonts w:ascii="宋体" w:hAnsi="宋体"/>
                <w:sz w:val="21"/>
                <w:szCs w:val="21"/>
              </w:rPr>
            </w:pPr>
          </w:p>
        </w:tc>
        <w:tc>
          <w:tcPr>
            <w:tcW w:w="1276" w:type="dxa"/>
          </w:tcPr>
          <w:p w14:paraId="484ECD71">
            <w:pPr>
              <w:spacing w:line="360" w:lineRule="auto"/>
              <w:rPr>
                <w:rFonts w:ascii="宋体" w:hAnsi="宋体"/>
                <w:sz w:val="21"/>
                <w:szCs w:val="21"/>
              </w:rPr>
            </w:pPr>
          </w:p>
        </w:tc>
        <w:tc>
          <w:tcPr>
            <w:tcW w:w="1276" w:type="dxa"/>
          </w:tcPr>
          <w:p w14:paraId="5ED9A0EB">
            <w:pPr>
              <w:spacing w:line="360" w:lineRule="auto"/>
              <w:rPr>
                <w:rFonts w:ascii="宋体" w:hAnsi="宋体"/>
                <w:sz w:val="21"/>
                <w:szCs w:val="21"/>
              </w:rPr>
            </w:pPr>
          </w:p>
        </w:tc>
        <w:tc>
          <w:tcPr>
            <w:tcW w:w="2693" w:type="dxa"/>
          </w:tcPr>
          <w:p w14:paraId="4D163DB0">
            <w:pPr>
              <w:spacing w:line="360" w:lineRule="auto"/>
              <w:rPr>
                <w:rFonts w:ascii="宋体" w:hAnsi="宋体"/>
                <w:sz w:val="21"/>
                <w:szCs w:val="21"/>
              </w:rPr>
            </w:pPr>
          </w:p>
        </w:tc>
      </w:tr>
      <w:tr w14:paraId="0C260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316D5550">
            <w:pPr>
              <w:widowControl w:val="0"/>
              <w:numPr>
                <w:ilvl w:val="0"/>
                <w:numId w:val="55"/>
              </w:numPr>
              <w:spacing w:after="0" w:line="360" w:lineRule="auto"/>
              <w:rPr>
                <w:rFonts w:ascii="宋体" w:hAnsi="宋体"/>
                <w:sz w:val="21"/>
                <w:szCs w:val="21"/>
              </w:rPr>
            </w:pPr>
          </w:p>
        </w:tc>
        <w:tc>
          <w:tcPr>
            <w:tcW w:w="1701" w:type="dxa"/>
            <w:vAlign w:val="center"/>
          </w:tcPr>
          <w:p w14:paraId="72F9CACE">
            <w:pPr>
              <w:spacing w:line="360" w:lineRule="auto"/>
              <w:rPr>
                <w:rFonts w:ascii="宋体" w:hAnsi="宋体" w:cs="Arial"/>
                <w:color w:val="000000"/>
                <w:sz w:val="21"/>
                <w:szCs w:val="21"/>
              </w:rPr>
            </w:pPr>
            <w:r>
              <w:rPr>
                <w:rFonts w:hint="eastAsia" w:ascii="宋体" w:hAnsi="宋体" w:cs="Arial"/>
                <w:color w:val="000000"/>
                <w:sz w:val="21"/>
                <w:szCs w:val="21"/>
              </w:rPr>
              <w:t>收款账户城市</w:t>
            </w:r>
          </w:p>
        </w:tc>
        <w:tc>
          <w:tcPr>
            <w:tcW w:w="851" w:type="dxa"/>
          </w:tcPr>
          <w:p w14:paraId="2F642116">
            <w:pPr>
              <w:rPr>
                <w:rFonts w:ascii="宋体" w:hAnsi="宋体" w:cs="Arial"/>
                <w:sz w:val="21"/>
                <w:szCs w:val="21"/>
              </w:rPr>
            </w:pPr>
            <w:r>
              <w:rPr>
                <w:rFonts w:hint="eastAsia" w:ascii="宋体" w:hAnsi="宋体" w:cs="Arial"/>
                <w:sz w:val="21"/>
                <w:szCs w:val="21"/>
              </w:rPr>
              <w:t>文本</w:t>
            </w:r>
          </w:p>
        </w:tc>
        <w:tc>
          <w:tcPr>
            <w:tcW w:w="850" w:type="dxa"/>
          </w:tcPr>
          <w:p w14:paraId="2A74E0BD">
            <w:pPr>
              <w:spacing w:line="360" w:lineRule="auto"/>
              <w:rPr>
                <w:rFonts w:ascii="宋体" w:hAnsi="宋体"/>
                <w:sz w:val="21"/>
                <w:szCs w:val="21"/>
              </w:rPr>
            </w:pPr>
          </w:p>
        </w:tc>
        <w:tc>
          <w:tcPr>
            <w:tcW w:w="1276" w:type="dxa"/>
          </w:tcPr>
          <w:p w14:paraId="17F8E913">
            <w:pPr>
              <w:spacing w:line="360" w:lineRule="auto"/>
              <w:rPr>
                <w:rFonts w:ascii="宋体" w:hAnsi="宋体"/>
                <w:sz w:val="21"/>
                <w:szCs w:val="21"/>
              </w:rPr>
            </w:pPr>
          </w:p>
        </w:tc>
        <w:tc>
          <w:tcPr>
            <w:tcW w:w="1276" w:type="dxa"/>
          </w:tcPr>
          <w:p w14:paraId="3A015CF9">
            <w:pPr>
              <w:spacing w:line="360" w:lineRule="auto"/>
              <w:rPr>
                <w:rFonts w:ascii="宋体" w:hAnsi="宋体"/>
                <w:sz w:val="21"/>
                <w:szCs w:val="21"/>
              </w:rPr>
            </w:pPr>
          </w:p>
        </w:tc>
        <w:tc>
          <w:tcPr>
            <w:tcW w:w="2693" w:type="dxa"/>
          </w:tcPr>
          <w:p w14:paraId="7121EE5F">
            <w:pPr>
              <w:spacing w:line="360" w:lineRule="auto"/>
              <w:rPr>
                <w:rFonts w:ascii="宋体" w:hAnsi="宋体"/>
                <w:sz w:val="21"/>
                <w:szCs w:val="21"/>
              </w:rPr>
            </w:pPr>
          </w:p>
        </w:tc>
      </w:tr>
      <w:tr w14:paraId="10C76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2857C240">
            <w:pPr>
              <w:widowControl w:val="0"/>
              <w:numPr>
                <w:ilvl w:val="0"/>
                <w:numId w:val="55"/>
              </w:numPr>
              <w:spacing w:after="0" w:line="360" w:lineRule="auto"/>
              <w:rPr>
                <w:rFonts w:ascii="宋体" w:hAnsi="宋体"/>
                <w:sz w:val="21"/>
                <w:szCs w:val="21"/>
              </w:rPr>
            </w:pPr>
          </w:p>
        </w:tc>
        <w:tc>
          <w:tcPr>
            <w:tcW w:w="1701" w:type="dxa"/>
          </w:tcPr>
          <w:p w14:paraId="6B135586">
            <w:pPr>
              <w:spacing w:line="360" w:lineRule="auto"/>
              <w:rPr>
                <w:rFonts w:ascii="宋体" w:hAnsi="宋体" w:cs="Arial"/>
                <w:sz w:val="21"/>
                <w:szCs w:val="21"/>
              </w:rPr>
            </w:pPr>
            <w:r>
              <w:rPr>
                <w:rFonts w:hint="eastAsia" w:ascii="宋体" w:hAnsi="宋体" w:cs="Arial"/>
                <w:sz w:val="21"/>
                <w:szCs w:val="21"/>
              </w:rPr>
              <w:t>转账用途</w:t>
            </w:r>
          </w:p>
        </w:tc>
        <w:tc>
          <w:tcPr>
            <w:tcW w:w="851" w:type="dxa"/>
          </w:tcPr>
          <w:p w14:paraId="673F63EE">
            <w:pPr>
              <w:spacing w:line="360" w:lineRule="auto"/>
              <w:rPr>
                <w:rFonts w:ascii="宋体" w:hAnsi="宋体"/>
                <w:sz w:val="21"/>
                <w:szCs w:val="21"/>
              </w:rPr>
            </w:pPr>
            <w:r>
              <w:rPr>
                <w:rFonts w:hint="eastAsia" w:ascii="宋体" w:hAnsi="宋体"/>
                <w:sz w:val="21"/>
                <w:szCs w:val="21"/>
              </w:rPr>
              <w:t>文本</w:t>
            </w:r>
          </w:p>
        </w:tc>
        <w:tc>
          <w:tcPr>
            <w:tcW w:w="850" w:type="dxa"/>
          </w:tcPr>
          <w:p w14:paraId="7165CFD4">
            <w:pPr>
              <w:spacing w:line="360" w:lineRule="auto"/>
              <w:rPr>
                <w:rFonts w:ascii="宋体" w:hAnsi="宋体"/>
                <w:sz w:val="21"/>
                <w:szCs w:val="21"/>
              </w:rPr>
            </w:pPr>
          </w:p>
        </w:tc>
        <w:tc>
          <w:tcPr>
            <w:tcW w:w="1276" w:type="dxa"/>
          </w:tcPr>
          <w:p w14:paraId="0E8733FD">
            <w:pPr>
              <w:spacing w:line="360" w:lineRule="auto"/>
              <w:rPr>
                <w:rFonts w:ascii="宋体" w:hAnsi="宋体"/>
                <w:sz w:val="21"/>
                <w:szCs w:val="21"/>
              </w:rPr>
            </w:pPr>
          </w:p>
        </w:tc>
        <w:tc>
          <w:tcPr>
            <w:tcW w:w="1276" w:type="dxa"/>
          </w:tcPr>
          <w:p w14:paraId="3262D0B2">
            <w:pPr>
              <w:spacing w:line="360" w:lineRule="auto"/>
              <w:rPr>
                <w:rFonts w:ascii="宋体" w:hAnsi="宋体"/>
                <w:sz w:val="21"/>
                <w:szCs w:val="21"/>
              </w:rPr>
            </w:pPr>
          </w:p>
        </w:tc>
        <w:tc>
          <w:tcPr>
            <w:tcW w:w="2693" w:type="dxa"/>
          </w:tcPr>
          <w:p w14:paraId="2ACBAA50">
            <w:pPr>
              <w:spacing w:line="360" w:lineRule="auto"/>
              <w:rPr>
                <w:rFonts w:ascii="宋体" w:hAnsi="宋体"/>
                <w:sz w:val="21"/>
                <w:szCs w:val="21"/>
              </w:rPr>
            </w:pPr>
          </w:p>
        </w:tc>
      </w:tr>
      <w:tr w14:paraId="3BBE1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581373D1">
            <w:pPr>
              <w:widowControl w:val="0"/>
              <w:numPr>
                <w:ilvl w:val="0"/>
                <w:numId w:val="55"/>
              </w:numPr>
              <w:spacing w:after="0" w:line="360" w:lineRule="auto"/>
              <w:rPr>
                <w:rFonts w:ascii="宋体" w:hAnsi="宋体"/>
                <w:sz w:val="21"/>
                <w:szCs w:val="21"/>
              </w:rPr>
            </w:pPr>
          </w:p>
        </w:tc>
        <w:tc>
          <w:tcPr>
            <w:tcW w:w="1701" w:type="dxa"/>
          </w:tcPr>
          <w:p w14:paraId="62DF79BA">
            <w:pPr>
              <w:spacing w:line="360" w:lineRule="auto"/>
              <w:rPr>
                <w:rFonts w:ascii="宋体" w:hAnsi="宋体"/>
                <w:sz w:val="21"/>
                <w:szCs w:val="21"/>
              </w:rPr>
            </w:pPr>
            <w:r>
              <w:rPr>
                <w:rFonts w:hint="eastAsia" w:ascii="宋体" w:hAnsi="宋体"/>
                <w:sz w:val="21"/>
                <w:szCs w:val="21"/>
              </w:rPr>
              <w:t>确认</w:t>
            </w:r>
          </w:p>
        </w:tc>
        <w:tc>
          <w:tcPr>
            <w:tcW w:w="851" w:type="dxa"/>
          </w:tcPr>
          <w:p w14:paraId="08515F4C">
            <w:pPr>
              <w:spacing w:line="360" w:lineRule="auto"/>
              <w:rPr>
                <w:rFonts w:ascii="宋体" w:hAnsi="宋体"/>
                <w:sz w:val="21"/>
                <w:szCs w:val="21"/>
              </w:rPr>
            </w:pPr>
            <w:r>
              <w:rPr>
                <w:rFonts w:hint="eastAsia" w:ascii="宋体" w:hAnsi="宋体"/>
                <w:sz w:val="21"/>
                <w:szCs w:val="21"/>
              </w:rPr>
              <w:t>按钮</w:t>
            </w:r>
          </w:p>
        </w:tc>
        <w:tc>
          <w:tcPr>
            <w:tcW w:w="850" w:type="dxa"/>
          </w:tcPr>
          <w:p w14:paraId="6CBCF24E">
            <w:pPr>
              <w:spacing w:line="360" w:lineRule="auto"/>
              <w:rPr>
                <w:rFonts w:ascii="宋体" w:hAnsi="宋体"/>
                <w:sz w:val="21"/>
                <w:szCs w:val="21"/>
              </w:rPr>
            </w:pPr>
          </w:p>
        </w:tc>
        <w:tc>
          <w:tcPr>
            <w:tcW w:w="1276" w:type="dxa"/>
          </w:tcPr>
          <w:p w14:paraId="4DAF9D52">
            <w:pPr>
              <w:spacing w:line="360" w:lineRule="auto"/>
              <w:rPr>
                <w:rFonts w:ascii="宋体" w:hAnsi="宋体"/>
                <w:sz w:val="21"/>
                <w:szCs w:val="21"/>
              </w:rPr>
            </w:pPr>
          </w:p>
        </w:tc>
        <w:tc>
          <w:tcPr>
            <w:tcW w:w="1276" w:type="dxa"/>
          </w:tcPr>
          <w:p w14:paraId="346DE93B">
            <w:pPr>
              <w:spacing w:line="360" w:lineRule="auto"/>
              <w:rPr>
                <w:rFonts w:ascii="宋体" w:hAnsi="宋体"/>
                <w:sz w:val="21"/>
                <w:szCs w:val="21"/>
              </w:rPr>
            </w:pPr>
          </w:p>
        </w:tc>
        <w:tc>
          <w:tcPr>
            <w:tcW w:w="2693" w:type="dxa"/>
          </w:tcPr>
          <w:p w14:paraId="30E39CBD">
            <w:pPr>
              <w:spacing w:line="360" w:lineRule="auto"/>
              <w:rPr>
                <w:rFonts w:ascii="宋体" w:hAnsi="宋体"/>
                <w:sz w:val="21"/>
                <w:szCs w:val="21"/>
              </w:rPr>
            </w:pPr>
          </w:p>
        </w:tc>
      </w:tr>
    </w:tbl>
    <w:p w14:paraId="29D97C5C">
      <w:pPr>
        <w:pStyle w:val="5"/>
        <w:numPr>
          <w:ilvl w:val="0"/>
          <w:numId w:val="0"/>
        </w:numPr>
        <w:spacing w:line="377" w:lineRule="auto"/>
      </w:pPr>
      <w:r>
        <w:rPr>
          <w:rFonts w:hint="eastAsia"/>
        </w:rPr>
        <w:t>收款人名册页面</w:t>
      </w:r>
    </w:p>
    <w:tbl>
      <w:tblPr>
        <w:tblStyle w:val="48"/>
        <w:tblW w:w="9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
        <w:gridCol w:w="1417"/>
        <w:gridCol w:w="851"/>
        <w:gridCol w:w="1134"/>
        <w:gridCol w:w="1417"/>
        <w:gridCol w:w="1134"/>
        <w:gridCol w:w="2693"/>
      </w:tblGrid>
      <w:tr w14:paraId="7E385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FFCC99"/>
          </w:tcPr>
          <w:p w14:paraId="0C768AA1">
            <w:pPr>
              <w:widowControl w:val="0"/>
              <w:rPr>
                <w:rFonts w:ascii="宋体" w:hAnsi="宋体" w:cs="Arial"/>
                <w:b/>
                <w:color w:val="000000"/>
                <w:sz w:val="21"/>
                <w:szCs w:val="21"/>
              </w:rPr>
            </w:pPr>
            <w:r>
              <w:rPr>
                <w:rFonts w:ascii="宋体" w:hAnsi="宋体" w:cs="Arial"/>
                <w:b/>
                <w:color w:val="000000"/>
                <w:sz w:val="21"/>
                <w:szCs w:val="21"/>
              </w:rPr>
              <w:t>序号</w:t>
            </w:r>
          </w:p>
        </w:tc>
        <w:tc>
          <w:tcPr>
            <w:tcW w:w="1417" w:type="dxa"/>
            <w:shd w:val="clear" w:color="auto" w:fill="FFCC99"/>
          </w:tcPr>
          <w:p w14:paraId="70CFE431">
            <w:pPr>
              <w:widowControl w:val="0"/>
              <w:rPr>
                <w:rFonts w:ascii="宋体" w:hAnsi="宋体" w:cs="Arial"/>
                <w:b/>
                <w:color w:val="000000"/>
                <w:sz w:val="21"/>
                <w:szCs w:val="21"/>
              </w:rPr>
            </w:pPr>
            <w:r>
              <w:rPr>
                <w:rFonts w:ascii="宋体" w:hAnsi="宋体" w:cs="Arial"/>
                <w:b/>
                <w:color w:val="000000"/>
                <w:sz w:val="21"/>
                <w:szCs w:val="21"/>
              </w:rPr>
              <w:t>名称</w:t>
            </w:r>
          </w:p>
        </w:tc>
        <w:tc>
          <w:tcPr>
            <w:tcW w:w="851" w:type="dxa"/>
            <w:shd w:val="clear" w:color="auto" w:fill="FFCC99"/>
          </w:tcPr>
          <w:p w14:paraId="3A06BA51">
            <w:pPr>
              <w:widowControl w:val="0"/>
              <w:rPr>
                <w:rFonts w:ascii="宋体" w:hAnsi="宋体" w:cs="Arial"/>
                <w:b/>
                <w:color w:val="000000"/>
                <w:sz w:val="21"/>
                <w:szCs w:val="21"/>
              </w:rPr>
            </w:pPr>
            <w:r>
              <w:rPr>
                <w:rFonts w:ascii="宋体" w:hAnsi="宋体" w:cs="Arial"/>
                <w:b/>
                <w:color w:val="000000"/>
                <w:sz w:val="21"/>
                <w:szCs w:val="21"/>
              </w:rPr>
              <w:t>输入</w:t>
            </w:r>
            <w:r>
              <w:rPr>
                <w:rFonts w:hint="eastAsia" w:ascii="宋体" w:hAnsi="宋体" w:cs="Arial"/>
                <w:b/>
                <w:color w:val="000000"/>
                <w:sz w:val="21"/>
                <w:szCs w:val="21"/>
              </w:rPr>
              <w:t>/输出</w:t>
            </w:r>
          </w:p>
        </w:tc>
        <w:tc>
          <w:tcPr>
            <w:tcW w:w="1134" w:type="dxa"/>
            <w:shd w:val="clear" w:color="auto" w:fill="FFCC99"/>
          </w:tcPr>
          <w:p w14:paraId="576A1438">
            <w:pPr>
              <w:widowControl w:val="0"/>
              <w:rPr>
                <w:rFonts w:ascii="宋体" w:hAnsi="宋体" w:cs="Arial"/>
                <w:b/>
                <w:color w:val="000000"/>
                <w:sz w:val="21"/>
                <w:szCs w:val="21"/>
              </w:rPr>
            </w:pPr>
            <w:r>
              <w:rPr>
                <w:rFonts w:ascii="宋体" w:hAnsi="宋体" w:cs="Arial"/>
                <w:b/>
                <w:color w:val="000000"/>
                <w:sz w:val="21"/>
                <w:szCs w:val="21"/>
              </w:rPr>
              <w:t>缺省值</w:t>
            </w:r>
          </w:p>
        </w:tc>
        <w:tc>
          <w:tcPr>
            <w:tcW w:w="1417" w:type="dxa"/>
            <w:shd w:val="clear" w:color="auto" w:fill="FFCC99"/>
          </w:tcPr>
          <w:p w14:paraId="3662EF03">
            <w:pPr>
              <w:widowControl w:val="0"/>
              <w:rPr>
                <w:rFonts w:ascii="宋体" w:hAnsi="宋体" w:cs="Arial"/>
                <w:b/>
                <w:color w:val="000000"/>
                <w:sz w:val="21"/>
                <w:szCs w:val="21"/>
              </w:rPr>
            </w:pPr>
            <w:r>
              <w:rPr>
                <w:rFonts w:hint="eastAsia" w:ascii="宋体" w:hAnsi="宋体" w:cs="Arial"/>
                <w:b/>
                <w:color w:val="000000"/>
                <w:sz w:val="21"/>
                <w:szCs w:val="21"/>
              </w:rPr>
              <w:t>类型/长度</w:t>
            </w:r>
          </w:p>
        </w:tc>
        <w:tc>
          <w:tcPr>
            <w:tcW w:w="1134" w:type="dxa"/>
            <w:shd w:val="clear" w:color="auto" w:fill="FFCC99"/>
          </w:tcPr>
          <w:p w14:paraId="42AB58EF">
            <w:pPr>
              <w:widowControl w:val="0"/>
              <w:rPr>
                <w:rFonts w:ascii="宋体" w:hAnsi="宋体" w:cs="Arial"/>
                <w:b/>
                <w:color w:val="000000"/>
                <w:sz w:val="21"/>
                <w:szCs w:val="21"/>
              </w:rPr>
            </w:pPr>
            <w:r>
              <w:rPr>
                <w:rFonts w:hint="eastAsia" w:ascii="宋体" w:hAnsi="宋体" w:cs="Arial"/>
                <w:b/>
                <w:color w:val="000000"/>
                <w:sz w:val="21"/>
                <w:szCs w:val="21"/>
              </w:rPr>
              <w:t>是否必输</w:t>
            </w:r>
          </w:p>
        </w:tc>
        <w:tc>
          <w:tcPr>
            <w:tcW w:w="2693" w:type="dxa"/>
            <w:shd w:val="clear" w:color="auto" w:fill="FFCC99"/>
          </w:tcPr>
          <w:p w14:paraId="0FBFF798">
            <w:pPr>
              <w:widowControl w:val="0"/>
              <w:rPr>
                <w:rFonts w:ascii="宋体" w:hAnsi="宋体" w:cs="Arial"/>
                <w:b/>
                <w:color w:val="000000"/>
                <w:sz w:val="21"/>
                <w:szCs w:val="21"/>
              </w:rPr>
            </w:pPr>
            <w:r>
              <w:rPr>
                <w:rFonts w:ascii="宋体" w:hAnsi="宋体" w:cs="Arial"/>
                <w:b/>
                <w:color w:val="000000"/>
                <w:sz w:val="21"/>
                <w:szCs w:val="21"/>
              </w:rPr>
              <w:t>备注</w:t>
            </w:r>
          </w:p>
        </w:tc>
      </w:tr>
      <w:tr w14:paraId="27308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tcPr>
          <w:p w14:paraId="53C1EA78">
            <w:pPr>
              <w:pStyle w:val="70"/>
              <w:widowControl w:val="0"/>
              <w:numPr>
                <w:ilvl w:val="0"/>
                <w:numId w:val="56"/>
              </w:numPr>
              <w:spacing w:after="0"/>
              <w:ind w:firstLineChars="0"/>
              <w:rPr>
                <w:rFonts w:ascii="宋体" w:hAnsi="宋体"/>
                <w:sz w:val="21"/>
                <w:szCs w:val="21"/>
              </w:rPr>
            </w:pPr>
          </w:p>
        </w:tc>
        <w:tc>
          <w:tcPr>
            <w:tcW w:w="1417" w:type="dxa"/>
          </w:tcPr>
          <w:p w14:paraId="5121A122">
            <w:pPr>
              <w:widowControl w:val="0"/>
              <w:rPr>
                <w:rFonts w:ascii="宋体" w:hAnsi="宋体"/>
                <w:sz w:val="21"/>
                <w:szCs w:val="21"/>
              </w:rPr>
            </w:pPr>
            <w:r>
              <w:rPr>
                <w:rFonts w:hint="eastAsia" w:ascii="宋体" w:hAnsi="宋体"/>
                <w:sz w:val="21"/>
                <w:szCs w:val="21"/>
              </w:rPr>
              <w:t>查询条件</w:t>
            </w:r>
          </w:p>
        </w:tc>
        <w:tc>
          <w:tcPr>
            <w:tcW w:w="851" w:type="dxa"/>
          </w:tcPr>
          <w:p w14:paraId="55C1925E">
            <w:pPr>
              <w:widowControl w:val="0"/>
              <w:rPr>
                <w:rFonts w:ascii="宋体" w:hAnsi="宋体"/>
                <w:sz w:val="21"/>
                <w:szCs w:val="21"/>
              </w:rPr>
            </w:pPr>
            <w:r>
              <w:rPr>
                <w:rFonts w:hint="eastAsia" w:ascii="宋体" w:hAnsi="宋体"/>
                <w:sz w:val="21"/>
                <w:szCs w:val="21"/>
              </w:rPr>
              <w:t>文本框</w:t>
            </w:r>
          </w:p>
        </w:tc>
        <w:tc>
          <w:tcPr>
            <w:tcW w:w="1134" w:type="dxa"/>
          </w:tcPr>
          <w:p w14:paraId="05B8CED2">
            <w:pPr>
              <w:widowControl w:val="0"/>
              <w:rPr>
                <w:rFonts w:ascii="宋体" w:hAnsi="宋体"/>
                <w:sz w:val="21"/>
                <w:szCs w:val="21"/>
              </w:rPr>
            </w:pPr>
          </w:p>
        </w:tc>
        <w:tc>
          <w:tcPr>
            <w:tcW w:w="1417" w:type="dxa"/>
          </w:tcPr>
          <w:p w14:paraId="113CB380">
            <w:pPr>
              <w:widowControl w:val="0"/>
              <w:rPr>
                <w:rFonts w:ascii="宋体" w:hAnsi="宋体"/>
                <w:sz w:val="21"/>
                <w:szCs w:val="21"/>
              </w:rPr>
            </w:pPr>
            <w:r>
              <w:rPr>
                <w:rFonts w:hint="eastAsia" w:ascii="宋体" w:hAnsi="宋体"/>
                <w:sz w:val="21"/>
                <w:szCs w:val="21"/>
              </w:rPr>
              <w:t>C/10</w:t>
            </w:r>
          </w:p>
        </w:tc>
        <w:tc>
          <w:tcPr>
            <w:tcW w:w="1134" w:type="dxa"/>
          </w:tcPr>
          <w:p w14:paraId="75CCC1EC">
            <w:pPr>
              <w:widowControl w:val="0"/>
              <w:rPr>
                <w:rFonts w:ascii="宋体" w:hAnsi="宋体"/>
                <w:sz w:val="21"/>
                <w:szCs w:val="21"/>
              </w:rPr>
            </w:pPr>
          </w:p>
        </w:tc>
        <w:tc>
          <w:tcPr>
            <w:tcW w:w="2693" w:type="dxa"/>
          </w:tcPr>
          <w:p w14:paraId="6BD9FC61">
            <w:pPr>
              <w:widowControl w:val="0"/>
              <w:rPr>
                <w:rFonts w:ascii="宋体" w:hAnsi="宋体"/>
                <w:sz w:val="21"/>
                <w:szCs w:val="21"/>
              </w:rPr>
            </w:pPr>
            <w:r>
              <w:rPr>
                <w:rFonts w:hint="eastAsia" w:ascii="宋体" w:hAnsi="宋体"/>
                <w:sz w:val="21"/>
                <w:szCs w:val="21"/>
              </w:rPr>
              <w:t>仅支持收款人姓名查询，可进行模糊查询</w:t>
            </w:r>
            <w:r>
              <w:rPr>
                <w:rFonts w:ascii="宋体" w:hAnsi="宋体"/>
                <w:sz w:val="21"/>
                <w:szCs w:val="21"/>
              </w:rPr>
              <w:t xml:space="preserve"> </w:t>
            </w:r>
          </w:p>
        </w:tc>
      </w:tr>
      <w:tr w14:paraId="7615A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tcPr>
          <w:p w14:paraId="7221593B">
            <w:pPr>
              <w:pStyle w:val="70"/>
              <w:widowControl w:val="0"/>
              <w:numPr>
                <w:ilvl w:val="0"/>
                <w:numId w:val="56"/>
              </w:numPr>
              <w:spacing w:after="0"/>
              <w:ind w:firstLineChars="0"/>
              <w:rPr>
                <w:rFonts w:ascii="宋体" w:hAnsi="宋体"/>
                <w:sz w:val="21"/>
                <w:szCs w:val="21"/>
              </w:rPr>
            </w:pPr>
          </w:p>
        </w:tc>
        <w:tc>
          <w:tcPr>
            <w:tcW w:w="1417" w:type="dxa"/>
          </w:tcPr>
          <w:p w14:paraId="58CC2CF1">
            <w:pPr>
              <w:widowControl w:val="0"/>
              <w:rPr>
                <w:rFonts w:ascii="宋体" w:hAnsi="宋体"/>
                <w:sz w:val="21"/>
                <w:szCs w:val="21"/>
              </w:rPr>
            </w:pPr>
            <w:r>
              <w:rPr>
                <w:rFonts w:hint="eastAsia" w:ascii="宋体" w:hAnsi="宋体"/>
                <w:sz w:val="21"/>
                <w:szCs w:val="21"/>
              </w:rPr>
              <w:t>查询</w:t>
            </w:r>
          </w:p>
        </w:tc>
        <w:tc>
          <w:tcPr>
            <w:tcW w:w="851" w:type="dxa"/>
          </w:tcPr>
          <w:p w14:paraId="46A59DA4">
            <w:pPr>
              <w:widowControl w:val="0"/>
              <w:rPr>
                <w:rFonts w:ascii="宋体" w:hAnsi="宋体"/>
                <w:sz w:val="21"/>
                <w:szCs w:val="21"/>
              </w:rPr>
            </w:pPr>
            <w:r>
              <w:rPr>
                <w:rFonts w:hint="eastAsia" w:ascii="宋体" w:hAnsi="宋体"/>
                <w:sz w:val="21"/>
                <w:szCs w:val="21"/>
              </w:rPr>
              <w:t>按钮</w:t>
            </w:r>
          </w:p>
        </w:tc>
        <w:tc>
          <w:tcPr>
            <w:tcW w:w="1134" w:type="dxa"/>
          </w:tcPr>
          <w:p w14:paraId="11FB3F4E">
            <w:pPr>
              <w:widowControl w:val="0"/>
              <w:rPr>
                <w:rFonts w:ascii="宋体" w:hAnsi="宋体"/>
                <w:sz w:val="21"/>
                <w:szCs w:val="21"/>
              </w:rPr>
            </w:pPr>
          </w:p>
        </w:tc>
        <w:tc>
          <w:tcPr>
            <w:tcW w:w="1417" w:type="dxa"/>
          </w:tcPr>
          <w:p w14:paraId="4321ECCA">
            <w:pPr>
              <w:widowControl w:val="0"/>
              <w:rPr>
                <w:rFonts w:ascii="宋体" w:hAnsi="宋体"/>
                <w:sz w:val="21"/>
                <w:szCs w:val="21"/>
              </w:rPr>
            </w:pPr>
          </w:p>
        </w:tc>
        <w:tc>
          <w:tcPr>
            <w:tcW w:w="1134" w:type="dxa"/>
          </w:tcPr>
          <w:p w14:paraId="057E066D">
            <w:pPr>
              <w:widowControl w:val="0"/>
              <w:rPr>
                <w:rFonts w:ascii="宋体" w:hAnsi="宋体"/>
                <w:sz w:val="21"/>
                <w:szCs w:val="21"/>
              </w:rPr>
            </w:pPr>
          </w:p>
        </w:tc>
        <w:tc>
          <w:tcPr>
            <w:tcW w:w="2693" w:type="dxa"/>
          </w:tcPr>
          <w:p w14:paraId="6C11022A">
            <w:pPr>
              <w:widowControl w:val="0"/>
              <w:rPr>
                <w:rFonts w:ascii="宋体" w:hAnsi="宋体"/>
                <w:sz w:val="21"/>
                <w:szCs w:val="21"/>
              </w:rPr>
            </w:pPr>
          </w:p>
        </w:tc>
      </w:tr>
      <w:tr w14:paraId="1905A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tcPr>
          <w:p w14:paraId="2E2769C3">
            <w:pPr>
              <w:pStyle w:val="70"/>
              <w:widowControl w:val="0"/>
              <w:numPr>
                <w:ilvl w:val="0"/>
                <w:numId w:val="56"/>
              </w:numPr>
              <w:spacing w:after="0"/>
              <w:ind w:firstLineChars="0"/>
              <w:rPr>
                <w:rFonts w:ascii="宋体" w:hAnsi="宋体"/>
                <w:sz w:val="21"/>
                <w:szCs w:val="21"/>
              </w:rPr>
            </w:pPr>
          </w:p>
        </w:tc>
        <w:tc>
          <w:tcPr>
            <w:tcW w:w="1417" w:type="dxa"/>
          </w:tcPr>
          <w:p w14:paraId="1AAB447B">
            <w:pPr>
              <w:widowControl w:val="0"/>
              <w:rPr>
                <w:rFonts w:ascii="宋体" w:hAnsi="宋体"/>
                <w:sz w:val="21"/>
                <w:szCs w:val="21"/>
              </w:rPr>
            </w:pPr>
            <w:r>
              <w:rPr>
                <w:rFonts w:hint="eastAsia" w:ascii="宋体" w:hAnsi="宋体"/>
                <w:sz w:val="21"/>
                <w:szCs w:val="21"/>
              </w:rPr>
              <w:t>组别</w:t>
            </w:r>
          </w:p>
        </w:tc>
        <w:tc>
          <w:tcPr>
            <w:tcW w:w="851" w:type="dxa"/>
          </w:tcPr>
          <w:p w14:paraId="63729FD8">
            <w:pPr>
              <w:widowControl w:val="0"/>
              <w:rPr>
                <w:rFonts w:ascii="宋体" w:hAnsi="宋体"/>
                <w:sz w:val="21"/>
                <w:szCs w:val="21"/>
              </w:rPr>
            </w:pPr>
            <w:r>
              <w:rPr>
                <w:rFonts w:hint="eastAsia" w:ascii="宋体" w:hAnsi="宋体"/>
                <w:sz w:val="21"/>
                <w:szCs w:val="21"/>
              </w:rPr>
              <w:t>横向菜单</w:t>
            </w:r>
          </w:p>
        </w:tc>
        <w:tc>
          <w:tcPr>
            <w:tcW w:w="1134" w:type="dxa"/>
          </w:tcPr>
          <w:p w14:paraId="4C3E6AA7">
            <w:pPr>
              <w:widowControl w:val="0"/>
              <w:rPr>
                <w:rFonts w:ascii="宋体" w:hAnsi="宋体"/>
                <w:sz w:val="21"/>
                <w:szCs w:val="21"/>
              </w:rPr>
            </w:pPr>
            <w:r>
              <w:rPr>
                <w:rFonts w:hint="eastAsia" w:ascii="宋体" w:hAnsi="宋体"/>
                <w:sz w:val="21"/>
                <w:szCs w:val="21"/>
              </w:rPr>
              <w:t>全部</w:t>
            </w:r>
          </w:p>
        </w:tc>
        <w:tc>
          <w:tcPr>
            <w:tcW w:w="1417" w:type="dxa"/>
          </w:tcPr>
          <w:p w14:paraId="6E51292E">
            <w:pPr>
              <w:widowControl w:val="0"/>
              <w:rPr>
                <w:rFonts w:ascii="宋体" w:hAnsi="宋体"/>
                <w:sz w:val="21"/>
                <w:szCs w:val="21"/>
              </w:rPr>
            </w:pPr>
          </w:p>
        </w:tc>
        <w:tc>
          <w:tcPr>
            <w:tcW w:w="1134" w:type="dxa"/>
          </w:tcPr>
          <w:p w14:paraId="438FB0DC">
            <w:pPr>
              <w:widowControl w:val="0"/>
              <w:rPr>
                <w:rFonts w:ascii="宋体" w:hAnsi="宋体"/>
                <w:sz w:val="21"/>
                <w:szCs w:val="21"/>
              </w:rPr>
            </w:pPr>
          </w:p>
        </w:tc>
        <w:tc>
          <w:tcPr>
            <w:tcW w:w="2693" w:type="dxa"/>
          </w:tcPr>
          <w:p w14:paraId="0DE44D4B">
            <w:pPr>
              <w:widowControl w:val="0"/>
              <w:rPr>
                <w:rFonts w:ascii="宋体" w:hAnsi="宋体"/>
                <w:sz w:val="21"/>
                <w:szCs w:val="21"/>
              </w:rPr>
            </w:pPr>
            <w:r>
              <w:rPr>
                <w:rFonts w:hint="eastAsia" w:ascii="宋体" w:hAnsi="宋体"/>
                <w:sz w:val="21"/>
                <w:szCs w:val="21"/>
              </w:rPr>
              <w:t>选中哪项菜单，下边表格中显示哪个组别的组员信息。菜单项初始包括：全部，未分组，家人，朋友。</w:t>
            </w:r>
          </w:p>
        </w:tc>
      </w:tr>
      <w:tr w14:paraId="7B3BF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80" w:type="dxa"/>
            <w:gridSpan w:val="7"/>
          </w:tcPr>
          <w:p w14:paraId="37B9D802">
            <w:pPr>
              <w:widowControl w:val="0"/>
              <w:rPr>
                <w:rFonts w:ascii="宋体" w:hAnsi="宋体"/>
                <w:sz w:val="21"/>
                <w:szCs w:val="21"/>
              </w:rPr>
            </w:pPr>
            <w:r>
              <w:rPr>
                <w:rFonts w:hint="eastAsia" w:ascii="宋体" w:hAnsi="宋体"/>
                <w:sz w:val="21"/>
                <w:szCs w:val="21"/>
              </w:rPr>
              <w:t>查询结果：</w:t>
            </w:r>
          </w:p>
        </w:tc>
      </w:tr>
      <w:tr w14:paraId="0545A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tcPr>
          <w:p w14:paraId="62BFCF37">
            <w:pPr>
              <w:pStyle w:val="70"/>
              <w:widowControl w:val="0"/>
              <w:numPr>
                <w:ilvl w:val="0"/>
                <w:numId w:val="56"/>
              </w:numPr>
              <w:spacing w:after="0"/>
              <w:ind w:firstLineChars="0"/>
              <w:rPr>
                <w:rFonts w:ascii="宋体" w:hAnsi="宋体"/>
                <w:sz w:val="21"/>
                <w:szCs w:val="21"/>
              </w:rPr>
            </w:pPr>
          </w:p>
        </w:tc>
        <w:tc>
          <w:tcPr>
            <w:tcW w:w="1417" w:type="dxa"/>
          </w:tcPr>
          <w:p w14:paraId="09DE0516">
            <w:pPr>
              <w:widowControl w:val="0"/>
              <w:rPr>
                <w:rFonts w:ascii="宋体" w:hAnsi="宋体"/>
                <w:sz w:val="21"/>
                <w:szCs w:val="21"/>
              </w:rPr>
            </w:pPr>
            <w:r>
              <w:rPr>
                <w:rFonts w:hint="eastAsia" w:ascii="宋体" w:hAnsi="宋体"/>
                <w:sz w:val="21"/>
                <w:szCs w:val="21"/>
              </w:rPr>
              <w:t>选择</w:t>
            </w:r>
          </w:p>
        </w:tc>
        <w:tc>
          <w:tcPr>
            <w:tcW w:w="851" w:type="dxa"/>
          </w:tcPr>
          <w:p w14:paraId="1DE1AFDD">
            <w:pPr>
              <w:widowControl w:val="0"/>
              <w:rPr>
                <w:rFonts w:ascii="宋体" w:hAnsi="宋体"/>
                <w:sz w:val="21"/>
                <w:szCs w:val="21"/>
              </w:rPr>
            </w:pPr>
            <w:r>
              <w:rPr>
                <w:rFonts w:hint="eastAsia" w:ascii="宋体" w:hAnsi="宋体"/>
                <w:sz w:val="21"/>
                <w:szCs w:val="21"/>
              </w:rPr>
              <w:t>单选按钮</w:t>
            </w:r>
          </w:p>
        </w:tc>
        <w:tc>
          <w:tcPr>
            <w:tcW w:w="1134" w:type="dxa"/>
          </w:tcPr>
          <w:p w14:paraId="7D46F790">
            <w:pPr>
              <w:widowControl w:val="0"/>
              <w:rPr>
                <w:rFonts w:ascii="宋体" w:hAnsi="宋体"/>
                <w:sz w:val="21"/>
                <w:szCs w:val="21"/>
              </w:rPr>
            </w:pPr>
          </w:p>
        </w:tc>
        <w:tc>
          <w:tcPr>
            <w:tcW w:w="1417" w:type="dxa"/>
          </w:tcPr>
          <w:p w14:paraId="5CB69C72">
            <w:pPr>
              <w:widowControl w:val="0"/>
              <w:rPr>
                <w:rFonts w:ascii="宋体" w:hAnsi="宋体"/>
                <w:sz w:val="21"/>
                <w:szCs w:val="21"/>
              </w:rPr>
            </w:pPr>
          </w:p>
        </w:tc>
        <w:tc>
          <w:tcPr>
            <w:tcW w:w="1134" w:type="dxa"/>
          </w:tcPr>
          <w:p w14:paraId="71F9AB89">
            <w:pPr>
              <w:widowControl w:val="0"/>
              <w:rPr>
                <w:rFonts w:ascii="宋体" w:hAnsi="宋体"/>
                <w:sz w:val="21"/>
                <w:szCs w:val="21"/>
              </w:rPr>
            </w:pPr>
          </w:p>
        </w:tc>
        <w:tc>
          <w:tcPr>
            <w:tcW w:w="2693" w:type="dxa"/>
          </w:tcPr>
          <w:p w14:paraId="7858EF4A">
            <w:pPr>
              <w:widowControl w:val="0"/>
              <w:rPr>
                <w:rFonts w:ascii="宋体" w:hAnsi="宋体"/>
                <w:sz w:val="21"/>
                <w:szCs w:val="21"/>
              </w:rPr>
            </w:pPr>
            <w:r>
              <w:rPr>
                <w:rFonts w:hint="eastAsia" w:ascii="宋体" w:hAnsi="宋体"/>
                <w:sz w:val="21"/>
                <w:szCs w:val="21"/>
              </w:rPr>
              <w:t>勾选其中一个收款人信息，点击“确认”选中并将此收款人信息填入相应信息输入框中</w:t>
            </w:r>
          </w:p>
        </w:tc>
      </w:tr>
      <w:tr w14:paraId="073FF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tcPr>
          <w:p w14:paraId="049BA5A6">
            <w:pPr>
              <w:pStyle w:val="70"/>
              <w:widowControl w:val="0"/>
              <w:numPr>
                <w:ilvl w:val="0"/>
                <w:numId w:val="56"/>
              </w:numPr>
              <w:spacing w:after="0"/>
              <w:ind w:firstLineChars="0"/>
              <w:rPr>
                <w:rFonts w:ascii="宋体" w:hAnsi="宋体"/>
                <w:sz w:val="21"/>
                <w:szCs w:val="21"/>
              </w:rPr>
            </w:pPr>
          </w:p>
        </w:tc>
        <w:tc>
          <w:tcPr>
            <w:tcW w:w="1417" w:type="dxa"/>
          </w:tcPr>
          <w:p w14:paraId="52F399E0">
            <w:pPr>
              <w:widowControl w:val="0"/>
              <w:rPr>
                <w:rFonts w:ascii="宋体" w:hAnsi="宋体"/>
                <w:sz w:val="21"/>
                <w:szCs w:val="21"/>
              </w:rPr>
            </w:pPr>
            <w:r>
              <w:rPr>
                <w:rFonts w:hint="eastAsia" w:ascii="宋体" w:hAnsi="宋体"/>
                <w:sz w:val="21"/>
                <w:szCs w:val="21"/>
              </w:rPr>
              <w:t>组名</w:t>
            </w:r>
          </w:p>
        </w:tc>
        <w:tc>
          <w:tcPr>
            <w:tcW w:w="851" w:type="dxa"/>
          </w:tcPr>
          <w:p w14:paraId="1A5D793A">
            <w:pPr>
              <w:widowControl w:val="0"/>
              <w:rPr>
                <w:rFonts w:ascii="宋体" w:hAnsi="宋体"/>
                <w:sz w:val="21"/>
                <w:szCs w:val="21"/>
              </w:rPr>
            </w:pPr>
            <w:r>
              <w:rPr>
                <w:rFonts w:hint="eastAsia" w:ascii="宋体" w:hAnsi="宋体"/>
                <w:sz w:val="21"/>
                <w:szCs w:val="21"/>
              </w:rPr>
              <w:t>文本</w:t>
            </w:r>
          </w:p>
        </w:tc>
        <w:tc>
          <w:tcPr>
            <w:tcW w:w="1134" w:type="dxa"/>
          </w:tcPr>
          <w:p w14:paraId="574BEDAB">
            <w:pPr>
              <w:widowControl w:val="0"/>
              <w:rPr>
                <w:rFonts w:ascii="宋体" w:hAnsi="宋体"/>
                <w:sz w:val="21"/>
                <w:szCs w:val="21"/>
              </w:rPr>
            </w:pPr>
          </w:p>
        </w:tc>
        <w:tc>
          <w:tcPr>
            <w:tcW w:w="1417" w:type="dxa"/>
          </w:tcPr>
          <w:p w14:paraId="76897640">
            <w:pPr>
              <w:widowControl w:val="0"/>
              <w:rPr>
                <w:rFonts w:ascii="宋体" w:hAnsi="宋体"/>
                <w:sz w:val="21"/>
                <w:szCs w:val="21"/>
              </w:rPr>
            </w:pPr>
          </w:p>
        </w:tc>
        <w:tc>
          <w:tcPr>
            <w:tcW w:w="1134" w:type="dxa"/>
          </w:tcPr>
          <w:p w14:paraId="4848555E">
            <w:pPr>
              <w:widowControl w:val="0"/>
              <w:rPr>
                <w:rFonts w:ascii="宋体" w:hAnsi="宋体"/>
                <w:sz w:val="21"/>
                <w:szCs w:val="21"/>
              </w:rPr>
            </w:pPr>
          </w:p>
        </w:tc>
        <w:tc>
          <w:tcPr>
            <w:tcW w:w="2693" w:type="dxa"/>
          </w:tcPr>
          <w:p w14:paraId="109BFD58">
            <w:pPr>
              <w:widowControl w:val="0"/>
              <w:rPr>
                <w:rFonts w:ascii="宋体" w:hAnsi="宋体"/>
                <w:sz w:val="21"/>
                <w:szCs w:val="21"/>
              </w:rPr>
            </w:pPr>
          </w:p>
        </w:tc>
      </w:tr>
      <w:tr w14:paraId="214B2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tcPr>
          <w:p w14:paraId="400FEF08">
            <w:pPr>
              <w:pStyle w:val="70"/>
              <w:widowControl w:val="0"/>
              <w:numPr>
                <w:ilvl w:val="0"/>
                <w:numId w:val="56"/>
              </w:numPr>
              <w:spacing w:after="0"/>
              <w:ind w:firstLineChars="0"/>
              <w:rPr>
                <w:rFonts w:ascii="宋体" w:hAnsi="宋体"/>
                <w:sz w:val="21"/>
                <w:szCs w:val="21"/>
              </w:rPr>
            </w:pPr>
          </w:p>
        </w:tc>
        <w:tc>
          <w:tcPr>
            <w:tcW w:w="1417" w:type="dxa"/>
          </w:tcPr>
          <w:p w14:paraId="509DBBD8">
            <w:pPr>
              <w:widowControl w:val="0"/>
              <w:rPr>
                <w:rFonts w:ascii="宋体" w:hAnsi="宋体"/>
                <w:sz w:val="21"/>
                <w:szCs w:val="21"/>
              </w:rPr>
            </w:pPr>
            <w:r>
              <w:rPr>
                <w:rFonts w:hint="eastAsia" w:ascii="宋体" w:hAnsi="宋体"/>
                <w:sz w:val="21"/>
                <w:szCs w:val="21"/>
              </w:rPr>
              <w:t>收款账号</w:t>
            </w:r>
          </w:p>
        </w:tc>
        <w:tc>
          <w:tcPr>
            <w:tcW w:w="851" w:type="dxa"/>
          </w:tcPr>
          <w:p w14:paraId="3F44BDC8">
            <w:pPr>
              <w:widowControl w:val="0"/>
              <w:rPr>
                <w:rFonts w:ascii="宋体" w:hAnsi="宋体"/>
                <w:sz w:val="21"/>
                <w:szCs w:val="21"/>
              </w:rPr>
            </w:pPr>
            <w:r>
              <w:rPr>
                <w:rFonts w:hint="eastAsia" w:ascii="宋体" w:hAnsi="宋体"/>
                <w:sz w:val="21"/>
                <w:szCs w:val="21"/>
              </w:rPr>
              <w:t>文本</w:t>
            </w:r>
          </w:p>
        </w:tc>
        <w:tc>
          <w:tcPr>
            <w:tcW w:w="1134" w:type="dxa"/>
          </w:tcPr>
          <w:p w14:paraId="1055FA8B">
            <w:pPr>
              <w:widowControl w:val="0"/>
              <w:rPr>
                <w:rFonts w:ascii="宋体" w:hAnsi="宋体"/>
                <w:sz w:val="21"/>
                <w:szCs w:val="21"/>
              </w:rPr>
            </w:pPr>
          </w:p>
        </w:tc>
        <w:tc>
          <w:tcPr>
            <w:tcW w:w="1417" w:type="dxa"/>
          </w:tcPr>
          <w:p w14:paraId="519F1DFA">
            <w:pPr>
              <w:widowControl w:val="0"/>
              <w:rPr>
                <w:rFonts w:ascii="宋体" w:hAnsi="宋体"/>
                <w:sz w:val="21"/>
                <w:szCs w:val="21"/>
              </w:rPr>
            </w:pPr>
          </w:p>
        </w:tc>
        <w:tc>
          <w:tcPr>
            <w:tcW w:w="1134" w:type="dxa"/>
          </w:tcPr>
          <w:p w14:paraId="7F9FFF27">
            <w:pPr>
              <w:widowControl w:val="0"/>
              <w:rPr>
                <w:rFonts w:ascii="宋体" w:hAnsi="宋体"/>
                <w:sz w:val="21"/>
                <w:szCs w:val="21"/>
              </w:rPr>
            </w:pPr>
          </w:p>
        </w:tc>
        <w:tc>
          <w:tcPr>
            <w:tcW w:w="2693" w:type="dxa"/>
          </w:tcPr>
          <w:p w14:paraId="1D460AE4">
            <w:pPr>
              <w:widowControl w:val="0"/>
              <w:rPr>
                <w:rFonts w:ascii="宋体" w:hAnsi="宋体"/>
                <w:sz w:val="21"/>
                <w:szCs w:val="21"/>
              </w:rPr>
            </w:pPr>
          </w:p>
        </w:tc>
      </w:tr>
      <w:tr w14:paraId="32F21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tcPr>
          <w:p w14:paraId="4D52B692">
            <w:pPr>
              <w:pStyle w:val="70"/>
              <w:widowControl w:val="0"/>
              <w:numPr>
                <w:ilvl w:val="0"/>
                <w:numId w:val="56"/>
              </w:numPr>
              <w:spacing w:after="0"/>
              <w:ind w:firstLineChars="0"/>
              <w:rPr>
                <w:rFonts w:ascii="宋体" w:hAnsi="宋体"/>
                <w:sz w:val="21"/>
                <w:szCs w:val="21"/>
              </w:rPr>
            </w:pPr>
          </w:p>
        </w:tc>
        <w:tc>
          <w:tcPr>
            <w:tcW w:w="1417" w:type="dxa"/>
          </w:tcPr>
          <w:p w14:paraId="2F3ABAC6">
            <w:pPr>
              <w:widowControl w:val="0"/>
              <w:rPr>
                <w:rFonts w:ascii="宋体" w:hAnsi="宋体"/>
                <w:sz w:val="21"/>
                <w:szCs w:val="21"/>
              </w:rPr>
            </w:pPr>
            <w:r>
              <w:rPr>
                <w:rFonts w:hint="eastAsia" w:ascii="宋体" w:hAnsi="宋体"/>
                <w:sz w:val="21"/>
                <w:szCs w:val="21"/>
              </w:rPr>
              <w:t>收款人姓名</w:t>
            </w:r>
          </w:p>
        </w:tc>
        <w:tc>
          <w:tcPr>
            <w:tcW w:w="851" w:type="dxa"/>
          </w:tcPr>
          <w:p w14:paraId="21B64BEE">
            <w:pPr>
              <w:widowControl w:val="0"/>
              <w:rPr>
                <w:rFonts w:ascii="宋体" w:hAnsi="宋体"/>
                <w:sz w:val="21"/>
                <w:szCs w:val="21"/>
              </w:rPr>
            </w:pPr>
            <w:r>
              <w:rPr>
                <w:rFonts w:hint="eastAsia" w:ascii="宋体" w:hAnsi="宋体"/>
                <w:sz w:val="21"/>
                <w:szCs w:val="21"/>
              </w:rPr>
              <w:t>文本</w:t>
            </w:r>
          </w:p>
        </w:tc>
        <w:tc>
          <w:tcPr>
            <w:tcW w:w="1134" w:type="dxa"/>
          </w:tcPr>
          <w:p w14:paraId="3CB3C9BA">
            <w:pPr>
              <w:widowControl w:val="0"/>
              <w:rPr>
                <w:rFonts w:ascii="宋体" w:hAnsi="宋体"/>
                <w:sz w:val="21"/>
                <w:szCs w:val="21"/>
              </w:rPr>
            </w:pPr>
          </w:p>
        </w:tc>
        <w:tc>
          <w:tcPr>
            <w:tcW w:w="1417" w:type="dxa"/>
          </w:tcPr>
          <w:p w14:paraId="20F4116E">
            <w:pPr>
              <w:widowControl w:val="0"/>
              <w:rPr>
                <w:rFonts w:ascii="宋体" w:hAnsi="宋体"/>
                <w:sz w:val="21"/>
                <w:szCs w:val="21"/>
              </w:rPr>
            </w:pPr>
          </w:p>
        </w:tc>
        <w:tc>
          <w:tcPr>
            <w:tcW w:w="1134" w:type="dxa"/>
          </w:tcPr>
          <w:p w14:paraId="0C0CBD1A">
            <w:pPr>
              <w:widowControl w:val="0"/>
              <w:rPr>
                <w:rFonts w:ascii="宋体" w:hAnsi="宋体"/>
                <w:sz w:val="21"/>
                <w:szCs w:val="21"/>
              </w:rPr>
            </w:pPr>
          </w:p>
        </w:tc>
        <w:tc>
          <w:tcPr>
            <w:tcW w:w="2693" w:type="dxa"/>
          </w:tcPr>
          <w:p w14:paraId="64CD9943">
            <w:pPr>
              <w:widowControl w:val="0"/>
              <w:rPr>
                <w:rFonts w:ascii="宋体" w:hAnsi="宋体"/>
                <w:sz w:val="21"/>
                <w:szCs w:val="21"/>
              </w:rPr>
            </w:pPr>
          </w:p>
        </w:tc>
      </w:tr>
      <w:tr w14:paraId="72A45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tcPr>
          <w:p w14:paraId="211C8A40">
            <w:pPr>
              <w:pStyle w:val="70"/>
              <w:widowControl w:val="0"/>
              <w:numPr>
                <w:ilvl w:val="0"/>
                <w:numId w:val="56"/>
              </w:numPr>
              <w:spacing w:after="0"/>
              <w:ind w:firstLineChars="0"/>
              <w:rPr>
                <w:rFonts w:ascii="宋体" w:hAnsi="宋体"/>
                <w:sz w:val="21"/>
                <w:szCs w:val="21"/>
              </w:rPr>
            </w:pPr>
          </w:p>
        </w:tc>
        <w:tc>
          <w:tcPr>
            <w:tcW w:w="1417" w:type="dxa"/>
          </w:tcPr>
          <w:p w14:paraId="58F334E5">
            <w:pPr>
              <w:widowControl w:val="0"/>
              <w:rPr>
                <w:rFonts w:ascii="宋体" w:hAnsi="宋体"/>
                <w:sz w:val="21"/>
                <w:szCs w:val="21"/>
              </w:rPr>
            </w:pPr>
            <w:r>
              <w:rPr>
                <w:rFonts w:hint="eastAsia" w:ascii="宋体" w:hAnsi="宋体"/>
                <w:sz w:val="21"/>
                <w:szCs w:val="21"/>
              </w:rPr>
              <w:t>账户别名</w:t>
            </w:r>
          </w:p>
        </w:tc>
        <w:tc>
          <w:tcPr>
            <w:tcW w:w="851" w:type="dxa"/>
          </w:tcPr>
          <w:p w14:paraId="3DA73D0A">
            <w:pPr>
              <w:widowControl w:val="0"/>
              <w:rPr>
                <w:rFonts w:ascii="宋体" w:hAnsi="宋体"/>
                <w:sz w:val="21"/>
                <w:szCs w:val="21"/>
              </w:rPr>
            </w:pPr>
            <w:r>
              <w:rPr>
                <w:rFonts w:hint="eastAsia" w:ascii="宋体" w:hAnsi="宋体"/>
                <w:sz w:val="21"/>
                <w:szCs w:val="21"/>
              </w:rPr>
              <w:t>文本</w:t>
            </w:r>
          </w:p>
        </w:tc>
        <w:tc>
          <w:tcPr>
            <w:tcW w:w="1134" w:type="dxa"/>
          </w:tcPr>
          <w:p w14:paraId="085F849E">
            <w:pPr>
              <w:widowControl w:val="0"/>
              <w:rPr>
                <w:rFonts w:ascii="宋体" w:hAnsi="宋体"/>
                <w:sz w:val="21"/>
                <w:szCs w:val="21"/>
              </w:rPr>
            </w:pPr>
          </w:p>
        </w:tc>
        <w:tc>
          <w:tcPr>
            <w:tcW w:w="1417" w:type="dxa"/>
          </w:tcPr>
          <w:p w14:paraId="095ADF39">
            <w:pPr>
              <w:widowControl w:val="0"/>
              <w:rPr>
                <w:rFonts w:ascii="宋体" w:hAnsi="宋体"/>
                <w:sz w:val="21"/>
                <w:szCs w:val="21"/>
              </w:rPr>
            </w:pPr>
          </w:p>
        </w:tc>
        <w:tc>
          <w:tcPr>
            <w:tcW w:w="1134" w:type="dxa"/>
          </w:tcPr>
          <w:p w14:paraId="03DB5823">
            <w:pPr>
              <w:widowControl w:val="0"/>
              <w:rPr>
                <w:rFonts w:ascii="宋体" w:hAnsi="宋体"/>
                <w:sz w:val="21"/>
                <w:szCs w:val="21"/>
              </w:rPr>
            </w:pPr>
          </w:p>
        </w:tc>
        <w:tc>
          <w:tcPr>
            <w:tcW w:w="2693" w:type="dxa"/>
          </w:tcPr>
          <w:p w14:paraId="176C7C79">
            <w:pPr>
              <w:widowControl w:val="0"/>
              <w:rPr>
                <w:rFonts w:ascii="宋体" w:hAnsi="宋体"/>
                <w:sz w:val="21"/>
                <w:szCs w:val="21"/>
              </w:rPr>
            </w:pPr>
          </w:p>
        </w:tc>
      </w:tr>
      <w:tr w14:paraId="5B8A9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tcPr>
          <w:p w14:paraId="050EE27F">
            <w:pPr>
              <w:pStyle w:val="70"/>
              <w:widowControl w:val="0"/>
              <w:numPr>
                <w:ilvl w:val="0"/>
                <w:numId w:val="56"/>
              </w:numPr>
              <w:spacing w:after="0"/>
              <w:ind w:firstLineChars="0"/>
              <w:rPr>
                <w:rFonts w:ascii="宋体" w:hAnsi="宋体"/>
                <w:sz w:val="21"/>
                <w:szCs w:val="21"/>
              </w:rPr>
            </w:pPr>
          </w:p>
        </w:tc>
        <w:tc>
          <w:tcPr>
            <w:tcW w:w="1417" w:type="dxa"/>
          </w:tcPr>
          <w:p w14:paraId="73F6C5C7">
            <w:pPr>
              <w:widowControl w:val="0"/>
              <w:rPr>
                <w:rFonts w:ascii="宋体" w:hAnsi="宋体"/>
                <w:sz w:val="21"/>
                <w:szCs w:val="21"/>
              </w:rPr>
            </w:pPr>
            <w:r>
              <w:rPr>
                <w:rFonts w:hint="eastAsia" w:ascii="宋体" w:hAnsi="宋体"/>
                <w:sz w:val="21"/>
                <w:szCs w:val="21"/>
              </w:rPr>
              <w:t>收款方所在行</w:t>
            </w:r>
          </w:p>
        </w:tc>
        <w:tc>
          <w:tcPr>
            <w:tcW w:w="851" w:type="dxa"/>
          </w:tcPr>
          <w:p w14:paraId="599CB672">
            <w:pPr>
              <w:widowControl w:val="0"/>
              <w:rPr>
                <w:rFonts w:ascii="宋体" w:hAnsi="宋体"/>
                <w:sz w:val="21"/>
                <w:szCs w:val="21"/>
              </w:rPr>
            </w:pPr>
            <w:r>
              <w:rPr>
                <w:rFonts w:hint="eastAsia" w:ascii="宋体" w:hAnsi="宋体"/>
                <w:sz w:val="21"/>
                <w:szCs w:val="21"/>
              </w:rPr>
              <w:t>文本</w:t>
            </w:r>
          </w:p>
        </w:tc>
        <w:tc>
          <w:tcPr>
            <w:tcW w:w="1134" w:type="dxa"/>
          </w:tcPr>
          <w:p w14:paraId="7F4F4B6C">
            <w:pPr>
              <w:widowControl w:val="0"/>
              <w:rPr>
                <w:rFonts w:ascii="宋体" w:hAnsi="宋体"/>
                <w:sz w:val="21"/>
                <w:szCs w:val="21"/>
              </w:rPr>
            </w:pPr>
          </w:p>
        </w:tc>
        <w:tc>
          <w:tcPr>
            <w:tcW w:w="1417" w:type="dxa"/>
          </w:tcPr>
          <w:p w14:paraId="47B49932">
            <w:pPr>
              <w:widowControl w:val="0"/>
              <w:rPr>
                <w:rFonts w:ascii="宋体" w:hAnsi="宋体"/>
                <w:sz w:val="21"/>
                <w:szCs w:val="21"/>
              </w:rPr>
            </w:pPr>
          </w:p>
        </w:tc>
        <w:tc>
          <w:tcPr>
            <w:tcW w:w="1134" w:type="dxa"/>
          </w:tcPr>
          <w:p w14:paraId="61DE5C3B">
            <w:pPr>
              <w:widowControl w:val="0"/>
              <w:rPr>
                <w:rFonts w:ascii="宋体" w:hAnsi="宋体"/>
                <w:sz w:val="21"/>
                <w:szCs w:val="21"/>
              </w:rPr>
            </w:pPr>
          </w:p>
        </w:tc>
        <w:tc>
          <w:tcPr>
            <w:tcW w:w="2693" w:type="dxa"/>
          </w:tcPr>
          <w:p w14:paraId="63CB40CC">
            <w:pPr>
              <w:widowControl w:val="0"/>
              <w:rPr>
                <w:rFonts w:ascii="宋体" w:hAnsi="宋体"/>
                <w:sz w:val="21"/>
                <w:szCs w:val="21"/>
              </w:rPr>
            </w:pPr>
          </w:p>
        </w:tc>
      </w:tr>
      <w:tr w14:paraId="59380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tcPr>
          <w:p w14:paraId="000C157F">
            <w:pPr>
              <w:pStyle w:val="70"/>
              <w:widowControl w:val="0"/>
              <w:numPr>
                <w:ilvl w:val="0"/>
                <w:numId w:val="56"/>
              </w:numPr>
              <w:spacing w:after="0"/>
              <w:ind w:firstLineChars="0"/>
              <w:rPr>
                <w:rFonts w:ascii="宋体" w:hAnsi="宋体"/>
                <w:sz w:val="21"/>
                <w:szCs w:val="21"/>
              </w:rPr>
            </w:pPr>
          </w:p>
        </w:tc>
        <w:tc>
          <w:tcPr>
            <w:tcW w:w="1417" w:type="dxa"/>
          </w:tcPr>
          <w:p w14:paraId="308D4C42">
            <w:pPr>
              <w:widowControl w:val="0"/>
              <w:rPr>
                <w:rFonts w:ascii="宋体" w:hAnsi="宋体"/>
                <w:sz w:val="21"/>
                <w:szCs w:val="21"/>
              </w:rPr>
            </w:pPr>
            <w:r>
              <w:rPr>
                <w:rFonts w:hint="eastAsia" w:ascii="宋体" w:hAnsi="宋体"/>
                <w:sz w:val="21"/>
                <w:szCs w:val="21"/>
              </w:rPr>
              <w:t>收款人所在地区</w:t>
            </w:r>
          </w:p>
        </w:tc>
        <w:tc>
          <w:tcPr>
            <w:tcW w:w="851" w:type="dxa"/>
          </w:tcPr>
          <w:p w14:paraId="1571DE97">
            <w:pPr>
              <w:widowControl w:val="0"/>
              <w:rPr>
                <w:rFonts w:ascii="宋体" w:hAnsi="宋体"/>
                <w:sz w:val="21"/>
                <w:szCs w:val="21"/>
              </w:rPr>
            </w:pPr>
            <w:r>
              <w:rPr>
                <w:rFonts w:hint="eastAsia" w:ascii="宋体" w:hAnsi="宋体"/>
                <w:sz w:val="21"/>
                <w:szCs w:val="21"/>
              </w:rPr>
              <w:t>文本</w:t>
            </w:r>
          </w:p>
        </w:tc>
        <w:tc>
          <w:tcPr>
            <w:tcW w:w="1134" w:type="dxa"/>
          </w:tcPr>
          <w:p w14:paraId="64064B19">
            <w:pPr>
              <w:widowControl w:val="0"/>
              <w:rPr>
                <w:rFonts w:ascii="宋体" w:hAnsi="宋体"/>
                <w:sz w:val="21"/>
                <w:szCs w:val="21"/>
              </w:rPr>
            </w:pPr>
          </w:p>
        </w:tc>
        <w:tc>
          <w:tcPr>
            <w:tcW w:w="1417" w:type="dxa"/>
          </w:tcPr>
          <w:p w14:paraId="4949A73F">
            <w:pPr>
              <w:widowControl w:val="0"/>
              <w:rPr>
                <w:rFonts w:ascii="宋体" w:hAnsi="宋体"/>
                <w:sz w:val="21"/>
                <w:szCs w:val="21"/>
              </w:rPr>
            </w:pPr>
          </w:p>
        </w:tc>
        <w:tc>
          <w:tcPr>
            <w:tcW w:w="1134" w:type="dxa"/>
          </w:tcPr>
          <w:p w14:paraId="1A46DEDA">
            <w:pPr>
              <w:widowControl w:val="0"/>
              <w:rPr>
                <w:rFonts w:ascii="宋体" w:hAnsi="宋体"/>
                <w:sz w:val="21"/>
                <w:szCs w:val="21"/>
              </w:rPr>
            </w:pPr>
          </w:p>
        </w:tc>
        <w:tc>
          <w:tcPr>
            <w:tcW w:w="2693" w:type="dxa"/>
          </w:tcPr>
          <w:p w14:paraId="018E6A20">
            <w:pPr>
              <w:widowControl w:val="0"/>
              <w:rPr>
                <w:rFonts w:ascii="宋体" w:hAnsi="宋体"/>
                <w:sz w:val="21"/>
                <w:szCs w:val="21"/>
              </w:rPr>
            </w:pPr>
          </w:p>
        </w:tc>
      </w:tr>
      <w:tr w14:paraId="26AB7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tcPr>
          <w:p w14:paraId="4B9BA35D">
            <w:pPr>
              <w:pStyle w:val="70"/>
              <w:widowControl w:val="0"/>
              <w:numPr>
                <w:ilvl w:val="0"/>
                <w:numId w:val="56"/>
              </w:numPr>
              <w:spacing w:after="0"/>
              <w:ind w:firstLineChars="0"/>
              <w:rPr>
                <w:rFonts w:ascii="宋体" w:hAnsi="宋体"/>
                <w:sz w:val="21"/>
                <w:szCs w:val="21"/>
              </w:rPr>
            </w:pPr>
          </w:p>
        </w:tc>
        <w:tc>
          <w:tcPr>
            <w:tcW w:w="1417" w:type="dxa"/>
          </w:tcPr>
          <w:p w14:paraId="701B0053">
            <w:pPr>
              <w:widowControl w:val="0"/>
              <w:rPr>
                <w:rFonts w:ascii="宋体" w:hAnsi="宋体"/>
                <w:sz w:val="21"/>
                <w:szCs w:val="21"/>
              </w:rPr>
            </w:pPr>
            <w:r>
              <w:rPr>
                <w:rFonts w:hint="eastAsia" w:ascii="宋体" w:hAnsi="宋体"/>
                <w:sz w:val="21"/>
                <w:szCs w:val="21"/>
              </w:rPr>
              <w:t>确认</w:t>
            </w:r>
          </w:p>
        </w:tc>
        <w:tc>
          <w:tcPr>
            <w:tcW w:w="851" w:type="dxa"/>
          </w:tcPr>
          <w:p w14:paraId="20F96626">
            <w:pPr>
              <w:widowControl w:val="0"/>
              <w:rPr>
                <w:rFonts w:ascii="宋体" w:hAnsi="宋体"/>
                <w:sz w:val="21"/>
                <w:szCs w:val="21"/>
              </w:rPr>
            </w:pPr>
            <w:r>
              <w:rPr>
                <w:rFonts w:hint="eastAsia" w:ascii="宋体" w:hAnsi="宋体"/>
                <w:sz w:val="21"/>
                <w:szCs w:val="21"/>
              </w:rPr>
              <w:t>按钮</w:t>
            </w:r>
          </w:p>
        </w:tc>
        <w:tc>
          <w:tcPr>
            <w:tcW w:w="1134" w:type="dxa"/>
          </w:tcPr>
          <w:p w14:paraId="3C74C27D">
            <w:pPr>
              <w:widowControl w:val="0"/>
              <w:rPr>
                <w:rFonts w:ascii="宋体" w:hAnsi="宋体"/>
                <w:sz w:val="21"/>
                <w:szCs w:val="21"/>
              </w:rPr>
            </w:pPr>
          </w:p>
        </w:tc>
        <w:tc>
          <w:tcPr>
            <w:tcW w:w="1417" w:type="dxa"/>
          </w:tcPr>
          <w:p w14:paraId="457D73F5">
            <w:pPr>
              <w:widowControl w:val="0"/>
              <w:rPr>
                <w:rFonts w:ascii="宋体" w:hAnsi="宋体"/>
                <w:sz w:val="21"/>
                <w:szCs w:val="21"/>
              </w:rPr>
            </w:pPr>
          </w:p>
        </w:tc>
        <w:tc>
          <w:tcPr>
            <w:tcW w:w="1134" w:type="dxa"/>
          </w:tcPr>
          <w:p w14:paraId="054DF370">
            <w:pPr>
              <w:widowControl w:val="0"/>
              <w:rPr>
                <w:rFonts w:ascii="宋体" w:hAnsi="宋体"/>
                <w:sz w:val="21"/>
                <w:szCs w:val="21"/>
              </w:rPr>
            </w:pPr>
          </w:p>
        </w:tc>
        <w:tc>
          <w:tcPr>
            <w:tcW w:w="2693" w:type="dxa"/>
          </w:tcPr>
          <w:p w14:paraId="1EA32333">
            <w:pPr>
              <w:widowControl w:val="0"/>
              <w:rPr>
                <w:rFonts w:ascii="宋体" w:hAnsi="宋体"/>
                <w:sz w:val="21"/>
                <w:szCs w:val="21"/>
              </w:rPr>
            </w:pPr>
          </w:p>
        </w:tc>
      </w:tr>
      <w:tr w14:paraId="59E16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tcPr>
          <w:p w14:paraId="1DD6581E">
            <w:pPr>
              <w:pStyle w:val="70"/>
              <w:widowControl w:val="0"/>
              <w:numPr>
                <w:ilvl w:val="0"/>
                <w:numId w:val="56"/>
              </w:numPr>
              <w:spacing w:after="0"/>
              <w:ind w:firstLineChars="0"/>
              <w:rPr>
                <w:rFonts w:ascii="宋体" w:hAnsi="宋体"/>
                <w:sz w:val="21"/>
                <w:szCs w:val="21"/>
              </w:rPr>
            </w:pPr>
          </w:p>
        </w:tc>
        <w:tc>
          <w:tcPr>
            <w:tcW w:w="1417" w:type="dxa"/>
          </w:tcPr>
          <w:p w14:paraId="63B68333">
            <w:pPr>
              <w:widowControl w:val="0"/>
              <w:rPr>
                <w:rFonts w:ascii="宋体" w:hAnsi="宋体"/>
                <w:sz w:val="21"/>
                <w:szCs w:val="21"/>
              </w:rPr>
            </w:pPr>
            <w:r>
              <w:rPr>
                <w:rFonts w:hint="eastAsia" w:ascii="宋体" w:hAnsi="宋体"/>
                <w:sz w:val="21"/>
                <w:szCs w:val="21"/>
              </w:rPr>
              <w:t>返回</w:t>
            </w:r>
          </w:p>
        </w:tc>
        <w:tc>
          <w:tcPr>
            <w:tcW w:w="851" w:type="dxa"/>
          </w:tcPr>
          <w:p w14:paraId="2A70E353">
            <w:pPr>
              <w:widowControl w:val="0"/>
              <w:rPr>
                <w:rFonts w:ascii="宋体" w:hAnsi="宋体"/>
                <w:sz w:val="21"/>
                <w:szCs w:val="21"/>
              </w:rPr>
            </w:pPr>
            <w:r>
              <w:rPr>
                <w:rFonts w:hint="eastAsia" w:ascii="宋体" w:hAnsi="宋体"/>
                <w:sz w:val="21"/>
                <w:szCs w:val="21"/>
              </w:rPr>
              <w:t>按钮</w:t>
            </w:r>
          </w:p>
        </w:tc>
        <w:tc>
          <w:tcPr>
            <w:tcW w:w="1134" w:type="dxa"/>
          </w:tcPr>
          <w:p w14:paraId="5EDDF887">
            <w:pPr>
              <w:widowControl w:val="0"/>
              <w:rPr>
                <w:rFonts w:ascii="宋体" w:hAnsi="宋体"/>
                <w:sz w:val="21"/>
                <w:szCs w:val="21"/>
              </w:rPr>
            </w:pPr>
          </w:p>
        </w:tc>
        <w:tc>
          <w:tcPr>
            <w:tcW w:w="1417" w:type="dxa"/>
          </w:tcPr>
          <w:p w14:paraId="0D190BA4">
            <w:pPr>
              <w:widowControl w:val="0"/>
              <w:rPr>
                <w:rFonts w:ascii="宋体" w:hAnsi="宋体"/>
                <w:sz w:val="21"/>
                <w:szCs w:val="21"/>
              </w:rPr>
            </w:pPr>
          </w:p>
        </w:tc>
        <w:tc>
          <w:tcPr>
            <w:tcW w:w="1134" w:type="dxa"/>
          </w:tcPr>
          <w:p w14:paraId="0B395651">
            <w:pPr>
              <w:widowControl w:val="0"/>
              <w:rPr>
                <w:rFonts w:ascii="宋体" w:hAnsi="宋体"/>
                <w:sz w:val="21"/>
                <w:szCs w:val="21"/>
              </w:rPr>
            </w:pPr>
          </w:p>
        </w:tc>
        <w:tc>
          <w:tcPr>
            <w:tcW w:w="2693" w:type="dxa"/>
          </w:tcPr>
          <w:p w14:paraId="753A27DC">
            <w:pPr>
              <w:widowControl w:val="0"/>
              <w:rPr>
                <w:rFonts w:ascii="宋体" w:hAnsi="宋体"/>
                <w:sz w:val="21"/>
                <w:szCs w:val="21"/>
              </w:rPr>
            </w:pPr>
          </w:p>
        </w:tc>
      </w:tr>
    </w:tbl>
    <w:p w14:paraId="5041A12D">
      <w:pPr>
        <w:pStyle w:val="5"/>
        <w:numPr>
          <w:ilvl w:val="0"/>
          <w:numId w:val="0"/>
        </w:numPr>
        <w:spacing w:line="377" w:lineRule="auto"/>
        <w:ind w:left="113"/>
      </w:pPr>
      <w:r>
        <w:rPr>
          <w:rFonts w:hint="eastAsia"/>
        </w:rPr>
        <w:t>确认页面</w:t>
      </w:r>
    </w:p>
    <w:tbl>
      <w:tblPr>
        <w:tblStyle w:val="4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418"/>
        <w:gridCol w:w="992"/>
        <w:gridCol w:w="1134"/>
        <w:gridCol w:w="992"/>
        <w:gridCol w:w="851"/>
        <w:gridCol w:w="2460"/>
      </w:tblGrid>
      <w:tr w14:paraId="7CD90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FFCC99"/>
          </w:tcPr>
          <w:p w14:paraId="620C614E">
            <w:pPr>
              <w:widowControl w:val="0"/>
              <w:rPr>
                <w:rFonts w:ascii="宋体" w:hAnsi="宋体"/>
                <w:b/>
                <w:sz w:val="21"/>
                <w:szCs w:val="21"/>
              </w:rPr>
            </w:pPr>
            <w:r>
              <w:rPr>
                <w:rFonts w:hint="eastAsia" w:ascii="宋体" w:hAnsi="宋体"/>
                <w:b/>
                <w:sz w:val="21"/>
                <w:szCs w:val="21"/>
              </w:rPr>
              <w:t>序号</w:t>
            </w:r>
          </w:p>
        </w:tc>
        <w:tc>
          <w:tcPr>
            <w:tcW w:w="1418" w:type="dxa"/>
            <w:shd w:val="clear" w:color="auto" w:fill="FFCC99"/>
          </w:tcPr>
          <w:p w14:paraId="0EF0D085">
            <w:pPr>
              <w:widowControl w:val="0"/>
              <w:rPr>
                <w:rFonts w:ascii="宋体" w:hAnsi="宋体"/>
                <w:b/>
                <w:sz w:val="21"/>
                <w:szCs w:val="21"/>
              </w:rPr>
            </w:pPr>
            <w:r>
              <w:rPr>
                <w:rFonts w:hint="eastAsia" w:ascii="宋体" w:hAnsi="宋体"/>
                <w:b/>
                <w:sz w:val="21"/>
                <w:szCs w:val="21"/>
              </w:rPr>
              <w:t>名称</w:t>
            </w:r>
          </w:p>
        </w:tc>
        <w:tc>
          <w:tcPr>
            <w:tcW w:w="992" w:type="dxa"/>
            <w:shd w:val="clear" w:color="auto" w:fill="FFCC99"/>
          </w:tcPr>
          <w:p w14:paraId="0C415012">
            <w:pPr>
              <w:widowControl w:val="0"/>
              <w:rPr>
                <w:rFonts w:ascii="宋体" w:hAnsi="宋体"/>
                <w:b/>
                <w:sz w:val="21"/>
                <w:szCs w:val="21"/>
              </w:rPr>
            </w:pPr>
            <w:r>
              <w:rPr>
                <w:rFonts w:hint="eastAsia" w:ascii="宋体" w:hAnsi="宋体"/>
                <w:b/>
                <w:sz w:val="21"/>
                <w:szCs w:val="21"/>
              </w:rPr>
              <w:t>输入/输出</w:t>
            </w:r>
          </w:p>
        </w:tc>
        <w:tc>
          <w:tcPr>
            <w:tcW w:w="1134" w:type="dxa"/>
            <w:shd w:val="clear" w:color="auto" w:fill="FFCC99"/>
          </w:tcPr>
          <w:p w14:paraId="5D9B0D98">
            <w:pPr>
              <w:widowControl w:val="0"/>
              <w:rPr>
                <w:rFonts w:ascii="宋体" w:hAnsi="宋体"/>
                <w:b/>
                <w:sz w:val="21"/>
                <w:szCs w:val="21"/>
              </w:rPr>
            </w:pPr>
            <w:r>
              <w:rPr>
                <w:rFonts w:hint="eastAsia" w:ascii="宋体" w:hAnsi="宋体"/>
                <w:b/>
                <w:sz w:val="21"/>
                <w:szCs w:val="21"/>
              </w:rPr>
              <w:t>缺省值</w:t>
            </w:r>
          </w:p>
        </w:tc>
        <w:tc>
          <w:tcPr>
            <w:tcW w:w="992" w:type="dxa"/>
            <w:shd w:val="clear" w:color="auto" w:fill="FFCC99"/>
          </w:tcPr>
          <w:p w14:paraId="41C5AF35">
            <w:pPr>
              <w:widowControl w:val="0"/>
              <w:rPr>
                <w:rFonts w:ascii="宋体" w:hAnsi="宋体"/>
                <w:b/>
                <w:sz w:val="21"/>
                <w:szCs w:val="21"/>
              </w:rPr>
            </w:pPr>
            <w:r>
              <w:rPr>
                <w:rFonts w:hint="eastAsia" w:ascii="宋体" w:hAnsi="宋体"/>
                <w:b/>
                <w:sz w:val="21"/>
                <w:szCs w:val="21"/>
              </w:rPr>
              <w:t>类型/长度</w:t>
            </w:r>
          </w:p>
        </w:tc>
        <w:tc>
          <w:tcPr>
            <w:tcW w:w="851" w:type="dxa"/>
            <w:shd w:val="clear" w:color="auto" w:fill="FFCC99"/>
          </w:tcPr>
          <w:p w14:paraId="3D50859C">
            <w:pPr>
              <w:widowControl w:val="0"/>
              <w:rPr>
                <w:rFonts w:ascii="宋体" w:hAnsi="宋体"/>
                <w:b/>
                <w:sz w:val="21"/>
                <w:szCs w:val="21"/>
              </w:rPr>
            </w:pPr>
            <w:r>
              <w:rPr>
                <w:rFonts w:hint="eastAsia" w:ascii="宋体" w:hAnsi="宋体"/>
                <w:b/>
                <w:sz w:val="21"/>
                <w:szCs w:val="21"/>
              </w:rPr>
              <w:t>是否必输</w:t>
            </w:r>
          </w:p>
        </w:tc>
        <w:tc>
          <w:tcPr>
            <w:tcW w:w="2460" w:type="dxa"/>
            <w:shd w:val="clear" w:color="auto" w:fill="FFCC99"/>
          </w:tcPr>
          <w:p w14:paraId="463C7E45">
            <w:pPr>
              <w:widowControl w:val="0"/>
              <w:rPr>
                <w:rFonts w:ascii="宋体" w:hAnsi="宋体"/>
                <w:b/>
                <w:sz w:val="21"/>
                <w:szCs w:val="21"/>
              </w:rPr>
            </w:pPr>
            <w:r>
              <w:rPr>
                <w:rFonts w:hint="eastAsia" w:ascii="宋体" w:hAnsi="宋体"/>
                <w:b/>
                <w:sz w:val="21"/>
                <w:szCs w:val="21"/>
              </w:rPr>
              <w:t>备注</w:t>
            </w:r>
          </w:p>
        </w:tc>
      </w:tr>
      <w:tr w14:paraId="682CF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61B6B1ED">
            <w:pPr>
              <w:pStyle w:val="70"/>
              <w:widowControl w:val="0"/>
              <w:numPr>
                <w:ilvl w:val="0"/>
                <w:numId w:val="57"/>
              </w:numPr>
              <w:spacing w:after="0"/>
              <w:ind w:firstLineChars="0"/>
              <w:rPr>
                <w:rFonts w:ascii="宋体" w:hAnsi="宋体"/>
                <w:sz w:val="21"/>
                <w:szCs w:val="21"/>
              </w:rPr>
            </w:pPr>
          </w:p>
        </w:tc>
        <w:tc>
          <w:tcPr>
            <w:tcW w:w="1418" w:type="dxa"/>
          </w:tcPr>
          <w:p w14:paraId="15AE6553">
            <w:pPr>
              <w:widowControl w:val="0"/>
              <w:rPr>
                <w:rFonts w:ascii="宋体" w:hAnsi="宋体"/>
                <w:sz w:val="21"/>
                <w:szCs w:val="21"/>
              </w:rPr>
            </w:pPr>
            <w:r>
              <w:rPr>
                <w:rFonts w:hint="eastAsia" w:ascii="宋体" w:hAnsi="宋体"/>
                <w:sz w:val="21"/>
                <w:szCs w:val="21"/>
              </w:rPr>
              <w:t>付款账号</w:t>
            </w:r>
          </w:p>
        </w:tc>
        <w:tc>
          <w:tcPr>
            <w:tcW w:w="992" w:type="dxa"/>
          </w:tcPr>
          <w:p w14:paraId="7F1586A8">
            <w:pPr>
              <w:widowControl w:val="0"/>
              <w:rPr>
                <w:rFonts w:ascii="宋体" w:hAnsi="宋体"/>
                <w:sz w:val="21"/>
                <w:szCs w:val="21"/>
              </w:rPr>
            </w:pPr>
            <w:r>
              <w:rPr>
                <w:rFonts w:hint="eastAsia" w:ascii="宋体" w:hAnsi="宋体"/>
                <w:sz w:val="21"/>
                <w:szCs w:val="21"/>
              </w:rPr>
              <w:t>文本</w:t>
            </w:r>
          </w:p>
        </w:tc>
        <w:tc>
          <w:tcPr>
            <w:tcW w:w="1134" w:type="dxa"/>
          </w:tcPr>
          <w:p w14:paraId="175FAE04">
            <w:pPr>
              <w:widowControl w:val="0"/>
              <w:rPr>
                <w:rFonts w:ascii="宋体" w:hAnsi="宋体"/>
                <w:sz w:val="21"/>
                <w:szCs w:val="21"/>
              </w:rPr>
            </w:pPr>
          </w:p>
        </w:tc>
        <w:tc>
          <w:tcPr>
            <w:tcW w:w="992" w:type="dxa"/>
          </w:tcPr>
          <w:p w14:paraId="23B3B2DF">
            <w:pPr>
              <w:widowControl w:val="0"/>
              <w:rPr>
                <w:rFonts w:ascii="宋体" w:hAnsi="宋体"/>
                <w:sz w:val="21"/>
                <w:szCs w:val="21"/>
              </w:rPr>
            </w:pPr>
          </w:p>
        </w:tc>
        <w:tc>
          <w:tcPr>
            <w:tcW w:w="851" w:type="dxa"/>
          </w:tcPr>
          <w:p w14:paraId="2F51512F">
            <w:pPr>
              <w:widowControl w:val="0"/>
              <w:rPr>
                <w:rFonts w:ascii="宋体" w:hAnsi="宋体"/>
                <w:sz w:val="21"/>
                <w:szCs w:val="21"/>
              </w:rPr>
            </w:pPr>
          </w:p>
        </w:tc>
        <w:tc>
          <w:tcPr>
            <w:tcW w:w="2460" w:type="dxa"/>
          </w:tcPr>
          <w:p w14:paraId="7B554E27">
            <w:pPr>
              <w:widowControl w:val="0"/>
              <w:rPr>
                <w:rFonts w:ascii="宋体" w:hAnsi="宋体"/>
                <w:sz w:val="21"/>
                <w:szCs w:val="21"/>
              </w:rPr>
            </w:pPr>
          </w:p>
        </w:tc>
      </w:tr>
      <w:tr w14:paraId="2095D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6C4F3C05">
            <w:pPr>
              <w:pStyle w:val="70"/>
              <w:widowControl w:val="0"/>
              <w:numPr>
                <w:ilvl w:val="0"/>
                <w:numId w:val="57"/>
              </w:numPr>
              <w:spacing w:after="0"/>
              <w:ind w:firstLineChars="0"/>
              <w:rPr>
                <w:rFonts w:ascii="宋体" w:hAnsi="宋体"/>
                <w:sz w:val="21"/>
                <w:szCs w:val="21"/>
              </w:rPr>
            </w:pPr>
          </w:p>
        </w:tc>
        <w:tc>
          <w:tcPr>
            <w:tcW w:w="1418" w:type="dxa"/>
          </w:tcPr>
          <w:p w14:paraId="7B191850">
            <w:pPr>
              <w:widowControl w:val="0"/>
              <w:rPr>
                <w:rFonts w:ascii="宋体" w:hAnsi="宋体"/>
                <w:sz w:val="21"/>
                <w:szCs w:val="21"/>
              </w:rPr>
            </w:pPr>
            <w:r>
              <w:rPr>
                <w:rFonts w:hint="eastAsia" w:ascii="宋体" w:hAnsi="宋体"/>
                <w:sz w:val="21"/>
                <w:szCs w:val="21"/>
              </w:rPr>
              <w:t>付款人姓名</w:t>
            </w:r>
          </w:p>
        </w:tc>
        <w:tc>
          <w:tcPr>
            <w:tcW w:w="992" w:type="dxa"/>
          </w:tcPr>
          <w:p w14:paraId="2D59F588">
            <w:pPr>
              <w:widowControl w:val="0"/>
              <w:rPr>
                <w:rFonts w:ascii="宋体" w:hAnsi="宋体"/>
                <w:sz w:val="21"/>
                <w:szCs w:val="21"/>
              </w:rPr>
            </w:pPr>
            <w:r>
              <w:rPr>
                <w:rFonts w:hint="eastAsia" w:ascii="宋体" w:hAnsi="宋体"/>
                <w:sz w:val="21"/>
                <w:szCs w:val="21"/>
              </w:rPr>
              <w:t>文本</w:t>
            </w:r>
          </w:p>
        </w:tc>
        <w:tc>
          <w:tcPr>
            <w:tcW w:w="1134" w:type="dxa"/>
          </w:tcPr>
          <w:p w14:paraId="419B9EDF">
            <w:pPr>
              <w:widowControl w:val="0"/>
              <w:rPr>
                <w:rFonts w:ascii="宋体" w:hAnsi="宋体"/>
                <w:sz w:val="21"/>
                <w:szCs w:val="21"/>
              </w:rPr>
            </w:pPr>
          </w:p>
        </w:tc>
        <w:tc>
          <w:tcPr>
            <w:tcW w:w="992" w:type="dxa"/>
          </w:tcPr>
          <w:p w14:paraId="3F6FD1D2">
            <w:pPr>
              <w:widowControl w:val="0"/>
              <w:rPr>
                <w:rFonts w:ascii="宋体" w:hAnsi="宋体"/>
                <w:sz w:val="21"/>
                <w:szCs w:val="21"/>
              </w:rPr>
            </w:pPr>
          </w:p>
        </w:tc>
        <w:tc>
          <w:tcPr>
            <w:tcW w:w="851" w:type="dxa"/>
          </w:tcPr>
          <w:p w14:paraId="4569C9EB">
            <w:pPr>
              <w:widowControl w:val="0"/>
              <w:rPr>
                <w:rFonts w:ascii="宋体" w:hAnsi="宋体"/>
                <w:sz w:val="21"/>
                <w:szCs w:val="21"/>
              </w:rPr>
            </w:pPr>
          </w:p>
        </w:tc>
        <w:tc>
          <w:tcPr>
            <w:tcW w:w="2460" w:type="dxa"/>
          </w:tcPr>
          <w:p w14:paraId="21A7200D">
            <w:pPr>
              <w:widowControl w:val="0"/>
              <w:rPr>
                <w:rFonts w:ascii="宋体" w:hAnsi="宋体"/>
                <w:sz w:val="21"/>
                <w:szCs w:val="21"/>
              </w:rPr>
            </w:pPr>
          </w:p>
        </w:tc>
      </w:tr>
      <w:tr w14:paraId="028D9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5A02A1A">
            <w:pPr>
              <w:pStyle w:val="70"/>
              <w:widowControl w:val="0"/>
              <w:numPr>
                <w:ilvl w:val="0"/>
                <w:numId w:val="57"/>
              </w:numPr>
              <w:spacing w:after="0"/>
              <w:ind w:firstLineChars="0"/>
              <w:rPr>
                <w:rFonts w:ascii="宋体" w:hAnsi="宋体"/>
                <w:sz w:val="21"/>
                <w:szCs w:val="21"/>
              </w:rPr>
            </w:pPr>
          </w:p>
        </w:tc>
        <w:tc>
          <w:tcPr>
            <w:tcW w:w="1418" w:type="dxa"/>
          </w:tcPr>
          <w:p w14:paraId="670EE400">
            <w:pPr>
              <w:widowControl w:val="0"/>
              <w:rPr>
                <w:rFonts w:ascii="宋体" w:hAnsi="宋体"/>
                <w:sz w:val="21"/>
                <w:szCs w:val="21"/>
              </w:rPr>
            </w:pPr>
            <w:r>
              <w:rPr>
                <w:rFonts w:hint="eastAsia" w:ascii="宋体" w:hAnsi="宋体"/>
                <w:sz w:val="21"/>
                <w:szCs w:val="21"/>
              </w:rPr>
              <w:t>收款人账号</w:t>
            </w:r>
          </w:p>
        </w:tc>
        <w:tc>
          <w:tcPr>
            <w:tcW w:w="992" w:type="dxa"/>
          </w:tcPr>
          <w:p w14:paraId="517D58B7">
            <w:pPr>
              <w:widowControl w:val="0"/>
              <w:rPr>
                <w:rFonts w:ascii="宋体" w:hAnsi="宋体"/>
                <w:sz w:val="21"/>
                <w:szCs w:val="21"/>
              </w:rPr>
            </w:pPr>
            <w:r>
              <w:rPr>
                <w:rFonts w:hint="eastAsia" w:ascii="宋体" w:hAnsi="宋体"/>
                <w:sz w:val="21"/>
                <w:szCs w:val="21"/>
              </w:rPr>
              <w:t>文本</w:t>
            </w:r>
          </w:p>
        </w:tc>
        <w:tc>
          <w:tcPr>
            <w:tcW w:w="1134" w:type="dxa"/>
          </w:tcPr>
          <w:p w14:paraId="2A176693">
            <w:pPr>
              <w:widowControl w:val="0"/>
              <w:rPr>
                <w:rFonts w:ascii="宋体" w:hAnsi="宋体"/>
                <w:sz w:val="21"/>
                <w:szCs w:val="21"/>
              </w:rPr>
            </w:pPr>
          </w:p>
        </w:tc>
        <w:tc>
          <w:tcPr>
            <w:tcW w:w="992" w:type="dxa"/>
          </w:tcPr>
          <w:p w14:paraId="3B0E9A55">
            <w:pPr>
              <w:widowControl w:val="0"/>
              <w:rPr>
                <w:rFonts w:ascii="宋体" w:hAnsi="宋体"/>
                <w:sz w:val="21"/>
                <w:szCs w:val="21"/>
              </w:rPr>
            </w:pPr>
          </w:p>
        </w:tc>
        <w:tc>
          <w:tcPr>
            <w:tcW w:w="851" w:type="dxa"/>
          </w:tcPr>
          <w:p w14:paraId="4157BBE1">
            <w:pPr>
              <w:widowControl w:val="0"/>
              <w:rPr>
                <w:rFonts w:ascii="宋体" w:hAnsi="宋体"/>
                <w:sz w:val="21"/>
                <w:szCs w:val="21"/>
              </w:rPr>
            </w:pPr>
          </w:p>
        </w:tc>
        <w:tc>
          <w:tcPr>
            <w:tcW w:w="2460" w:type="dxa"/>
          </w:tcPr>
          <w:p w14:paraId="677B167E">
            <w:pPr>
              <w:widowControl w:val="0"/>
              <w:rPr>
                <w:rFonts w:ascii="宋体" w:hAnsi="宋体"/>
                <w:sz w:val="21"/>
                <w:szCs w:val="21"/>
              </w:rPr>
            </w:pPr>
          </w:p>
        </w:tc>
      </w:tr>
      <w:tr w14:paraId="04D9F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1220298">
            <w:pPr>
              <w:pStyle w:val="70"/>
              <w:widowControl w:val="0"/>
              <w:numPr>
                <w:ilvl w:val="0"/>
                <w:numId w:val="57"/>
              </w:numPr>
              <w:spacing w:after="0"/>
              <w:ind w:firstLineChars="0"/>
              <w:rPr>
                <w:rFonts w:ascii="宋体" w:hAnsi="宋体"/>
                <w:sz w:val="21"/>
                <w:szCs w:val="21"/>
              </w:rPr>
            </w:pPr>
          </w:p>
        </w:tc>
        <w:tc>
          <w:tcPr>
            <w:tcW w:w="1418" w:type="dxa"/>
          </w:tcPr>
          <w:p w14:paraId="08ABECF4">
            <w:pPr>
              <w:widowControl w:val="0"/>
              <w:rPr>
                <w:rFonts w:ascii="宋体" w:hAnsi="宋体"/>
                <w:sz w:val="21"/>
                <w:szCs w:val="21"/>
              </w:rPr>
            </w:pPr>
            <w:r>
              <w:rPr>
                <w:rFonts w:hint="eastAsia" w:ascii="宋体" w:hAnsi="宋体"/>
                <w:sz w:val="21"/>
                <w:szCs w:val="21"/>
              </w:rPr>
              <w:t>收款人姓名</w:t>
            </w:r>
          </w:p>
        </w:tc>
        <w:tc>
          <w:tcPr>
            <w:tcW w:w="992" w:type="dxa"/>
          </w:tcPr>
          <w:p w14:paraId="4B8F4801">
            <w:pPr>
              <w:widowControl w:val="0"/>
              <w:rPr>
                <w:rFonts w:ascii="宋体" w:hAnsi="宋体"/>
                <w:sz w:val="21"/>
                <w:szCs w:val="21"/>
              </w:rPr>
            </w:pPr>
            <w:r>
              <w:rPr>
                <w:rFonts w:hint="eastAsia" w:ascii="宋体" w:hAnsi="宋体"/>
                <w:sz w:val="21"/>
                <w:szCs w:val="21"/>
              </w:rPr>
              <w:t>文本</w:t>
            </w:r>
          </w:p>
        </w:tc>
        <w:tc>
          <w:tcPr>
            <w:tcW w:w="1134" w:type="dxa"/>
          </w:tcPr>
          <w:p w14:paraId="6C57F18F">
            <w:pPr>
              <w:widowControl w:val="0"/>
              <w:rPr>
                <w:rFonts w:ascii="宋体" w:hAnsi="宋体"/>
                <w:sz w:val="21"/>
                <w:szCs w:val="21"/>
              </w:rPr>
            </w:pPr>
          </w:p>
        </w:tc>
        <w:tc>
          <w:tcPr>
            <w:tcW w:w="992" w:type="dxa"/>
          </w:tcPr>
          <w:p w14:paraId="6DAACA24">
            <w:pPr>
              <w:widowControl w:val="0"/>
              <w:rPr>
                <w:rFonts w:ascii="宋体" w:hAnsi="宋体"/>
                <w:sz w:val="21"/>
                <w:szCs w:val="21"/>
              </w:rPr>
            </w:pPr>
          </w:p>
        </w:tc>
        <w:tc>
          <w:tcPr>
            <w:tcW w:w="851" w:type="dxa"/>
          </w:tcPr>
          <w:p w14:paraId="0A5496BD">
            <w:pPr>
              <w:widowControl w:val="0"/>
              <w:rPr>
                <w:rFonts w:ascii="宋体" w:hAnsi="宋体"/>
                <w:sz w:val="21"/>
                <w:szCs w:val="21"/>
              </w:rPr>
            </w:pPr>
          </w:p>
        </w:tc>
        <w:tc>
          <w:tcPr>
            <w:tcW w:w="2460" w:type="dxa"/>
          </w:tcPr>
          <w:p w14:paraId="654F6151">
            <w:pPr>
              <w:widowControl w:val="0"/>
              <w:rPr>
                <w:rFonts w:ascii="宋体" w:hAnsi="宋体"/>
                <w:sz w:val="21"/>
                <w:szCs w:val="21"/>
              </w:rPr>
            </w:pPr>
          </w:p>
        </w:tc>
      </w:tr>
      <w:tr w14:paraId="5BC06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4A70C61A">
            <w:pPr>
              <w:pStyle w:val="70"/>
              <w:widowControl w:val="0"/>
              <w:numPr>
                <w:ilvl w:val="0"/>
                <w:numId w:val="57"/>
              </w:numPr>
              <w:spacing w:after="0"/>
              <w:ind w:firstLineChars="0"/>
              <w:rPr>
                <w:rFonts w:ascii="宋体" w:hAnsi="宋体"/>
                <w:sz w:val="21"/>
                <w:szCs w:val="21"/>
              </w:rPr>
            </w:pPr>
          </w:p>
        </w:tc>
        <w:tc>
          <w:tcPr>
            <w:tcW w:w="1418" w:type="dxa"/>
          </w:tcPr>
          <w:p w14:paraId="58117E73">
            <w:pPr>
              <w:widowControl w:val="0"/>
              <w:rPr>
                <w:rFonts w:ascii="宋体" w:hAnsi="宋体"/>
                <w:sz w:val="21"/>
                <w:szCs w:val="21"/>
              </w:rPr>
            </w:pPr>
            <w:r>
              <w:rPr>
                <w:rFonts w:hint="eastAsia" w:ascii="宋体" w:hAnsi="宋体"/>
                <w:sz w:val="21"/>
                <w:szCs w:val="21"/>
              </w:rPr>
              <w:t>币种</w:t>
            </w:r>
          </w:p>
        </w:tc>
        <w:tc>
          <w:tcPr>
            <w:tcW w:w="992" w:type="dxa"/>
          </w:tcPr>
          <w:p w14:paraId="2B3F7ECE">
            <w:pPr>
              <w:widowControl w:val="0"/>
              <w:rPr>
                <w:rFonts w:ascii="宋体" w:hAnsi="宋体"/>
                <w:sz w:val="21"/>
                <w:szCs w:val="21"/>
              </w:rPr>
            </w:pPr>
            <w:r>
              <w:rPr>
                <w:rFonts w:hint="eastAsia" w:ascii="宋体" w:hAnsi="宋体"/>
                <w:sz w:val="21"/>
                <w:szCs w:val="21"/>
              </w:rPr>
              <w:t>文本</w:t>
            </w:r>
          </w:p>
        </w:tc>
        <w:tc>
          <w:tcPr>
            <w:tcW w:w="1134" w:type="dxa"/>
          </w:tcPr>
          <w:p w14:paraId="2D9421D6">
            <w:pPr>
              <w:widowControl w:val="0"/>
              <w:rPr>
                <w:rFonts w:ascii="宋体" w:hAnsi="宋体"/>
                <w:sz w:val="21"/>
                <w:szCs w:val="21"/>
              </w:rPr>
            </w:pPr>
          </w:p>
        </w:tc>
        <w:tc>
          <w:tcPr>
            <w:tcW w:w="992" w:type="dxa"/>
          </w:tcPr>
          <w:p w14:paraId="259E44B9">
            <w:pPr>
              <w:widowControl w:val="0"/>
              <w:rPr>
                <w:rFonts w:ascii="宋体" w:hAnsi="宋体"/>
                <w:sz w:val="21"/>
                <w:szCs w:val="21"/>
              </w:rPr>
            </w:pPr>
          </w:p>
        </w:tc>
        <w:tc>
          <w:tcPr>
            <w:tcW w:w="851" w:type="dxa"/>
          </w:tcPr>
          <w:p w14:paraId="08AFDC4D">
            <w:pPr>
              <w:widowControl w:val="0"/>
              <w:rPr>
                <w:rFonts w:ascii="宋体" w:hAnsi="宋体"/>
                <w:sz w:val="21"/>
                <w:szCs w:val="21"/>
              </w:rPr>
            </w:pPr>
          </w:p>
        </w:tc>
        <w:tc>
          <w:tcPr>
            <w:tcW w:w="2460" w:type="dxa"/>
          </w:tcPr>
          <w:p w14:paraId="73A5280E">
            <w:pPr>
              <w:widowControl w:val="0"/>
              <w:rPr>
                <w:rFonts w:ascii="宋体" w:hAnsi="宋体"/>
                <w:sz w:val="21"/>
                <w:szCs w:val="21"/>
              </w:rPr>
            </w:pPr>
          </w:p>
        </w:tc>
      </w:tr>
      <w:tr w14:paraId="334CB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3E3A0EAF">
            <w:pPr>
              <w:pStyle w:val="70"/>
              <w:widowControl w:val="0"/>
              <w:numPr>
                <w:ilvl w:val="0"/>
                <w:numId w:val="57"/>
              </w:numPr>
              <w:spacing w:after="0"/>
              <w:ind w:firstLineChars="0"/>
              <w:rPr>
                <w:rFonts w:ascii="宋体" w:hAnsi="宋体"/>
                <w:sz w:val="21"/>
                <w:szCs w:val="21"/>
              </w:rPr>
            </w:pPr>
          </w:p>
        </w:tc>
        <w:tc>
          <w:tcPr>
            <w:tcW w:w="1418" w:type="dxa"/>
          </w:tcPr>
          <w:p w14:paraId="01F442B7">
            <w:pPr>
              <w:widowControl w:val="0"/>
              <w:rPr>
                <w:rFonts w:ascii="宋体" w:hAnsi="宋体"/>
                <w:sz w:val="21"/>
                <w:szCs w:val="21"/>
              </w:rPr>
            </w:pPr>
            <w:r>
              <w:rPr>
                <w:rFonts w:hint="eastAsia" w:ascii="宋体" w:hAnsi="宋体"/>
                <w:sz w:val="21"/>
                <w:szCs w:val="21"/>
              </w:rPr>
              <w:t>转账金额</w:t>
            </w:r>
          </w:p>
        </w:tc>
        <w:tc>
          <w:tcPr>
            <w:tcW w:w="992" w:type="dxa"/>
          </w:tcPr>
          <w:p w14:paraId="0A09B12B">
            <w:pPr>
              <w:widowControl w:val="0"/>
              <w:rPr>
                <w:rFonts w:ascii="宋体" w:hAnsi="宋体"/>
                <w:sz w:val="21"/>
                <w:szCs w:val="21"/>
              </w:rPr>
            </w:pPr>
            <w:r>
              <w:rPr>
                <w:rFonts w:hint="eastAsia" w:ascii="宋体" w:hAnsi="宋体"/>
                <w:sz w:val="21"/>
                <w:szCs w:val="21"/>
              </w:rPr>
              <w:t>文本</w:t>
            </w:r>
          </w:p>
        </w:tc>
        <w:tc>
          <w:tcPr>
            <w:tcW w:w="1134" w:type="dxa"/>
          </w:tcPr>
          <w:p w14:paraId="0909D1A6">
            <w:pPr>
              <w:widowControl w:val="0"/>
              <w:rPr>
                <w:rFonts w:ascii="宋体" w:hAnsi="宋体"/>
                <w:sz w:val="21"/>
                <w:szCs w:val="21"/>
              </w:rPr>
            </w:pPr>
          </w:p>
        </w:tc>
        <w:tc>
          <w:tcPr>
            <w:tcW w:w="992" w:type="dxa"/>
          </w:tcPr>
          <w:p w14:paraId="40D689E7">
            <w:pPr>
              <w:widowControl w:val="0"/>
              <w:rPr>
                <w:rFonts w:ascii="宋体" w:hAnsi="宋体"/>
                <w:sz w:val="21"/>
                <w:szCs w:val="21"/>
              </w:rPr>
            </w:pPr>
          </w:p>
        </w:tc>
        <w:tc>
          <w:tcPr>
            <w:tcW w:w="851" w:type="dxa"/>
          </w:tcPr>
          <w:p w14:paraId="284CA1D8">
            <w:pPr>
              <w:widowControl w:val="0"/>
              <w:rPr>
                <w:rFonts w:ascii="宋体" w:hAnsi="宋体"/>
                <w:sz w:val="21"/>
                <w:szCs w:val="21"/>
              </w:rPr>
            </w:pPr>
          </w:p>
        </w:tc>
        <w:tc>
          <w:tcPr>
            <w:tcW w:w="2460" w:type="dxa"/>
          </w:tcPr>
          <w:p w14:paraId="301C40EA">
            <w:pPr>
              <w:widowControl w:val="0"/>
              <w:rPr>
                <w:rFonts w:ascii="宋体" w:hAnsi="宋体"/>
                <w:sz w:val="21"/>
                <w:szCs w:val="21"/>
              </w:rPr>
            </w:pPr>
          </w:p>
        </w:tc>
      </w:tr>
      <w:tr w14:paraId="4B571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5FB5EE33">
            <w:pPr>
              <w:pStyle w:val="70"/>
              <w:widowControl w:val="0"/>
              <w:numPr>
                <w:ilvl w:val="0"/>
                <w:numId w:val="57"/>
              </w:numPr>
              <w:spacing w:after="0"/>
              <w:ind w:firstLineChars="0"/>
              <w:rPr>
                <w:rFonts w:ascii="宋体" w:hAnsi="宋体"/>
                <w:sz w:val="21"/>
                <w:szCs w:val="21"/>
              </w:rPr>
            </w:pPr>
          </w:p>
        </w:tc>
        <w:tc>
          <w:tcPr>
            <w:tcW w:w="1418" w:type="dxa"/>
          </w:tcPr>
          <w:p w14:paraId="233FB084">
            <w:pPr>
              <w:widowControl w:val="0"/>
              <w:rPr>
                <w:rFonts w:ascii="宋体" w:hAnsi="宋体"/>
                <w:sz w:val="21"/>
                <w:szCs w:val="21"/>
              </w:rPr>
            </w:pPr>
            <w:r>
              <w:rPr>
                <w:rFonts w:hint="eastAsia" w:ascii="宋体" w:hAnsi="宋体"/>
                <w:sz w:val="21"/>
                <w:szCs w:val="21"/>
              </w:rPr>
              <w:t>大写金额</w:t>
            </w:r>
          </w:p>
        </w:tc>
        <w:tc>
          <w:tcPr>
            <w:tcW w:w="992" w:type="dxa"/>
          </w:tcPr>
          <w:p w14:paraId="1A4B02D3">
            <w:pPr>
              <w:widowControl w:val="0"/>
              <w:rPr>
                <w:rFonts w:ascii="宋体" w:hAnsi="宋体"/>
                <w:sz w:val="21"/>
                <w:szCs w:val="21"/>
              </w:rPr>
            </w:pPr>
            <w:r>
              <w:rPr>
                <w:rFonts w:hint="eastAsia" w:ascii="宋体" w:hAnsi="宋体"/>
                <w:sz w:val="21"/>
                <w:szCs w:val="21"/>
              </w:rPr>
              <w:t>文本</w:t>
            </w:r>
          </w:p>
        </w:tc>
        <w:tc>
          <w:tcPr>
            <w:tcW w:w="1134" w:type="dxa"/>
          </w:tcPr>
          <w:p w14:paraId="106DFE8B">
            <w:pPr>
              <w:widowControl w:val="0"/>
              <w:rPr>
                <w:rFonts w:ascii="宋体" w:hAnsi="宋体"/>
                <w:sz w:val="21"/>
                <w:szCs w:val="21"/>
              </w:rPr>
            </w:pPr>
          </w:p>
        </w:tc>
        <w:tc>
          <w:tcPr>
            <w:tcW w:w="992" w:type="dxa"/>
          </w:tcPr>
          <w:p w14:paraId="51618033">
            <w:pPr>
              <w:widowControl w:val="0"/>
              <w:rPr>
                <w:rFonts w:ascii="宋体" w:hAnsi="宋体"/>
                <w:sz w:val="21"/>
                <w:szCs w:val="21"/>
              </w:rPr>
            </w:pPr>
          </w:p>
        </w:tc>
        <w:tc>
          <w:tcPr>
            <w:tcW w:w="851" w:type="dxa"/>
          </w:tcPr>
          <w:p w14:paraId="14870A80">
            <w:pPr>
              <w:widowControl w:val="0"/>
              <w:rPr>
                <w:rFonts w:ascii="宋体" w:hAnsi="宋体"/>
                <w:sz w:val="21"/>
                <w:szCs w:val="21"/>
              </w:rPr>
            </w:pPr>
          </w:p>
        </w:tc>
        <w:tc>
          <w:tcPr>
            <w:tcW w:w="2460" w:type="dxa"/>
          </w:tcPr>
          <w:p w14:paraId="61C58F2B">
            <w:pPr>
              <w:widowControl w:val="0"/>
              <w:rPr>
                <w:rFonts w:ascii="宋体" w:hAnsi="宋体"/>
                <w:sz w:val="21"/>
                <w:szCs w:val="21"/>
              </w:rPr>
            </w:pPr>
          </w:p>
        </w:tc>
      </w:tr>
      <w:tr w14:paraId="70108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091D8F40">
            <w:pPr>
              <w:pStyle w:val="70"/>
              <w:widowControl w:val="0"/>
              <w:numPr>
                <w:ilvl w:val="0"/>
                <w:numId w:val="57"/>
              </w:numPr>
              <w:spacing w:after="0"/>
              <w:ind w:firstLineChars="0"/>
              <w:rPr>
                <w:rFonts w:ascii="宋体" w:hAnsi="宋体"/>
                <w:sz w:val="21"/>
                <w:szCs w:val="21"/>
              </w:rPr>
            </w:pPr>
          </w:p>
        </w:tc>
        <w:tc>
          <w:tcPr>
            <w:tcW w:w="1418" w:type="dxa"/>
          </w:tcPr>
          <w:p w14:paraId="51A08D4E">
            <w:pPr>
              <w:widowControl w:val="0"/>
              <w:rPr>
                <w:rFonts w:ascii="宋体" w:hAnsi="宋体"/>
                <w:sz w:val="21"/>
                <w:szCs w:val="21"/>
              </w:rPr>
            </w:pPr>
            <w:r>
              <w:rPr>
                <w:rFonts w:hint="eastAsia" w:ascii="宋体" w:hAnsi="宋体"/>
                <w:sz w:val="21"/>
                <w:szCs w:val="21"/>
              </w:rPr>
              <w:t>手续费</w:t>
            </w:r>
          </w:p>
        </w:tc>
        <w:tc>
          <w:tcPr>
            <w:tcW w:w="992" w:type="dxa"/>
          </w:tcPr>
          <w:p w14:paraId="55321EAC">
            <w:pPr>
              <w:widowControl w:val="0"/>
              <w:rPr>
                <w:rFonts w:ascii="宋体" w:hAnsi="宋体"/>
                <w:sz w:val="21"/>
                <w:szCs w:val="21"/>
              </w:rPr>
            </w:pPr>
            <w:r>
              <w:rPr>
                <w:rFonts w:hint="eastAsia" w:ascii="宋体" w:hAnsi="宋体"/>
                <w:sz w:val="21"/>
                <w:szCs w:val="21"/>
              </w:rPr>
              <w:t>文本</w:t>
            </w:r>
          </w:p>
        </w:tc>
        <w:tc>
          <w:tcPr>
            <w:tcW w:w="1134" w:type="dxa"/>
          </w:tcPr>
          <w:p w14:paraId="2A45BE4A">
            <w:pPr>
              <w:widowControl w:val="0"/>
              <w:rPr>
                <w:rFonts w:ascii="宋体" w:hAnsi="宋体"/>
                <w:sz w:val="21"/>
                <w:szCs w:val="21"/>
              </w:rPr>
            </w:pPr>
          </w:p>
        </w:tc>
        <w:tc>
          <w:tcPr>
            <w:tcW w:w="992" w:type="dxa"/>
          </w:tcPr>
          <w:p w14:paraId="4A2FBC66">
            <w:pPr>
              <w:widowControl w:val="0"/>
              <w:rPr>
                <w:rFonts w:ascii="宋体" w:hAnsi="宋体"/>
                <w:sz w:val="21"/>
                <w:szCs w:val="21"/>
              </w:rPr>
            </w:pPr>
          </w:p>
        </w:tc>
        <w:tc>
          <w:tcPr>
            <w:tcW w:w="851" w:type="dxa"/>
          </w:tcPr>
          <w:p w14:paraId="55C05A04">
            <w:pPr>
              <w:widowControl w:val="0"/>
              <w:rPr>
                <w:rFonts w:ascii="宋体" w:hAnsi="宋体"/>
                <w:sz w:val="21"/>
                <w:szCs w:val="21"/>
              </w:rPr>
            </w:pPr>
          </w:p>
        </w:tc>
        <w:tc>
          <w:tcPr>
            <w:tcW w:w="2460" w:type="dxa"/>
          </w:tcPr>
          <w:p w14:paraId="1A8A7383">
            <w:pPr>
              <w:widowControl w:val="0"/>
              <w:rPr>
                <w:rFonts w:ascii="宋体" w:hAnsi="宋体"/>
                <w:sz w:val="21"/>
                <w:szCs w:val="21"/>
              </w:rPr>
            </w:pPr>
          </w:p>
        </w:tc>
      </w:tr>
      <w:tr w14:paraId="480DA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5BF85255">
            <w:pPr>
              <w:pStyle w:val="70"/>
              <w:widowControl w:val="0"/>
              <w:numPr>
                <w:ilvl w:val="0"/>
                <w:numId w:val="57"/>
              </w:numPr>
              <w:spacing w:after="0"/>
              <w:ind w:firstLineChars="0"/>
              <w:rPr>
                <w:rFonts w:ascii="宋体" w:hAnsi="宋体"/>
                <w:sz w:val="21"/>
                <w:szCs w:val="21"/>
              </w:rPr>
            </w:pPr>
          </w:p>
        </w:tc>
        <w:tc>
          <w:tcPr>
            <w:tcW w:w="1418" w:type="dxa"/>
          </w:tcPr>
          <w:p w14:paraId="5695541D">
            <w:pPr>
              <w:widowControl w:val="0"/>
              <w:rPr>
                <w:rFonts w:ascii="宋体" w:hAnsi="宋体"/>
                <w:sz w:val="21"/>
                <w:szCs w:val="21"/>
              </w:rPr>
            </w:pPr>
            <w:r>
              <w:rPr>
                <w:rFonts w:hint="eastAsia" w:ascii="宋体" w:hAnsi="宋体"/>
                <w:sz w:val="21"/>
                <w:szCs w:val="21"/>
              </w:rPr>
              <w:t>汇款用途</w:t>
            </w:r>
          </w:p>
        </w:tc>
        <w:tc>
          <w:tcPr>
            <w:tcW w:w="992" w:type="dxa"/>
          </w:tcPr>
          <w:p w14:paraId="3B2805A4">
            <w:pPr>
              <w:widowControl w:val="0"/>
              <w:rPr>
                <w:rFonts w:ascii="宋体" w:hAnsi="宋体"/>
                <w:sz w:val="21"/>
                <w:szCs w:val="21"/>
              </w:rPr>
            </w:pPr>
            <w:r>
              <w:rPr>
                <w:rFonts w:hint="eastAsia" w:ascii="宋体" w:hAnsi="宋体"/>
                <w:sz w:val="21"/>
                <w:szCs w:val="21"/>
              </w:rPr>
              <w:t>文本</w:t>
            </w:r>
          </w:p>
        </w:tc>
        <w:tc>
          <w:tcPr>
            <w:tcW w:w="1134" w:type="dxa"/>
          </w:tcPr>
          <w:p w14:paraId="7621BF08">
            <w:pPr>
              <w:widowControl w:val="0"/>
              <w:rPr>
                <w:rFonts w:ascii="宋体" w:hAnsi="宋体"/>
                <w:sz w:val="21"/>
                <w:szCs w:val="21"/>
              </w:rPr>
            </w:pPr>
          </w:p>
        </w:tc>
        <w:tc>
          <w:tcPr>
            <w:tcW w:w="992" w:type="dxa"/>
          </w:tcPr>
          <w:p w14:paraId="04D7112D">
            <w:pPr>
              <w:widowControl w:val="0"/>
              <w:rPr>
                <w:rFonts w:ascii="宋体" w:hAnsi="宋体"/>
                <w:sz w:val="21"/>
                <w:szCs w:val="21"/>
              </w:rPr>
            </w:pPr>
          </w:p>
        </w:tc>
        <w:tc>
          <w:tcPr>
            <w:tcW w:w="851" w:type="dxa"/>
          </w:tcPr>
          <w:p w14:paraId="6B4312A1">
            <w:pPr>
              <w:widowControl w:val="0"/>
              <w:rPr>
                <w:rFonts w:ascii="宋体" w:hAnsi="宋体"/>
                <w:sz w:val="21"/>
                <w:szCs w:val="21"/>
              </w:rPr>
            </w:pPr>
          </w:p>
        </w:tc>
        <w:tc>
          <w:tcPr>
            <w:tcW w:w="2460" w:type="dxa"/>
          </w:tcPr>
          <w:p w14:paraId="6DCAFFD9">
            <w:pPr>
              <w:widowControl w:val="0"/>
              <w:rPr>
                <w:rFonts w:ascii="宋体" w:hAnsi="宋体"/>
                <w:sz w:val="21"/>
                <w:szCs w:val="21"/>
              </w:rPr>
            </w:pPr>
          </w:p>
        </w:tc>
      </w:tr>
      <w:tr w14:paraId="10C65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4CC639EA">
            <w:pPr>
              <w:pStyle w:val="70"/>
              <w:widowControl w:val="0"/>
              <w:numPr>
                <w:ilvl w:val="0"/>
                <w:numId w:val="57"/>
              </w:numPr>
              <w:spacing w:after="0"/>
              <w:ind w:firstLineChars="0"/>
              <w:rPr>
                <w:rFonts w:ascii="宋体" w:hAnsi="宋体"/>
                <w:sz w:val="21"/>
                <w:szCs w:val="21"/>
              </w:rPr>
            </w:pPr>
          </w:p>
        </w:tc>
        <w:tc>
          <w:tcPr>
            <w:tcW w:w="1418" w:type="dxa"/>
          </w:tcPr>
          <w:p w14:paraId="1A91F07B">
            <w:pPr>
              <w:widowControl w:val="0"/>
              <w:rPr>
                <w:rFonts w:ascii="宋体" w:hAnsi="宋体"/>
                <w:sz w:val="21"/>
                <w:szCs w:val="21"/>
              </w:rPr>
            </w:pPr>
            <w:r>
              <w:rPr>
                <w:rFonts w:hint="eastAsia" w:ascii="宋体" w:hAnsi="宋体"/>
                <w:sz w:val="21"/>
                <w:szCs w:val="21"/>
              </w:rPr>
              <w:t>收款人手机号</w:t>
            </w:r>
          </w:p>
        </w:tc>
        <w:tc>
          <w:tcPr>
            <w:tcW w:w="992" w:type="dxa"/>
          </w:tcPr>
          <w:p w14:paraId="6149B526">
            <w:pPr>
              <w:widowControl w:val="0"/>
              <w:rPr>
                <w:rFonts w:ascii="宋体" w:hAnsi="宋体"/>
                <w:sz w:val="21"/>
                <w:szCs w:val="21"/>
              </w:rPr>
            </w:pPr>
            <w:r>
              <w:rPr>
                <w:rFonts w:hint="eastAsia" w:ascii="宋体" w:hAnsi="宋体"/>
                <w:sz w:val="21"/>
                <w:szCs w:val="21"/>
              </w:rPr>
              <w:t>文本</w:t>
            </w:r>
          </w:p>
        </w:tc>
        <w:tc>
          <w:tcPr>
            <w:tcW w:w="1134" w:type="dxa"/>
          </w:tcPr>
          <w:p w14:paraId="2D8E1710">
            <w:pPr>
              <w:widowControl w:val="0"/>
              <w:rPr>
                <w:rFonts w:ascii="宋体" w:hAnsi="宋体"/>
                <w:sz w:val="21"/>
                <w:szCs w:val="21"/>
              </w:rPr>
            </w:pPr>
          </w:p>
        </w:tc>
        <w:tc>
          <w:tcPr>
            <w:tcW w:w="992" w:type="dxa"/>
          </w:tcPr>
          <w:p w14:paraId="197E014E">
            <w:pPr>
              <w:widowControl w:val="0"/>
              <w:rPr>
                <w:rFonts w:ascii="宋体" w:hAnsi="宋体"/>
                <w:sz w:val="21"/>
                <w:szCs w:val="21"/>
              </w:rPr>
            </w:pPr>
          </w:p>
        </w:tc>
        <w:tc>
          <w:tcPr>
            <w:tcW w:w="851" w:type="dxa"/>
          </w:tcPr>
          <w:p w14:paraId="06F700B9">
            <w:pPr>
              <w:widowControl w:val="0"/>
              <w:rPr>
                <w:rFonts w:ascii="宋体" w:hAnsi="宋体"/>
                <w:sz w:val="21"/>
                <w:szCs w:val="21"/>
              </w:rPr>
            </w:pPr>
          </w:p>
        </w:tc>
        <w:tc>
          <w:tcPr>
            <w:tcW w:w="2460" w:type="dxa"/>
          </w:tcPr>
          <w:p w14:paraId="47E26842">
            <w:pPr>
              <w:widowControl w:val="0"/>
              <w:rPr>
                <w:rFonts w:ascii="宋体" w:hAnsi="宋体"/>
                <w:sz w:val="21"/>
                <w:szCs w:val="21"/>
              </w:rPr>
            </w:pPr>
          </w:p>
        </w:tc>
      </w:tr>
      <w:tr w14:paraId="250F6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6CBAC2F7">
            <w:pPr>
              <w:pStyle w:val="70"/>
              <w:widowControl w:val="0"/>
              <w:numPr>
                <w:ilvl w:val="0"/>
                <w:numId w:val="57"/>
              </w:numPr>
              <w:spacing w:after="0"/>
              <w:ind w:firstLineChars="0"/>
              <w:rPr>
                <w:rFonts w:ascii="宋体" w:hAnsi="宋体"/>
                <w:sz w:val="21"/>
                <w:szCs w:val="21"/>
              </w:rPr>
            </w:pPr>
          </w:p>
        </w:tc>
        <w:tc>
          <w:tcPr>
            <w:tcW w:w="1418" w:type="dxa"/>
          </w:tcPr>
          <w:p w14:paraId="0182A8ED">
            <w:pPr>
              <w:widowControl w:val="0"/>
              <w:rPr>
                <w:rFonts w:ascii="宋体" w:hAnsi="宋体"/>
                <w:sz w:val="21"/>
                <w:szCs w:val="21"/>
              </w:rPr>
            </w:pPr>
            <w:r>
              <w:rPr>
                <w:rFonts w:hint="eastAsia" w:ascii="宋体" w:hAnsi="宋体" w:cs="Arial"/>
                <w:sz w:val="21"/>
                <w:szCs w:val="21"/>
              </w:rPr>
              <w:t>是否添加到收款人名册</w:t>
            </w:r>
          </w:p>
        </w:tc>
        <w:tc>
          <w:tcPr>
            <w:tcW w:w="992" w:type="dxa"/>
          </w:tcPr>
          <w:p w14:paraId="2FF45CB1">
            <w:pPr>
              <w:widowControl w:val="0"/>
              <w:rPr>
                <w:rFonts w:ascii="宋体" w:hAnsi="宋体"/>
                <w:sz w:val="21"/>
                <w:szCs w:val="21"/>
              </w:rPr>
            </w:pPr>
            <w:r>
              <w:rPr>
                <w:rFonts w:hint="eastAsia" w:ascii="宋体" w:hAnsi="宋体" w:cs="Arial"/>
                <w:sz w:val="21"/>
                <w:szCs w:val="21"/>
              </w:rPr>
              <w:t>文本</w:t>
            </w:r>
          </w:p>
        </w:tc>
        <w:tc>
          <w:tcPr>
            <w:tcW w:w="1134" w:type="dxa"/>
          </w:tcPr>
          <w:p w14:paraId="0296B426">
            <w:pPr>
              <w:widowControl w:val="0"/>
              <w:rPr>
                <w:rFonts w:ascii="宋体" w:hAnsi="宋体"/>
                <w:sz w:val="21"/>
                <w:szCs w:val="21"/>
              </w:rPr>
            </w:pPr>
          </w:p>
        </w:tc>
        <w:tc>
          <w:tcPr>
            <w:tcW w:w="992" w:type="dxa"/>
          </w:tcPr>
          <w:p w14:paraId="21B8FAC8">
            <w:pPr>
              <w:widowControl w:val="0"/>
              <w:rPr>
                <w:rFonts w:ascii="宋体" w:hAnsi="宋体"/>
                <w:sz w:val="21"/>
                <w:szCs w:val="21"/>
              </w:rPr>
            </w:pPr>
          </w:p>
        </w:tc>
        <w:tc>
          <w:tcPr>
            <w:tcW w:w="851" w:type="dxa"/>
          </w:tcPr>
          <w:p w14:paraId="03BC34DA">
            <w:pPr>
              <w:widowControl w:val="0"/>
              <w:rPr>
                <w:rFonts w:ascii="宋体" w:hAnsi="宋体"/>
                <w:sz w:val="21"/>
                <w:szCs w:val="21"/>
              </w:rPr>
            </w:pPr>
          </w:p>
        </w:tc>
        <w:tc>
          <w:tcPr>
            <w:tcW w:w="2460" w:type="dxa"/>
          </w:tcPr>
          <w:p w14:paraId="727A0535">
            <w:pPr>
              <w:widowControl w:val="0"/>
              <w:rPr>
                <w:rFonts w:ascii="宋体" w:hAnsi="宋体"/>
                <w:sz w:val="21"/>
                <w:szCs w:val="21"/>
              </w:rPr>
            </w:pPr>
          </w:p>
        </w:tc>
      </w:tr>
      <w:tr w14:paraId="21672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7DAD4318">
            <w:pPr>
              <w:pStyle w:val="70"/>
              <w:widowControl w:val="0"/>
              <w:numPr>
                <w:ilvl w:val="0"/>
                <w:numId w:val="57"/>
              </w:numPr>
              <w:spacing w:after="0"/>
              <w:ind w:firstLineChars="0"/>
              <w:rPr>
                <w:rFonts w:ascii="宋体" w:hAnsi="宋体"/>
                <w:sz w:val="21"/>
                <w:szCs w:val="21"/>
              </w:rPr>
            </w:pPr>
          </w:p>
        </w:tc>
        <w:tc>
          <w:tcPr>
            <w:tcW w:w="1418" w:type="dxa"/>
          </w:tcPr>
          <w:p w14:paraId="7146B7FF">
            <w:pPr>
              <w:widowControl w:val="0"/>
              <w:rPr>
                <w:rFonts w:ascii="宋体" w:hAnsi="宋体" w:cs="Arial"/>
                <w:sz w:val="21"/>
                <w:szCs w:val="21"/>
              </w:rPr>
            </w:pPr>
            <w:r>
              <w:rPr>
                <w:rFonts w:hint="eastAsia" w:ascii="宋体" w:hAnsi="宋体"/>
                <w:sz w:val="21"/>
                <w:szCs w:val="21"/>
              </w:rPr>
              <w:t>保存至转账账单</w:t>
            </w:r>
          </w:p>
        </w:tc>
        <w:tc>
          <w:tcPr>
            <w:tcW w:w="992" w:type="dxa"/>
          </w:tcPr>
          <w:p w14:paraId="0085C421">
            <w:pPr>
              <w:widowControl w:val="0"/>
              <w:rPr>
                <w:rFonts w:ascii="宋体" w:hAnsi="宋体" w:cs="Arial"/>
                <w:sz w:val="21"/>
                <w:szCs w:val="21"/>
              </w:rPr>
            </w:pPr>
            <w:r>
              <w:rPr>
                <w:rFonts w:hint="eastAsia" w:ascii="宋体" w:hAnsi="宋体" w:cs="Arial"/>
                <w:sz w:val="21"/>
                <w:szCs w:val="21"/>
              </w:rPr>
              <w:t>文本</w:t>
            </w:r>
          </w:p>
        </w:tc>
        <w:tc>
          <w:tcPr>
            <w:tcW w:w="1134" w:type="dxa"/>
          </w:tcPr>
          <w:p w14:paraId="4E2B7822">
            <w:pPr>
              <w:widowControl w:val="0"/>
              <w:rPr>
                <w:rFonts w:ascii="宋体" w:hAnsi="宋体"/>
                <w:sz w:val="21"/>
                <w:szCs w:val="21"/>
              </w:rPr>
            </w:pPr>
          </w:p>
        </w:tc>
        <w:tc>
          <w:tcPr>
            <w:tcW w:w="992" w:type="dxa"/>
          </w:tcPr>
          <w:p w14:paraId="269FC33E">
            <w:pPr>
              <w:widowControl w:val="0"/>
              <w:rPr>
                <w:rFonts w:ascii="宋体" w:hAnsi="宋体"/>
                <w:sz w:val="21"/>
                <w:szCs w:val="21"/>
              </w:rPr>
            </w:pPr>
          </w:p>
        </w:tc>
        <w:tc>
          <w:tcPr>
            <w:tcW w:w="851" w:type="dxa"/>
          </w:tcPr>
          <w:p w14:paraId="378F0AFB">
            <w:pPr>
              <w:widowControl w:val="0"/>
              <w:rPr>
                <w:rFonts w:ascii="宋体" w:hAnsi="宋体"/>
                <w:sz w:val="21"/>
                <w:szCs w:val="21"/>
              </w:rPr>
            </w:pPr>
          </w:p>
        </w:tc>
        <w:tc>
          <w:tcPr>
            <w:tcW w:w="2460" w:type="dxa"/>
          </w:tcPr>
          <w:p w14:paraId="419AC4D1">
            <w:pPr>
              <w:widowControl w:val="0"/>
              <w:rPr>
                <w:rFonts w:ascii="宋体" w:hAnsi="宋体"/>
                <w:sz w:val="21"/>
                <w:szCs w:val="21"/>
              </w:rPr>
            </w:pPr>
          </w:p>
        </w:tc>
      </w:tr>
      <w:tr w14:paraId="09357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4AAD21F6">
            <w:pPr>
              <w:pStyle w:val="70"/>
              <w:widowControl w:val="0"/>
              <w:numPr>
                <w:ilvl w:val="0"/>
                <w:numId w:val="57"/>
              </w:numPr>
              <w:spacing w:after="0"/>
              <w:ind w:firstLineChars="0"/>
              <w:rPr>
                <w:rFonts w:ascii="宋体" w:hAnsi="宋体"/>
                <w:sz w:val="21"/>
                <w:szCs w:val="21"/>
              </w:rPr>
            </w:pPr>
          </w:p>
        </w:tc>
        <w:tc>
          <w:tcPr>
            <w:tcW w:w="1418" w:type="dxa"/>
          </w:tcPr>
          <w:p w14:paraId="630A68CA">
            <w:pPr>
              <w:widowControl w:val="0"/>
              <w:rPr>
                <w:rFonts w:ascii="宋体" w:hAnsi="宋体"/>
                <w:sz w:val="21"/>
                <w:szCs w:val="21"/>
              </w:rPr>
            </w:pPr>
            <w:r>
              <w:rPr>
                <w:rFonts w:hint="eastAsia" w:ascii="宋体" w:hAnsi="宋体" w:cs="Arial"/>
                <w:sz w:val="21"/>
                <w:szCs w:val="21"/>
              </w:rPr>
              <w:t>预约类型</w:t>
            </w:r>
          </w:p>
        </w:tc>
        <w:tc>
          <w:tcPr>
            <w:tcW w:w="992" w:type="dxa"/>
          </w:tcPr>
          <w:p w14:paraId="18F81A8E">
            <w:pPr>
              <w:widowControl w:val="0"/>
              <w:rPr>
                <w:rFonts w:ascii="宋体" w:hAnsi="宋体"/>
                <w:sz w:val="21"/>
                <w:szCs w:val="21"/>
              </w:rPr>
            </w:pPr>
            <w:r>
              <w:rPr>
                <w:rFonts w:hint="eastAsia" w:ascii="宋体" w:hAnsi="宋体" w:cs="Arial"/>
                <w:sz w:val="21"/>
                <w:szCs w:val="21"/>
              </w:rPr>
              <w:t>文本</w:t>
            </w:r>
          </w:p>
        </w:tc>
        <w:tc>
          <w:tcPr>
            <w:tcW w:w="1134" w:type="dxa"/>
            <w:vAlign w:val="center"/>
          </w:tcPr>
          <w:p w14:paraId="0CC477C3">
            <w:pPr>
              <w:widowControl w:val="0"/>
              <w:rPr>
                <w:rFonts w:ascii="宋体" w:hAnsi="宋体"/>
                <w:sz w:val="21"/>
                <w:szCs w:val="21"/>
              </w:rPr>
            </w:pPr>
          </w:p>
        </w:tc>
        <w:tc>
          <w:tcPr>
            <w:tcW w:w="992" w:type="dxa"/>
          </w:tcPr>
          <w:p w14:paraId="2A6101FD">
            <w:pPr>
              <w:widowControl w:val="0"/>
              <w:rPr>
                <w:rFonts w:ascii="宋体" w:hAnsi="宋体"/>
                <w:sz w:val="21"/>
                <w:szCs w:val="21"/>
              </w:rPr>
            </w:pPr>
          </w:p>
        </w:tc>
        <w:tc>
          <w:tcPr>
            <w:tcW w:w="851" w:type="dxa"/>
          </w:tcPr>
          <w:p w14:paraId="07A1DFF6">
            <w:pPr>
              <w:widowControl w:val="0"/>
              <w:rPr>
                <w:rFonts w:ascii="宋体" w:hAnsi="宋体"/>
                <w:sz w:val="21"/>
                <w:szCs w:val="21"/>
              </w:rPr>
            </w:pPr>
          </w:p>
        </w:tc>
        <w:tc>
          <w:tcPr>
            <w:tcW w:w="2460" w:type="dxa"/>
          </w:tcPr>
          <w:p w14:paraId="14E5714E">
            <w:pPr>
              <w:widowControl w:val="0"/>
              <w:rPr>
                <w:rFonts w:ascii="宋体" w:hAnsi="宋体"/>
                <w:sz w:val="21"/>
                <w:szCs w:val="21"/>
              </w:rPr>
            </w:pPr>
            <w:r>
              <w:rPr>
                <w:rFonts w:hint="eastAsia" w:ascii="宋体" w:hAnsi="宋体" w:cs="Arial"/>
                <w:sz w:val="21"/>
                <w:szCs w:val="21"/>
              </w:rPr>
              <w:t>选择预约交易时显示</w:t>
            </w:r>
          </w:p>
        </w:tc>
      </w:tr>
      <w:tr w14:paraId="1D16E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25838BCD">
            <w:pPr>
              <w:pStyle w:val="70"/>
              <w:widowControl w:val="0"/>
              <w:numPr>
                <w:ilvl w:val="0"/>
                <w:numId w:val="57"/>
              </w:numPr>
              <w:spacing w:after="0"/>
              <w:ind w:firstLineChars="0"/>
              <w:rPr>
                <w:rFonts w:ascii="宋体" w:hAnsi="宋体"/>
                <w:sz w:val="21"/>
                <w:szCs w:val="21"/>
              </w:rPr>
            </w:pPr>
          </w:p>
        </w:tc>
        <w:tc>
          <w:tcPr>
            <w:tcW w:w="1418" w:type="dxa"/>
            <w:vAlign w:val="center"/>
          </w:tcPr>
          <w:p w14:paraId="3E7897DD">
            <w:pPr>
              <w:widowControl w:val="0"/>
              <w:rPr>
                <w:rFonts w:ascii="宋体" w:hAnsi="宋体"/>
                <w:sz w:val="21"/>
                <w:szCs w:val="21"/>
              </w:rPr>
            </w:pPr>
            <w:r>
              <w:rPr>
                <w:rFonts w:hint="eastAsia" w:ascii="宋体" w:hAnsi="宋体" w:cs="宋体"/>
                <w:sz w:val="21"/>
                <w:szCs w:val="21"/>
              </w:rPr>
              <w:t>预约日期</w:t>
            </w:r>
          </w:p>
        </w:tc>
        <w:tc>
          <w:tcPr>
            <w:tcW w:w="992" w:type="dxa"/>
          </w:tcPr>
          <w:p w14:paraId="29D6D938">
            <w:pPr>
              <w:widowControl w:val="0"/>
              <w:rPr>
                <w:rFonts w:ascii="宋体" w:hAnsi="宋体"/>
                <w:sz w:val="21"/>
                <w:szCs w:val="21"/>
              </w:rPr>
            </w:pPr>
            <w:r>
              <w:rPr>
                <w:rFonts w:hint="eastAsia" w:ascii="宋体" w:hAnsi="宋体" w:cs="Arial"/>
                <w:sz w:val="21"/>
                <w:szCs w:val="21"/>
              </w:rPr>
              <w:t>文本</w:t>
            </w:r>
          </w:p>
        </w:tc>
        <w:tc>
          <w:tcPr>
            <w:tcW w:w="1134" w:type="dxa"/>
            <w:vAlign w:val="center"/>
          </w:tcPr>
          <w:p w14:paraId="71893EB3">
            <w:pPr>
              <w:widowControl w:val="0"/>
              <w:rPr>
                <w:rFonts w:ascii="宋体" w:hAnsi="宋体"/>
                <w:sz w:val="21"/>
                <w:szCs w:val="21"/>
              </w:rPr>
            </w:pPr>
          </w:p>
        </w:tc>
        <w:tc>
          <w:tcPr>
            <w:tcW w:w="992" w:type="dxa"/>
          </w:tcPr>
          <w:p w14:paraId="5E1AB01A">
            <w:pPr>
              <w:widowControl w:val="0"/>
              <w:rPr>
                <w:rFonts w:ascii="宋体" w:hAnsi="宋体"/>
                <w:sz w:val="21"/>
                <w:szCs w:val="21"/>
              </w:rPr>
            </w:pPr>
          </w:p>
        </w:tc>
        <w:tc>
          <w:tcPr>
            <w:tcW w:w="851" w:type="dxa"/>
          </w:tcPr>
          <w:p w14:paraId="0F0AEDCC">
            <w:pPr>
              <w:widowControl w:val="0"/>
              <w:rPr>
                <w:rFonts w:ascii="宋体" w:hAnsi="宋体"/>
                <w:sz w:val="21"/>
                <w:szCs w:val="21"/>
              </w:rPr>
            </w:pPr>
          </w:p>
        </w:tc>
        <w:tc>
          <w:tcPr>
            <w:tcW w:w="2460" w:type="dxa"/>
          </w:tcPr>
          <w:p w14:paraId="3965B677">
            <w:pPr>
              <w:widowControl w:val="0"/>
              <w:rPr>
                <w:rFonts w:ascii="宋体" w:hAnsi="宋体"/>
                <w:sz w:val="21"/>
                <w:szCs w:val="21"/>
              </w:rPr>
            </w:pPr>
            <w:r>
              <w:rPr>
                <w:rFonts w:hint="eastAsia" w:ascii="宋体" w:hAnsi="宋体" w:cs="Arial"/>
                <w:sz w:val="21"/>
                <w:szCs w:val="21"/>
              </w:rPr>
              <w:t>选择预约交易时显示</w:t>
            </w:r>
          </w:p>
        </w:tc>
      </w:tr>
      <w:tr w14:paraId="46CCC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7BE17F27">
            <w:pPr>
              <w:pStyle w:val="70"/>
              <w:widowControl w:val="0"/>
              <w:numPr>
                <w:ilvl w:val="0"/>
                <w:numId w:val="57"/>
              </w:numPr>
              <w:spacing w:after="0"/>
              <w:ind w:firstLineChars="0"/>
              <w:rPr>
                <w:rFonts w:ascii="宋体" w:hAnsi="宋体"/>
                <w:sz w:val="21"/>
                <w:szCs w:val="21"/>
              </w:rPr>
            </w:pPr>
          </w:p>
        </w:tc>
        <w:tc>
          <w:tcPr>
            <w:tcW w:w="1418" w:type="dxa"/>
            <w:vAlign w:val="center"/>
          </w:tcPr>
          <w:p w14:paraId="074FC1CA">
            <w:pPr>
              <w:widowControl w:val="0"/>
              <w:rPr>
                <w:rFonts w:ascii="宋体" w:hAnsi="宋体"/>
                <w:sz w:val="21"/>
                <w:szCs w:val="21"/>
              </w:rPr>
            </w:pPr>
            <w:r>
              <w:rPr>
                <w:rFonts w:hint="eastAsia" w:ascii="宋体" w:hAnsi="宋体" w:cs="宋体"/>
                <w:sz w:val="21"/>
                <w:szCs w:val="21"/>
              </w:rPr>
              <w:t>开始日期</w:t>
            </w:r>
          </w:p>
        </w:tc>
        <w:tc>
          <w:tcPr>
            <w:tcW w:w="992" w:type="dxa"/>
          </w:tcPr>
          <w:p w14:paraId="42076AD3">
            <w:pPr>
              <w:widowControl w:val="0"/>
              <w:rPr>
                <w:rFonts w:ascii="宋体" w:hAnsi="宋体"/>
                <w:sz w:val="21"/>
                <w:szCs w:val="21"/>
              </w:rPr>
            </w:pPr>
            <w:r>
              <w:rPr>
                <w:rFonts w:hint="eastAsia" w:ascii="宋体" w:hAnsi="宋体" w:cs="Arial"/>
                <w:sz w:val="21"/>
                <w:szCs w:val="21"/>
              </w:rPr>
              <w:t>文本</w:t>
            </w:r>
          </w:p>
        </w:tc>
        <w:tc>
          <w:tcPr>
            <w:tcW w:w="1134" w:type="dxa"/>
            <w:vAlign w:val="center"/>
          </w:tcPr>
          <w:p w14:paraId="4E47C58F">
            <w:pPr>
              <w:widowControl w:val="0"/>
              <w:rPr>
                <w:rFonts w:ascii="宋体" w:hAnsi="宋体"/>
                <w:sz w:val="21"/>
                <w:szCs w:val="21"/>
              </w:rPr>
            </w:pPr>
          </w:p>
        </w:tc>
        <w:tc>
          <w:tcPr>
            <w:tcW w:w="992" w:type="dxa"/>
          </w:tcPr>
          <w:p w14:paraId="15500A91">
            <w:pPr>
              <w:widowControl w:val="0"/>
              <w:rPr>
                <w:rFonts w:ascii="宋体" w:hAnsi="宋体"/>
                <w:sz w:val="21"/>
                <w:szCs w:val="21"/>
              </w:rPr>
            </w:pPr>
          </w:p>
        </w:tc>
        <w:tc>
          <w:tcPr>
            <w:tcW w:w="851" w:type="dxa"/>
          </w:tcPr>
          <w:p w14:paraId="2899B246">
            <w:pPr>
              <w:widowControl w:val="0"/>
              <w:rPr>
                <w:rFonts w:ascii="宋体" w:hAnsi="宋体"/>
                <w:sz w:val="21"/>
                <w:szCs w:val="21"/>
              </w:rPr>
            </w:pPr>
          </w:p>
        </w:tc>
        <w:tc>
          <w:tcPr>
            <w:tcW w:w="2460" w:type="dxa"/>
          </w:tcPr>
          <w:p w14:paraId="5DC2B42E">
            <w:pPr>
              <w:widowControl w:val="0"/>
              <w:rPr>
                <w:rFonts w:ascii="宋体" w:hAnsi="宋体"/>
                <w:sz w:val="21"/>
                <w:szCs w:val="21"/>
              </w:rPr>
            </w:pPr>
            <w:r>
              <w:rPr>
                <w:rFonts w:hint="eastAsia" w:ascii="宋体" w:hAnsi="宋体" w:cs="Arial"/>
                <w:sz w:val="21"/>
                <w:szCs w:val="21"/>
              </w:rPr>
              <w:t>选择预约交易中的指定周期预约时显示</w:t>
            </w:r>
          </w:p>
        </w:tc>
      </w:tr>
      <w:tr w14:paraId="2B22A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33A8EBD7">
            <w:pPr>
              <w:pStyle w:val="70"/>
              <w:widowControl w:val="0"/>
              <w:numPr>
                <w:ilvl w:val="0"/>
                <w:numId w:val="57"/>
              </w:numPr>
              <w:spacing w:after="0"/>
              <w:ind w:firstLineChars="0"/>
              <w:rPr>
                <w:rFonts w:ascii="宋体" w:hAnsi="宋体"/>
                <w:sz w:val="21"/>
                <w:szCs w:val="21"/>
              </w:rPr>
            </w:pPr>
          </w:p>
        </w:tc>
        <w:tc>
          <w:tcPr>
            <w:tcW w:w="1418" w:type="dxa"/>
            <w:vAlign w:val="center"/>
          </w:tcPr>
          <w:p w14:paraId="16029E7B">
            <w:pPr>
              <w:widowControl w:val="0"/>
              <w:rPr>
                <w:rFonts w:ascii="宋体" w:hAnsi="宋体"/>
                <w:sz w:val="21"/>
                <w:szCs w:val="21"/>
              </w:rPr>
            </w:pPr>
            <w:r>
              <w:rPr>
                <w:rFonts w:hint="eastAsia" w:ascii="宋体" w:hAnsi="宋体" w:cs="宋体"/>
                <w:sz w:val="21"/>
                <w:szCs w:val="21"/>
              </w:rPr>
              <w:t>转账次数</w:t>
            </w:r>
          </w:p>
        </w:tc>
        <w:tc>
          <w:tcPr>
            <w:tcW w:w="992" w:type="dxa"/>
          </w:tcPr>
          <w:p w14:paraId="3ED279E7">
            <w:pPr>
              <w:widowControl w:val="0"/>
              <w:rPr>
                <w:rFonts w:ascii="宋体" w:hAnsi="宋体"/>
                <w:sz w:val="21"/>
                <w:szCs w:val="21"/>
              </w:rPr>
            </w:pPr>
            <w:r>
              <w:rPr>
                <w:rFonts w:hint="eastAsia" w:ascii="宋体" w:hAnsi="宋体" w:cs="Arial"/>
                <w:sz w:val="21"/>
                <w:szCs w:val="21"/>
              </w:rPr>
              <w:t>文本</w:t>
            </w:r>
          </w:p>
        </w:tc>
        <w:tc>
          <w:tcPr>
            <w:tcW w:w="1134" w:type="dxa"/>
            <w:vAlign w:val="center"/>
          </w:tcPr>
          <w:p w14:paraId="41AA7E37">
            <w:pPr>
              <w:widowControl w:val="0"/>
              <w:rPr>
                <w:rFonts w:ascii="宋体" w:hAnsi="宋体"/>
                <w:sz w:val="21"/>
                <w:szCs w:val="21"/>
              </w:rPr>
            </w:pPr>
          </w:p>
        </w:tc>
        <w:tc>
          <w:tcPr>
            <w:tcW w:w="992" w:type="dxa"/>
          </w:tcPr>
          <w:p w14:paraId="1195ED54">
            <w:pPr>
              <w:widowControl w:val="0"/>
              <w:rPr>
                <w:rFonts w:ascii="宋体" w:hAnsi="宋体"/>
                <w:sz w:val="21"/>
                <w:szCs w:val="21"/>
              </w:rPr>
            </w:pPr>
          </w:p>
        </w:tc>
        <w:tc>
          <w:tcPr>
            <w:tcW w:w="851" w:type="dxa"/>
          </w:tcPr>
          <w:p w14:paraId="0CC5FD8C">
            <w:pPr>
              <w:widowControl w:val="0"/>
              <w:rPr>
                <w:rFonts w:ascii="宋体" w:hAnsi="宋体"/>
                <w:sz w:val="21"/>
                <w:szCs w:val="21"/>
              </w:rPr>
            </w:pPr>
          </w:p>
        </w:tc>
        <w:tc>
          <w:tcPr>
            <w:tcW w:w="2460" w:type="dxa"/>
          </w:tcPr>
          <w:p w14:paraId="648B4B03">
            <w:pPr>
              <w:widowControl w:val="0"/>
              <w:rPr>
                <w:rFonts w:ascii="宋体" w:hAnsi="宋体"/>
                <w:sz w:val="21"/>
                <w:szCs w:val="21"/>
              </w:rPr>
            </w:pPr>
            <w:r>
              <w:rPr>
                <w:rFonts w:hint="eastAsia" w:ascii="宋体" w:hAnsi="宋体" w:cs="Arial"/>
                <w:sz w:val="21"/>
                <w:szCs w:val="21"/>
              </w:rPr>
              <w:t>选择预约交易中的指定周期预约时显示</w:t>
            </w:r>
          </w:p>
        </w:tc>
      </w:tr>
      <w:tr w14:paraId="5171D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5C42E74B">
            <w:pPr>
              <w:pStyle w:val="70"/>
              <w:widowControl w:val="0"/>
              <w:numPr>
                <w:ilvl w:val="0"/>
                <w:numId w:val="57"/>
              </w:numPr>
              <w:spacing w:after="0"/>
              <w:ind w:firstLineChars="0"/>
              <w:rPr>
                <w:rFonts w:ascii="宋体" w:hAnsi="宋体"/>
                <w:sz w:val="21"/>
                <w:szCs w:val="21"/>
              </w:rPr>
            </w:pPr>
          </w:p>
        </w:tc>
        <w:tc>
          <w:tcPr>
            <w:tcW w:w="1418" w:type="dxa"/>
          </w:tcPr>
          <w:p w14:paraId="7B43DEBF">
            <w:pPr>
              <w:widowControl w:val="0"/>
              <w:rPr>
                <w:rFonts w:ascii="宋体" w:hAnsi="宋体"/>
                <w:sz w:val="21"/>
                <w:szCs w:val="21"/>
              </w:rPr>
            </w:pPr>
            <w:r>
              <w:rPr>
                <w:rFonts w:hint="eastAsia" w:ascii="宋体" w:hAnsi="宋体"/>
                <w:sz w:val="21"/>
                <w:szCs w:val="21"/>
              </w:rPr>
              <w:t>图形验证码</w:t>
            </w:r>
          </w:p>
        </w:tc>
        <w:tc>
          <w:tcPr>
            <w:tcW w:w="992" w:type="dxa"/>
          </w:tcPr>
          <w:p w14:paraId="5FDF1822">
            <w:pPr>
              <w:widowControl w:val="0"/>
              <w:rPr>
                <w:rFonts w:ascii="宋体" w:hAnsi="宋体"/>
                <w:sz w:val="21"/>
                <w:szCs w:val="21"/>
              </w:rPr>
            </w:pPr>
            <w:r>
              <w:rPr>
                <w:rFonts w:hint="eastAsia" w:ascii="宋体" w:hAnsi="宋体"/>
                <w:sz w:val="21"/>
                <w:szCs w:val="21"/>
              </w:rPr>
              <w:t>图像</w:t>
            </w:r>
          </w:p>
        </w:tc>
        <w:tc>
          <w:tcPr>
            <w:tcW w:w="1134" w:type="dxa"/>
          </w:tcPr>
          <w:p w14:paraId="63E0A724">
            <w:pPr>
              <w:widowControl w:val="0"/>
              <w:rPr>
                <w:rFonts w:ascii="宋体" w:hAnsi="宋体"/>
                <w:sz w:val="21"/>
                <w:szCs w:val="21"/>
              </w:rPr>
            </w:pPr>
          </w:p>
        </w:tc>
        <w:tc>
          <w:tcPr>
            <w:tcW w:w="992" w:type="dxa"/>
          </w:tcPr>
          <w:p w14:paraId="0854D7E0">
            <w:pPr>
              <w:widowControl w:val="0"/>
              <w:rPr>
                <w:rFonts w:ascii="宋体" w:hAnsi="宋体"/>
                <w:sz w:val="21"/>
                <w:szCs w:val="21"/>
              </w:rPr>
            </w:pPr>
          </w:p>
        </w:tc>
        <w:tc>
          <w:tcPr>
            <w:tcW w:w="851" w:type="dxa"/>
          </w:tcPr>
          <w:p w14:paraId="3A20003D">
            <w:pPr>
              <w:widowControl w:val="0"/>
              <w:rPr>
                <w:rFonts w:ascii="宋体" w:hAnsi="宋体"/>
                <w:sz w:val="21"/>
                <w:szCs w:val="21"/>
              </w:rPr>
            </w:pPr>
          </w:p>
        </w:tc>
        <w:tc>
          <w:tcPr>
            <w:tcW w:w="2460" w:type="dxa"/>
          </w:tcPr>
          <w:p w14:paraId="135C5DE3">
            <w:pPr>
              <w:widowControl w:val="0"/>
              <w:rPr>
                <w:rFonts w:ascii="宋体" w:hAnsi="宋体"/>
                <w:sz w:val="21"/>
                <w:szCs w:val="21"/>
              </w:rPr>
            </w:pPr>
            <w:r>
              <w:rPr>
                <w:rFonts w:hint="eastAsia" w:ascii="宋体" w:hAnsi="宋体"/>
                <w:sz w:val="21"/>
                <w:szCs w:val="21"/>
              </w:rPr>
              <w:t>看不清楚，请点击刷新，请仔细核对上图的收款账户名称和收款账号，如存在问题，请您停止交易并向银行咨询！</w:t>
            </w:r>
          </w:p>
        </w:tc>
      </w:tr>
      <w:tr w14:paraId="3ED7C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DBA4B1D">
            <w:pPr>
              <w:pStyle w:val="70"/>
              <w:widowControl w:val="0"/>
              <w:numPr>
                <w:ilvl w:val="0"/>
                <w:numId w:val="57"/>
              </w:numPr>
              <w:spacing w:after="0"/>
              <w:ind w:firstLineChars="0"/>
              <w:rPr>
                <w:rFonts w:ascii="宋体" w:hAnsi="宋体"/>
                <w:sz w:val="21"/>
                <w:szCs w:val="21"/>
              </w:rPr>
            </w:pPr>
          </w:p>
        </w:tc>
        <w:tc>
          <w:tcPr>
            <w:tcW w:w="1418" w:type="dxa"/>
          </w:tcPr>
          <w:p w14:paraId="355F52A7">
            <w:pPr>
              <w:widowControl w:val="0"/>
              <w:rPr>
                <w:rFonts w:ascii="宋体" w:hAnsi="宋体"/>
                <w:sz w:val="21"/>
                <w:szCs w:val="21"/>
              </w:rPr>
            </w:pPr>
            <w:r>
              <w:rPr>
                <w:rFonts w:hint="eastAsia" w:ascii="宋体" w:hAnsi="宋体"/>
                <w:sz w:val="21"/>
                <w:szCs w:val="21"/>
              </w:rPr>
              <w:t>验证码</w:t>
            </w:r>
          </w:p>
        </w:tc>
        <w:tc>
          <w:tcPr>
            <w:tcW w:w="992" w:type="dxa"/>
          </w:tcPr>
          <w:p w14:paraId="562E906F">
            <w:pPr>
              <w:widowControl w:val="0"/>
              <w:rPr>
                <w:rFonts w:ascii="宋体" w:hAnsi="宋体"/>
                <w:sz w:val="21"/>
                <w:szCs w:val="21"/>
              </w:rPr>
            </w:pPr>
            <w:r>
              <w:rPr>
                <w:rFonts w:hint="eastAsia" w:ascii="宋体" w:hAnsi="宋体"/>
                <w:sz w:val="21"/>
                <w:szCs w:val="21"/>
              </w:rPr>
              <w:t>文本框</w:t>
            </w:r>
          </w:p>
        </w:tc>
        <w:tc>
          <w:tcPr>
            <w:tcW w:w="1134" w:type="dxa"/>
          </w:tcPr>
          <w:p w14:paraId="1F9F20CB">
            <w:pPr>
              <w:widowControl w:val="0"/>
              <w:rPr>
                <w:rFonts w:ascii="宋体" w:hAnsi="宋体"/>
                <w:sz w:val="21"/>
                <w:szCs w:val="21"/>
              </w:rPr>
            </w:pPr>
          </w:p>
        </w:tc>
        <w:tc>
          <w:tcPr>
            <w:tcW w:w="992" w:type="dxa"/>
          </w:tcPr>
          <w:p w14:paraId="22F5BC50">
            <w:pPr>
              <w:widowControl w:val="0"/>
              <w:rPr>
                <w:rFonts w:ascii="宋体" w:hAnsi="宋体"/>
                <w:sz w:val="21"/>
                <w:szCs w:val="21"/>
              </w:rPr>
            </w:pPr>
          </w:p>
        </w:tc>
        <w:tc>
          <w:tcPr>
            <w:tcW w:w="851" w:type="dxa"/>
          </w:tcPr>
          <w:p w14:paraId="0884A61B">
            <w:pPr>
              <w:widowControl w:val="0"/>
              <w:rPr>
                <w:rFonts w:ascii="宋体" w:hAnsi="宋体"/>
                <w:sz w:val="21"/>
                <w:szCs w:val="21"/>
              </w:rPr>
            </w:pPr>
          </w:p>
        </w:tc>
        <w:tc>
          <w:tcPr>
            <w:tcW w:w="2460" w:type="dxa"/>
          </w:tcPr>
          <w:p w14:paraId="214A53FA">
            <w:pPr>
              <w:widowControl w:val="0"/>
              <w:rPr>
                <w:rFonts w:ascii="宋体" w:hAnsi="宋体"/>
                <w:sz w:val="21"/>
                <w:szCs w:val="21"/>
              </w:rPr>
            </w:pPr>
          </w:p>
        </w:tc>
      </w:tr>
      <w:tr w14:paraId="48348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5159635F">
            <w:pPr>
              <w:pStyle w:val="70"/>
              <w:widowControl w:val="0"/>
              <w:numPr>
                <w:ilvl w:val="0"/>
                <w:numId w:val="57"/>
              </w:numPr>
              <w:spacing w:after="0"/>
              <w:ind w:firstLineChars="0"/>
              <w:rPr>
                <w:rFonts w:ascii="宋体" w:hAnsi="宋体"/>
                <w:sz w:val="21"/>
                <w:szCs w:val="21"/>
              </w:rPr>
            </w:pPr>
          </w:p>
        </w:tc>
        <w:tc>
          <w:tcPr>
            <w:tcW w:w="1418" w:type="dxa"/>
          </w:tcPr>
          <w:p w14:paraId="4B4AACA4">
            <w:pPr>
              <w:widowControl w:val="0"/>
              <w:rPr>
                <w:rFonts w:ascii="宋体" w:hAnsi="宋体"/>
                <w:sz w:val="21"/>
                <w:szCs w:val="21"/>
              </w:rPr>
            </w:pPr>
            <w:r>
              <w:rPr>
                <w:rFonts w:hint="eastAsia" w:ascii="宋体" w:hAnsi="宋体"/>
                <w:sz w:val="21"/>
                <w:szCs w:val="21"/>
              </w:rPr>
              <w:t>账户交易密码</w:t>
            </w:r>
          </w:p>
        </w:tc>
        <w:tc>
          <w:tcPr>
            <w:tcW w:w="992" w:type="dxa"/>
          </w:tcPr>
          <w:p w14:paraId="5AFD9341">
            <w:pPr>
              <w:widowControl w:val="0"/>
              <w:rPr>
                <w:rFonts w:ascii="宋体" w:hAnsi="宋体"/>
                <w:sz w:val="21"/>
                <w:szCs w:val="21"/>
              </w:rPr>
            </w:pPr>
            <w:r>
              <w:rPr>
                <w:rFonts w:hint="eastAsia" w:ascii="宋体" w:hAnsi="宋体"/>
                <w:sz w:val="21"/>
                <w:szCs w:val="21"/>
              </w:rPr>
              <w:t>密码框</w:t>
            </w:r>
          </w:p>
        </w:tc>
        <w:tc>
          <w:tcPr>
            <w:tcW w:w="1134" w:type="dxa"/>
          </w:tcPr>
          <w:p w14:paraId="2D9E5AE1">
            <w:pPr>
              <w:widowControl w:val="0"/>
              <w:rPr>
                <w:rFonts w:ascii="宋体" w:hAnsi="宋体"/>
                <w:sz w:val="21"/>
                <w:szCs w:val="21"/>
              </w:rPr>
            </w:pPr>
          </w:p>
        </w:tc>
        <w:tc>
          <w:tcPr>
            <w:tcW w:w="992" w:type="dxa"/>
          </w:tcPr>
          <w:p w14:paraId="17E6403A">
            <w:pPr>
              <w:widowControl w:val="0"/>
              <w:rPr>
                <w:rFonts w:ascii="宋体" w:hAnsi="宋体"/>
                <w:sz w:val="21"/>
                <w:szCs w:val="21"/>
              </w:rPr>
            </w:pPr>
          </w:p>
        </w:tc>
        <w:tc>
          <w:tcPr>
            <w:tcW w:w="851" w:type="dxa"/>
          </w:tcPr>
          <w:p w14:paraId="3429752D">
            <w:pPr>
              <w:widowControl w:val="0"/>
              <w:rPr>
                <w:rFonts w:ascii="宋体" w:hAnsi="宋体"/>
                <w:sz w:val="21"/>
                <w:szCs w:val="21"/>
              </w:rPr>
            </w:pPr>
          </w:p>
        </w:tc>
        <w:tc>
          <w:tcPr>
            <w:tcW w:w="2460" w:type="dxa"/>
          </w:tcPr>
          <w:p w14:paraId="2E63B66C">
            <w:pPr>
              <w:widowControl w:val="0"/>
              <w:rPr>
                <w:rFonts w:ascii="宋体" w:hAnsi="宋体"/>
                <w:sz w:val="21"/>
                <w:szCs w:val="21"/>
              </w:rPr>
            </w:pPr>
            <w:r>
              <w:rPr>
                <w:rFonts w:hint="eastAsia" w:ascii="宋体" w:hAnsi="宋体"/>
                <w:sz w:val="21"/>
                <w:szCs w:val="21"/>
              </w:rPr>
              <w:t>密码控件</w:t>
            </w:r>
          </w:p>
        </w:tc>
      </w:tr>
      <w:tr w14:paraId="47AF2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3B06A901">
            <w:pPr>
              <w:pStyle w:val="70"/>
              <w:widowControl w:val="0"/>
              <w:numPr>
                <w:ilvl w:val="0"/>
                <w:numId w:val="57"/>
              </w:numPr>
              <w:spacing w:after="0"/>
              <w:ind w:firstLineChars="0"/>
              <w:rPr>
                <w:rFonts w:ascii="宋体" w:hAnsi="宋体"/>
                <w:sz w:val="21"/>
                <w:szCs w:val="21"/>
              </w:rPr>
            </w:pPr>
          </w:p>
        </w:tc>
        <w:tc>
          <w:tcPr>
            <w:tcW w:w="1418" w:type="dxa"/>
          </w:tcPr>
          <w:p w14:paraId="64BF6A8B">
            <w:pPr>
              <w:widowControl w:val="0"/>
              <w:rPr>
                <w:rFonts w:ascii="宋体" w:hAnsi="宋体"/>
                <w:sz w:val="21"/>
                <w:szCs w:val="21"/>
              </w:rPr>
            </w:pPr>
            <w:r>
              <w:rPr>
                <w:rFonts w:hint="eastAsia" w:ascii="宋体" w:hAnsi="宋体"/>
                <w:sz w:val="21"/>
                <w:szCs w:val="21"/>
              </w:rPr>
              <w:t>认证方式</w:t>
            </w:r>
          </w:p>
        </w:tc>
        <w:tc>
          <w:tcPr>
            <w:tcW w:w="992" w:type="dxa"/>
          </w:tcPr>
          <w:p w14:paraId="4127646B">
            <w:pPr>
              <w:widowControl w:val="0"/>
              <w:rPr>
                <w:rFonts w:ascii="宋体" w:hAnsi="宋体"/>
                <w:sz w:val="21"/>
                <w:szCs w:val="21"/>
              </w:rPr>
            </w:pPr>
            <w:r>
              <w:rPr>
                <w:rFonts w:hint="eastAsia" w:ascii="宋体" w:hAnsi="宋体"/>
                <w:sz w:val="21"/>
                <w:szCs w:val="21"/>
              </w:rPr>
              <w:t>单选框</w:t>
            </w:r>
          </w:p>
        </w:tc>
        <w:tc>
          <w:tcPr>
            <w:tcW w:w="1134" w:type="dxa"/>
          </w:tcPr>
          <w:p w14:paraId="414C2501">
            <w:pPr>
              <w:widowControl w:val="0"/>
              <w:rPr>
                <w:rFonts w:ascii="宋体" w:hAnsi="宋体"/>
                <w:sz w:val="21"/>
                <w:szCs w:val="21"/>
              </w:rPr>
            </w:pPr>
          </w:p>
        </w:tc>
        <w:tc>
          <w:tcPr>
            <w:tcW w:w="992" w:type="dxa"/>
          </w:tcPr>
          <w:p w14:paraId="16C8554E">
            <w:pPr>
              <w:widowControl w:val="0"/>
              <w:rPr>
                <w:rFonts w:ascii="宋体" w:hAnsi="宋体"/>
                <w:sz w:val="21"/>
                <w:szCs w:val="21"/>
              </w:rPr>
            </w:pPr>
          </w:p>
        </w:tc>
        <w:tc>
          <w:tcPr>
            <w:tcW w:w="851" w:type="dxa"/>
          </w:tcPr>
          <w:p w14:paraId="56652C66">
            <w:pPr>
              <w:widowControl w:val="0"/>
              <w:rPr>
                <w:rFonts w:ascii="宋体" w:hAnsi="宋体"/>
                <w:sz w:val="21"/>
                <w:szCs w:val="21"/>
              </w:rPr>
            </w:pPr>
          </w:p>
        </w:tc>
        <w:tc>
          <w:tcPr>
            <w:tcW w:w="2460" w:type="dxa"/>
          </w:tcPr>
          <w:p w14:paraId="30C9F900">
            <w:pPr>
              <w:widowControl w:val="0"/>
              <w:rPr>
                <w:rFonts w:ascii="宋体" w:hAnsi="宋体"/>
                <w:sz w:val="21"/>
                <w:szCs w:val="21"/>
              </w:rPr>
            </w:pPr>
          </w:p>
        </w:tc>
      </w:tr>
      <w:tr w14:paraId="1CF75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6A6A30DB">
            <w:pPr>
              <w:pStyle w:val="70"/>
              <w:widowControl w:val="0"/>
              <w:numPr>
                <w:ilvl w:val="0"/>
                <w:numId w:val="57"/>
              </w:numPr>
              <w:spacing w:after="0"/>
              <w:ind w:firstLineChars="0"/>
              <w:rPr>
                <w:rFonts w:ascii="宋体" w:hAnsi="宋体"/>
                <w:sz w:val="21"/>
                <w:szCs w:val="21"/>
              </w:rPr>
            </w:pPr>
          </w:p>
        </w:tc>
        <w:tc>
          <w:tcPr>
            <w:tcW w:w="1418" w:type="dxa"/>
          </w:tcPr>
          <w:p w14:paraId="56806F00">
            <w:pPr>
              <w:widowControl w:val="0"/>
              <w:rPr>
                <w:rFonts w:ascii="宋体" w:hAnsi="宋体"/>
                <w:sz w:val="21"/>
                <w:szCs w:val="21"/>
              </w:rPr>
            </w:pPr>
            <w:r>
              <w:rPr>
                <w:rFonts w:hint="eastAsia" w:ascii="宋体" w:hAnsi="宋体"/>
                <w:sz w:val="21"/>
                <w:szCs w:val="21"/>
              </w:rPr>
              <w:t>提交</w:t>
            </w:r>
          </w:p>
        </w:tc>
        <w:tc>
          <w:tcPr>
            <w:tcW w:w="992" w:type="dxa"/>
          </w:tcPr>
          <w:p w14:paraId="4FB95A15">
            <w:pPr>
              <w:widowControl w:val="0"/>
              <w:rPr>
                <w:rFonts w:ascii="宋体" w:hAnsi="宋体"/>
                <w:sz w:val="21"/>
                <w:szCs w:val="21"/>
              </w:rPr>
            </w:pPr>
            <w:r>
              <w:rPr>
                <w:rFonts w:hint="eastAsia" w:ascii="宋体" w:hAnsi="宋体"/>
                <w:sz w:val="21"/>
                <w:szCs w:val="21"/>
              </w:rPr>
              <w:t>按钮</w:t>
            </w:r>
          </w:p>
        </w:tc>
        <w:tc>
          <w:tcPr>
            <w:tcW w:w="1134" w:type="dxa"/>
          </w:tcPr>
          <w:p w14:paraId="1778FDCF">
            <w:pPr>
              <w:widowControl w:val="0"/>
              <w:rPr>
                <w:rFonts w:ascii="宋体" w:hAnsi="宋体"/>
                <w:sz w:val="21"/>
                <w:szCs w:val="21"/>
              </w:rPr>
            </w:pPr>
          </w:p>
        </w:tc>
        <w:tc>
          <w:tcPr>
            <w:tcW w:w="992" w:type="dxa"/>
          </w:tcPr>
          <w:p w14:paraId="2EEBD0F2">
            <w:pPr>
              <w:widowControl w:val="0"/>
              <w:rPr>
                <w:rFonts w:ascii="宋体" w:hAnsi="宋体"/>
                <w:sz w:val="21"/>
                <w:szCs w:val="21"/>
              </w:rPr>
            </w:pPr>
          </w:p>
        </w:tc>
        <w:tc>
          <w:tcPr>
            <w:tcW w:w="851" w:type="dxa"/>
          </w:tcPr>
          <w:p w14:paraId="15DE60E5">
            <w:pPr>
              <w:widowControl w:val="0"/>
              <w:rPr>
                <w:rFonts w:ascii="宋体" w:hAnsi="宋体"/>
                <w:sz w:val="21"/>
                <w:szCs w:val="21"/>
              </w:rPr>
            </w:pPr>
          </w:p>
        </w:tc>
        <w:tc>
          <w:tcPr>
            <w:tcW w:w="2460" w:type="dxa"/>
          </w:tcPr>
          <w:p w14:paraId="1F3C9F0C">
            <w:pPr>
              <w:widowControl w:val="0"/>
              <w:rPr>
                <w:rFonts w:ascii="宋体" w:hAnsi="宋体"/>
                <w:sz w:val="21"/>
                <w:szCs w:val="21"/>
              </w:rPr>
            </w:pPr>
          </w:p>
        </w:tc>
      </w:tr>
      <w:tr w14:paraId="0D32B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071A82BF">
            <w:pPr>
              <w:pStyle w:val="70"/>
              <w:widowControl w:val="0"/>
              <w:numPr>
                <w:ilvl w:val="0"/>
                <w:numId w:val="57"/>
              </w:numPr>
              <w:spacing w:after="0"/>
              <w:ind w:firstLineChars="0"/>
              <w:rPr>
                <w:rFonts w:ascii="宋体" w:hAnsi="宋体"/>
                <w:sz w:val="21"/>
                <w:szCs w:val="21"/>
              </w:rPr>
            </w:pPr>
          </w:p>
        </w:tc>
        <w:tc>
          <w:tcPr>
            <w:tcW w:w="1418" w:type="dxa"/>
          </w:tcPr>
          <w:p w14:paraId="093C11EB">
            <w:pPr>
              <w:widowControl w:val="0"/>
              <w:rPr>
                <w:rFonts w:ascii="宋体" w:hAnsi="宋体"/>
                <w:sz w:val="21"/>
                <w:szCs w:val="21"/>
              </w:rPr>
            </w:pPr>
            <w:r>
              <w:rPr>
                <w:rFonts w:hint="eastAsia" w:ascii="宋体" w:hAnsi="宋体"/>
                <w:sz w:val="21"/>
                <w:szCs w:val="21"/>
              </w:rPr>
              <w:t>上一步</w:t>
            </w:r>
          </w:p>
        </w:tc>
        <w:tc>
          <w:tcPr>
            <w:tcW w:w="992" w:type="dxa"/>
          </w:tcPr>
          <w:p w14:paraId="65498779">
            <w:pPr>
              <w:widowControl w:val="0"/>
              <w:rPr>
                <w:rFonts w:ascii="宋体" w:hAnsi="宋体"/>
                <w:sz w:val="21"/>
                <w:szCs w:val="21"/>
              </w:rPr>
            </w:pPr>
            <w:r>
              <w:rPr>
                <w:rFonts w:hint="eastAsia" w:ascii="宋体" w:hAnsi="宋体"/>
                <w:sz w:val="21"/>
                <w:szCs w:val="21"/>
              </w:rPr>
              <w:t>按钮</w:t>
            </w:r>
          </w:p>
        </w:tc>
        <w:tc>
          <w:tcPr>
            <w:tcW w:w="1134" w:type="dxa"/>
          </w:tcPr>
          <w:p w14:paraId="759E874C">
            <w:pPr>
              <w:widowControl w:val="0"/>
              <w:rPr>
                <w:rFonts w:ascii="宋体" w:hAnsi="宋体"/>
                <w:sz w:val="21"/>
                <w:szCs w:val="21"/>
              </w:rPr>
            </w:pPr>
          </w:p>
        </w:tc>
        <w:tc>
          <w:tcPr>
            <w:tcW w:w="992" w:type="dxa"/>
          </w:tcPr>
          <w:p w14:paraId="388ADB9C">
            <w:pPr>
              <w:widowControl w:val="0"/>
              <w:rPr>
                <w:rFonts w:ascii="宋体" w:hAnsi="宋体"/>
                <w:sz w:val="21"/>
                <w:szCs w:val="21"/>
              </w:rPr>
            </w:pPr>
          </w:p>
        </w:tc>
        <w:tc>
          <w:tcPr>
            <w:tcW w:w="851" w:type="dxa"/>
          </w:tcPr>
          <w:p w14:paraId="3D350808">
            <w:pPr>
              <w:widowControl w:val="0"/>
              <w:rPr>
                <w:rFonts w:ascii="宋体" w:hAnsi="宋体"/>
                <w:sz w:val="21"/>
                <w:szCs w:val="21"/>
              </w:rPr>
            </w:pPr>
          </w:p>
        </w:tc>
        <w:tc>
          <w:tcPr>
            <w:tcW w:w="2460" w:type="dxa"/>
          </w:tcPr>
          <w:p w14:paraId="4E435708">
            <w:pPr>
              <w:widowControl w:val="0"/>
              <w:rPr>
                <w:rFonts w:ascii="宋体" w:hAnsi="宋体"/>
                <w:sz w:val="21"/>
                <w:szCs w:val="21"/>
              </w:rPr>
            </w:pPr>
          </w:p>
        </w:tc>
      </w:tr>
    </w:tbl>
    <w:p w14:paraId="18FD0D7F">
      <w:pPr>
        <w:pStyle w:val="5"/>
        <w:numPr>
          <w:ilvl w:val="0"/>
          <w:numId w:val="0"/>
        </w:numPr>
        <w:spacing w:line="377" w:lineRule="auto"/>
        <w:ind w:left="113"/>
      </w:pPr>
      <w:r>
        <w:rPr>
          <w:rFonts w:hint="eastAsia"/>
        </w:rPr>
        <w:t>交易成功结果页面</w:t>
      </w:r>
    </w:p>
    <w:tbl>
      <w:tblPr>
        <w:tblStyle w:val="48"/>
        <w:tblW w:w="86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560"/>
        <w:gridCol w:w="992"/>
        <w:gridCol w:w="709"/>
        <w:gridCol w:w="850"/>
        <w:gridCol w:w="992"/>
        <w:gridCol w:w="2835"/>
      </w:tblGrid>
      <w:tr w14:paraId="19D7D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FFCC99"/>
          </w:tcPr>
          <w:p w14:paraId="6BF895BB">
            <w:pPr>
              <w:widowControl w:val="0"/>
              <w:rPr>
                <w:rFonts w:ascii="宋体" w:hAnsi="宋体"/>
                <w:b/>
                <w:sz w:val="21"/>
                <w:szCs w:val="21"/>
              </w:rPr>
            </w:pPr>
            <w:r>
              <w:rPr>
                <w:rFonts w:hint="eastAsia" w:ascii="宋体" w:hAnsi="宋体"/>
                <w:b/>
                <w:sz w:val="21"/>
                <w:szCs w:val="21"/>
              </w:rPr>
              <w:t>序号</w:t>
            </w:r>
          </w:p>
        </w:tc>
        <w:tc>
          <w:tcPr>
            <w:tcW w:w="1560" w:type="dxa"/>
            <w:shd w:val="clear" w:color="auto" w:fill="FFCC99"/>
          </w:tcPr>
          <w:p w14:paraId="33196256">
            <w:pPr>
              <w:widowControl w:val="0"/>
              <w:rPr>
                <w:rFonts w:ascii="宋体" w:hAnsi="宋体"/>
                <w:b/>
                <w:sz w:val="21"/>
                <w:szCs w:val="21"/>
              </w:rPr>
            </w:pPr>
            <w:r>
              <w:rPr>
                <w:rFonts w:hint="eastAsia" w:ascii="宋体" w:hAnsi="宋体"/>
                <w:b/>
                <w:sz w:val="21"/>
                <w:szCs w:val="21"/>
              </w:rPr>
              <w:t>名称</w:t>
            </w:r>
          </w:p>
        </w:tc>
        <w:tc>
          <w:tcPr>
            <w:tcW w:w="992" w:type="dxa"/>
            <w:shd w:val="clear" w:color="auto" w:fill="FFCC99"/>
          </w:tcPr>
          <w:p w14:paraId="6D7C779D">
            <w:pPr>
              <w:widowControl w:val="0"/>
              <w:rPr>
                <w:rFonts w:ascii="宋体" w:hAnsi="宋体"/>
                <w:b/>
                <w:sz w:val="21"/>
                <w:szCs w:val="21"/>
              </w:rPr>
            </w:pPr>
            <w:r>
              <w:rPr>
                <w:rFonts w:hint="eastAsia" w:ascii="宋体" w:hAnsi="宋体"/>
                <w:b/>
                <w:sz w:val="21"/>
                <w:szCs w:val="21"/>
              </w:rPr>
              <w:t>输入/输出</w:t>
            </w:r>
          </w:p>
        </w:tc>
        <w:tc>
          <w:tcPr>
            <w:tcW w:w="709" w:type="dxa"/>
            <w:shd w:val="clear" w:color="auto" w:fill="FFCC99"/>
          </w:tcPr>
          <w:p w14:paraId="408506E4">
            <w:pPr>
              <w:widowControl w:val="0"/>
              <w:rPr>
                <w:rFonts w:ascii="宋体" w:hAnsi="宋体"/>
                <w:b/>
                <w:sz w:val="21"/>
                <w:szCs w:val="21"/>
              </w:rPr>
            </w:pPr>
            <w:r>
              <w:rPr>
                <w:rFonts w:hint="eastAsia" w:ascii="宋体" w:hAnsi="宋体"/>
                <w:b/>
                <w:sz w:val="21"/>
                <w:szCs w:val="21"/>
              </w:rPr>
              <w:t>缺省值</w:t>
            </w:r>
          </w:p>
        </w:tc>
        <w:tc>
          <w:tcPr>
            <w:tcW w:w="850" w:type="dxa"/>
            <w:shd w:val="clear" w:color="auto" w:fill="FFCC99"/>
          </w:tcPr>
          <w:p w14:paraId="7FDA9D44">
            <w:pPr>
              <w:widowControl w:val="0"/>
              <w:rPr>
                <w:rFonts w:ascii="宋体" w:hAnsi="宋体"/>
                <w:b/>
                <w:sz w:val="21"/>
                <w:szCs w:val="21"/>
              </w:rPr>
            </w:pPr>
            <w:r>
              <w:rPr>
                <w:rFonts w:hint="eastAsia" w:ascii="宋体" w:hAnsi="宋体"/>
                <w:b/>
                <w:sz w:val="21"/>
                <w:szCs w:val="21"/>
              </w:rPr>
              <w:t>类型/长度</w:t>
            </w:r>
          </w:p>
        </w:tc>
        <w:tc>
          <w:tcPr>
            <w:tcW w:w="992" w:type="dxa"/>
            <w:shd w:val="clear" w:color="auto" w:fill="FFCC99"/>
          </w:tcPr>
          <w:p w14:paraId="42F02194">
            <w:pPr>
              <w:widowControl w:val="0"/>
              <w:rPr>
                <w:rFonts w:ascii="宋体" w:hAnsi="宋体"/>
                <w:b/>
                <w:sz w:val="21"/>
                <w:szCs w:val="21"/>
              </w:rPr>
            </w:pPr>
            <w:r>
              <w:rPr>
                <w:rFonts w:hint="eastAsia" w:ascii="宋体" w:hAnsi="宋体"/>
                <w:b/>
                <w:sz w:val="21"/>
                <w:szCs w:val="21"/>
              </w:rPr>
              <w:t>是否必输</w:t>
            </w:r>
          </w:p>
        </w:tc>
        <w:tc>
          <w:tcPr>
            <w:tcW w:w="2835" w:type="dxa"/>
            <w:shd w:val="clear" w:color="auto" w:fill="FFCC99"/>
          </w:tcPr>
          <w:p w14:paraId="10ED0AF9">
            <w:pPr>
              <w:widowControl w:val="0"/>
              <w:rPr>
                <w:rFonts w:ascii="宋体" w:hAnsi="宋体"/>
                <w:b/>
                <w:sz w:val="21"/>
                <w:szCs w:val="21"/>
              </w:rPr>
            </w:pPr>
            <w:r>
              <w:rPr>
                <w:rFonts w:hint="eastAsia" w:ascii="宋体" w:hAnsi="宋体"/>
                <w:b/>
                <w:sz w:val="21"/>
                <w:szCs w:val="21"/>
              </w:rPr>
              <w:t>备注</w:t>
            </w:r>
          </w:p>
        </w:tc>
      </w:tr>
      <w:tr w14:paraId="3BE95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45706E0D">
            <w:pPr>
              <w:pStyle w:val="70"/>
              <w:widowControl w:val="0"/>
              <w:numPr>
                <w:ilvl w:val="0"/>
                <w:numId w:val="58"/>
              </w:numPr>
              <w:spacing w:after="0"/>
              <w:ind w:firstLineChars="0"/>
              <w:rPr>
                <w:rFonts w:ascii="宋体" w:hAnsi="宋体"/>
                <w:sz w:val="21"/>
                <w:szCs w:val="21"/>
              </w:rPr>
            </w:pPr>
          </w:p>
        </w:tc>
        <w:tc>
          <w:tcPr>
            <w:tcW w:w="1560" w:type="dxa"/>
          </w:tcPr>
          <w:p w14:paraId="7F5901B7">
            <w:pPr>
              <w:widowControl w:val="0"/>
              <w:rPr>
                <w:rFonts w:ascii="宋体" w:hAnsi="宋体"/>
                <w:sz w:val="21"/>
                <w:szCs w:val="21"/>
              </w:rPr>
            </w:pPr>
            <w:r>
              <w:rPr>
                <w:rFonts w:hint="eastAsia" w:ascii="宋体" w:hAnsi="宋体" w:cs="Arial"/>
                <w:sz w:val="21"/>
                <w:szCs w:val="21"/>
              </w:rPr>
              <w:t>网银流水号</w:t>
            </w:r>
          </w:p>
        </w:tc>
        <w:tc>
          <w:tcPr>
            <w:tcW w:w="992" w:type="dxa"/>
          </w:tcPr>
          <w:p w14:paraId="5D632462">
            <w:pPr>
              <w:widowControl w:val="0"/>
              <w:rPr>
                <w:rFonts w:ascii="宋体" w:hAnsi="宋体"/>
                <w:sz w:val="21"/>
                <w:szCs w:val="21"/>
              </w:rPr>
            </w:pPr>
            <w:r>
              <w:rPr>
                <w:rFonts w:hint="eastAsia" w:ascii="宋体" w:hAnsi="宋体" w:cs="宋体"/>
                <w:sz w:val="21"/>
                <w:szCs w:val="21"/>
              </w:rPr>
              <w:t>文本</w:t>
            </w:r>
          </w:p>
        </w:tc>
        <w:tc>
          <w:tcPr>
            <w:tcW w:w="709" w:type="dxa"/>
          </w:tcPr>
          <w:p w14:paraId="70D4AE54">
            <w:pPr>
              <w:widowControl w:val="0"/>
              <w:rPr>
                <w:rFonts w:ascii="宋体" w:hAnsi="宋体"/>
                <w:sz w:val="21"/>
                <w:szCs w:val="21"/>
              </w:rPr>
            </w:pPr>
          </w:p>
        </w:tc>
        <w:tc>
          <w:tcPr>
            <w:tcW w:w="850" w:type="dxa"/>
          </w:tcPr>
          <w:p w14:paraId="3FE1BCFD">
            <w:pPr>
              <w:widowControl w:val="0"/>
              <w:rPr>
                <w:rFonts w:ascii="宋体" w:hAnsi="宋体"/>
                <w:sz w:val="21"/>
                <w:szCs w:val="21"/>
              </w:rPr>
            </w:pPr>
          </w:p>
        </w:tc>
        <w:tc>
          <w:tcPr>
            <w:tcW w:w="992" w:type="dxa"/>
          </w:tcPr>
          <w:p w14:paraId="230B606E">
            <w:pPr>
              <w:widowControl w:val="0"/>
              <w:rPr>
                <w:rFonts w:ascii="宋体" w:hAnsi="宋体"/>
                <w:sz w:val="21"/>
                <w:szCs w:val="21"/>
              </w:rPr>
            </w:pPr>
          </w:p>
        </w:tc>
        <w:tc>
          <w:tcPr>
            <w:tcW w:w="2835" w:type="dxa"/>
          </w:tcPr>
          <w:p w14:paraId="371AB71E">
            <w:pPr>
              <w:widowControl w:val="0"/>
              <w:rPr>
                <w:rFonts w:ascii="宋体" w:hAnsi="宋体"/>
                <w:sz w:val="21"/>
                <w:szCs w:val="21"/>
              </w:rPr>
            </w:pPr>
          </w:p>
        </w:tc>
      </w:tr>
      <w:tr w14:paraId="73CFA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08A4515B">
            <w:pPr>
              <w:pStyle w:val="70"/>
              <w:widowControl w:val="0"/>
              <w:numPr>
                <w:ilvl w:val="0"/>
                <w:numId w:val="58"/>
              </w:numPr>
              <w:spacing w:after="0"/>
              <w:ind w:firstLineChars="0"/>
              <w:rPr>
                <w:rFonts w:ascii="宋体" w:hAnsi="宋体"/>
                <w:sz w:val="21"/>
                <w:szCs w:val="21"/>
              </w:rPr>
            </w:pPr>
          </w:p>
        </w:tc>
        <w:tc>
          <w:tcPr>
            <w:tcW w:w="1560" w:type="dxa"/>
          </w:tcPr>
          <w:p w14:paraId="4C936ADC">
            <w:pPr>
              <w:widowControl w:val="0"/>
              <w:rPr>
                <w:rFonts w:ascii="宋体" w:hAnsi="宋体"/>
                <w:sz w:val="21"/>
                <w:szCs w:val="21"/>
              </w:rPr>
            </w:pPr>
            <w:r>
              <w:rPr>
                <w:rFonts w:hint="eastAsia" w:ascii="宋体" w:hAnsi="宋体" w:cs="宋体"/>
                <w:sz w:val="21"/>
                <w:szCs w:val="21"/>
              </w:rPr>
              <w:t>交易时间</w:t>
            </w:r>
          </w:p>
        </w:tc>
        <w:tc>
          <w:tcPr>
            <w:tcW w:w="992" w:type="dxa"/>
          </w:tcPr>
          <w:p w14:paraId="48D667BA">
            <w:pPr>
              <w:widowControl w:val="0"/>
              <w:rPr>
                <w:rFonts w:ascii="宋体" w:hAnsi="宋体"/>
                <w:sz w:val="21"/>
                <w:szCs w:val="21"/>
              </w:rPr>
            </w:pPr>
            <w:r>
              <w:rPr>
                <w:rFonts w:hint="eastAsia" w:ascii="宋体" w:hAnsi="宋体" w:cs="宋体"/>
                <w:sz w:val="21"/>
                <w:szCs w:val="21"/>
              </w:rPr>
              <w:t>文本</w:t>
            </w:r>
          </w:p>
        </w:tc>
        <w:tc>
          <w:tcPr>
            <w:tcW w:w="709" w:type="dxa"/>
          </w:tcPr>
          <w:p w14:paraId="669976C9">
            <w:pPr>
              <w:widowControl w:val="0"/>
              <w:rPr>
                <w:rFonts w:ascii="宋体" w:hAnsi="宋体"/>
                <w:sz w:val="21"/>
                <w:szCs w:val="21"/>
              </w:rPr>
            </w:pPr>
          </w:p>
        </w:tc>
        <w:tc>
          <w:tcPr>
            <w:tcW w:w="850" w:type="dxa"/>
          </w:tcPr>
          <w:p w14:paraId="719EF5A5">
            <w:pPr>
              <w:widowControl w:val="0"/>
              <w:rPr>
                <w:rFonts w:ascii="宋体" w:hAnsi="宋体"/>
                <w:sz w:val="21"/>
                <w:szCs w:val="21"/>
              </w:rPr>
            </w:pPr>
          </w:p>
        </w:tc>
        <w:tc>
          <w:tcPr>
            <w:tcW w:w="992" w:type="dxa"/>
          </w:tcPr>
          <w:p w14:paraId="03429F86">
            <w:pPr>
              <w:widowControl w:val="0"/>
              <w:rPr>
                <w:rFonts w:ascii="宋体" w:hAnsi="宋体"/>
                <w:sz w:val="21"/>
                <w:szCs w:val="21"/>
              </w:rPr>
            </w:pPr>
          </w:p>
        </w:tc>
        <w:tc>
          <w:tcPr>
            <w:tcW w:w="2835" w:type="dxa"/>
          </w:tcPr>
          <w:p w14:paraId="3861E508">
            <w:pPr>
              <w:widowControl w:val="0"/>
              <w:rPr>
                <w:rFonts w:ascii="宋体" w:hAnsi="宋体"/>
                <w:sz w:val="21"/>
                <w:szCs w:val="21"/>
              </w:rPr>
            </w:pPr>
          </w:p>
        </w:tc>
      </w:tr>
      <w:tr w14:paraId="7FF77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290DE6FC">
            <w:pPr>
              <w:pStyle w:val="70"/>
              <w:widowControl w:val="0"/>
              <w:numPr>
                <w:ilvl w:val="0"/>
                <w:numId w:val="58"/>
              </w:numPr>
              <w:spacing w:after="0"/>
              <w:ind w:firstLineChars="0"/>
              <w:rPr>
                <w:rFonts w:ascii="宋体" w:hAnsi="宋体"/>
                <w:sz w:val="21"/>
                <w:szCs w:val="21"/>
              </w:rPr>
            </w:pPr>
          </w:p>
        </w:tc>
        <w:tc>
          <w:tcPr>
            <w:tcW w:w="1560" w:type="dxa"/>
          </w:tcPr>
          <w:p w14:paraId="09F4951A">
            <w:pPr>
              <w:widowControl w:val="0"/>
              <w:rPr>
                <w:rFonts w:ascii="宋体" w:hAnsi="宋体"/>
                <w:sz w:val="21"/>
                <w:szCs w:val="21"/>
              </w:rPr>
            </w:pPr>
            <w:r>
              <w:rPr>
                <w:rFonts w:hint="eastAsia" w:ascii="宋体" w:hAnsi="宋体" w:cs="Arial"/>
                <w:color w:val="000000"/>
                <w:sz w:val="21"/>
                <w:szCs w:val="21"/>
              </w:rPr>
              <w:t>交易状态</w:t>
            </w:r>
          </w:p>
        </w:tc>
        <w:tc>
          <w:tcPr>
            <w:tcW w:w="992" w:type="dxa"/>
          </w:tcPr>
          <w:p w14:paraId="779677B1">
            <w:pPr>
              <w:widowControl w:val="0"/>
              <w:rPr>
                <w:rFonts w:ascii="宋体" w:hAnsi="宋体"/>
                <w:sz w:val="21"/>
                <w:szCs w:val="21"/>
              </w:rPr>
            </w:pPr>
            <w:r>
              <w:rPr>
                <w:rFonts w:hint="eastAsia" w:ascii="宋体" w:hAnsi="宋体" w:cs="Arial"/>
                <w:color w:val="000000"/>
                <w:sz w:val="21"/>
                <w:szCs w:val="21"/>
              </w:rPr>
              <w:t>文本</w:t>
            </w:r>
          </w:p>
        </w:tc>
        <w:tc>
          <w:tcPr>
            <w:tcW w:w="709" w:type="dxa"/>
          </w:tcPr>
          <w:p w14:paraId="465474A0">
            <w:pPr>
              <w:widowControl w:val="0"/>
              <w:rPr>
                <w:rFonts w:ascii="宋体" w:hAnsi="宋体"/>
                <w:sz w:val="21"/>
                <w:szCs w:val="21"/>
              </w:rPr>
            </w:pPr>
          </w:p>
        </w:tc>
        <w:tc>
          <w:tcPr>
            <w:tcW w:w="850" w:type="dxa"/>
          </w:tcPr>
          <w:p w14:paraId="03D75928">
            <w:pPr>
              <w:widowControl w:val="0"/>
              <w:rPr>
                <w:rFonts w:ascii="宋体" w:hAnsi="宋体"/>
                <w:sz w:val="21"/>
                <w:szCs w:val="21"/>
              </w:rPr>
            </w:pPr>
          </w:p>
        </w:tc>
        <w:tc>
          <w:tcPr>
            <w:tcW w:w="992" w:type="dxa"/>
          </w:tcPr>
          <w:p w14:paraId="5D0A46F9">
            <w:pPr>
              <w:widowControl w:val="0"/>
              <w:rPr>
                <w:rFonts w:ascii="宋体" w:hAnsi="宋体"/>
                <w:sz w:val="21"/>
                <w:szCs w:val="21"/>
              </w:rPr>
            </w:pPr>
          </w:p>
        </w:tc>
        <w:tc>
          <w:tcPr>
            <w:tcW w:w="2835" w:type="dxa"/>
          </w:tcPr>
          <w:p w14:paraId="062213D2">
            <w:pPr>
              <w:widowControl w:val="0"/>
              <w:rPr>
                <w:rFonts w:ascii="宋体" w:hAnsi="宋体"/>
                <w:sz w:val="21"/>
                <w:szCs w:val="21"/>
              </w:rPr>
            </w:pPr>
          </w:p>
        </w:tc>
      </w:tr>
      <w:tr w14:paraId="7E269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37600F49">
            <w:pPr>
              <w:pStyle w:val="70"/>
              <w:widowControl w:val="0"/>
              <w:numPr>
                <w:ilvl w:val="0"/>
                <w:numId w:val="58"/>
              </w:numPr>
              <w:spacing w:after="0"/>
              <w:ind w:firstLineChars="0"/>
              <w:rPr>
                <w:rFonts w:ascii="宋体" w:hAnsi="宋体"/>
                <w:sz w:val="21"/>
                <w:szCs w:val="21"/>
              </w:rPr>
            </w:pPr>
          </w:p>
        </w:tc>
        <w:tc>
          <w:tcPr>
            <w:tcW w:w="1560" w:type="dxa"/>
          </w:tcPr>
          <w:p w14:paraId="0A7CF132">
            <w:pPr>
              <w:widowControl w:val="0"/>
              <w:rPr>
                <w:rFonts w:ascii="宋体" w:hAnsi="宋体"/>
                <w:sz w:val="21"/>
                <w:szCs w:val="21"/>
              </w:rPr>
            </w:pPr>
            <w:r>
              <w:rPr>
                <w:rFonts w:hint="eastAsia" w:ascii="宋体" w:hAnsi="宋体"/>
                <w:sz w:val="21"/>
                <w:szCs w:val="21"/>
              </w:rPr>
              <w:t>付款账号</w:t>
            </w:r>
          </w:p>
        </w:tc>
        <w:tc>
          <w:tcPr>
            <w:tcW w:w="992" w:type="dxa"/>
          </w:tcPr>
          <w:p w14:paraId="68CC32A7">
            <w:pPr>
              <w:widowControl w:val="0"/>
              <w:rPr>
                <w:rFonts w:ascii="宋体" w:hAnsi="宋体"/>
                <w:sz w:val="21"/>
                <w:szCs w:val="21"/>
              </w:rPr>
            </w:pPr>
            <w:r>
              <w:rPr>
                <w:rFonts w:hint="eastAsia" w:ascii="宋体" w:hAnsi="宋体"/>
                <w:sz w:val="21"/>
                <w:szCs w:val="21"/>
              </w:rPr>
              <w:t>文本</w:t>
            </w:r>
          </w:p>
        </w:tc>
        <w:tc>
          <w:tcPr>
            <w:tcW w:w="709" w:type="dxa"/>
          </w:tcPr>
          <w:p w14:paraId="29E13B04">
            <w:pPr>
              <w:widowControl w:val="0"/>
              <w:rPr>
                <w:rFonts w:ascii="宋体" w:hAnsi="宋体"/>
                <w:sz w:val="21"/>
                <w:szCs w:val="21"/>
              </w:rPr>
            </w:pPr>
          </w:p>
        </w:tc>
        <w:tc>
          <w:tcPr>
            <w:tcW w:w="850" w:type="dxa"/>
          </w:tcPr>
          <w:p w14:paraId="3B6EA3AE">
            <w:pPr>
              <w:widowControl w:val="0"/>
              <w:rPr>
                <w:rFonts w:ascii="宋体" w:hAnsi="宋体"/>
                <w:sz w:val="21"/>
                <w:szCs w:val="21"/>
              </w:rPr>
            </w:pPr>
          </w:p>
        </w:tc>
        <w:tc>
          <w:tcPr>
            <w:tcW w:w="992" w:type="dxa"/>
          </w:tcPr>
          <w:p w14:paraId="28E81AEB">
            <w:pPr>
              <w:widowControl w:val="0"/>
              <w:rPr>
                <w:rFonts w:ascii="宋体" w:hAnsi="宋体"/>
                <w:sz w:val="21"/>
                <w:szCs w:val="21"/>
              </w:rPr>
            </w:pPr>
          </w:p>
        </w:tc>
        <w:tc>
          <w:tcPr>
            <w:tcW w:w="2835" w:type="dxa"/>
          </w:tcPr>
          <w:p w14:paraId="1F70A809">
            <w:pPr>
              <w:widowControl w:val="0"/>
              <w:rPr>
                <w:rFonts w:ascii="宋体" w:hAnsi="宋体"/>
                <w:sz w:val="21"/>
                <w:szCs w:val="21"/>
              </w:rPr>
            </w:pPr>
          </w:p>
        </w:tc>
      </w:tr>
      <w:tr w14:paraId="7ED4E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28C0F1B6">
            <w:pPr>
              <w:pStyle w:val="70"/>
              <w:widowControl w:val="0"/>
              <w:numPr>
                <w:ilvl w:val="0"/>
                <w:numId w:val="58"/>
              </w:numPr>
              <w:spacing w:after="0"/>
              <w:ind w:firstLineChars="0"/>
              <w:rPr>
                <w:rFonts w:ascii="宋体" w:hAnsi="宋体"/>
                <w:sz w:val="21"/>
                <w:szCs w:val="21"/>
              </w:rPr>
            </w:pPr>
          </w:p>
        </w:tc>
        <w:tc>
          <w:tcPr>
            <w:tcW w:w="1560" w:type="dxa"/>
          </w:tcPr>
          <w:p w14:paraId="69D047B8">
            <w:pPr>
              <w:widowControl w:val="0"/>
              <w:rPr>
                <w:rFonts w:ascii="宋体" w:hAnsi="宋体"/>
                <w:sz w:val="21"/>
                <w:szCs w:val="21"/>
              </w:rPr>
            </w:pPr>
            <w:r>
              <w:rPr>
                <w:rFonts w:hint="eastAsia" w:ascii="宋体" w:hAnsi="宋体"/>
                <w:sz w:val="21"/>
                <w:szCs w:val="21"/>
              </w:rPr>
              <w:t>付款人姓名</w:t>
            </w:r>
          </w:p>
        </w:tc>
        <w:tc>
          <w:tcPr>
            <w:tcW w:w="992" w:type="dxa"/>
          </w:tcPr>
          <w:p w14:paraId="1486BBDE">
            <w:pPr>
              <w:widowControl w:val="0"/>
              <w:rPr>
                <w:rFonts w:ascii="宋体" w:hAnsi="宋体"/>
                <w:sz w:val="21"/>
                <w:szCs w:val="21"/>
              </w:rPr>
            </w:pPr>
            <w:r>
              <w:rPr>
                <w:rFonts w:hint="eastAsia" w:ascii="宋体" w:hAnsi="宋体"/>
                <w:sz w:val="21"/>
                <w:szCs w:val="21"/>
              </w:rPr>
              <w:t>文本</w:t>
            </w:r>
          </w:p>
        </w:tc>
        <w:tc>
          <w:tcPr>
            <w:tcW w:w="709" w:type="dxa"/>
          </w:tcPr>
          <w:p w14:paraId="002EED70">
            <w:pPr>
              <w:widowControl w:val="0"/>
              <w:rPr>
                <w:rFonts w:ascii="宋体" w:hAnsi="宋体"/>
                <w:sz w:val="21"/>
                <w:szCs w:val="21"/>
              </w:rPr>
            </w:pPr>
          </w:p>
        </w:tc>
        <w:tc>
          <w:tcPr>
            <w:tcW w:w="850" w:type="dxa"/>
          </w:tcPr>
          <w:p w14:paraId="1198B2B8">
            <w:pPr>
              <w:widowControl w:val="0"/>
              <w:rPr>
                <w:rFonts w:ascii="宋体" w:hAnsi="宋体"/>
                <w:sz w:val="21"/>
                <w:szCs w:val="21"/>
              </w:rPr>
            </w:pPr>
          </w:p>
        </w:tc>
        <w:tc>
          <w:tcPr>
            <w:tcW w:w="992" w:type="dxa"/>
          </w:tcPr>
          <w:p w14:paraId="2DA548F9">
            <w:pPr>
              <w:widowControl w:val="0"/>
              <w:rPr>
                <w:rFonts w:ascii="宋体" w:hAnsi="宋体"/>
                <w:sz w:val="21"/>
                <w:szCs w:val="21"/>
              </w:rPr>
            </w:pPr>
          </w:p>
        </w:tc>
        <w:tc>
          <w:tcPr>
            <w:tcW w:w="2835" w:type="dxa"/>
          </w:tcPr>
          <w:p w14:paraId="0681B5A2">
            <w:pPr>
              <w:widowControl w:val="0"/>
              <w:rPr>
                <w:rFonts w:ascii="宋体" w:hAnsi="宋体"/>
                <w:sz w:val="21"/>
                <w:szCs w:val="21"/>
              </w:rPr>
            </w:pPr>
          </w:p>
        </w:tc>
      </w:tr>
      <w:tr w14:paraId="71DF0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69EB841">
            <w:pPr>
              <w:pStyle w:val="70"/>
              <w:widowControl w:val="0"/>
              <w:numPr>
                <w:ilvl w:val="0"/>
                <w:numId w:val="58"/>
              </w:numPr>
              <w:spacing w:after="0"/>
              <w:ind w:firstLineChars="0"/>
              <w:rPr>
                <w:rFonts w:ascii="宋体" w:hAnsi="宋体"/>
                <w:sz w:val="21"/>
                <w:szCs w:val="21"/>
              </w:rPr>
            </w:pPr>
          </w:p>
        </w:tc>
        <w:tc>
          <w:tcPr>
            <w:tcW w:w="1560" w:type="dxa"/>
          </w:tcPr>
          <w:p w14:paraId="13C4CB24">
            <w:pPr>
              <w:widowControl w:val="0"/>
              <w:rPr>
                <w:rFonts w:ascii="宋体" w:hAnsi="宋体"/>
                <w:sz w:val="21"/>
                <w:szCs w:val="21"/>
              </w:rPr>
            </w:pPr>
            <w:r>
              <w:rPr>
                <w:rFonts w:hint="eastAsia" w:ascii="宋体" w:hAnsi="宋体"/>
                <w:sz w:val="21"/>
                <w:szCs w:val="21"/>
              </w:rPr>
              <w:t>收款账户</w:t>
            </w:r>
          </w:p>
        </w:tc>
        <w:tc>
          <w:tcPr>
            <w:tcW w:w="992" w:type="dxa"/>
          </w:tcPr>
          <w:p w14:paraId="67E2F733">
            <w:pPr>
              <w:widowControl w:val="0"/>
              <w:rPr>
                <w:rFonts w:ascii="宋体" w:hAnsi="宋体"/>
                <w:sz w:val="21"/>
                <w:szCs w:val="21"/>
              </w:rPr>
            </w:pPr>
            <w:r>
              <w:rPr>
                <w:rFonts w:hint="eastAsia" w:ascii="宋体" w:hAnsi="宋体"/>
                <w:sz w:val="21"/>
                <w:szCs w:val="21"/>
              </w:rPr>
              <w:t>文本</w:t>
            </w:r>
          </w:p>
        </w:tc>
        <w:tc>
          <w:tcPr>
            <w:tcW w:w="709" w:type="dxa"/>
          </w:tcPr>
          <w:p w14:paraId="2F98DD2C">
            <w:pPr>
              <w:widowControl w:val="0"/>
              <w:rPr>
                <w:rFonts w:ascii="宋体" w:hAnsi="宋体"/>
                <w:sz w:val="21"/>
                <w:szCs w:val="21"/>
              </w:rPr>
            </w:pPr>
          </w:p>
        </w:tc>
        <w:tc>
          <w:tcPr>
            <w:tcW w:w="850" w:type="dxa"/>
          </w:tcPr>
          <w:p w14:paraId="3CDBD1E1">
            <w:pPr>
              <w:widowControl w:val="0"/>
              <w:rPr>
                <w:rFonts w:ascii="宋体" w:hAnsi="宋体"/>
                <w:sz w:val="21"/>
                <w:szCs w:val="21"/>
              </w:rPr>
            </w:pPr>
          </w:p>
        </w:tc>
        <w:tc>
          <w:tcPr>
            <w:tcW w:w="992" w:type="dxa"/>
          </w:tcPr>
          <w:p w14:paraId="62FF12DF">
            <w:pPr>
              <w:widowControl w:val="0"/>
              <w:rPr>
                <w:rFonts w:ascii="宋体" w:hAnsi="宋体"/>
                <w:sz w:val="21"/>
                <w:szCs w:val="21"/>
              </w:rPr>
            </w:pPr>
          </w:p>
        </w:tc>
        <w:tc>
          <w:tcPr>
            <w:tcW w:w="2835" w:type="dxa"/>
          </w:tcPr>
          <w:p w14:paraId="2C3B68DE">
            <w:pPr>
              <w:widowControl w:val="0"/>
              <w:rPr>
                <w:rFonts w:ascii="宋体" w:hAnsi="宋体"/>
                <w:sz w:val="21"/>
                <w:szCs w:val="21"/>
              </w:rPr>
            </w:pPr>
          </w:p>
        </w:tc>
      </w:tr>
      <w:tr w14:paraId="633ED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58C7F3A8">
            <w:pPr>
              <w:pStyle w:val="70"/>
              <w:widowControl w:val="0"/>
              <w:numPr>
                <w:ilvl w:val="0"/>
                <w:numId w:val="58"/>
              </w:numPr>
              <w:spacing w:after="0"/>
              <w:ind w:firstLineChars="0"/>
              <w:rPr>
                <w:rFonts w:ascii="宋体" w:hAnsi="宋体"/>
                <w:sz w:val="21"/>
                <w:szCs w:val="21"/>
              </w:rPr>
            </w:pPr>
          </w:p>
        </w:tc>
        <w:tc>
          <w:tcPr>
            <w:tcW w:w="1560" w:type="dxa"/>
          </w:tcPr>
          <w:p w14:paraId="0A9F237F">
            <w:pPr>
              <w:widowControl w:val="0"/>
              <w:rPr>
                <w:rFonts w:ascii="宋体" w:hAnsi="宋体"/>
                <w:sz w:val="21"/>
                <w:szCs w:val="21"/>
              </w:rPr>
            </w:pPr>
            <w:r>
              <w:rPr>
                <w:rFonts w:hint="eastAsia" w:ascii="宋体" w:hAnsi="宋体"/>
                <w:sz w:val="21"/>
                <w:szCs w:val="21"/>
              </w:rPr>
              <w:t>收款人姓名</w:t>
            </w:r>
          </w:p>
        </w:tc>
        <w:tc>
          <w:tcPr>
            <w:tcW w:w="992" w:type="dxa"/>
          </w:tcPr>
          <w:p w14:paraId="5F63A498">
            <w:pPr>
              <w:widowControl w:val="0"/>
              <w:rPr>
                <w:rFonts w:ascii="宋体" w:hAnsi="宋体"/>
                <w:sz w:val="21"/>
                <w:szCs w:val="21"/>
              </w:rPr>
            </w:pPr>
            <w:r>
              <w:rPr>
                <w:rFonts w:hint="eastAsia" w:ascii="宋体" w:hAnsi="宋体"/>
                <w:sz w:val="21"/>
                <w:szCs w:val="21"/>
              </w:rPr>
              <w:t>文本</w:t>
            </w:r>
          </w:p>
        </w:tc>
        <w:tc>
          <w:tcPr>
            <w:tcW w:w="709" w:type="dxa"/>
          </w:tcPr>
          <w:p w14:paraId="2D4CF336">
            <w:pPr>
              <w:widowControl w:val="0"/>
              <w:rPr>
                <w:rFonts w:ascii="宋体" w:hAnsi="宋体"/>
                <w:sz w:val="21"/>
                <w:szCs w:val="21"/>
              </w:rPr>
            </w:pPr>
          </w:p>
        </w:tc>
        <w:tc>
          <w:tcPr>
            <w:tcW w:w="850" w:type="dxa"/>
          </w:tcPr>
          <w:p w14:paraId="58D39BE3">
            <w:pPr>
              <w:widowControl w:val="0"/>
              <w:rPr>
                <w:rFonts w:ascii="宋体" w:hAnsi="宋体"/>
                <w:sz w:val="21"/>
                <w:szCs w:val="21"/>
              </w:rPr>
            </w:pPr>
          </w:p>
        </w:tc>
        <w:tc>
          <w:tcPr>
            <w:tcW w:w="992" w:type="dxa"/>
          </w:tcPr>
          <w:p w14:paraId="28ACB878">
            <w:pPr>
              <w:widowControl w:val="0"/>
              <w:rPr>
                <w:rFonts w:ascii="宋体" w:hAnsi="宋体"/>
                <w:sz w:val="21"/>
                <w:szCs w:val="21"/>
              </w:rPr>
            </w:pPr>
          </w:p>
        </w:tc>
        <w:tc>
          <w:tcPr>
            <w:tcW w:w="2835" w:type="dxa"/>
          </w:tcPr>
          <w:p w14:paraId="65F823F6">
            <w:pPr>
              <w:widowControl w:val="0"/>
              <w:rPr>
                <w:rFonts w:ascii="宋体" w:hAnsi="宋体"/>
                <w:sz w:val="21"/>
                <w:szCs w:val="21"/>
              </w:rPr>
            </w:pPr>
          </w:p>
        </w:tc>
      </w:tr>
      <w:tr w14:paraId="25D4D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4F085EDE">
            <w:pPr>
              <w:pStyle w:val="70"/>
              <w:widowControl w:val="0"/>
              <w:numPr>
                <w:ilvl w:val="0"/>
                <w:numId w:val="58"/>
              </w:numPr>
              <w:spacing w:after="0"/>
              <w:ind w:firstLineChars="0"/>
              <w:rPr>
                <w:rFonts w:ascii="宋体" w:hAnsi="宋体"/>
                <w:sz w:val="21"/>
                <w:szCs w:val="21"/>
              </w:rPr>
            </w:pPr>
          </w:p>
        </w:tc>
        <w:tc>
          <w:tcPr>
            <w:tcW w:w="1560" w:type="dxa"/>
          </w:tcPr>
          <w:p w14:paraId="71526748">
            <w:pPr>
              <w:widowControl w:val="0"/>
              <w:rPr>
                <w:rFonts w:ascii="宋体" w:hAnsi="宋体"/>
                <w:sz w:val="21"/>
                <w:szCs w:val="21"/>
              </w:rPr>
            </w:pPr>
            <w:r>
              <w:rPr>
                <w:rFonts w:hint="eastAsia" w:ascii="宋体" w:hAnsi="宋体"/>
                <w:sz w:val="21"/>
                <w:szCs w:val="21"/>
              </w:rPr>
              <w:t>币种</w:t>
            </w:r>
          </w:p>
        </w:tc>
        <w:tc>
          <w:tcPr>
            <w:tcW w:w="992" w:type="dxa"/>
          </w:tcPr>
          <w:p w14:paraId="3EEF7169">
            <w:pPr>
              <w:widowControl w:val="0"/>
              <w:rPr>
                <w:rFonts w:ascii="宋体" w:hAnsi="宋体"/>
                <w:sz w:val="21"/>
                <w:szCs w:val="21"/>
              </w:rPr>
            </w:pPr>
            <w:r>
              <w:rPr>
                <w:rFonts w:hint="eastAsia" w:ascii="宋体" w:hAnsi="宋体"/>
                <w:sz w:val="21"/>
                <w:szCs w:val="21"/>
              </w:rPr>
              <w:t>文本</w:t>
            </w:r>
          </w:p>
        </w:tc>
        <w:tc>
          <w:tcPr>
            <w:tcW w:w="709" w:type="dxa"/>
          </w:tcPr>
          <w:p w14:paraId="53A172D6">
            <w:pPr>
              <w:widowControl w:val="0"/>
              <w:rPr>
                <w:rFonts w:ascii="宋体" w:hAnsi="宋体"/>
                <w:sz w:val="21"/>
                <w:szCs w:val="21"/>
              </w:rPr>
            </w:pPr>
          </w:p>
        </w:tc>
        <w:tc>
          <w:tcPr>
            <w:tcW w:w="850" w:type="dxa"/>
          </w:tcPr>
          <w:p w14:paraId="1E0FB818">
            <w:pPr>
              <w:widowControl w:val="0"/>
              <w:rPr>
                <w:rFonts w:ascii="宋体" w:hAnsi="宋体"/>
                <w:sz w:val="21"/>
                <w:szCs w:val="21"/>
              </w:rPr>
            </w:pPr>
          </w:p>
        </w:tc>
        <w:tc>
          <w:tcPr>
            <w:tcW w:w="992" w:type="dxa"/>
          </w:tcPr>
          <w:p w14:paraId="0113BFE2">
            <w:pPr>
              <w:widowControl w:val="0"/>
              <w:rPr>
                <w:rFonts w:ascii="宋体" w:hAnsi="宋体"/>
                <w:sz w:val="21"/>
                <w:szCs w:val="21"/>
              </w:rPr>
            </w:pPr>
          </w:p>
        </w:tc>
        <w:tc>
          <w:tcPr>
            <w:tcW w:w="2835" w:type="dxa"/>
          </w:tcPr>
          <w:p w14:paraId="6E3520DB">
            <w:pPr>
              <w:widowControl w:val="0"/>
              <w:rPr>
                <w:rFonts w:ascii="宋体" w:hAnsi="宋体"/>
                <w:sz w:val="21"/>
                <w:szCs w:val="21"/>
              </w:rPr>
            </w:pPr>
          </w:p>
        </w:tc>
      </w:tr>
      <w:tr w14:paraId="6BFA8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7B8628FE">
            <w:pPr>
              <w:pStyle w:val="70"/>
              <w:widowControl w:val="0"/>
              <w:numPr>
                <w:ilvl w:val="0"/>
                <w:numId w:val="58"/>
              </w:numPr>
              <w:spacing w:after="0"/>
              <w:ind w:firstLineChars="0"/>
              <w:rPr>
                <w:rFonts w:ascii="宋体" w:hAnsi="宋体"/>
                <w:sz w:val="21"/>
                <w:szCs w:val="21"/>
              </w:rPr>
            </w:pPr>
          </w:p>
        </w:tc>
        <w:tc>
          <w:tcPr>
            <w:tcW w:w="1560" w:type="dxa"/>
          </w:tcPr>
          <w:p w14:paraId="4DB471C7">
            <w:pPr>
              <w:widowControl w:val="0"/>
              <w:rPr>
                <w:rFonts w:ascii="宋体" w:hAnsi="宋体"/>
                <w:sz w:val="21"/>
                <w:szCs w:val="21"/>
              </w:rPr>
            </w:pPr>
            <w:r>
              <w:rPr>
                <w:rFonts w:hint="eastAsia" w:ascii="宋体" w:hAnsi="宋体"/>
                <w:sz w:val="21"/>
                <w:szCs w:val="21"/>
              </w:rPr>
              <w:t>转账金额</w:t>
            </w:r>
          </w:p>
        </w:tc>
        <w:tc>
          <w:tcPr>
            <w:tcW w:w="992" w:type="dxa"/>
          </w:tcPr>
          <w:p w14:paraId="665EE927">
            <w:pPr>
              <w:widowControl w:val="0"/>
              <w:rPr>
                <w:rFonts w:ascii="宋体" w:hAnsi="宋体"/>
                <w:sz w:val="21"/>
                <w:szCs w:val="21"/>
              </w:rPr>
            </w:pPr>
            <w:r>
              <w:rPr>
                <w:rFonts w:hint="eastAsia" w:ascii="宋体" w:hAnsi="宋体"/>
                <w:sz w:val="21"/>
                <w:szCs w:val="21"/>
              </w:rPr>
              <w:t>文本</w:t>
            </w:r>
          </w:p>
        </w:tc>
        <w:tc>
          <w:tcPr>
            <w:tcW w:w="709" w:type="dxa"/>
          </w:tcPr>
          <w:p w14:paraId="31D6AB1A">
            <w:pPr>
              <w:widowControl w:val="0"/>
              <w:rPr>
                <w:rFonts w:ascii="宋体" w:hAnsi="宋体"/>
                <w:sz w:val="21"/>
                <w:szCs w:val="21"/>
              </w:rPr>
            </w:pPr>
          </w:p>
        </w:tc>
        <w:tc>
          <w:tcPr>
            <w:tcW w:w="850" w:type="dxa"/>
          </w:tcPr>
          <w:p w14:paraId="5C67FA4B">
            <w:pPr>
              <w:widowControl w:val="0"/>
              <w:rPr>
                <w:rFonts w:ascii="宋体" w:hAnsi="宋体"/>
                <w:sz w:val="21"/>
                <w:szCs w:val="21"/>
              </w:rPr>
            </w:pPr>
          </w:p>
        </w:tc>
        <w:tc>
          <w:tcPr>
            <w:tcW w:w="992" w:type="dxa"/>
          </w:tcPr>
          <w:p w14:paraId="65D26D95">
            <w:pPr>
              <w:widowControl w:val="0"/>
              <w:rPr>
                <w:rFonts w:ascii="宋体" w:hAnsi="宋体"/>
                <w:sz w:val="21"/>
                <w:szCs w:val="21"/>
              </w:rPr>
            </w:pPr>
          </w:p>
        </w:tc>
        <w:tc>
          <w:tcPr>
            <w:tcW w:w="2835" w:type="dxa"/>
          </w:tcPr>
          <w:p w14:paraId="3726AA99">
            <w:pPr>
              <w:widowControl w:val="0"/>
              <w:rPr>
                <w:rFonts w:ascii="宋体" w:hAnsi="宋体"/>
                <w:sz w:val="21"/>
                <w:szCs w:val="21"/>
              </w:rPr>
            </w:pPr>
          </w:p>
        </w:tc>
      </w:tr>
      <w:tr w14:paraId="079AF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7BEA823">
            <w:pPr>
              <w:pStyle w:val="70"/>
              <w:widowControl w:val="0"/>
              <w:numPr>
                <w:ilvl w:val="0"/>
                <w:numId w:val="58"/>
              </w:numPr>
              <w:spacing w:after="0"/>
              <w:ind w:firstLineChars="0"/>
              <w:rPr>
                <w:rFonts w:ascii="宋体" w:hAnsi="宋体"/>
                <w:sz w:val="21"/>
                <w:szCs w:val="21"/>
              </w:rPr>
            </w:pPr>
          </w:p>
        </w:tc>
        <w:tc>
          <w:tcPr>
            <w:tcW w:w="1560" w:type="dxa"/>
          </w:tcPr>
          <w:p w14:paraId="68B4FD90">
            <w:pPr>
              <w:widowControl w:val="0"/>
              <w:rPr>
                <w:rFonts w:ascii="宋体" w:hAnsi="宋体"/>
                <w:sz w:val="21"/>
                <w:szCs w:val="21"/>
              </w:rPr>
            </w:pPr>
            <w:r>
              <w:rPr>
                <w:rFonts w:hint="eastAsia" w:ascii="宋体" w:hAnsi="宋体"/>
                <w:sz w:val="21"/>
                <w:szCs w:val="21"/>
              </w:rPr>
              <w:t>大写金额</w:t>
            </w:r>
          </w:p>
        </w:tc>
        <w:tc>
          <w:tcPr>
            <w:tcW w:w="992" w:type="dxa"/>
          </w:tcPr>
          <w:p w14:paraId="7966CB51">
            <w:pPr>
              <w:widowControl w:val="0"/>
              <w:rPr>
                <w:rFonts w:ascii="宋体" w:hAnsi="宋体"/>
                <w:sz w:val="21"/>
                <w:szCs w:val="21"/>
              </w:rPr>
            </w:pPr>
            <w:r>
              <w:rPr>
                <w:rFonts w:hint="eastAsia" w:ascii="宋体" w:hAnsi="宋体"/>
                <w:sz w:val="21"/>
                <w:szCs w:val="21"/>
              </w:rPr>
              <w:t>文本</w:t>
            </w:r>
          </w:p>
        </w:tc>
        <w:tc>
          <w:tcPr>
            <w:tcW w:w="709" w:type="dxa"/>
          </w:tcPr>
          <w:p w14:paraId="20C0C82D">
            <w:pPr>
              <w:widowControl w:val="0"/>
              <w:rPr>
                <w:rFonts w:ascii="宋体" w:hAnsi="宋体"/>
                <w:sz w:val="21"/>
                <w:szCs w:val="21"/>
              </w:rPr>
            </w:pPr>
          </w:p>
        </w:tc>
        <w:tc>
          <w:tcPr>
            <w:tcW w:w="850" w:type="dxa"/>
          </w:tcPr>
          <w:p w14:paraId="35240DF6">
            <w:pPr>
              <w:widowControl w:val="0"/>
              <w:rPr>
                <w:rFonts w:ascii="宋体" w:hAnsi="宋体"/>
                <w:sz w:val="21"/>
                <w:szCs w:val="21"/>
              </w:rPr>
            </w:pPr>
          </w:p>
        </w:tc>
        <w:tc>
          <w:tcPr>
            <w:tcW w:w="992" w:type="dxa"/>
          </w:tcPr>
          <w:p w14:paraId="0C5C01A5">
            <w:pPr>
              <w:widowControl w:val="0"/>
              <w:rPr>
                <w:rFonts w:ascii="宋体" w:hAnsi="宋体"/>
                <w:sz w:val="21"/>
                <w:szCs w:val="21"/>
              </w:rPr>
            </w:pPr>
          </w:p>
        </w:tc>
        <w:tc>
          <w:tcPr>
            <w:tcW w:w="2835" w:type="dxa"/>
          </w:tcPr>
          <w:p w14:paraId="6E7DCA3B">
            <w:pPr>
              <w:widowControl w:val="0"/>
              <w:rPr>
                <w:rFonts w:ascii="宋体" w:hAnsi="宋体"/>
                <w:sz w:val="21"/>
                <w:szCs w:val="21"/>
              </w:rPr>
            </w:pPr>
          </w:p>
        </w:tc>
      </w:tr>
      <w:tr w14:paraId="2D657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2A76CD3F">
            <w:pPr>
              <w:pStyle w:val="70"/>
              <w:widowControl w:val="0"/>
              <w:numPr>
                <w:ilvl w:val="0"/>
                <w:numId w:val="58"/>
              </w:numPr>
              <w:spacing w:after="0"/>
              <w:ind w:firstLineChars="0"/>
              <w:rPr>
                <w:rFonts w:ascii="宋体" w:hAnsi="宋体"/>
                <w:sz w:val="21"/>
                <w:szCs w:val="21"/>
              </w:rPr>
            </w:pPr>
          </w:p>
        </w:tc>
        <w:tc>
          <w:tcPr>
            <w:tcW w:w="1560" w:type="dxa"/>
          </w:tcPr>
          <w:p w14:paraId="3B81A312">
            <w:pPr>
              <w:widowControl w:val="0"/>
              <w:rPr>
                <w:rFonts w:ascii="宋体" w:hAnsi="宋体"/>
                <w:sz w:val="21"/>
                <w:szCs w:val="21"/>
              </w:rPr>
            </w:pPr>
            <w:r>
              <w:rPr>
                <w:rFonts w:hint="eastAsia" w:ascii="宋体" w:hAnsi="宋体"/>
                <w:sz w:val="21"/>
                <w:szCs w:val="21"/>
              </w:rPr>
              <w:t>手续费</w:t>
            </w:r>
          </w:p>
        </w:tc>
        <w:tc>
          <w:tcPr>
            <w:tcW w:w="992" w:type="dxa"/>
          </w:tcPr>
          <w:p w14:paraId="41ADE6CD">
            <w:pPr>
              <w:widowControl w:val="0"/>
              <w:rPr>
                <w:rFonts w:ascii="宋体" w:hAnsi="宋体"/>
                <w:sz w:val="21"/>
                <w:szCs w:val="21"/>
              </w:rPr>
            </w:pPr>
            <w:r>
              <w:rPr>
                <w:rFonts w:hint="eastAsia" w:ascii="宋体" w:hAnsi="宋体"/>
                <w:sz w:val="21"/>
                <w:szCs w:val="21"/>
              </w:rPr>
              <w:t>文本</w:t>
            </w:r>
          </w:p>
        </w:tc>
        <w:tc>
          <w:tcPr>
            <w:tcW w:w="709" w:type="dxa"/>
          </w:tcPr>
          <w:p w14:paraId="06680637">
            <w:pPr>
              <w:widowControl w:val="0"/>
              <w:rPr>
                <w:rFonts w:ascii="宋体" w:hAnsi="宋体"/>
                <w:sz w:val="21"/>
                <w:szCs w:val="21"/>
              </w:rPr>
            </w:pPr>
          </w:p>
        </w:tc>
        <w:tc>
          <w:tcPr>
            <w:tcW w:w="850" w:type="dxa"/>
          </w:tcPr>
          <w:p w14:paraId="392E3C2C">
            <w:pPr>
              <w:widowControl w:val="0"/>
              <w:rPr>
                <w:rFonts w:ascii="宋体" w:hAnsi="宋体"/>
                <w:sz w:val="21"/>
                <w:szCs w:val="21"/>
              </w:rPr>
            </w:pPr>
          </w:p>
        </w:tc>
        <w:tc>
          <w:tcPr>
            <w:tcW w:w="992" w:type="dxa"/>
          </w:tcPr>
          <w:p w14:paraId="345030F8">
            <w:pPr>
              <w:widowControl w:val="0"/>
              <w:rPr>
                <w:rFonts w:ascii="宋体" w:hAnsi="宋体"/>
                <w:sz w:val="21"/>
                <w:szCs w:val="21"/>
              </w:rPr>
            </w:pPr>
          </w:p>
        </w:tc>
        <w:tc>
          <w:tcPr>
            <w:tcW w:w="2835" w:type="dxa"/>
          </w:tcPr>
          <w:p w14:paraId="66945616">
            <w:pPr>
              <w:widowControl w:val="0"/>
              <w:rPr>
                <w:rFonts w:ascii="宋体" w:hAnsi="宋体"/>
                <w:sz w:val="21"/>
                <w:szCs w:val="21"/>
              </w:rPr>
            </w:pPr>
          </w:p>
        </w:tc>
      </w:tr>
      <w:tr w14:paraId="097FC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E1A203D">
            <w:pPr>
              <w:pStyle w:val="70"/>
              <w:widowControl w:val="0"/>
              <w:numPr>
                <w:ilvl w:val="0"/>
                <w:numId w:val="58"/>
              </w:numPr>
              <w:spacing w:after="0"/>
              <w:ind w:firstLineChars="0"/>
              <w:rPr>
                <w:rFonts w:ascii="宋体" w:hAnsi="宋体"/>
                <w:sz w:val="21"/>
                <w:szCs w:val="21"/>
              </w:rPr>
            </w:pPr>
          </w:p>
        </w:tc>
        <w:tc>
          <w:tcPr>
            <w:tcW w:w="1560" w:type="dxa"/>
          </w:tcPr>
          <w:p w14:paraId="6D72EEBA">
            <w:pPr>
              <w:widowControl w:val="0"/>
              <w:rPr>
                <w:rFonts w:ascii="宋体" w:hAnsi="宋体"/>
                <w:sz w:val="21"/>
                <w:szCs w:val="21"/>
              </w:rPr>
            </w:pPr>
            <w:r>
              <w:rPr>
                <w:rFonts w:hint="eastAsia" w:ascii="宋体" w:hAnsi="宋体"/>
                <w:sz w:val="21"/>
                <w:szCs w:val="21"/>
              </w:rPr>
              <w:t>汇款用途</w:t>
            </w:r>
          </w:p>
        </w:tc>
        <w:tc>
          <w:tcPr>
            <w:tcW w:w="992" w:type="dxa"/>
          </w:tcPr>
          <w:p w14:paraId="2FF42BA7">
            <w:pPr>
              <w:widowControl w:val="0"/>
              <w:rPr>
                <w:rFonts w:ascii="宋体" w:hAnsi="宋体"/>
                <w:sz w:val="21"/>
                <w:szCs w:val="21"/>
              </w:rPr>
            </w:pPr>
            <w:r>
              <w:rPr>
                <w:rFonts w:hint="eastAsia" w:ascii="宋体" w:hAnsi="宋体"/>
                <w:sz w:val="21"/>
                <w:szCs w:val="21"/>
              </w:rPr>
              <w:t>文本</w:t>
            </w:r>
          </w:p>
        </w:tc>
        <w:tc>
          <w:tcPr>
            <w:tcW w:w="709" w:type="dxa"/>
          </w:tcPr>
          <w:p w14:paraId="30721353">
            <w:pPr>
              <w:widowControl w:val="0"/>
              <w:rPr>
                <w:rFonts w:ascii="宋体" w:hAnsi="宋体"/>
                <w:sz w:val="21"/>
                <w:szCs w:val="21"/>
              </w:rPr>
            </w:pPr>
          </w:p>
        </w:tc>
        <w:tc>
          <w:tcPr>
            <w:tcW w:w="850" w:type="dxa"/>
          </w:tcPr>
          <w:p w14:paraId="449D22A0">
            <w:pPr>
              <w:widowControl w:val="0"/>
              <w:rPr>
                <w:rFonts w:ascii="宋体" w:hAnsi="宋体"/>
                <w:sz w:val="21"/>
                <w:szCs w:val="21"/>
              </w:rPr>
            </w:pPr>
          </w:p>
        </w:tc>
        <w:tc>
          <w:tcPr>
            <w:tcW w:w="992" w:type="dxa"/>
          </w:tcPr>
          <w:p w14:paraId="4E989DB3">
            <w:pPr>
              <w:widowControl w:val="0"/>
              <w:rPr>
                <w:rFonts w:ascii="宋体" w:hAnsi="宋体"/>
                <w:sz w:val="21"/>
                <w:szCs w:val="21"/>
              </w:rPr>
            </w:pPr>
          </w:p>
        </w:tc>
        <w:tc>
          <w:tcPr>
            <w:tcW w:w="2835" w:type="dxa"/>
          </w:tcPr>
          <w:p w14:paraId="552B4EB8">
            <w:pPr>
              <w:widowControl w:val="0"/>
              <w:rPr>
                <w:rFonts w:ascii="宋体" w:hAnsi="宋体"/>
                <w:sz w:val="21"/>
                <w:szCs w:val="21"/>
              </w:rPr>
            </w:pPr>
          </w:p>
        </w:tc>
      </w:tr>
      <w:tr w14:paraId="0FE70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5259ACD8">
            <w:pPr>
              <w:pStyle w:val="70"/>
              <w:widowControl w:val="0"/>
              <w:numPr>
                <w:ilvl w:val="0"/>
                <w:numId w:val="58"/>
              </w:numPr>
              <w:spacing w:after="0"/>
              <w:ind w:firstLineChars="0"/>
              <w:rPr>
                <w:rFonts w:ascii="宋体" w:hAnsi="宋体"/>
                <w:sz w:val="21"/>
                <w:szCs w:val="21"/>
              </w:rPr>
            </w:pPr>
          </w:p>
        </w:tc>
        <w:tc>
          <w:tcPr>
            <w:tcW w:w="1560" w:type="dxa"/>
          </w:tcPr>
          <w:p w14:paraId="60F2229E">
            <w:pPr>
              <w:widowControl w:val="0"/>
              <w:rPr>
                <w:rFonts w:ascii="宋体" w:hAnsi="宋体"/>
                <w:sz w:val="21"/>
                <w:szCs w:val="21"/>
              </w:rPr>
            </w:pPr>
            <w:r>
              <w:rPr>
                <w:rFonts w:hint="eastAsia" w:ascii="宋体" w:hAnsi="宋体"/>
                <w:sz w:val="21"/>
                <w:szCs w:val="21"/>
              </w:rPr>
              <w:t>收款人手机号</w:t>
            </w:r>
          </w:p>
        </w:tc>
        <w:tc>
          <w:tcPr>
            <w:tcW w:w="992" w:type="dxa"/>
          </w:tcPr>
          <w:p w14:paraId="0E2E8C00">
            <w:pPr>
              <w:widowControl w:val="0"/>
              <w:rPr>
                <w:rFonts w:ascii="宋体" w:hAnsi="宋体"/>
                <w:sz w:val="21"/>
                <w:szCs w:val="21"/>
              </w:rPr>
            </w:pPr>
            <w:r>
              <w:rPr>
                <w:rFonts w:hint="eastAsia" w:ascii="宋体" w:hAnsi="宋体"/>
                <w:sz w:val="21"/>
                <w:szCs w:val="21"/>
              </w:rPr>
              <w:t>文本</w:t>
            </w:r>
          </w:p>
        </w:tc>
        <w:tc>
          <w:tcPr>
            <w:tcW w:w="709" w:type="dxa"/>
          </w:tcPr>
          <w:p w14:paraId="3021B89C">
            <w:pPr>
              <w:widowControl w:val="0"/>
              <w:rPr>
                <w:rFonts w:ascii="宋体" w:hAnsi="宋体"/>
                <w:sz w:val="21"/>
                <w:szCs w:val="21"/>
              </w:rPr>
            </w:pPr>
          </w:p>
        </w:tc>
        <w:tc>
          <w:tcPr>
            <w:tcW w:w="850" w:type="dxa"/>
          </w:tcPr>
          <w:p w14:paraId="5532C245">
            <w:pPr>
              <w:widowControl w:val="0"/>
              <w:rPr>
                <w:rFonts w:ascii="宋体" w:hAnsi="宋体"/>
                <w:sz w:val="21"/>
                <w:szCs w:val="21"/>
              </w:rPr>
            </w:pPr>
          </w:p>
        </w:tc>
        <w:tc>
          <w:tcPr>
            <w:tcW w:w="992" w:type="dxa"/>
          </w:tcPr>
          <w:p w14:paraId="078EFB00">
            <w:pPr>
              <w:widowControl w:val="0"/>
              <w:rPr>
                <w:rFonts w:ascii="宋体" w:hAnsi="宋体"/>
                <w:sz w:val="21"/>
                <w:szCs w:val="21"/>
              </w:rPr>
            </w:pPr>
          </w:p>
        </w:tc>
        <w:tc>
          <w:tcPr>
            <w:tcW w:w="2835" w:type="dxa"/>
          </w:tcPr>
          <w:p w14:paraId="787FE2D9">
            <w:pPr>
              <w:widowControl w:val="0"/>
              <w:rPr>
                <w:rFonts w:ascii="宋体" w:hAnsi="宋体"/>
                <w:sz w:val="21"/>
                <w:szCs w:val="21"/>
              </w:rPr>
            </w:pPr>
          </w:p>
        </w:tc>
      </w:tr>
      <w:tr w14:paraId="60D79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2F3C8168">
            <w:pPr>
              <w:pStyle w:val="70"/>
              <w:widowControl w:val="0"/>
              <w:numPr>
                <w:ilvl w:val="0"/>
                <w:numId w:val="58"/>
              </w:numPr>
              <w:spacing w:after="0"/>
              <w:ind w:firstLineChars="0"/>
              <w:rPr>
                <w:rFonts w:ascii="宋体" w:hAnsi="宋体"/>
                <w:sz w:val="21"/>
                <w:szCs w:val="21"/>
              </w:rPr>
            </w:pPr>
          </w:p>
        </w:tc>
        <w:tc>
          <w:tcPr>
            <w:tcW w:w="1560" w:type="dxa"/>
          </w:tcPr>
          <w:p w14:paraId="318DDAFD">
            <w:pPr>
              <w:widowControl w:val="0"/>
              <w:rPr>
                <w:rFonts w:ascii="宋体" w:hAnsi="宋体"/>
                <w:sz w:val="21"/>
                <w:szCs w:val="21"/>
              </w:rPr>
            </w:pPr>
            <w:r>
              <w:rPr>
                <w:rFonts w:hint="eastAsia" w:ascii="宋体" w:hAnsi="宋体" w:cs="Arial"/>
                <w:sz w:val="21"/>
                <w:szCs w:val="21"/>
              </w:rPr>
              <w:t>是否添加到收款人名册</w:t>
            </w:r>
          </w:p>
        </w:tc>
        <w:tc>
          <w:tcPr>
            <w:tcW w:w="992" w:type="dxa"/>
          </w:tcPr>
          <w:p w14:paraId="22637CEE">
            <w:pPr>
              <w:widowControl w:val="0"/>
              <w:rPr>
                <w:rFonts w:ascii="宋体" w:hAnsi="宋体"/>
                <w:sz w:val="21"/>
                <w:szCs w:val="21"/>
              </w:rPr>
            </w:pPr>
            <w:r>
              <w:rPr>
                <w:rFonts w:hint="eastAsia" w:ascii="宋体" w:hAnsi="宋体" w:cs="Arial"/>
                <w:sz w:val="21"/>
                <w:szCs w:val="21"/>
              </w:rPr>
              <w:t>文本</w:t>
            </w:r>
          </w:p>
        </w:tc>
        <w:tc>
          <w:tcPr>
            <w:tcW w:w="709" w:type="dxa"/>
          </w:tcPr>
          <w:p w14:paraId="5909AFE7">
            <w:pPr>
              <w:widowControl w:val="0"/>
              <w:rPr>
                <w:rFonts w:ascii="宋体" w:hAnsi="宋体"/>
                <w:sz w:val="21"/>
                <w:szCs w:val="21"/>
              </w:rPr>
            </w:pPr>
          </w:p>
        </w:tc>
        <w:tc>
          <w:tcPr>
            <w:tcW w:w="850" w:type="dxa"/>
          </w:tcPr>
          <w:p w14:paraId="70FE9941">
            <w:pPr>
              <w:widowControl w:val="0"/>
              <w:rPr>
                <w:rFonts w:ascii="宋体" w:hAnsi="宋体"/>
                <w:sz w:val="21"/>
                <w:szCs w:val="21"/>
              </w:rPr>
            </w:pPr>
          </w:p>
        </w:tc>
        <w:tc>
          <w:tcPr>
            <w:tcW w:w="992" w:type="dxa"/>
          </w:tcPr>
          <w:p w14:paraId="39324289">
            <w:pPr>
              <w:widowControl w:val="0"/>
              <w:rPr>
                <w:rFonts w:ascii="宋体" w:hAnsi="宋体"/>
                <w:sz w:val="21"/>
                <w:szCs w:val="21"/>
              </w:rPr>
            </w:pPr>
          </w:p>
        </w:tc>
        <w:tc>
          <w:tcPr>
            <w:tcW w:w="2835" w:type="dxa"/>
          </w:tcPr>
          <w:p w14:paraId="0CE0DE63">
            <w:pPr>
              <w:widowControl w:val="0"/>
              <w:rPr>
                <w:rFonts w:ascii="宋体" w:hAnsi="宋体"/>
                <w:sz w:val="21"/>
                <w:szCs w:val="21"/>
              </w:rPr>
            </w:pPr>
          </w:p>
        </w:tc>
      </w:tr>
      <w:tr w14:paraId="37C5B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0201EFBA">
            <w:pPr>
              <w:pStyle w:val="70"/>
              <w:widowControl w:val="0"/>
              <w:numPr>
                <w:ilvl w:val="0"/>
                <w:numId w:val="58"/>
              </w:numPr>
              <w:spacing w:after="0"/>
              <w:ind w:firstLineChars="0"/>
              <w:rPr>
                <w:rFonts w:ascii="宋体" w:hAnsi="宋体"/>
                <w:sz w:val="21"/>
                <w:szCs w:val="21"/>
              </w:rPr>
            </w:pPr>
          </w:p>
        </w:tc>
        <w:tc>
          <w:tcPr>
            <w:tcW w:w="1560" w:type="dxa"/>
          </w:tcPr>
          <w:p w14:paraId="28F67D7B">
            <w:pPr>
              <w:widowControl w:val="0"/>
              <w:rPr>
                <w:rFonts w:ascii="宋体" w:hAnsi="宋体" w:cs="Arial"/>
                <w:sz w:val="21"/>
                <w:szCs w:val="21"/>
              </w:rPr>
            </w:pPr>
            <w:r>
              <w:rPr>
                <w:rFonts w:hint="eastAsia" w:ascii="宋体" w:hAnsi="宋体"/>
                <w:sz w:val="21"/>
                <w:szCs w:val="21"/>
              </w:rPr>
              <w:t>保存至转账账单</w:t>
            </w:r>
          </w:p>
        </w:tc>
        <w:tc>
          <w:tcPr>
            <w:tcW w:w="992" w:type="dxa"/>
          </w:tcPr>
          <w:p w14:paraId="4FAF5BE2">
            <w:pPr>
              <w:widowControl w:val="0"/>
              <w:rPr>
                <w:rFonts w:ascii="宋体" w:hAnsi="宋体" w:cs="Arial"/>
                <w:sz w:val="21"/>
                <w:szCs w:val="21"/>
              </w:rPr>
            </w:pPr>
            <w:r>
              <w:rPr>
                <w:rFonts w:hint="eastAsia" w:ascii="宋体" w:hAnsi="宋体" w:cs="Arial"/>
                <w:sz w:val="21"/>
                <w:szCs w:val="21"/>
              </w:rPr>
              <w:t>文本</w:t>
            </w:r>
          </w:p>
        </w:tc>
        <w:tc>
          <w:tcPr>
            <w:tcW w:w="709" w:type="dxa"/>
          </w:tcPr>
          <w:p w14:paraId="41E67C3B">
            <w:pPr>
              <w:widowControl w:val="0"/>
              <w:rPr>
                <w:rFonts w:ascii="宋体" w:hAnsi="宋体"/>
                <w:sz w:val="21"/>
                <w:szCs w:val="21"/>
              </w:rPr>
            </w:pPr>
          </w:p>
        </w:tc>
        <w:tc>
          <w:tcPr>
            <w:tcW w:w="850" w:type="dxa"/>
          </w:tcPr>
          <w:p w14:paraId="1A18B3E1">
            <w:pPr>
              <w:widowControl w:val="0"/>
              <w:rPr>
                <w:rFonts w:ascii="宋体" w:hAnsi="宋体"/>
                <w:sz w:val="21"/>
                <w:szCs w:val="21"/>
              </w:rPr>
            </w:pPr>
          </w:p>
        </w:tc>
        <w:tc>
          <w:tcPr>
            <w:tcW w:w="992" w:type="dxa"/>
          </w:tcPr>
          <w:p w14:paraId="590FBA6F">
            <w:pPr>
              <w:widowControl w:val="0"/>
              <w:rPr>
                <w:rFonts w:ascii="宋体" w:hAnsi="宋体"/>
                <w:sz w:val="21"/>
                <w:szCs w:val="21"/>
              </w:rPr>
            </w:pPr>
          </w:p>
        </w:tc>
        <w:tc>
          <w:tcPr>
            <w:tcW w:w="2835" w:type="dxa"/>
          </w:tcPr>
          <w:p w14:paraId="3EE1DAB5">
            <w:pPr>
              <w:widowControl w:val="0"/>
              <w:rPr>
                <w:rFonts w:ascii="宋体" w:hAnsi="宋体"/>
                <w:sz w:val="21"/>
                <w:szCs w:val="21"/>
              </w:rPr>
            </w:pPr>
          </w:p>
        </w:tc>
      </w:tr>
      <w:tr w14:paraId="7502E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402D18EE">
            <w:pPr>
              <w:pStyle w:val="70"/>
              <w:widowControl w:val="0"/>
              <w:numPr>
                <w:ilvl w:val="0"/>
                <w:numId w:val="58"/>
              </w:numPr>
              <w:spacing w:after="0"/>
              <w:ind w:firstLineChars="0"/>
              <w:rPr>
                <w:rFonts w:ascii="宋体" w:hAnsi="宋体"/>
                <w:sz w:val="21"/>
                <w:szCs w:val="21"/>
              </w:rPr>
            </w:pPr>
          </w:p>
        </w:tc>
        <w:tc>
          <w:tcPr>
            <w:tcW w:w="1560" w:type="dxa"/>
          </w:tcPr>
          <w:p w14:paraId="42B05E50">
            <w:pPr>
              <w:widowControl w:val="0"/>
              <w:rPr>
                <w:rFonts w:ascii="宋体" w:hAnsi="宋体"/>
                <w:sz w:val="21"/>
                <w:szCs w:val="21"/>
              </w:rPr>
            </w:pPr>
            <w:r>
              <w:rPr>
                <w:rFonts w:hint="eastAsia" w:ascii="宋体" w:hAnsi="宋体" w:cs="Arial"/>
                <w:sz w:val="21"/>
                <w:szCs w:val="21"/>
              </w:rPr>
              <w:t>预约类型</w:t>
            </w:r>
          </w:p>
        </w:tc>
        <w:tc>
          <w:tcPr>
            <w:tcW w:w="992" w:type="dxa"/>
          </w:tcPr>
          <w:p w14:paraId="37AA9FC3">
            <w:pPr>
              <w:widowControl w:val="0"/>
              <w:rPr>
                <w:rFonts w:ascii="宋体" w:hAnsi="宋体"/>
                <w:sz w:val="21"/>
                <w:szCs w:val="21"/>
              </w:rPr>
            </w:pPr>
            <w:r>
              <w:rPr>
                <w:rFonts w:hint="eastAsia" w:ascii="宋体" w:hAnsi="宋体" w:cs="Arial"/>
                <w:sz w:val="21"/>
                <w:szCs w:val="21"/>
              </w:rPr>
              <w:t>文本</w:t>
            </w:r>
          </w:p>
        </w:tc>
        <w:tc>
          <w:tcPr>
            <w:tcW w:w="709" w:type="dxa"/>
          </w:tcPr>
          <w:p w14:paraId="302E1477">
            <w:pPr>
              <w:widowControl w:val="0"/>
              <w:rPr>
                <w:rFonts w:ascii="宋体" w:hAnsi="宋体"/>
                <w:sz w:val="21"/>
                <w:szCs w:val="21"/>
              </w:rPr>
            </w:pPr>
          </w:p>
        </w:tc>
        <w:tc>
          <w:tcPr>
            <w:tcW w:w="850" w:type="dxa"/>
          </w:tcPr>
          <w:p w14:paraId="3E08B06A">
            <w:pPr>
              <w:widowControl w:val="0"/>
              <w:rPr>
                <w:rFonts w:ascii="宋体" w:hAnsi="宋体"/>
                <w:sz w:val="21"/>
                <w:szCs w:val="21"/>
              </w:rPr>
            </w:pPr>
          </w:p>
        </w:tc>
        <w:tc>
          <w:tcPr>
            <w:tcW w:w="992" w:type="dxa"/>
          </w:tcPr>
          <w:p w14:paraId="429F148B">
            <w:pPr>
              <w:widowControl w:val="0"/>
              <w:rPr>
                <w:rFonts w:ascii="宋体" w:hAnsi="宋体"/>
                <w:sz w:val="21"/>
                <w:szCs w:val="21"/>
              </w:rPr>
            </w:pPr>
          </w:p>
        </w:tc>
        <w:tc>
          <w:tcPr>
            <w:tcW w:w="2835" w:type="dxa"/>
          </w:tcPr>
          <w:p w14:paraId="4548E60E">
            <w:pPr>
              <w:widowControl w:val="0"/>
              <w:rPr>
                <w:rFonts w:ascii="宋体" w:hAnsi="宋体"/>
                <w:sz w:val="21"/>
                <w:szCs w:val="21"/>
              </w:rPr>
            </w:pPr>
          </w:p>
        </w:tc>
      </w:tr>
      <w:tr w14:paraId="0FE67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75459BB">
            <w:pPr>
              <w:pStyle w:val="70"/>
              <w:widowControl w:val="0"/>
              <w:numPr>
                <w:ilvl w:val="0"/>
                <w:numId w:val="58"/>
              </w:numPr>
              <w:spacing w:after="0"/>
              <w:ind w:firstLineChars="0"/>
              <w:rPr>
                <w:rFonts w:ascii="宋体" w:hAnsi="宋体"/>
                <w:sz w:val="21"/>
                <w:szCs w:val="21"/>
              </w:rPr>
            </w:pPr>
          </w:p>
        </w:tc>
        <w:tc>
          <w:tcPr>
            <w:tcW w:w="1560" w:type="dxa"/>
            <w:vAlign w:val="center"/>
          </w:tcPr>
          <w:p w14:paraId="5F30633F">
            <w:pPr>
              <w:widowControl w:val="0"/>
              <w:rPr>
                <w:rFonts w:ascii="宋体" w:hAnsi="宋体"/>
                <w:sz w:val="21"/>
                <w:szCs w:val="21"/>
              </w:rPr>
            </w:pPr>
            <w:r>
              <w:rPr>
                <w:rFonts w:hint="eastAsia" w:ascii="宋体" w:hAnsi="宋体" w:cs="宋体"/>
                <w:sz w:val="21"/>
                <w:szCs w:val="21"/>
              </w:rPr>
              <w:t>预约日期</w:t>
            </w:r>
          </w:p>
        </w:tc>
        <w:tc>
          <w:tcPr>
            <w:tcW w:w="992" w:type="dxa"/>
          </w:tcPr>
          <w:p w14:paraId="4B2636E0">
            <w:pPr>
              <w:widowControl w:val="0"/>
              <w:rPr>
                <w:rFonts w:ascii="宋体" w:hAnsi="宋体"/>
                <w:sz w:val="21"/>
                <w:szCs w:val="21"/>
              </w:rPr>
            </w:pPr>
            <w:r>
              <w:rPr>
                <w:rFonts w:hint="eastAsia" w:ascii="宋体" w:hAnsi="宋体" w:cs="Arial"/>
                <w:sz w:val="21"/>
                <w:szCs w:val="21"/>
              </w:rPr>
              <w:t>文本</w:t>
            </w:r>
          </w:p>
        </w:tc>
        <w:tc>
          <w:tcPr>
            <w:tcW w:w="709" w:type="dxa"/>
          </w:tcPr>
          <w:p w14:paraId="0FE12B00">
            <w:pPr>
              <w:widowControl w:val="0"/>
              <w:rPr>
                <w:rFonts w:ascii="宋体" w:hAnsi="宋体"/>
                <w:sz w:val="21"/>
                <w:szCs w:val="21"/>
              </w:rPr>
            </w:pPr>
          </w:p>
        </w:tc>
        <w:tc>
          <w:tcPr>
            <w:tcW w:w="850" w:type="dxa"/>
          </w:tcPr>
          <w:p w14:paraId="33BF5744">
            <w:pPr>
              <w:widowControl w:val="0"/>
              <w:rPr>
                <w:rFonts w:ascii="宋体" w:hAnsi="宋体"/>
                <w:sz w:val="21"/>
                <w:szCs w:val="21"/>
              </w:rPr>
            </w:pPr>
          </w:p>
        </w:tc>
        <w:tc>
          <w:tcPr>
            <w:tcW w:w="992" w:type="dxa"/>
          </w:tcPr>
          <w:p w14:paraId="47C013F3">
            <w:pPr>
              <w:widowControl w:val="0"/>
              <w:rPr>
                <w:rFonts w:ascii="宋体" w:hAnsi="宋体"/>
                <w:sz w:val="21"/>
                <w:szCs w:val="21"/>
              </w:rPr>
            </w:pPr>
          </w:p>
        </w:tc>
        <w:tc>
          <w:tcPr>
            <w:tcW w:w="2835" w:type="dxa"/>
          </w:tcPr>
          <w:p w14:paraId="05536D7A">
            <w:pPr>
              <w:widowControl w:val="0"/>
              <w:rPr>
                <w:rFonts w:ascii="宋体" w:hAnsi="宋体"/>
                <w:sz w:val="21"/>
                <w:szCs w:val="21"/>
              </w:rPr>
            </w:pPr>
          </w:p>
        </w:tc>
      </w:tr>
      <w:tr w14:paraId="7D79B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688A7F6D">
            <w:pPr>
              <w:pStyle w:val="70"/>
              <w:widowControl w:val="0"/>
              <w:numPr>
                <w:ilvl w:val="0"/>
                <w:numId w:val="58"/>
              </w:numPr>
              <w:spacing w:after="0"/>
              <w:ind w:firstLineChars="0"/>
              <w:rPr>
                <w:rFonts w:ascii="宋体" w:hAnsi="宋体"/>
                <w:sz w:val="21"/>
                <w:szCs w:val="21"/>
              </w:rPr>
            </w:pPr>
          </w:p>
        </w:tc>
        <w:tc>
          <w:tcPr>
            <w:tcW w:w="1560" w:type="dxa"/>
            <w:vAlign w:val="center"/>
          </w:tcPr>
          <w:p w14:paraId="6FEA3066">
            <w:pPr>
              <w:widowControl w:val="0"/>
              <w:rPr>
                <w:rFonts w:ascii="宋体" w:hAnsi="宋体"/>
                <w:sz w:val="21"/>
                <w:szCs w:val="21"/>
              </w:rPr>
            </w:pPr>
            <w:r>
              <w:rPr>
                <w:rFonts w:hint="eastAsia" w:ascii="宋体" w:hAnsi="宋体" w:cs="宋体"/>
                <w:sz w:val="21"/>
                <w:szCs w:val="21"/>
              </w:rPr>
              <w:t>开始日期</w:t>
            </w:r>
          </w:p>
        </w:tc>
        <w:tc>
          <w:tcPr>
            <w:tcW w:w="992" w:type="dxa"/>
          </w:tcPr>
          <w:p w14:paraId="60E24938">
            <w:pPr>
              <w:widowControl w:val="0"/>
              <w:rPr>
                <w:rFonts w:ascii="宋体" w:hAnsi="宋体"/>
                <w:sz w:val="21"/>
                <w:szCs w:val="21"/>
              </w:rPr>
            </w:pPr>
            <w:r>
              <w:rPr>
                <w:rFonts w:hint="eastAsia" w:ascii="宋体" w:hAnsi="宋体" w:cs="Arial"/>
                <w:sz w:val="21"/>
                <w:szCs w:val="21"/>
              </w:rPr>
              <w:t>文本</w:t>
            </w:r>
          </w:p>
        </w:tc>
        <w:tc>
          <w:tcPr>
            <w:tcW w:w="709" w:type="dxa"/>
          </w:tcPr>
          <w:p w14:paraId="06EB1172">
            <w:pPr>
              <w:widowControl w:val="0"/>
              <w:rPr>
                <w:rFonts w:ascii="宋体" w:hAnsi="宋体"/>
                <w:sz w:val="21"/>
                <w:szCs w:val="21"/>
              </w:rPr>
            </w:pPr>
          </w:p>
        </w:tc>
        <w:tc>
          <w:tcPr>
            <w:tcW w:w="850" w:type="dxa"/>
          </w:tcPr>
          <w:p w14:paraId="323848B0">
            <w:pPr>
              <w:widowControl w:val="0"/>
              <w:rPr>
                <w:rFonts w:ascii="宋体" w:hAnsi="宋体"/>
                <w:sz w:val="21"/>
                <w:szCs w:val="21"/>
              </w:rPr>
            </w:pPr>
          </w:p>
        </w:tc>
        <w:tc>
          <w:tcPr>
            <w:tcW w:w="992" w:type="dxa"/>
          </w:tcPr>
          <w:p w14:paraId="03C05375">
            <w:pPr>
              <w:widowControl w:val="0"/>
              <w:rPr>
                <w:rFonts w:ascii="宋体" w:hAnsi="宋体"/>
                <w:sz w:val="21"/>
                <w:szCs w:val="21"/>
              </w:rPr>
            </w:pPr>
          </w:p>
        </w:tc>
        <w:tc>
          <w:tcPr>
            <w:tcW w:w="2835" w:type="dxa"/>
          </w:tcPr>
          <w:p w14:paraId="39552B1F">
            <w:pPr>
              <w:widowControl w:val="0"/>
              <w:rPr>
                <w:rFonts w:ascii="宋体" w:hAnsi="宋体"/>
                <w:sz w:val="21"/>
                <w:szCs w:val="21"/>
              </w:rPr>
            </w:pPr>
          </w:p>
        </w:tc>
      </w:tr>
      <w:tr w14:paraId="4A2EB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5DCAEBE2">
            <w:pPr>
              <w:pStyle w:val="70"/>
              <w:widowControl w:val="0"/>
              <w:numPr>
                <w:ilvl w:val="0"/>
                <w:numId w:val="58"/>
              </w:numPr>
              <w:spacing w:after="0"/>
              <w:ind w:firstLineChars="0"/>
              <w:rPr>
                <w:rFonts w:ascii="宋体" w:hAnsi="宋体"/>
                <w:sz w:val="21"/>
                <w:szCs w:val="21"/>
              </w:rPr>
            </w:pPr>
          </w:p>
        </w:tc>
        <w:tc>
          <w:tcPr>
            <w:tcW w:w="1560" w:type="dxa"/>
            <w:vAlign w:val="center"/>
          </w:tcPr>
          <w:p w14:paraId="0E883331">
            <w:pPr>
              <w:widowControl w:val="0"/>
              <w:rPr>
                <w:rFonts w:ascii="宋体" w:hAnsi="宋体"/>
                <w:sz w:val="21"/>
                <w:szCs w:val="21"/>
              </w:rPr>
            </w:pPr>
            <w:r>
              <w:rPr>
                <w:rFonts w:hint="eastAsia" w:ascii="宋体" w:hAnsi="宋体" w:cs="宋体"/>
                <w:sz w:val="21"/>
                <w:szCs w:val="21"/>
              </w:rPr>
              <w:t>转账次数</w:t>
            </w:r>
          </w:p>
        </w:tc>
        <w:tc>
          <w:tcPr>
            <w:tcW w:w="992" w:type="dxa"/>
          </w:tcPr>
          <w:p w14:paraId="064167C2">
            <w:pPr>
              <w:widowControl w:val="0"/>
              <w:rPr>
                <w:rFonts w:ascii="宋体" w:hAnsi="宋体"/>
                <w:sz w:val="21"/>
                <w:szCs w:val="21"/>
              </w:rPr>
            </w:pPr>
            <w:r>
              <w:rPr>
                <w:rFonts w:hint="eastAsia" w:ascii="宋体" w:hAnsi="宋体" w:cs="Arial"/>
                <w:sz w:val="21"/>
                <w:szCs w:val="21"/>
              </w:rPr>
              <w:t>文本</w:t>
            </w:r>
          </w:p>
        </w:tc>
        <w:tc>
          <w:tcPr>
            <w:tcW w:w="709" w:type="dxa"/>
          </w:tcPr>
          <w:p w14:paraId="622836B3">
            <w:pPr>
              <w:widowControl w:val="0"/>
              <w:rPr>
                <w:rFonts w:ascii="宋体" w:hAnsi="宋体"/>
                <w:sz w:val="21"/>
                <w:szCs w:val="21"/>
              </w:rPr>
            </w:pPr>
          </w:p>
        </w:tc>
        <w:tc>
          <w:tcPr>
            <w:tcW w:w="850" w:type="dxa"/>
          </w:tcPr>
          <w:p w14:paraId="3121F081">
            <w:pPr>
              <w:widowControl w:val="0"/>
              <w:rPr>
                <w:rFonts w:ascii="宋体" w:hAnsi="宋体"/>
                <w:sz w:val="21"/>
                <w:szCs w:val="21"/>
              </w:rPr>
            </w:pPr>
          </w:p>
        </w:tc>
        <w:tc>
          <w:tcPr>
            <w:tcW w:w="992" w:type="dxa"/>
          </w:tcPr>
          <w:p w14:paraId="0A7C65F9">
            <w:pPr>
              <w:widowControl w:val="0"/>
              <w:rPr>
                <w:rFonts w:ascii="宋体" w:hAnsi="宋体"/>
                <w:sz w:val="21"/>
                <w:szCs w:val="21"/>
              </w:rPr>
            </w:pPr>
          </w:p>
        </w:tc>
        <w:tc>
          <w:tcPr>
            <w:tcW w:w="2835" w:type="dxa"/>
          </w:tcPr>
          <w:p w14:paraId="2773943F">
            <w:pPr>
              <w:widowControl w:val="0"/>
              <w:rPr>
                <w:rFonts w:ascii="宋体" w:hAnsi="宋体"/>
                <w:sz w:val="21"/>
                <w:szCs w:val="21"/>
              </w:rPr>
            </w:pPr>
          </w:p>
        </w:tc>
      </w:tr>
      <w:tr w14:paraId="4683E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0A45CC71">
            <w:pPr>
              <w:pStyle w:val="70"/>
              <w:widowControl w:val="0"/>
              <w:numPr>
                <w:ilvl w:val="0"/>
                <w:numId w:val="58"/>
              </w:numPr>
              <w:spacing w:after="0"/>
              <w:ind w:firstLineChars="0"/>
              <w:rPr>
                <w:rFonts w:ascii="宋体" w:hAnsi="宋体"/>
                <w:sz w:val="21"/>
                <w:szCs w:val="21"/>
              </w:rPr>
            </w:pPr>
          </w:p>
        </w:tc>
        <w:tc>
          <w:tcPr>
            <w:tcW w:w="1560" w:type="dxa"/>
          </w:tcPr>
          <w:p w14:paraId="0C341221">
            <w:pPr>
              <w:widowControl w:val="0"/>
              <w:rPr>
                <w:rFonts w:ascii="宋体" w:hAnsi="宋体"/>
                <w:sz w:val="21"/>
                <w:szCs w:val="21"/>
              </w:rPr>
            </w:pPr>
            <w:r>
              <w:rPr>
                <w:rFonts w:hint="eastAsia" w:ascii="宋体" w:hAnsi="宋体"/>
                <w:sz w:val="21"/>
                <w:szCs w:val="21"/>
              </w:rPr>
              <w:t>继续转账</w:t>
            </w:r>
          </w:p>
        </w:tc>
        <w:tc>
          <w:tcPr>
            <w:tcW w:w="992" w:type="dxa"/>
          </w:tcPr>
          <w:p w14:paraId="11C906FA">
            <w:pPr>
              <w:widowControl w:val="0"/>
              <w:rPr>
                <w:rFonts w:ascii="宋体" w:hAnsi="宋体"/>
                <w:sz w:val="21"/>
                <w:szCs w:val="21"/>
              </w:rPr>
            </w:pPr>
            <w:r>
              <w:rPr>
                <w:rFonts w:hint="eastAsia" w:ascii="宋体" w:hAnsi="宋体"/>
                <w:sz w:val="21"/>
                <w:szCs w:val="21"/>
              </w:rPr>
              <w:t>按钮</w:t>
            </w:r>
          </w:p>
        </w:tc>
        <w:tc>
          <w:tcPr>
            <w:tcW w:w="709" w:type="dxa"/>
          </w:tcPr>
          <w:p w14:paraId="4F7510B0">
            <w:pPr>
              <w:widowControl w:val="0"/>
              <w:rPr>
                <w:rFonts w:ascii="宋体" w:hAnsi="宋体"/>
                <w:sz w:val="21"/>
                <w:szCs w:val="21"/>
              </w:rPr>
            </w:pPr>
          </w:p>
        </w:tc>
        <w:tc>
          <w:tcPr>
            <w:tcW w:w="850" w:type="dxa"/>
          </w:tcPr>
          <w:p w14:paraId="45DF8047">
            <w:pPr>
              <w:widowControl w:val="0"/>
              <w:rPr>
                <w:rFonts w:ascii="宋体" w:hAnsi="宋体"/>
                <w:sz w:val="21"/>
                <w:szCs w:val="21"/>
              </w:rPr>
            </w:pPr>
          </w:p>
        </w:tc>
        <w:tc>
          <w:tcPr>
            <w:tcW w:w="992" w:type="dxa"/>
          </w:tcPr>
          <w:p w14:paraId="49D770BF">
            <w:pPr>
              <w:widowControl w:val="0"/>
              <w:rPr>
                <w:rFonts w:ascii="宋体" w:hAnsi="宋体"/>
                <w:sz w:val="21"/>
                <w:szCs w:val="21"/>
              </w:rPr>
            </w:pPr>
          </w:p>
        </w:tc>
        <w:tc>
          <w:tcPr>
            <w:tcW w:w="2835" w:type="dxa"/>
          </w:tcPr>
          <w:p w14:paraId="68611436">
            <w:pPr>
              <w:widowControl w:val="0"/>
              <w:rPr>
                <w:rFonts w:ascii="宋体" w:hAnsi="宋体"/>
                <w:sz w:val="21"/>
                <w:szCs w:val="21"/>
              </w:rPr>
            </w:pPr>
            <w:r>
              <w:rPr>
                <w:rFonts w:hint="eastAsia" w:ascii="宋体" w:hAnsi="宋体"/>
                <w:sz w:val="21"/>
                <w:szCs w:val="21"/>
              </w:rPr>
              <w:t>返回转账信息输入页面</w:t>
            </w:r>
          </w:p>
        </w:tc>
      </w:tr>
      <w:tr w14:paraId="7F008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0DF4E011">
            <w:pPr>
              <w:pStyle w:val="70"/>
              <w:widowControl w:val="0"/>
              <w:numPr>
                <w:ilvl w:val="0"/>
                <w:numId w:val="58"/>
              </w:numPr>
              <w:spacing w:after="0"/>
              <w:ind w:firstLineChars="0"/>
              <w:rPr>
                <w:rFonts w:ascii="宋体" w:hAnsi="宋体"/>
                <w:sz w:val="21"/>
                <w:szCs w:val="21"/>
              </w:rPr>
            </w:pPr>
          </w:p>
        </w:tc>
        <w:tc>
          <w:tcPr>
            <w:tcW w:w="1560" w:type="dxa"/>
          </w:tcPr>
          <w:p w14:paraId="33C0DEB3">
            <w:pPr>
              <w:widowControl w:val="0"/>
              <w:rPr>
                <w:rFonts w:ascii="宋体" w:hAnsi="宋体"/>
                <w:sz w:val="21"/>
                <w:szCs w:val="21"/>
              </w:rPr>
            </w:pPr>
            <w:r>
              <w:rPr>
                <w:rFonts w:hint="eastAsia" w:ascii="宋体" w:hAnsi="宋体"/>
                <w:sz w:val="21"/>
                <w:szCs w:val="21"/>
              </w:rPr>
              <w:t>关闭</w:t>
            </w:r>
          </w:p>
        </w:tc>
        <w:tc>
          <w:tcPr>
            <w:tcW w:w="992" w:type="dxa"/>
          </w:tcPr>
          <w:p w14:paraId="1CC2273E">
            <w:pPr>
              <w:widowControl w:val="0"/>
              <w:rPr>
                <w:rFonts w:ascii="宋体" w:hAnsi="宋体"/>
                <w:sz w:val="21"/>
                <w:szCs w:val="21"/>
              </w:rPr>
            </w:pPr>
            <w:r>
              <w:rPr>
                <w:rFonts w:hint="eastAsia" w:ascii="宋体" w:hAnsi="宋体"/>
                <w:sz w:val="21"/>
                <w:szCs w:val="21"/>
              </w:rPr>
              <w:t>按钮</w:t>
            </w:r>
          </w:p>
        </w:tc>
        <w:tc>
          <w:tcPr>
            <w:tcW w:w="709" w:type="dxa"/>
          </w:tcPr>
          <w:p w14:paraId="6D31456B">
            <w:pPr>
              <w:widowControl w:val="0"/>
              <w:rPr>
                <w:rFonts w:ascii="宋体" w:hAnsi="宋体"/>
                <w:sz w:val="21"/>
                <w:szCs w:val="21"/>
              </w:rPr>
            </w:pPr>
          </w:p>
        </w:tc>
        <w:tc>
          <w:tcPr>
            <w:tcW w:w="850" w:type="dxa"/>
          </w:tcPr>
          <w:p w14:paraId="0D2FDFA6">
            <w:pPr>
              <w:widowControl w:val="0"/>
              <w:rPr>
                <w:rFonts w:ascii="宋体" w:hAnsi="宋体"/>
                <w:sz w:val="21"/>
                <w:szCs w:val="21"/>
              </w:rPr>
            </w:pPr>
          </w:p>
        </w:tc>
        <w:tc>
          <w:tcPr>
            <w:tcW w:w="992" w:type="dxa"/>
          </w:tcPr>
          <w:p w14:paraId="3B9A6C68">
            <w:pPr>
              <w:widowControl w:val="0"/>
              <w:rPr>
                <w:rFonts w:ascii="宋体" w:hAnsi="宋体"/>
                <w:sz w:val="21"/>
                <w:szCs w:val="21"/>
              </w:rPr>
            </w:pPr>
          </w:p>
        </w:tc>
        <w:tc>
          <w:tcPr>
            <w:tcW w:w="2835" w:type="dxa"/>
          </w:tcPr>
          <w:p w14:paraId="1BFA5BD2">
            <w:pPr>
              <w:widowControl w:val="0"/>
              <w:rPr>
                <w:rFonts w:ascii="宋体" w:hAnsi="宋体"/>
                <w:sz w:val="21"/>
                <w:szCs w:val="21"/>
              </w:rPr>
            </w:pPr>
            <w:r>
              <w:rPr>
                <w:rFonts w:hint="eastAsia" w:ascii="宋体" w:hAnsi="宋体"/>
                <w:sz w:val="21"/>
                <w:szCs w:val="21"/>
              </w:rPr>
              <w:t>关闭转账交易</w:t>
            </w:r>
          </w:p>
        </w:tc>
      </w:tr>
    </w:tbl>
    <w:p w14:paraId="7936520A"/>
    <w:bookmarkEnd w:id="392"/>
    <w:bookmarkEnd w:id="393"/>
    <w:bookmarkEnd w:id="394"/>
    <w:p w14:paraId="3665B968">
      <w:pPr>
        <w:pStyle w:val="3"/>
        <w:numPr>
          <w:ilvl w:val="1"/>
          <w:numId w:val="2"/>
        </w:numPr>
        <w:ind w:left="0"/>
        <w:rPr>
          <w:highlight w:val="yellow"/>
          <w:rPrChange w:id="98" w:author="admin" w:date="2019-10-15T11:22:00Z">
            <w:rPr/>
          </w:rPrChange>
        </w:rPr>
      </w:pPr>
      <w:bookmarkStart w:id="405" w:name="_Toc351988468"/>
      <w:r>
        <w:rPr>
          <w:rFonts w:hint="eastAsia"/>
          <w:highlight w:val="yellow"/>
          <w:rPrChange w:id="99" w:author="admin" w:date="2019-10-15T11:22:00Z">
            <w:rPr>
              <w:rFonts w:hint="eastAsia"/>
            </w:rPr>
          </w:rPrChange>
        </w:rPr>
        <w:t>行外转账</w:t>
      </w:r>
      <w:bookmarkEnd w:id="405"/>
    </w:p>
    <w:p w14:paraId="77BD8341">
      <w:pPr>
        <w:pStyle w:val="4"/>
        <w:numPr>
          <w:ilvl w:val="2"/>
          <w:numId w:val="2"/>
        </w:numPr>
        <w:ind w:left="57"/>
        <w:rPr>
          <w:rFonts w:ascii="宋体" w:hAnsi="宋体"/>
        </w:rPr>
      </w:pPr>
      <w:bookmarkStart w:id="406" w:name="_Toc351988469"/>
      <w:bookmarkStart w:id="407" w:name="_Toc338257014"/>
      <w:bookmarkStart w:id="408" w:name="_Toc330539834"/>
      <w:bookmarkStart w:id="409" w:name="_Toc338256999"/>
      <w:bookmarkStart w:id="410" w:name="_Toc330759626"/>
      <w:r>
        <w:rPr>
          <w:rFonts w:hint="eastAsia" w:ascii="宋体" w:hAnsi="宋体"/>
        </w:rPr>
        <w:t>功能描述</w:t>
      </w:r>
      <w:bookmarkEnd w:id="406"/>
      <w:bookmarkEnd w:id="407"/>
    </w:p>
    <w:p w14:paraId="5E7484BA">
      <w:pPr>
        <w:pStyle w:val="88"/>
        <w:rPr>
          <w:rFonts w:ascii="宋体" w:hAnsi="宋体" w:cs="Arial"/>
          <w:color w:val="000000"/>
        </w:rPr>
      </w:pPr>
      <w:r>
        <w:rPr>
          <w:rFonts w:hint="eastAsia" w:ascii="宋体" w:hAnsi="宋体" w:cs="Arial"/>
          <w:color w:val="000000"/>
        </w:rPr>
        <w:t>用户</w:t>
      </w:r>
      <w:r>
        <w:rPr>
          <w:rFonts w:ascii="宋体" w:hAnsi="宋体" w:cs="Arial"/>
          <w:color w:val="000000"/>
        </w:rPr>
        <w:t>可以</w:t>
      </w:r>
      <w:r>
        <w:rPr>
          <w:rFonts w:hint="eastAsia" w:ascii="宋体" w:hAnsi="宋体" w:cs="Arial"/>
          <w:color w:val="000000"/>
        </w:rPr>
        <w:t>通过本功能进行</w:t>
      </w:r>
      <w:r>
        <w:rPr>
          <w:rFonts w:ascii="宋体" w:hAnsi="宋体" w:cs="Arial"/>
          <w:color w:val="000000"/>
        </w:rPr>
        <w:t>同城</w:t>
      </w:r>
      <w:r>
        <w:rPr>
          <w:rFonts w:hint="eastAsia" w:ascii="宋体" w:hAnsi="宋体" w:cs="Arial"/>
          <w:color w:val="000000"/>
        </w:rPr>
        <w:t>或</w:t>
      </w:r>
      <w:r>
        <w:rPr>
          <w:rFonts w:ascii="宋体" w:hAnsi="宋体" w:cs="Arial"/>
          <w:color w:val="000000"/>
        </w:rPr>
        <w:t>异地</w:t>
      </w:r>
      <w:r>
        <w:rPr>
          <w:rFonts w:hint="eastAsia" w:ascii="宋体" w:hAnsi="宋体" w:cs="Arial"/>
          <w:color w:val="000000"/>
        </w:rPr>
        <w:t>的由本行账户向他行账户的</w:t>
      </w:r>
      <w:r>
        <w:rPr>
          <w:rFonts w:ascii="宋体" w:hAnsi="宋体" w:cs="Arial"/>
          <w:color w:val="000000"/>
        </w:rPr>
        <w:t>转账</w:t>
      </w:r>
      <w:r>
        <w:rPr>
          <w:rFonts w:hint="eastAsia" w:ascii="宋体" w:hAnsi="宋体" w:cs="Arial"/>
          <w:color w:val="000000"/>
        </w:rPr>
        <w:t>。本功能支持的转账方式包括：</w:t>
      </w:r>
    </w:p>
    <w:p w14:paraId="25156D47">
      <w:pPr>
        <w:pStyle w:val="88"/>
        <w:numPr>
          <w:ilvl w:val="0"/>
          <w:numId w:val="59"/>
        </w:numPr>
        <w:ind w:firstLineChars="0"/>
        <w:rPr>
          <w:rFonts w:ascii="宋体" w:hAnsi="宋体" w:cs="Arial"/>
          <w:color w:val="000000"/>
        </w:rPr>
      </w:pPr>
      <w:r>
        <w:rPr>
          <w:rFonts w:hint="eastAsia" w:ascii="宋体" w:hAnsi="宋体" w:cs="Arial"/>
          <w:color w:val="000000"/>
        </w:rPr>
        <w:t>人行大额支付：支持的汇划时间是周一至周五的9点到17点（不同银行会有一定时间的浮动），由核心系统实时向人行大额支付系统提交转账交易信息，具体到账时间由收款行接收情况确定。转账金额不限。</w:t>
      </w:r>
    </w:p>
    <w:p w14:paraId="484151CA">
      <w:pPr>
        <w:pStyle w:val="88"/>
        <w:numPr>
          <w:ilvl w:val="0"/>
          <w:numId w:val="59"/>
        </w:numPr>
        <w:ind w:firstLineChars="0"/>
        <w:rPr>
          <w:rFonts w:ascii="宋体" w:hAnsi="宋体" w:cs="Arial"/>
          <w:color w:val="000000"/>
        </w:rPr>
      </w:pPr>
      <w:r>
        <w:rPr>
          <w:rFonts w:hint="eastAsia" w:ascii="宋体" w:hAnsi="宋体" w:cs="Arial"/>
          <w:color w:val="000000"/>
        </w:rPr>
        <w:t>人行小额支付：支持7*24小时汇划转账，由核心系统对一定数量的支付交易组包后整批发给人行小额支付系统处理，具体到账时间由收款行接收情况确定。只支持5万(含)以下金额的转账。</w:t>
      </w:r>
    </w:p>
    <w:p w14:paraId="002E58A4">
      <w:pPr>
        <w:pStyle w:val="4"/>
        <w:numPr>
          <w:ilvl w:val="2"/>
          <w:numId w:val="2"/>
        </w:numPr>
        <w:ind w:left="57"/>
        <w:rPr>
          <w:rFonts w:ascii="宋体" w:hAnsi="宋体"/>
        </w:rPr>
      </w:pPr>
      <w:bookmarkStart w:id="411" w:name="_Toc338257015"/>
      <w:bookmarkStart w:id="412" w:name="_Toc351988470"/>
      <w:r>
        <w:rPr>
          <w:rFonts w:hint="eastAsia" w:ascii="宋体" w:hAnsi="宋体"/>
        </w:rPr>
        <w:t>业务流程</w:t>
      </w:r>
      <w:bookmarkEnd w:id="411"/>
      <w:bookmarkEnd w:id="412"/>
    </w:p>
    <w:p w14:paraId="28612ED6">
      <w:pPr>
        <w:spacing w:line="360" w:lineRule="auto"/>
        <w:rPr>
          <w:rFonts w:ascii="宋体" w:hAnsi="宋体"/>
          <w:b/>
          <w:sz w:val="21"/>
          <w:szCs w:val="21"/>
        </w:rPr>
      </w:pPr>
      <w:r>
        <w:object>
          <v:shape id="_x0000_i1037" o:spt="75" type="#_x0000_t75" style="height:447pt;width:502.5pt;" o:ole="t" filled="f" o:preferrelative="t" stroked="f" coordsize="21600,21600">
            <v:path/>
            <v:fill on="f" focussize="0,0"/>
            <v:stroke on="f" joinstyle="miter"/>
            <v:imagedata r:id="rId34" o:title=""/>
            <o:lock v:ext="edit" aspectratio="t"/>
            <w10:wrap type="none"/>
            <w10:anchorlock/>
          </v:shape>
          <o:OLEObject Type="Embed" ProgID="Visio.Drawing.11" ShapeID="_x0000_i1037" DrawAspect="Content" ObjectID="_1468075737" r:id="rId33">
            <o:LockedField>false</o:LockedField>
          </o:OLEObject>
        </w:object>
      </w:r>
      <w:r>
        <w:rPr>
          <w:rFonts w:hint="eastAsia" w:ascii="宋体" w:hAnsi="宋体"/>
          <w:b/>
          <w:sz w:val="21"/>
          <w:szCs w:val="21"/>
        </w:rPr>
        <w:t>流程说明：</w:t>
      </w:r>
    </w:p>
    <w:p w14:paraId="6B92AB2B">
      <w:pPr>
        <w:pStyle w:val="88"/>
        <w:numPr>
          <w:ilvl w:val="0"/>
          <w:numId w:val="60"/>
        </w:numPr>
        <w:ind w:left="420" w:firstLineChars="0"/>
        <w:rPr>
          <w:rFonts w:ascii="宋体" w:hAnsi="宋体" w:cs="Arial"/>
          <w:color w:val="000000"/>
          <w:szCs w:val="21"/>
        </w:rPr>
      </w:pPr>
      <w:r>
        <w:rPr>
          <w:rFonts w:ascii="宋体" w:hAnsi="宋体" w:cs="Arial"/>
          <w:color w:val="000000"/>
          <w:szCs w:val="21"/>
        </w:rPr>
        <w:t>用户</w:t>
      </w:r>
      <w:r>
        <w:rPr>
          <w:rFonts w:hint="eastAsia" w:ascii="宋体" w:hAnsi="宋体" w:cs="Arial"/>
          <w:color w:val="000000"/>
          <w:szCs w:val="21"/>
        </w:rPr>
        <w:t>点击行外账户转账菜单进入行外转账页面</w:t>
      </w:r>
    </w:p>
    <w:p w14:paraId="4B89051B">
      <w:pPr>
        <w:pStyle w:val="88"/>
        <w:numPr>
          <w:ilvl w:val="0"/>
          <w:numId w:val="60"/>
        </w:numPr>
        <w:ind w:left="420" w:firstLineChars="0"/>
        <w:rPr>
          <w:rFonts w:ascii="宋体" w:hAnsi="宋体" w:cs="Arial"/>
          <w:color w:val="000000"/>
          <w:szCs w:val="21"/>
        </w:rPr>
      </w:pPr>
      <w:r>
        <w:rPr>
          <w:rFonts w:hint="eastAsia" w:ascii="宋体" w:hAnsi="宋体"/>
          <w:szCs w:val="21"/>
        </w:rPr>
        <w:t>如果用户点击“转账账单”按钮，则进入转账账单页面，系统显示用户保存的转账账单，系统最多保存10条，用户从转账账单中选择一条转账信息并点击“确定”按钮，系统自动将转账信息填写至转账页面上，点击“下一步”按钮，进入确认页面（转账账单中不保存预约信息）</w:t>
      </w:r>
    </w:p>
    <w:p w14:paraId="3FAEF76A">
      <w:pPr>
        <w:pStyle w:val="88"/>
        <w:numPr>
          <w:ilvl w:val="0"/>
          <w:numId w:val="60"/>
        </w:numPr>
        <w:ind w:left="420" w:firstLineChars="0"/>
        <w:rPr>
          <w:rFonts w:ascii="宋体" w:hAnsi="宋体" w:cs="Arial"/>
          <w:color w:val="000000"/>
          <w:szCs w:val="21"/>
        </w:rPr>
      </w:pPr>
      <w:r>
        <w:rPr>
          <w:rFonts w:hint="eastAsia" w:ascii="宋体" w:hAnsi="宋体"/>
          <w:szCs w:val="21"/>
        </w:rPr>
        <w:t>如果用户不调用账单</w:t>
      </w:r>
      <w:r>
        <w:rPr>
          <w:rFonts w:hint="eastAsia" w:ascii="宋体" w:hAnsi="宋体" w:cs="Arial"/>
          <w:color w:val="000000"/>
          <w:szCs w:val="21"/>
        </w:rPr>
        <w:t>，用户输入信息：</w:t>
      </w:r>
    </w:p>
    <w:p w14:paraId="5E6616FA">
      <w:pPr>
        <w:pStyle w:val="88"/>
        <w:numPr>
          <w:ilvl w:val="0"/>
          <w:numId w:val="61"/>
        </w:numPr>
        <w:ind w:firstLineChars="0"/>
        <w:rPr>
          <w:rFonts w:ascii="宋体" w:hAnsi="宋体" w:cs="Arial"/>
          <w:color w:val="000000"/>
          <w:szCs w:val="21"/>
        </w:rPr>
      </w:pPr>
      <w:r>
        <w:rPr>
          <w:rFonts w:hint="eastAsia" w:ascii="宋体" w:hAnsi="宋体" w:cs="Arial"/>
          <w:color w:val="000000"/>
          <w:szCs w:val="21"/>
        </w:rPr>
        <w:t>付款账号文本框中显示系统默认的付款账号，用户可以点击“修改”按钮，在弹出的账户卡片信息列表中选择需要的付款账号，系统自动将账号填入付款账号文本框中系统在右侧自动显示账户余额信息；系统在付款账号列表框中显示的默认账号是用户使用频率最高的账号。</w:t>
      </w:r>
    </w:p>
    <w:p w14:paraId="5C98D59B">
      <w:pPr>
        <w:pStyle w:val="88"/>
        <w:numPr>
          <w:ilvl w:val="0"/>
          <w:numId w:val="61"/>
        </w:numPr>
        <w:ind w:firstLineChars="0"/>
        <w:rPr>
          <w:rFonts w:ascii="宋体" w:hAnsi="宋体" w:cs="Arial"/>
          <w:color w:val="000000"/>
          <w:szCs w:val="21"/>
        </w:rPr>
      </w:pPr>
      <w:r>
        <w:rPr>
          <w:rFonts w:hint="eastAsia" w:ascii="宋体" w:hAnsi="宋体" w:cs="Arial"/>
          <w:color w:val="000000"/>
          <w:szCs w:val="21"/>
        </w:rPr>
        <w:t>用户输入汇款金额后，系统自动在下一行中反显大写金额信息；</w:t>
      </w:r>
    </w:p>
    <w:p w14:paraId="23247D3B">
      <w:pPr>
        <w:pStyle w:val="88"/>
        <w:numPr>
          <w:ilvl w:val="0"/>
          <w:numId w:val="61"/>
        </w:numPr>
        <w:ind w:firstLineChars="0"/>
        <w:rPr>
          <w:rFonts w:ascii="宋体" w:hAnsi="宋体" w:cs="Arial"/>
          <w:color w:val="000000"/>
          <w:szCs w:val="21"/>
        </w:rPr>
      </w:pPr>
      <w:r>
        <w:rPr>
          <w:rFonts w:hint="eastAsia" w:ascii="宋体" w:hAnsi="宋体" w:cs="Arial"/>
          <w:color w:val="000000"/>
          <w:szCs w:val="21"/>
        </w:rPr>
        <w:t>当用户选择汇款城市“同城”或“异地”后，系统将会往后台核心系统发送手续费计算指令，并在转账类型卡片中显示出相应汇款城市的汇款路径基本信息，包括到手续费金额，到账时间和操作时间。</w:t>
      </w:r>
    </w:p>
    <w:p w14:paraId="0D212EB1">
      <w:pPr>
        <w:pStyle w:val="88"/>
        <w:numPr>
          <w:ilvl w:val="0"/>
          <w:numId w:val="61"/>
        </w:numPr>
        <w:ind w:firstLineChars="0"/>
        <w:rPr>
          <w:rFonts w:ascii="宋体" w:hAnsi="宋体" w:cs="Arial"/>
          <w:color w:val="000000"/>
          <w:szCs w:val="21"/>
        </w:rPr>
      </w:pPr>
      <w:r>
        <w:rPr>
          <w:rFonts w:hint="eastAsia" w:ascii="宋体" w:hAnsi="宋体" w:cs="Arial"/>
          <w:color w:val="000000"/>
          <w:szCs w:val="21"/>
        </w:rPr>
        <w:t>当用户修改汇款金额时，汇款城市的选项恢复未选中状态，转账类型卡片中的手续费金额和到账时间同时归零；</w:t>
      </w:r>
    </w:p>
    <w:p w14:paraId="1CCEABAA">
      <w:pPr>
        <w:pStyle w:val="88"/>
        <w:numPr>
          <w:ilvl w:val="0"/>
          <w:numId w:val="61"/>
        </w:numPr>
        <w:ind w:firstLineChars="0"/>
        <w:rPr>
          <w:rFonts w:ascii="宋体" w:hAnsi="宋体" w:cs="Arial"/>
          <w:color w:val="000000"/>
          <w:szCs w:val="21"/>
        </w:rPr>
      </w:pPr>
      <w:r>
        <w:rPr>
          <w:rFonts w:hint="eastAsia" w:ascii="宋体" w:hAnsi="宋体" w:cs="Arial"/>
          <w:color w:val="000000"/>
          <w:szCs w:val="21"/>
        </w:rPr>
        <w:t>用户根据系统显示的各个转账类型的手续费，到账时间和汇划时间信息选择适合自己的转账类型并点击选择，系统根据用户选择的转账类型显示相应的收款人账号，收款人姓名，收款人地址，收款人所属行输入框并填入相应的信息。如果收款人信息已经保存在收款人名册中，可选择点击“收款人名册”并在其中查找相应的收款人信息。如果收款人名册中没有收款人信息，则需要用户手工输入相应的信息，系统默认选中“保存收款人信息”选择框</w:t>
      </w:r>
    </w:p>
    <w:p w14:paraId="0AD3FCE2">
      <w:pPr>
        <w:pStyle w:val="88"/>
        <w:numPr>
          <w:ilvl w:val="0"/>
          <w:numId w:val="61"/>
        </w:numPr>
        <w:ind w:firstLineChars="0"/>
        <w:rPr>
          <w:rFonts w:ascii="宋体" w:hAnsi="宋体" w:cs="Arial"/>
          <w:color w:val="000000"/>
          <w:szCs w:val="21"/>
        </w:rPr>
      </w:pPr>
      <w:r>
        <w:rPr>
          <w:rFonts w:hint="eastAsia" w:ascii="宋体" w:hAnsi="宋体" w:cs="Arial"/>
          <w:color w:val="000000"/>
          <w:szCs w:val="21"/>
        </w:rPr>
        <w:t>用户输入相应的汇款用途；</w:t>
      </w:r>
    </w:p>
    <w:p w14:paraId="0916051A">
      <w:pPr>
        <w:pStyle w:val="88"/>
        <w:numPr>
          <w:ilvl w:val="0"/>
          <w:numId w:val="61"/>
        </w:numPr>
        <w:ind w:firstLineChars="0"/>
        <w:rPr>
          <w:rFonts w:ascii="宋体" w:hAnsi="宋体" w:cs="Arial"/>
          <w:color w:val="000000"/>
          <w:szCs w:val="21"/>
        </w:rPr>
      </w:pPr>
      <w:r>
        <w:rPr>
          <w:rFonts w:hint="eastAsia" w:ascii="宋体" w:hAnsi="宋体" w:cs="Arial"/>
          <w:color w:val="000000"/>
          <w:szCs w:val="21"/>
        </w:rPr>
        <w:t>如果需要短信通知收款人汇款信息的，用户可勾选“短信通知”复选框，此时页面出现“手机号”输入框，用户可以输入接收汇款信息的手机号。</w:t>
      </w:r>
    </w:p>
    <w:p w14:paraId="33CA8570">
      <w:pPr>
        <w:pStyle w:val="88"/>
        <w:numPr>
          <w:ilvl w:val="0"/>
          <w:numId w:val="61"/>
        </w:numPr>
        <w:ind w:firstLineChars="0"/>
        <w:rPr>
          <w:rFonts w:ascii="宋体" w:hAnsi="宋体" w:cs="Arial"/>
          <w:color w:val="000000"/>
          <w:szCs w:val="21"/>
        </w:rPr>
      </w:pPr>
      <w:r>
        <w:rPr>
          <w:rFonts w:hint="eastAsia" w:ascii="宋体" w:hAnsi="宋体" w:cs="Arial"/>
          <w:color w:val="000000"/>
          <w:szCs w:val="21"/>
        </w:rPr>
        <w:t>用户选择是否将转账信息保存至转账账单中</w:t>
      </w:r>
    </w:p>
    <w:p w14:paraId="2828B8A5">
      <w:pPr>
        <w:pStyle w:val="88"/>
        <w:numPr>
          <w:ilvl w:val="0"/>
          <w:numId w:val="61"/>
        </w:numPr>
        <w:ind w:firstLineChars="0"/>
        <w:rPr>
          <w:rFonts w:ascii="宋体" w:hAnsi="宋体" w:cs="Arial"/>
          <w:color w:val="000000"/>
          <w:szCs w:val="21"/>
        </w:rPr>
      </w:pPr>
      <w:r>
        <w:rPr>
          <w:rFonts w:hint="eastAsia" w:ascii="宋体" w:hAnsi="宋体" w:cs="Arial"/>
          <w:bCs/>
          <w:color w:val="000000"/>
          <w:szCs w:val="21"/>
        </w:rPr>
        <w:t>如果用户选择预约，则显示预约信息</w:t>
      </w:r>
    </w:p>
    <w:p w14:paraId="68E69B2E">
      <w:pPr>
        <w:pStyle w:val="88"/>
        <w:numPr>
          <w:ilvl w:val="0"/>
          <w:numId w:val="61"/>
        </w:numPr>
        <w:ind w:firstLineChars="0"/>
        <w:rPr>
          <w:rFonts w:ascii="宋体" w:hAnsi="宋体" w:cs="Arial"/>
          <w:color w:val="000000"/>
          <w:szCs w:val="21"/>
        </w:rPr>
      </w:pPr>
      <w:r>
        <w:rPr>
          <w:rFonts w:hint="eastAsia" w:ascii="宋体" w:hAnsi="宋体" w:cs="Arial"/>
          <w:color w:val="000000"/>
          <w:szCs w:val="21"/>
        </w:rPr>
        <w:t>信息输入完毕后，点击“下一步”进入确认页面。</w:t>
      </w:r>
    </w:p>
    <w:p w14:paraId="7BC14EE0">
      <w:pPr>
        <w:pStyle w:val="88"/>
        <w:numPr>
          <w:ilvl w:val="0"/>
          <w:numId w:val="60"/>
        </w:numPr>
        <w:ind w:left="420" w:firstLineChars="0"/>
        <w:rPr>
          <w:rFonts w:ascii="宋体" w:hAnsi="宋体" w:cs="Arial"/>
          <w:color w:val="000000"/>
          <w:szCs w:val="21"/>
        </w:rPr>
      </w:pPr>
      <w:r>
        <w:rPr>
          <w:rFonts w:hint="eastAsia" w:ascii="宋体" w:hAnsi="宋体" w:cs="Arial"/>
          <w:color w:val="000000"/>
          <w:szCs w:val="21"/>
        </w:rPr>
        <w:t>在确认页面重新显示用户在输入页面填选的转账信息供用户确认，并提供</w:t>
      </w:r>
      <w:r>
        <w:rPr>
          <w:rFonts w:ascii="宋体" w:hAnsi="宋体" w:cs="Arial"/>
          <w:color w:val="000000"/>
          <w:szCs w:val="21"/>
        </w:rPr>
        <w:t>用户</w:t>
      </w:r>
      <w:r>
        <w:rPr>
          <w:rFonts w:hint="eastAsia" w:ascii="宋体" w:hAnsi="宋体" w:cs="Arial"/>
          <w:color w:val="000000"/>
          <w:szCs w:val="21"/>
        </w:rPr>
        <w:t>：</w:t>
      </w:r>
    </w:p>
    <w:p w14:paraId="7B9C9E52">
      <w:pPr>
        <w:pStyle w:val="88"/>
        <w:numPr>
          <w:ilvl w:val="1"/>
          <w:numId w:val="60"/>
        </w:numPr>
        <w:ind w:left="420" w:firstLineChars="0"/>
        <w:rPr>
          <w:rFonts w:ascii="宋体" w:hAnsi="宋体" w:cs="Arial"/>
          <w:color w:val="000000"/>
          <w:szCs w:val="21"/>
        </w:rPr>
      </w:pPr>
      <w:r>
        <w:rPr>
          <w:rFonts w:hint="eastAsia" w:ascii="宋体" w:hAnsi="宋体" w:cs="Arial"/>
          <w:bCs/>
          <w:color w:val="000000"/>
          <w:szCs w:val="21"/>
        </w:rPr>
        <w:t>确认无误后，用户通过系统提供的图形验证码在验证码输入框中输入相应的验证码信息；</w:t>
      </w:r>
    </w:p>
    <w:p w14:paraId="74CBC52C">
      <w:pPr>
        <w:pStyle w:val="88"/>
        <w:numPr>
          <w:ilvl w:val="1"/>
          <w:numId w:val="60"/>
        </w:numPr>
        <w:ind w:left="420" w:firstLineChars="0"/>
        <w:rPr>
          <w:rFonts w:ascii="宋体" w:hAnsi="宋体" w:cs="Arial"/>
          <w:color w:val="000000"/>
          <w:szCs w:val="21"/>
        </w:rPr>
      </w:pPr>
      <w:r>
        <w:rPr>
          <w:rFonts w:hint="eastAsia" w:ascii="宋体" w:hAnsi="宋体" w:cs="Arial"/>
          <w:bCs/>
          <w:color w:val="000000"/>
          <w:szCs w:val="21"/>
        </w:rPr>
        <w:t>用户输入账户交易密码和选择认证方式并输入，点击“提交”按钮将转账指令提交到网银系统</w:t>
      </w:r>
      <w:r>
        <w:rPr>
          <w:rFonts w:ascii="宋体" w:hAnsi="宋体" w:cs="Arial"/>
          <w:color w:val="000000"/>
          <w:szCs w:val="21"/>
        </w:rPr>
        <w:t>；</w:t>
      </w:r>
      <w:r>
        <w:rPr>
          <w:rFonts w:hint="eastAsia" w:ascii="宋体" w:hAnsi="宋体" w:cs="Times New Roman"/>
          <w:kern w:val="2"/>
          <w:szCs w:val="21"/>
        </w:rPr>
        <w:t>证书认证方式会</w:t>
      </w:r>
      <w:r>
        <w:rPr>
          <w:rFonts w:hint="eastAsia" w:ascii="宋体" w:hAnsi="宋体" w:cs="Arial"/>
          <w:color w:val="000000"/>
          <w:szCs w:val="21"/>
        </w:rPr>
        <w:t>进行签名验签。</w:t>
      </w:r>
    </w:p>
    <w:p w14:paraId="18722D8B">
      <w:pPr>
        <w:pStyle w:val="88"/>
        <w:numPr>
          <w:ilvl w:val="1"/>
          <w:numId w:val="60"/>
        </w:numPr>
        <w:ind w:left="420" w:firstLineChars="0"/>
        <w:rPr>
          <w:rFonts w:ascii="宋体" w:hAnsi="宋体" w:cs="Arial"/>
          <w:color w:val="000000"/>
          <w:szCs w:val="21"/>
        </w:rPr>
      </w:pPr>
      <w:r>
        <w:rPr>
          <w:rFonts w:hint="eastAsia" w:ascii="宋体" w:hAnsi="宋体" w:cs="Arial"/>
          <w:color w:val="000000"/>
          <w:szCs w:val="21"/>
        </w:rPr>
        <w:t>点击“上一步”按钮返回输入页面进行修改；</w:t>
      </w:r>
    </w:p>
    <w:p w14:paraId="306DD1EB">
      <w:pPr>
        <w:pStyle w:val="88"/>
        <w:numPr>
          <w:ilvl w:val="0"/>
          <w:numId w:val="60"/>
        </w:numPr>
        <w:ind w:left="420" w:firstLineChars="0"/>
        <w:rPr>
          <w:rFonts w:ascii="宋体" w:hAnsi="宋体" w:cs="Arial"/>
          <w:color w:val="000000"/>
          <w:szCs w:val="21"/>
        </w:rPr>
      </w:pPr>
      <w:r>
        <w:rPr>
          <w:rFonts w:hint="eastAsia" w:ascii="宋体" w:hAnsi="宋体" w:cs="Arial"/>
          <w:color w:val="000000"/>
          <w:szCs w:val="21"/>
        </w:rPr>
        <w:t>网银系统收到用户提交的转账指令后，进行一下检查：</w:t>
      </w:r>
    </w:p>
    <w:p w14:paraId="33A29B7A">
      <w:pPr>
        <w:pStyle w:val="88"/>
        <w:numPr>
          <w:ilvl w:val="1"/>
          <w:numId w:val="60"/>
        </w:numPr>
        <w:ind w:left="420" w:firstLineChars="0"/>
        <w:rPr>
          <w:rFonts w:ascii="宋体" w:hAnsi="宋体" w:cs="Arial"/>
          <w:color w:val="000000"/>
          <w:szCs w:val="21"/>
        </w:rPr>
      </w:pPr>
      <w:r>
        <w:rPr>
          <w:rFonts w:hint="eastAsia" w:ascii="宋体" w:hAnsi="宋体" w:cs="Arial"/>
          <w:color w:val="000000"/>
          <w:szCs w:val="21"/>
        </w:rPr>
        <w:t>检查是否重复提交；</w:t>
      </w:r>
    </w:p>
    <w:p w14:paraId="6D8518FC">
      <w:pPr>
        <w:pStyle w:val="88"/>
        <w:numPr>
          <w:ilvl w:val="1"/>
          <w:numId w:val="60"/>
        </w:numPr>
        <w:ind w:left="420" w:firstLineChars="0"/>
        <w:rPr>
          <w:rFonts w:ascii="宋体" w:hAnsi="宋体" w:cs="Arial"/>
          <w:color w:val="000000"/>
          <w:szCs w:val="21"/>
        </w:rPr>
      </w:pPr>
      <w:r>
        <w:rPr>
          <w:rFonts w:hint="eastAsia" w:ascii="宋体" w:hAnsi="宋体" w:cs="Arial"/>
          <w:color w:val="000000"/>
          <w:szCs w:val="21"/>
        </w:rPr>
        <w:t>检查图形验证码是否正确；</w:t>
      </w:r>
    </w:p>
    <w:p w14:paraId="2A608BA6">
      <w:pPr>
        <w:pStyle w:val="88"/>
        <w:numPr>
          <w:ilvl w:val="1"/>
          <w:numId w:val="60"/>
        </w:numPr>
        <w:ind w:left="420" w:firstLineChars="0"/>
        <w:rPr>
          <w:rFonts w:ascii="宋体" w:hAnsi="宋体" w:cs="Arial"/>
          <w:color w:val="000000"/>
          <w:szCs w:val="21"/>
        </w:rPr>
      </w:pPr>
      <w:r>
        <w:rPr>
          <w:rFonts w:hint="eastAsia" w:ascii="宋体" w:hAnsi="宋体" w:cs="Arial"/>
          <w:color w:val="000000"/>
          <w:szCs w:val="21"/>
        </w:rPr>
        <w:t>检查账户交易密码是否正确；</w:t>
      </w:r>
    </w:p>
    <w:p w14:paraId="233A0CF4">
      <w:pPr>
        <w:pStyle w:val="88"/>
        <w:numPr>
          <w:ilvl w:val="1"/>
          <w:numId w:val="60"/>
        </w:numPr>
        <w:ind w:left="420" w:firstLineChars="0"/>
        <w:rPr>
          <w:rFonts w:ascii="宋体" w:hAnsi="宋体" w:cs="Arial"/>
          <w:color w:val="000000"/>
          <w:szCs w:val="21"/>
        </w:rPr>
      </w:pPr>
      <w:r>
        <w:rPr>
          <w:rFonts w:hint="eastAsia" w:ascii="宋体" w:hAnsi="宋体" w:cs="Arial"/>
          <w:color w:val="000000"/>
          <w:szCs w:val="21"/>
        </w:rPr>
        <w:t xml:space="preserve">依据用户选择的认证工具进行认证方式的检查； </w:t>
      </w:r>
    </w:p>
    <w:p w14:paraId="3E74B537">
      <w:pPr>
        <w:pStyle w:val="88"/>
        <w:numPr>
          <w:ilvl w:val="1"/>
          <w:numId w:val="60"/>
        </w:numPr>
        <w:ind w:left="420" w:firstLineChars="0"/>
        <w:rPr>
          <w:rFonts w:ascii="宋体" w:hAnsi="宋体" w:cs="Arial"/>
          <w:color w:val="000000"/>
          <w:szCs w:val="21"/>
        </w:rPr>
      </w:pPr>
      <w:r>
        <w:rPr>
          <w:rFonts w:hint="eastAsia" w:ascii="宋体" w:hAnsi="宋体" w:cs="Arial"/>
          <w:color w:val="000000"/>
          <w:szCs w:val="21"/>
        </w:rPr>
        <w:t xml:space="preserve">如果是证书的认证方式，需检查对交易信息签名的证书是否有效, 要做绑定检查； </w:t>
      </w:r>
    </w:p>
    <w:p w14:paraId="4035688C">
      <w:pPr>
        <w:pStyle w:val="88"/>
        <w:numPr>
          <w:ilvl w:val="1"/>
          <w:numId w:val="60"/>
        </w:numPr>
        <w:ind w:left="420" w:firstLineChars="0"/>
        <w:rPr>
          <w:rFonts w:ascii="宋体" w:hAnsi="宋体" w:cs="Arial"/>
          <w:color w:val="000000"/>
          <w:szCs w:val="21"/>
        </w:rPr>
      </w:pPr>
      <w:r>
        <w:rPr>
          <w:rFonts w:hint="eastAsia" w:ascii="宋体" w:hAnsi="宋体" w:cs="Arial"/>
          <w:color w:val="000000"/>
          <w:szCs w:val="21"/>
        </w:rPr>
        <w:t>检查交易信息是否被篡改，如使用证书则以证书加密的数据作比对。</w:t>
      </w:r>
    </w:p>
    <w:p w14:paraId="7583EA1C">
      <w:pPr>
        <w:pStyle w:val="88"/>
        <w:numPr>
          <w:ilvl w:val="1"/>
          <w:numId w:val="60"/>
        </w:numPr>
        <w:ind w:left="420" w:firstLineChars="0"/>
        <w:rPr>
          <w:rFonts w:ascii="宋体" w:hAnsi="宋体" w:cs="Arial"/>
          <w:color w:val="000000"/>
          <w:szCs w:val="21"/>
        </w:rPr>
      </w:pPr>
      <w:r>
        <w:rPr>
          <w:rFonts w:hint="eastAsia" w:ascii="宋体" w:hAnsi="宋体" w:cs="Arial"/>
          <w:color w:val="000000"/>
          <w:szCs w:val="21"/>
        </w:rPr>
        <w:t>检查限额；</w:t>
      </w:r>
    </w:p>
    <w:p w14:paraId="602639CF">
      <w:pPr>
        <w:pStyle w:val="88"/>
        <w:numPr>
          <w:ilvl w:val="0"/>
          <w:numId w:val="60"/>
        </w:numPr>
        <w:ind w:left="420" w:firstLineChars="0"/>
        <w:rPr>
          <w:rFonts w:ascii="宋体" w:hAnsi="宋体" w:cs="Arial"/>
          <w:color w:val="000000"/>
          <w:szCs w:val="21"/>
        </w:rPr>
      </w:pPr>
      <w:r>
        <w:rPr>
          <w:rFonts w:hint="eastAsia" w:ascii="宋体" w:hAnsi="宋体" w:cs="Arial"/>
          <w:color w:val="000000"/>
        </w:rPr>
        <w:t>检查通过后如果不是预约或落地交易则发送转账指令于核心系统，由核心系统根据指令信息进行转账交易。如果用户选择了短信通知收款人，还需要发送短信平台进行通知。如果预约交易则保存交易信息到网银系统，待预约日再发送核心系统处理。如果需要落地，则由内管操作员做地一步处理。</w:t>
      </w:r>
    </w:p>
    <w:p w14:paraId="26F25437">
      <w:pPr>
        <w:pStyle w:val="88"/>
        <w:numPr>
          <w:ilvl w:val="0"/>
          <w:numId w:val="60"/>
        </w:numPr>
        <w:ind w:left="420" w:firstLineChars="0"/>
        <w:rPr>
          <w:rFonts w:ascii="宋体" w:hAnsi="宋体" w:cs="Arial"/>
          <w:color w:val="000000"/>
          <w:szCs w:val="21"/>
        </w:rPr>
      </w:pPr>
      <w:r>
        <w:rPr>
          <w:rFonts w:hint="eastAsia" w:ascii="宋体" w:hAnsi="宋体" w:cs="Arial"/>
          <w:color w:val="000000"/>
          <w:szCs w:val="21"/>
        </w:rPr>
        <w:t>核心返回交易成功信息后显示交易成功结果页面，交易成功结果页面</w:t>
      </w:r>
      <w:r>
        <w:rPr>
          <w:rFonts w:ascii="宋体" w:hAnsi="宋体" w:cs="Arial"/>
          <w:color w:val="000000"/>
          <w:szCs w:val="21"/>
        </w:rPr>
        <w:t>中显示转账交易结果</w:t>
      </w:r>
      <w:r>
        <w:rPr>
          <w:rFonts w:hint="eastAsia" w:ascii="宋体" w:hAnsi="宋体" w:cs="Arial"/>
          <w:color w:val="000000"/>
          <w:szCs w:val="21"/>
        </w:rPr>
        <w:t>信息，用户可以选择点击“继续转账“返回信息输入页面继续转账，也可以点击“关闭”按钮结束他行转账交易。</w:t>
      </w:r>
    </w:p>
    <w:p w14:paraId="67465B8D">
      <w:pPr>
        <w:pStyle w:val="88"/>
        <w:numPr>
          <w:ilvl w:val="0"/>
          <w:numId w:val="60"/>
        </w:numPr>
        <w:ind w:left="420" w:firstLineChars="0"/>
        <w:rPr>
          <w:rFonts w:ascii="宋体" w:hAnsi="宋体" w:cs="Arial"/>
          <w:color w:val="000000"/>
          <w:szCs w:val="21"/>
        </w:rPr>
      </w:pPr>
      <w:r>
        <w:rPr>
          <w:rFonts w:hint="eastAsia" w:ascii="宋体" w:hAnsi="宋体" w:cs="Arial"/>
          <w:color w:val="000000"/>
          <w:szCs w:val="21"/>
        </w:rPr>
        <w:t>检查出错或核心返回交易失败信息后显示交易错误页面，提示用户错误信息。</w:t>
      </w:r>
    </w:p>
    <w:p w14:paraId="4F86ECB7">
      <w:pPr>
        <w:pStyle w:val="4"/>
        <w:numPr>
          <w:ilvl w:val="2"/>
          <w:numId w:val="2"/>
        </w:numPr>
        <w:spacing w:line="415" w:lineRule="auto"/>
        <w:ind w:left="57"/>
        <w:rPr>
          <w:rFonts w:ascii="宋体" w:hAnsi="宋体"/>
        </w:rPr>
      </w:pPr>
      <w:bookmarkStart w:id="413" w:name="_Toc338257016"/>
      <w:bookmarkStart w:id="414" w:name="_Toc351988471"/>
      <w:r>
        <w:rPr>
          <w:rFonts w:hint="eastAsia" w:ascii="宋体" w:hAnsi="宋体"/>
        </w:rPr>
        <w:t>业务规则</w:t>
      </w:r>
      <w:bookmarkEnd w:id="413"/>
      <w:bookmarkEnd w:id="414"/>
    </w:p>
    <w:p w14:paraId="0E081F0D">
      <w:pPr>
        <w:pStyle w:val="5"/>
        <w:numPr>
          <w:ilvl w:val="0"/>
          <w:numId w:val="0"/>
        </w:numPr>
        <w:spacing w:line="377" w:lineRule="auto"/>
        <w:ind w:left="113"/>
      </w:pPr>
      <w:r>
        <w:rPr>
          <w:rFonts w:hint="eastAsia"/>
        </w:rPr>
        <w:t>交易前</w:t>
      </w:r>
    </w:p>
    <w:p w14:paraId="0D3D2027">
      <w:pPr>
        <w:widowControl w:val="0"/>
        <w:numPr>
          <w:ilvl w:val="0"/>
          <w:numId w:val="62"/>
        </w:numPr>
        <w:spacing w:after="0" w:line="360" w:lineRule="auto"/>
        <w:rPr>
          <w:sz w:val="21"/>
          <w:szCs w:val="21"/>
        </w:rPr>
      </w:pPr>
      <w:r>
        <w:rPr>
          <w:rFonts w:hint="eastAsia"/>
          <w:sz w:val="21"/>
          <w:szCs w:val="21"/>
        </w:rPr>
        <w:t>用户必须开通专业版网银</w:t>
      </w:r>
    </w:p>
    <w:p w14:paraId="7CC38944">
      <w:pPr>
        <w:widowControl w:val="0"/>
        <w:numPr>
          <w:ilvl w:val="0"/>
          <w:numId w:val="62"/>
        </w:numPr>
        <w:spacing w:after="0" w:line="360" w:lineRule="auto"/>
        <w:rPr>
          <w:sz w:val="21"/>
          <w:szCs w:val="21"/>
        </w:rPr>
      </w:pPr>
      <w:r>
        <w:rPr>
          <w:rFonts w:hint="eastAsia"/>
          <w:sz w:val="21"/>
          <w:szCs w:val="21"/>
        </w:rPr>
        <w:t>预约日期不能为当天或早于当天，最长不能超过3个月（90天），不支持跨年预约</w:t>
      </w:r>
    </w:p>
    <w:p w14:paraId="31C1EB82">
      <w:pPr>
        <w:pStyle w:val="5"/>
        <w:numPr>
          <w:ilvl w:val="0"/>
          <w:numId w:val="0"/>
        </w:numPr>
        <w:spacing w:line="377" w:lineRule="auto"/>
        <w:ind w:left="113"/>
      </w:pPr>
      <w:r>
        <w:rPr>
          <w:rFonts w:hint="eastAsia"/>
        </w:rPr>
        <w:t>交易中</w:t>
      </w:r>
    </w:p>
    <w:p w14:paraId="49426A75">
      <w:pPr>
        <w:pStyle w:val="88"/>
        <w:numPr>
          <w:ilvl w:val="0"/>
          <w:numId w:val="63"/>
        </w:numPr>
        <w:ind w:left="0" w:firstLineChars="0"/>
        <w:rPr>
          <w:rFonts w:cs="Arial"/>
          <w:color w:val="000000"/>
        </w:rPr>
      </w:pPr>
      <w:r>
        <w:rPr>
          <w:rFonts w:hint="eastAsia" w:cs="Arial"/>
          <w:color w:val="000000"/>
        </w:rPr>
        <w:t>进行限额检查。</w:t>
      </w:r>
    </w:p>
    <w:p w14:paraId="7E43A6A2">
      <w:pPr>
        <w:pStyle w:val="88"/>
        <w:numPr>
          <w:ilvl w:val="0"/>
          <w:numId w:val="63"/>
        </w:numPr>
        <w:ind w:left="0" w:firstLineChars="0"/>
        <w:rPr>
          <w:rFonts w:cs="Arial"/>
          <w:color w:val="000000"/>
        </w:rPr>
      </w:pPr>
      <w:r>
        <w:rPr>
          <w:rFonts w:hint="eastAsia" w:cs="Arial"/>
          <w:color w:val="000000"/>
        </w:rPr>
        <w:t>手续费直接发到核心进行计算并返回计算结果。</w:t>
      </w:r>
    </w:p>
    <w:p w14:paraId="1A4E768E">
      <w:pPr>
        <w:pStyle w:val="88"/>
        <w:numPr>
          <w:ilvl w:val="0"/>
          <w:numId w:val="63"/>
        </w:numPr>
        <w:ind w:left="0" w:firstLineChars="0"/>
        <w:rPr>
          <w:rFonts w:ascii="宋体" w:hAnsi="宋体"/>
          <w:szCs w:val="21"/>
        </w:rPr>
      </w:pPr>
      <w:r>
        <w:rPr>
          <w:rFonts w:hint="eastAsia" w:cs="Arial"/>
          <w:color w:val="000000"/>
        </w:rPr>
        <w:t>通过大额系统进行转账的交易，根据内管设置的汇划时间进行判断，如果不在汇划时间内，则系统弹出提示框提示用户“本业务目前不在汇划时间内，如继续汇款，此笔交易将在下个汇划时间内提交至人行系统。或者，也可以选择其他汇款途径，以5万以下金额分笔汇划。”</w:t>
      </w:r>
    </w:p>
    <w:p w14:paraId="5692B6CF">
      <w:pPr>
        <w:pStyle w:val="88"/>
        <w:numPr>
          <w:ilvl w:val="0"/>
          <w:numId w:val="63"/>
        </w:numPr>
        <w:ind w:left="0" w:firstLineChars="0"/>
        <w:rPr>
          <w:rFonts w:ascii="宋体" w:hAnsi="宋体"/>
          <w:szCs w:val="21"/>
        </w:rPr>
      </w:pPr>
      <w:r>
        <w:rPr>
          <w:rFonts w:hint="eastAsia" w:cs="Arial"/>
          <w:color w:val="000000"/>
        </w:rPr>
        <w:t>对用户输入的图形验证码进行检查，如果输入错误，则返回确认页面提示用户重新输入。</w:t>
      </w:r>
    </w:p>
    <w:p w14:paraId="2F296914">
      <w:pPr>
        <w:pStyle w:val="5"/>
        <w:numPr>
          <w:ilvl w:val="0"/>
          <w:numId w:val="0"/>
        </w:numPr>
        <w:spacing w:line="377" w:lineRule="auto"/>
        <w:ind w:left="113"/>
      </w:pPr>
      <w:r>
        <w:rPr>
          <w:rFonts w:hint="eastAsia"/>
        </w:rPr>
        <w:t>交易后</w:t>
      </w:r>
    </w:p>
    <w:p w14:paraId="5E819986">
      <w:pPr>
        <w:pStyle w:val="88"/>
        <w:numPr>
          <w:ilvl w:val="0"/>
          <w:numId w:val="64"/>
        </w:numPr>
        <w:ind w:left="0" w:firstLineChars="0"/>
        <w:rPr>
          <w:rFonts w:cs="Arial"/>
          <w:color w:val="000000"/>
        </w:rPr>
      </w:pPr>
      <w:r>
        <w:rPr>
          <w:rFonts w:hint="eastAsia" w:cs="Arial"/>
          <w:color w:val="000000"/>
        </w:rPr>
        <w:t>交易成功后会累计当前用户的已转账额度。</w:t>
      </w:r>
    </w:p>
    <w:p w14:paraId="4A696A06">
      <w:pPr>
        <w:pStyle w:val="88"/>
        <w:numPr>
          <w:ilvl w:val="0"/>
          <w:numId w:val="64"/>
        </w:numPr>
        <w:ind w:left="0" w:firstLineChars="0"/>
        <w:rPr>
          <w:rFonts w:cs="Arial"/>
          <w:color w:val="000000"/>
        </w:rPr>
      </w:pPr>
      <w:r>
        <w:rPr>
          <w:rFonts w:hint="eastAsia" w:cs="Arial"/>
          <w:color w:val="000000"/>
        </w:rPr>
        <w:t>交易无论成功、失败、银行处理中都需记录日志。日志应该在内部管理里的日志管理-用户操作日志查询里的个人客户日志中查询到。用户也可以在个人网银里的客户服务里的网银操作日志查询到。</w:t>
      </w:r>
    </w:p>
    <w:p w14:paraId="140BFE65">
      <w:pPr>
        <w:pStyle w:val="4"/>
        <w:numPr>
          <w:ilvl w:val="2"/>
          <w:numId w:val="2"/>
        </w:numPr>
        <w:ind w:left="57"/>
        <w:rPr>
          <w:rFonts w:ascii="宋体" w:hAnsi="宋体"/>
        </w:rPr>
      </w:pPr>
      <w:bookmarkStart w:id="415" w:name="_Toc338257017"/>
      <w:bookmarkStart w:id="416" w:name="_Toc351988472"/>
      <w:r>
        <w:rPr>
          <w:rFonts w:hint="eastAsia" w:ascii="宋体" w:hAnsi="宋体"/>
        </w:rPr>
        <w:t>页面要素</w:t>
      </w:r>
      <w:bookmarkEnd w:id="415"/>
      <w:bookmarkEnd w:id="416"/>
    </w:p>
    <w:p w14:paraId="79F6A845">
      <w:pPr>
        <w:pStyle w:val="5"/>
        <w:numPr>
          <w:ilvl w:val="0"/>
          <w:numId w:val="0"/>
        </w:numPr>
        <w:spacing w:line="377" w:lineRule="auto"/>
        <w:ind w:left="113"/>
      </w:pPr>
      <w:r>
        <w:rPr>
          <w:rFonts w:hint="eastAsia"/>
        </w:rPr>
        <w:t>输入页面</w:t>
      </w:r>
    </w:p>
    <w:tbl>
      <w:tblPr>
        <w:tblStyle w:val="48"/>
        <w:tblW w:w="9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134"/>
        <w:gridCol w:w="1418"/>
        <w:gridCol w:w="1559"/>
        <w:gridCol w:w="1134"/>
        <w:gridCol w:w="709"/>
        <w:gridCol w:w="2551"/>
      </w:tblGrid>
      <w:tr w14:paraId="0878C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FFCC99"/>
          </w:tcPr>
          <w:p w14:paraId="29548737">
            <w:pPr>
              <w:widowControl w:val="0"/>
              <w:rPr>
                <w:rFonts w:ascii="宋体" w:hAnsi="宋体"/>
                <w:b/>
                <w:sz w:val="21"/>
                <w:szCs w:val="21"/>
              </w:rPr>
            </w:pPr>
            <w:r>
              <w:rPr>
                <w:rFonts w:hint="eastAsia" w:ascii="宋体" w:hAnsi="宋体"/>
                <w:b/>
                <w:sz w:val="21"/>
                <w:szCs w:val="21"/>
              </w:rPr>
              <w:t>序号</w:t>
            </w:r>
          </w:p>
        </w:tc>
        <w:tc>
          <w:tcPr>
            <w:tcW w:w="1134" w:type="dxa"/>
            <w:shd w:val="clear" w:color="auto" w:fill="FFCC99"/>
          </w:tcPr>
          <w:p w14:paraId="44A7D33D">
            <w:pPr>
              <w:widowControl w:val="0"/>
              <w:rPr>
                <w:rFonts w:ascii="宋体" w:hAnsi="宋体"/>
                <w:b/>
                <w:sz w:val="21"/>
                <w:szCs w:val="21"/>
              </w:rPr>
            </w:pPr>
            <w:r>
              <w:rPr>
                <w:rFonts w:hint="eastAsia" w:ascii="宋体" w:hAnsi="宋体"/>
                <w:b/>
                <w:sz w:val="21"/>
                <w:szCs w:val="21"/>
              </w:rPr>
              <w:t>名称</w:t>
            </w:r>
          </w:p>
        </w:tc>
        <w:tc>
          <w:tcPr>
            <w:tcW w:w="1418" w:type="dxa"/>
            <w:shd w:val="clear" w:color="auto" w:fill="FFCC99"/>
          </w:tcPr>
          <w:p w14:paraId="0F42C5CB">
            <w:pPr>
              <w:widowControl w:val="0"/>
              <w:rPr>
                <w:rFonts w:ascii="宋体" w:hAnsi="宋体"/>
                <w:b/>
                <w:sz w:val="21"/>
                <w:szCs w:val="21"/>
              </w:rPr>
            </w:pPr>
            <w:r>
              <w:rPr>
                <w:rFonts w:hint="eastAsia" w:ascii="宋体" w:hAnsi="宋体"/>
                <w:b/>
                <w:sz w:val="21"/>
                <w:szCs w:val="21"/>
              </w:rPr>
              <w:t>输入/输出</w:t>
            </w:r>
          </w:p>
        </w:tc>
        <w:tc>
          <w:tcPr>
            <w:tcW w:w="1559" w:type="dxa"/>
            <w:shd w:val="clear" w:color="auto" w:fill="FFCC99"/>
          </w:tcPr>
          <w:p w14:paraId="763FF7F5">
            <w:pPr>
              <w:widowControl w:val="0"/>
              <w:rPr>
                <w:rFonts w:ascii="宋体" w:hAnsi="宋体"/>
                <w:b/>
                <w:sz w:val="21"/>
                <w:szCs w:val="21"/>
              </w:rPr>
            </w:pPr>
            <w:r>
              <w:rPr>
                <w:rFonts w:hint="eastAsia" w:ascii="宋体" w:hAnsi="宋体"/>
                <w:b/>
                <w:sz w:val="21"/>
                <w:szCs w:val="21"/>
              </w:rPr>
              <w:t>缺省值</w:t>
            </w:r>
          </w:p>
        </w:tc>
        <w:tc>
          <w:tcPr>
            <w:tcW w:w="1134" w:type="dxa"/>
            <w:shd w:val="clear" w:color="auto" w:fill="FFCC99"/>
          </w:tcPr>
          <w:p w14:paraId="3088EC4A">
            <w:pPr>
              <w:widowControl w:val="0"/>
              <w:rPr>
                <w:rFonts w:ascii="宋体" w:hAnsi="宋体"/>
                <w:b/>
                <w:sz w:val="21"/>
                <w:szCs w:val="21"/>
              </w:rPr>
            </w:pPr>
            <w:r>
              <w:rPr>
                <w:rFonts w:hint="eastAsia" w:ascii="宋体" w:hAnsi="宋体"/>
                <w:b/>
                <w:sz w:val="21"/>
                <w:szCs w:val="21"/>
              </w:rPr>
              <w:t>类型/长度</w:t>
            </w:r>
          </w:p>
        </w:tc>
        <w:tc>
          <w:tcPr>
            <w:tcW w:w="709" w:type="dxa"/>
            <w:shd w:val="clear" w:color="auto" w:fill="FFCC99"/>
          </w:tcPr>
          <w:p w14:paraId="361ABEF6">
            <w:pPr>
              <w:widowControl w:val="0"/>
              <w:rPr>
                <w:rFonts w:ascii="宋体" w:hAnsi="宋体"/>
                <w:b/>
                <w:sz w:val="21"/>
                <w:szCs w:val="21"/>
              </w:rPr>
            </w:pPr>
            <w:r>
              <w:rPr>
                <w:rFonts w:hint="eastAsia" w:ascii="宋体" w:hAnsi="宋体"/>
                <w:b/>
                <w:sz w:val="21"/>
                <w:szCs w:val="21"/>
              </w:rPr>
              <w:t>是否必输</w:t>
            </w:r>
          </w:p>
        </w:tc>
        <w:tc>
          <w:tcPr>
            <w:tcW w:w="2551" w:type="dxa"/>
            <w:shd w:val="clear" w:color="auto" w:fill="FFCC99"/>
          </w:tcPr>
          <w:p w14:paraId="2BEDF475">
            <w:pPr>
              <w:widowControl w:val="0"/>
              <w:rPr>
                <w:rFonts w:ascii="宋体" w:hAnsi="宋体"/>
                <w:b/>
                <w:sz w:val="21"/>
                <w:szCs w:val="21"/>
              </w:rPr>
            </w:pPr>
            <w:r>
              <w:rPr>
                <w:rFonts w:hint="eastAsia" w:ascii="宋体" w:hAnsi="宋体"/>
                <w:b/>
                <w:sz w:val="21"/>
                <w:szCs w:val="21"/>
              </w:rPr>
              <w:t>备注</w:t>
            </w:r>
          </w:p>
        </w:tc>
      </w:tr>
      <w:tr w14:paraId="6358E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D857421">
            <w:pPr>
              <w:pStyle w:val="70"/>
              <w:widowControl w:val="0"/>
              <w:numPr>
                <w:ilvl w:val="0"/>
                <w:numId w:val="65"/>
              </w:numPr>
              <w:spacing w:after="0"/>
              <w:ind w:firstLineChars="0"/>
              <w:rPr>
                <w:rFonts w:ascii="宋体" w:hAnsi="宋体"/>
                <w:sz w:val="21"/>
                <w:szCs w:val="21"/>
              </w:rPr>
            </w:pPr>
          </w:p>
        </w:tc>
        <w:tc>
          <w:tcPr>
            <w:tcW w:w="1134" w:type="dxa"/>
          </w:tcPr>
          <w:p w14:paraId="1691412C">
            <w:pPr>
              <w:widowControl w:val="0"/>
              <w:rPr>
                <w:rFonts w:ascii="宋体" w:hAnsi="宋体"/>
                <w:sz w:val="21"/>
                <w:szCs w:val="21"/>
              </w:rPr>
            </w:pPr>
            <w:r>
              <w:rPr>
                <w:rFonts w:hint="eastAsia" w:ascii="宋体" w:hAnsi="宋体"/>
                <w:sz w:val="21"/>
                <w:szCs w:val="21"/>
              </w:rPr>
              <w:t>调用模版</w:t>
            </w:r>
          </w:p>
        </w:tc>
        <w:tc>
          <w:tcPr>
            <w:tcW w:w="1418" w:type="dxa"/>
          </w:tcPr>
          <w:p w14:paraId="36C37C1F">
            <w:pPr>
              <w:widowControl w:val="0"/>
              <w:jc w:val="left"/>
              <w:rPr>
                <w:rFonts w:ascii="宋体" w:hAnsi="宋体" w:cs="宋体"/>
                <w:sz w:val="21"/>
                <w:szCs w:val="21"/>
              </w:rPr>
            </w:pPr>
            <w:r>
              <w:rPr>
                <w:rFonts w:hint="eastAsia" w:ascii="宋体" w:hAnsi="宋体" w:cs="宋体"/>
                <w:sz w:val="21"/>
                <w:szCs w:val="21"/>
              </w:rPr>
              <w:t>链接</w:t>
            </w:r>
          </w:p>
        </w:tc>
        <w:tc>
          <w:tcPr>
            <w:tcW w:w="1559" w:type="dxa"/>
          </w:tcPr>
          <w:p w14:paraId="1A6D586B">
            <w:pPr>
              <w:widowControl w:val="0"/>
              <w:jc w:val="left"/>
              <w:rPr>
                <w:rFonts w:ascii="宋体" w:hAnsi="宋体" w:cs="Arial"/>
                <w:color w:val="000000"/>
                <w:sz w:val="21"/>
                <w:szCs w:val="21"/>
              </w:rPr>
            </w:pPr>
          </w:p>
        </w:tc>
        <w:tc>
          <w:tcPr>
            <w:tcW w:w="1134" w:type="dxa"/>
          </w:tcPr>
          <w:p w14:paraId="457A496E">
            <w:pPr>
              <w:widowControl w:val="0"/>
              <w:ind w:firstLine="630"/>
              <w:jc w:val="left"/>
              <w:rPr>
                <w:rFonts w:ascii="宋体" w:hAnsi="宋体" w:cs="Arial"/>
                <w:color w:val="000000"/>
                <w:sz w:val="21"/>
                <w:szCs w:val="21"/>
              </w:rPr>
            </w:pPr>
          </w:p>
        </w:tc>
        <w:tc>
          <w:tcPr>
            <w:tcW w:w="709" w:type="dxa"/>
          </w:tcPr>
          <w:p w14:paraId="475836C4">
            <w:pPr>
              <w:widowControl w:val="0"/>
              <w:rPr>
                <w:rFonts w:ascii="宋体" w:hAnsi="宋体" w:cs="Arial"/>
                <w:color w:val="000000"/>
                <w:sz w:val="21"/>
                <w:szCs w:val="21"/>
              </w:rPr>
            </w:pPr>
          </w:p>
        </w:tc>
        <w:tc>
          <w:tcPr>
            <w:tcW w:w="2551" w:type="dxa"/>
          </w:tcPr>
          <w:p w14:paraId="1419E915">
            <w:pPr>
              <w:widowControl w:val="0"/>
              <w:rPr>
                <w:rFonts w:ascii="宋体" w:hAnsi="宋体"/>
                <w:sz w:val="21"/>
                <w:szCs w:val="21"/>
              </w:rPr>
            </w:pPr>
            <w:r>
              <w:rPr>
                <w:rFonts w:hint="eastAsia" w:ascii="宋体" w:hAnsi="宋体"/>
                <w:sz w:val="21"/>
                <w:szCs w:val="21"/>
              </w:rPr>
              <w:t>链接至转账模版页面</w:t>
            </w:r>
          </w:p>
        </w:tc>
      </w:tr>
      <w:tr w14:paraId="1DAE7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213EE558">
            <w:pPr>
              <w:pStyle w:val="70"/>
              <w:widowControl w:val="0"/>
              <w:numPr>
                <w:ilvl w:val="0"/>
                <w:numId w:val="65"/>
              </w:numPr>
              <w:spacing w:after="0"/>
              <w:ind w:firstLineChars="0"/>
              <w:rPr>
                <w:rFonts w:ascii="宋体" w:hAnsi="宋体"/>
                <w:sz w:val="21"/>
                <w:szCs w:val="21"/>
              </w:rPr>
            </w:pPr>
          </w:p>
        </w:tc>
        <w:tc>
          <w:tcPr>
            <w:tcW w:w="1134" w:type="dxa"/>
          </w:tcPr>
          <w:p w14:paraId="7FEF5FF3">
            <w:pPr>
              <w:widowControl w:val="0"/>
              <w:rPr>
                <w:rFonts w:ascii="宋体" w:hAnsi="宋体"/>
                <w:sz w:val="21"/>
                <w:szCs w:val="21"/>
              </w:rPr>
            </w:pPr>
            <w:r>
              <w:rPr>
                <w:rFonts w:hint="eastAsia" w:ascii="宋体" w:hAnsi="宋体"/>
                <w:sz w:val="21"/>
                <w:szCs w:val="21"/>
              </w:rPr>
              <w:t>付款账号</w:t>
            </w:r>
          </w:p>
        </w:tc>
        <w:tc>
          <w:tcPr>
            <w:tcW w:w="1418" w:type="dxa"/>
          </w:tcPr>
          <w:p w14:paraId="76C3A8FB">
            <w:pPr>
              <w:widowControl w:val="0"/>
              <w:jc w:val="left"/>
              <w:rPr>
                <w:rFonts w:ascii="宋体" w:hAnsi="宋体" w:cs="宋体"/>
                <w:sz w:val="21"/>
                <w:szCs w:val="21"/>
              </w:rPr>
            </w:pPr>
            <w:r>
              <w:rPr>
                <w:rFonts w:hint="eastAsia" w:ascii="宋体" w:hAnsi="宋体" w:cs="宋体"/>
                <w:sz w:val="21"/>
                <w:szCs w:val="21"/>
              </w:rPr>
              <w:t>下拉框</w:t>
            </w:r>
          </w:p>
        </w:tc>
        <w:tc>
          <w:tcPr>
            <w:tcW w:w="1559" w:type="dxa"/>
          </w:tcPr>
          <w:p w14:paraId="2888007F">
            <w:pPr>
              <w:widowControl w:val="0"/>
              <w:jc w:val="left"/>
              <w:rPr>
                <w:rFonts w:ascii="宋体" w:hAnsi="宋体" w:cs="Arial"/>
                <w:color w:val="000000"/>
                <w:sz w:val="21"/>
                <w:szCs w:val="21"/>
              </w:rPr>
            </w:pPr>
          </w:p>
        </w:tc>
        <w:tc>
          <w:tcPr>
            <w:tcW w:w="1134" w:type="dxa"/>
          </w:tcPr>
          <w:p w14:paraId="4A74093D">
            <w:pPr>
              <w:widowControl w:val="0"/>
              <w:ind w:firstLine="630"/>
              <w:jc w:val="left"/>
              <w:rPr>
                <w:rFonts w:ascii="宋体" w:hAnsi="宋体" w:cs="Arial"/>
                <w:color w:val="000000"/>
                <w:sz w:val="21"/>
                <w:szCs w:val="21"/>
              </w:rPr>
            </w:pPr>
          </w:p>
        </w:tc>
        <w:tc>
          <w:tcPr>
            <w:tcW w:w="709" w:type="dxa"/>
          </w:tcPr>
          <w:p w14:paraId="3A667A30">
            <w:pPr>
              <w:widowControl w:val="0"/>
              <w:rPr>
                <w:rFonts w:ascii="宋体" w:hAnsi="宋体" w:cs="Arial"/>
                <w:color w:val="000000"/>
                <w:sz w:val="21"/>
                <w:szCs w:val="21"/>
              </w:rPr>
            </w:pPr>
          </w:p>
        </w:tc>
        <w:tc>
          <w:tcPr>
            <w:tcW w:w="2551" w:type="dxa"/>
          </w:tcPr>
          <w:p w14:paraId="6BA9F4AD">
            <w:pPr>
              <w:widowControl w:val="0"/>
              <w:rPr>
                <w:rFonts w:ascii="宋体" w:hAnsi="宋体"/>
                <w:sz w:val="21"/>
                <w:szCs w:val="21"/>
              </w:rPr>
            </w:pPr>
          </w:p>
        </w:tc>
      </w:tr>
      <w:tr w14:paraId="2B999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55FA8C59">
            <w:pPr>
              <w:pStyle w:val="70"/>
              <w:widowControl w:val="0"/>
              <w:numPr>
                <w:ilvl w:val="0"/>
                <w:numId w:val="65"/>
              </w:numPr>
              <w:spacing w:after="0"/>
              <w:ind w:firstLineChars="0"/>
              <w:rPr>
                <w:rFonts w:ascii="宋体" w:hAnsi="宋体"/>
                <w:sz w:val="21"/>
                <w:szCs w:val="21"/>
              </w:rPr>
            </w:pPr>
          </w:p>
        </w:tc>
        <w:tc>
          <w:tcPr>
            <w:tcW w:w="1134" w:type="dxa"/>
          </w:tcPr>
          <w:p w14:paraId="2BDFE81D">
            <w:pPr>
              <w:widowControl w:val="0"/>
              <w:jc w:val="left"/>
              <w:rPr>
                <w:rFonts w:ascii="宋体" w:hAnsi="宋体" w:cs="宋体"/>
                <w:sz w:val="21"/>
                <w:szCs w:val="21"/>
              </w:rPr>
            </w:pPr>
            <w:r>
              <w:rPr>
                <w:rFonts w:hint="eastAsia" w:ascii="宋体" w:hAnsi="宋体" w:cs="宋体"/>
                <w:sz w:val="21"/>
                <w:szCs w:val="21"/>
              </w:rPr>
              <w:t>汇款金额</w:t>
            </w:r>
          </w:p>
        </w:tc>
        <w:tc>
          <w:tcPr>
            <w:tcW w:w="1418" w:type="dxa"/>
          </w:tcPr>
          <w:p w14:paraId="4E426690">
            <w:pPr>
              <w:widowControl w:val="0"/>
              <w:jc w:val="left"/>
              <w:rPr>
                <w:rFonts w:ascii="宋体" w:hAnsi="宋体" w:cs="宋体"/>
                <w:sz w:val="21"/>
                <w:szCs w:val="21"/>
              </w:rPr>
            </w:pPr>
            <w:r>
              <w:rPr>
                <w:rFonts w:hint="eastAsia" w:ascii="宋体" w:hAnsi="宋体" w:cs="宋体"/>
                <w:sz w:val="21"/>
                <w:szCs w:val="21"/>
              </w:rPr>
              <w:t>文本框</w:t>
            </w:r>
          </w:p>
        </w:tc>
        <w:tc>
          <w:tcPr>
            <w:tcW w:w="1559" w:type="dxa"/>
          </w:tcPr>
          <w:p w14:paraId="75879B93">
            <w:pPr>
              <w:widowControl w:val="0"/>
              <w:ind w:firstLine="298" w:firstLineChars="142"/>
              <w:jc w:val="left"/>
              <w:rPr>
                <w:rFonts w:ascii="宋体" w:hAnsi="宋体" w:cs="Arial"/>
                <w:color w:val="000000"/>
                <w:sz w:val="21"/>
                <w:szCs w:val="21"/>
              </w:rPr>
            </w:pPr>
          </w:p>
        </w:tc>
        <w:tc>
          <w:tcPr>
            <w:tcW w:w="1134" w:type="dxa"/>
          </w:tcPr>
          <w:p w14:paraId="4B617994">
            <w:pPr>
              <w:widowControl w:val="0"/>
              <w:jc w:val="left"/>
              <w:rPr>
                <w:rFonts w:ascii="宋体" w:hAnsi="宋体" w:cs="Arial"/>
                <w:color w:val="000000"/>
                <w:sz w:val="21"/>
                <w:szCs w:val="21"/>
              </w:rPr>
            </w:pPr>
            <w:r>
              <w:rPr>
                <w:rFonts w:ascii="宋体" w:hAnsi="宋体" w:cs="宋体"/>
                <w:sz w:val="21"/>
                <w:szCs w:val="21"/>
              </w:rPr>
              <w:t>N/(18.2)</w:t>
            </w:r>
          </w:p>
        </w:tc>
        <w:tc>
          <w:tcPr>
            <w:tcW w:w="709" w:type="dxa"/>
          </w:tcPr>
          <w:p w14:paraId="6530DB45">
            <w:pPr>
              <w:widowControl w:val="0"/>
              <w:jc w:val="left"/>
              <w:rPr>
                <w:rFonts w:ascii="宋体" w:hAnsi="宋体"/>
                <w:sz w:val="21"/>
                <w:szCs w:val="21"/>
              </w:rPr>
            </w:pPr>
            <w:r>
              <w:rPr>
                <w:rFonts w:hint="eastAsia" w:ascii="宋体" w:hAnsi="宋体" w:cs="Arial"/>
                <w:color w:val="000000"/>
                <w:sz w:val="21"/>
                <w:szCs w:val="21"/>
              </w:rPr>
              <w:t>是</w:t>
            </w:r>
          </w:p>
        </w:tc>
        <w:tc>
          <w:tcPr>
            <w:tcW w:w="2551" w:type="dxa"/>
          </w:tcPr>
          <w:p w14:paraId="304F4C77">
            <w:pPr>
              <w:widowControl w:val="0"/>
              <w:jc w:val="left"/>
              <w:rPr>
                <w:rFonts w:ascii="宋体" w:hAnsi="宋体"/>
                <w:sz w:val="21"/>
                <w:szCs w:val="21"/>
              </w:rPr>
            </w:pPr>
            <w:r>
              <w:rPr>
                <w:rFonts w:hint="eastAsia" w:ascii="宋体" w:hAnsi="宋体"/>
                <w:sz w:val="21"/>
                <w:szCs w:val="21"/>
              </w:rPr>
              <w:t>金额显示右对齐，采用精确到分并整数部分三位逗号隔开的形式，如：1,000.00</w:t>
            </w:r>
          </w:p>
          <w:p w14:paraId="31605D5A">
            <w:pPr>
              <w:widowControl w:val="0"/>
              <w:jc w:val="left"/>
              <w:rPr>
                <w:rFonts w:ascii="宋体" w:hAnsi="宋体"/>
                <w:sz w:val="21"/>
                <w:szCs w:val="21"/>
              </w:rPr>
            </w:pPr>
            <w:r>
              <w:rPr>
                <w:rFonts w:hint="eastAsia" w:ascii="宋体" w:hAnsi="宋体"/>
                <w:sz w:val="21"/>
                <w:szCs w:val="21"/>
              </w:rPr>
              <w:t>如果用户输入错误，则显示提示信息</w:t>
            </w:r>
          </w:p>
        </w:tc>
      </w:tr>
      <w:tr w14:paraId="5A91D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4040FF7F">
            <w:pPr>
              <w:pStyle w:val="70"/>
              <w:widowControl w:val="0"/>
              <w:numPr>
                <w:ilvl w:val="0"/>
                <w:numId w:val="65"/>
              </w:numPr>
              <w:spacing w:after="0"/>
              <w:ind w:firstLineChars="0"/>
              <w:rPr>
                <w:rFonts w:ascii="宋体" w:hAnsi="宋体"/>
                <w:sz w:val="21"/>
                <w:szCs w:val="21"/>
              </w:rPr>
            </w:pPr>
          </w:p>
        </w:tc>
        <w:tc>
          <w:tcPr>
            <w:tcW w:w="1134" w:type="dxa"/>
          </w:tcPr>
          <w:p w14:paraId="42D1E39A">
            <w:pPr>
              <w:widowControl w:val="0"/>
              <w:rPr>
                <w:rFonts w:ascii="宋体" w:hAnsi="宋体"/>
                <w:sz w:val="21"/>
                <w:szCs w:val="21"/>
              </w:rPr>
            </w:pPr>
            <w:r>
              <w:rPr>
                <w:rFonts w:hint="eastAsia" w:ascii="宋体" w:hAnsi="宋体"/>
                <w:sz w:val="21"/>
                <w:szCs w:val="21"/>
              </w:rPr>
              <w:t>大写金额</w:t>
            </w:r>
          </w:p>
        </w:tc>
        <w:tc>
          <w:tcPr>
            <w:tcW w:w="1418" w:type="dxa"/>
          </w:tcPr>
          <w:p w14:paraId="49FEA91E">
            <w:pPr>
              <w:widowControl w:val="0"/>
              <w:rPr>
                <w:rFonts w:ascii="宋体" w:hAnsi="宋体"/>
                <w:sz w:val="21"/>
                <w:szCs w:val="21"/>
              </w:rPr>
            </w:pPr>
            <w:r>
              <w:rPr>
                <w:rFonts w:hint="eastAsia" w:ascii="宋体" w:hAnsi="宋体"/>
                <w:sz w:val="21"/>
                <w:szCs w:val="21"/>
              </w:rPr>
              <w:t>文本</w:t>
            </w:r>
          </w:p>
        </w:tc>
        <w:tc>
          <w:tcPr>
            <w:tcW w:w="1559" w:type="dxa"/>
          </w:tcPr>
          <w:p w14:paraId="671A3A27">
            <w:pPr>
              <w:widowControl w:val="0"/>
              <w:rPr>
                <w:rFonts w:ascii="宋体" w:hAnsi="宋体"/>
                <w:sz w:val="21"/>
                <w:szCs w:val="21"/>
              </w:rPr>
            </w:pPr>
          </w:p>
        </w:tc>
        <w:tc>
          <w:tcPr>
            <w:tcW w:w="1134" w:type="dxa"/>
          </w:tcPr>
          <w:p w14:paraId="1FC2FB91">
            <w:pPr>
              <w:widowControl w:val="0"/>
              <w:rPr>
                <w:rFonts w:ascii="宋体" w:hAnsi="宋体"/>
                <w:sz w:val="21"/>
                <w:szCs w:val="21"/>
              </w:rPr>
            </w:pPr>
          </w:p>
        </w:tc>
        <w:tc>
          <w:tcPr>
            <w:tcW w:w="709" w:type="dxa"/>
          </w:tcPr>
          <w:p w14:paraId="7A8E1312">
            <w:pPr>
              <w:widowControl w:val="0"/>
              <w:rPr>
                <w:rFonts w:ascii="宋体" w:hAnsi="宋体"/>
                <w:sz w:val="21"/>
                <w:szCs w:val="21"/>
              </w:rPr>
            </w:pPr>
          </w:p>
        </w:tc>
        <w:tc>
          <w:tcPr>
            <w:tcW w:w="2551" w:type="dxa"/>
          </w:tcPr>
          <w:p w14:paraId="65DD5392">
            <w:pPr>
              <w:widowControl w:val="0"/>
              <w:rPr>
                <w:rFonts w:ascii="宋体" w:hAnsi="宋体"/>
                <w:sz w:val="21"/>
                <w:szCs w:val="21"/>
              </w:rPr>
            </w:pPr>
          </w:p>
        </w:tc>
      </w:tr>
      <w:tr w14:paraId="6EA06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CA6B0DC">
            <w:pPr>
              <w:pStyle w:val="70"/>
              <w:widowControl w:val="0"/>
              <w:numPr>
                <w:ilvl w:val="0"/>
                <w:numId w:val="65"/>
              </w:numPr>
              <w:spacing w:after="0"/>
              <w:ind w:firstLineChars="0"/>
              <w:rPr>
                <w:rFonts w:ascii="宋体" w:hAnsi="宋体"/>
                <w:sz w:val="21"/>
                <w:szCs w:val="21"/>
              </w:rPr>
            </w:pPr>
          </w:p>
        </w:tc>
        <w:tc>
          <w:tcPr>
            <w:tcW w:w="1134" w:type="dxa"/>
          </w:tcPr>
          <w:p w14:paraId="09F52836">
            <w:pPr>
              <w:widowControl w:val="0"/>
              <w:rPr>
                <w:rFonts w:ascii="宋体" w:hAnsi="宋体"/>
                <w:sz w:val="21"/>
                <w:szCs w:val="21"/>
              </w:rPr>
            </w:pPr>
            <w:r>
              <w:rPr>
                <w:rFonts w:hint="eastAsia" w:ascii="宋体" w:hAnsi="宋体"/>
                <w:sz w:val="21"/>
                <w:szCs w:val="21"/>
              </w:rPr>
              <w:t>转账类型</w:t>
            </w:r>
          </w:p>
        </w:tc>
        <w:tc>
          <w:tcPr>
            <w:tcW w:w="1418" w:type="dxa"/>
          </w:tcPr>
          <w:p w14:paraId="0A0E93D0">
            <w:pPr>
              <w:widowControl w:val="0"/>
              <w:rPr>
                <w:rFonts w:ascii="宋体" w:hAnsi="宋体"/>
                <w:sz w:val="21"/>
                <w:szCs w:val="21"/>
              </w:rPr>
            </w:pPr>
            <w:r>
              <w:rPr>
                <w:rFonts w:hint="eastAsia" w:ascii="宋体" w:hAnsi="宋体"/>
                <w:sz w:val="21"/>
                <w:szCs w:val="21"/>
              </w:rPr>
              <w:t>单选框</w:t>
            </w:r>
          </w:p>
        </w:tc>
        <w:tc>
          <w:tcPr>
            <w:tcW w:w="1559" w:type="dxa"/>
          </w:tcPr>
          <w:p w14:paraId="7BD93A17">
            <w:pPr>
              <w:widowControl w:val="0"/>
              <w:rPr>
                <w:rFonts w:ascii="宋体" w:hAnsi="宋体"/>
                <w:sz w:val="21"/>
                <w:szCs w:val="21"/>
              </w:rPr>
            </w:pPr>
          </w:p>
        </w:tc>
        <w:tc>
          <w:tcPr>
            <w:tcW w:w="1134" w:type="dxa"/>
          </w:tcPr>
          <w:p w14:paraId="3A73BC10">
            <w:pPr>
              <w:widowControl w:val="0"/>
              <w:rPr>
                <w:rFonts w:ascii="宋体" w:hAnsi="宋体"/>
                <w:sz w:val="21"/>
                <w:szCs w:val="21"/>
              </w:rPr>
            </w:pPr>
          </w:p>
        </w:tc>
        <w:tc>
          <w:tcPr>
            <w:tcW w:w="709" w:type="dxa"/>
          </w:tcPr>
          <w:p w14:paraId="14DF12B0">
            <w:pPr>
              <w:widowControl w:val="0"/>
              <w:rPr>
                <w:rFonts w:ascii="宋体" w:hAnsi="宋体"/>
                <w:sz w:val="21"/>
                <w:szCs w:val="21"/>
              </w:rPr>
            </w:pPr>
            <w:r>
              <w:rPr>
                <w:rFonts w:hint="eastAsia" w:ascii="宋体" w:hAnsi="宋体"/>
                <w:sz w:val="21"/>
                <w:szCs w:val="21"/>
              </w:rPr>
              <w:t>是</w:t>
            </w:r>
          </w:p>
        </w:tc>
        <w:tc>
          <w:tcPr>
            <w:tcW w:w="2551" w:type="dxa"/>
          </w:tcPr>
          <w:p w14:paraId="1BBEF355">
            <w:pPr>
              <w:widowControl w:val="0"/>
              <w:rPr>
                <w:rFonts w:ascii="宋体" w:hAnsi="宋体"/>
                <w:sz w:val="21"/>
                <w:szCs w:val="21"/>
              </w:rPr>
            </w:pPr>
            <w:r>
              <w:rPr>
                <w:rFonts w:hint="eastAsia" w:ascii="宋体" w:hAnsi="宋体"/>
                <w:sz w:val="21"/>
                <w:szCs w:val="21"/>
              </w:rPr>
              <w:t>普通/加急</w:t>
            </w:r>
          </w:p>
        </w:tc>
      </w:tr>
      <w:tr w14:paraId="7B8EB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2FEE541B">
            <w:pPr>
              <w:pStyle w:val="70"/>
              <w:widowControl w:val="0"/>
              <w:numPr>
                <w:ilvl w:val="0"/>
                <w:numId w:val="65"/>
              </w:numPr>
              <w:spacing w:after="0"/>
              <w:ind w:firstLineChars="0"/>
              <w:rPr>
                <w:rFonts w:ascii="宋体" w:hAnsi="宋体"/>
                <w:sz w:val="21"/>
                <w:szCs w:val="21"/>
              </w:rPr>
            </w:pPr>
          </w:p>
        </w:tc>
        <w:tc>
          <w:tcPr>
            <w:tcW w:w="1134" w:type="dxa"/>
          </w:tcPr>
          <w:p w14:paraId="474AA7D8">
            <w:pPr>
              <w:widowControl w:val="0"/>
              <w:rPr>
                <w:rFonts w:ascii="宋体" w:hAnsi="宋体"/>
                <w:sz w:val="21"/>
                <w:szCs w:val="21"/>
              </w:rPr>
            </w:pPr>
            <w:r>
              <w:rPr>
                <w:rFonts w:hint="eastAsia" w:ascii="宋体" w:hAnsi="宋体"/>
                <w:sz w:val="21"/>
                <w:szCs w:val="21"/>
              </w:rPr>
              <w:t>收款人账号</w:t>
            </w:r>
          </w:p>
        </w:tc>
        <w:tc>
          <w:tcPr>
            <w:tcW w:w="1418" w:type="dxa"/>
          </w:tcPr>
          <w:p w14:paraId="19E8122C">
            <w:pPr>
              <w:widowControl w:val="0"/>
              <w:rPr>
                <w:rFonts w:ascii="宋体" w:hAnsi="宋体"/>
                <w:sz w:val="21"/>
                <w:szCs w:val="21"/>
              </w:rPr>
            </w:pPr>
            <w:r>
              <w:rPr>
                <w:rFonts w:hint="eastAsia" w:ascii="宋体" w:hAnsi="宋体"/>
                <w:sz w:val="21"/>
                <w:szCs w:val="21"/>
              </w:rPr>
              <w:t>文本框</w:t>
            </w:r>
          </w:p>
        </w:tc>
        <w:tc>
          <w:tcPr>
            <w:tcW w:w="1559" w:type="dxa"/>
          </w:tcPr>
          <w:p w14:paraId="2F8BB13D">
            <w:pPr>
              <w:widowControl w:val="0"/>
              <w:rPr>
                <w:rFonts w:ascii="宋体" w:hAnsi="宋体"/>
                <w:sz w:val="21"/>
                <w:szCs w:val="21"/>
              </w:rPr>
            </w:pPr>
          </w:p>
        </w:tc>
        <w:tc>
          <w:tcPr>
            <w:tcW w:w="1134" w:type="dxa"/>
          </w:tcPr>
          <w:p w14:paraId="39A810CC">
            <w:pPr>
              <w:widowControl w:val="0"/>
              <w:rPr>
                <w:rFonts w:ascii="宋体" w:hAnsi="宋体"/>
                <w:sz w:val="21"/>
                <w:szCs w:val="21"/>
              </w:rPr>
            </w:pPr>
            <w:r>
              <w:rPr>
                <w:rFonts w:hint="eastAsia" w:ascii="宋体" w:hAnsi="宋体"/>
                <w:sz w:val="21"/>
                <w:szCs w:val="21"/>
              </w:rPr>
              <w:t>N/32</w:t>
            </w:r>
          </w:p>
        </w:tc>
        <w:tc>
          <w:tcPr>
            <w:tcW w:w="709" w:type="dxa"/>
          </w:tcPr>
          <w:p w14:paraId="2EC530D6">
            <w:pPr>
              <w:widowControl w:val="0"/>
              <w:rPr>
                <w:rFonts w:ascii="宋体" w:hAnsi="宋体"/>
                <w:sz w:val="21"/>
                <w:szCs w:val="21"/>
              </w:rPr>
            </w:pPr>
            <w:r>
              <w:rPr>
                <w:rFonts w:hint="eastAsia" w:ascii="宋体" w:hAnsi="宋体"/>
                <w:sz w:val="21"/>
                <w:szCs w:val="21"/>
              </w:rPr>
              <w:t>是</w:t>
            </w:r>
          </w:p>
        </w:tc>
        <w:tc>
          <w:tcPr>
            <w:tcW w:w="2551" w:type="dxa"/>
          </w:tcPr>
          <w:p w14:paraId="7B98A311">
            <w:pPr>
              <w:widowControl w:val="0"/>
              <w:rPr>
                <w:rFonts w:ascii="宋体" w:hAnsi="宋体"/>
                <w:sz w:val="21"/>
                <w:szCs w:val="21"/>
              </w:rPr>
            </w:pPr>
          </w:p>
        </w:tc>
      </w:tr>
      <w:tr w14:paraId="56040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76BCAE50">
            <w:pPr>
              <w:pStyle w:val="70"/>
              <w:widowControl w:val="0"/>
              <w:numPr>
                <w:ilvl w:val="0"/>
                <w:numId w:val="65"/>
              </w:numPr>
              <w:spacing w:after="0"/>
              <w:ind w:firstLineChars="0"/>
              <w:rPr>
                <w:rFonts w:ascii="宋体" w:hAnsi="宋体"/>
                <w:sz w:val="21"/>
                <w:szCs w:val="21"/>
              </w:rPr>
            </w:pPr>
          </w:p>
        </w:tc>
        <w:tc>
          <w:tcPr>
            <w:tcW w:w="1134" w:type="dxa"/>
          </w:tcPr>
          <w:p w14:paraId="5DC834E0">
            <w:pPr>
              <w:widowControl w:val="0"/>
              <w:rPr>
                <w:rFonts w:ascii="宋体" w:hAnsi="宋体"/>
                <w:sz w:val="21"/>
                <w:szCs w:val="21"/>
              </w:rPr>
            </w:pPr>
            <w:r>
              <w:rPr>
                <w:rFonts w:hint="eastAsia" w:ascii="宋体" w:hAnsi="宋体"/>
                <w:sz w:val="21"/>
                <w:szCs w:val="21"/>
              </w:rPr>
              <w:t>收款人姓名</w:t>
            </w:r>
          </w:p>
        </w:tc>
        <w:tc>
          <w:tcPr>
            <w:tcW w:w="1418" w:type="dxa"/>
          </w:tcPr>
          <w:p w14:paraId="4A00B2D9">
            <w:pPr>
              <w:widowControl w:val="0"/>
              <w:rPr>
                <w:rFonts w:ascii="宋体" w:hAnsi="宋体"/>
                <w:sz w:val="21"/>
                <w:szCs w:val="21"/>
              </w:rPr>
            </w:pPr>
            <w:r>
              <w:rPr>
                <w:rFonts w:hint="eastAsia" w:ascii="宋体" w:hAnsi="宋体"/>
                <w:sz w:val="21"/>
                <w:szCs w:val="21"/>
              </w:rPr>
              <w:t>文本框</w:t>
            </w:r>
          </w:p>
        </w:tc>
        <w:tc>
          <w:tcPr>
            <w:tcW w:w="1559" w:type="dxa"/>
          </w:tcPr>
          <w:p w14:paraId="733BDB0E">
            <w:pPr>
              <w:widowControl w:val="0"/>
              <w:rPr>
                <w:rFonts w:ascii="宋体" w:hAnsi="宋体"/>
                <w:sz w:val="21"/>
                <w:szCs w:val="21"/>
              </w:rPr>
            </w:pPr>
          </w:p>
        </w:tc>
        <w:tc>
          <w:tcPr>
            <w:tcW w:w="1134" w:type="dxa"/>
          </w:tcPr>
          <w:p w14:paraId="0A01E02C">
            <w:pPr>
              <w:widowControl w:val="0"/>
              <w:rPr>
                <w:rFonts w:ascii="宋体" w:hAnsi="宋体"/>
                <w:sz w:val="21"/>
                <w:szCs w:val="21"/>
              </w:rPr>
            </w:pPr>
            <w:r>
              <w:rPr>
                <w:rFonts w:hint="eastAsia" w:ascii="宋体" w:hAnsi="宋体"/>
                <w:sz w:val="21"/>
                <w:szCs w:val="21"/>
              </w:rPr>
              <w:t>C/60</w:t>
            </w:r>
          </w:p>
        </w:tc>
        <w:tc>
          <w:tcPr>
            <w:tcW w:w="709" w:type="dxa"/>
          </w:tcPr>
          <w:p w14:paraId="7C18412D">
            <w:pPr>
              <w:widowControl w:val="0"/>
              <w:rPr>
                <w:rFonts w:ascii="宋体" w:hAnsi="宋体"/>
                <w:sz w:val="21"/>
                <w:szCs w:val="21"/>
              </w:rPr>
            </w:pPr>
            <w:r>
              <w:rPr>
                <w:rFonts w:hint="eastAsia" w:ascii="宋体" w:hAnsi="宋体"/>
                <w:sz w:val="21"/>
                <w:szCs w:val="21"/>
              </w:rPr>
              <w:t>是</w:t>
            </w:r>
          </w:p>
        </w:tc>
        <w:tc>
          <w:tcPr>
            <w:tcW w:w="2551" w:type="dxa"/>
          </w:tcPr>
          <w:p w14:paraId="420B1255">
            <w:pPr>
              <w:widowControl w:val="0"/>
              <w:rPr>
                <w:rFonts w:ascii="宋体" w:hAnsi="宋体"/>
                <w:sz w:val="21"/>
                <w:szCs w:val="21"/>
              </w:rPr>
            </w:pPr>
          </w:p>
        </w:tc>
      </w:tr>
      <w:tr w14:paraId="505A5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78ED22B1">
            <w:pPr>
              <w:pStyle w:val="70"/>
              <w:widowControl w:val="0"/>
              <w:numPr>
                <w:ilvl w:val="0"/>
                <w:numId w:val="65"/>
              </w:numPr>
              <w:spacing w:after="0"/>
              <w:ind w:firstLineChars="0"/>
              <w:rPr>
                <w:rFonts w:ascii="宋体" w:hAnsi="宋体"/>
                <w:sz w:val="21"/>
                <w:szCs w:val="21"/>
              </w:rPr>
            </w:pPr>
          </w:p>
        </w:tc>
        <w:tc>
          <w:tcPr>
            <w:tcW w:w="1134" w:type="dxa"/>
          </w:tcPr>
          <w:p w14:paraId="525763FF">
            <w:pPr>
              <w:widowControl w:val="0"/>
              <w:rPr>
                <w:rFonts w:ascii="宋体" w:hAnsi="宋体"/>
                <w:sz w:val="21"/>
                <w:szCs w:val="21"/>
              </w:rPr>
            </w:pPr>
            <w:r>
              <w:rPr>
                <w:rFonts w:hint="eastAsia" w:ascii="宋体" w:hAnsi="宋体"/>
                <w:sz w:val="21"/>
                <w:szCs w:val="21"/>
              </w:rPr>
              <w:t>收款账户开户行</w:t>
            </w:r>
          </w:p>
        </w:tc>
        <w:tc>
          <w:tcPr>
            <w:tcW w:w="1418" w:type="dxa"/>
          </w:tcPr>
          <w:p w14:paraId="4B8995C4">
            <w:pPr>
              <w:widowControl w:val="0"/>
              <w:rPr>
                <w:rFonts w:ascii="宋体" w:hAnsi="宋体"/>
                <w:sz w:val="21"/>
                <w:szCs w:val="21"/>
              </w:rPr>
            </w:pPr>
            <w:r>
              <w:rPr>
                <w:rFonts w:hint="eastAsia" w:ascii="宋体" w:hAnsi="宋体"/>
                <w:sz w:val="21"/>
                <w:szCs w:val="21"/>
              </w:rPr>
              <w:t>文本</w:t>
            </w:r>
          </w:p>
        </w:tc>
        <w:tc>
          <w:tcPr>
            <w:tcW w:w="1559" w:type="dxa"/>
          </w:tcPr>
          <w:p w14:paraId="3C004F8E">
            <w:pPr>
              <w:widowControl w:val="0"/>
              <w:rPr>
                <w:rFonts w:ascii="宋体" w:hAnsi="宋体"/>
                <w:sz w:val="21"/>
                <w:szCs w:val="21"/>
              </w:rPr>
            </w:pPr>
          </w:p>
        </w:tc>
        <w:tc>
          <w:tcPr>
            <w:tcW w:w="1134" w:type="dxa"/>
          </w:tcPr>
          <w:p w14:paraId="608ED885">
            <w:pPr>
              <w:widowControl w:val="0"/>
              <w:rPr>
                <w:rFonts w:ascii="宋体" w:hAnsi="宋体"/>
                <w:sz w:val="21"/>
                <w:szCs w:val="21"/>
              </w:rPr>
            </w:pPr>
          </w:p>
        </w:tc>
        <w:tc>
          <w:tcPr>
            <w:tcW w:w="709" w:type="dxa"/>
          </w:tcPr>
          <w:p w14:paraId="4DC8EDBB">
            <w:pPr>
              <w:widowControl w:val="0"/>
              <w:rPr>
                <w:rFonts w:ascii="宋体" w:hAnsi="宋体"/>
                <w:sz w:val="21"/>
                <w:szCs w:val="21"/>
              </w:rPr>
            </w:pPr>
          </w:p>
        </w:tc>
        <w:tc>
          <w:tcPr>
            <w:tcW w:w="2551" w:type="dxa"/>
          </w:tcPr>
          <w:p w14:paraId="3EE52142">
            <w:pPr>
              <w:widowControl w:val="0"/>
              <w:rPr>
                <w:rFonts w:ascii="宋体" w:hAnsi="宋体"/>
                <w:sz w:val="21"/>
                <w:szCs w:val="21"/>
              </w:rPr>
            </w:pPr>
            <w:r>
              <w:rPr>
                <w:rFonts w:hint="eastAsia" w:ascii="宋体" w:hAnsi="宋体"/>
                <w:sz w:val="21"/>
                <w:szCs w:val="21"/>
              </w:rPr>
              <w:t>点击“查询开户行”链接，弹出收款行查询页面</w:t>
            </w:r>
          </w:p>
        </w:tc>
      </w:tr>
      <w:tr w14:paraId="105AF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011EE900">
            <w:pPr>
              <w:pStyle w:val="70"/>
              <w:widowControl w:val="0"/>
              <w:numPr>
                <w:ilvl w:val="0"/>
                <w:numId w:val="65"/>
              </w:numPr>
              <w:spacing w:after="0"/>
              <w:ind w:firstLineChars="0"/>
              <w:rPr>
                <w:rFonts w:ascii="宋体" w:hAnsi="宋体"/>
                <w:sz w:val="21"/>
                <w:szCs w:val="21"/>
              </w:rPr>
            </w:pPr>
          </w:p>
        </w:tc>
        <w:tc>
          <w:tcPr>
            <w:tcW w:w="1134" w:type="dxa"/>
          </w:tcPr>
          <w:p w14:paraId="77A13251">
            <w:pPr>
              <w:widowControl w:val="0"/>
              <w:rPr>
                <w:rFonts w:ascii="宋体" w:hAnsi="宋体"/>
                <w:sz w:val="21"/>
                <w:szCs w:val="21"/>
              </w:rPr>
            </w:pPr>
            <w:r>
              <w:rPr>
                <w:rFonts w:hint="eastAsia" w:ascii="宋体" w:hAnsi="宋体"/>
                <w:sz w:val="21"/>
                <w:szCs w:val="21"/>
              </w:rPr>
              <w:t>汇款用途</w:t>
            </w:r>
          </w:p>
        </w:tc>
        <w:tc>
          <w:tcPr>
            <w:tcW w:w="1418" w:type="dxa"/>
          </w:tcPr>
          <w:p w14:paraId="7C9B8BC7">
            <w:pPr>
              <w:widowControl w:val="0"/>
              <w:rPr>
                <w:rFonts w:ascii="宋体" w:hAnsi="宋体"/>
                <w:sz w:val="21"/>
                <w:szCs w:val="21"/>
              </w:rPr>
            </w:pPr>
            <w:r>
              <w:rPr>
                <w:rFonts w:hint="eastAsia" w:ascii="宋体" w:hAnsi="宋体"/>
                <w:sz w:val="21"/>
                <w:szCs w:val="21"/>
              </w:rPr>
              <w:t>文本框</w:t>
            </w:r>
          </w:p>
        </w:tc>
        <w:tc>
          <w:tcPr>
            <w:tcW w:w="1559" w:type="dxa"/>
          </w:tcPr>
          <w:p w14:paraId="229EC1DF">
            <w:pPr>
              <w:widowControl w:val="0"/>
              <w:rPr>
                <w:rFonts w:ascii="宋体" w:hAnsi="宋体"/>
                <w:sz w:val="21"/>
                <w:szCs w:val="21"/>
              </w:rPr>
            </w:pPr>
          </w:p>
        </w:tc>
        <w:tc>
          <w:tcPr>
            <w:tcW w:w="1134" w:type="dxa"/>
          </w:tcPr>
          <w:p w14:paraId="5BACEEEE">
            <w:pPr>
              <w:widowControl w:val="0"/>
              <w:rPr>
                <w:rFonts w:ascii="宋体" w:hAnsi="宋体"/>
                <w:sz w:val="21"/>
                <w:szCs w:val="21"/>
              </w:rPr>
            </w:pPr>
            <w:r>
              <w:rPr>
                <w:rFonts w:hint="eastAsia" w:ascii="宋体" w:hAnsi="宋体"/>
                <w:sz w:val="21"/>
                <w:szCs w:val="21"/>
              </w:rPr>
              <w:t>C/60</w:t>
            </w:r>
          </w:p>
        </w:tc>
        <w:tc>
          <w:tcPr>
            <w:tcW w:w="709" w:type="dxa"/>
          </w:tcPr>
          <w:p w14:paraId="013E1D4C">
            <w:pPr>
              <w:widowControl w:val="0"/>
              <w:rPr>
                <w:rFonts w:ascii="宋体" w:hAnsi="宋体"/>
                <w:sz w:val="21"/>
                <w:szCs w:val="21"/>
              </w:rPr>
            </w:pPr>
            <w:r>
              <w:rPr>
                <w:rFonts w:hint="eastAsia" w:ascii="宋体" w:hAnsi="宋体"/>
                <w:sz w:val="21"/>
                <w:szCs w:val="21"/>
              </w:rPr>
              <w:t>是</w:t>
            </w:r>
          </w:p>
        </w:tc>
        <w:tc>
          <w:tcPr>
            <w:tcW w:w="2551" w:type="dxa"/>
          </w:tcPr>
          <w:p w14:paraId="17771BDA">
            <w:pPr>
              <w:widowControl w:val="0"/>
              <w:rPr>
                <w:rFonts w:ascii="宋体" w:hAnsi="宋体"/>
                <w:sz w:val="21"/>
                <w:szCs w:val="21"/>
              </w:rPr>
            </w:pPr>
            <w:r>
              <w:rPr>
                <w:rFonts w:hint="eastAsia" w:ascii="宋体" w:hAnsi="宋体"/>
                <w:sz w:val="21"/>
                <w:szCs w:val="21"/>
              </w:rPr>
              <w:t>用户可输入汇款用途</w:t>
            </w:r>
          </w:p>
        </w:tc>
      </w:tr>
      <w:tr w14:paraId="4A79F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55BB9E55">
            <w:pPr>
              <w:pStyle w:val="70"/>
              <w:widowControl w:val="0"/>
              <w:numPr>
                <w:ilvl w:val="0"/>
                <w:numId w:val="65"/>
              </w:numPr>
              <w:spacing w:after="0"/>
              <w:ind w:firstLineChars="0"/>
              <w:rPr>
                <w:rFonts w:ascii="宋体" w:hAnsi="宋体"/>
                <w:sz w:val="21"/>
                <w:szCs w:val="21"/>
              </w:rPr>
            </w:pPr>
          </w:p>
        </w:tc>
        <w:tc>
          <w:tcPr>
            <w:tcW w:w="1134" w:type="dxa"/>
          </w:tcPr>
          <w:p w14:paraId="786F5609">
            <w:pPr>
              <w:widowControl w:val="0"/>
              <w:rPr>
                <w:rFonts w:ascii="宋体" w:hAnsi="宋体"/>
                <w:sz w:val="21"/>
                <w:szCs w:val="21"/>
              </w:rPr>
            </w:pPr>
            <w:r>
              <w:rPr>
                <w:rFonts w:hint="eastAsia" w:ascii="宋体" w:hAnsi="宋体"/>
                <w:sz w:val="21"/>
                <w:szCs w:val="21"/>
              </w:rPr>
              <w:t>收款人名册</w:t>
            </w:r>
          </w:p>
        </w:tc>
        <w:tc>
          <w:tcPr>
            <w:tcW w:w="1418" w:type="dxa"/>
          </w:tcPr>
          <w:p w14:paraId="2E28C42E">
            <w:pPr>
              <w:widowControl w:val="0"/>
              <w:rPr>
                <w:rFonts w:ascii="宋体" w:hAnsi="宋体"/>
                <w:sz w:val="21"/>
                <w:szCs w:val="21"/>
              </w:rPr>
            </w:pPr>
            <w:r>
              <w:rPr>
                <w:rFonts w:hint="eastAsia" w:ascii="宋体" w:hAnsi="宋体"/>
                <w:sz w:val="21"/>
                <w:szCs w:val="21"/>
              </w:rPr>
              <w:t>链接</w:t>
            </w:r>
          </w:p>
        </w:tc>
        <w:tc>
          <w:tcPr>
            <w:tcW w:w="1559" w:type="dxa"/>
          </w:tcPr>
          <w:p w14:paraId="3A5B6195">
            <w:pPr>
              <w:widowControl w:val="0"/>
              <w:rPr>
                <w:rFonts w:ascii="宋体" w:hAnsi="宋体"/>
                <w:sz w:val="21"/>
                <w:szCs w:val="21"/>
              </w:rPr>
            </w:pPr>
          </w:p>
        </w:tc>
        <w:tc>
          <w:tcPr>
            <w:tcW w:w="1134" w:type="dxa"/>
          </w:tcPr>
          <w:p w14:paraId="1054DE06">
            <w:pPr>
              <w:widowControl w:val="0"/>
              <w:rPr>
                <w:rFonts w:ascii="宋体" w:hAnsi="宋体"/>
                <w:sz w:val="21"/>
                <w:szCs w:val="21"/>
              </w:rPr>
            </w:pPr>
          </w:p>
        </w:tc>
        <w:tc>
          <w:tcPr>
            <w:tcW w:w="709" w:type="dxa"/>
          </w:tcPr>
          <w:p w14:paraId="5C09BB93">
            <w:pPr>
              <w:widowControl w:val="0"/>
              <w:rPr>
                <w:rFonts w:ascii="宋体" w:hAnsi="宋体"/>
                <w:sz w:val="21"/>
                <w:szCs w:val="21"/>
              </w:rPr>
            </w:pPr>
          </w:p>
        </w:tc>
        <w:tc>
          <w:tcPr>
            <w:tcW w:w="2551" w:type="dxa"/>
          </w:tcPr>
          <w:p w14:paraId="6771422E">
            <w:pPr>
              <w:widowControl w:val="0"/>
              <w:rPr>
                <w:rFonts w:ascii="宋体" w:hAnsi="宋体"/>
                <w:sz w:val="21"/>
                <w:szCs w:val="21"/>
              </w:rPr>
            </w:pPr>
            <w:r>
              <w:rPr>
                <w:rFonts w:hint="eastAsia" w:ascii="宋体" w:hAnsi="宋体"/>
                <w:sz w:val="21"/>
                <w:szCs w:val="21"/>
              </w:rPr>
              <w:t>链接至“收款人名册信息”</w:t>
            </w:r>
          </w:p>
        </w:tc>
      </w:tr>
      <w:tr w14:paraId="0A028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580D177F">
            <w:pPr>
              <w:pStyle w:val="70"/>
              <w:widowControl w:val="0"/>
              <w:numPr>
                <w:ilvl w:val="0"/>
                <w:numId w:val="65"/>
              </w:numPr>
              <w:spacing w:after="0"/>
              <w:ind w:firstLineChars="0"/>
              <w:rPr>
                <w:rFonts w:ascii="宋体" w:hAnsi="宋体"/>
                <w:sz w:val="21"/>
                <w:szCs w:val="21"/>
              </w:rPr>
            </w:pPr>
          </w:p>
        </w:tc>
        <w:tc>
          <w:tcPr>
            <w:tcW w:w="1134" w:type="dxa"/>
          </w:tcPr>
          <w:p w14:paraId="458CC3F3">
            <w:pPr>
              <w:widowControl w:val="0"/>
              <w:rPr>
                <w:rFonts w:ascii="宋体" w:hAnsi="宋体"/>
                <w:sz w:val="21"/>
                <w:szCs w:val="21"/>
              </w:rPr>
            </w:pPr>
            <w:r>
              <w:rPr>
                <w:rFonts w:hint="eastAsia" w:ascii="宋体" w:hAnsi="宋体"/>
                <w:sz w:val="21"/>
                <w:szCs w:val="21"/>
              </w:rPr>
              <w:t>保存收款人信息</w:t>
            </w:r>
          </w:p>
        </w:tc>
        <w:tc>
          <w:tcPr>
            <w:tcW w:w="1418" w:type="dxa"/>
          </w:tcPr>
          <w:p w14:paraId="2A3023BF">
            <w:pPr>
              <w:widowControl w:val="0"/>
              <w:rPr>
                <w:rFonts w:ascii="宋体" w:hAnsi="宋体"/>
                <w:sz w:val="21"/>
                <w:szCs w:val="21"/>
              </w:rPr>
            </w:pPr>
            <w:r>
              <w:rPr>
                <w:rFonts w:hint="eastAsia" w:ascii="宋体" w:hAnsi="宋体"/>
                <w:sz w:val="21"/>
                <w:szCs w:val="21"/>
              </w:rPr>
              <w:t>复选框</w:t>
            </w:r>
          </w:p>
        </w:tc>
        <w:tc>
          <w:tcPr>
            <w:tcW w:w="1559" w:type="dxa"/>
          </w:tcPr>
          <w:p w14:paraId="5EE718E0">
            <w:pPr>
              <w:widowControl w:val="0"/>
              <w:rPr>
                <w:rFonts w:ascii="宋体" w:hAnsi="宋体"/>
                <w:sz w:val="21"/>
                <w:szCs w:val="21"/>
              </w:rPr>
            </w:pPr>
            <w:r>
              <w:rPr>
                <w:rFonts w:hint="eastAsia" w:ascii="宋体" w:hAnsi="宋体"/>
                <w:sz w:val="21"/>
                <w:szCs w:val="21"/>
              </w:rPr>
              <w:t>勾选</w:t>
            </w:r>
          </w:p>
        </w:tc>
        <w:tc>
          <w:tcPr>
            <w:tcW w:w="1134" w:type="dxa"/>
          </w:tcPr>
          <w:p w14:paraId="14D1DA48">
            <w:pPr>
              <w:widowControl w:val="0"/>
              <w:rPr>
                <w:rFonts w:ascii="宋体" w:hAnsi="宋体"/>
                <w:sz w:val="21"/>
                <w:szCs w:val="21"/>
              </w:rPr>
            </w:pPr>
          </w:p>
        </w:tc>
        <w:tc>
          <w:tcPr>
            <w:tcW w:w="709" w:type="dxa"/>
          </w:tcPr>
          <w:p w14:paraId="09F833CA">
            <w:pPr>
              <w:widowControl w:val="0"/>
              <w:rPr>
                <w:rFonts w:ascii="宋体" w:hAnsi="宋体"/>
                <w:sz w:val="21"/>
                <w:szCs w:val="21"/>
              </w:rPr>
            </w:pPr>
          </w:p>
        </w:tc>
        <w:tc>
          <w:tcPr>
            <w:tcW w:w="2551" w:type="dxa"/>
          </w:tcPr>
          <w:p w14:paraId="528361E4">
            <w:pPr>
              <w:widowControl w:val="0"/>
              <w:rPr>
                <w:rFonts w:ascii="宋体" w:hAnsi="宋体"/>
                <w:sz w:val="21"/>
                <w:szCs w:val="21"/>
              </w:rPr>
            </w:pPr>
          </w:p>
        </w:tc>
      </w:tr>
      <w:tr w14:paraId="3DF20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3EB52DC4">
            <w:pPr>
              <w:pStyle w:val="70"/>
              <w:widowControl w:val="0"/>
              <w:numPr>
                <w:ilvl w:val="0"/>
                <w:numId w:val="65"/>
              </w:numPr>
              <w:spacing w:after="0"/>
              <w:ind w:firstLineChars="0"/>
              <w:rPr>
                <w:rFonts w:ascii="宋体" w:hAnsi="宋体"/>
                <w:sz w:val="21"/>
                <w:szCs w:val="21"/>
              </w:rPr>
            </w:pPr>
          </w:p>
        </w:tc>
        <w:tc>
          <w:tcPr>
            <w:tcW w:w="1134" w:type="dxa"/>
          </w:tcPr>
          <w:p w14:paraId="6F3F645C">
            <w:pPr>
              <w:widowControl w:val="0"/>
              <w:rPr>
                <w:rFonts w:ascii="宋体" w:hAnsi="宋体"/>
                <w:sz w:val="21"/>
                <w:szCs w:val="21"/>
              </w:rPr>
            </w:pPr>
            <w:r>
              <w:rPr>
                <w:rFonts w:hint="eastAsia" w:ascii="宋体" w:hAnsi="宋体"/>
                <w:sz w:val="21"/>
                <w:szCs w:val="21"/>
              </w:rPr>
              <w:t>保存至转账账单</w:t>
            </w:r>
          </w:p>
        </w:tc>
        <w:tc>
          <w:tcPr>
            <w:tcW w:w="1418" w:type="dxa"/>
          </w:tcPr>
          <w:p w14:paraId="360734FA">
            <w:pPr>
              <w:widowControl w:val="0"/>
              <w:rPr>
                <w:rFonts w:ascii="宋体" w:hAnsi="宋体"/>
                <w:sz w:val="21"/>
                <w:szCs w:val="21"/>
              </w:rPr>
            </w:pPr>
            <w:r>
              <w:rPr>
                <w:rFonts w:hint="eastAsia" w:ascii="宋体" w:hAnsi="宋体"/>
                <w:sz w:val="21"/>
                <w:szCs w:val="21"/>
              </w:rPr>
              <w:t>复选框</w:t>
            </w:r>
          </w:p>
        </w:tc>
        <w:tc>
          <w:tcPr>
            <w:tcW w:w="1559" w:type="dxa"/>
          </w:tcPr>
          <w:p w14:paraId="1DAC78B8">
            <w:pPr>
              <w:widowControl w:val="0"/>
              <w:rPr>
                <w:rFonts w:ascii="宋体" w:hAnsi="宋体"/>
                <w:sz w:val="21"/>
                <w:szCs w:val="21"/>
              </w:rPr>
            </w:pPr>
            <w:r>
              <w:rPr>
                <w:rFonts w:hint="eastAsia" w:ascii="宋体" w:hAnsi="宋体"/>
                <w:sz w:val="21"/>
                <w:szCs w:val="21"/>
              </w:rPr>
              <w:t>未勾选</w:t>
            </w:r>
          </w:p>
        </w:tc>
        <w:tc>
          <w:tcPr>
            <w:tcW w:w="1134" w:type="dxa"/>
          </w:tcPr>
          <w:p w14:paraId="49BAF88E">
            <w:pPr>
              <w:widowControl w:val="0"/>
              <w:rPr>
                <w:rFonts w:ascii="宋体" w:hAnsi="宋体"/>
                <w:sz w:val="21"/>
                <w:szCs w:val="21"/>
              </w:rPr>
            </w:pPr>
          </w:p>
        </w:tc>
        <w:tc>
          <w:tcPr>
            <w:tcW w:w="709" w:type="dxa"/>
          </w:tcPr>
          <w:p w14:paraId="35A7FFA7">
            <w:pPr>
              <w:widowControl w:val="0"/>
              <w:rPr>
                <w:rFonts w:ascii="宋体" w:hAnsi="宋体"/>
                <w:sz w:val="21"/>
                <w:szCs w:val="21"/>
              </w:rPr>
            </w:pPr>
          </w:p>
        </w:tc>
        <w:tc>
          <w:tcPr>
            <w:tcW w:w="2551" w:type="dxa"/>
          </w:tcPr>
          <w:p w14:paraId="06A67BFD">
            <w:pPr>
              <w:widowControl w:val="0"/>
              <w:rPr>
                <w:rFonts w:ascii="宋体" w:hAnsi="宋体"/>
                <w:sz w:val="21"/>
                <w:szCs w:val="21"/>
              </w:rPr>
            </w:pPr>
          </w:p>
        </w:tc>
      </w:tr>
      <w:tr w14:paraId="4B031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63548E31">
            <w:pPr>
              <w:pStyle w:val="70"/>
              <w:widowControl w:val="0"/>
              <w:numPr>
                <w:ilvl w:val="0"/>
                <w:numId w:val="65"/>
              </w:numPr>
              <w:spacing w:after="0"/>
              <w:ind w:firstLineChars="0"/>
              <w:rPr>
                <w:rFonts w:ascii="宋体" w:hAnsi="宋体"/>
                <w:sz w:val="21"/>
                <w:szCs w:val="21"/>
              </w:rPr>
            </w:pPr>
          </w:p>
        </w:tc>
        <w:tc>
          <w:tcPr>
            <w:tcW w:w="1134" w:type="dxa"/>
          </w:tcPr>
          <w:p w14:paraId="590C51B7">
            <w:pPr>
              <w:widowControl w:val="0"/>
              <w:rPr>
                <w:rFonts w:ascii="宋体" w:hAnsi="宋体"/>
                <w:sz w:val="21"/>
                <w:szCs w:val="21"/>
              </w:rPr>
            </w:pPr>
            <w:r>
              <w:rPr>
                <w:rFonts w:hint="eastAsia" w:ascii="宋体" w:hAnsi="宋体"/>
                <w:sz w:val="21"/>
                <w:szCs w:val="21"/>
              </w:rPr>
              <w:t>短信通知</w:t>
            </w:r>
          </w:p>
        </w:tc>
        <w:tc>
          <w:tcPr>
            <w:tcW w:w="1418" w:type="dxa"/>
          </w:tcPr>
          <w:p w14:paraId="61B40C8F">
            <w:pPr>
              <w:widowControl w:val="0"/>
              <w:rPr>
                <w:rFonts w:ascii="宋体" w:hAnsi="宋体"/>
                <w:sz w:val="21"/>
                <w:szCs w:val="21"/>
              </w:rPr>
            </w:pPr>
            <w:r>
              <w:rPr>
                <w:rFonts w:hint="eastAsia" w:ascii="宋体" w:hAnsi="宋体"/>
                <w:sz w:val="21"/>
                <w:szCs w:val="21"/>
              </w:rPr>
              <w:t>复选框</w:t>
            </w:r>
          </w:p>
        </w:tc>
        <w:tc>
          <w:tcPr>
            <w:tcW w:w="1559" w:type="dxa"/>
          </w:tcPr>
          <w:p w14:paraId="2ADB6C7E">
            <w:pPr>
              <w:widowControl w:val="0"/>
              <w:rPr>
                <w:rFonts w:ascii="宋体" w:hAnsi="宋体"/>
                <w:sz w:val="21"/>
                <w:szCs w:val="21"/>
              </w:rPr>
            </w:pPr>
            <w:r>
              <w:rPr>
                <w:rFonts w:hint="eastAsia" w:ascii="宋体" w:hAnsi="宋体"/>
                <w:sz w:val="21"/>
                <w:szCs w:val="21"/>
              </w:rPr>
              <w:t>未勾选</w:t>
            </w:r>
          </w:p>
        </w:tc>
        <w:tc>
          <w:tcPr>
            <w:tcW w:w="1134" w:type="dxa"/>
          </w:tcPr>
          <w:p w14:paraId="69DD0CC9">
            <w:pPr>
              <w:widowControl w:val="0"/>
              <w:rPr>
                <w:rFonts w:ascii="宋体" w:hAnsi="宋体"/>
                <w:sz w:val="21"/>
                <w:szCs w:val="21"/>
              </w:rPr>
            </w:pPr>
          </w:p>
        </w:tc>
        <w:tc>
          <w:tcPr>
            <w:tcW w:w="709" w:type="dxa"/>
          </w:tcPr>
          <w:p w14:paraId="78CE6266">
            <w:pPr>
              <w:widowControl w:val="0"/>
              <w:rPr>
                <w:rFonts w:ascii="宋体" w:hAnsi="宋体"/>
                <w:sz w:val="21"/>
                <w:szCs w:val="21"/>
              </w:rPr>
            </w:pPr>
          </w:p>
        </w:tc>
        <w:tc>
          <w:tcPr>
            <w:tcW w:w="2551" w:type="dxa"/>
          </w:tcPr>
          <w:p w14:paraId="2E7F7E3B">
            <w:pPr>
              <w:widowControl w:val="0"/>
              <w:rPr>
                <w:rFonts w:ascii="宋体" w:hAnsi="宋体"/>
                <w:sz w:val="21"/>
                <w:szCs w:val="21"/>
              </w:rPr>
            </w:pPr>
            <w:r>
              <w:rPr>
                <w:rFonts w:hint="eastAsia" w:ascii="宋体" w:hAnsi="宋体"/>
                <w:sz w:val="21"/>
                <w:szCs w:val="21"/>
              </w:rPr>
              <w:t>勾选后页面出现手机号输入文本框，用户可输入相应的短信接收手机号信息</w:t>
            </w:r>
          </w:p>
        </w:tc>
      </w:tr>
      <w:tr w14:paraId="45A17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4A5DD63">
            <w:pPr>
              <w:pStyle w:val="70"/>
              <w:widowControl w:val="0"/>
              <w:numPr>
                <w:ilvl w:val="0"/>
                <w:numId w:val="65"/>
              </w:numPr>
              <w:spacing w:after="0"/>
              <w:ind w:firstLineChars="0"/>
              <w:rPr>
                <w:rFonts w:ascii="宋体" w:hAnsi="宋体"/>
                <w:sz w:val="21"/>
                <w:szCs w:val="21"/>
              </w:rPr>
            </w:pPr>
          </w:p>
        </w:tc>
        <w:tc>
          <w:tcPr>
            <w:tcW w:w="1134" w:type="dxa"/>
          </w:tcPr>
          <w:p w14:paraId="44BF61E9">
            <w:pPr>
              <w:widowControl w:val="0"/>
              <w:rPr>
                <w:rFonts w:ascii="宋体" w:hAnsi="宋体"/>
                <w:sz w:val="21"/>
                <w:szCs w:val="21"/>
              </w:rPr>
            </w:pPr>
            <w:r>
              <w:rPr>
                <w:rFonts w:hint="eastAsia" w:ascii="宋体" w:hAnsi="宋体"/>
                <w:sz w:val="21"/>
                <w:szCs w:val="21"/>
              </w:rPr>
              <w:t>手机号</w:t>
            </w:r>
          </w:p>
        </w:tc>
        <w:tc>
          <w:tcPr>
            <w:tcW w:w="1418" w:type="dxa"/>
          </w:tcPr>
          <w:p w14:paraId="4626B380">
            <w:pPr>
              <w:widowControl w:val="0"/>
              <w:rPr>
                <w:rFonts w:ascii="宋体" w:hAnsi="宋体"/>
                <w:sz w:val="21"/>
                <w:szCs w:val="21"/>
              </w:rPr>
            </w:pPr>
            <w:r>
              <w:rPr>
                <w:rFonts w:hint="eastAsia" w:ascii="宋体" w:hAnsi="宋体"/>
                <w:sz w:val="21"/>
                <w:szCs w:val="21"/>
              </w:rPr>
              <w:t>文本框</w:t>
            </w:r>
          </w:p>
        </w:tc>
        <w:tc>
          <w:tcPr>
            <w:tcW w:w="1559" w:type="dxa"/>
          </w:tcPr>
          <w:p w14:paraId="28C4BA28">
            <w:pPr>
              <w:widowControl w:val="0"/>
              <w:rPr>
                <w:rFonts w:ascii="宋体" w:hAnsi="宋体"/>
                <w:sz w:val="21"/>
                <w:szCs w:val="21"/>
              </w:rPr>
            </w:pPr>
          </w:p>
        </w:tc>
        <w:tc>
          <w:tcPr>
            <w:tcW w:w="1134" w:type="dxa"/>
          </w:tcPr>
          <w:p w14:paraId="33C997DF">
            <w:pPr>
              <w:widowControl w:val="0"/>
              <w:rPr>
                <w:rFonts w:ascii="宋体" w:hAnsi="宋体"/>
                <w:sz w:val="21"/>
                <w:szCs w:val="21"/>
              </w:rPr>
            </w:pPr>
          </w:p>
        </w:tc>
        <w:tc>
          <w:tcPr>
            <w:tcW w:w="709" w:type="dxa"/>
          </w:tcPr>
          <w:p w14:paraId="7D83C442">
            <w:pPr>
              <w:widowControl w:val="0"/>
              <w:rPr>
                <w:rFonts w:ascii="宋体" w:hAnsi="宋体"/>
                <w:sz w:val="21"/>
                <w:szCs w:val="21"/>
              </w:rPr>
            </w:pPr>
          </w:p>
        </w:tc>
        <w:tc>
          <w:tcPr>
            <w:tcW w:w="2551" w:type="dxa"/>
          </w:tcPr>
          <w:p w14:paraId="77600AA8">
            <w:pPr>
              <w:widowControl w:val="0"/>
              <w:rPr>
                <w:rFonts w:ascii="宋体" w:hAnsi="宋体"/>
                <w:sz w:val="21"/>
                <w:szCs w:val="21"/>
              </w:rPr>
            </w:pPr>
            <w:r>
              <w:rPr>
                <w:rFonts w:hint="eastAsia" w:ascii="宋体" w:hAnsi="宋体"/>
                <w:sz w:val="21"/>
                <w:szCs w:val="21"/>
              </w:rPr>
              <w:t>提示信息：仅支持省内手机号</w:t>
            </w:r>
          </w:p>
        </w:tc>
      </w:tr>
      <w:tr w14:paraId="6766E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80" w:type="dxa"/>
            <w:gridSpan w:val="7"/>
            <w:vAlign w:val="center"/>
          </w:tcPr>
          <w:p w14:paraId="4CCD6E94">
            <w:pPr>
              <w:widowControl w:val="0"/>
              <w:rPr>
                <w:rFonts w:ascii="宋体" w:hAnsi="宋体"/>
                <w:sz w:val="21"/>
                <w:szCs w:val="21"/>
              </w:rPr>
            </w:pPr>
            <w:r>
              <w:rPr>
                <w:rFonts w:hint="eastAsia" w:ascii="宋体" w:hAnsi="宋体" w:cs="Arial"/>
                <w:sz w:val="21"/>
                <w:szCs w:val="21"/>
              </w:rPr>
              <w:t>预约转账信息</w:t>
            </w:r>
          </w:p>
        </w:tc>
      </w:tr>
      <w:tr w14:paraId="2B080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52E888A8">
            <w:pPr>
              <w:pStyle w:val="70"/>
              <w:widowControl w:val="0"/>
              <w:numPr>
                <w:ilvl w:val="0"/>
                <w:numId w:val="65"/>
              </w:numPr>
              <w:spacing w:after="0"/>
              <w:ind w:firstLineChars="0"/>
              <w:rPr>
                <w:rFonts w:ascii="宋体" w:hAnsi="宋体"/>
                <w:sz w:val="21"/>
                <w:szCs w:val="21"/>
              </w:rPr>
            </w:pPr>
          </w:p>
        </w:tc>
        <w:tc>
          <w:tcPr>
            <w:tcW w:w="1134" w:type="dxa"/>
            <w:vAlign w:val="center"/>
          </w:tcPr>
          <w:p w14:paraId="0A2A0F2E">
            <w:pPr>
              <w:widowControl w:val="0"/>
              <w:rPr>
                <w:rFonts w:ascii="宋体" w:hAnsi="宋体"/>
                <w:sz w:val="21"/>
                <w:szCs w:val="21"/>
              </w:rPr>
            </w:pPr>
            <w:r>
              <w:rPr>
                <w:rFonts w:hint="eastAsia" w:ascii="宋体" w:hAnsi="宋体"/>
                <w:color w:val="000000"/>
                <w:sz w:val="21"/>
                <w:szCs w:val="21"/>
              </w:rPr>
              <w:t>是否预约</w:t>
            </w:r>
          </w:p>
        </w:tc>
        <w:tc>
          <w:tcPr>
            <w:tcW w:w="1418" w:type="dxa"/>
            <w:vAlign w:val="center"/>
          </w:tcPr>
          <w:p w14:paraId="0C638EF6">
            <w:pPr>
              <w:widowControl w:val="0"/>
              <w:rPr>
                <w:rFonts w:ascii="宋体" w:hAnsi="宋体"/>
                <w:sz w:val="21"/>
                <w:szCs w:val="21"/>
              </w:rPr>
            </w:pPr>
            <w:r>
              <w:rPr>
                <w:rFonts w:hint="eastAsia" w:ascii="宋体" w:hAnsi="宋体"/>
                <w:color w:val="000000"/>
                <w:sz w:val="21"/>
                <w:szCs w:val="21"/>
              </w:rPr>
              <w:t>复选框</w:t>
            </w:r>
          </w:p>
        </w:tc>
        <w:tc>
          <w:tcPr>
            <w:tcW w:w="1559" w:type="dxa"/>
            <w:vAlign w:val="center"/>
          </w:tcPr>
          <w:p w14:paraId="02A47038">
            <w:pPr>
              <w:widowControl w:val="0"/>
              <w:rPr>
                <w:rFonts w:ascii="宋体" w:hAnsi="宋体"/>
                <w:sz w:val="21"/>
                <w:szCs w:val="21"/>
              </w:rPr>
            </w:pPr>
            <w:r>
              <w:rPr>
                <w:rFonts w:hint="eastAsia" w:ascii="宋体" w:hAnsi="宋体"/>
                <w:color w:val="000000"/>
                <w:sz w:val="21"/>
                <w:szCs w:val="21"/>
              </w:rPr>
              <w:t>否</w:t>
            </w:r>
          </w:p>
        </w:tc>
        <w:tc>
          <w:tcPr>
            <w:tcW w:w="1134" w:type="dxa"/>
            <w:vAlign w:val="center"/>
          </w:tcPr>
          <w:p w14:paraId="1C1C8B2A">
            <w:pPr>
              <w:widowControl w:val="0"/>
              <w:rPr>
                <w:rFonts w:ascii="宋体" w:hAnsi="宋体"/>
                <w:sz w:val="21"/>
                <w:szCs w:val="21"/>
              </w:rPr>
            </w:pPr>
          </w:p>
        </w:tc>
        <w:tc>
          <w:tcPr>
            <w:tcW w:w="709" w:type="dxa"/>
            <w:vAlign w:val="center"/>
          </w:tcPr>
          <w:p w14:paraId="4F02980F">
            <w:pPr>
              <w:widowControl w:val="0"/>
              <w:rPr>
                <w:rFonts w:ascii="宋体" w:hAnsi="宋体"/>
                <w:sz w:val="21"/>
                <w:szCs w:val="21"/>
              </w:rPr>
            </w:pPr>
          </w:p>
        </w:tc>
        <w:tc>
          <w:tcPr>
            <w:tcW w:w="2551" w:type="dxa"/>
            <w:vAlign w:val="center"/>
          </w:tcPr>
          <w:p w14:paraId="7CE4C4D0">
            <w:pPr>
              <w:widowControl w:val="0"/>
              <w:rPr>
                <w:rFonts w:ascii="宋体" w:hAnsi="宋体"/>
                <w:sz w:val="21"/>
                <w:szCs w:val="21"/>
              </w:rPr>
            </w:pPr>
            <w:r>
              <w:rPr>
                <w:rFonts w:hint="eastAsia" w:ascii="宋体" w:hAnsi="宋体"/>
                <w:color w:val="000000"/>
                <w:sz w:val="21"/>
                <w:szCs w:val="21"/>
              </w:rPr>
              <w:t>如果转账类型选择实时，则此项不显示</w:t>
            </w:r>
          </w:p>
        </w:tc>
      </w:tr>
      <w:tr w14:paraId="12102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2CC7964D">
            <w:pPr>
              <w:pStyle w:val="70"/>
              <w:widowControl w:val="0"/>
              <w:numPr>
                <w:ilvl w:val="0"/>
                <w:numId w:val="65"/>
              </w:numPr>
              <w:spacing w:after="0"/>
              <w:ind w:firstLineChars="0"/>
              <w:rPr>
                <w:rFonts w:ascii="宋体" w:hAnsi="宋体"/>
                <w:sz w:val="21"/>
                <w:szCs w:val="21"/>
              </w:rPr>
            </w:pPr>
          </w:p>
        </w:tc>
        <w:tc>
          <w:tcPr>
            <w:tcW w:w="1134" w:type="dxa"/>
            <w:vAlign w:val="center"/>
          </w:tcPr>
          <w:p w14:paraId="15A91B01">
            <w:pPr>
              <w:widowControl w:val="0"/>
              <w:rPr>
                <w:rFonts w:ascii="宋体" w:hAnsi="宋体"/>
                <w:sz w:val="21"/>
                <w:szCs w:val="21"/>
              </w:rPr>
            </w:pPr>
            <w:r>
              <w:rPr>
                <w:rFonts w:hint="eastAsia" w:ascii="宋体" w:hAnsi="宋体"/>
                <w:color w:val="000000"/>
                <w:sz w:val="21"/>
                <w:szCs w:val="21"/>
              </w:rPr>
              <w:t>预约种类</w:t>
            </w:r>
          </w:p>
        </w:tc>
        <w:tc>
          <w:tcPr>
            <w:tcW w:w="1418" w:type="dxa"/>
            <w:vAlign w:val="center"/>
          </w:tcPr>
          <w:p w14:paraId="388F20D7">
            <w:pPr>
              <w:widowControl w:val="0"/>
              <w:rPr>
                <w:rFonts w:ascii="宋体" w:hAnsi="宋体"/>
                <w:sz w:val="21"/>
                <w:szCs w:val="21"/>
              </w:rPr>
            </w:pPr>
            <w:r>
              <w:rPr>
                <w:rFonts w:hint="eastAsia" w:ascii="宋体" w:hAnsi="宋体"/>
                <w:color w:val="000000"/>
                <w:sz w:val="21"/>
                <w:szCs w:val="21"/>
              </w:rPr>
              <w:t>单选按钮</w:t>
            </w:r>
          </w:p>
        </w:tc>
        <w:tc>
          <w:tcPr>
            <w:tcW w:w="1559" w:type="dxa"/>
            <w:vAlign w:val="center"/>
          </w:tcPr>
          <w:p w14:paraId="6D9CBB40">
            <w:pPr>
              <w:widowControl w:val="0"/>
              <w:rPr>
                <w:rFonts w:ascii="宋体" w:hAnsi="宋体"/>
                <w:sz w:val="21"/>
                <w:szCs w:val="21"/>
              </w:rPr>
            </w:pPr>
            <w:r>
              <w:rPr>
                <w:rFonts w:hint="eastAsia" w:ascii="宋体" w:hAnsi="宋体"/>
                <w:color w:val="000000"/>
                <w:sz w:val="21"/>
                <w:szCs w:val="21"/>
              </w:rPr>
              <w:t>指定日期</w:t>
            </w:r>
          </w:p>
        </w:tc>
        <w:tc>
          <w:tcPr>
            <w:tcW w:w="1134" w:type="dxa"/>
            <w:vAlign w:val="center"/>
          </w:tcPr>
          <w:p w14:paraId="68D91D44">
            <w:pPr>
              <w:widowControl w:val="0"/>
              <w:rPr>
                <w:rFonts w:ascii="宋体" w:hAnsi="宋体"/>
                <w:sz w:val="21"/>
                <w:szCs w:val="21"/>
              </w:rPr>
            </w:pPr>
          </w:p>
        </w:tc>
        <w:tc>
          <w:tcPr>
            <w:tcW w:w="709" w:type="dxa"/>
            <w:vAlign w:val="center"/>
          </w:tcPr>
          <w:p w14:paraId="4F7340E1">
            <w:pPr>
              <w:widowControl w:val="0"/>
              <w:rPr>
                <w:rFonts w:ascii="宋体" w:hAnsi="宋体"/>
                <w:sz w:val="21"/>
                <w:szCs w:val="21"/>
              </w:rPr>
            </w:pPr>
            <w:r>
              <w:rPr>
                <w:rFonts w:hint="eastAsia" w:ascii="宋体" w:hAnsi="宋体"/>
                <w:color w:val="000000"/>
                <w:sz w:val="21"/>
                <w:szCs w:val="21"/>
              </w:rPr>
              <w:t>是</w:t>
            </w:r>
          </w:p>
        </w:tc>
        <w:tc>
          <w:tcPr>
            <w:tcW w:w="2551" w:type="dxa"/>
            <w:vAlign w:val="center"/>
          </w:tcPr>
          <w:p w14:paraId="068EFD35">
            <w:pPr>
              <w:widowControl w:val="0"/>
              <w:rPr>
                <w:rFonts w:ascii="宋体" w:hAnsi="宋体"/>
                <w:sz w:val="21"/>
                <w:szCs w:val="21"/>
              </w:rPr>
            </w:pPr>
            <w:r>
              <w:rPr>
                <w:rFonts w:hint="eastAsia" w:ascii="宋体" w:hAnsi="宋体"/>
                <w:color w:val="000000"/>
                <w:sz w:val="21"/>
                <w:szCs w:val="21"/>
              </w:rPr>
              <w:t>指定日期/指定周期，选择预约显示</w:t>
            </w:r>
          </w:p>
        </w:tc>
      </w:tr>
      <w:tr w14:paraId="1E133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5A703922">
            <w:pPr>
              <w:pStyle w:val="70"/>
              <w:widowControl w:val="0"/>
              <w:numPr>
                <w:ilvl w:val="0"/>
                <w:numId w:val="65"/>
              </w:numPr>
              <w:spacing w:after="0"/>
              <w:ind w:firstLineChars="0"/>
              <w:rPr>
                <w:rFonts w:ascii="宋体" w:hAnsi="宋体"/>
                <w:sz w:val="21"/>
                <w:szCs w:val="21"/>
              </w:rPr>
            </w:pPr>
          </w:p>
        </w:tc>
        <w:tc>
          <w:tcPr>
            <w:tcW w:w="1134" w:type="dxa"/>
            <w:vAlign w:val="center"/>
          </w:tcPr>
          <w:p w14:paraId="6A1A1728">
            <w:pPr>
              <w:widowControl w:val="0"/>
              <w:rPr>
                <w:rFonts w:ascii="宋体" w:hAnsi="宋体"/>
                <w:sz w:val="21"/>
                <w:szCs w:val="21"/>
              </w:rPr>
            </w:pPr>
            <w:r>
              <w:rPr>
                <w:rFonts w:hint="eastAsia" w:ascii="宋体" w:hAnsi="宋体"/>
                <w:color w:val="000000"/>
                <w:sz w:val="21"/>
                <w:szCs w:val="21"/>
              </w:rPr>
              <w:t>周期选择</w:t>
            </w:r>
          </w:p>
        </w:tc>
        <w:tc>
          <w:tcPr>
            <w:tcW w:w="1418" w:type="dxa"/>
            <w:vAlign w:val="center"/>
          </w:tcPr>
          <w:p w14:paraId="6A9AD47B">
            <w:pPr>
              <w:widowControl w:val="0"/>
              <w:rPr>
                <w:rFonts w:ascii="宋体" w:hAnsi="宋体"/>
                <w:sz w:val="21"/>
                <w:szCs w:val="21"/>
              </w:rPr>
            </w:pPr>
            <w:r>
              <w:rPr>
                <w:rFonts w:hint="eastAsia" w:ascii="宋体" w:hAnsi="宋体"/>
                <w:color w:val="000000"/>
                <w:sz w:val="21"/>
                <w:szCs w:val="21"/>
              </w:rPr>
              <w:t>下拉列表</w:t>
            </w:r>
          </w:p>
        </w:tc>
        <w:tc>
          <w:tcPr>
            <w:tcW w:w="1559" w:type="dxa"/>
            <w:vAlign w:val="center"/>
          </w:tcPr>
          <w:p w14:paraId="0B8DB1D3">
            <w:pPr>
              <w:widowControl w:val="0"/>
              <w:rPr>
                <w:rFonts w:ascii="宋体" w:hAnsi="宋体"/>
                <w:sz w:val="21"/>
                <w:szCs w:val="21"/>
              </w:rPr>
            </w:pPr>
            <w:r>
              <w:rPr>
                <w:rFonts w:hint="eastAsia" w:ascii="宋体" w:hAnsi="宋体"/>
                <w:color w:val="000000"/>
                <w:sz w:val="21"/>
                <w:szCs w:val="21"/>
              </w:rPr>
              <w:t>每天</w:t>
            </w:r>
          </w:p>
        </w:tc>
        <w:tc>
          <w:tcPr>
            <w:tcW w:w="1134" w:type="dxa"/>
            <w:vAlign w:val="center"/>
          </w:tcPr>
          <w:p w14:paraId="6296BA7C">
            <w:pPr>
              <w:widowControl w:val="0"/>
              <w:rPr>
                <w:rFonts w:ascii="宋体" w:hAnsi="宋体"/>
                <w:sz w:val="21"/>
                <w:szCs w:val="21"/>
              </w:rPr>
            </w:pPr>
          </w:p>
        </w:tc>
        <w:tc>
          <w:tcPr>
            <w:tcW w:w="709" w:type="dxa"/>
            <w:vAlign w:val="center"/>
          </w:tcPr>
          <w:p w14:paraId="5AF4AADE">
            <w:pPr>
              <w:widowControl w:val="0"/>
              <w:rPr>
                <w:rFonts w:ascii="宋体" w:hAnsi="宋体"/>
                <w:sz w:val="21"/>
                <w:szCs w:val="21"/>
              </w:rPr>
            </w:pPr>
            <w:r>
              <w:rPr>
                <w:rFonts w:hint="eastAsia" w:ascii="宋体" w:hAnsi="宋体"/>
                <w:color w:val="000000"/>
                <w:sz w:val="21"/>
                <w:szCs w:val="21"/>
              </w:rPr>
              <w:t>是</w:t>
            </w:r>
          </w:p>
        </w:tc>
        <w:tc>
          <w:tcPr>
            <w:tcW w:w="2551" w:type="dxa"/>
            <w:vAlign w:val="center"/>
          </w:tcPr>
          <w:p w14:paraId="40F80D34">
            <w:pPr>
              <w:rPr>
                <w:rFonts w:ascii="宋体" w:hAnsi="宋体"/>
                <w:color w:val="000000"/>
                <w:sz w:val="21"/>
                <w:szCs w:val="21"/>
              </w:rPr>
            </w:pPr>
            <w:r>
              <w:rPr>
                <w:rFonts w:hint="eastAsia" w:ascii="宋体" w:hAnsi="宋体"/>
                <w:color w:val="000000"/>
                <w:sz w:val="21"/>
                <w:szCs w:val="21"/>
              </w:rPr>
              <w:t>每天/每周/每月；</w:t>
            </w:r>
          </w:p>
          <w:p w14:paraId="6D790FA3">
            <w:pPr>
              <w:widowControl w:val="0"/>
              <w:rPr>
                <w:rFonts w:ascii="宋体" w:hAnsi="宋体"/>
                <w:sz w:val="21"/>
                <w:szCs w:val="21"/>
              </w:rPr>
            </w:pPr>
            <w:r>
              <w:rPr>
                <w:rFonts w:hint="eastAsia" w:ascii="宋体" w:hAnsi="宋体"/>
                <w:color w:val="000000"/>
                <w:sz w:val="21"/>
                <w:szCs w:val="21"/>
              </w:rPr>
              <w:t>选择“指定周期”时该项才显示并生效</w:t>
            </w:r>
          </w:p>
        </w:tc>
      </w:tr>
      <w:tr w14:paraId="3DE6A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3F6D51FF">
            <w:pPr>
              <w:pStyle w:val="70"/>
              <w:widowControl w:val="0"/>
              <w:numPr>
                <w:ilvl w:val="0"/>
                <w:numId w:val="65"/>
              </w:numPr>
              <w:spacing w:after="0"/>
              <w:ind w:firstLineChars="0"/>
              <w:rPr>
                <w:rFonts w:ascii="宋体" w:hAnsi="宋体"/>
                <w:sz w:val="21"/>
                <w:szCs w:val="21"/>
              </w:rPr>
            </w:pPr>
          </w:p>
        </w:tc>
        <w:tc>
          <w:tcPr>
            <w:tcW w:w="1134" w:type="dxa"/>
            <w:vAlign w:val="center"/>
          </w:tcPr>
          <w:p w14:paraId="55C01940">
            <w:pPr>
              <w:widowControl w:val="0"/>
              <w:rPr>
                <w:rFonts w:ascii="宋体" w:hAnsi="宋体"/>
                <w:sz w:val="21"/>
                <w:szCs w:val="21"/>
              </w:rPr>
            </w:pPr>
            <w:r>
              <w:rPr>
                <w:rFonts w:hint="eastAsia" w:ascii="宋体" w:hAnsi="宋体"/>
                <w:color w:val="000000"/>
                <w:sz w:val="21"/>
                <w:szCs w:val="21"/>
              </w:rPr>
              <w:t>选择日期</w:t>
            </w:r>
          </w:p>
        </w:tc>
        <w:tc>
          <w:tcPr>
            <w:tcW w:w="1418" w:type="dxa"/>
            <w:vAlign w:val="center"/>
          </w:tcPr>
          <w:p w14:paraId="67408FD6">
            <w:pPr>
              <w:widowControl w:val="0"/>
              <w:rPr>
                <w:rFonts w:ascii="宋体" w:hAnsi="宋体"/>
                <w:sz w:val="21"/>
                <w:szCs w:val="21"/>
              </w:rPr>
            </w:pPr>
            <w:r>
              <w:rPr>
                <w:rFonts w:hint="eastAsia" w:ascii="宋体" w:hAnsi="宋体"/>
                <w:color w:val="000000"/>
                <w:sz w:val="21"/>
                <w:szCs w:val="21"/>
              </w:rPr>
              <w:t>文本框（时间控件）</w:t>
            </w:r>
          </w:p>
        </w:tc>
        <w:tc>
          <w:tcPr>
            <w:tcW w:w="1559" w:type="dxa"/>
            <w:vAlign w:val="center"/>
          </w:tcPr>
          <w:p w14:paraId="46101C44">
            <w:pPr>
              <w:widowControl w:val="0"/>
              <w:rPr>
                <w:rFonts w:ascii="宋体" w:hAnsi="宋体"/>
                <w:sz w:val="21"/>
                <w:szCs w:val="21"/>
              </w:rPr>
            </w:pPr>
          </w:p>
        </w:tc>
        <w:tc>
          <w:tcPr>
            <w:tcW w:w="1134" w:type="dxa"/>
            <w:vAlign w:val="center"/>
          </w:tcPr>
          <w:p w14:paraId="1C875466">
            <w:pPr>
              <w:widowControl w:val="0"/>
              <w:rPr>
                <w:rFonts w:ascii="宋体" w:hAnsi="宋体"/>
                <w:sz w:val="21"/>
                <w:szCs w:val="21"/>
              </w:rPr>
            </w:pPr>
          </w:p>
        </w:tc>
        <w:tc>
          <w:tcPr>
            <w:tcW w:w="709" w:type="dxa"/>
            <w:vAlign w:val="center"/>
          </w:tcPr>
          <w:p w14:paraId="358CC0CC">
            <w:pPr>
              <w:widowControl w:val="0"/>
              <w:rPr>
                <w:rFonts w:ascii="宋体" w:hAnsi="宋体"/>
                <w:sz w:val="21"/>
                <w:szCs w:val="21"/>
              </w:rPr>
            </w:pPr>
            <w:r>
              <w:rPr>
                <w:rFonts w:hint="eastAsia" w:ascii="宋体" w:hAnsi="宋体"/>
                <w:color w:val="000000"/>
                <w:sz w:val="21"/>
                <w:szCs w:val="21"/>
              </w:rPr>
              <w:t>是</w:t>
            </w:r>
          </w:p>
        </w:tc>
        <w:tc>
          <w:tcPr>
            <w:tcW w:w="2551" w:type="dxa"/>
            <w:vAlign w:val="center"/>
          </w:tcPr>
          <w:p w14:paraId="16BCBE23">
            <w:pPr>
              <w:rPr>
                <w:rFonts w:ascii="宋体" w:hAnsi="宋体"/>
                <w:color w:val="000000"/>
                <w:sz w:val="21"/>
                <w:szCs w:val="21"/>
              </w:rPr>
            </w:pPr>
            <w:r>
              <w:rPr>
                <w:rFonts w:hint="eastAsia" w:ascii="宋体" w:hAnsi="宋体"/>
                <w:color w:val="000000"/>
                <w:sz w:val="21"/>
                <w:szCs w:val="21"/>
              </w:rPr>
              <w:t>如果选择指定日期，则显示日期控件</w:t>
            </w:r>
          </w:p>
          <w:p w14:paraId="4CFA324E">
            <w:pPr>
              <w:rPr>
                <w:rFonts w:ascii="宋体" w:hAnsi="宋体"/>
                <w:color w:val="000000"/>
                <w:sz w:val="21"/>
                <w:szCs w:val="21"/>
              </w:rPr>
            </w:pPr>
            <w:r>
              <w:rPr>
                <w:rFonts w:hint="eastAsia" w:ascii="宋体" w:hAnsi="宋体"/>
                <w:color w:val="000000"/>
                <w:sz w:val="21"/>
                <w:szCs w:val="21"/>
              </w:rPr>
              <w:t>如果选择周期转账：</w:t>
            </w:r>
          </w:p>
          <w:p w14:paraId="33B17081">
            <w:pPr>
              <w:widowControl w:val="0"/>
              <w:numPr>
                <w:ilvl w:val="0"/>
                <w:numId w:val="54"/>
              </w:numPr>
              <w:spacing w:after="0"/>
              <w:rPr>
                <w:rFonts w:ascii="宋体" w:hAnsi="宋体"/>
                <w:color w:val="000000"/>
                <w:sz w:val="21"/>
                <w:szCs w:val="21"/>
              </w:rPr>
            </w:pPr>
            <w:r>
              <w:rPr>
                <w:rFonts w:hint="eastAsia" w:ascii="宋体" w:hAnsi="宋体"/>
                <w:color w:val="000000"/>
                <w:sz w:val="21"/>
                <w:szCs w:val="21"/>
              </w:rPr>
              <w:t>每天：此项不显示</w:t>
            </w:r>
          </w:p>
          <w:p w14:paraId="022D11F3">
            <w:pPr>
              <w:widowControl w:val="0"/>
              <w:numPr>
                <w:ilvl w:val="0"/>
                <w:numId w:val="54"/>
              </w:numPr>
              <w:spacing w:after="0"/>
              <w:rPr>
                <w:rFonts w:ascii="宋体" w:hAnsi="宋体"/>
                <w:color w:val="000000"/>
                <w:sz w:val="21"/>
                <w:szCs w:val="21"/>
              </w:rPr>
            </w:pPr>
            <w:r>
              <w:rPr>
                <w:rFonts w:hint="eastAsia" w:ascii="宋体" w:hAnsi="宋体"/>
                <w:color w:val="000000"/>
                <w:sz w:val="21"/>
                <w:szCs w:val="21"/>
              </w:rPr>
              <w:t>每周：周一</w:t>
            </w:r>
            <w:r>
              <w:rPr>
                <w:rFonts w:ascii="宋体" w:hAnsi="宋体"/>
                <w:color w:val="000000"/>
                <w:sz w:val="21"/>
                <w:szCs w:val="21"/>
              </w:rPr>
              <w:t>…</w:t>
            </w:r>
            <w:r>
              <w:rPr>
                <w:rFonts w:hint="eastAsia" w:ascii="宋体" w:hAnsi="宋体"/>
                <w:color w:val="000000"/>
                <w:sz w:val="21"/>
                <w:szCs w:val="21"/>
              </w:rPr>
              <w:t>.周日</w:t>
            </w:r>
          </w:p>
          <w:p w14:paraId="510E4B53">
            <w:pPr>
              <w:widowControl w:val="0"/>
              <w:rPr>
                <w:rFonts w:ascii="宋体" w:hAnsi="宋体"/>
                <w:sz w:val="21"/>
                <w:szCs w:val="21"/>
              </w:rPr>
            </w:pPr>
            <w:r>
              <w:rPr>
                <w:rFonts w:hint="eastAsia" w:ascii="宋体" w:hAnsi="宋体"/>
                <w:color w:val="000000"/>
                <w:sz w:val="21"/>
                <w:szCs w:val="21"/>
              </w:rPr>
              <w:t>每月：1-28号</w:t>
            </w:r>
          </w:p>
        </w:tc>
      </w:tr>
      <w:tr w14:paraId="25F1D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0544B530">
            <w:pPr>
              <w:pStyle w:val="70"/>
              <w:widowControl w:val="0"/>
              <w:numPr>
                <w:ilvl w:val="0"/>
                <w:numId w:val="65"/>
              </w:numPr>
              <w:spacing w:after="0"/>
              <w:ind w:firstLineChars="0"/>
              <w:rPr>
                <w:rFonts w:ascii="宋体" w:hAnsi="宋体"/>
                <w:sz w:val="21"/>
                <w:szCs w:val="21"/>
              </w:rPr>
            </w:pPr>
          </w:p>
        </w:tc>
        <w:tc>
          <w:tcPr>
            <w:tcW w:w="1134" w:type="dxa"/>
            <w:vAlign w:val="center"/>
          </w:tcPr>
          <w:p w14:paraId="0016D960">
            <w:pPr>
              <w:widowControl w:val="0"/>
              <w:rPr>
                <w:rFonts w:ascii="宋体" w:hAnsi="宋体"/>
                <w:sz w:val="21"/>
                <w:szCs w:val="21"/>
              </w:rPr>
            </w:pPr>
            <w:r>
              <w:rPr>
                <w:rFonts w:hint="eastAsia" w:ascii="宋体" w:hAnsi="宋体"/>
                <w:color w:val="000000"/>
                <w:sz w:val="21"/>
                <w:szCs w:val="21"/>
              </w:rPr>
              <w:t>开始时间</w:t>
            </w:r>
          </w:p>
        </w:tc>
        <w:tc>
          <w:tcPr>
            <w:tcW w:w="1418" w:type="dxa"/>
            <w:vAlign w:val="center"/>
          </w:tcPr>
          <w:p w14:paraId="39BA0022">
            <w:pPr>
              <w:widowControl w:val="0"/>
              <w:rPr>
                <w:rFonts w:ascii="宋体" w:hAnsi="宋体"/>
                <w:sz w:val="21"/>
                <w:szCs w:val="21"/>
              </w:rPr>
            </w:pPr>
            <w:r>
              <w:rPr>
                <w:rFonts w:hint="eastAsia" w:ascii="宋体" w:hAnsi="宋体"/>
                <w:color w:val="000000"/>
                <w:sz w:val="21"/>
                <w:szCs w:val="21"/>
              </w:rPr>
              <w:t>文本框</w:t>
            </w:r>
          </w:p>
        </w:tc>
        <w:tc>
          <w:tcPr>
            <w:tcW w:w="1559" w:type="dxa"/>
            <w:vAlign w:val="center"/>
          </w:tcPr>
          <w:p w14:paraId="50062421">
            <w:pPr>
              <w:widowControl w:val="0"/>
              <w:rPr>
                <w:rFonts w:ascii="宋体" w:hAnsi="宋体"/>
                <w:sz w:val="21"/>
                <w:szCs w:val="21"/>
              </w:rPr>
            </w:pPr>
          </w:p>
        </w:tc>
        <w:tc>
          <w:tcPr>
            <w:tcW w:w="1134" w:type="dxa"/>
            <w:vAlign w:val="center"/>
          </w:tcPr>
          <w:p w14:paraId="11E3E6CD">
            <w:pPr>
              <w:widowControl w:val="0"/>
              <w:rPr>
                <w:rFonts w:ascii="宋体" w:hAnsi="宋体"/>
                <w:sz w:val="21"/>
                <w:szCs w:val="21"/>
              </w:rPr>
            </w:pPr>
            <w:r>
              <w:rPr>
                <w:rFonts w:ascii="宋体" w:hAnsi="宋体"/>
                <w:color w:val="000000"/>
                <w:sz w:val="21"/>
                <w:szCs w:val="21"/>
              </w:rPr>
              <w:t>C/8</w:t>
            </w:r>
          </w:p>
        </w:tc>
        <w:tc>
          <w:tcPr>
            <w:tcW w:w="709" w:type="dxa"/>
          </w:tcPr>
          <w:p w14:paraId="4A7AC86C">
            <w:pPr>
              <w:widowControl w:val="0"/>
              <w:rPr>
                <w:rFonts w:ascii="宋体" w:hAnsi="宋体"/>
                <w:sz w:val="21"/>
                <w:szCs w:val="21"/>
              </w:rPr>
            </w:pPr>
            <w:r>
              <w:rPr>
                <w:rFonts w:hint="eastAsia" w:ascii="宋体" w:hAnsi="宋体"/>
                <w:color w:val="000000"/>
                <w:sz w:val="21"/>
                <w:szCs w:val="21"/>
              </w:rPr>
              <w:t>是</w:t>
            </w:r>
          </w:p>
        </w:tc>
        <w:tc>
          <w:tcPr>
            <w:tcW w:w="2551" w:type="dxa"/>
            <w:vAlign w:val="center"/>
          </w:tcPr>
          <w:p w14:paraId="46801E50">
            <w:pPr>
              <w:widowControl w:val="0"/>
              <w:rPr>
                <w:rFonts w:ascii="宋体" w:hAnsi="宋体"/>
                <w:sz w:val="21"/>
                <w:szCs w:val="21"/>
              </w:rPr>
            </w:pPr>
            <w:r>
              <w:rPr>
                <w:rFonts w:hint="eastAsia" w:ascii="宋体" w:hAnsi="宋体"/>
                <w:color w:val="000000"/>
                <w:sz w:val="21"/>
                <w:szCs w:val="21"/>
              </w:rPr>
              <w:t>“指定周期”时显示。提供时间控件以便点选。</w:t>
            </w:r>
          </w:p>
        </w:tc>
      </w:tr>
      <w:tr w14:paraId="74964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526174A2">
            <w:pPr>
              <w:pStyle w:val="70"/>
              <w:widowControl w:val="0"/>
              <w:numPr>
                <w:ilvl w:val="0"/>
                <w:numId w:val="65"/>
              </w:numPr>
              <w:spacing w:after="0"/>
              <w:ind w:firstLineChars="0"/>
              <w:rPr>
                <w:rFonts w:ascii="宋体" w:hAnsi="宋体"/>
                <w:sz w:val="21"/>
                <w:szCs w:val="21"/>
              </w:rPr>
            </w:pPr>
          </w:p>
        </w:tc>
        <w:tc>
          <w:tcPr>
            <w:tcW w:w="1134" w:type="dxa"/>
            <w:vAlign w:val="center"/>
          </w:tcPr>
          <w:p w14:paraId="390C3BE3">
            <w:pPr>
              <w:widowControl w:val="0"/>
              <w:rPr>
                <w:rFonts w:ascii="宋体" w:hAnsi="宋体"/>
                <w:sz w:val="21"/>
                <w:szCs w:val="21"/>
              </w:rPr>
            </w:pPr>
            <w:r>
              <w:rPr>
                <w:rFonts w:hint="eastAsia" w:ascii="宋体" w:hAnsi="宋体"/>
                <w:color w:val="000000"/>
                <w:sz w:val="21"/>
                <w:szCs w:val="21"/>
              </w:rPr>
              <w:t>转账次数</w:t>
            </w:r>
          </w:p>
        </w:tc>
        <w:tc>
          <w:tcPr>
            <w:tcW w:w="1418" w:type="dxa"/>
            <w:vAlign w:val="center"/>
          </w:tcPr>
          <w:p w14:paraId="6C55FA53">
            <w:pPr>
              <w:widowControl w:val="0"/>
              <w:rPr>
                <w:rFonts w:ascii="宋体" w:hAnsi="宋体"/>
                <w:sz w:val="21"/>
                <w:szCs w:val="21"/>
              </w:rPr>
            </w:pPr>
            <w:r>
              <w:rPr>
                <w:rFonts w:hint="eastAsia" w:ascii="宋体" w:hAnsi="宋体"/>
                <w:color w:val="000000"/>
                <w:sz w:val="21"/>
                <w:szCs w:val="21"/>
              </w:rPr>
              <w:t>输入框</w:t>
            </w:r>
          </w:p>
        </w:tc>
        <w:tc>
          <w:tcPr>
            <w:tcW w:w="1559" w:type="dxa"/>
            <w:vAlign w:val="center"/>
          </w:tcPr>
          <w:p w14:paraId="76DCBEC7">
            <w:pPr>
              <w:widowControl w:val="0"/>
              <w:rPr>
                <w:rFonts w:ascii="宋体" w:hAnsi="宋体"/>
                <w:sz w:val="21"/>
                <w:szCs w:val="21"/>
              </w:rPr>
            </w:pPr>
          </w:p>
        </w:tc>
        <w:tc>
          <w:tcPr>
            <w:tcW w:w="1134" w:type="dxa"/>
            <w:vAlign w:val="center"/>
          </w:tcPr>
          <w:p w14:paraId="1FD9340D">
            <w:pPr>
              <w:widowControl w:val="0"/>
              <w:rPr>
                <w:rFonts w:ascii="宋体" w:hAnsi="宋体"/>
                <w:sz w:val="21"/>
                <w:szCs w:val="21"/>
              </w:rPr>
            </w:pPr>
          </w:p>
        </w:tc>
        <w:tc>
          <w:tcPr>
            <w:tcW w:w="709" w:type="dxa"/>
            <w:vAlign w:val="center"/>
          </w:tcPr>
          <w:p w14:paraId="17476342">
            <w:pPr>
              <w:widowControl w:val="0"/>
              <w:rPr>
                <w:rFonts w:ascii="宋体" w:hAnsi="宋体"/>
                <w:sz w:val="21"/>
                <w:szCs w:val="21"/>
              </w:rPr>
            </w:pPr>
            <w:r>
              <w:rPr>
                <w:rFonts w:hint="eastAsia" w:ascii="宋体" w:hAnsi="宋体"/>
                <w:color w:val="000000"/>
                <w:sz w:val="21"/>
                <w:szCs w:val="21"/>
              </w:rPr>
              <w:t>是</w:t>
            </w:r>
          </w:p>
        </w:tc>
        <w:tc>
          <w:tcPr>
            <w:tcW w:w="2551" w:type="dxa"/>
            <w:vAlign w:val="center"/>
          </w:tcPr>
          <w:p w14:paraId="3C4FC35B">
            <w:pPr>
              <w:widowControl w:val="0"/>
              <w:rPr>
                <w:rFonts w:ascii="宋体" w:hAnsi="宋体"/>
                <w:sz w:val="21"/>
                <w:szCs w:val="21"/>
              </w:rPr>
            </w:pPr>
            <w:r>
              <w:rPr>
                <w:rFonts w:hint="eastAsia" w:ascii="宋体" w:hAnsi="宋体"/>
                <w:color w:val="000000"/>
                <w:sz w:val="21"/>
                <w:szCs w:val="21"/>
              </w:rPr>
              <w:t>“指定周期”时显示</w:t>
            </w:r>
          </w:p>
        </w:tc>
      </w:tr>
      <w:tr w14:paraId="049C2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5ECB5CA4">
            <w:pPr>
              <w:pStyle w:val="70"/>
              <w:widowControl w:val="0"/>
              <w:numPr>
                <w:ilvl w:val="0"/>
                <w:numId w:val="65"/>
              </w:numPr>
              <w:spacing w:after="0"/>
              <w:ind w:firstLineChars="0"/>
              <w:rPr>
                <w:rFonts w:ascii="宋体" w:hAnsi="宋体"/>
                <w:sz w:val="21"/>
                <w:szCs w:val="21"/>
              </w:rPr>
            </w:pPr>
          </w:p>
        </w:tc>
        <w:tc>
          <w:tcPr>
            <w:tcW w:w="1134" w:type="dxa"/>
          </w:tcPr>
          <w:p w14:paraId="45B0F1EC">
            <w:pPr>
              <w:widowControl w:val="0"/>
              <w:rPr>
                <w:rFonts w:ascii="宋体" w:hAnsi="宋体"/>
                <w:sz w:val="21"/>
                <w:szCs w:val="21"/>
              </w:rPr>
            </w:pPr>
            <w:r>
              <w:rPr>
                <w:rFonts w:hint="eastAsia" w:ascii="宋体" w:hAnsi="宋体"/>
                <w:sz w:val="21"/>
                <w:szCs w:val="21"/>
              </w:rPr>
              <w:t>下一步</w:t>
            </w:r>
          </w:p>
        </w:tc>
        <w:tc>
          <w:tcPr>
            <w:tcW w:w="1418" w:type="dxa"/>
          </w:tcPr>
          <w:p w14:paraId="36C13B64">
            <w:pPr>
              <w:widowControl w:val="0"/>
              <w:rPr>
                <w:rFonts w:ascii="宋体" w:hAnsi="宋体"/>
                <w:sz w:val="21"/>
                <w:szCs w:val="21"/>
              </w:rPr>
            </w:pPr>
            <w:r>
              <w:rPr>
                <w:rFonts w:hint="eastAsia" w:ascii="宋体" w:hAnsi="宋体"/>
                <w:sz w:val="21"/>
                <w:szCs w:val="21"/>
              </w:rPr>
              <w:t>按钮</w:t>
            </w:r>
          </w:p>
        </w:tc>
        <w:tc>
          <w:tcPr>
            <w:tcW w:w="1559" w:type="dxa"/>
          </w:tcPr>
          <w:p w14:paraId="7FFA416F">
            <w:pPr>
              <w:widowControl w:val="0"/>
              <w:rPr>
                <w:rFonts w:ascii="宋体" w:hAnsi="宋体"/>
                <w:sz w:val="21"/>
                <w:szCs w:val="21"/>
              </w:rPr>
            </w:pPr>
          </w:p>
        </w:tc>
        <w:tc>
          <w:tcPr>
            <w:tcW w:w="1134" w:type="dxa"/>
          </w:tcPr>
          <w:p w14:paraId="04776ACB">
            <w:pPr>
              <w:widowControl w:val="0"/>
              <w:rPr>
                <w:rFonts w:ascii="宋体" w:hAnsi="宋体"/>
                <w:sz w:val="21"/>
                <w:szCs w:val="21"/>
              </w:rPr>
            </w:pPr>
          </w:p>
        </w:tc>
        <w:tc>
          <w:tcPr>
            <w:tcW w:w="709" w:type="dxa"/>
          </w:tcPr>
          <w:p w14:paraId="72848784">
            <w:pPr>
              <w:widowControl w:val="0"/>
              <w:rPr>
                <w:rFonts w:ascii="宋体" w:hAnsi="宋体"/>
                <w:sz w:val="21"/>
                <w:szCs w:val="21"/>
              </w:rPr>
            </w:pPr>
          </w:p>
        </w:tc>
        <w:tc>
          <w:tcPr>
            <w:tcW w:w="2551" w:type="dxa"/>
          </w:tcPr>
          <w:p w14:paraId="36CA390A">
            <w:pPr>
              <w:widowControl w:val="0"/>
              <w:rPr>
                <w:rFonts w:ascii="宋体" w:hAnsi="宋体"/>
                <w:sz w:val="21"/>
                <w:szCs w:val="21"/>
              </w:rPr>
            </w:pPr>
          </w:p>
        </w:tc>
      </w:tr>
      <w:tr w14:paraId="600DD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567270C2">
            <w:pPr>
              <w:pStyle w:val="70"/>
              <w:widowControl w:val="0"/>
              <w:numPr>
                <w:ilvl w:val="0"/>
                <w:numId w:val="65"/>
              </w:numPr>
              <w:spacing w:after="0"/>
              <w:ind w:firstLineChars="0"/>
              <w:rPr>
                <w:rFonts w:ascii="宋体" w:hAnsi="宋体"/>
                <w:sz w:val="21"/>
                <w:szCs w:val="21"/>
              </w:rPr>
            </w:pPr>
          </w:p>
        </w:tc>
        <w:tc>
          <w:tcPr>
            <w:tcW w:w="1134" w:type="dxa"/>
          </w:tcPr>
          <w:p w14:paraId="5F05E887">
            <w:pPr>
              <w:widowControl w:val="0"/>
              <w:rPr>
                <w:rFonts w:ascii="宋体" w:hAnsi="宋体"/>
                <w:sz w:val="21"/>
                <w:szCs w:val="21"/>
              </w:rPr>
            </w:pPr>
            <w:r>
              <w:rPr>
                <w:rFonts w:hint="eastAsia" w:ascii="宋体" w:hAnsi="宋体"/>
                <w:sz w:val="21"/>
                <w:szCs w:val="21"/>
              </w:rPr>
              <w:t>重置</w:t>
            </w:r>
          </w:p>
        </w:tc>
        <w:tc>
          <w:tcPr>
            <w:tcW w:w="1418" w:type="dxa"/>
          </w:tcPr>
          <w:p w14:paraId="72EC70DC">
            <w:pPr>
              <w:widowControl w:val="0"/>
              <w:rPr>
                <w:rFonts w:ascii="宋体" w:hAnsi="宋体"/>
                <w:sz w:val="21"/>
                <w:szCs w:val="21"/>
              </w:rPr>
            </w:pPr>
            <w:r>
              <w:rPr>
                <w:rFonts w:hint="eastAsia" w:ascii="宋体" w:hAnsi="宋体"/>
                <w:sz w:val="21"/>
                <w:szCs w:val="21"/>
              </w:rPr>
              <w:t>按钮</w:t>
            </w:r>
          </w:p>
        </w:tc>
        <w:tc>
          <w:tcPr>
            <w:tcW w:w="1559" w:type="dxa"/>
          </w:tcPr>
          <w:p w14:paraId="06C5CB27">
            <w:pPr>
              <w:widowControl w:val="0"/>
              <w:rPr>
                <w:rFonts w:ascii="宋体" w:hAnsi="宋体"/>
                <w:sz w:val="21"/>
                <w:szCs w:val="21"/>
              </w:rPr>
            </w:pPr>
          </w:p>
        </w:tc>
        <w:tc>
          <w:tcPr>
            <w:tcW w:w="1134" w:type="dxa"/>
          </w:tcPr>
          <w:p w14:paraId="3AA5163F">
            <w:pPr>
              <w:widowControl w:val="0"/>
              <w:rPr>
                <w:rFonts w:ascii="宋体" w:hAnsi="宋体"/>
                <w:sz w:val="21"/>
                <w:szCs w:val="21"/>
              </w:rPr>
            </w:pPr>
          </w:p>
        </w:tc>
        <w:tc>
          <w:tcPr>
            <w:tcW w:w="709" w:type="dxa"/>
          </w:tcPr>
          <w:p w14:paraId="31447613">
            <w:pPr>
              <w:widowControl w:val="0"/>
              <w:rPr>
                <w:rFonts w:ascii="宋体" w:hAnsi="宋体"/>
                <w:sz w:val="21"/>
                <w:szCs w:val="21"/>
              </w:rPr>
            </w:pPr>
          </w:p>
        </w:tc>
        <w:tc>
          <w:tcPr>
            <w:tcW w:w="2551" w:type="dxa"/>
          </w:tcPr>
          <w:p w14:paraId="226D0D4B">
            <w:pPr>
              <w:widowControl w:val="0"/>
              <w:rPr>
                <w:rFonts w:ascii="宋体" w:hAnsi="宋体"/>
                <w:sz w:val="21"/>
                <w:szCs w:val="21"/>
              </w:rPr>
            </w:pPr>
          </w:p>
        </w:tc>
      </w:tr>
      <w:tr w14:paraId="3B217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80" w:type="dxa"/>
            <w:gridSpan w:val="7"/>
          </w:tcPr>
          <w:p w14:paraId="7E2530D2">
            <w:pPr>
              <w:widowControl w:val="0"/>
              <w:rPr>
                <w:rFonts w:ascii="宋体" w:hAnsi="宋体"/>
                <w:sz w:val="21"/>
                <w:szCs w:val="21"/>
              </w:rPr>
            </w:pPr>
            <w:r>
              <w:rPr>
                <w:rFonts w:hint="eastAsia" w:ascii="宋体" w:hAnsi="宋体"/>
                <w:sz w:val="21"/>
                <w:szCs w:val="21"/>
              </w:rPr>
              <w:t>温馨提示：</w:t>
            </w:r>
          </w:p>
        </w:tc>
      </w:tr>
      <w:tr w14:paraId="42FA6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80" w:type="dxa"/>
            <w:gridSpan w:val="7"/>
          </w:tcPr>
          <w:p w14:paraId="723A8ED5">
            <w:pPr>
              <w:widowControl w:val="0"/>
              <w:rPr>
                <w:rFonts w:ascii="宋体" w:hAnsi="宋体" w:cs="宋体"/>
                <w:sz w:val="21"/>
                <w:szCs w:val="21"/>
              </w:rPr>
            </w:pPr>
            <w:r>
              <w:rPr>
                <w:rFonts w:hint="eastAsia" w:ascii="宋体" w:hAnsi="宋体" w:cs="宋体"/>
                <w:sz w:val="21"/>
                <w:szCs w:val="21"/>
              </w:rPr>
              <w:t>1.</w:t>
            </w:r>
            <w:r>
              <w:rPr>
                <w:rFonts w:ascii="宋体" w:hAnsi="宋体" w:cs="宋体"/>
                <w:sz w:val="21"/>
                <w:szCs w:val="21"/>
              </w:rPr>
              <w:t>各地人行跨行汇款时间有所不同（一般大额</w:t>
            </w:r>
            <w:r>
              <w:rPr>
                <w:rFonts w:hint="eastAsia" w:ascii="宋体" w:hAnsi="宋体" w:cs="宋体"/>
                <w:sz w:val="21"/>
                <w:szCs w:val="21"/>
              </w:rPr>
              <w:t>系统</w:t>
            </w:r>
            <w:r>
              <w:rPr>
                <w:rFonts w:ascii="宋体" w:hAnsi="宋体" w:cs="宋体"/>
                <w:sz w:val="21"/>
                <w:szCs w:val="21"/>
              </w:rPr>
              <w:t>为工作日的9:00－16:</w:t>
            </w:r>
            <w:r>
              <w:rPr>
                <w:rFonts w:hint="eastAsia" w:ascii="宋体" w:hAnsi="宋体" w:cs="宋体"/>
                <w:sz w:val="21"/>
                <w:szCs w:val="21"/>
              </w:rPr>
              <w:t>00</w:t>
            </w:r>
            <w:r>
              <w:rPr>
                <w:rFonts w:ascii="宋体" w:hAnsi="宋体" w:cs="宋体"/>
                <w:sz w:val="21"/>
                <w:szCs w:val="21"/>
              </w:rPr>
              <w:t>，小额系统</w:t>
            </w:r>
            <w:r>
              <w:rPr>
                <w:rFonts w:hint="eastAsia" w:ascii="宋体" w:hAnsi="宋体" w:cs="宋体"/>
                <w:sz w:val="21"/>
                <w:szCs w:val="21"/>
              </w:rPr>
              <w:t>为</w:t>
            </w:r>
            <w:r>
              <w:rPr>
                <w:rFonts w:ascii="宋体" w:hAnsi="宋体" w:cs="宋体"/>
                <w:sz w:val="21"/>
                <w:szCs w:val="21"/>
              </w:rPr>
              <w:t>7×24小时运行）。</w:t>
            </w:r>
            <w:r>
              <w:rPr>
                <w:rFonts w:hint="eastAsia" w:ascii="宋体" w:hAnsi="宋体" w:cs="宋体"/>
                <w:sz w:val="21"/>
                <w:szCs w:val="21"/>
              </w:rPr>
              <w:t>小额系统</w:t>
            </w:r>
            <w:r>
              <w:rPr>
                <w:rFonts w:ascii="宋体" w:hAnsi="宋体" w:cs="宋体"/>
                <w:sz w:val="21"/>
                <w:szCs w:val="21"/>
              </w:rPr>
              <w:t>只能办理人民币</w:t>
            </w:r>
            <w:r>
              <w:rPr>
                <w:rFonts w:hint="eastAsia" w:ascii="宋体" w:hAnsi="宋体" w:cs="宋体"/>
                <w:sz w:val="21"/>
                <w:szCs w:val="21"/>
              </w:rPr>
              <w:t>5</w:t>
            </w:r>
            <w:r>
              <w:rPr>
                <w:rFonts w:ascii="宋体" w:hAnsi="宋体" w:cs="宋体"/>
                <w:sz w:val="21"/>
                <w:szCs w:val="21"/>
              </w:rPr>
              <w:t>万元（含）以下的汇款。跨行汇款的具体到账时间取决于收款行系统。</w:t>
            </w:r>
            <w:r>
              <w:rPr>
                <w:rFonts w:ascii="宋体" w:hAnsi="宋体" w:cs="宋体"/>
                <w:sz w:val="21"/>
                <w:szCs w:val="21"/>
              </w:rPr>
              <w:br w:type="textWrapping"/>
            </w:r>
            <w:r>
              <w:rPr>
                <w:rFonts w:hint="eastAsia" w:ascii="宋体" w:hAnsi="宋体" w:cs="宋体"/>
                <w:sz w:val="21"/>
                <w:szCs w:val="21"/>
              </w:rPr>
              <w:t>2.</w:t>
            </w:r>
            <w:r>
              <w:rPr>
                <w:rFonts w:ascii="宋体" w:hAnsi="宋体" w:cs="宋体"/>
                <w:sz w:val="21"/>
                <w:szCs w:val="21"/>
              </w:rPr>
              <w:t>自助添加的网银注册卡不能作为汇款转出方。</w:t>
            </w:r>
            <w:r>
              <w:rPr>
                <w:rFonts w:ascii="宋体" w:hAnsi="宋体" w:cs="宋体"/>
                <w:sz w:val="21"/>
                <w:szCs w:val="21"/>
              </w:rPr>
              <w:br w:type="textWrapping"/>
            </w:r>
            <w:r>
              <w:rPr>
                <w:rFonts w:hint="eastAsia" w:ascii="宋体" w:hAnsi="宋体" w:cs="宋体"/>
                <w:sz w:val="21"/>
                <w:szCs w:val="21"/>
              </w:rPr>
              <w:t>3.</w:t>
            </w:r>
            <w:r>
              <w:rPr>
                <w:rFonts w:ascii="宋体" w:hAnsi="宋体" w:cs="宋体"/>
                <w:sz w:val="21"/>
                <w:szCs w:val="21"/>
              </w:rPr>
              <w:t>请正确填写汇款信息，因收款行、账号、户名等信息填写错误造成退款的，手续费不退回。</w:t>
            </w:r>
          </w:p>
          <w:p w14:paraId="0DC11859">
            <w:pPr>
              <w:widowControl w:val="0"/>
              <w:rPr>
                <w:rFonts w:ascii="宋体" w:hAnsi="宋体"/>
                <w:sz w:val="21"/>
                <w:szCs w:val="21"/>
              </w:rPr>
            </w:pPr>
            <w:r>
              <w:rPr>
                <w:rFonts w:hint="eastAsia" w:ascii="宋体" w:hAnsi="宋体" w:cs="Arial"/>
                <w:color w:val="000000"/>
                <w:sz w:val="21"/>
                <w:szCs w:val="21"/>
              </w:rPr>
              <w:t>4.带“</w:t>
            </w:r>
            <w:r>
              <w:rPr>
                <w:rFonts w:ascii="宋体" w:hAnsi="宋体"/>
                <w:sz w:val="21"/>
                <w:szCs w:val="21"/>
              </w:rPr>
              <w:t>*</w:t>
            </w:r>
            <w:r>
              <w:rPr>
                <w:rFonts w:hint="eastAsia" w:ascii="宋体" w:hAnsi="宋体"/>
                <w:sz w:val="21"/>
                <w:szCs w:val="21"/>
              </w:rPr>
              <w:t>”的输入项</w:t>
            </w:r>
            <w:r>
              <w:rPr>
                <w:rFonts w:ascii="宋体" w:hAnsi="宋体"/>
                <w:sz w:val="21"/>
                <w:szCs w:val="21"/>
              </w:rPr>
              <w:t>为必输项</w:t>
            </w:r>
            <w:r>
              <w:rPr>
                <w:rFonts w:hint="eastAsia" w:ascii="宋体" w:hAnsi="宋体"/>
                <w:sz w:val="21"/>
                <w:szCs w:val="21"/>
              </w:rPr>
              <w:t>。</w:t>
            </w:r>
          </w:p>
          <w:p w14:paraId="500C5799">
            <w:pPr>
              <w:widowControl w:val="0"/>
              <w:rPr>
                <w:rFonts w:ascii="宋体" w:hAnsi="宋体"/>
                <w:sz w:val="21"/>
                <w:szCs w:val="21"/>
              </w:rPr>
            </w:pPr>
            <w:r>
              <w:rPr>
                <w:rFonts w:hint="eastAsia" w:ascii="宋体" w:hAnsi="宋体" w:cs="Arial"/>
                <w:color w:val="000000"/>
                <w:sz w:val="21"/>
                <w:szCs w:val="21"/>
              </w:rPr>
              <w:t xml:space="preserve">5. </w:t>
            </w:r>
            <w:r>
              <w:rPr>
                <w:rFonts w:hint="eastAsia" w:ascii="宋体" w:hAnsi="宋体" w:cs="宋体"/>
                <w:sz w:val="21"/>
                <w:szCs w:val="21"/>
              </w:rPr>
              <w:t>如果系统报告“通讯故障”，请立即查询“网银交易查询”确认交易是否成功。</w:t>
            </w:r>
          </w:p>
        </w:tc>
      </w:tr>
    </w:tbl>
    <w:p w14:paraId="76F28239">
      <w:pPr>
        <w:pStyle w:val="5"/>
        <w:numPr>
          <w:ilvl w:val="0"/>
          <w:numId w:val="0"/>
        </w:numPr>
      </w:pPr>
      <w:r>
        <w:rPr>
          <w:rFonts w:hint="eastAsia"/>
        </w:rPr>
        <w:t>转账模版页面</w:t>
      </w:r>
    </w:p>
    <w:tbl>
      <w:tblPr>
        <w:tblStyle w:val="48"/>
        <w:tblW w:w="94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701"/>
        <w:gridCol w:w="851"/>
        <w:gridCol w:w="850"/>
        <w:gridCol w:w="1276"/>
        <w:gridCol w:w="1276"/>
        <w:gridCol w:w="2693"/>
      </w:tblGrid>
      <w:tr w14:paraId="1AEC9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FFCC99"/>
            <w:vAlign w:val="center"/>
          </w:tcPr>
          <w:p w14:paraId="72BE877B">
            <w:pPr>
              <w:rPr>
                <w:rFonts w:ascii="宋体" w:hAnsi="宋体" w:cs="Arial"/>
                <w:b/>
                <w:color w:val="000000"/>
                <w:sz w:val="21"/>
                <w:szCs w:val="21"/>
              </w:rPr>
            </w:pPr>
            <w:r>
              <w:rPr>
                <w:rFonts w:ascii="宋体" w:hAnsi="宋体" w:cs="Arial"/>
                <w:b/>
                <w:color w:val="000000"/>
                <w:sz w:val="21"/>
                <w:szCs w:val="21"/>
              </w:rPr>
              <w:t>序号</w:t>
            </w:r>
          </w:p>
        </w:tc>
        <w:tc>
          <w:tcPr>
            <w:tcW w:w="1701" w:type="dxa"/>
            <w:shd w:val="clear" w:color="auto" w:fill="FFCC99"/>
            <w:vAlign w:val="center"/>
          </w:tcPr>
          <w:p w14:paraId="1D01C2CC">
            <w:pPr>
              <w:rPr>
                <w:rFonts w:ascii="宋体" w:hAnsi="宋体" w:cs="Arial"/>
                <w:b/>
                <w:color w:val="000000"/>
                <w:sz w:val="21"/>
                <w:szCs w:val="21"/>
              </w:rPr>
            </w:pPr>
            <w:r>
              <w:rPr>
                <w:rFonts w:ascii="宋体" w:hAnsi="宋体" w:cs="Arial"/>
                <w:b/>
                <w:color w:val="000000"/>
                <w:sz w:val="21"/>
                <w:szCs w:val="21"/>
              </w:rPr>
              <w:t>名称</w:t>
            </w:r>
          </w:p>
        </w:tc>
        <w:tc>
          <w:tcPr>
            <w:tcW w:w="851" w:type="dxa"/>
            <w:shd w:val="clear" w:color="auto" w:fill="FFCC99"/>
            <w:vAlign w:val="center"/>
          </w:tcPr>
          <w:p w14:paraId="41D37CCC">
            <w:pPr>
              <w:rPr>
                <w:rFonts w:ascii="宋体" w:hAnsi="宋体" w:cs="Arial"/>
                <w:b/>
                <w:color w:val="000000"/>
                <w:sz w:val="21"/>
                <w:szCs w:val="21"/>
              </w:rPr>
            </w:pPr>
            <w:r>
              <w:rPr>
                <w:rFonts w:ascii="宋体" w:hAnsi="宋体" w:cs="Arial"/>
                <w:b/>
                <w:color w:val="000000"/>
                <w:sz w:val="21"/>
                <w:szCs w:val="21"/>
              </w:rPr>
              <w:t>输入</w:t>
            </w:r>
            <w:r>
              <w:rPr>
                <w:rFonts w:hint="eastAsia" w:ascii="宋体" w:hAnsi="宋体" w:cs="Arial"/>
                <w:b/>
                <w:color w:val="000000"/>
                <w:sz w:val="21"/>
                <w:szCs w:val="21"/>
              </w:rPr>
              <w:t>/输出</w:t>
            </w:r>
          </w:p>
        </w:tc>
        <w:tc>
          <w:tcPr>
            <w:tcW w:w="850" w:type="dxa"/>
            <w:shd w:val="clear" w:color="auto" w:fill="FFCC99"/>
            <w:vAlign w:val="center"/>
          </w:tcPr>
          <w:p w14:paraId="7C4BB34B">
            <w:pPr>
              <w:rPr>
                <w:rFonts w:ascii="宋体" w:hAnsi="宋体" w:cs="Arial"/>
                <w:b/>
                <w:color w:val="000000"/>
                <w:sz w:val="21"/>
                <w:szCs w:val="21"/>
              </w:rPr>
            </w:pPr>
            <w:r>
              <w:rPr>
                <w:rFonts w:ascii="宋体" w:hAnsi="宋体" w:cs="Arial"/>
                <w:b/>
                <w:color w:val="000000"/>
                <w:sz w:val="21"/>
                <w:szCs w:val="21"/>
              </w:rPr>
              <w:t>缺省值</w:t>
            </w:r>
          </w:p>
        </w:tc>
        <w:tc>
          <w:tcPr>
            <w:tcW w:w="1276" w:type="dxa"/>
            <w:shd w:val="clear" w:color="auto" w:fill="FFCC99"/>
            <w:vAlign w:val="center"/>
          </w:tcPr>
          <w:p w14:paraId="420D3861">
            <w:pPr>
              <w:rPr>
                <w:rFonts w:ascii="宋体" w:hAnsi="宋体" w:cs="Arial"/>
                <w:b/>
                <w:color w:val="000000"/>
                <w:sz w:val="21"/>
                <w:szCs w:val="21"/>
              </w:rPr>
            </w:pPr>
            <w:r>
              <w:rPr>
                <w:rFonts w:hint="eastAsia" w:ascii="宋体" w:hAnsi="宋体" w:cs="Arial"/>
                <w:b/>
                <w:color w:val="000000"/>
                <w:sz w:val="21"/>
                <w:szCs w:val="21"/>
              </w:rPr>
              <w:t>类型/长度</w:t>
            </w:r>
          </w:p>
        </w:tc>
        <w:tc>
          <w:tcPr>
            <w:tcW w:w="1276" w:type="dxa"/>
            <w:shd w:val="clear" w:color="auto" w:fill="FFCC99"/>
            <w:vAlign w:val="center"/>
          </w:tcPr>
          <w:p w14:paraId="3E76749E">
            <w:pPr>
              <w:rPr>
                <w:rFonts w:ascii="宋体" w:hAnsi="宋体" w:cs="Arial"/>
                <w:b/>
                <w:color w:val="000000"/>
                <w:sz w:val="21"/>
                <w:szCs w:val="21"/>
              </w:rPr>
            </w:pPr>
            <w:r>
              <w:rPr>
                <w:rFonts w:hint="eastAsia" w:ascii="宋体" w:hAnsi="宋体" w:cs="Arial"/>
                <w:b/>
                <w:color w:val="000000"/>
                <w:sz w:val="21"/>
                <w:szCs w:val="21"/>
              </w:rPr>
              <w:t>是否必输</w:t>
            </w:r>
          </w:p>
        </w:tc>
        <w:tc>
          <w:tcPr>
            <w:tcW w:w="2693" w:type="dxa"/>
            <w:shd w:val="clear" w:color="auto" w:fill="FFCC99"/>
            <w:vAlign w:val="center"/>
          </w:tcPr>
          <w:p w14:paraId="4BC8496C">
            <w:pPr>
              <w:rPr>
                <w:rFonts w:ascii="宋体" w:hAnsi="宋体" w:cs="Arial"/>
                <w:b/>
                <w:color w:val="000000"/>
                <w:sz w:val="21"/>
                <w:szCs w:val="21"/>
              </w:rPr>
            </w:pPr>
            <w:r>
              <w:rPr>
                <w:rFonts w:ascii="宋体" w:hAnsi="宋体" w:cs="Arial"/>
                <w:b/>
                <w:color w:val="000000"/>
                <w:sz w:val="21"/>
                <w:szCs w:val="21"/>
              </w:rPr>
              <w:t>备注</w:t>
            </w:r>
          </w:p>
        </w:tc>
      </w:tr>
      <w:tr w14:paraId="35760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70E3371C">
            <w:pPr>
              <w:widowControl w:val="0"/>
              <w:numPr>
                <w:ilvl w:val="0"/>
                <w:numId w:val="66"/>
              </w:numPr>
              <w:spacing w:after="0" w:line="360" w:lineRule="auto"/>
              <w:rPr>
                <w:rFonts w:ascii="宋体" w:hAnsi="宋体"/>
                <w:sz w:val="21"/>
                <w:szCs w:val="21"/>
              </w:rPr>
            </w:pPr>
          </w:p>
        </w:tc>
        <w:tc>
          <w:tcPr>
            <w:tcW w:w="1701" w:type="dxa"/>
          </w:tcPr>
          <w:p w14:paraId="16C234F4">
            <w:pPr>
              <w:spacing w:line="360" w:lineRule="auto"/>
              <w:rPr>
                <w:rFonts w:ascii="宋体" w:hAnsi="宋体" w:cs="Arial"/>
                <w:sz w:val="21"/>
                <w:szCs w:val="21"/>
              </w:rPr>
            </w:pPr>
            <w:r>
              <w:rPr>
                <w:rFonts w:hint="eastAsia" w:ascii="宋体" w:hAnsi="宋体" w:cs="Arial"/>
                <w:sz w:val="21"/>
                <w:szCs w:val="21"/>
              </w:rPr>
              <w:t>选择框</w:t>
            </w:r>
          </w:p>
        </w:tc>
        <w:tc>
          <w:tcPr>
            <w:tcW w:w="851" w:type="dxa"/>
          </w:tcPr>
          <w:p w14:paraId="05EC09E7">
            <w:pPr>
              <w:spacing w:line="360" w:lineRule="auto"/>
              <w:rPr>
                <w:rFonts w:ascii="宋体" w:hAnsi="宋体"/>
                <w:sz w:val="21"/>
                <w:szCs w:val="21"/>
              </w:rPr>
            </w:pPr>
            <w:r>
              <w:rPr>
                <w:rFonts w:hint="eastAsia" w:ascii="宋体" w:hAnsi="宋体"/>
                <w:sz w:val="21"/>
                <w:szCs w:val="21"/>
              </w:rPr>
              <w:t>单选框</w:t>
            </w:r>
          </w:p>
        </w:tc>
        <w:tc>
          <w:tcPr>
            <w:tcW w:w="850" w:type="dxa"/>
          </w:tcPr>
          <w:p w14:paraId="5B2B8FCA">
            <w:pPr>
              <w:spacing w:line="360" w:lineRule="auto"/>
              <w:rPr>
                <w:rFonts w:ascii="宋体" w:hAnsi="宋体"/>
                <w:sz w:val="21"/>
                <w:szCs w:val="21"/>
              </w:rPr>
            </w:pPr>
          </w:p>
        </w:tc>
        <w:tc>
          <w:tcPr>
            <w:tcW w:w="1276" w:type="dxa"/>
          </w:tcPr>
          <w:p w14:paraId="5366C12C">
            <w:pPr>
              <w:spacing w:line="360" w:lineRule="auto"/>
              <w:rPr>
                <w:rFonts w:ascii="宋体" w:hAnsi="宋体"/>
                <w:sz w:val="21"/>
                <w:szCs w:val="21"/>
              </w:rPr>
            </w:pPr>
          </w:p>
        </w:tc>
        <w:tc>
          <w:tcPr>
            <w:tcW w:w="1276" w:type="dxa"/>
          </w:tcPr>
          <w:p w14:paraId="61EADC5F">
            <w:pPr>
              <w:spacing w:line="360" w:lineRule="auto"/>
              <w:rPr>
                <w:rFonts w:ascii="宋体" w:hAnsi="宋体"/>
                <w:sz w:val="21"/>
                <w:szCs w:val="21"/>
              </w:rPr>
            </w:pPr>
          </w:p>
        </w:tc>
        <w:tc>
          <w:tcPr>
            <w:tcW w:w="2693" w:type="dxa"/>
          </w:tcPr>
          <w:p w14:paraId="3979D2AE">
            <w:pPr>
              <w:spacing w:line="360" w:lineRule="auto"/>
              <w:rPr>
                <w:rFonts w:ascii="宋体" w:hAnsi="宋体"/>
                <w:sz w:val="21"/>
                <w:szCs w:val="21"/>
              </w:rPr>
            </w:pPr>
          </w:p>
        </w:tc>
      </w:tr>
      <w:tr w14:paraId="52036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20D73577">
            <w:pPr>
              <w:widowControl w:val="0"/>
              <w:numPr>
                <w:ilvl w:val="0"/>
                <w:numId w:val="66"/>
              </w:numPr>
              <w:spacing w:after="0" w:line="360" w:lineRule="auto"/>
              <w:rPr>
                <w:rFonts w:ascii="宋体" w:hAnsi="宋体"/>
                <w:sz w:val="21"/>
                <w:szCs w:val="21"/>
              </w:rPr>
            </w:pPr>
          </w:p>
        </w:tc>
        <w:tc>
          <w:tcPr>
            <w:tcW w:w="1701" w:type="dxa"/>
          </w:tcPr>
          <w:p w14:paraId="25B528B7">
            <w:pPr>
              <w:spacing w:line="360" w:lineRule="auto"/>
              <w:rPr>
                <w:rFonts w:ascii="宋体" w:hAnsi="宋体" w:cs="Arial"/>
                <w:sz w:val="21"/>
                <w:szCs w:val="21"/>
              </w:rPr>
            </w:pPr>
            <w:r>
              <w:rPr>
                <w:rFonts w:hint="eastAsia" w:ascii="宋体" w:hAnsi="宋体" w:cs="Arial"/>
                <w:sz w:val="21"/>
                <w:szCs w:val="21"/>
              </w:rPr>
              <w:t>付款账号</w:t>
            </w:r>
          </w:p>
        </w:tc>
        <w:tc>
          <w:tcPr>
            <w:tcW w:w="851" w:type="dxa"/>
          </w:tcPr>
          <w:p w14:paraId="1381373D">
            <w:pPr>
              <w:spacing w:line="360" w:lineRule="auto"/>
              <w:rPr>
                <w:rFonts w:ascii="宋体" w:hAnsi="宋体"/>
                <w:sz w:val="21"/>
                <w:szCs w:val="21"/>
              </w:rPr>
            </w:pPr>
            <w:r>
              <w:rPr>
                <w:rFonts w:hint="eastAsia" w:ascii="宋体" w:hAnsi="宋体"/>
                <w:sz w:val="21"/>
                <w:szCs w:val="21"/>
              </w:rPr>
              <w:t>文本</w:t>
            </w:r>
          </w:p>
        </w:tc>
        <w:tc>
          <w:tcPr>
            <w:tcW w:w="850" w:type="dxa"/>
          </w:tcPr>
          <w:p w14:paraId="4AA5F2AA">
            <w:pPr>
              <w:spacing w:line="360" w:lineRule="auto"/>
              <w:rPr>
                <w:rFonts w:ascii="宋体" w:hAnsi="宋体"/>
                <w:sz w:val="21"/>
                <w:szCs w:val="21"/>
              </w:rPr>
            </w:pPr>
          </w:p>
        </w:tc>
        <w:tc>
          <w:tcPr>
            <w:tcW w:w="1276" w:type="dxa"/>
          </w:tcPr>
          <w:p w14:paraId="07FD6980">
            <w:pPr>
              <w:spacing w:line="360" w:lineRule="auto"/>
              <w:rPr>
                <w:rFonts w:ascii="宋体" w:hAnsi="宋体"/>
                <w:sz w:val="21"/>
                <w:szCs w:val="21"/>
              </w:rPr>
            </w:pPr>
          </w:p>
        </w:tc>
        <w:tc>
          <w:tcPr>
            <w:tcW w:w="1276" w:type="dxa"/>
          </w:tcPr>
          <w:p w14:paraId="63E09D86">
            <w:pPr>
              <w:spacing w:line="360" w:lineRule="auto"/>
              <w:rPr>
                <w:rFonts w:ascii="宋体" w:hAnsi="宋体"/>
                <w:sz w:val="21"/>
                <w:szCs w:val="21"/>
              </w:rPr>
            </w:pPr>
          </w:p>
        </w:tc>
        <w:tc>
          <w:tcPr>
            <w:tcW w:w="2693" w:type="dxa"/>
          </w:tcPr>
          <w:p w14:paraId="5EE20AF1">
            <w:pPr>
              <w:spacing w:line="360" w:lineRule="auto"/>
              <w:rPr>
                <w:rFonts w:ascii="宋体" w:hAnsi="宋体"/>
                <w:sz w:val="21"/>
                <w:szCs w:val="21"/>
              </w:rPr>
            </w:pPr>
          </w:p>
        </w:tc>
      </w:tr>
      <w:tr w14:paraId="07E38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5C96F0FD">
            <w:pPr>
              <w:widowControl w:val="0"/>
              <w:numPr>
                <w:ilvl w:val="0"/>
                <w:numId w:val="66"/>
              </w:numPr>
              <w:spacing w:after="0" w:line="360" w:lineRule="auto"/>
              <w:rPr>
                <w:rFonts w:ascii="宋体" w:hAnsi="宋体"/>
                <w:sz w:val="21"/>
                <w:szCs w:val="21"/>
              </w:rPr>
            </w:pPr>
          </w:p>
        </w:tc>
        <w:tc>
          <w:tcPr>
            <w:tcW w:w="1701" w:type="dxa"/>
          </w:tcPr>
          <w:p w14:paraId="616B08DD">
            <w:pPr>
              <w:spacing w:line="360" w:lineRule="auto"/>
              <w:rPr>
                <w:rFonts w:ascii="宋体" w:hAnsi="宋体" w:cs="Arial"/>
                <w:sz w:val="21"/>
                <w:szCs w:val="21"/>
              </w:rPr>
            </w:pPr>
            <w:r>
              <w:rPr>
                <w:rFonts w:hint="eastAsia" w:ascii="宋体" w:hAnsi="宋体" w:cs="Arial"/>
                <w:sz w:val="21"/>
                <w:szCs w:val="21"/>
              </w:rPr>
              <w:t>转账金额</w:t>
            </w:r>
          </w:p>
        </w:tc>
        <w:tc>
          <w:tcPr>
            <w:tcW w:w="851" w:type="dxa"/>
          </w:tcPr>
          <w:p w14:paraId="674CC663">
            <w:pPr>
              <w:spacing w:line="360" w:lineRule="auto"/>
              <w:rPr>
                <w:rFonts w:ascii="宋体" w:hAnsi="宋体"/>
                <w:sz w:val="21"/>
                <w:szCs w:val="21"/>
              </w:rPr>
            </w:pPr>
            <w:r>
              <w:rPr>
                <w:rFonts w:hint="eastAsia" w:ascii="宋体" w:hAnsi="宋体"/>
                <w:sz w:val="21"/>
                <w:szCs w:val="21"/>
              </w:rPr>
              <w:t>文本</w:t>
            </w:r>
          </w:p>
        </w:tc>
        <w:tc>
          <w:tcPr>
            <w:tcW w:w="850" w:type="dxa"/>
          </w:tcPr>
          <w:p w14:paraId="433F074F">
            <w:pPr>
              <w:spacing w:line="360" w:lineRule="auto"/>
              <w:rPr>
                <w:rFonts w:ascii="宋体" w:hAnsi="宋体"/>
                <w:sz w:val="21"/>
                <w:szCs w:val="21"/>
              </w:rPr>
            </w:pPr>
          </w:p>
        </w:tc>
        <w:tc>
          <w:tcPr>
            <w:tcW w:w="1276" w:type="dxa"/>
          </w:tcPr>
          <w:p w14:paraId="5F39CF79">
            <w:pPr>
              <w:spacing w:line="360" w:lineRule="auto"/>
              <w:rPr>
                <w:rFonts w:ascii="宋体" w:hAnsi="宋体"/>
                <w:sz w:val="21"/>
                <w:szCs w:val="21"/>
              </w:rPr>
            </w:pPr>
          </w:p>
        </w:tc>
        <w:tc>
          <w:tcPr>
            <w:tcW w:w="1276" w:type="dxa"/>
          </w:tcPr>
          <w:p w14:paraId="6A852D7E">
            <w:pPr>
              <w:spacing w:line="360" w:lineRule="auto"/>
              <w:rPr>
                <w:rFonts w:ascii="宋体" w:hAnsi="宋体"/>
                <w:sz w:val="21"/>
                <w:szCs w:val="21"/>
              </w:rPr>
            </w:pPr>
          </w:p>
        </w:tc>
        <w:tc>
          <w:tcPr>
            <w:tcW w:w="2693" w:type="dxa"/>
          </w:tcPr>
          <w:p w14:paraId="5E57D102">
            <w:pPr>
              <w:spacing w:line="360" w:lineRule="auto"/>
              <w:rPr>
                <w:rFonts w:ascii="宋体" w:hAnsi="宋体"/>
                <w:sz w:val="21"/>
                <w:szCs w:val="21"/>
              </w:rPr>
            </w:pPr>
          </w:p>
        </w:tc>
      </w:tr>
      <w:tr w14:paraId="60EBC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39E0439A">
            <w:pPr>
              <w:widowControl w:val="0"/>
              <w:numPr>
                <w:ilvl w:val="0"/>
                <w:numId w:val="66"/>
              </w:numPr>
              <w:spacing w:after="0" w:line="360" w:lineRule="auto"/>
              <w:rPr>
                <w:rFonts w:ascii="宋体" w:hAnsi="宋体"/>
                <w:sz w:val="21"/>
                <w:szCs w:val="21"/>
              </w:rPr>
            </w:pPr>
          </w:p>
        </w:tc>
        <w:tc>
          <w:tcPr>
            <w:tcW w:w="1701" w:type="dxa"/>
          </w:tcPr>
          <w:p w14:paraId="3750D675">
            <w:pPr>
              <w:spacing w:line="360" w:lineRule="auto"/>
              <w:rPr>
                <w:rFonts w:ascii="宋体" w:hAnsi="宋体" w:cs="Arial"/>
                <w:sz w:val="21"/>
                <w:szCs w:val="21"/>
              </w:rPr>
            </w:pPr>
            <w:r>
              <w:rPr>
                <w:rFonts w:hint="eastAsia" w:ascii="宋体" w:hAnsi="宋体" w:cs="Arial"/>
                <w:sz w:val="21"/>
                <w:szCs w:val="21"/>
              </w:rPr>
              <w:t>收款账号</w:t>
            </w:r>
          </w:p>
        </w:tc>
        <w:tc>
          <w:tcPr>
            <w:tcW w:w="851" w:type="dxa"/>
          </w:tcPr>
          <w:p w14:paraId="6A29537D">
            <w:pPr>
              <w:spacing w:line="360" w:lineRule="auto"/>
              <w:rPr>
                <w:rFonts w:ascii="宋体" w:hAnsi="宋体"/>
                <w:sz w:val="21"/>
                <w:szCs w:val="21"/>
              </w:rPr>
            </w:pPr>
            <w:r>
              <w:rPr>
                <w:rFonts w:hint="eastAsia" w:ascii="宋体" w:hAnsi="宋体"/>
                <w:sz w:val="21"/>
                <w:szCs w:val="21"/>
              </w:rPr>
              <w:t>文本</w:t>
            </w:r>
          </w:p>
        </w:tc>
        <w:tc>
          <w:tcPr>
            <w:tcW w:w="850" w:type="dxa"/>
          </w:tcPr>
          <w:p w14:paraId="3EC9CF8C">
            <w:pPr>
              <w:spacing w:line="360" w:lineRule="auto"/>
              <w:rPr>
                <w:rFonts w:ascii="宋体" w:hAnsi="宋体"/>
                <w:sz w:val="21"/>
                <w:szCs w:val="21"/>
              </w:rPr>
            </w:pPr>
          </w:p>
        </w:tc>
        <w:tc>
          <w:tcPr>
            <w:tcW w:w="1276" w:type="dxa"/>
          </w:tcPr>
          <w:p w14:paraId="75410287">
            <w:pPr>
              <w:spacing w:line="360" w:lineRule="auto"/>
              <w:rPr>
                <w:rFonts w:ascii="宋体" w:hAnsi="宋体"/>
                <w:sz w:val="21"/>
                <w:szCs w:val="21"/>
              </w:rPr>
            </w:pPr>
          </w:p>
        </w:tc>
        <w:tc>
          <w:tcPr>
            <w:tcW w:w="1276" w:type="dxa"/>
          </w:tcPr>
          <w:p w14:paraId="30562A59">
            <w:pPr>
              <w:spacing w:line="360" w:lineRule="auto"/>
              <w:rPr>
                <w:rFonts w:ascii="宋体" w:hAnsi="宋体"/>
                <w:sz w:val="21"/>
                <w:szCs w:val="21"/>
              </w:rPr>
            </w:pPr>
          </w:p>
        </w:tc>
        <w:tc>
          <w:tcPr>
            <w:tcW w:w="2693" w:type="dxa"/>
          </w:tcPr>
          <w:p w14:paraId="0B5BBB3B">
            <w:pPr>
              <w:spacing w:line="360" w:lineRule="auto"/>
              <w:rPr>
                <w:rFonts w:ascii="宋体" w:hAnsi="宋体"/>
                <w:sz w:val="21"/>
                <w:szCs w:val="21"/>
              </w:rPr>
            </w:pPr>
          </w:p>
        </w:tc>
      </w:tr>
      <w:tr w14:paraId="25FD7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0A7242C6">
            <w:pPr>
              <w:widowControl w:val="0"/>
              <w:numPr>
                <w:ilvl w:val="0"/>
                <w:numId w:val="66"/>
              </w:numPr>
              <w:spacing w:after="0" w:line="360" w:lineRule="auto"/>
              <w:rPr>
                <w:rFonts w:ascii="宋体" w:hAnsi="宋体"/>
                <w:sz w:val="21"/>
                <w:szCs w:val="21"/>
              </w:rPr>
            </w:pPr>
          </w:p>
        </w:tc>
        <w:tc>
          <w:tcPr>
            <w:tcW w:w="1701" w:type="dxa"/>
          </w:tcPr>
          <w:p w14:paraId="5093ED98">
            <w:pPr>
              <w:spacing w:line="360" w:lineRule="auto"/>
              <w:rPr>
                <w:rFonts w:ascii="宋体" w:hAnsi="宋体" w:cs="Arial"/>
                <w:sz w:val="21"/>
                <w:szCs w:val="21"/>
              </w:rPr>
            </w:pPr>
            <w:r>
              <w:rPr>
                <w:rFonts w:hint="eastAsia" w:ascii="宋体" w:hAnsi="宋体" w:cs="Arial"/>
                <w:sz w:val="21"/>
                <w:szCs w:val="21"/>
              </w:rPr>
              <w:t>收款人户名</w:t>
            </w:r>
          </w:p>
        </w:tc>
        <w:tc>
          <w:tcPr>
            <w:tcW w:w="851" w:type="dxa"/>
          </w:tcPr>
          <w:p w14:paraId="06E8224F">
            <w:pPr>
              <w:spacing w:line="360" w:lineRule="auto"/>
              <w:rPr>
                <w:rFonts w:ascii="宋体" w:hAnsi="宋体"/>
                <w:sz w:val="21"/>
                <w:szCs w:val="21"/>
              </w:rPr>
            </w:pPr>
            <w:r>
              <w:rPr>
                <w:rFonts w:hint="eastAsia" w:ascii="宋体" w:hAnsi="宋体"/>
                <w:sz w:val="21"/>
                <w:szCs w:val="21"/>
              </w:rPr>
              <w:t>文本</w:t>
            </w:r>
          </w:p>
        </w:tc>
        <w:tc>
          <w:tcPr>
            <w:tcW w:w="850" w:type="dxa"/>
          </w:tcPr>
          <w:p w14:paraId="77A22CE1">
            <w:pPr>
              <w:spacing w:line="360" w:lineRule="auto"/>
              <w:rPr>
                <w:rFonts w:ascii="宋体" w:hAnsi="宋体"/>
                <w:sz w:val="21"/>
                <w:szCs w:val="21"/>
              </w:rPr>
            </w:pPr>
          </w:p>
        </w:tc>
        <w:tc>
          <w:tcPr>
            <w:tcW w:w="1276" w:type="dxa"/>
          </w:tcPr>
          <w:p w14:paraId="696A0B91">
            <w:pPr>
              <w:spacing w:line="360" w:lineRule="auto"/>
              <w:rPr>
                <w:rFonts w:ascii="宋体" w:hAnsi="宋体"/>
                <w:sz w:val="21"/>
                <w:szCs w:val="21"/>
              </w:rPr>
            </w:pPr>
          </w:p>
        </w:tc>
        <w:tc>
          <w:tcPr>
            <w:tcW w:w="1276" w:type="dxa"/>
          </w:tcPr>
          <w:p w14:paraId="65AE0EC9">
            <w:pPr>
              <w:spacing w:line="360" w:lineRule="auto"/>
              <w:rPr>
                <w:rFonts w:ascii="宋体" w:hAnsi="宋体"/>
                <w:sz w:val="21"/>
                <w:szCs w:val="21"/>
              </w:rPr>
            </w:pPr>
          </w:p>
        </w:tc>
        <w:tc>
          <w:tcPr>
            <w:tcW w:w="2693" w:type="dxa"/>
          </w:tcPr>
          <w:p w14:paraId="0397CA21">
            <w:pPr>
              <w:spacing w:line="360" w:lineRule="auto"/>
              <w:rPr>
                <w:rFonts w:ascii="宋体" w:hAnsi="宋体"/>
                <w:sz w:val="21"/>
                <w:szCs w:val="21"/>
              </w:rPr>
            </w:pPr>
          </w:p>
        </w:tc>
      </w:tr>
      <w:tr w14:paraId="61FDE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65F931BD">
            <w:pPr>
              <w:widowControl w:val="0"/>
              <w:numPr>
                <w:ilvl w:val="0"/>
                <w:numId w:val="66"/>
              </w:numPr>
              <w:spacing w:after="0" w:line="360" w:lineRule="auto"/>
              <w:rPr>
                <w:rFonts w:ascii="宋体" w:hAnsi="宋体"/>
                <w:sz w:val="21"/>
                <w:szCs w:val="21"/>
              </w:rPr>
            </w:pPr>
          </w:p>
        </w:tc>
        <w:tc>
          <w:tcPr>
            <w:tcW w:w="1701" w:type="dxa"/>
          </w:tcPr>
          <w:p w14:paraId="2915DB96">
            <w:pPr>
              <w:spacing w:line="360" w:lineRule="auto"/>
              <w:rPr>
                <w:rFonts w:ascii="宋体" w:hAnsi="宋体" w:cs="Arial"/>
                <w:sz w:val="21"/>
                <w:szCs w:val="21"/>
              </w:rPr>
            </w:pPr>
            <w:r>
              <w:rPr>
                <w:rFonts w:hint="eastAsia" w:ascii="宋体" w:hAnsi="宋体" w:cs="Arial"/>
                <w:sz w:val="21"/>
                <w:szCs w:val="21"/>
              </w:rPr>
              <w:t>收款账户开户行</w:t>
            </w:r>
          </w:p>
        </w:tc>
        <w:tc>
          <w:tcPr>
            <w:tcW w:w="851" w:type="dxa"/>
          </w:tcPr>
          <w:p w14:paraId="16EE3CCD">
            <w:pPr>
              <w:spacing w:line="360" w:lineRule="auto"/>
              <w:rPr>
                <w:rFonts w:ascii="宋体" w:hAnsi="宋体"/>
                <w:sz w:val="21"/>
                <w:szCs w:val="21"/>
              </w:rPr>
            </w:pPr>
            <w:r>
              <w:rPr>
                <w:rFonts w:hint="eastAsia" w:ascii="宋体" w:hAnsi="宋体"/>
                <w:sz w:val="21"/>
                <w:szCs w:val="21"/>
              </w:rPr>
              <w:t>文本</w:t>
            </w:r>
          </w:p>
        </w:tc>
        <w:tc>
          <w:tcPr>
            <w:tcW w:w="850" w:type="dxa"/>
          </w:tcPr>
          <w:p w14:paraId="40AD3970">
            <w:pPr>
              <w:spacing w:line="360" w:lineRule="auto"/>
              <w:rPr>
                <w:rFonts w:ascii="宋体" w:hAnsi="宋体"/>
                <w:sz w:val="21"/>
                <w:szCs w:val="21"/>
              </w:rPr>
            </w:pPr>
          </w:p>
        </w:tc>
        <w:tc>
          <w:tcPr>
            <w:tcW w:w="1276" w:type="dxa"/>
          </w:tcPr>
          <w:p w14:paraId="648F3EDC">
            <w:pPr>
              <w:spacing w:line="360" w:lineRule="auto"/>
              <w:rPr>
                <w:rFonts w:ascii="宋体" w:hAnsi="宋体"/>
                <w:sz w:val="21"/>
                <w:szCs w:val="21"/>
              </w:rPr>
            </w:pPr>
          </w:p>
        </w:tc>
        <w:tc>
          <w:tcPr>
            <w:tcW w:w="1276" w:type="dxa"/>
          </w:tcPr>
          <w:p w14:paraId="2ECDCB01">
            <w:pPr>
              <w:spacing w:line="360" w:lineRule="auto"/>
              <w:rPr>
                <w:rFonts w:ascii="宋体" w:hAnsi="宋体"/>
                <w:sz w:val="21"/>
                <w:szCs w:val="21"/>
              </w:rPr>
            </w:pPr>
          </w:p>
        </w:tc>
        <w:tc>
          <w:tcPr>
            <w:tcW w:w="2693" w:type="dxa"/>
          </w:tcPr>
          <w:p w14:paraId="0636C0D9">
            <w:pPr>
              <w:spacing w:line="360" w:lineRule="auto"/>
              <w:rPr>
                <w:rFonts w:ascii="宋体" w:hAnsi="宋体"/>
                <w:sz w:val="21"/>
                <w:szCs w:val="21"/>
              </w:rPr>
            </w:pPr>
          </w:p>
        </w:tc>
      </w:tr>
      <w:tr w14:paraId="0A733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18C58C67">
            <w:pPr>
              <w:widowControl w:val="0"/>
              <w:numPr>
                <w:ilvl w:val="0"/>
                <w:numId w:val="66"/>
              </w:numPr>
              <w:spacing w:after="0" w:line="360" w:lineRule="auto"/>
              <w:rPr>
                <w:rFonts w:ascii="宋体" w:hAnsi="宋体"/>
                <w:sz w:val="21"/>
                <w:szCs w:val="21"/>
              </w:rPr>
            </w:pPr>
          </w:p>
        </w:tc>
        <w:tc>
          <w:tcPr>
            <w:tcW w:w="1701" w:type="dxa"/>
            <w:vAlign w:val="center"/>
          </w:tcPr>
          <w:p w14:paraId="247E85AE">
            <w:pPr>
              <w:spacing w:line="360" w:lineRule="auto"/>
              <w:rPr>
                <w:rFonts w:ascii="宋体" w:hAnsi="宋体" w:cs="Arial"/>
                <w:color w:val="000000"/>
                <w:sz w:val="21"/>
                <w:szCs w:val="21"/>
              </w:rPr>
            </w:pPr>
            <w:r>
              <w:rPr>
                <w:rFonts w:hint="eastAsia" w:ascii="宋体" w:hAnsi="宋体" w:cs="Arial"/>
                <w:color w:val="000000"/>
                <w:sz w:val="21"/>
                <w:szCs w:val="21"/>
              </w:rPr>
              <w:t>收款账户省/市</w:t>
            </w:r>
          </w:p>
        </w:tc>
        <w:tc>
          <w:tcPr>
            <w:tcW w:w="851" w:type="dxa"/>
          </w:tcPr>
          <w:p w14:paraId="7E958E98">
            <w:pPr>
              <w:rPr>
                <w:rFonts w:ascii="宋体" w:hAnsi="宋体" w:cs="Arial"/>
                <w:sz w:val="21"/>
                <w:szCs w:val="21"/>
              </w:rPr>
            </w:pPr>
            <w:r>
              <w:rPr>
                <w:rFonts w:hint="eastAsia" w:ascii="宋体" w:hAnsi="宋体" w:cs="Arial"/>
                <w:sz w:val="21"/>
                <w:szCs w:val="21"/>
              </w:rPr>
              <w:t>文本</w:t>
            </w:r>
          </w:p>
        </w:tc>
        <w:tc>
          <w:tcPr>
            <w:tcW w:w="850" w:type="dxa"/>
          </w:tcPr>
          <w:p w14:paraId="26FA36E9">
            <w:pPr>
              <w:spacing w:line="360" w:lineRule="auto"/>
              <w:rPr>
                <w:rFonts w:ascii="宋体" w:hAnsi="宋体"/>
                <w:sz w:val="21"/>
                <w:szCs w:val="21"/>
              </w:rPr>
            </w:pPr>
          </w:p>
        </w:tc>
        <w:tc>
          <w:tcPr>
            <w:tcW w:w="1276" w:type="dxa"/>
          </w:tcPr>
          <w:p w14:paraId="48B849D6">
            <w:pPr>
              <w:spacing w:line="360" w:lineRule="auto"/>
              <w:rPr>
                <w:rFonts w:ascii="宋体" w:hAnsi="宋体"/>
                <w:sz w:val="21"/>
                <w:szCs w:val="21"/>
              </w:rPr>
            </w:pPr>
          </w:p>
        </w:tc>
        <w:tc>
          <w:tcPr>
            <w:tcW w:w="1276" w:type="dxa"/>
          </w:tcPr>
          <w:p w14:paraId="63E39414">
            <w:pPr>
              <w:spacing w:line="360" w:lineRule="auto"/>
              <w:rPr>
                <w:rFonts w:ascii="宋体" w:hAnsi="宋体"/>
                <w:sz w:val="21"/>
                <w:szCs w:val="21"/>
              </w:rPr>
            </w:pPr>
          </w:p>
        </w:tc>
        <w:tc>
          <w:tcPr>
            <w:tcW w:w="2693" w:type="dxa"/>
          </w:tcPr>
          <w:p w14:paraId="60590FE7">
            <w:pPr>
              <w:spacing w:line="360" w:lineRule="auto"/>
              <w:rPr>
                <w:rFonts w:ascii="宋体" w:hAnsi="宋体"/>
                <w:sz w:val="21"/>
                <w:szCs w:val="21"/>
              </w:rPr>
            </w:pPr>
          </w:p>
        </w:tc>
      </w:tr>
      <w:tr w14:paraId="607F3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335DFDB2">
            <w:pPr>
              <w:widowControl w:val="0"/>
              <w:numPr>
                <w:ilvl w:val="0"/>
                <w:numId w:val="66"/>
              </w:numPr>
              <w:spacing w:after="0" w:line="360" w:lineRule="auto"/>
              <w:rPr>
                <w:rFonts w:ascii="宋体" w:hAnsi="宋体"/>
                <w:sz w:val="21"/>
                <w:szCs w:val="21"/>
              </w:rPr>
            </w:pPr>
          </w:p>
        </w:tc>
        <w:tc>
          <w:tcPr>
            <w:tcW w:w="1701" w:type="dxa"/>
            <w:vAlign w:val="center"/>
          </w:tcPr>
          <w:p w14:paraId="554CE778">
            <w:pPr>
              <w:spacing w:line="360" w:lineRule="auto"/>
              <w:rPr>
                <w:rFonts w:ascii="宋体" w:hAnsi="宋体" w:cs="Arial"/>
                <w:color w:val="000000"/>
                <w:sz w:val="21"/>
                <w:szCs w:val="21"/>
              </w:rPr>
            </w:pPr>
            <w:r>
              <w:rPr>
                <w:rFonts w:hint="eastAsia" w:ascii="宋体" w:hAnsi="宋体" w:cs="Arial"/>
                <w:color w:val="000000"/>
                <w:sz w:val="21"/>
                <w:szCs w:val="21"/>
              </w:rPr>
              <w:t>收款账户城市</w:t>
            </w:r>
          </w:p>
        </w:tc>
        <w:tc>
          <w:tcPr>
            <w:tcW w:w="851" w:type="dxa"/>
          </w:tcPr>
          <w:p w14:paraId="077BC5B1">
            <w:pPr>
              <w:rPr>
                <w:rFonts w:ascii="宋体" w:hAnsi="宋体" w:cs="Arial"/>
                <w:sz w:val="21"/>
                <w:szCs w:val="21"/>
              </w:rPr>
            </w:pPr>
            <w:r>
              <w:rPr>
                <w:rFonts w:hint="eastAsia" w:ascii="宋体" w:hAnsi="宋体" w:cs="Arial"/>
                <w:sz w:val="21"/>
                <w:szCs w:val="21"/>
              </w:rPr>
              <w:t>文本</w:t>
            </w:r>
          </w:p>
        </w:tc>
        <w:tc>
          <w:tcPr>
            <w:tcW w:w="850" w:type="dxa"/>
          </w:tcPr>
          <w:p w14:paraId="4EF8F93D">
            <w:pPr>
              <w:spacing w:line="360" w:lineRule="auto"/>
              <w:rPr>
                <w:rFonts w:ascii="宋体" w:hAnsi="宋体"/>
                <w:sz w:val="21"/>
                <w:szCs w:val="21"/>
              </w:rPr>
            </w:pPr>
          </w:p>
        </w:tc>
        <w:tc>
          <w:tcPr>
            <w:tcW w:w="1276" w:type="dxa"/>
          </w:tcPr>
          <w:p w14:paraId="5AB323C4">
            <w:pPr>
              <w:spacing w:line="360" w:lineRule="auto"/>
              <w:rPr>
                <w:rFonts w:ascii="宋体" w:hAnsi="宋体"/>
                <w:sz w:val="21"/>
                <w:szCs w:val="21"/>
              </w:rPr>
            </w:pPr>
          </w:p>
        </w:tc>
        <w:tc>
          <w:tcPr>
            <w:tcW w:w="1276" w:type="dxa"/>
          </w:tcPr>
          <w:p w14:paraId="04E13629">
            <w:pPr>
              <w:spacing w:line="360" w:lineRule="auto"/>
              <w:rPr>
                <w:rFonts w:ascii="宋体" w:hAnsi="宋体"/>
                <w:sz w:val="21"/>
                <w:szCs w:val="21"/>
              </w:rPr>
            </w:pPr>
          </w:p>
        </w:tc>
        <w:tc>
          <w:tcPr>
            <w:tcW w:w="2693" w:type="dxa"/>
          </w:tcPr>
          <w:p w14:paraId="7D73E92D">
            <w:pPr>
              <w:spacing w:line="360" w:lineRule="auto"/>
              <w:rPr>
                <w:rFonts w:ascii="宋体" w:hAnsi="宋体"/>
                <w:sz w:val="21"/>
                <w:szCs w:val="21"/>
              </w:rPr>
            </w:pPr>
          </w:p>
        </w:tc>
      </w:tr>
      <w:tr w14:paraId="1FFB0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67C3DEF2">
            <w:pPr>
              <w:widowControl w:val="0"/>
              <w:numPr>
                <w:ilvl w:val="0"/>
                <w:numId w:val="66"/>
              </w:numPr>
              <w:spacing w:after="0" w:line="360" w:lineRule="auto"/>
              <w:rPr>
                <w:rFonts w:ascii="宋体" w:hAnsi="宋体"/>
                <w:sz w:val="21"/>
                <w:szCs w:val="21"/>
              </w:rPr>
            </w:pPr>
          </w:p>
        </w:tc>
        <w:tc>
          <w:tcPr>
            <w:tcW w:w="1701" w:type="dxa"/>
          </w:tcPr>
          <w:p w14:paraId="4E7102E1">
            <w:pPr>
              <w:spacing w:line="360" w:lineRule="auto"/>
              <w:rPr>
                <w:rFonts w:ascii="宋体" w:hAnsi="宋体" w:cs="Arial"/>
                <w:sz w:val="21"/>
                <w:szCs w:val="21"/>
              </w:rPr>
            </w:pPr>
            <w:r>
              <w:rPr>
                <w:rFonts w:hint="eastAsia" w:ascii="宋体" w:hAnsi="宋体" w:cs="Arial"/>
                <w:sz w:val="21"/>
                <w:szCs w:val="21"/>
              </w:rPr>
              <w:t>转账用途</w:t>
            </w:r>
          </w:p>
        </w:tc>
        <w:tc>
          <w:tcPr>
            <w:tcW w:w="851" w:type="dxa"/>
          </w:tcPr>
          <w:p w14:paraId="5B9DF33E">
            <w:pPr>
              <w:spacing w:line="360" w:lineRule="auto"/>
              <w:rPr>
                <w:rFonts w:ascii="宋体" w:hAnsi="宋体"/>
                <w:sz w:val="21"/>
                <w:szCs w:val="21"/>
              </w:rPr>
            </w:pPr>
            <w:r>
              <w:rPr>
                <w:rFonts w:hint="eastAsia" w:ascii="宋体" w:hAnsi="宋体"/>
                <w:sz w:val="21"/>
                <w:szCs w:val="21"/>
              </w:rPr>
              <w:t>文本</w:t>
            </w:r>
          </w:p>
        </w:tc>
        <w:tc>
          <w:tcPr>
            <w:tcW w:w="850" w:type="dxa"/>
          </w:tcPr>
          <w:p w14:paraId="0E21573B">
            <w:pPr>
              <w:spacing w:line="360" w:lineRule="auto"/>
              <w:rPr>
                <w:rFonts w:ascii="宋体" w:hAnsi="宋体"/>
                <w:sz w:val="21"/>
                <w:szCs w:val="21"/>
              </w:rPr>
            </w:pPr>
          </w:p>
        </w:tc>
        <w:tc>
          <w:tcPr>
            <w:tcW w:w="1276" w:type="dxa"/>
          </w:tcPr>
          <w:p w14:paraId="296BEF5E">
            <w:pPr>
              <w:spacing w:line="360" w:lineRule="auto"/>
              <w:rPr>
                <w:rFonts w:ascii="宋体" w:hAnsi="宋体"/>
                <w:sz w:val="21"/>
                <w:szCs w:val="21"/>
              </w:rPr>
            </w:pPr>
          </w:p>
        </w:tc>
        <w:tc>
          <w:tcPr>
            <w:tcW w:w="1276" w:type="dxa"/>
          </w:tcPr>
          <w:p w14:paraId="04671398">
            <w:pPr>
              <w:spacing w:line="360" w:lineRule="auto"/>
              <w:rPr>
                <w:rFonts w:ascii="宋体" w:hAnsi="宋体"/>
                <w:sz w:val="21"/>
                <w:szCs w:val="21"/>
              </w:rPr>
            </w:pPr>
          </w:p>
        </w:tc>
        <w:tc>
          <w:tcPr>
            <w:tcW w:w="2693" w:type="dxa"/>
          </w:tcPr>
          <w:p w14:paraId="1759AEF4">
            <w:pPr>
              <w:spacing w:line="360" w:lineRule="auto"/>
              <w:rPr>
                <w:rFonts w:ascii="宋体" w:hAnsi="宋体"/>
                <w:sz w:val="21"/>
                <w:szCs w:val="21"/>
              </w:rPr>
            </w:pPr>
          </w:p>
        </w:tc>
      </w:tr>
      <w:tr w14:paraId="396AB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34964518">
            <w:pPr>
              <w:widowControl w:val="0"/>
              <w:numPr>
                <w:ilvl w:val="0"/>
                <w:numId w:val="66"/>
              </w:numPr>
              <w:spacing w:after="0" w:line="360" w:lineRule="auto"/>
              <w:rPr>
                <w:rFonts w:ascii="宋体" w:hAnsi="宋体"/>
                <w:sz w:val="21"/>
                <w:szCs w:val="21"/>
              </w:rPr>
            </w:pPr>
          </w:p>
        </w:tc>
        <w:tc>
          <w:tcPr>
            <w:tcW w:w="1701" w:type="dxa"/>
          </w:tcPr>
          <w:p w14:paraId="1DC52D1B">
            <w:pPr>
              <w:spacing w:line="360" w:lineRule="auto"/>
              <w:rPr>
                <w:rFonts w:ascii="宋体" w:hAnsi="宋体"/>
                <w:sz w:val="21"/>
                <w:szCs w:val="21"/>
              </w:rPr>
            </w:pPr>
            <w:r>
              <w:rPr>
                <w:rFonts w:hint="eastAsia" w:ascii="宋体" w:hAnsi="宋体"/>
                <w:sz w:val="21"/>
                <w:szCs w:val="21"/>
              </w:rPr>
              <w:t>确认</w:t>
            </w:r>
          </w:p>
        </w:tc>
        <w:tc>
          <w:tcPr>
            <w:tcW w:w="851" w:type="dxa"/>
          </w:tcPr>
          <w:p w14:paraId="1829FEE2">
            <w:pPr>
              <w:spacing w:line="360" w:lineRule="auto"/>
              <w:rPr>
                <w:rFonts w:ascii="宋体" w:hAnsi="宋体"/>
                <w:sz w:val="21"/>
                <w:szCs w:val="21"/>
              </w:rPr>
            </w:pPr>
            <w:r>
              <w:rPr>
                <w:rFonts w:hint="eastAsia" w:ascii="宋体" w:hAnsi="宋体"/>
                <w:sz w:val="21"/>
                <w:szCs w:val="21"/>
              </w:rPr>
              <w:t>按钮</w:t>
            </w:r>
          </w:p>
        </w:tc>
        <w:tc>
          <w:tcPr>
            <w:tcW w:w="850" w:type="dxa"/>
          </w:tcPr>
          <w:p w14:paraId="584776F1">
            <w:pPr>
              <w:spacing w:line="360" w:lineRule="auto"/>
              <w:rPr>
                <w:rFonts w:ascii="宋体" w:hAnsi="宋体"/>
                <w:sz w:val="21"/>
                <w:szCs w:val="21"/>
              </w:rPr>
            </w:pPr>
          </w:p>
        </w:tc>
        <w:tc>
          <w:tcPr>
            <w:tcW w:w="1276" w:type="dxa"/>
          </w:tcPr>
          <w:p w14:paraId="3D4D1BEE">
            <w:pPr>
              <w:spacing w:line="360" w:lineRule="auto"/>
              <w:rPr>
                <w:rFonts w:ascii="宋体" w:hAnsi="宋体"/>
                <w:sz w:val="21"/>
                <w:szCs w:val="21"/>
              </w:rPr>
            </w:pPr>
          </w:p>
        </w:tc>
        <w:tc>
          <w:tcPr>
            <w:tcW w:w="1276" w:type="dxa"/>
          </w:tcPr>
          <w:p w14:paraId="00CE54B0">
            <w:pPr>
              <w:spacing w:line="360" w:lineRule="auto"/>
              <w:rPr>
                <w:rFonts w:ascii="宋体" w:hAnsi="宋体"/>
                <w:sz w:val="21"/>
                <w:szCs w:val="21"/>
              </w:rPr>
            </w:pPr>
          </w:p>
        </w:tc>
        <w:tc>
          <w:tcPr>
            <w:tcW w:w="2693" w:type="dxa"/>
          </w:tcPr>
          <w:p w14:paraId="423032C0">
            <w:pPr>
              <w:spacing w:line="360" w:lineRule="auto"/>
              <w:rPr>
                <w:rFonts w:ascii="宋体" w:hAnsi="宋体"/>
                <w:sz w:val="21"/>
                <w:szCs w:val="21"/>
              </w:rPr>
            </w:pPr>
          </w:p>
        </w:tc>
      </w:tr>
    </w:tbl>
    <w:p w14:paraId="074F53C1">
      <w:pPr>
        <w:pStyle w:val="5"/>
        <w:numPr>
          <w:ilvl w:val="0"/>
          <w:numId w:val="0"/>
        </w:numPr>
        <w:spacing w:line="377" w:lineRule="auto"/>
      </w:pPr>
      <w:r>
        <w:rPr>
          <w:rFonts w:hint="eastAsia"/>
        </w:rPr>
        <w:t>收款人名册页面</w:t>
      </w:r>
    </w:p>
    <w:tbl>
      <w:tblPr>
        <w:tblStyle w:val="48"/>
        <w:tblW w:w="9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
        <w:gridCol w:w="1417"/>
        <w:gridCol w:w="851"/>
        <w:gridCol w:w="1134"/>
        <w:gridCol w:w="1417"/>
        <w:gridCol w:w="1134"/>
        <w:gridCol w:w="2693"/>
      </w:tblGrid>
      <w:tr w14:paraId="2C3D8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FABF8F"/>
          </w:tcPr>
          <w:p w14:paraId="6765AFC6">
            <w:pPr>
              <w:widowControl w:val="0"/>
              <w:rPr>
                <w:rFonts w:ascii="宋体" w:hAnsi="宋体" w:cs="Arial"/>
                <w:b/>
                <w:color w:val="000000"/>
                <w:sz w:val="21"/>
                <w:szCs w:val="21"/>
              </w:rPr>
            </w:pPr>
            <w:r>
              <w:rPr>
                <w:rFonts w:ascii="宋体" w:hAnsi="宋体" w:cs="Arial"/>
                <w:b/>
                <w:color w:val="000000"/>
                <w:sz w:val="21"/>
                <w:szCs w:val="21"/>
              </w:rPr>
              <w:t>序号</w:t>
            </w:r>
          </w:p>
        </w:tc>
        <w:tc>
          <w:tcPr>
            <w:tcW w:w="1417" w:type="dxa"/>
            <w:shd w:val="clear" w:color="auto" w:fill="FABF8F"/>
          </w:tcPr>
          <w:p w14:paraId="7C37EBEE">
            <w:pPr>
              <w:widowControl w:val="0"/>
              <w:rPr>
                <w:rFonts w:ascii="宋体" w:hAnsi="宋体" w:cs="Arial"/>
                <w:b/>
                <w:color w:val="000000"/>
                <w:sz w:val="21"/>
                <w:szCs w:val="21"/>
              </w:rPr>
            </w:pPr>
            <w:r>
              <w:rPr>
                <w:rFonts w:ascii="宋体" w:hAnsi="宋体" w:cs="Arial"/>
                <w:b/>
                <w:color w:val="000000"/>
                <w:sz w:val="21"/>
                <w:szCs w:val="21"/>
              </w:rPr>
              <w:t>名称</w:t>
            </w:r>
          </w:p>
        </w:tc>
        <w:tc>
          <w:tcPr>
            <w:tcW w:w="851" w:type="dxa"/>
            <w:shd w:val="clear" w:color="auto" w:fill="FABF8F"/>
          </w:tcPr>
          <w:p w14:paraId="4BA5D045">
            <w:pPr>
              <w:widowControl w:val="0"/>
              <w:rPr>
                <w:rFonts w:ascii="宋体" w:hAnsi="宋体" w:cs="Arial"/>
                <w:b/>
                <w:color w:val="000000"/>
                <w:sz w:val="21"/>
                <w:szCs w:val="21"/>
              </w:rPr>
            </w:pPr>
            <w:r>
              <w:rPr>
                <w:rFonts w:ascii="宋体" w:hAnsi="宋体" w:cs="Arial"/>
                <w:b/>
                <w:color w:val="000000"/>
                <w:sz w:val="21"/>
                <w:szCs w:val="21"/>
              </w:rPr>
              <w:t>输入</w:t>
            </w:r>
            <w:r>
              <w:rPr>
                <w:rFonts w:hint="eastAsia" w:ascii="宋体" w:hAnsi="宋体" w:cs="Arial"/>
                <w:b/>
                <w:color w:val="000000"/>
                <w:sz w:val="21"/>
                <w:szCs w:val="21"/>
              </w:rPr>
              <w:t>/输出</w:t>
            </w:r>
          </w:p>
        </w:tc>
        <w:tc>
          <w:tcPr>
            <w:tcW w:w="1134" w:type="dxa"/>
            <w:shd w:val="clear" w:color="auto" w:fill="FABF8F"/>
          </w:tcPr>
          <w:p w14:paraId="1CF53374">
            <w:pPr>
              <w:widowControl w:val="0"/>
              <w:rPr>
                <w:rFonts w:ascii="宋体" w:hAnsi="宋体" w:cs="Arial"/>
                <w:b/>
                <w:color w:val="000000"/>
                <w:sz w:val="21"/>
                <w:szCs w:val="21"/>
              </w:rPr>
            </w:pPr>
            <w:r>
              <w:rPr>
                <w:rFonts w:ascii="宋体" w:hAnsi="宋体" w:cs="Arial"/>
                <w:b/>
                <w:color w:val="000000"/>
                <w:sz w:val="21"/>
                <w:szCs w:val="21"/>
              </w:rPr>
              <w:t>缺省值</w:t>
            </w:r>
          </w:p>
        </w:tc>
        <w:tc>
          <w:tcPr>
            <w:tcW w:w="1417" w:type="dxa"/>
            <w:shd w:val="clear" w:color="auto" w:fill="FABF8F"/>
          </w:tcPr>
          <w:p w14:paraId="681CF85B">
            <w:pPr>
              <w:widowControl w:val="0"/>
              <w:rPr>
                <w:rFonts w:ascii="宋体" w:hAnsi="宋体" w:cs="Arial"/>
                <w:b/>
                <w:color w:val="000000"/>
                <w:sz w:val="21"/>
                <w:szCs w:val="21"/>
              </w:rPr>
            </w:pPr>
            <w:r>
              <w:rPr>
                <w:rFonts w:hint="eastAsia" w:ascii="宋体" w:hAnsi="宋体" w:cs="Arial"/>
                <w:b/>
                <w:color w:val="000000"/>
                <w:sz w:val="21"/>
                <w:szCs w:val="21"/>
              </w:rPr>
              <w:t>类型/长度</w:t>
            </w:r>
          </w:p>
        </w:tc>
        <w:tc>
          <w:tcPr>
            <w:tcW w:w="1134" w:type="dxa"/>
            <w:shd w:val="clear" w:color="auto" w:fill="FABF8F"/>
          </w:tcPr>
          <w:p w14:paraId="6BC3B977">
            <w:pPr>
              <w:widowControl w:val="0"/>
              <w:rPr>
                <w:rFonts w:ascii="宋体" w:hAnsi="宋体" w:cs="Arial"/>
                <w:b/>
                <w:color w:val="000000"/>
                <w:sz w:val="21"/>
                <w:szCs w:val="21"/>
              </w:rPr>
            </w:pPr>
            <w:r>
              <w:rPr>
                <w:rFonts w:hint="eastAsia" w:ascii="宋体" w:hAnsi="宋体" w:cs="Arial"/>
                <w:b/>
                <w:color w:val="000000"/>
                <w:sz w:val="21"/>
                <w:szCs w:val="21"/>
              </w:rPr>
              <w:t>是否必输</w:t>
            </w:r>
          </w:p>
        </w:tc>
        <w:tc>
          <w:tcPr>
            <w:tcW w:w="2693" w:type="dxa"/>
            <w:shd w:val="clear" w:color="auto" w:fill="FABF8F"/>
          </w:tcPr>
          <w:p w14:paraId="4DBC9688">
            <w:pPr>
              <w:widowControl w:val="0"/>
              <w:rPr>
                <w:rFonts w:ascii="宋体" w:hAnsi="宋体" w:cs="Arial"/>
                <w:b/>
                <w:color w:val="000000"/>
                <w:sz w:val="21"/>
                <w:szCs w:val="21"/>
              </w:rPr>
            </w:pPr>
            <w:r>
              <w:rPr>
                <w:rFonts w:ascii="宋体" w:hAnsi="宋体" w:cs="Arial"/>
                <w:b/>
                <w:color w:val="000000"/>
                <w:sz w:val="21"/>
                <w:szCs w:val="21"/>
              </w:rPr>
              <w:t>备注</w:t>
            </w:r>
          </w:p>
        </w:tc>
      </w:tr>
      <w:tr w14:paraId="7170E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tcPr>
          <w:p w14:paraId="3AD7E601">
            <w:pPr>
              <w:pStyle w:val="70"/>
              <w:widowControl w:val="0"/>
              <w:numPr>
                <w:ilvl w:val="0"/>
                <w:numId w:val="67"/>
              </w:numPr>
              <w:spacing w:after="0"/>
              <w:ind w:firstLineChars="0"/>
              <w:rPr>
                <w:rFonts w:ascii="宋体" w:hAnsi="宋体"/>
                <w:sz w:val="21"/>
                <w:szCs w:val="21"/>
              </w:rPr>
            </w:pPr>
          </w:p>
        </w:tc>
        <w:tc>
          <w:tcPr>
            <w:tcW w:w="1417" w:type="dxa"/>
          </w:tcPr>
          <w:p w14:paraId="2E5C964C">
            <w:pPr>
              <w:widowControl w:val="0"/>
              <w:rPr>
                <w:rFonts w:ascii="宋体" w:hAnsi="宋体"/>
                <w:sz w:val="21"/>
                <w:szCs w:val="21"/>
              </w:rPr>
            </w:pPr>
            <w:r>
              <w:rPr>
                <w:rFonts w:hint="eastAsia" w:ascii="宋体" w:hAnsi="宋体"/>
                <w:sz w:val="21"/>
                <w:szCs w:val="21"/>
              </w:rPr>
              <w:t>查询条件</w:t>
            </w:r>
          </w:p>
        </w:tc>
        <w:tc>
          <w:tcPr>
            <w:tcW w:w="851" w:type="dxa"/>
          </w:tcPr>
          <w:p w14:paraId="7395E976">
            <w:pPr>
              <w:widowControl w:val="0"/>
              <w:rPr>
                <w:rFonts w:ascii="宋体" w:hAnsi="宋体"/>
                <w:sz w:val="21"/>
                <w:szCs w:val="21"/>
              </w:rPr>
            </w:pPr>
            <w:r>
              <w:rPr>
                <w:rFonts w:hint="eastAsia" w:ascii="宋体" w:hAnsi="宋体"/>
                <w:sz w:val="21"/>
                <w:szCs w:val="21"/>
              </w:rPr>
              <w:t>文本框</w:t>
            </w:r>
          </w:p>
        </w:tc>
        <w:tc>
          <w:tcPr>
            <w:tcW w:w="1134" w:type="dxa"/>
          </w:tcPr>
          <w:p w14:paraId="347B5409">
            <w:pPr>
              <w:widowControl w:val="0"/>
              <w:rPr>
                <w:rFonts w:ascii="宋体" w:hAnsi="宋体"/>
                <w:sz w:val="21"/>
                <w:szCs w:val="21"/>
              </w:rPr>
            </w:pPr>
          </w:p>
        </w:tc>
        <w:tc>
          <w:tcPr>
            <w:tcW w:w="1417" w:type="dxa"/>
          </w:tcPr>
          <w:p w14:paraId="20CA7664">
            <w:pPr>
              <w:widowControl w:val="0"/>
              <w:rPr>
                <w:rFonts w:ascii="宋体" w:hAnsi="宋体"/>
                <w:sz w:val="21"/>
                <w:szCs w:val="21"/>
              </w:rPr>
            </w:pPr>
            <w:r>
              <w:rPr>
                <w:rFonts w:hint="eastAsia" w:ascii="宋体" w:hAnsi="宋体"/>
                <w:sz w:val="21"/>
                <w:szCs w:val="21"/>
              </w:rPr>
              <w:t>C/10</w:t>
            </w:r>
          </w:p>
        </w:tc>
        <w:tc>
          <w:tcPr>
            <w:tcW w:w="1134" w:type="dxa"/>
          </w:tcPr>
          <w:p w14:paraId="51EDBA45">
            <w:pPr>
              <w:widowControl w:val="0"/>
              <w:rPr>
                <w:rFonts w:ascii="宋体" w:hAnsi="宋体"/>
                <w:sz w:val="21"/>
                <w:szCs w:val="21"/>
              </w:rPr>
            </w:pPr>
          </w:p>
        </w:tc>
        <w:tc>
          <w:tcPr>
            <w:tcW w:w="2693" w:type="dxa"/>
          </w:tcPr>
          <w:p w14:paraId="36DBAB1D">
            <w:pPr>
              <w:widowControl w:val="0"/>
              <w:rPr>
                <w:rFonts w:ascii="宋体" w:hAnsi="宋体"/>
                <w:sz w:val="21"/>
                <w:szCs w:val="21"/>
              </w:rPr>
            </w:pPr>
            <w:r>
              <w:rPr>
                <w:rFonts w:hint="eastAsia" w:ascii="宋体" w:hAnsi="宋体"/>
                <w:sz w:val="21"/>
                <w:szCs w:val="21"/>
              </w:rPr>
              <w:t>仅支持收款人姓名查询，可进行模糊查询</w:t>
            </w:r>
            <w:r>
              <w:rPr>
                <w:rFonts w:ascii="宋体" w:hAnsi="宋体"/>
                <w:sz w:val="21"/>
                <w:szCs w:val="21"/>
              </w:rPr>
              <w:t xml:space="preserve"> </w:t>
            </w:r>
          </w:p>
        </w:tc>
      </w:tr>
      <w:tr w14:paraId="78DC5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tcPr>
          <w:p w14:paraId="0D636FA0">
            <w:pPr>
              <w:pStyle w:val="70"/>
              <w:widowControl w:val="0"/>
              <w:numPr>
                <w:ilvl w:val="0"/>
                <w:numId w:val="67"/>
              </w:numPr>
              <w:spacing w:after="0"/>
              <w:ind w:firstLineChars="0"/>
              <w:rPr>
                <w:rFonts w:ascii="宋体" w:hAnsi="宋体"/>
                <w:sz w:val="21"/>
                <w:szCs w:val="21"/>
              </w:rPr>
            </w:pPr>
          </w:p>
        </w:tc>
        <w:tc>
          <w:tcPr>
            <w:tcW w:w="1417" w:type="dxa"/>
          </w:tcPr>
          <w:p w14:paraId="2B624806">
            <w:pPr>
              <w:widowControl w:val="0"/>
              <w:rPr>
                <w:rFonts w:ascii="宋体" w:hAnsi="宋体"/>
                <w:sz w:val="21"/>
                <w:szCs w:val="21"/>
              </w:rPr>
            </w:pPr>
            <w:r>
              <w:rPr>
                <w:rFonts w:hint="eastAsia" w:ascii="宋体" w:hAnsi="宋体"/>
                <w:sz w:val="21"/>
                <w:szCs w:val="21"/>
              </w:rPr>
              <w:t>查询</w:t>
            </w:r>
          </w:p>
        </w:tc>
        <w:tc>
          <w:tcPr>
            <w:tcW w:w="851" w:type="dxa"/>
          </w:tcPr>
          <w:p w14:paraId="46A80112">
            <w:pPr>
              <w:widowControl w:val="0"/>
              <w:rPr>
                <w:rFonts w:ascii="宋体" w:hAnsi="宋体"/>
                <w:sz w:val="21"/>
                <w:szCs w:val="21"/>
              </w:rPr>
            </w:pPr>
            <w:r>
              <w:rPr>
                <w:rFonts w:hint="eastAsia" w:ascii="宋体" w:hAnsi="宋体"/>
                <w:sz w:val="21"/>
                <w:szCs w:val="21"/>
              </w:rPr>
              <w:t>按钮</w:t>
            </w:r>
          </w:p>
        </w:tc>
        <w:tc>
          <w:tcPr>
            <w:tcW w:w="1134" w:type="dxa"/>
          </w:tcPr>
          <w:p w14:paraId="2AD7DF8B">
            <w:pPr>
              <w:widowControl w:val="0"/>
              <w:rPr>
                <w:rFonts w:ascii="宋体" w:hAnsi="宋体"/>
                <w:sz w:val="21"/>
                <w:szCs w:val="21"/>
              </w:rPr>
            </w:pPr>
          </w:p>
        </w:tc>
        <w:tc>
          <w:tcPr>
            <w:tcW w:w="1417" w:type="dxa"/>
          </w:tcPr>
          <w:p w14:paraId="5CD6E981">
            <w:pPr>
              <w:widowControl w:val="0"/>
              <w:rPr>
                <w:rFonts w:ascii="宋体" w:hAnsi="宋体"/>
                <w:sz w:val="21"/>
                <w:szCs w:val="21"/>
              </w:rPr>
            </w:pPr>
          </w:p>
        </w:tc>
        <w:tc>
          <w:tcPr>
            <w:tcW w:w="1134" w:type="dxa"/>
          </w:tcPr>
          <w:p w14:paraId="5556926C">
            <w:pPr>
              <w:widowControl w:val="0"/>
              <w:rPr>
                <w:rFonts w:ascii="宋体" w:hAnsi="宋体"/>
                <w:sz w:val="21"/>
                <w:szCs w:val="21"/>
              </w:rPr>
            </w:pPr>
          </w:p>
        </w:tc>
        <w:tc>
          <w:tcPr>
            <w:tcW w:w="2693" w:type="dxa"/>
          </w:tcPr>
          <w:p w14:paraId="2A94D917">
            <w:pPr>
              <w:widowControl w:val="0"/>
              <w:rPr>
                <w:rFonts w:ascii="宋体" w:hAnsi="宋体"/>
                <w:sz w:val="21"/>
                <w:szCs w:val="21"/>
              </w:rPr>
            </w:pPr>
          </w:p>
        </w:tc>
      </w:tr>
      <w:tr w14:paraId="2B88A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tcPr>
          <w:p w14:paraId="3818AC40">
            <w:pPr>
              <w:pStyle w:val="70"/>
              <w:widowControl w:val="0"/>
              <w:numPr>
                <w:ilvl w:val="0"/>
                <w:numId w:val="67"/>
              </w:numPr>
              <w:spacing w:after="0"/>
              <w:ind w:firstLineChars="0"/>
              <w:rPr>
                <w:rFonts w:ascii="宋体" w:hAnsi="宋体"/>
                <w:sz w:val="21"/>
                <w:szCs w:val="21"/>
              </w:rPr>
            </w:pPr>
          </w:p>
        </w:tc>
        <w:tc>
          <w:tcPr>
            <w:tcW w:w="1417" w:type="dxa"/>
          </w:tcPr>
          <w:p w14:paraId="04D9E00E">
            <w:pPr>
              <w:widowControl w:val="0"/>
              <w:rPr>
                <w:rFonts w:ascii="宋体" w:hAnsi="宋体"/>
                <w:sz w:val="21"/>
                <w:szCs w:val="21"/>
              </w:rPr>
            </w:pPr>
            <w:r>
              <w:rPr>
                <w:rFonts w:hint="eastAsia" w:ascii="宋体" w:hAnsi="宋体"/>
                <w:sz w:val="21"/>
                <w:szCs w:val="21"/>
              </w:rPr>
              <w:t>组别</w:t>
            </w:r>
          </w:p>
        </w:tc>
        <w:tc>
          <w:tcPr>
            <w:tcW w:w="851" w:type="dxa"/>
          </w:tcPr>
          <w:p w14:paraId="33059992">
            <w:pPr>
              <w:widowControl w:val="0"/>
              <w:rPr>
                <w:rFonts w:ascii="宋体" w:hAnsi="宋体"/>
                <w:sz w:val="21"/>
                <w:szCs w:val="21"/>
              </w:rPr>
            </w:pPr>
            <w:r>
              <w:rPr>
                <w:rFonts w:hint="eastAsia" w:ascii="宋体" w:hAnsi="宋体"/>
                <w:sz w:val="21"/>
                <w:szCs w:val="21"/>
              </w:rPr>
              <w:t>横向菜单</w:t>
            </w:r>
          </w:p>
        </w:tc>
        <w:tc>
          <w:tcPr>
            <w:tcW w:w="1134" w:type="dxa"/>
          </w:tcPr>
          <w:p w14:paraId="6C080F44">
            <w:pPr>
              <w:widowControl w:val="0"/>
              <w:rPr>
                <w:rFonts w:ascii="宋体" w:hAnsi="宋体"/>
                <w:sz w:val="21"/>
                <w:szCs w:val="21"/>
              </w:rPr>
            </w:pPr>
            <w:r>
              <w:rPr>
                <w:rFonts w:hint="eastAsia" w:ascii="宋体" w:hAnsi="宋体"/>
                <w:sz w:val="21"/>
                <w:szCs w:val="21"/>
              </w:rPr>
              <w:t>全部</w:t>
            </w:r>
          </w:p>
        </w:tc>
        <w:tc>
          <w:tcPr>
            <w:tcW w:w="1417" w:type="dxa"/>
          </w:tcPr>
          <w:p w14:paraId="18791318">
            <w:pPr>
              <w:widowControl w:val="0"/>
              <w:rPr>
                <w:rFonts w:ascii="宋体" w:hAnsi="宋体"/>
                <w:sz w:val="21"/>
                <w:szCs w:val="21"/>
              </w:rPr>
            </w:pPr>
          </w:p>
        </w:tc>
        <w:tc>
          <w:tcPr>
            <w:tcW w:w="1134" w:type="dxa"/>
          </w:tcPr>
          <w:p w14:paraId="48A28A27">
            <w:pPr>
              <w:widowControl w:val="0"/>
              <w:rPr>
                <w:rFonts w:ascii="宋体" w:hAnsi="宋体"/>
                <w:sz w:val="21"/>
                <w:szCs w:val="21"/>
              </w:rPr>
            </w:pPr>
          </w:p>
        </w:tc>
        <w:tc>
          <w:tcPr>
            <w:tcW w:w="2693" w:type="dxa"/>
          </w:tcPr>
          <w:p w14:paraId="391B2C19">
            <w:pPr>
              <w:widowControl w:val="0"/>
              <w:rPr>
                <w:rFonts w:ascii="宋体" w:hAnsi="宋体"/>
                <w:sz w:val="21"/>
                <w:szCs w:val="21"/>
              </w:rPr>
            </w:pPr>
            <w:r>
              <w:rPr>
                <w:rFonts w:hint="eastAsia" w:ascii="宋体" w:hAnsi="宋体"/>
                <w:sz w:val="21"/>
                <w:szCs w:val="21"/>
              </w:rPr>
              <w:t>选中哪项菜单，下边表格中显示哪个组别的组员信息。菜单项初始包括：全部，未分组，家人，朋友。</w:t>
            </w:r>
          </w:p>
        </w:tc>
      </w:tr>
      <w:tr w14:paraId="3F6B2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80" w:type="dxa"/>
            <w:gridSpan w:val="7"/>
          </w:tcPr>
          <w:p w14:paraId="4E5C337B">
            <w:pPr>
              <w:widowControl w:val="0"/>
              <w:rPr>
                <w:rFonts w:ascii="宋体" w:hAnsi="宋体"/>
                <w:sz w:val="21"/>
                <w:szCs w:val="21"/>
              </w:rPr>
            </w:pPr>
            <w:r>
              <w:rPr>
                <w:rFonts w:hint="eastAsia" w:ascii="宋体" w:hAnsi="宋体"/>
                <w:sz w:val="21"/>
                <w:szCs w:val="21"/>
              </w:rPr>
              <w:t>查询结果：</w:t>
            </w:r>
          </w:p>
        </w:tc>
      </w:tr>
      <w:tr w14:paraId="6EEA7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tcPr>
          <w:p w14:paraId="7A1247E2">
            <w:pPr>
              <w:pStyle w:val="70"/>
              <w:widowControl w:val="0"/>
              <w:numPr>
                <w:ilvl w:val="0"/>
                <w:numId w:val="67"/>
              </w:numPr>
              <w:spacing w:after="0"/>
              <w:ind w:firstLineChars="0"/>
              <w:rPr>
                <w:rFonts w:ascii="宋体" w:hAnsi="宋体"/>
                <w:sz w:val="21"/>
                <w:szCs w:val="21"/>
              </w:rPr>
            </w:pPr>
          </w:p>
        </w:tc>
        <w:tc>
          <w:tcPr>
            <w:tcW w:w="1417" w:type="dxa"/>
          </w:tcPr>
          <w:p w14:paraId="1A93FEA4">
            <w:pPr>
              <w:widowControl w:val="0"/>
              <w:rPr>
                <w:rFonts w:ascii="宋体" w:hAnsi="宋体"/>
                <w:sz w:val="21"/>
                <w:szCs w:val="21"/>
              </w:rPr>
            </w:pPr>
            <w:r>
              <w:rPr>
                <w:rFonts w:hint="eastAsia" w:ascii="宋体" w:hAnsi="宋体"/>
                <w:sz w:val="21"/>
                <w:szCs w:val="21"/>
              </w:rPr>
              <w:t>选择</w:t>
            </w:r>
          </w:p>
        </w:tc>
        <w:tc>
          <w:tcPr>
            <w:tcW w:w="851" w:type="dxa"/>
          </w:tcPr>
          <w:p w14:paraId="79BC1A5D">
            <w:pPr>
              <w:widowControl w:val="0"/>
              <w:rPr>
                <w:rFonts w:ascii="宋体" w:hAnsi="宋体"/>
                <w:sz w:val="21"/>
                <w:szCs w:val="21"/>
              </w:rPr>
            </w:pPr>
            <w:r>
              <w:rPr>
                <w:rFonts w:hint="eastAsia" w:ascii="宋体" w:hAnsi="宋体"/>
                <w:sz w:val="21"/>
                <w:szCs w:val="21"/>
              </w:rPr>
              <w:t>单选按钮</w:t>
            </w:r>
          </w:p>
        </w:tc>
        <w:tc>
          <w:tcPr>
            <w:tcW w:w="1134" w:type="dxa"/>
          </w:tcPr>
          <w:p w14:paraId="2F0E98F9">
            <w:pPr>
              <w:widowControl w:val="0"/>
              <w:rPr>
                <w:rFonts w:ascii="宋体" w:hAnsi="宋体"/>
                <w:sz w:val="21"/>
                <w:szCs w:val="21"/>
              </w:rPr>
            </w:pPr>
          </w:p>
        </w:tc>
        <w:tc>
          <w:tcPr>
            <w:tcW w:w="1417" w:type="dxa"/>
          </w:tcPr>
          <w:p w14:paraId="239905A7">
            <w:pPr>
              <w:widowControl w:val="0"/>
              <w:rPr>
                <w:rFonts w:ascii="宋体" w:hAnsi="宋体"/>
                <w:sz w:val="21"/>
                <w:szCs w:val="21"/>
              </w:rPr>
            </w:pPr>
          </w:p>
        </w:tc>
        <w:tc>
          <w:tcPr>
            <w:tcW w:w="1134" w:type="dxa"/>
          </w:tcPr>
          <w:p w14:paraId="20EFA5E0">
            <w:pPr>
              <w:widowControl w:val="0"/>
              <w:rPr>
                <w:rFonts w:ascii="宋体" w:hAnsi="宋体"/>
                <w:sz w:val="21"/>
                <w:szCs w:val="21"/>
              </w:rPr>
            </w:pPr>
          </w:p>
        </w:tc>
        <w:tc>
          <w:tcPr>
            <w:tcW w:w="2693" w:type="dxa"/>
          </w:tcPr>
          <w:p w14:paraId="1BE93238">
            <w:pPr>
              <w:widowControl w:val="0"/>
              <w:rPr>
                <w:rFonts w:ascii="宋体" w:hAnsi="宋体"/>
                <w:sz w:val="21"/>
                <w:szCs w:val="21"/>
              </w:rPr>
            </w:pPr>
            <w:r>
              <w:rPr>
                <w:rFonts w:hint="eastAsia" w:ascii="宋体" w:hAnsi="宋体"/>
                <w:sz w:val="21"/>
                <w:szCs w:val="21"/>
              </w:rPr>
              <w:t>勾选其中一个收款人信息，点击“确认”选中并将此收款人信息填入相应信息输入框中</w:t>
            </w:r>
          </w:p>
        </w:tc>
      </w:tr>
      <w:tr w14:paraId="3266C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tcPr>
          <w:p w14:paraId="553303C2">
            <w:pPr>
              <w:pStyle w:val="70"/>
              <w:widowControl w:val="0"/>
              <w:numPr>
                <w:ilvl w:val="0"/>
                <w:numId w:val="67"/>
              </w:numPr>
              <w:spacing w:after="0"/>
              <w:ind w:firstLineChars="0"/>
              <w:rPr>
                <w:rFonts w:ascii="宋体" w:hAnsi="宋体"/>
                <w:sz w:val="21"/>
                <w:szCs w:val="21"/>
              </w:rPr>
            </w:pPr>
          </w:p>
        </w:tc>
        <w:tc>
          <w:tcPr>
            <w:tcW w:w="1417" w:type="dxa"/>
          </w:tcPr>
          <w:p w14:paraId="28542DC5">
            <w:pPr>
              <w:widowControl w:val="0"/>
              <w:rPr>
                <w:rFonts w:ascii="宋体" w:hAnsi="宋体"/>
                <w:sz w:val="21"/>
                <w:szCs w:val="21"/>
              </w:rPr>
            </w:pPr>
            <w:r>
              <w:rPr>
                <w:rFonts w:hint="eastAsia" w:ascii="宋体" w:hAnsi="宋体"/>
                <w:sz w:val="21"/>
                <w:szCs w:val="21"/>
              </w:rPr>
              <w:t>组名</w:t>
            </w:r>
          </w:p>
        </w:tc>
        <w:tc>
          <w:tcPr>
            <w:tcW w:w="851" w:type="dxa"/>
          </w:tcPr>
          <w:p w14:paraId="05B61DB7">
            <w:pPr>
              <w:widowControl w:val="0"/>
              <w:rPr>
                <w:rFonts w:ascii="宋体" w:hAnsi="宋体"/>
                <w:sz w:val="21"/>
                <w:szCs w:val="21"/>
              </w:rPr>
            </w:pPr>
            <w:r>
              <w:rPr>
                <w:rFonts w:hint="eastAsia" w:ascii="宋体" w:hAnsi="宋体"/>
                <w:sz w:val="21"/>
                <w:szCs w:val="21"/>
              </w:rPr>
              <w:t>文本</w:t>
            </w:r>
          </w:p>
        </w:tc>
        <w:tc>
          <w:tcPr>
            <w:tcW w:w="1134" w:type="dxa"/>
          </w:tcPr>
          <w:p w14:paraId="208BCA43">
            <w:pPr>
              <w:widowControl w:val="0"/>
              <w:rPr>
                <w:rFonts w:ascii="宋体" w:hAnsi="宋体"/>
                <w:sz w:val="21"/>
                <w:szCs w:val="21"/>
              </w:rPr>
            </w:pPr>
          </w:p>
        </w:tc>
        <w:tc>
          <w:tcPr>
            <w:tcW w:w="1417" w:type="dxa"/>
          </w:tcPr>
          <w:p w14:paraId="374D5043">
            <w:pPr>
              <w:widowControl w:val="0"/>
              <w:rPr>
                <w:rFonts w:ascii="宋体" w:hAnsi="宋体"/>
                <w:sz w:val="21"/>
                <w:szCs w:val="21"/>
              </w:rPr>
            </w:pPr>
          </w:p>
        </w:tc>
        <w:tc>
          <w:tcPr>
            <w:tcW w:w="1134" w:type="dxa"/>
          </w:tcPr>
          <w:p w14:paraId="06D435BD">
            <w:pPr>
              <w:widowControl w:val="0"/>
              <w:rPr>
                <w:rFonts w:ascii="宋体" w:hAnsi="宋体"/>
                <w:sz w:val="21"/>
                <w:szCs w:val="21"/>
              </w:rPr>
            </w:pPr>
          </w:p>
        </w:tc>
        <w:tc>
          <w:tcPr>
            <w:tcW w:w="2693" w:type="dxa"/>
          </w:tcPr>
          <w:p w14:paraId="62DABBBA">
            <w:pPr>
              <w:widowControl w:val="0"/>
              <w:rPr>
                <w:rFonts w:ascii="宋体" w:hAnsi="宋体"/>
                <w:sz w:val="21"/>
                <w:szCs w:val="21"/>
              </w:rPr>
            </w:pPr>
          </w:p>
        </w:tc>
      </w:tr>
      <w:tr w14:paraId="23492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tcPr>
          <w:p w14:paraId="571105EE">
            <w:pPr>
              <w:pStyle w:val="70"/>
              <w:widowControl w:val="0"/>
              <w:numPr>
                <w:ilvl w:val="0"/>
                <w:numId w:val="67"/>
              </w:numPr>
              <w:spacing w:after="0"/>
              <w:ind w:firstLineChars="0"/>
              <w:rPr>
                <w:rFonts w:ascii="宋体" w:hAnsi="宋体"/>
                <w:sz w:val="21"/>
                <w:szCs w:val="21"/>
              </w:rPr>
            </w:pPr>
          </w:p>
        </w:tc>
        <w:tc>
          <w:tcPr>
            <w:tcW w:w="1417" w:type="dxa"/>
          </w:tcPr>
          <w:p w14:paraId="00DB87E2">
            <w:pPr>
              <w:widowControl w:val="0"/>
              <w:rPr>
                <w:rFonts w:ascii="宋体" w:hAnsi="宋体"/>
                <w:sz w:val="21"/>
                <w:szCs w:val="21"/>
              </w:rPr>
            </w:pPr>
            <w:r>
              <w:rPr>
                <w:rFonts w:hint="eastAsia" w:ascii="宋体" w:hAnsi="宋体"/>
                <w:sz w:val="21"/>
                <w:szCs w:val="21"/>
              </w:rPr>
              <w:t>收款账号</w:t>
            </w:r>
          </w:p>
        </w:tc>
        <w:tc>
          <w:tcPr>
            <w:tcW w:w="851" w:type="dxa"/>
          </w:tcPr>
          <w:p w14:paraId="423397CD">
            <w:pPr>
              <w:widowControl w:val="0"/>
              <w:rPr>
                <w:rFonts w:ascii="宋体" w:hAnsi="宋体"/>
                <w:sz w:val="21"/>
                <w:szCs w:val="21"/>
              </w:rPr>
            </w:pPr>
            <w:r>
              <w:rPr>
                <w:rFonts w:hint="eastAsia" w:ascii="宋体" w:hAnsi="宋体"/>
                <w:sz w:val="21"/>
                <w:szCs w:val="21"/>
              </w:rPr>
              <w:t>文本</w:t>
            </w:r>
          </w:p>
        </w:tc>
        <w:tc>
          <w:tcPr>
            <w:tcW w:w="1134" w:type="dxa"/>
          </w:tcPr>
          <w:p w14:paraId="551D46D7">
            <w:pPr>
              <w:widowControl w:val="0"/>
              <w:rPr>
                <w:rFonts w:ascii="宋体" w:hAnsi="宋体"/>
                <w:sz w:val="21"/>
                <w:szCs w:val="21"/>
              </w:rPr>
            </w:pPr>
          </w:p>
        </w:tc>
        <w:tc>
          <w:tcPr>
            <w:tcW w:w="1417" w:type="dxa"/>
          </w:tcPr>
          <w:p w14:paraId="00658930">
            <w:pPr>
              <w:widowControl w:val="0"/>
              <w:rPr>
                <w:rFonts w:ascii="宋体" w:hAnsi="宋体"/>
                <w:sz w:val="21"/>
                <w:szCs w:val="21"/>
              </w:rPr>
            </w:pPr>
          </w:p>
        </w:tc>
        <w:tc>
          <w:tcPr>
            <w:tcW w:w="1134" w:type="dxa"/>
          </w:tcPr>
          <w:p w14:paraId="58886D13">
            <w:pPr>
              <w:widowControl w:val="0"/>
              <w:rPr>
                <w:rFonts w:ascii="宋体" w:hAnsi="宋体"/>
                <w:sz w:val="21"/>
                <w:szCs w:val="21"/>
              </w:rPr>
            </w:pPr>
          </w:p>
        </w:tc>
        <w:tc>
          <w:tcPr>
            <w:tcW w:w="2693" w:type="dxa"/>
          </w:tcPr>
          <w:p w14:paraId="2986D09B">
            <w:pPr>
              <w:widowControl w:val="0"/>
              <w:rPr>
                <w:rFonts w:ascii="宋体" w:hAnsi="宋体"/>
                <w:sz w:val="21"/>
                <w:szCs w:val="21"/>
              </w:rPr>
            </w:pPr>
          </w:p>
        </w:tc>
      </w:tr>
      <w:tr w14:paraId="36F06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tcPr>
          <w:p w14:paraId="222872BE">
            <w:pPr>
              <w:pStyle w:val="70"/>
              <w:widowControl w:val="0"/>
              <w:numPr>
                <w:ilvl w:val="0"/>
                <w:numId w:val="67"/>
              </w:numPr>
              <w:spacing w:after="0"/>
              <w:ind w:firstLineChars="0"/>
              <w:rPr>
                <w:rFonts w:ascii="宋体" w:hAnsi="宋体"/>
                <w:sz w:val="21"/>
                <w:szCs w:val="21"/>
              </w:rPr>
            </w:pPr>
          </w:p>
        </w:tc>
        <w:tc>
          <w:tcPr>
            <w:tcW w:w="1417" w:type="dxa"/>
          </w:tcPr>
          <w:p w14:paraId="3AEDE854">
            <w:pPr>
              <w:widowControl w:val="0"/>
              <w:rPr>
                <w:rFonts w:ascii="宋体" w:hAnsi="宋体"/>
                <w:sz w:val="21"/>
                <w:szCs w:val="21"/>
              </w:rPr>
            </w:pPr>
            <w:r>
              <w:rPr>
                <w:rFonts w:hint="eastAsia" w:ascii="宋体" w:hAnsi="宋体"/>
                <w:sz w:val="21"/>
                <w:szCs w:val="21"/>
              </w:rPr>
              <w:t>收款人姓名</w:t>
            </w:r>
          </w:p>
        </w:tc>
        <w:tc>
          <w:tcPr>
            <w:tcW w:w="851" w:type="dxa"/>
          </w:tcPr>
          <w:p w14:paraId="07BA4595">
            <w:pPr>
              <w:widowControl w:val="0"/>
              <w:rPr>
                <w:rFonts w:ascii="宋体" w:hAnsi="宋体"/>
                <w:sz w:val="21"/>
                <w:szCs w:val="21"/>
              </w:rPr>
            </w:pPr>
            <w:r>
              <w:rPr>
                <w:rFonts w:hint="eastAsia" w:ascii="宋体" w:hAnsi="宋体"/>
                <w:sz w:val="21"/>
                <w:szCs w:val="21"/>
              </w:rPr>
              <w:t>文本</w:t>
            </w:r>
          </w:p>
        </w:tc>
        <w:tc>
          <w:tcPr>
            <w:tcW w:w="1134" w:type="dxa"/>
          </w:tcPr>
          <w:p w14:paraId="3C644EDC">
            <w:pPr>
              <w:widowControl w:val="0"/>
              <w:rPr>
                <w:rFonts w:ascii="宋体" w:hAnsi="宋体"/>
                <w:sz w:val="21"/>
                <w:szCs w:val="21"/>
              </w:rPr>
            </w:pPr>
          </w:p>
        </w:tc>
        <w:tc>
          <w:tcPr>
            <w:tcW w:w="1417" w:type="dxa"/>
          </w:tcPr>
          <w:p w14:paraId="23010F34">
            <w:pPr>
              <w:widowControl w:val="0"/>
              <w:rPr>
                <w:rFonts w:ascii="宋体" w:hAnsi="宋体"/>
                <w:sz w:val="21"/>
                <w:szCs w:val="21"/>
              </w:rPr>
            </w:pPr>
          </w:p>
        </w:tc>
        <w:tc>
          <w:tcPr>
            <w:tcW w:w="1134" w:type="dxa"/>
          </w:tcPr>
          <w:p w14:paraId="36399F97">
            <w:pPr>
              <w:widowControl w:val="0"/>
              <w:rPr>
                <w:rFonts w:ascii="宋体" w:hAnsi="宋体"/>
                <w:sz w:val="21"/>
                <w:szCs w:val="21"/>
              </w:rPr>
            </w:pPr>
          </w:p>
        </w:tc>
        <w:tc>
          <w:tcPr>
            <w:tcW w:w="2693" w:type="dxa"/>
          </w:tcPr>
          <w:p w14:paraId="47B0F880">
            <w:pPr>
              <w:widowControl w:val="0"/>
              <w:rPr>
                <w:rFonts w:ascii="宋体" w:hAnsi="宋体"/>
                <w:sz w:val="21"/>
                <w:szCs w:val="21"/>
              </w:rPr>
            </w:pPr>
          </w:p>
        </w:tc>
      </w:tr>
      <w:tr w14:paraId="287D4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tcPr>
          <w:p w14:paraId="66A1B7A9">
            <w:pPr>
              <w:pStyle w:val="70"/>
              <w:widowControl w:val="0"/>
              <w:numPr>
                <w:ilvl w:val="0"/>
                <w:numId w:val="67"/>
              </w:numPr>
              <w:spacing w:after="0"/>
              <w:ind w:firstLineChars="0"/>
              <w:rPr>
                <w:rFonts w:ascii="宋体" w:hAnsi="宋体"/>
                <w:sz w:val="21"/>
                <w:szCs w:val="21"/>
              </w:rPr>
            </w:pPr>
          </w:p>
        </w:tc>
        <w:tc>
          <w:tcPr>
            <w:tcW w:w="1417" w:type="dxa"/>
          </w:tcPr>
          <w:p w14:paraId="49AD4834">
            <w:pPr>
              <w:widowControl w:val="0"/>
              <w:rPr>
                <w:rFonts w:ascii="宋体" w:hAnsi="宋体"/>
                <w:sz w:val="21"/>
                <w:szCs w:val="21"/>
              </w:rPr>
            </w:pPr>
            <w:r>
              <w:rPr>
                <w:rFonts w:hint="eastAsia" w:ascii="宋体" w:hAnsi="宋体"/>
                <w:sz w:val="21"/>
                <w:szCs w:val="21"/>
              </w:rPr>
              <w:t>账户别名</w:t>
            </w:r>
          </w:p>
        </w:tc>
        <w:tc>
          <w:tcPr>
            <w:tcW w:w="851" w:type="dxa"/>
          </w:tcPr>
          <w:p w14:paraId="5A0F463A">
            <w:pPr>
              <w:widowControl w:val="0"/>
              <w:rPr>
                <w:rFonts w:ascii="宋体" w:hAnsi="宋体"/>
                <w:sz w:val="21"/>
                <w:szCs w:val="21"/>
              </w:rPr>
            </w:pPr>
            <w:r>
              <w:rPr>
                <w:rFonts w:hint="eastAsia" w:ascii="宋体" w:hAnsi="宋体"/>
                <w:sz w:val="21"/>
                <w:szCs w:val="21"/>
              </w:rPr>
              <w:t>文本</w:t>
            </w:r>
          </w:p>
        </w:tc>
        <w:tc>
          <w:tcPr>
            <w:tcW w:w="1134" w:type="dxa"/>
          </w:tcPr>
          <w:p w14:paraId="5A1610B9">
            <w:pPr>
              <w:widowControl w:val="0"/>
              <w:rPr>
                <w:rFonts w:ascii="宋体" w:hAnsi="宋体"/>
                <w:sz w:val="21"/>
                <w:szCs w:val="21"/>
              </w:rPr>
            </w:pPr>
          </w:p>
        </w:tc>
        <w:tc>
          <w:tcPr>
            <w:tcW w:w="1417" w:type="dxa"/>
          </w:tcPr>
          <w:p w14:paraId="1F821565">
            <w:pPr>
              <w:widowControl w:val="0"/>
              <w:rPr>
                <w:rFonts w:ascii="宋体" w:hAnsi="宋体"/>
                <w:sz w:val="21"/>
                <w:szCs w:val="21"/>
              </w:rPr>
            </w:pPr>
          </w:p>
        </w:tc>
        <w:tc>
          <w:tcPr>
            <w:tcW w:w="1134" w:type="dxa"/>
          </w:tcPr>
          <w:p w14:paraId="2E998AAF">
            <w:pPr>
              <w:widowControl w:val="0"/>
              <w:rPr>
                <w:rFonts w:ascii="宋体" w:hAnsi="宋体"/>
                <w:sz w:val="21"/>
                <w:szCs w:val="21"/>
              </w:rPr>
            </w:pPr>
          </w:p>
        </w:tc>
        <w:tc>
          <w:tcPr>
            <w:tcW w:w="2693" w:type="dxa"/>
          </w:tcPr>
          <w:p w14:paraId="6D5D94EB">
            <w:pPr>
              <w:widowControl w:val="0"/>
              <w:rPr>
                <w:rFonts w:ascii="宋体" w:hAnsi="宋体"/>
                <w:sz w:val="21"/>
                <w:szCs w:val="21"/>
              </w:rPr>
            </w:pPr>
          </w:p>
        </w:tc>
      </w:tr>
      <w:tr w14:paraId="7E3D3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tcPr>
          <w:p w14:paraId="5B4A064B">
            <w:pPr>
              <w:pStyle w:val="70"/>
              <w:widowControl w:val="0"/>
              <w:numPr>
                <w:ilvl w:val="0"/>
                <w:numId w:val="67"/>
              </w:numPr>
              <w:spacing w:after="0"/>
              <w:ind w:firstLineChars="0"/>
              <w:rPr>
                <w:rFonts w:ascii="宋体" w:hAnsi="宋体"/>
                <w:sz w:val="21"/>
                <w:szCs w:val="21"/>
              </w:rPr>
            </w:pPr>
          </w:p>
        </w:tc>
        <w:tc>
          <w:tcPr>
            <w:tcW w:w="1417" w:type="dxa"/>
          </w:tcPr>
          <w:p w14:paraId="14B74D9E">
            <w:pPr>
              <w:widowControl w:val="0"/>
              <w:rPr>
                <w:rFonts w:ascii="宋体" w:hAnsi="宋体"/>
                <w:sz w:val="21"/>
                <w:szCs w:val="21"/>
              </w:rPr>
            </w:pPr>
            <w:r>
              <w:rPr>
                <w:rFonts w:hint="eastAsia" w:ascii="宋体" w:hAnsi="宋体"/>
                <w:sz w:val="21"/>
                <w:szCs w:val="21"/>
              </w:rPr>
              <w:t>收款方所在行</w:t>
            </w:r>
          </w:p>
        </w:tc>
        <w:tc>
          <w:tcPr>
            <w:tcW w:w="851" w:type="dxa"/>
          </w:tcPr>
          <w:p w14:paraId="443E859E">
            <w:pPr>
              <w:widowControl w:val="0"/>
              <w:rPr>
                <w:rFonts w:ascii="宋体" w:hAnsi="宋体"/>
                <w:sz w:val="21"/>
                <w:szCs w:val="21"/>
              </w:rPr>
            </w:pPr>
            <w:r>
              <w:rPr>
                <w:rFonts w:hint="eastAsia" w:ascii="宋体" w:hAnsi="宋体"/>
                <w:sz w:val="21"/>
                <w:szCs w:val="21"/>
              </w:rPr>
              <w:t>文本</w:t>
            </w:r>
          </w:p>
        </w:tc>
        <w:tc>
          <w:tcPr>
            <w:tcW w:w="1134" w:type="dxa"/>
          </w:tcPr>
          <w:p w14:paraId="75DE2296">
            <w:pPr>
              <w:widowControl w:val="0"/>
              <w:rPr>
                <w:rFonts w:ascii="宋体" w:hAnsi="宋体"/>
                <w:sz w:val="21"/>
                <w:szCs w:val="21"/>
              </w:rPr>
            </w:pPr>
          </w:p>
        </w:tc>
        <w:tc>
          <w:tcPr>
            <w:tcW w:w="1417" w:type="dxa"/>
          </w:tcPr>
          <w:p w14:paraId="3F438386">
            <w:pPr>
              <w:widowControl w:val="0"/>
              <w:rPr>
                <w:rFonts w:ascii="宋体" w:hAnsi="宋体"/>
                <w:sz w:val="21"/>
                <w:szCs w:val="21"/>
              </w:rPr>
            </w:pPr>
          </w:p>
        </w:tc>
        <w:tc>
          <w:tcPr>
            <w:tcW w:w="1134" w:type="dxa"/>
          </w:tcPr>
          <w:p w14:paraId="628D20E4">
            <w:pPr>
              <w:widowControl w:val="0"/>
              <w:rPr>
                <w:rFonts w:ascii="宋体" w:hAnsi="宋体"/>
                <w:sz w:val="21"/>
                <w:szCs w:val="21"/>
              </w:rPr>
            </w:pPr>
          </w:p>
        </w:tc>
        <w:tc>
          <w:tcPr>
            <w:tcW w:w="2693" w:type="dxa"/>
          </w:tcPr>
          <w:p w14:paraId="58E9D5CA">
            <w:pPr>
              <w:widowControl w:val="0"/>
              <w:rPr>
                <w:rFonts w:ascii="宋体" w:hAnsi="宋体"/>
                <w:sz w:val="21"/>
                <w:szCs w:val="21"/>
              </w:rPr>
            </w:pPr>
          </w:p>
        </w:tc>
      </w:tr>
      <w:tr w14:paraId="49EA8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tcPr>
          <w:p w14:paraId="42DF8655">
            <w:pPr>
              <w:pStyle w:val="70"/>
              <w:widowControl w:val="0"/>
              <w:numPr>
                <w:ilvl w:val="0"/>
                <w:numId w:val="67"/>
              </w:numPr>
              <w:spacing w:after="0"/>
              <w:ind w:firstLineChars="0"/>
              <w:rPr>
                <w:rFonts w:ascii="宋体" w:hAnsi="宋体"/>
                <w:sz w:val="21"/>
                <w:szCs w:val="21"/>
              </w:rPr>
            </w:pPr>
          </w:p>
        </w:tc>
        <w:tc>
          <w:tcPr>
            <w:tcW w:w="1417" w:type="dxa"/>
          </w:tcPr>
          <w:p w14:paraId="57ECB559">
            <w:pPr>
              <w:widowControl w:val="0"/>
              <w:rPr>
                <w:rFonts w:ascii="宋体" w:hAnsi="宋体"/>
                <w:sz w:val="21"/>
                <w:szCs w:val="21"/>
              </w:rPr>
            </w:pPr>
            <w:r>
              <w:rPr>
                <w:rFonts w:hint="eastAsia" w:ascii="宋体" w:hAnsi="宋体"/>
                <w:sz w:val="21"/>
                <w:szCs w:val="21"/>
              </w:rPr>
              <w:t>收款人所在地区</w:t>
            </w:r>
          </w:p>
        </w:tc>
        <w:tc>
          <w:tcPr>
            <w:tcW w:w="851" w:type="dxa"/>
          </w:tcPr>
          <w:p w14:paraId="4A4D9F26">
            <w:pPr>
              <w:widowControl w:val="0"/>
              <w:rPr>
                <w:rFonts w:ascii="宋体" w:hAnsi="宋体"/>
                <w:sz w:val="21"/>
                <w:szCs w:val="21"/>
              </w:rPr>
            </w:pPr>
            <w:r>
              <w:rPr>
                <w:rFonts w:hint="eastAsia" w:ascii="宋体" w:hAnsi="宋体"/>
                <w:sz w:val="21"/>
                <w:szCs w:val="21"/>
              </w:rPr>
              <w:t>文本</w:t>
            </w:r>
          </w:p>
        </w:tc>
        <w:tc>
          <w:tcPr>
            <w:tcW w:w="1134" w:type="dxa"/>
          </w:tcPr>
          <w:p w14:paraId="4A508C6D">
            <w:pPr>
              <w:widowControl w:val="0"/>
              <w:rPr>
                <w:rFonts w:ascii="宋体" w:hAnsi="宋体"/>
                <w:sz w:val="21"/>
                <w:szCs w:val="21"/>
              </w:rPr>
            </w:pPr>
          </w:p>
        </w:tc>
        <w:tc>
          <w:tcPr>
            <w:tcW w:w="1417" w:type="dxa"/>
          </w:tcPr>
          <w:p w14:paraId="76C98157">
            <w:pPr>
              <w:widowControl w:val="0"/>
              <w:rPr>
                <w:rFonts w:ascii="宋体" w:hAnsi="宋体"/>
                <w:sz w:val="21"/>
                <w:szCs w:val="21"/>
              </w:rPr>
            </w:pPr>
          </w:p>
        </w:tc>
        <w:tc>
          <w:tcPr>
            <w:tcW w:w="1134" w:type="dxa"/>
          </w:tcPr>
          <w:p w14:paraId="5912DBB1">
            <w:pPr>
              <w:widowControl w:val="0"/>
              <w:rPr>
                <w:rFonts w:ascii="宋体" w:hAnsi="宋体"/>
                <w:sz w:val="21"/>
                <w:szCs w:val="21"/>
              </w:rPr>
            </w:pPr>
          </w:p>
        </w:tc>
        <w:tc>
          <w:tcPr>
            <w:tcW w:w="2693" w:type="dxa"/>
          </w:tcPr>
          <w:p w14:paraId="05171731">
            <w:pPr>
              <w:widowControl w:val="0"/>
              <w:rPr>
                <w:rFonts w:ascii="宋体" w:hAnsi="宋体"/>
                <w:sz w:val="21"/>
                <w:szCs w:val="21"/>
              </w:rPr>
            </w:pPr>
          </w:p>
        </w:tc>
      </w:tr>
      <w:tr w14:paraId="42CB1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tcPr>
          <w:p w14:paraId="4E4219BE">
            <w:pPr>
              <w:pStyle w:val="70"/>
              <w:widowControl w:val="0"/>
              <w:numPr>
                <w:ilvl w:val="0"/>
                <w:numId w:val="67"/>
              </w:numPr>
              <w:spacing w:after="0"/>
              <w:ind w:firstLineChars="0"/>
              <w:rPr>
                <w:rFonts w:ascii="宋体" w:hAnsi="宋体"/>
                <w:sz w:val="21"/>
                <w:szCs w:val="21"/>
              </w:rPr>
            </w:pPr>
          </w:p>
        </w:tc>
        <w:tc>
          <w:tcPr>
            <w:tcW w:w="1417" w:type="dxa"/>
          </w:tcPr>
          <w:p w14:paraId="669064D9">
            <w:pPr>
              <w:widowControl w:val="0"/>
              <w:rPr>
                <w:rFonts w:ascii="宋体" w:hAnsi="宋体"/>
                <w:sz w:val="21"/>
                <w:szCs w:val="21"/>
              </w:rPr>
            </w:pPr>
            <w:r>
              <w:rPr>
                <w:rFonts w:hint="eastAsia" w:ascii="宋体" w:hAnsi="宋体"/>
                <w:sz w:val="21"/>
                <w:szCs w:val="21"/>
              </w:rPr>
              <w:t>确认</w:t>
            </w:r>
          </w:p>
        </w:tc>
        <w:tc>
          <w:tcPr>
            <w:tcW w:w="851" w:type="dxa"/>
          </w:tcPr>
          <w:p w14:paraId="419413EC">
            <w:pPr>
              <w:widowControl w:val="0"/>
              <w:rPr>
                <w:rFonts w:ascii="宋体" w:hAnsi="宋体"/>
                <w:sz w:val="21"/>
                <w:szCs w:val="21"/>
              </w:rPr>
            </w:pPr>
            <w:r>
              <w:rPr>
                <w:rFonts w:hint="eastAsia" w:ascii="宋体" w:hAnsi="宋体"/>
                <w:sz w:val="21"/>
                <w:szCs w:val="21"/>
              </w:rPr>
              <w:t>按钮</w:t>
            </w:r>
          </w:p>
        </w:tc>
        <w:tc>
          <w:tcPr>
            <w:tcW w:w="1134" w:type="dxa"/>
          </w:tcPr>
          <w:p w14:paraId="46031040">
            <w:pPr>
              <w:widowControl w:val="0"/>
              <w:rPr>
                <w:rFonts w:ascii="宋体" w:hAnsi="宋体"/>
                <w:sz w:val="21"/>
                <w:szCs w:val="21"/>
              </w:rPr>
            </w:pPr>
          </w:p>
        </w:tc>
        <w:tc>
          <w:tcPr>
            <w:tcW w:w="1417" w:type="dxa"/>
          </w:tcPr>
          <w:p w14:paraId="02DF1CD3">
            <w:pPr>
              <w:widowControl w:val="0"/>
              <w:rPr>
                <w:rFonts w:ascii="宋体" w:hAnsi="宋体"/>
                <w:sz w:val="21"/>
                <w:szCs w:val="21"/>
              </w:rPr>
            </w:pPr>
          </w:p>
        </w:tc>
        <w:tc>
          <w:tcPr>
            <w:tcW w:w="1134" w:type="dxa"/>
          </w:tcPr>
          <w:p w14:paraId="045E6A16">
            <w:pPr>
              <w:widowControl w:val="0"/>
              <w:rPr>
                <w:rFonts w:ascii="宋体" w:hAnsi="宋体"/>
                <w:sz w:val="21"/>
                <w:szCs w:val="21"/>
              </w:rPr>
            </w:pPr>
          </w:p>
        </w:tc>
        <w:tc>
          <w:tcPr>
            <w:tcW w:w="2693" w:type="dxa"/>
          </w:tcPr>
          <w:p w14:paraId="34BAA50F">
            <w:pPr>
              <w:widowControl w:val="0"/>
              <w:rPr>
                <w:rFonts w:ascii="宋体" w:hAnsi="宋体"/>
                <w:sz w:val="21"/>
                <w:szCs w:val="21"/>
              </w:rPr>
            </w:pPr>
          </w:p>
        </w:tc>
      </w:tr>
      <w:tr w14:paraId="6370F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tcPr>
          <w:p w14:paraId="5B3A902D">
            <w:pPr>
              <w:pStyle w:val="70"/>
              <w:widowControl w:val="0"/>
              <w:numPr>
                <w:ilvl w:val="0"/>
                <w:numId w:val="67"/>
              </w:numPr>
              <w:spacing w:after="0"/>
              <w:ind w:firstLineChars="0"/>
              <w:rPr>
                <w:rFonts w:ascii="宋体" w:hAnsi="宋体"/>
                <w:sz w:val="21"/>
                <w:szCs w:val="21"/>
              </w:rPr>
            </w:pPr>
          </w:p>
        </w:tc>
        <w:tc>
          <w:tcPr>
            <w:tcW w:w="1417" w:type="dxa"/>
          </w:tcPr>
          <w:p w14:paraId="0111209E">
            <w:pPr>
              <w:widowControl w:val="0"/>
              <w:rPr>
                <w:rFonts w:ascii="宋体" w:hAnsi="宋体"/>
                <w:sz w:val="21"/>
                <w:szCs w:val="21"/>
              </w:rPr>
            </w:pPr>
            <w:r>
              <w:rPr>
                <w:rFonts w:hint="eastAsia" w:ascii="宋体" w:hAnsi="宋体"/>
                <w:sz w:val="21"/>
                <w:szCs w:val="21"/>
              </w:rPr>
              <w:t>返回</w:t>
            </w:r>
          </w:p>
        </w:tc>
        <w:tc>
          <w:tcPr>
            <w:tcW w:w="851" w:type="dxa"/>
          </w:tcPr>
          <w:p w14:paraId="3716C56B">
            <w:pPr>
              <w:widowControl w:val="0"/>
              <w:rPr>
                <w:rFonts w:ascii="宋体" w:hAnsi="宋体"/>
                <w:sz w:val="21"/>
                <w:szCs w:val="21"/>
              </w:rPr>
            </w:pPr>
            <w:r>
              <w:rPr>
                <w:rFonts w:hint="eastAsia" w:ascii="宋体" w:hAnsi="宋体"/>
                <w:sz w:val="21"/>
                <w:szCs w:val="21"/>
              </w:rPr>
              <w:t>按钮</w:t>
            </w:r>
          </w:p>
        </w:tc>
        <w:tc>
          <w:tcPr>
            <w:tcW w:w="1134" w:type="dxa"/>
          </w:tcPr>
          <w:p w14:paraId="0612CF66">
            <w:pPr>
              <w:widowControl w:val="0"/>
              <w:rPr>
                <w:rFonts w:ascii="宋体" w:hAnsi="宋体"/>
                <w:sz w:val="21"/>
                <w:szCs w:val="21"/>
              </w:rPr>
            </w:pPr>
          </w:p>
        </w:tc>
        <w:tc>
          <w:tcPr>
            <w:tcW w:w="1417" w:type="dxa"/>
          </w:tcPr>
          <w:p w14:paraId="41DB24E7">
            <w:pPr>
              <w:widowControl w:val="0"/>
              <w:rPr>
                <w:rFonts w:ascii="宋体" w:hAnsi="宋体"/>
                <w:sz w:val="21"/>
                <w:szCs w:val="21"/>
              </w:rPr>
            </w:pPr>
          </w:p>
        </w:tc>
        <w:tc>
          <w:tcPr>
            <w:tcW w:w="1134" w:type="dxa"/>
          </w:tcPr>
          <w:p w14:paraId="4C7C709A">
            <w:pPr>
              <w:widowControl w:val="0"/>
              <w:rPr>
                <w:rFonts w:ascii="宋体" w:hAnsi="宋体"/>
                <w:sz w:val="21"/>
                <w:szCs w:val="21"/>
              </w:rPr>
            </w:pPr>
          </w:p>
        </w:tc>
        <w:tc>
          <w:tcPr>
            <w:tcW w:w="2693" w:type="dxa"/>
          </w:tcPr>
          <w:p w14:paraId="5AB412E5">
            <w:pPr>
              <w:widowControl w:val="0"/>
              <w:rPr>
                <w:rFonts w:ascii="宋体" w:hAnsi="宋体"/>
                <w:sz w:val="21"/>
                <w:szCs w:val="21"/>
              </w:rPr>
            </w:pPr>
          </w:p>
        </w:tc>
      </w:tr>
    </w:tbl>
    <w:p w14:paraId="09D83499">
      <w:pPr>
        <w:pStyle w:val="5"/>
        <w:numPr>
          <w:ilvl w:val="0"/>
          <w:numId w:val="0"/>
        </w:numPr>
        <w:spacing w:line="377" w:lineRule="auto"/>
        <w:ind w:left="113"/>
      </w:pPr>
      <w:r>
        <w:rPr>
          <w:rFonts w:hint="eastAsia"/>
        </w:rPr>
        <w:t>查询收款行页面</w:t>
      </w:r>
    </w:p>
    <w:tbl>
      <w:tblPr>
        <w:tblStyle w:val="48"/>
        <w:tblW w:w="94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7"/>
        <w:gridCol w:w="1645"/>
        <w:gridCol w:w="1053"/>
        <w:gridCol w:w="1024"/>
        <w:gridCol w:w="924"/>
        <w:gridCol w:w="924"/>
        <w:gridCol w:w="3468"/>
      </w:tblGrid>
      <w:tr w14:paraId="1DD7F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 w:type="dxa"/>
            <w:shd w:val="clear" w:color="auto" w:fill="FFCC99"/>
            <w:vAlign w:val="center"/>
          </w:tcPr>
          <w:p w14:paraId="303BD76C">
            <w:pPr>
              <w:rPr>
                <w:rFonts w:ascii="宋体" w:hAnsi="宋体" w:cs="Arial"/>
                <w:b/>
                <w:color w:val="000000"/>
                <w:sz w:val="21"/>
                <w:szCs w:val="21"/>
              </w:rPr>
            </w:pPr>
            <w:r>
              <w:rPr>
                <w:rFonts w:ascii="宋体" w:hAnsi="宋体" w:cs="Arial"/>
                <w:b/>
                <w:color w:val="000000"/>
                <w:sz w:val="21"/>
                <w:szCs w:val="21"/>
              </w:rPr>
              <w:t>序号</w:t>
            </w:r>
          </w:p>
        </w:tc>
        <w:tc>
          <w:tcPr>
            <w:tcW w:w="1645" w:type="dxa"/>
            <w:shd w:val="clear" w:color="auto" w:fill="FFCC99"/>
            <w:vAlign w:val="center"/>
          </w:tcPr>
          <w:p w14:paraId="5DB12222">
            <w:pPr>
              <w:rPr>
                <w:rFonts w:ascii="宋体" w:hAnsi="宋体" w:cs="Arial"/>
                <w:b/>
                <w:color w:val="000000"/>
                <w:sz w:val="21"/>
                <w:szCs w:val="21"/>
              </w:rPr>
            </w:pPr>
            <w:r>
              <w:rPr>
                <w:rFonts w:ascii="宋体" w:hAnsi="宋体" w:cs="Arial"/>
                <w:b/>
                <w:color w:val="000000"/>
                <w:sz w:val="21"/>
                <w:szCs w:val="21"/>
              </w:rPr>
              <w:t>名称</w:t>
            </w:r>
          </w:p>
        </w:tc>
        <w:tc>
          <w:tcPr>
            <w:tcW w:w="1053" w:type="dxa"/>
            <w:shd w:val="clear" w:color="auto" w:fill="FFCC99"/>
            <w:vAlign w:val="center"/>
          </w:tcPr>
          <w:p w14:paraId="4C13A883">
            <w:pPr>
              <w:rPr>
                <w:rFonts w:ascii="宋体" w:hAnsi="宋体" w:cs="Arial"/>
                <w:b/>
                <w:color w:val="000000"/>
                <w:sz w:val="21"/>
                <w:szCs w:val="21"/>
              </w:rPr>
            </w:pPr>
            <w:r>
              <w:rPr>
                <w:rFonts w:ascii="宋体" w:hAnsi="宋体" w:cs="Arial"/>
                <w:b/>
                <w:color w:val="000000"/>
                <w:sz w:val="21"/>
                <w:szCs w:val="21"/>
              </w:rPr>
              <w:t>输入</w:t>
            </w:r>
            <w:r>
              <w:rPr>
                <w:rFonts w:hint="eastAsia" w:ascii="宋体" w:hAnsi="宋体" w:cs="Arial"/>
                <w:b/>
                <w:color w:val="000000"/>
                <w:sz w:val="21"/>
                <w:szCs w:val="21"/>
              </w:rPr>
              <w:t>/输出</w:t>
            </w:r>
          </w:p>
        </w:tc>
        <w:tc>
          <w:tcPr>
            <w:tcW w:w="1024" w:type="dxa"/>
            <w:shd w:val="clear" w:color="auto" w:fill="FFCC99"/>
            <w:vAlign w:val="center"/>
          </w:tcPr>
          <w:p w14:paraId="0F0F49A6">
            <w:pPr>
              <w:rPr>
                <w:rFonts w:ascii="宋体" w:hAnsi="宋体" w:cs="Arial"/>
                <w:b/>
                <w:color w:val="000000"/>
                <w:sz w:val="21"/>
                <w:szCs w:val="21"/>
              </w:rPr>
            </w:pPr>
            <w:r>
              <w:rPr>
                <w:rFonts w:ascii="宋体" w:hAnsi="宋体" w:cs="Arial"/>
                <w:b/>
                <w:color w:val="000000"/>
                <w:sz w:val="21"/>
                <w:szCs w:val="21"/>
              </w:rPr>
              <w:t>缺省值</w:t>
            </w:r>
          </w:p>
        </w:tc>
        <w:tc>
          <w:tcPr>
            <w:tcW w:w="924" w:type="dxa"/>
            <w:shd w:val="clear" w:color="auto" w:fill="FFCC99"/>
            <w:vAlign w:val="center"/>
          </w:tcPr>
          <w:p w14:paraId="3E1B3B31">
            <w:pPr>
              <w:rPr>
                <w:rFonts w:ascii="宋体" w:hAnsi="宋体" w:cs="Arial"/>
                <w:b/>
                <w:color w:val="000000"/>
                <w:sz w:val="21"/>
                <w:szCs w:val="21"/>
              </w:rPr>
            </w:pPr>
            <w:r>
              <w:rPr>
                <w:rFonts w:hint="eastAsia" w:ascii="宋体" w:hAnsi="宋体" w:cs="Arial"/>
                <w:b/>
                <w:color w:val="000000"/>
                <w:sz w:val="21"/>
                <w:szCs w:val="21"/>
              </w:rPr>
              <w:t>类型/长度</w:t>
            </w:r>
          </w:p>
        </w:tc>
        <w:tc>
          <w:tcPr>
            <w:tcW w:w="924" w:type="dxa"/>
            <w:shd w:val="clear" w:color="auto" w:fill="FFCC99"/>
            <w:vAlign w:val="center"/>
          </w:tcPr>
          <w:p w14:paraId="53B7F49E">
            <w:pPr>
              <w:rPr>
                <w:rFonts w:ascii="宋体" w:hAnsi="宋体" w:cs="Arial"/>
                <w:b/>
                <w:color w:val="000000"/>
                <w:sz w:val="21"/>
                <w:szCs w:val="21"/>
              </w:rPr>
            </w:pPr>
            <w:r>
              <w:rPr>
                <w:rFonts w:hint="eastAsia" w:ascii="宋体" w:hAnsi="宋体" w:cs="Arial"/>
                <w:b/>
                <w:color w:val="000000"/>
                <w:sz w:val="21"/>
                <w:szCs w:val="21"/>
              </w:rPr>
              <w:t>是否必输</w:t>
            </w:r>
          </w:p>
        </w:tc>
        <w:tc>
          <w:tcPr>
            <w:tcW w:w="3468" w:type="dxa"/>
            <w:shd w:val="clear" w:color="auto" w:fill="FFCC99"/>
            <w:vAlign w:val="center"/>
          </w:tcPr>
          <w:p w14:paraId="57AC9251">
            <w:pPr>
              <w:rPr>
                <w:rFonts w:ascii="宋体" w:hAnsi="宋体" w:cs="Arial"/>
                <w:b/>
                <w:color w:val="000000"/>
                <w:sz w:val="21"/>
                <w:szCs w:val="21"/>
              </w:rPr>
            </w:pPr>
            <w:r>
              <w:rPr>
                <w:rFonts w:ascii="宋体" w:hAnsi="宋体" w:cs="Arial"/>
                <w:b/>
                <w:color w:val="000000"/>
                <w:sz w:val="21"/>
                <w:szCs w:val="21"/>
              </w:rPr>
              <w:t>备注</w:t>
            </w:r>
          </w:p>
        </w:tc>
      </w:tr>
      <w:tr w14:paraId="15C4A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16CF5336">
            <w:pPr>
              <w:numPr>
                <w:ilvl w:val="0"/>
                <w:numId w:val="68"/>
              </w:numPr>
              <w:rPr>
                <w:rFonts w:ascii="宋体" w:hAnsi="宋体"/>
                <w:color w:val="000000"/>
                <w:sz w:val="21"/>
                <w:szCs w:val="21"/>
              </w:rPr>
            </w:pPr>
          </w:p>
        </w:tc>
        <w:tc>
          <w:tcPr>
            <w:tcW w:w="1645" w:type="dxa"/>
            <w:vAlign w:val="center"/>
          </w:tcPr>
          <w:p w14:paraId="12B19B2D">
            <w:pPr>
              <w:rPr>
                <w:rFonts w:ascii="宋体" w:hAnsi="宋体" w:cs="Arial"/>
                <w:color w:val="000000"/>
                <w:sz w:val="21"/>
                <w:szCs w:val="21"/>
              </w:rPr>
            </w:pPr>
            <w:r>
              <w:rPr>
                <w:rFonts w:hint="eastAsia" w:ascii="宋体" w:hAnsi="宋体" w:cs="Arial"/>
                <w:color w:val="000000"/>
                <w:sz w:val="21"/>
                <w:szCs w:val="21"/>
              </w:rPr>
              <w:t>开户行所在银行</w:t>
            </w:r>
          </w:p>
        </w:tc>
        <w:tc>
          <w:tcPr>
            <w:tcW w:w="1053" w:type="dxa"/>
            <w:vAlign w:val="center"/>
          </w:tcPr>
          <w:p w14:paraId="6302259D">
            <w:pPr>
              <w:rPr>
                <w:rFonts w:ascii="宋体" w:hAnsi="宋体" w:cs="Arial"/>
                <w:color w:val="000000"/>
                <w:sz w:val="21"/>
                <w:szCs w:val="21"/>
              </w:rPr>
            </w:pPr>
            <w:r>
              <w:rPr>
                <w:rFonts w:ascii="宋体" w:hAnsi="宋体" w:cs="Arial"/>
                <w:color w:val="000000"/>
                <w:sz w:val="21"/>
                <w:szCs w:val="21"/>
              </w:rPr>
              <w:t>下拉列表框</w:t>
            </w:r>
          </w:p>
        </w:tc>
        <w:tc>
          <w:tcPr>
            <w:tcW w:w="1024" w:type="dxa"/>
            <w:vAlign w:val="center"/>
          </w:tcPr>
          <w:p w14:paraId="1CCC55B5">
            <w:pPr>
              <w:rPr>
                <w:rFonts w:ascii="宋体" w:hAnsi="宋体" w:cs="Arial"/>
                <w:color w:val="000000"/>
                <w:sz w:val="21"/>
                <w:szCs w:val="21"/>
              </w:rPr>
            </w:pPr>
            <w:r>
              <w:rPr>
                <w:rFonts w:hint="eastAsia" w:ascii="宋体" w:hAnsi="宋体" w:cs="Arial"/>
                <w:color w:val="000000"/>
                <w:sz w:val="21"/>
                <w:szCs w:val="21"/>
              </w:rPr>
              <w:t>请选择</w:t>
            </w:r>
          </w:p>
        </w:tc>
        <w:tc>
          <w:tcPr>
            <w:tcW w:w="924" w:type="dxa"/>
            <w:vAlign w:val="center"/>
          </w:tcPr>
          <w:p w14:paraId="26EEE07A">
            <w:pPr>
              <w:rPr>
                <w:rFonts w:ascii="宋体" w:hAnsi="宋体" w:cs="Arial"/>
                <w:color w:val="000000"/>
                <w:sz w:val="21"/>
                <w:szCs w:val="21"/>
              </w:rPr>
            </w:pPr>
          </w:p>
        </w:tc>
        <w:tc>
          <w:tcPr>
            <w:tcW w:w="924" w:type="dxa"/>
            <w:vAlign w:val="center"/>
          </w:tcPr>
          <w:p w14:paraId="0AD586E2">
            <w:pPr>
              <w:rPr>
                <w:rFonts w:ascii="宋体" w:hAnsi="宋体" w:cs="Arial"/>
                <w:color w:val="000000"/>
                <w:sz w:val="21"/>
                <w:szCs w:val="21"/>
              </w:rPr>
            </w:pPr>
          </w:p>
        </w:tc>
        <w:tc>
          <w:tcPr>
            <w:tcW w:w="3468" w:type="dxa"/>
            <w:vAlign w:val="center"/>
          </w:tcPr>
          <w:p w14:paraId="6A266CB2">
            <w:pPr>
              <w:rPr>
                <w:rFonts w:ascii="宋体" w:hAnsi="宋体" w:cs="Arial"/>
                <w:color w:val="000000"/>
                <w:sz w:val="21"/>
                <w:szCs w:val="21"/>
              </w:rPr>
            </w:pPr>
          </w:p>
        </w:tc>
      </w:tr>
      <w:tr w14:paraId="26B34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16396F92">
            <w:pPr>
              <w:numPr>
                <w:ilvl w:val="0"/>
                <w:numId w:val="68"/>
              </w:numPr>
              <w:rPr>
                <w:rFonts w:ascii="宋体" w:hAnsi="宋体"/>
                <w:color w:val="000000"/>
                <w:sz w:val="21"/>
                <w:szCs w:val="21"/>
              </w:rPr>
            </w:pPr>
          </w:p>
        </w:tc>
        <w:tc>
          <w:tcPr>
            <w:tcW w:w="1645" w:type="dxa"/>
            <w:vAlign w:val="center"/>
          </w:tcPr>
          <w:p w14:paraId="5D5E9EB2">
            <w:pPr>
              <w:rPr>
                <w:rFonts w:ascii="宋体" w:hAnsi="宋体" w:cs="Arial"/>
                <w:color w:val="000000"/>
                <w:sz w:val="21"/>
                <w:szCs w:val="21"/>
              </w:rPr>
            </w:pPr>
            <w:r>
              <w:rPr>
                <w:rFonts w:hint="eastAsia" w:ascii="宋体" w:hAnsi="宋体" w:cs="Arial"/>
                <w:color w:val="000000"/>
                <w:sz w:val="21"/>
                <w:szCs w:val="21"/>
              </w:rPr>
              <w:t>开户行所在省/市</w:t>
            </w:r>
          </w:p>
        </w:tc>
        <w:tc>
          <w:tcPr>
            <w:tcW w:w="1053" w:type="dxa"/>
            <w:vAlign w:val="center"/>
          </w:tcPr>
          <w:p w14:paraId="2C3733CF">
            <w:pPr>
              <w:rPr>
                <w:rFonts w:ascii="宋体" w:hAnsi="宋体" w:cs="Arial"/>
                <w:color w:val="000000"/>
                <w:sz w:val="21"/>
                <w:szCs w:val="21"/>
              </w:rPr>
            </w:pPr>
            <w:r>
              <w:rPr>
                <w:rFonts w:ascii="宋体" w:hAnsi="宋体" w:cs="Arial"/>
                <w:color w:val="000000"/>
                <w:sz w:val="21"/>
                <w:szCs w:val="21"/>
              </w:rPr>
              <w:t>下拉列表框</w:t>
            </w:r>
          </w:p>
        </w:tc>
        <w:tc>
          <w:tcPr>
            <w:tcW w:w="1024" w:type="dxa"/>
            <w:vAlign w:val="center"/>
          </w:tcPr>
          <w:p w14:paraId="121FCA69">
            <w:pPr>
              <w:rPr>
                <w:rFonts w:ascii="宋体" w:hAnsi="宋体" w:cs="Arial"/>
                <w:color w:val="000000"/>
                <w:sz w:val="21"/>
                <w:szCs w:val="21"/>
              </w:rPr>
            </w:pPr>
            <w:r>
              <w:rPr>
                <w:rFonts w:hint="eastAsia" w:ascii="宋体" w:hAnsi="宋体" w:cs="Arial"/>
                <w:color w:val="000000"/>
                <w:sz w:val="21"/>
                <w:szCs w:val="21"/>
              </w:rPr>
              <w:t>请选择</w:t>
            </w:r>
          </w:p>
        </w:tc>
        <w:tc>
          <w:tcPr>
            <w:tcW w:w="924" w:type="dxa"/>
            <w:vAlign w:val="center"/>
          </w:tcPr>
          <w:p w14:paraId="70DF7B75">
            <w:pPr>
              <w:rPr>
                <w:rFonts w:ascii="宋体" w:hAnsi="宋体" w:cs="Arial"/>
                <w:color w:val="000000"/>
                <w:sz w:val="21"/>
                <w:szCs w:val="21"/>
              </w:rPr>
            </w:pPr>
          </w:p>
        </w:tc>
        <w:tc>
          <w:tcPr>
            <w:tcW w:w="924" w:type="dxa"/>
            <w:vAlign w:val="center"/>
          </w:tcPr>
          <w:p w14:paraId="20E8EDBE">
            <w:pPr>
              <w:rPr>
                <w:rFonts w:ascii="宋体" w:hAnsi="宋体" w:cs="Arial"/>
                <w:color w:val="000000"/>
                <w:sz w:val="21"/>
                <w:szCs w:val="21"/>
              </w:rPr>
            </w:pPr>
          </w:p>
        </w:tc>
        <w:tc>
          <w:tcPr>
            <w:tcW w:w="3468" w:type="dxa"/>
            <w:vAlign w:val="center"/>
          </w:tcPr>
          <w:p w14:paraId="08DDDE26">
            <w:pPr>
              <w:rPr>
                <w:rFonts w:ascii="宋体" w:hAnsi="宋体" w:cs="Arial"/>
                <w:color w:val="000000"/>
                <w:sz w:val="21"/>
                <w:szCs w:val="21"/>
              </w:rPr>
            </w:pPr>
          </w:p>
        </w:tc>
      </w:tr>
      <w:tr w14:paraId="05445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6AECE7E7">
            <w:pPr>
              <w:numPr>
                <w:ilvl w:val="0"/>
                <w:numId w:val="68"/>
              </w:numPr>
              <w:rPr>
                <w:rFonts w:ascii="宋体" w:hAnsi="宋体"/>
                <w:color w:val="000000"/>
                <w:sz w:val="21"/>
                <w:szCs w:val="21"/>
              </w:rPr>
            </w:pPr>
          </w:p>
        </w:tc>
        <w:tc>
          <w:tcPr>
            <w:tcW w:w="1645" w:type="dxa"/>
            <w:vAlign w:val="center"/>
          </w:tcPr>
          <w:p w14:paraId="4551DC8C">
            <w:pPr>
              <w:rPr>
                <w:rFonts w:ascii="宋体" w:hAnsi="宋体" w:cs="Arial"/>
                <w:color w:val="000000"/>
                <w:sz w:val="21"/>
                <w:szCs w:val="21"/>
              </w:rPr>
            </w:pPr>
            <w:r>
              <w:rPr>
                <w:rFonts w:hint="eastAsia" w:ascii="宋体" w:hAnsi="宋体" w:cs="Arial"/>
                <w:color w:val="000000"/>
                <w:sz w:val="21"/>
                <w:szCs w:val="21"/>
              </w:rPr>
              <w:t>开户行所在城市</w:t>
            </w:r>
          </w:p>
        </w:tc>
        <w:tc>
          <w:tcPr>
            <w:tcW w:w="1053" w:type="dxa"/>
            <w:vAlign w:val="center"/>
          </w:tcPr>
          <w:p w14:paraId="1222F4F1">
            <w:pPr>
              <w:rPr>
                <w:rFonts w:ascii="宋体" w:hAnsi="宋体" w:cs="Arial"/>
                <w:color w:val="000000"/>
                <w:sz w:val="21"/>
                <w:szCs w:val="21"/>
              </w:rPr>
            </w:pPr>
            <w:r>
              <w:rPr>
                <w:rFonts w:ascii="宋体" w:hAnsi="宋体" w:cs="Arial"/>
                <w:color w:val="000000"/>
                <w:sz w:val="21"/>
                <w:szCs w:val="21"/>
              </w:rPr>
              <w:t>下拉列表框</w:t>
            </w:r>
          </w:p>
        </w:tc>
        <w:tc>
          <w:tcPr>
            <w:tcW w:w="1024" w:type="dxa"/>
            <w:vAlign w:val="center"/>
          </w:tcPr>
          <w:p w14:paraId="1CF63D41">
            <w:pPr>
              <w:rPr>
                <w:rFonts w:ascii="宋体" w:hAnsi="宋体" w:cs="Arial"/>
                <w:color w:val="000000"/>
                <w:sz w:val="21"/>
                <w:szCs w:val="21"/>
              </w:rPr>
            </w:pPr>
            <w:r>
              <w:rPr>
                <w:rFonts w:hint="eastAsia" w:ascii="宋体" w:hAnsi="宋体" w:cs="Arial"/>
                <w:color w:val="000000"/>
                <w:sz w:val="21"/>
                <w:szCs w:val="21"/>
              </w:rPr>
              <w:t>请选择</w:t>
            </w:r>
          </w:p>
        </w:tc>
        <w:tc>
          <w:tcPr>
            <w:tcW w:w="924" w:type="dxa"/>
            <w:vAlign w:val="center"/>
          </w:tcPr>
          <w:p w14:paraId="762FE78C">
            <w:pPr>
              <w:rPr>
                <w:rFonts w:ascii="宋体" w:hAnsi="宋体" w:cs="Arial"/>
                <w:color w:val="000000"/>
                <w:sz w:val="21"/>
                <w:szCs w:val="21"/>
              </w:rPr>
            </w:pPr>
          </w:p>
        </w:tc>
        <w:tc>
          <w:tcPr>
            <w:tcW w:w="924" w:type="dxa"/>
            <w:vAlign w:val="center"/>
          </w:tcPr>
          <w:p w14:paraId="4417FE64">
            <w:pPr>
              <w:rPr>
                <w:rFonts w:ascii="宋体" w:hAnsi="宋体" w:cs="Arial"/>
                <w:color w:val="000000"/>
                <w:sz w:val="21"/>
                <w:szCs w:val="21"/>
              </w:rPr>
            </w:pPr>
          </w:p>
        </w:tc>
        <w:tc>
          <w:tcPr>
            <w:tcW w:w="3468" w:type="dxa"/>
            <w:vAlign w:val="center"/>
          </w:tcPr>
          <w:p w14:paraId="27EFD6A6">
            <w:pPr>
              <w:rPr>
                <w:rFonts w:ascii="宋体" w:hAnsi="宋体" w:cs="Arial"/>
                <w:color w:val="000000"/>
                <w:sz w:val="21"/>
                <w:szCs w:val="21"/>
              </w:rPr>
            </w:pPr>
          </w:p>
        </w:tc>
      </w:tr>
      <w:tr w14:paraId="00A1D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4C25AA8D">
            <w:pPr>
              <w:numPr>
                <w:ilvl w:val="0"/>
                <w:numId w:val="68"/>
              </w:numPr>
              <w:rPr>
                <w:rFonts w:ascii="宋体" w:hAnsi="宋体"/>
                <w:color w:val="000000"/>
                <w:sz w:val="21"/>
                <w:szCs w:val="21"/>
              </w:rPr>
            </w:pPr>
          </w:p>
        </w:tc>
        <w:tc>
          <w:tcPr>
            <w:tcW w:w="1645" w:type="dxa"/>
            <w:vAlign w:val="center"/>
          </w:tcPr>
          <w:p w14:paraId="668F275E">
            <w:pPr>
              <w:rPr>
                <w:rFonts w:ascii="宋体" w:hAnsi="宋体" w:cs="Arial"/>
                <w:color w:val="000000"/>
                <w:sz w:val="21"/>
                <w:szCs w:val="21"/>
              </w:rPr>
            </w:pPr>
            <w:r>
              <w:rPr>
                <w:rFonts w:hint="eastAsia" w:ascii="宋体" w:hAnsi="宋体" w:cs="Arial"/>
                <w:color w:val="000000"/>
                <w:sz w:val="21"/>
                <w:szCs w:val="21"/>
              </w:rPr>
              <w:t>联行号</w:t>
            </w:r>
          </w:p>
        </w:tc>
        <w:tc>
          <w:tcPr>
            <w:tcW w:w="1053" w:type="dxa"/>
            <w:vAlign w:val="center"/>
          </w:tcPr>
          <w:p w14:paraId="497C324C">
            <w:pPr>
              <w:rPr>
                <w:rFonts w:ascii="宋体" w:hAnsi="宋体" w:cs="Arial"/>
                <w:color w:val="000000"/>
                <w:sz w:val="21"/>
                <w:szCs w:val="21"/>
              </w:rPr>
            </w:pPr>
            <w:r>
              <w:rPr>
                <w:rFonts w:hint="eastAsia" w:ascii="宋体" w:hAnsi="宋体" w:cs="Arial"/>
                <w:color w:val="000000"/>
                <w:sz w:val="21"/>
                <w:szCs w:val="21"/>
              </w:rPr>
              <w:t>文本框</w:t>
            </w:r>
          </w:p>
        </w:tc>
        <w:tc>
          <w:tcPr>
            <w:tcW w:w="1024" w:type="dxa"/>
            <w:vAlign w:val="center"/>
          </w:tcPr>
          <w:p w14:paraId="42C6C706">
            <w:pPr>
              <w:rPr>
                <w:rFonts w:ascii="宋体" w:hAnsi="宋体" w:cs="Arial"/>
                <w:color w:val="000000"/>
                <w:sz w:val="21"/>
                <w:szCs w:val="21"/>
              </w:rPr>
            </w:pPr>
          </w:p>
        </w:tc>
        <w:tc>
          <w:tcPr>
            <w:tcW w:w="924" w:type="dxa"/>
            <w:vAlign w:val="center"/>
          </w:tcPr>
          <w:p w14:paraId="40698F97">
            <w:pPr>
              <w:rPr>
                <w:rFonts w:ascii="宋体" w:hAnsi="宋体" w:cs="Arial"/>
                <w:color w:val="000000"/>
                <w:sz w:val="21"/>
                <w:szCs w:val="21"/>
              </w:rPr>
            </w:pPr>
          </w:p>
        </w:tc>
        <w:tc>
          <w:tcPr>
            <w:tcW w:w="924" w:type="dxa"/>
            <w:vAlign w:val="center"/>
          </w:tcPr>
          <w:p w14:paraId="290BC6F5">
            <w:pPr>
              <w:rPr>
                <w:rFonts w:ascii="宋体" w:hAnsi="宋体" w:cs="Arial"/>
                <w:color w:val="000000"/>
                <w:sz w:val="21"/>
                <w:szCs w:val="21"/>
              </w:rPr>
            </w:pPr>
          </w:p>
        </w:tc>
        <w:tc>
          <w:tcPr>
            <w:tcW w:w="3468" w:type="dxa"/>
            <w:vAlign w:val="center"/>
          </w:tcPr>
          <w:p w14:paraId="2F9673A2">
            <w:pPr>
              <w:rPr>
                <w:rFonts w:ascii="宋体" w:hAnsi="宋体" w:cs="Arial"/>
                <w:color w:val="000000"/>
                <w:sz w:val="21"/>
                <w:szCs w:val="21"/>
              </w:rPr>
            </w:pPr>
          </w:p>
        </w:tc>
      </w:tr>
      <w:tr w14:paraId="6ACC2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151C3F53">
            <w:pPr>
              <w:numPr>
                <w:ilvl w:val="0"/>
                <w:numId w:val="68"/>
              </w:numPr>
              <w:rPr>
                <w:rFonts w:ascii="宋体" w:hAnsi="宋体"/>
                <w:color w:val="000000"/>
                <w:sz w:val="21"/>
                <w:szCs w:val="21"/>
              </w:rPr>
            </w:pPr>
          </w:p>
        </w:tc>
        <w:tc>
          <w:tcPr>
            <w:tcW w:w="1645" w:type="dxa"/>
            <w:vAlign w:val="center"/>
          </w:tcPr>
          <w:p w14:paraId="73AF65C9">
            <w:pPr>
              <w:rPr>
                <w:rFonts w:ascii="宋体" w:hAnsi="宋体" w:cs="Arial"/>
                <w:color w:val="000000"/>
                <w:sz w:val="21"/>
                <w:szCs w:val="21"/>
              </w:rPr>
            </w:pPr>
            <w:r>
              <w:rPr>
                <w:rFonts w:hint="eastAsia" w:ascii="宋体" w:hAnsi="宋体" w:cs="Arial"/>
                <w:color w:val="000000"/>
                <w:sz w:val="21"/>
                <w:szCs w:val="21"/>
              </w:rPr>
              <w:t>开户行关键字</w:t>
            </w:r>
          </w:p>
        </w:tc>
        <w:tc>
          <w:tcPr>
            <w:tcW w:w="1053" w:type="dxa"/>
            <w:vAlign w:val="center"/>
          </w:tcPr>
          <w:p w14:paraId="103207EE">
            <w:pPr>
              <w:rPr>
                <w:rFonts w:ascii="宋体" w:hAnsi="宋体" w:cs="Arial"/>
                <w:color w:val="000000"/>
                <w:sz w:val="21"/>
                <w:szCs w:val="21"/>
              </w:rPr>
            </w:pPr>
            <w:r>
              <w:rPr>
                <w:rFonts w:hint="eastAsia" w:ascii="宋体" w:hAnsi="宋体" w:cs="Arial"/>
                <w:color w:val="000000"/>
                <w:sz w:val="21"/>
                <w:szCs w:val="21"/>
              </w:rPr>
              <w:t>文本</w:t>
            </w:r>
            <w:r>
              <w:rPr>
                <w:rFonts w:ascii="宋体" w:hAnsi="宋体" w:cs="Arial"/>
                <w:color w:val="000000"/>
                <w:sz w:val="21"/>
                <w:szCs w:val="21"/>
              </w:rPr>
              <w:t>框</w:t>
            </w:r>
          </w:p>
        </w:tc>
        <w:tc>
          <w:tcPr>
            <w:tcW w:w="1024" w:type="dxa"/>
            <w:vAlign w:val="center"/>
          </w:tcPr>
          <w:p w14:paraId="42540973">
            <w:pPr>
              <w:rPr>
                <w:rFonts w:ascii="宋体" w:hAnsi="宋体" w:cs="Arial"/>
                <w:color w:val="000000"/>
                <w:sz w:val="21"/>
                <w:szCs w:val="21"/>
              </w:rPr>
            </w:pPr>
          </w:p>
        </w:tc>
        <w:tc>
          <w:tcPr>
            <w:tcW w:w="924" w:type="dxa"/>
            <w:vAlign w:val="center"/>
          </w:tcPr>
          <w:p w14:paraId="13F30DA0">
            <w:pPr>
              <w:rPr>
                <w:rFonts w:ascii="宋体" w:hAnsi="宋体" w:cs="Arial"/>
                <w:color w:val="000000"/>
                <w:sz w:val="21"/>
                <w:szCs w:val="21"/>
              </w:rPr>
            </w:pPr>
          </w:p>
        </w:tc>
        <w:tc>
          <w:tcPr>
            <w:tcW w:w="924" w:type="dxa"/>
            <w:vAlign w:val="center"/>
          </w:tcPr>
          <w:p w14:paraId="74E472AE">
            <w:pPr>
              <w:rPr>
                <w:rFonts w:ascii="宋体" w:hAnsi="宋体" w:cs="Arial"/>
                <w:color w:val="000000"/>
                <w:sz w:val="21"/>
                <w:szCs w:val="21"/>
              </w:rPr>
            </w:pPr>
          </w:p>
        </w:tc>
        <w:tc>
          <w:tcPr>
            <w:tcW w:w="3468" w:type="dxa"/>
            <w:vAlign w:val="center"/>
          </w:tcPr>
          <w:p w14:paraId="2AACE88F">
            <w:pPr>
              <w:rPr>
                <w:rFonts w:ascii="宋体" w:hAnsi="宋体" w:cs="Arial"/>
                <w:color w:val="000000"/>
                <w:sz w:val="21"/>
                <w:szCs w:val="21"/>
              </w:rPr>
            </w:pPr>
            <w:r>
              <w:rPr>
                <w:rFonts w:hint="eastAsia" w:ascii="宋体" w:hAnsi="宋体" w:cs="Arial"/>
                <w:color w:val="000000"/>
                <w:sz w:val="21"/>
                <w:szCs w:val="21"/>
              </w:rPr>
              <w:t>支持模糊查询</w:t>
            </w:r>
          </w:p>
        </w:tc>
      </w:tr>
      <w:tr w14:paraId="5C504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124F1254">
            <w:pPr>
              <w:numPr>
                <w:ilvl w:val="0"/>
                <w:numId w:val="68"/>
              </w:numPr>
              <w:rPr>
                <w:rFonts w:ascii="宋体" w:hAnsi="宋体"/>
                <w:color w:val="000000"/>
                <w:sz w:val="21"/>
                <w:szCs w:val="21"/>
              </w:rPr>
            </w:pPr>
          </w:p>
        </w:tc>
        <w:tc>
          <w:tcPr>
            <w:tcW w:w="1645" w:type="dxa"/>
            <w:vAlign w:val="center"/>
          </w:tcPr>
          <w:p w14:paraId="34786FC9">
            <w:pPr>
              <w:rPr>
                <w:rFonts w:ascii="宋体" w:hAnsi="宋体" w:cs="Arial"/>
                <w:color w:val="000000"/>
                <w:sz w:val="21"/>
                <w:szCs w:val="21"/>
              </w:rPr>
            </w:pPr>
            <w:r>
              <w:rPr>
                <w:rFonts w:hint="eastAsia" w:ascii="宋体" w:hAnsi="宋体" w:cs="Arial"/>
                <w:color w:val="000000"/>
                <w:sz w:val="21"/>
                <w:szCs w:val="21"/>
              </w:rPr>
              <w:t>查询</w:t>
            </w:r>
          </w:p>
        </w:tc>
        <w:tc>
          <w:tcPr>
            <w:tcW w:w="1053" w:type="dxa"/>
            <w:vAlign w:val="center"/>
          </w:tcPr>
          <w:p w14:paraId="4019EEB8">
            <w:pPr>
              <w:rPr>
                <w:rFonts w:ascii="宋体" w:hAnsi="宋体" w:cs="Arial"/>
                <w:color w:val="000000"/>
                <w:sz w:val="21"/>
                <w:szCs w:val="21"/>
              </w:rPr>
            </w:pPr>
            <w:r>
              <w:rPr>
                <w:rFonts w:hint="eastAsia" w:ascii="宋体" w:hAnsi="宋体" w:cs="Arial"/>
                <w:color w:val="000000"/>
                <w:sz w:val="21"/>
                <w:szCs w:val="21"/>
              </w:rPr>
              <w:t>按钮</w:t>
            </w:r>
          </w:p>
        </w:tc>
        <w:tc>
          <w:tcPr>
            <w:tcW w:w="1024" w:type="dxa"/>
            <w:vAlign w:val="center"/>
          </w:tcPr>
          <w:p w14:paraId="6E771C42">
            <w:pPr>
              <w:rPr>
                <w:rFonts w:ascii="宋体" w:hAnsi="宋体" w:cs="Arial"/>
                <w:color w:val="000000"/>
                <w:sz w:val="21"/>
                <w:szCs w:val="21"/>
              </w:rPr>
            </w:pPr>
          </w:p>
        </w:tc>
        <w:tc>
          <w:tcPr>
            <w:tcW w:w="924" w:type="dxa"/>
            <w:vAlign w:val="center"/>
          </w:tcPr>
          <w:p w14:paraId="7E6C8263">
            <w:pPr>
              <w:rPr>
                <w:rFonts w:ascii="宋体" w:hAnsi="宋体" w:cs="Arial"/>
                <w:color w:val="000000"/>
                <w:sz w:val="21"/>
                <w:szCs w:val="21"/>
              </w:rPr>
            </w:pPr>
          </w:p>
        </w:tc>
        <w:tc>
          <w:tcPr>
            <w:tcW w:w="924" w:type="dxa"/>
            <w:vAlign w:val="center"/>
          </w:tcPr>
          <w:p w14:paraId="1C0184DE">
            <w:pPr>
              <w:rPr>
                <w:rFonts w:ascii="宋体" w:hAnsi="宋体" w:cs="Arial"/>
                <w:color w:val="000000"/>
                <w:sz w:val="21"/>
                <w:szCs w:val="21"/>
              </w:rPr>
            </w:pPr>
          </w:p>
        </w:tc>
        <w:tc>
          <w:tcPr>
            <w:tcW w:w="3468" w:type="dxa"/>
            <w:vAlign w:val="center"/>
          </w:tcPr>
          <w:p w14:paraId="2842845D">
            <w:pPr>
              <w:rPr>
                <w:rFonts w:ascii="宋体" w:hAnsi="宋体" w:cs="Arial"/>
                <w:color w:val="000000"/>
                <w:sz w:val="21"/>
                <w:szCs w:val="21"/>
              </w:rPr>
            </w:pPr>
          </w:p>
        </w:tc>
      </w:tr>
      <w:tr w14:paraId="5A69C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9465" w:type="dxa"/>
            <w:gridSpan w:val="7"/>
            <w:vAlign w:val="center"/>
          </w:tcPr>
          <w:p w14:paraId="7CE94663">
            <w:pPr>
              <w:rPr>
                <w:rFonts w:ascii="宋体" w:hAnsi="宋体" w:cs="Arial"/>
                <w:color w:val="000000"/>
                <w:sz w:val="21"/>
                <w:szCs w:val="21"/>
              </w:rPr>
            </w:pPr>
            <w:r>
              <w:rPr>
                <w:rFonts w:hint="eastAsia" w:ascii="宋体" w:hAnsi="宋体" w:cs="Arial"/>
                <w:color w:val="000000"/>
                <w:sz w:val="21"/>
                <w:szCs w:val="21"/>
              </w:rPr>
              <w:t>查询结果</w:t>
            </w:r>
          </w:p>
        </w:tc>
      </w:tr>
      <w:tr w14:paraId="6B6D7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6AB07134">
            <w:pPr>
              <w:numPr>
                <w:ilvl w:val="0"/>
                <w:numId w:val="68"/>
              </w:numPr>
              <w:rPr>
                <w:rFonts w:ascii="宋体" w:hAnsi="宋体"/>
                <w:color w:val="000000"/>
                <w:sz w:val="21"/>
                <w:szCs w:val="21"/>
              </w:rPr>
            </w:pPr>
          </w:p>
        </w:tc>
        <w:tc>
          <w:tcPr>
            <w:tcW w:w="1645" w:type="dxa"/>
            <w:vAlign w:val="center"/>
          </w:tcPr>
          <w:p w14:paraId="469B316E">
            <w:pPr>
              <w:rPr>
                <w:rFonts w:ascii="宋体" w:hAnsi="宋体" w:cs="Arial"/>
                <w:color w:val="000000"/>
                <w:sz w:val="21"/>
                <w:szCs w:val="21"/>
              </w:rPr>
            </w:pPr>
            <w:r>
              <w:rPr>
                <w:rFonts w:hint="eastAsia" w:ascii="宋体" w:hAnsi="宋体" w:cs="Arial"/>
                <w:color w:val="000000"/>
                <w:sz w:val="21"/>
                <w:szCs w:val="21"/>
              </w:rPr>
              <w:t>选择框</w:t>
            </w:r>
          </w:p>
        </w:tc>
        <w:tc>
          <w:tcPr>
            <w:tcW w:w="1053" w:type="dxa"/>
            <w:vAlign w:val="center"/>
          </w:tcPr>
          <w:p w14:paraId="2BE11F9C">
            <w:pPr>
              <w:rPr>
                <w:rFonts w:ascii="宋体" w:hAnsi="宋体"/>
                <w:sz w:val="21"/>
                <w:szCs w:val="21"/>
              </w:rPr>
            </w:pPr>
            <w:r>
              <w:rPr>
                <w:rFonts w:hint="eastAsia" w:ascii="宋体" w:hAnsi="宋体" w:cs="Arial"/>
                <w:color w:val="000000"/>
                <w:sz w:val="21"/>
                <w:szCs w:val="21"/>
              </w:rPr>
              <w:t>单选框</w:t>
            </w:r>
          </w:p>
        </w:tc>
        <w:tc>
          <w:tcPr>
            <w:tcW w:w="1024" w:type="dxa"/>
            <w:vAlign w:val="center"/>
          </w:tcPr>
          <w:p w14:paraId="28DB3B19">
            <w:pPr>
              <w:rPr>
                <w:rFonts w:ascii="宋体" w:hAnsi="宋体" w:cs="Arial"/>
                <w:color w:val="000000"/>
                <w:sz w:val="21"/>
                <w:szCs w:val="21"/>
              </w:rPr>
            </w:pPr>
          </w:p>
        </w:tc>
        <w:tc>
          <w:tcPr>
            <w:tcW w:w="924" w:type="dxa"/>
            <w:vAlign w:val="center"/>
          </w:tcPr>
          <w:p w14:paraId="1D78E7EA">
            <w:pPr>
              <w:rPr>
                <w:rFonts w:ascii="宋体" w:hAnsi="宋体" w:cs="Arial"/>
                <w:color w:val="000000"/>
                <w:sz w:val="21"/>
                <w:szCs w:val="21"/>
              </w:rPr>
            </w:pPr>
          </w:p>
        </w:tc>
        <w:tc>
          <w:tcPr>
            <w:tcW w:w="924" w:type="dxa"/>
            <w:vAlign w:val="center"/>
          </w:tcPr>
          <w:p w14:paraId="0F39AC59">
            <w:pPr>
              <w:rPr>
                <w:rFonts w:ascii="宋体" w:hAnsi="宋体" w:cs="Arial"/>
                <w:color w:val="000000"/>
                <w:sz w:val="21"/>
                <w:szCs w:val="21"/>
              </w:rPr>
            </w:pPr>
          </w:p>
        </w:tc>
        <w:tc>
          <w:tcPr>
            <w:tcW w:w="3468" w:type="dxa"/>
            <w:vAlign w:val="center"/>
          </w:tcPr>
          <w:p w14:paraId="37640272">
            <w:pPr>
              <w:rPr>
                <w:rFonts w:ascii="宋体" w:hAnsi="宋体" w:cs="Arial"/>
                <w:color w:val="000000"/>
                <w:sz w:val="21"/>
                <w:szCs w:val="21"/>
              </w:rPr>
            </w:pPr>
          </w:p>
        </w:tc>
      </w:tr>
      <w:tr w14:paraId="6C3E3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5EE097FC">
            <w:pPr>
              <w:numPr>
                <w:ilvl w:val="0"/>
                <w:numId w:val="68"/>
              </w:numPr>
              <w:rPr>
                <w:rFonts w:ascii="宋体" w:hAnsi="宋体"/>
                <w:color w:val="000000"/>
                <w:sz w:val="21"/>
                <w:szCs w:val="21"/>
              </w:rPr>
            </w:pPr>
          </w:p>
        </w:tc>
        <w:tc>
          <w:tcPr>
            <w:tcW w:w="1645" w:type="dxa"/>
            <w:vAlign w:val="center"/>
          </w:tcPr>
          <w:p w14:paraId="20564F8F">
            <w:pPr>
              <w:rPr>
                <w:rFonts w:ascii="宋体" w:hAnsi="宋体" w:cs="Arial"/>
                <w:color w:val="000000"/>
                <w:sz w:val="21"/>
                <w:szCs w:val="21"/>
              </w:rPr>
            </w:pPr>
            <w:r>
              <w:rPr>
                <w:rFonts w:hint="eastAsia" w:ascii="宋体" w:hAnsi="宋体" w:cs="Arial"/>
                <w:color w:val="000000"/>
                <w:sz w:val="21"/>
                <w:szCs w:val="21"/>
              </w:rPr>
              <w:t>开户行名称</w:t>
            </w:r>
          </w:p>
        </w:tc>
        <w:tc>
          <w:tcPr>
            <w:tcW w:w="1053" w:type="dxa"/>
            <w:vAlign w:val="center"/>
          </w:tcPr>
          <w:p w14:paraId="5CC60D8E">
            <w:pPr>
              <w:rPr>
                <w:rFonts w:ascii="宋体" w:hAnsi="宋体" w:cs="Arial"/>
                <w:color w:val="000000"/>
                <w:sz w:val="21"/>
                <w:szCs w:val="21"/>
              </w:rPr>
            </w:pPr>
            <w:r>
              <w:rPr>
                <w:rFonts w:hint="eastAsia" w:ascii="宋体" w:hAnsi="宋体" w:cs="Arial"/>
                <w:color w:val="000000"/>
                <w:sz w:val="21"/>
                <w:szCs w:val="21"/>
              </w:rPr>
              <w:t>文本</w:t>
            </w:r>
          </w:p>
        </w:tc>
        <w:tc>
          <w:tcPr>
            <w:tcW w:w="1024" w:type="dxa"/>
            <w:vAlign w:val="center"/>
          </w:tcPr>
          <w:p w14:paraId="0120CCC3">
            <w:pPr>
              <w:rPr>
                <w:rFonts w:ascii="宋体" w:hAnsi="宋体" w:cs="Arial"/>
                <w:color w:val="000000"/>
                <w:sz w:val="21"/>
                <w:szCs w:val="21"/>
              </w:rPr>
            </w:pPr>
          </w:p>
        </w:tc>
        <w:tc>
          <w:tcPr>
            <w:tcW w:w="924" w:type="dxa"/>
            <w:vAlign w:val="center"/>
          </w:tcPr>
          <w:p w14:paraId="74046C1A">
            <w:pPr>
              <w:rPr>
                <w:rFonts w:ascii="宋体" w:hAnsi="宋体" w:cs="Arial"/>
                <w:color w:val="000000"/>
                <w:sz w:val="21"/>
                <w:szCs w:val="21"/>
              </w:rPr>
            </w:pPr>
          </w:p>
        </w:tc>
        <w:tc>
          <w:tcPr>
            <w:tcW w:w="924" w:type="dxa"/>
            <w:vAlign w:val="center"/>
          </w:tcPr>
          <w:p w14:paraId="307EBAED">
            <w:pPr>
              <w:rPr>
                <w:rFonts w:ascii="宋体" w:hAnsi="宋体" w:cs="Arial"/>
                <w:color w:val="000000"/>
                <w:sz w:val="21"/>
                <w:szCs w:val="21"/>
              </w:rPr>
            </w:pPr>
          </w:p>
        </w:tc>
        <w:tc>
          <w:tcPr>
            <w:tcW w:w="3468" w:type="dxa"/>
            <w:vAlign w:val="center"/>
          </w:tcPr>
          <w:p w14:paraId="346F80D6">
            <w:pPr>
              <w:rPr>
                <w:rFonts w:ascii="宋体" w:hAnsi="宋体" w:cs="Arial"/>
                <w:color w:val="000000"/>
                <w:sz w:val="21"/>
                <w:szCs w:val="21"/>
              </w:rPr>
            </w:pPr>
          </w:p>
        </w:tc>
      </w:tr>
      <w:tr w14:paraId="3E2D0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9465" w:type="dxa"/>
            <w:gridSpan w:val="7"/>
            <w:vAlign w:val="center"/>
          </w:tcPr>
          <w:p w14:paraId="737C00F5">
            <w:pPr>
              <w:rPr>
                <w:rFonts w:ascii="宋体" w:hAnsi="宋体" w:cs="Arial"/>
                <w:color w:val="000000"/>
                <w:sz w:val="21"/>
                <w:szCs w:val="21"/>
              </w:rPr>
            </w:pPr>
          </w:p>
        </w:tc>
      </w:tr>
      <w:tr w14:paraId="07812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3E56BA6F">
            <w:pPr>
              <w:numPr>
                <w:ilvl w:val="0"/>
                <w:numId w:val="68"/>
              </w:numPr>
              <w:rPr>
                <w:rFonts w:ascii="宋体" w:hAnsi="宋体"/>
                <w:color w:val="000000"/>
                <w:sz w:val="21"/>
                <w:szCs w:val="21"/>
              </w:rPr>
            </w:pPr>
          </w:p>
        </w:tc>
        <w:tc>
          <w:tcPr>
            <w:tcW w:w="1645" w:type="dxa"/>
            <w:vAlign w:val="center"/>
          </w:tcPr>
          <w:p w14:paraId="0636F670">
            <w:pPr>
              <w:rPr>
                <w:rFonts w:ascii="宋体" w:hAnsi="宋体" w:cs="Arial"/>
                <w:color w:val="000000"/>
                <w:sz w:val="21"/>
                <w:szCs w:val="21"/>
              </w:rPr>
            </w:pPr>
            <w:r>
              <w:rPr>
                <w:rFonts w:hint="eastAsia" w:ascii="宋体" w:hAnsi="宋体" w:cs="Arial"/>
                <w:color w:val="000000"/>
                <w:sz w:val="21"/>
                <w:szCs w:val="21"/>
              </w:rPr>
              <w:t>确定</w:t>
            </w:r>
          </w:p>
        </w:tc>
        <w:tc>
          <w:tcPr>
            <w:tcW w:w="1053" w:type="dxa"/>
            <w:vAlign w:val="center"/>
          </w:tcPr>
          <w:p w14:paraId="5C04A81B">
            <w:pPr>
              <w:rPr>
                <w:rFonts w:ascii="宋体" w:hAnsi="宋体" w:cs="Arial"/>
                <w:color w:val="000000"/>
                <w:sz w:val="21"/>
                <w:szCs w:val="21"/>
              </w:rPr>
            </w:pPr>
            <w:r>
              <w:rPr>
                <w:rFonts w:hint="eastAsia" w:ascii="宋体" w:hAnsi="宋体" w:cs="Arial"/>
                <w:color w:val="000000"/>
                <w:sz w:val="21"/>
                <w:szCs w:val="21"/>
              </w:rPr>
              <w:t>按钮</w:t>
            </w:r>
          </w:p>
        </w:tc>
        <w:tc>
          <w:tcPr>
            <w:tcW w:w="1024" w:type="dxa"/>
            <w:vAlign w:val="center"/>
          </w:tcPr>
          <w:p w14:paraId="53C440E5">
            <w:pPr>
              <w:rPr>
                <w:rFonts w:ascii="宋体" w:hAnsi="宋体" w:cs="Arial"/>
                <w:color w:val="000000"/>
                <w:sz w:val="21"/>
                <w:szCs w:val="21"/>
              </w:rPr>
            </w:pPr>
          </w:p>
        </w:tc>
        <w:tc>
          <w:tcPr>
            <w:tcW w:w="924" w:type="dxa"/>
            <w:vAlign w:val="center"/>
          </w:tcPr>
          <w:p w14:paraId="47FD55A0">
            <w:pPr>
              <w:rPr>
                <w:rFonts w:ascii="宋体" w:hAnsi="宋体" w:cs="Arial"/>
                <w:color w:val="000000"/>
                <w:sz w:val="21"/>
                <w:szCs w:val="21"/>
              </w:rPr>
            </w:pPr>
          </w:p>
        </w:tc>
        <w:tc>
          <w:tcPr>
            <w:tcW w:w="924" w:type="dxa"/>
            <w:vAlign w:val="center"/>
          </w:tcPr>
          <w:p w14:paraId="6626D40E">
            <w:pPr>
              <w:rPr>
                <w:rFonts w:ascii="宋体" w:hAnsi="宋体" w:cs="Arial"/>
                <w:color w:val="000000"/>
                <w:sz w:val="21"/>
                <w:szCs w:val="21"/>
              </w:rPr>
            </w:pPr>
          </w:p>
        </w:tc>
        <w:tc>
          <w:tcPr>
            <w:tcW w:w="3468" w:type="dxa"/>
            <w:vAlign w:val="center"/>
          </w:tcPr>
          <w:p w14:paraId="644C36C7">
            <w:pPr>
              <w:rPr>
                <w:rFonts w:ascii="宋体" w:hAnsi="宋体" w:cs="Arial"/>
                <w:color w:val="000000"/>
                <w:sz w:val="21"/>
                <w:szCs w:val="21"/>
              </w:rPr>
            </w:pPr>
          </w:p>
        </w:tc>
      </w:tr>
      <w:tr w14:paraId="4234F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9465" w:type="dxa"/>
            <w:gridSpan w:val="7"/>
            <w:vAlign w:val="center"/>
          </w:tcPr>
          <w:p w14:paraId="41D540A6">
            <w:pPr>
              <w:rPr>
                <w:rFonts w:ascii="宋体" w:hAnsi="宋体" w:cs="Arial"/>
                <w:color w:val="000000"/>
                <w:sz w:val="21"/>
                <w:szCs w:val="21"/>
              </w:rPr>
            </w:pPr>
            <w:r>
              <w:rPr>
                <w:rFonts w:hint="eastAsia" w:ascii="宋体" w:hAnsi="宋体" w:cs="Arial"/>
                <w:color w:val="000000"/>
                <w:sz w:val="21"/>
                <w:szCs w:val="21"/>
              </w:rPr>
              <w:t>温馨提示：</w:t>
            </w:r>
          </w:p>
        </w:tc>
      </w:tr>
      <w:tr w14:paraId="13A4E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9465" w:type="dxa"/>
            <w:gridSpan w:val="7"/>
            <w:vAlign w:val="center"/>
          </w:tcPr>
          <w:p w14:paraId="7DC95221">
            <w:pPr>
              <w:rPr>
                <w:rFonts w:ascii="宋体" w:hAnsi="宋体" w:cs="Arial"/>
                <w:color w:val="000000"/>
                <w:sz w:val="21"/>
                <w:szCs w:val="21"/>
              </w:rPr>
            </w:pPr>
            <w:r>
              <w:rPr>
                <w:rFonts w:hint="eastAsia" w:ascii="宋体" w:hAnsi="宋体" w:cs="Arial"/>
                <w:color w:val="000000"/>
                <w:sz w:val="21"/>
                <w:szCs w:val="21"/>
              </w:rPr>
              <w:t>1.在开户行关键字中可以输入分行、支行、储蓄所等进行模糊查询。</w:t>
            </w:r>
          </w:p>
        </w:tc>
      </w:tr>
    </w:tbl>
    <w:p w14:paraId="4240E1DA">
      <w:pPr>
        <w:pStyle w:val="5"/>
        <w:numPr>
          <w:ilvl w:val="0"/>
          <w:numId w:val="0"/>
        </w:numPr>
        <w:spacing w:line="377" w:lineRule="auto"/>
      </w:pPr>
      <w:r>
        <w:rPr>
          <w:rFonts w:hint="eastAsia"/>
        </w:rPr>
        <w:t>确认页面</w:t>
      </w:r>
    </w:p>
    <w:tbl>
      <w:tblPr>
        <w:tblStyle w:val="4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418"/>
        <w:gridCol w:w="992"/>
        <w:gridCol w:w="1134"/>
        <w:gridCol w:w="992"/>
        <w:gridCol w:w="851"/>
        <w:gridCol w:w="2460"/>
      </w:tblGrid>
      <w:tr w14:paraId="49331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75" w:type="dxa"/>
            <w:shd w:val="clear" w:color="auto" w:fill="FFCC99"/>
          </w:tcPr>
          <w:p w14:paraId="1C788F0F">
            <w:pPr>
              <w:widowControl w:val="0"/>
              <w:rPr>
                <w:rFonts w:ascii="宋体" w:hAnsi="宋体"/>
                <w:b/>
                <w:sz w:val="21"/>
                <w:szCs w:val="21"/>
              </w:rPr>
            </w:pPr>
            <w:r>
              <w:rPr>
                <w:rFonts w:hint="eastAsia" w:ascii="宋体" w:hAnsi="宋体"/>
                <w:b/>
                <w:sz w:val="21"/>
                <w:szCs w:val="21"/>
              </w:rPr>
              <w:t>序号</w:t>
            </w:r>
          </w:p>
        </w:tc>
        <w:tc>
          <w:tcPr>
            <w:tcW w:w="1418" w:type="dxa"/>
            <w:shd w:val="clear" w:color="auto" w:fill="FFCC99"/>
          </w:tcPr>
          <w:p w14:paraId="4C0A905F">
            <w:pPr>
              <w:widowControl w:val="0"/>
              <w:rPr>
                <w:rFonts w:ascii="宋体" w:hAnsi="宋体"/>
                <w:b/>
                <w:sz w:val="21"/>
                <w:szCs w:val="21"/>
              </w:rPr>
            </w:pPr>
            <w:r>
              <w:rPr>
                <w:rFonts w:hint="eastAsia" w:ascii="宋体" w:hAnsi="宋体"/>
                <w:b/>
                <w:sz w:val="21"/>
                <w:szCs w:val="21"/>
              </w:rPr>
              <w:t>名称</w:t>
            </w:r>
          </w:p>
        </w:tc>
        <w:tc>
          <w:tcPr>
            <w:tcW w:w="992" w:type="dxa"/>
            <w:shd w:val="clear" w:color="auto" w:fill="FFCC99"/>
          </w:tcPr>
          <w:p w14:paraId="58462636">
            <w:pPr>
              <w:widowControl w:val="0"/>
              <w:rPr>
                <w:rFonts w:ascii="宋体" w:hAnsi="宋体"/>
                <w:b/>
                <w:sz w:val="21"/>
                <w:szCs w:val="21"/>
              </w:rPr>
            </w:pPr>
            <w:r>
              <w:rPr>
                <w:rFonts w:hint="eastAsia" w:ascii="宋体" w:hAnsi="宋体"/>
                <w:b/>
                <w:sz w:val="21"/>
                <w:szCs w:val="21"/>
              </w:rPr>
              <w:t>输入/输出</w:t>
            </w:r>
          </w:p>
        </w:tc>
        <w:tc>
          <w:tcPr>
            <w:tcW w:w="1134" w:type="dxa"/>
            <w:shd w:val="clear" w:color="auto" w:fill="FFCC99"/>
          </w:tcPr>
          <w:p w14:paraId="5DBD9CEA">
            <w:pPr>
              <w:widowControl w:val="0"/>
              <w:rPr>
                <w:rFonts w:ascii="宋体" w:hAnsi="宋体"/>
                <w:b/>
                <w:sz w:val="21"/>
                <w:szCs w:val="21"/>
              </w:rPr>
            </w:pPr>
            <w:r>
              <w:rPr>
                <w:rFonts w:hint="eastAsia" w:ascii="宋体" w:hAnsi="宋体"/>
                <w:b/>
                <w:sz w:val="21"/>
                <w:szCs w:val="21"/>
              </w:rPr>
              <w:t>缺省值</w:t>
            </w:r>
          </w:p>
        </w:tc>
        <w:tc>
          <w:tcPr>
            <w:tcW w:w="992" w:type="dxa"/>
            <w:shd w:val="clear" w:color="auto" w:fill="FFCC99"/>
          </w:tcPr>
          <w:p w14:paraId="1DF167CB">
            <w:pPr>
              <w:widowControl w:val="0"/>
              <w:rPr>
                <w:rFonts w:ascii="宋体" w:hAnsi="宋体"/>
                <w:b/>
                <w:sz w:val="21"/>
                <w:szCs w:val="21"/>
              </w:rPr>
            </w:pPr>
            <w:r>
              <w:rPr>
                <w:rFonts w:hint="eastAsia" w:ascii="宋体" w:hAnsi="宋体"/>
                <w:b/>
                <w:sz w:val="21"/>
                <w:szCs w:val="21"/>
              </w:rPr>
              <w:t>类型/长度</w:t>
            </w:r>
          </w:p>
        </w:tc>
        <w:tc>
          <w:tcPr>
            <w:tcW w:w="851" w:type="dxa"/>
            <w:shd w:val="clear" w:color="auto" w:fill="FFCC99"/>
          </w:tcPr>
          <w:p w14:paraId="4F7C2B07">
            <w:pPr>
              <w:widowControl w:val="0"/>
              <w:rPr>
                <w:rFonts w:ascii="宋体" w:hAnsi="宋体"/>
                <w:b/>
                <w:sz w:val="21"/>
                <w:szCs w:val="21"/>
              </w:rPr>
            </w:pPr>
            <w:r>
              <w:rPr>
                <w:rFonts w:hint="eastAsia" w:ascii="宋体" w:hAnsi="宋体"/>
                <w:b/>
                <w:sz w:val="21"/>
                <w:szCs w:val="21"/>
              </w:rPr>
              <w:t>是否必输</w:t>
            </w:r>
          </w:p>
        </w:tc>
        <w:tc>
          <w:tcPr>
            <w:tcW w:w="2460" w:type="dxa"/>
            <w:shd w:val="clear" w:color="auto" w:fill="FFCC99"/>
          </w:tcPr>
          <w:p w14:paraId="57EF3C81">
            <w:pPr>
              <w:widowControl w:val="0"/>
              <w:rPr>
                <w:rFonts w:ascii="宋体" w:hAnsi="宋体"/>
                <w:b/>
                <w:sz w:val="21"/>
                <w:szCs w:val="21"/>
              </w:rPr>
            </w:pPr>
            <w:r>
              <w:rPr>
                <w:rFonts w:hint="eastAsia" w:ascii="宋体" w:hAnsi="宋体"/>
                <w:b/>
                <w:sz w:val="21"/>
                <w:szCs w:val="21"/>
              </w:rPr>
              <w:t>备注</w:t>
            </w:r>
          </w:p>
        </w:tc>
      </w:tr>
      <w:tr w14:paraId="4E94E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A64C2B2">
            <w:pPr>
              <w:pStyle w:val="70"/>
              <w:widowControl w:val="0"/>
              <w:numPr>
                <w:ilvl w:val="0"/>
                <w:numId w:val="69"/>
              </w:numPr>
              <w:spacing w:after="0"/>
              <w:ind w:firstLineChars="0"/>
              <w:rPr>
                <w:rFonts w:ascii="宋体" w:hAnsi="宋体"/>
                <w:sz w:val="21"/>
                <w:szCs w:val="21"/>
              </w:rPr>
            </w:pPr>
          </w:p>
        </w:tc>
        <w:tc>
          <w:tcPr>
            <w:tcW w:w="1418" w:type="dxa"/>
          </w:tcPr>
          <w:p w14:paraId="03B7C57F">
            <w:pPr>
              <w:widowControl w:val="0"/>
              <w:rPr>
                <w:rFonts w:ascii="宋体" w:hAnsi="宋体"/>
                <w:sz w:val="21"/>
                <w:szCs w:val="21"/>
              </w:rPr>
            </w:pPr>
            <w:r>
              <w:rPr>
                <w:rFonts w:hint="eastAsia" w:ascii="宋体" w:hAnsi="宋体"/>
                <w:sz w:val="21"/>
                <w:szCs w:val="21"/>
              </w:rPr>
              <w:t>付款账号</w:t>
            </w:r>
          </w:p>
        </w:tc>
        <w:tc>
          <w:tcPr>
            <w:tcW w:w="992" w:type="dxa"/>
          </w:tcPr>
          <w:p w14:paraId="24AA88CE">
            <w:pPr>
              <w:widowControl w:val="0"/>
              <w:rPr>
                <w:rFonts w:ascii="宋体" w:hAnsi="宋体"/>
                <w:sz w:val="21"/>
                <w:szCs w:val="21"/>
              </w:rPr>
            </w:pPr>
            <w:r>
              <w:rPr>
                <w:rFonts w:hint="eastAsia" w:ascii="宋体" w:hAnsi="宋体"/>
                <w:sz w:val="21"/>
                <w:szCs w:val="21"/>
              </w:rPr>
              <w:t>文本</w:t>
            </w:r>
          </w:p>
        </w:tc>
        <w:tc>
          <w:tcPr>
            <w:tcW w:w="1134" w:type="dxa"/>
          </w:tcPr>
          <w:p w14:paraId="3AF020DB">
            <w:pPr>
              <w:widowControl w:val="0"/>
              <w:rPr>
                <w:rFonts w:ascii="宋体" w:hAnsi="宋体"/>
                <w:sz w:val="21"/>
                <w:szCs w:val="21"/>
              </w:rPr>
            </w:pPr>
          </w:p>
        </w:tc>
        <w:tc>
          <w:tcPr>
            <w:tcW w:w="992" w:type="dxa"/>
          </w:tcPr>
          <w:p w14:paraId="6F3CE817">
            <w:pPr>
              <w:widowControl w:val="0"/>
              <w:rPr>
                <w:rFonts w:ascii="宋体" w:hAnsi="宋体"/>
                <w:sz w:val="21"/>
                <w:szCs w:val="21"/>
              </w:rPr>
            </w:pPr>
          </w:p>
        </w:tc>
        <w:tc>
          <w:tcPr>
            <w:tcW w:w="851" w:type="dxa"/>
          </w:tcPr>
          <w:p w14:paraId="700EEE3F">
            <w:pPr>
              <w:widowControl w:val="0"/>
              <w:rPr>
                <w:rFonts w:ascii="宋体" w:hAnsi="宋体"/>
                <w:sz w:val="21"/>
                <w:szCs w:val="21"/>
              </w:rPr>
            </w:pPr>
          </w:p>
        </w:tc>
        <w:tc>
          <w:tcPr>
            <w:tcW w:w="2460" w:type="dxa"/>
          </w:tcPr>
          <w:p w14:paraId="293E23D9">
            <w:pPr>
              <w:widowControl w:val="0"/>
              <w:rPr>
                <w:rFonts w:ascii="宋体" w:hAnsi="宋体"/>
                <w:sz w:val="21"/>
                <w:szCs w:val="21"/>
              </w:rPr>
            </w:pPr>
          </w:p>
        </w:tc>
      </w:tr>
      <w:tr w14:paraId="20CF8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3407B530">
            <w:pPr>
              <w:pStyle w:val="70"/>
              <w:widowControl w:val="0"/>
              <w:numPr>
                <w:ilvl w:val="0"/>
                <w:numId w:val="69"/>
              </w:numPr>
              <w:spacing w:after="0"/>
              <w:ind w:firstLineChars="0"/>
              <w:rPr>
                <w:rFonts w:ascii="宋体" w:hAnsi="宋体"/>
                <w:sz w:val="21"/>
                <w:szCs w:val="21"/>
              </w:rPr>
            </w:pPr>
          </w:p>
        </w:tc>
        <w:tc>
          <w:tcPr>
            <w:tcW w:w="1418" w:type="dxa"/>
          </w:tcPr>
          <w:p w14:paraId="76D5CDB4">
            <w:pPr>
              <w:widowControl w:val="0"/>
              <w:rPr>
                <w:rFonts w:ascii="宋体" w:hAnsi="宋体"/>
                <w:sz w:val="21"/>
                <w:szCs w:val="21"/>
              </w:rPr>
            </w:pPr>
            <w:r>
              <w:rPr>
                <w:rFonts w:hint="eastAsia" w:ascii="宋体" w:hAnsi="宋体"/>
                <w:sz w:val="21"/>
                <w:szCs w:val="21"/>
              </w:rPr>
              <w:t>付款人姓名</w:t>
            </w:r>
          </w:p>
        </w:tc>
        <w:tc>
          <w:tcPr>
            <w:tcW w:w="992" w:type="dxa"/>
          </w:tcPr>
          <w:p w14:paraId="26A2A784">
            <w:pPr>
              <w:widowControl w:val="0"/>
              <w:rPr>
                <w:rFonts w:ascii="宋体" w:hAnsi="宋体"/>
                <w:sz w:val="21"/>
                <w:szCs w:val="21"/>
              </w:rPr>
            </w:pPr>
            <w:r>
              <w:rPr>
                <w:rFonts w:hint="eastAsia" w:ascii="宋体" w:hAnsi="宋体"/>
                <w:sz w:val="21"/>
                <w:szCs w:val="21"/>
              </w:rPr>
              <w:t>文本</w:t>
            </w:r>
          </w:p>
        </w:tc>
        <w:tc>
          <w:tcPr>
            <w:tcW w:w="1134" w:type="dxa"/>
          </w:tcPr>
          <w:p w14:paraId="6D2FD1D6">
            <w:pPr>
              <w:widowControl w:val="0"/>
              <w:rPr>
                <w:rFonts w:ascii="宋体" w:hAnsi="宋体"/>
                <w:sz w:val="21"/>
                <w:szCs w:val="21"/>
              </w:rPr>
            </w:pPr>
          </w:p>
        </w:tc>
        <w:tc>
          <w:tcPr>
            <w:tcW w:w="992" w:type="dxa"/>
          </w:tcPr>
          <w:p w14:paraId="714E1F29">
            <w:pPr>
              <w:widowControl w:val="0"/>
              <w:rPr>
                <w:rFonts w:ascii="宋体" w:hAnsi="宋体"/>
                <w:sz w:val="21"/>
                <w:szCs w:val="21"/>
              </w:rPr>
            </w:pPr>
          </w:p>
        </w:tc>
        <w:tc>
          <w:tcPr>
            <w:tcW w:w="851" w:type="dxa"/>
          </w:tcPr>
          <w:p w14:paraId="109DB40B">
            <w:pPr>
              <w:widowControl w:val="0"/>
              <w:rPr>
                <w:rFonts w:ascii="宋体" w:hAnsi="宋体"/>
                <w:sz w:val="21"/>
                <w:szCs w:val="21"/>
              </w:rPr>
            </w:pPr>
          </w:p>
        </w:tc>
        <w:tc>
          <w:tcPr>
            <w:tcW w:w="2460" w:type="dxa"/>
          </w:tcPr>
          <w:p w14:paraId="4C3809AD">
            <w:pPr>
              <w:widowControl w:val="0"/>
              <w:rPr>
                <w:rFonts w:ascii="宋体" w:hAnsi="宋体"/>
                <w:sz w:val="21"/>
                <w:szCs w:val="21"/>
              </w:rPr>
            </w:pPr>
          </w:p>
        </w:tc>
      </w:tr>
      <w:tr w14:paraId="090C8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0C319F68">
            <w:pPr>
              <w:pStyle w:val="70"/>
              <w:widowControl w:val="0"/>
              <w:numPr>
                <w:ilvl w:val="0"/>
                <w:numId w:val="69"/>
              </w:numPr>
              <w:spacing w:after="0"/>
              <w:ind w:firstLineChars="0"/>
              <w:rPr>
                <w:rFonts w:ascii="宋体" w:hAnsi="宋体"/>
                <w:sz w:val="21"/>
                <w:szCs w:val="21"/>
              </w:rPr>
            </w:pPr>
          </w:p>
        </w:tc>
        <w:tc>
          <w:tcPr>
            <w:tcW w:w="1418" w:type="dxa"/>
          </w:tcPr>
          <w:p w14:paraId="31DC7A2A">
            <w:pPr>
              <w:widowControl w:val="0"/>
              <w:rPr>
                <w:rFonts w:ascii="宋体" w:hAnsi="宋体"/>
                <w:sz w:val="21"/>
                <w:szCs w:val="21"/>
              </w:rPr>
            </w:pPr>
            <w:r>
              <w:rPr>
                <w:rFonts w:hint="eastAsia" w:ascii="宋体" w:hAnsi="宋体"/>
                <w:sz w:val="21"/>
                <w:szCs w:val="21"/>
              </w:rPr>
              <w:t>收款人账号</w:t>
            </w:r>
          </w:p>
        </w:tc>
        <w:tc>
          <w:tcPr>
            <w:tcW w:w="992" w:type="dxa"/>
          </w:tcPr>
          <w:p w14:paraId="38401068">
            <w:pPr>
              <w:widowControl w:val="0"/>
              <w:rPr>
                <w:rFonts w:ascii="宋体" w:hAnsi="宋体"/>
                <w:sz w:val="21"/>
                <w:szCs w:val="21"/>
              </w:rPr>
            </w:pPr>
            <w:r>
              <w:rPr>
                <w:rFonts w:hint="eastAsia" w:ascii="宋体" w:hAnsi="宋体"/>
                <w:sz w:val="21"/>
                <w:szCs w:val="21"/>
              </w:rPr>
              <w:t>文本</w:t>
            </w:r>
          </w:p>
        </w:tc>
        <w:tc>
          <w:tcPr>
            <w:tcW w:w="1134" w:type="dxa"/>
          </w:tcPr>
          <w:p w14:paraId="57A899E6">
            <w:pPr>
              <w:widowControl w:val="0"/>
              <w:rPr>
                <w:rFonts w:ascii="宋体" w:hAnsi="宋体"/>
                <w:sz w:val="21"/>
                <w:szCs w:val="21"/>
              </w:rPr>
            </w:pPr>
          </w:p>
        </w:tc>
        <w:tc>
          <w:tcPr>
            <w:tcW w:w="992" w:type="dxa"/>
          </w:tcPr>
          <w:p w14:paraId="03128F63">
            <w:pPr>
              <w:widowControl w:val="0"/>
              <w:rPr>
                <w:rFonts w:ascii="宋体" w:hAnsi="宋体"/>
                <w:sz w:val="21"/>
                <w:szCs w:val="21"/>
              </w:rPr>
            </w:pPr>
          </w:p>
        </w:tc>
        <w:tc>
          <w:tcPr>
            <w:tcW w:w="851" w:type="dxa"/>
          </w:tcPr>
          <w:p w14:paraId="2B5286D4">
            <w:pPr>
              <w:widowControl w:val="0"/>
              <w:rPr>
                <w:rFonts w:ascii="宋体" w:hAnsi="宋体"/>
                <w:sz w:val="21"/>
                <w:szCs w:val="21"/>
              </w:rPr>
            </w:pPr>
          </w:p>
        </w:tc>
        <w:tc>
          <w:tcPr>
            <w:tcW w:w="2460" w:type="dxa"/>
          </w:tcPr>
          <w:p w14:paraId="113F5128">
            <w:pPr>
              <w:widowControl w:val="0"/>
              <w:rPr>
                <w:rFonts w:ascii="宋体" w:hAnsi="宋体"/>
                <w:sz w:val="21"/>
                <w:szCs w:val="21"/>
              </w:rPr>
            </w:pPr>
          </w:p>
        </w:tc>
      </w:tr>
      <w:tr w14:paraId="47A30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7BBFE4A9">
            <w:pPr>
              <w:pStyle w:val="70"/>
              <w:widowControl w:val="0"/>
              <w:numPr>
                <w:ilvl w:val="0"/>
                <w:numId w:val="69"/>
              </w:numPr>
              <w:spacing w:after="0"/>
              <w:ind w:firstLineChars="0"/>
              <w:rPr>
                <w:rFonts w:ascii="宋体" w:hAnsi="宋体"/>
                <w:sz w:val="21"/>
                <w:szCs w:val="21"/>
              </w:rPr>
            </w:pPr>
          </w:p>
        </w:tc>
        <w:tc>
          <w:tcPr>
            <w:tcW w:w="1418" w:type="dxa"/>
          </w:tcPr>
          <w:p w14:paraId="08AFB732">
            <w:pPr>
              <w:widowControl w:val="0"/>
              <w:rPr>
                <w:rFonts w:ascii="宋体" w:hAnsi="宋体"/>
                <w:sz w:val="21"/>
                <w:szCs w:val="21"/>
              </w:rPr>
            </w:pPr>
            <w:r>
              <w:rPr>
                <w:rFonts w:hint="eastAsia" w:ascii="宋体" w:hAnsi="宋体"/>
                <w:sz w:val="21"/>
                <w:szCs w:val="21"/>
              </w:rPr>
              <w:t>收款人姓名</w:t>
            </w:r>
          </w:p>
        </w:tc>
        <w:tc>
          <w:tcPr>
            <w:tcW w:w="992" w:type="dxa"/>
          </w:tcPr>
          <w:p w14:paraId="69A68EC3">
            <w:pPr>
              <w:widowControl w:val="0"/>
              <w:rPr>
                <w:rFonts w:ascii="宋体" w:hAnsi="宋体"/>
                <w:sz w:val="21"/>
                <w:szCs w:val="21"/>
              </w:rPr>
            </w:pPr>
            <w:r>
              <w:rPr>
                <w:rFonts w:hint="eastAsia" w:ascii="宋体" w:hAnsi="宋体"/>
                <w:sz w:val="21"/>
                <w:szCs w:val="21"/>
              </w:rPr>
              <w:t>文本</w:t>
            </w:r>
          </w:p>
        </w:tc>
        <w:tc>
          <w:tcPr>
            <w:tcW w:w="1134" w:type="dxa"/>
          </w:tcPr>
          <w:p w14:paraId="131A5A86">
            <w:pPr>
              <w:widowControl w:val="0"/>
              <w:rPr>
                <w:rFonts w:ascii="宋体" w:hAnsi="宋体"/>
                <w:sz w:val="21"/>
                <w:szCs w:val="21"/>
              </w:rPr>
            </w:pPr>
          </w:p>
        </w:tc>
        <w:tc>
          <w:tcPr>
            <w:tcW w:w="992" w:type="dxa"/>
          </w:tcPr>
          <w:p w14:paraId="474E99E9">
            <w:pPr>
              <w:widowControl w:val="0"/>
              <w:rPr>
                <w:rFonts w:ascii="宋体" w:hAnsi="宋体"/>
                <w:sz w:val="21"/>
                <w:szCs w:val="21"/>
              </w:rPr>
            </w:pPr>
          </w:p>
        </w:tc>
        <w:tc>
          <w:tcPr>
            <w:tcW w:w="851" w:type="dxa"/>
          </w:tcPr>
          <w:p w14:paraId="71B24C23">
            <w:pPr>
              <w:widowControl w:val="0"/>
              <w:rPr>
                <w:rFonts w:ascii="宋体" w:hAnsi="宋体"/>
                <w:sz w:val="21"/>
                <w:szCs w:val="21"/>
              </w:rPr>
            </w:pPr>
          </w:p>
        </w:tc>
        <w:tc>
          <w:tcPr>
            <w:tcW w:w="2460" w:type="dxa"/>
          </w:tcPr>
          <w:p w14:paraId="231F3ACF">
            <w:pPr>
              <w:widowControl w:val="0"/>
              <w:rPr>
                <w:rFonts w:ascii="宋体" w:hAnsi="宋体"/>
                <w:sz w:val="21"/>
                <w:szCs w:val="21"/>
              </w:rPr>
            </w:pPr>
          </w:p>
        </w:tc>
      </w:tr>
      <w:tr w14:paraId="3075B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08ED306B">
            <w:pPr>
              <w:pStyle w:val="70"/>
              <w:widowControl w:val="0"/>
              <w:numPr>
                <w:ilvl w:val="0"/>
                <w:numId w:val="69"/>
              </w:numPr>
              <w:spacing w:after="0"/>
              <w:ind w:firstLineChars="0"/>
              <w:rPr>
                <w:rFonts w:ascii="宋体" w:hAnsi="宋体"/>
                <w:sz w:val="21"/>
                <w:szCs w:val="21"/>
              </w:rPr>
            </w:pPr>
          </w:p>
        </w:tc>
        <w:tc>
          <w:tcPr>
            <w:tcW w:w="1418" w:type="dxa"/>
            <w:vAlign w:val="center"/>
          </w:tcPr>
          <w:p w14:paraId="014CC3BE">
            <w:pPr>
              <w:widowControl w:val="0"/>
              <w:rPr>
                <w:rFonts w:ascii="宋体" w:hAnsi="宋体"/>
                <w:sz w:val="21"/>
                <w:szCs w:val="21"/>
              </w:rPr>
            </w:pPr>
            <w:r>
              <w:rPr>
                <w:rFonts w:hint="eastAsia" w:ascii="宋体" w:hAnsi="宋体" w:cs="Arial"/>
                <w:color w:val="000000"/>
                <w:sz w:val="21"/>
                <w:szCs w:val="21"/>
              </w:rPr>
              <w:t>收款账户省/市</w:t>
            </w:r>
          </w:p>
        </w:tc>
        <w:tc>
          <w:tcPr>
            <w:tcW w:w="992" w:type="dxa"/>
          </w:tcPr>
          <w:p w14:paraId="6810B55A">
            <w:pPr>
              <w:widowControl w:val="0"/>
              <w:rPr>
                <w:rFonts w:ascii="宋体" w:hAnsi="宋体"/>
                <w:sz w:val="21"/>
                <w:szCs w:val="21"/>
              </w:rPr>
            </w:pPr>
            <w:r>
              <w:rPr>
                <w:rFonts w:hint="eastAsia" w:ascii="宋体" w:hAnsi="宋体" w:cs="Arial"/>
                <w:sz w:val="21"/>
                <w:szCs w:val="21"/>
              </w:rPr>
              <w:t>文本</w:t>
            </w:r>
          </w:p>
        </w:tc>
        <w:tc>
          <w:tcPr>
            <w:tcW w:w="1134" w:type="dxa"/>
          </w:tcPr>
          <w:p w14:paraId="3E497BE4">
            <w:pPr>
              <w:widowControl w:val="0"/>
              <w:rPr>
                <w:rFonts w:ascii="宋体" w:hAnsi="宋体"/>
                <w:sz w:val="21"/>
                <w:szCs w:val="21"/>
              </w:rPr>
            </w:pPr>
          </w:p>
        </w:tc>
        <w:tc>
          <w:tcPr>
            <w:tcW w:w="992" w:type="dxa"/>
          </w:tcPr>
          <w:p w14:paraId="73069630">
            <w:pPr>
              <w:widowControl w:val="0"/>
              <w:rPr>
                <w:rFonts w:ascii="宋体" w:hAnsi="宋体"/>
                <w:sz w:val="21"/>
                <w:szCs w:val="21"/>
              </w:rPr>
            </w:pPr>
          </w:p>
        </w:tc>
        <w:tc>
          <w:tcPr>
            <w:tcW w:w="851" w:type="dxa"/>
          </w:tcPr>
          <w:p w14:paraId="405B4FC5">
            <w:pPr>
              <w:widowControl w:val="0"/>
              <w:rPr>
                <w:rFonts w:ascii="宋体" w:hAnsi="宋体"/>
                <w:sz w:val="21"/>
                <w:szCs w:val="21"/>
              </w:rPr>
            </w:pPr>
          </w:p>
        </w:tc>
        <w:tc>
          <w:tcPr>
            <w:tcW w:w="2460" w:type="dxa"/>
          </w:tcPr>
          <w:p w14:paraId="5833F2A8">
            <w:pPr>
              <w:widowControl w:val="0"/>
              <w:rPr>
                <w:rFonts w:ascii="宋体" w:hAnsi="宋体"/>
                <w:sz w:val="21"/>
                <w:szCs w:val="21"/>
              </w:rPr>
            </w:pPr>
          </w:p>
        </w:tc>
      </w:tr>
      <w:tr w14:paraId="1F1D6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0F8312C3">
            <w:pPr>
              <w:pStyle w:val="70"/>
              <w:widowControl w:val="0"/>
              <w:numPr>
                <w:ilvl w:val="0"/>
                <w:numId w:val="69"/>
              </w:numPr>
              <w:spacing w:after="0"/>
              <w:ind w:firstLineChars="0"/>
              <w:rPr>
                <w:rFonts w:ascii="宋体" w:hAnsi="宋体"/>
                <w:sz w:val="21"/>
                <w:szCs w:val="21"/>
              </w:rPr>
            </w:pPr>
          </w:p>
        </w:tc>
        <w:tc>
          <w:tcPr>
            <w:tcW w:w="1418" w:type="dxa"/>
            <w:vAlign w:val="center"/>
          </w:tcPr>
          <w:p w14:paraId="53D5D174">
            <w:pPr>
              <w:widowControl w:val="0"/>
              <w:rPr>
                <w:rFonts w:ascii="宋体" w:hAnsi="宋体"/>
                <w:sz w:val="21"/>
                <w:szCs w:val="21"/>
              </w:rPr>
            </w:pPr>
            <w:r>
              <w:rPr>
                <w:rFonts w:hint="eastAsia" w:ascii="宋体" w:hAnsi="宋体" w:cs="Arial"/>
                <w:color w:val="000000"/>
                <w:sz w:val="21"/>
                <w:szCs w:val="21"/>
              </w:rPr>
              <w:t>收款账户城市</w:t>
            </w:r>
          </w:p>
        </w:tc>
        <w:tc>
          <w:tcPr>
            <w:tcW w:w="992" w:type="dxa"/>
          </w:tcPr>
          <w:p w14:paraId="3EDC6A45">
            <w:pPr>
              <w:widowControl w:val="0"/>
              <w:rPr>
                <w:rFonts w:ascii="宋体" w:hAnsi="宋体"/>
                <w:sz w:val="21"/>
                <w:szCs w:val="21"/>
              </w:rPr>
            </w:pPr>
            <w:r>
              <w:rPr>
                <w:rFonts w:hint="eastAsia" w:ascii="宋体" w:hAnsi="宋体" w:cs="Arial"/>
                <w:sz w:val="21"/>
                <w:szCs w:val="21"/>
              </w:rPr>
              <w:t>文本</w:t>
            </w:r>
          </w:p>
        </w:tc>
        <w:tc>
          <w:tcPr>
            <w:tcW w:w="1134" w:type="dxa"/>
          </w:tcPr>
          <w:p w14:paraId="29085C55">
            <w:pPr>
              <w:widowControl w:val="0"/>
              <w:rPr>
                <w:rFonts w:ascii="宋体" w:hAnsi="宋体"/>
                <w:sz w:val="21"/>
                <w:szCs w:val="21"/>
              </w:rPr>
            </w:pPr>
          </w:p>
        </w:tc>
        <w:tc>
          <w:tcPr>
            <w:tcW w:w="992" w:type="dxa"/>
          </w:tcPr>
          <w:p w14:paraId="5E8E76CC">
            <w:pPr>
              <w:widowControl w:val="0"/>
              <w:rPr>
                <w:rFonts w:ascii="宋体" w:hAnsi="宋体"/>
                <w:sz w:val="21"/>
                <w:szCs w:val="21"/>
              </w:rPr>
            </w:pPr>
          </w:p>
        </w:tc>
        <w:tc>
          <w:tcPr>
            <w:tcW w:w="851" w:type="dxa"/>
          </w:tcPr>
          <w:p w14:paraId="55222029">
            <w:pPr>
              <w:widowControl w:val="0"/>
              <w:rPr>
                <w:rFonts w:ascii="宋体" w:hAnsi="宋体"/>
                <w:sz w:val="21"/>
                <w:szCs w:val="21"/>
              </w:rPr>
            </w:pPr>
          </w:p>
        </w:tc>
        <w:tc>
          <w:tcPr>
            <w:tcW w:w="2460" w:type="dxa"/>
          </w:tcPr>
          <w:p w14:paraId="4483C8B7">
            <w:pPr>
              <w:widowControl w:val="0"/>
              <w:rPr>
                <w:rFonts w:ascii="宋体" w:hAnsi="宋体"/>
                <w:sz w:val="21"/>
                <w:szCs w:val="21"/>
              </w:rPr>
            </w:pPr>
          </w:p>
        </w:tc>
      </w:tr>
      <w:tr w14:paraId="3646B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5647001C">
            <w:pPr>
              <w:pStyle w:val="70"/>
              <w:widowControl w:val="0"/>
              <w:numPr>
                <w:ilvl w:val="0"/>
                <w:numId w:val="69"/>
              </w:numPr>
              <w:spacing w:after="0"/>
              <w:ind w:firstLineChars="0"/>
              <w:rPr>
                <w:rFonts w:ascii="宋体" w:hAnsi="宋体"/>
                <w:sz w:val="21"/>
                <w:szCs w:val="21"/>
              </w:rPr>
            </w:pPr>
          </w:p>
        </w:tc>
        <w:tc>
          <w:tcPr>
            <w:tcW w:w="1418" w:type="dxa"/>
          </w:tcPr>
          <w:p w14:paraId="771130F0">
            <w:pPr>
              <w:widowControl w:val="0"/>
              <w:rPr>
                <w:rFonts w:ascii="宋体" w:hAnsi="宋体"/>
                <w:sz w:val="21"/>
                <w:szCs w:val="21"/>
              </w:rPr>
            </w:pPr>
            <w:r>
              <w:rPr>
                <w:rFonts w:hint="eastAsia" w:ascii="宋体" w:hAnsi="宋体"/>
                <w:sz w:val="21"/>
                <w:szCs w:val="21"/>
              </w:rPr>
              <w:t>收款账户开户行</w:t>
            </w:r>
          </w:p>
        </w:tc>
        <w:tc>
          <w:tcPr>
            <w:tcW w:w="992" w:type="dxa"/>
          </w:tcPr>
          <w:p w14:paraId="1A40B89D">
            <w:pPr>
              <w:widowControl w:val="0"/>
              <w:rPr>
                <w:rFonts w:ascii="宋体" w:hAnsi="宋体"/>
                <w:sz w:val="21"/>
                <w:szCs w:val="21"/>
              </w:rPr>
            </w:pPr>
            <w:r>
              <w:rPr>
                <w:rFonts w:hint="eastAsia" w:ascii="宋体" w:hAnsi="宋体"/>
                <w:sz w:val="21"/>
                <w:szCs w:val="21"/>
              </w:rPr>
              <w:t>文本</w:t>
            </w:r>
          </w:p>
        </w:tc>
        <w:tc>
          <w:tcPr>
            <w:tcW w:w="1134" w:type="dxa"/>
          </w:tcPr>
          <w:p w14:paraId="6B70887E">
            <w:pPr>
              <w:widowControl w:val="0"/>
              <w:rPr>
                <w:rFonts w:ascii="宋体" w:hAnsi="宋体"/>
                <w:sz w:val="21"/>
                <w:szCs w:val="21"/>
              </w:rPr>
            </w:pPr>
          </w:p>
        </w:tc>
        <w:tc>
          <w:tcPr>
            <w:tcW w:w="992" w:type="dxa"/>
          </w:tcPr>
          <w:p w14:paraId="130BB438">
            <w:pPr>
              <w:widowControl w:val="0"/>
              <w:rPr>
                <w:rFonts w:ascii="宋体" w:hAnsi="宋体"/>
                <w:sz w:val="21"/>
                <w:szCs w:val="21"/>
              </w:rPr>
            </w:pPr>
          </w:p>
        </w:tc>
        <w:tc>
          <w:tcPr>
            <w:tcW w:w="851" w:type="dxa"/>
          </w:tcPr>
          <w:p w14:paraId="08B7F2E7">
            <w:pPr>
              <w:widowControl w:val="0"/>
              <w:rPr>
                <w:rFonts w:ascii="宋体" w:hAnsi="宋体"/>
                <w:sz w:val="21"/>
                <w:szCs w:val="21"/>
              </w:rPr>
            </w:pPr>
          </w:p>
        </w:tc>
        <w:tc>
          <w:tcPr>
            <w:tcW w:w="2460" w:type="dxa"/>
          </w:tcPr>
          <w:p w14:paraId="768EE0EE">
            <w:pPr>
              <w:widowControl w:val="0"/>
              <w:rPr>
                <w:rFonts w:ascii="宋体" w:hAnsi="宋体"/>
                <w:sz w:val="21"/>
                <w:szCs w:val="21"/>
              </w:rPr>
            </w:pPr>
          </w:p>
        </w:tc>
      </w:tr>
      <w:tr w14:paraId="5500F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EA7F41A">
            <w:pPr>
              <w:pStyle w:val="70"/>
              <w:widowControl w:val="0"/>
              <w:numPr>
                <w:ilvl w:val="0"/>
                <w:numId w:val="69"/>
              </w:numPr>
              <w:spacing w:after="0"/>
              <w:ind w:firstLineChars="0"/>
              <w:rPr>
                <w:rFonts w:ascii="宋体" w:hAnsi="宋体"/>
                <w:sz w:val="21"/>
                <w:szCs w:val="21"/>
              </w:rPr>
            </w:pPr>
          </w:p>
        </w:tc>
        <w:tc>
          <w:tcPr>
            <w:tcW w:w="1418" w:type="dxa"/>
          </w:tcPr>
          <w:p w14:paraId="186ADD8A">
            <w:pPr>
              <w:widowControl w:val="0"/>
              <w:rPr>
                <w:rFonts w:ascii="宋体" w:hAnsi="宋体"/>
                <w:sz w:val="21"/>
                <w:szCs w:val="21"/>
              </w:rPr>
            </w:pPr>
            <w:r>
              <w:rPr>
                <w:rFonts w:hint="eastAsia" w:ascii="宋体" w:hAnsi="宋体"/>
                <w:sz w:val="21"/>
                <w:szCs w:val="21"/>
              </w:rPr>
              <w:t>币种</w:t>
            </w:r>
          </w:p>
        </w:tc>
        <w:tc>
          <w:tcPr>
            <w:tcW w:w="992" w:type="dxa"/>
          </w:tcPr>
          <w:p w14:paraId="75414C64">
            <w:pPr>
              <w:widowControl w:val="0"/>
              <w:rPr>
                <w:rFonts w:ascii="宋体" w:hAnsi="宋体"/>
                <w:sz w:val="21"/>
                <w:szCs w:val="21"/>
              </w:rPr>
            </w:pPr>
            <w:r>
              <w:rPr>
                <w:rFonts w:hint="eastAsia" w:ascii="宋体" w:hAnsi="宋体"/>
                <w:sz w:val="21"/>
                <w:szCs w:val="21"/>
              </w:rPr>
              <w:t>文本</w:t>
            </w:r>
          </w:p>
        </w:tc>
        <w:tc>
          <w:tcPr>
            <w:tcW w:w="1134" w:type="dxa"/>
          </w:tcPr>
          <w:p w14:paraId="0FB58934">
            <w:pPr>
              <w:widowControl w:val="0"/>
              <w:rPr>
                <w:rFonts w:ascii="宋体" w:hAnsi="宋体"/>
                <w:sz w:val="21"/>
                <w:szCs w:val="21"/>
              </w:rPr>
            </w:pPr>
          </w:p>
        </w:tc>
        <w:tc>
          <w:tcPr>
            <w:tcW w:w="992" w:type="dxa"/>
          </w:tcPr>
          <w:p w14:paraId="09D10338">
            <w:pPr>
              <w:widowControl w:val="0"/>
              <w:rPr>
                <w:rFonts w:ascii="宋体" w:hAnsi="宋体"/>
                <w:sz w:val="21"/>
                <w:szCs w:val="21"/>
              </w:rPr>
            </w:pPr>
          </w:p>
        </w:tc>
        <w:tc>
          <w:tcPr>
            <w:tcW w:w="851" w:type="dxa"/>
          </w:tcPr>
          <w:p w14:paraId="145DFAA4">
            <w:pPr>
              <w:widowControl w:val="0"/>
              <w:rPr>
                <w:rFonts w:ascii="宋体" w:hAnsi="宋体"/>
                <w:sz w:val="21"/>
                <w:szCs w:val="21"/>
              </w:rPr>
            </w:pPr>
          </w:p>
        </w:tc>
        <w:tc>
          <w:tcPr>
            <w:tcW w:w="2460" w:type="dxa"/>
          </w:tcPr>
          <w:p w14:paraId="413327C3">
            <w:pPr>
              <w:widowControl w:val="0"/>
              <w:rPr>
                <w:rFonts w:ascii="宋体" w:hAnsi="宋体"/>
                <w:sz w:val="21"/>
                <w:szCs w:val="21"/>
              </w:rPr>
            </w:pPr>
          </w:p>
        </w:tc>
      </w:tr>
      <w:tr w14:paraId="78FBD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44A30826">
            <w:pPr>
              <w:pStyle w:val="70"/>
              <w:widowControl w:val="0"/>
              <w:numPr>
                <w:ilvl w:val="0"/>
                <w:numId w:val="69"/>
              </w:numPr>
              <w:spacing w:after="0"/>
              <w:ind w:firstLineChars="0"/>
              <w:rPr>
                <w:rFonts w:ascii="宋体" w:hAnsi="宋体"/>
                <w:sz w:val="21"/>
                <w:szCs w:val="21"/>
              </w:rPr>
            </w:pPr>
          </w:p>
        </w:tc>
        <w:tc>
          <w:tcPr>
            <w:tcW w:w="1418" w:type="dxa"/>
          </w:tcPr>
          <w:p w14:paraId="550A10C2">
            <w:pPr>
              <w:widowControl w:val="0"/>
              <w:rPr>
                <w:rFonts w:ascii="宋体" w:hAnsi="宋体"/>
                <w:sz w:val="21"/>
                <w:szCs w:val="21"/>
              </w:rPr>
            </w:pPr>
            <w:r>
              <w:rPr>
                <w:rFonts w:hint="eastAsia" w:ascii="宋体" w:hAnsi="宋体"/>
                <w:sz w:val="21"/>
                <w:szCs w:val="21"/>
              </w:rPr>
              <w:t>转账金额</w:t>
            </w:r>
          </w:p>
        </w:tc>
        <w:tc>
          <w:tcPr>
            <w:tcW w:w="992" w:type="dxa"/>
          </w:tcPr>
          <w:p w14:paraId="0B2E9B69">
            <w:pPr>
              <w:widowControl w:val="0"/>
              <w:rPr>
                <w:rFonts w:ascii="宋体" w:hAnsi="宋体"/>
                <w:sz w:val="21"/>
                <w:szCs w:val="21"/>
              </w:rPr>
            </w:pPr>
            <w:r>
              <w:rPr>
                <w:rFonts w:hint="eastAsia" w:ascii="宋体" w:hAnsi="宋体"/>
                <w:sz w:val="21"/>
                <w:szCs w:val="21"/>
              </w:rPr>
              <w:t>文本</w:t>
            </w:r>
          </w:p>
        </w:tc>
        <w:tc>
          <w:tcPr>
            <w:tcW w:w="1134" w:type="dxa"/>
          </w:tcPr>
          <w:p w14:paraId="53408AE6">
            <w:pPr>
              <w:widowControl w:val="0"/>
              <w:rPr>
                <w:rFonts w:ascii="宋体" w:hAnsi="宋体"/>
                <w:sz w:val="21"/>
                <w:szCs w:val="21"/>
              </w:rPr>
            </w:pPr>
          </w:p>
        </w:tc>
        <w:tc>
          <w:tcPr>
            <w:tcW w:w="992" w:type="dxa"/>
          </w:tcPr>
          <w:p w14:paraId="20926901">
            <w:pPr>
              <w:widowControl w:val="0"/>
              <w:rPr>
                <w:rFonts w:ascii="宋体" w:hAnsi="宋体"/>
                <w:sz w:val="21"/>
                <w:szCs w:val="21"/>
              </w:rPr>
            </w:pPr>
          </w:p>
        </w:tc>
        <w:tc>
          <w:tcPr>
            <w:tcW w:w="851" w:type="dxa"/>
          </w:tcPr>
          <w:p w14:paraId="12A2D22F">
            <w:pPr>
              <w:widowControl w:val="0"/>
              <w:rPr>
                <w:rFonts w:ascii="宋体" w:hAnsi="宋体"/>
                <w:sz w:val="21"/>
                <w:szCs w:val="21"/>
              </w:rPr>
            </w:pPr>
          </w:p>
        </w:tc>
        <w:tc>
          <w:tcPr>
            <w:tcW w:w="2460" w:type="dxa"/>
          </w:tcPr>
          <w:p w14:paraId="3350F5FF">
            <w:pPr>
              <w:widowControl w:val="0"/>
              <w:rPr>
                <w:rFonts w:ascii="宋体" w:hAnsi="宋体"/>
                <w:sz w:val="21"/>
                <w:szCs w:val="21"/>
              </w:rPr>
            </w:pPr>
          </w:p>
        </w:tc>
      </w:tr>
      <w:tr w14:paraId="0015C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5393A0A4">
            <w:pPr>
              <w:pStyle w:val="70"/>
              <w:widowControl w:val="0"/>
              <w:numPr>
                <w:ilvl w:val="0"/>
                <w:numId w:val="69"/>
              </w:numPr>
              <w:spacing w:after="0"/>
              <w:ind w:firstLineChars="0"/>
              <w:rPr>
                <w:rFonts w:ascii="宋体" w:hAnsi="宋体"/>
                <w:sz w:val="21"/>
                <w:szCs w:val="21"/>
              </w:rPr>
            </w:pPr>
          </w:p>
        </w:tc>
        <w:tc>
          <w:tcPr>
            <w:tcW w:w="1418" w:type="dxa"/>
          </w:tcPr>
          <w:p w14:paraId="767F1F87">
            <w:pPr>
              <w:widowControl w:val="0"/>
              <w:rPr>
                <w:rFonts w:ascii="宋体" w:hAnsi="宋体"/>
                <w:sz w:val="21"/>
                <w:szCs w:val="21"/>
              </w:rPr>
            </w:pPr>
            <w:r>
              <w:rPr>
                <w:rFonts w:hint="eastAsia" w:ascii="宋体" w:hAnsi="宋体"/>
                <w:sz w:val="21"/>
                <w:szCs w:val="21"/>
              </w:rPr>
              <w:t>大写金额</w:t>
            </w:r>
          </w:p>
        </w:tc>
        <w:tc>
          <w:tcPr>
            <w:tcW w:w="992" w:type="dxa"/>
          </w:tcPr>
          <w:p w14:paraId="0DACD321">
            <w:pPr>
              <w:widowControl w:val="0"/>
              <w:rPr>
                <w:rFonts w:ascii="宋体" w:hAnsi="宋体"/>
                <w:sz w:val="21"/>
                <w:szCs w:val="21"/>
              </w:rPr>
            </w:pPr>
            <w:r>
              <w:rPr>
                <w:rFonts w:hint="eastAsia" w:ascii="宋体" w:hAnsi="宋体"/>
                <w:sz w:val="21"/>
                <w:szCs w:val="21"/>
              </w:rPr>
              <w:t>文本</w:t>
            </w:r>
          </w:p>
        </w:tc>
        <w:tc>
          <w:tcPr>
            <w:tcW w:w="1134" w:type="dxa"/>
          </w:tcPr>
          <w:p w14:paraId="35F91D91">
            <w:pPr>
              <w:widowControl w:val="0"/>
              <w:rPr>
                <w:rFonts w:ascii="宋体" w:hAnsi="宋体"/>
                <w:sz w:val="21"/>
                <w:szCs w:val="21"/>
              </w:rPr>
            </w:pPr>
          </w:p>
        </w:tc>
        <w:tc>
          <w:tcPr>
            <w:tcW w:w="992" w:type="dxa"/>
          </w:tcPr>
          <w:p w14:paraId="45CD52FD">
            <w:pPr>
              <w:widowControl w:val="0"/>
              <w:rPr>
                <w:rFonts w:ascii="宋体" w:hAnsi="宋体"/>
                <w:sz w:val="21"/>
                <w:szCs w:val="21"/>
              </w:rPr>
            </w:pPr>
          </w:p>
        </w:tc>
        <w:tc>
          <w:tcPr>
            <w:tcW w:w="851" w:type="dxa"/>
          </w:tcPr>
          <w:p w14:paraId="1F81FC00">
            <w:pPr>
              <w:widowControl w:val="0"/>
              <w:rPr>
                <w:rFonts w:ascii="宋体" w:hAnsi="宋体"/>
                <w:sz w:val="21"/>
                <w:szCs w:val="21"/>
              </w:rPr>
            </w:pPr>
          </w:p>
        </w:tc>
        <w:tc>
          <w:tcPr>
            <w:tcW w:w="2460" w:type="dxa"/>
          </w:tcPr>
          <w:p w14:paraId="6417C70B">
            <w:pPr>
              <w:widowControl w:val="0"/>
              <w:rPr>
                <w:rFonts w:ascii="宋体" w:hAnsi="宋体"/>
                <w:sz w:val="21"/>
                <w:szCs w:val="21"/>
              </w:rPr>
            </w:pPr>
          </w:p>
        </w:tc>
      </w:tr>
      <w:tr w14:paraId="491B8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67A69FED">
            <w:pPr>
              <w:pStyle w:val="70"/>
              <w:widowControl w:val="0"/>
              <w:numPr>
                <w:ilvl w:val="0"/>
                <w:numId w:val="69"/>
              </w:numPr>
              <w:spacing w:after="0"/>
              <w:ind w:firstLineChars="0"/>
              <w:rPr>
                <w:rFonts w:ascii="宋体" w:hAnsi="宋体"/>
                <w:sz w:val="21"/>
                <w:szCs w:val="21"/>
              </w:rPr>
            </w:pPr>
          </w:p>
        </w:tc>
        <w:tc>
          <w:tcPr>
            <w:tcW w:w="1418" w:type="dxa"/>
          </w:tcPr>
          <w:p w14:paraId="0C524182">
            <w:pPr>
              <w:widowControl w:val="0"/>
              <w:rPr>
                <w:rFonts w:ascii="宋体" w:hAnsi="宋体"/>
                <w:sz w:val="21"/>
                <w:szCs w:val="21"/>
              </w:rPr>
            </w:pPr>
            <w:r>
              <w:rPr>
                <w:rFonts w:hint="eastAsia" w:ascii="宋体" w:hAnsi="宋体"/>
                <w:sz w:val="21"/>
                <w:szCs w:val="21"/>
              </w:rPr>
              <w:t>手续费</w:t>
            </w:r>
          </w:p>
        </w:tc>
        <w:tc>
          <w:tcPr>
            <w:tcW w:w="992" w:type="dxa"/>
          </w:tcPr>
          <w:p w14:paraId="14C22380">
            <w:pPr>
              <w:widowControl w:val="0"/>
              <w:rPr>
                <w:rFonts w:ascii="宋体" w:hAnsi="宋体"/>
                <w:sz w:val="21"/>
                <w:szCs w:val="21"/>
              </w:rPr>
            </w:pPr>
            <w:r>
              <w:rPr>
                <w:rFonts w:hint="eastAsia" w:ascii="宋体" w:hAnsi="宋体"/>
                <w:sz w:val="21"/>
                <w:szCs w:val="21"/>
              </w:rPr>
              <w:t>文本</w:t>
            </w:r>
          </w:p>
        </w:tc>
        <w:tc>
          <w:tcPr>
            <w:tcW w:w="1134" w:type="dxa"/>
          </w:tcPr>
          <w:p w14:paraId="68DB406A">
            <w:pPr>
              <w:widowControl w:val="0"/>
              <w:rPr>
                <w:rFonts w:ascii="宋体" w:hAnsi="宋体"/>
                <w:sz w:val="21"/>
                <w:szCs w:val="21"/>
              </w:rPr>
            </w:pPr>
          </w:p>
        </w:tc>
        <w:tc>
          <w:tcPr>
            <w:tcW w:w="992" w:type="dxa"/>
          </w:tcPr>
          <w:p w14:paraId="1E67FAB2">
            <w:pPr>
              <w:widowControl w:val="0"/>
              <w:rPr>
                <w:rFonts w:ascii="宋体" w:hAnsi="宋体"/>
                <w:sz w:val="21"/>
                <w:szCs w:val="21"/>
              </w:rPr>
            </w:pPr>
          </w:p>
        </w:tc>
        <w:tc>
          <w:tcPr>
            <w:tcW w:w="851" w:type="dxa"/>
          </w:tcPr>
          <w:p w14:paraId="2563DA0F">
            <w:pPr>
              <w:widowControl w:val="0"/>
              <w:rPr>
                <w:rFonts w:ascii="宋体" w:hAnsi="宋体"/>
                <w:sz w:val="21"/>
                <w:szCs w:val="21"/>
              </w:rPr>
            </w:pPr>
          </w:p>
        </w:tc>
        <w:tc>
          <w:tcPr>
            <w:tcW w:w="2460" w:type="dxa"/>
          </w:tcPr>
          <w:p w14:paraId="72252DEF">
            <w:pPr>
              <w:widowControl w:val="0"/>
              <w:rPr>
                <w:rFonts w:ascii="宋体" w:hAnsi="宋体"/>
                <w:sz w:val="21"/>
                <w:szCs w:val="21"/>
              </w:rPr>
            </w:pPr>
          </w:p>
        </w:tc>
      </w:tr>
      <w:tr w14:paraId="717C8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42004B8A">
            <w:pPr>
              <w:pStyle w:val="70"/>
              <w:widowControl w:val="0"/>
              <w:numPr>
                <w:ilvl w:val="0"/>
                <w:numId w:val="69"/>
              </w:numPr>
              <w:spacing w:after="0"/>
              <w:ind w:firstLineChars="0"/>
              <w:rPr>
                <w:rFonts w:ascii="宋体" w:hAnsi="宋体"/>
                <w:sz w:val="21"/>
                <w:szCs w:val="21"/>
              </w:rPr>
            </w:pPr>
          </w:p>
        </w:tc>
        <w:tc>
          <w:tcPr>
            <w:tcW w:w="1418" w:type="dxa"/>
          </w:tcPr>
          <w:p w14:paraId="50B1499E">
            <w:pPr>
              <w:widowControl w:val="0"/>
              <w:rPr>
                <w:rFonts w:ascii="宋体" w:hAnsi="宋体"/>
                <w:sz w:val="21"/>
                <w:szCs w:val="21"/>
              </w:rPr>
            </w:pPr>
            <w:r>
              <w:rPr>
                <w:rFonts w:hint="eastAsia" w:ascii="宋体" w:hAnsi="宋体"/>
                <w:sz w:val="21"/>
                <w:szCs w:val="21"/>
              </w:rPr>
              <w:t>汇款用途</w:t>
            </w:r>
          </w:p>
        </w:tc>
        <w:tc>
          <w:tcPr>
            <w:tcW w:w="992" w:type="dxa"/>
          </w:tcPr>
          <w:p w14:paraId="0017957C">
            <w:pPr>
              <w:widowControl w:val="0"/>
              <w:rPr>
                <w:rFonts w:ascii="宋体" w:hAnsi="宋体"/>
                <w:sz w:val="21"/>
                <w:szCs w:val="21"/>
              </w:rPr>
            </w:pPr>
            <w:r>
              <w:rPr>
                <w:rFonts w:hint="eastAsia" w:ascii="宋体" w:hAnsi="宋体"/>
                <w:sz w:val="21"/>
                <w:szCs w:val="21"/>
              </w:rPr>
              <w:t>文本</w:t>
            </w:r>
          </w:p>
        </w:tc>
        <w:tc>
          <w:tcPr>
            <w:tcW w:w="1134" w:type="dxa"/>
          </w:tcPr>
          <w:p w14:paraId="10529EF7">
            <w:pPr>
              <w:widowControl w:val="0"/>
              <w:rPr>
                <w:rFonts w:ascii="宋体" w:hAnsi="宋体"/>
                <w:sz w:val="21"/>
                <w:szCs w:val="21"/>
              </w:rPr>
            </w:pPr>
          </w:p>
        </w:tc>
        <w:tc>
          <w:tcPr>
            <w:tcW w:w="992" w:type="dxa"/>
          </w:tcPr>
          <w:p w14:paraId="1CCC9B32">
            <w:pPr>
              <w:widowControl w:val="0"/>
              <w:rPr>
                <w:rFonts w:ascii="宋体" w:hAnsi="宋体"/>
                <w:sz w:val="21"/>
                <w:szCs w:val="21"/>
              </w:rPr>
            </w:pPr>
          </w:p>
        </w:tc>
        <w:tc>
          <w:tcPr>
            <w:tcW w:w="851" w:type="dxa"/>
          </w:tcPr>
          <w:p w14:paraId="369351AF">
            <w:pPr>
              <w:widowControl w:val="0"/>
              <w:rPr>
                <w:rFonts w:ascii="宋体" w:hAnsi="宋体"/>
                <w:sz w:val="21"/>
                <w:szCs w:val="21"/>
              </w:rPr>
            </w:pPr>
          </w:p>
        </w:tc>
        <w:tc>
          <w:tcPr>
            <w:tcW w:w="2460" w:type="dxa"/>
          </w:tcPr>
          <w:p w14:paraId="609C514E">
            <w:pPr>
              <w:widowControl w:val="0"/>
              <w:rPr>
                <w:rFonts w:ascii="宋体" w:hAnsi="宋体"/>
                <w:sz w:val="21"/>
                <w:szCs w:val="21"/>
              </w:rPr>
            </w:pPr>
          </w:p>
        </w:tc>
      </w:tr>
      <w:tr w14:paraId="09723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24474AFA">
            <w:pPr>
              <w:pStyle w:val="70"/>
              <w:widowControl w:val="0"/>
              <w:numPr>
                <w:ilvl w:val="0"/>
                <w:numId w:val="69"/>
              </w:numPr>
              <w:spacing w:after="0"/>
              <w:ind w:firstLineChars="0"/>
              <w:rPr>
                <w:rFonts w:ascii="宋体" w:hAnsi="宋体"/>
                <w:sz w:val="21"/>
                <w:szCs w:val="21"/>
              </w:rPr>
            </w:pPr>
          </w:p>
        </w:tc>
        <w:tc>
          <w:tcPr>
            <w:tcW w:w="1418" w:type="dxa"/>
          </w:tcPr>
          <w:p w14:paraId="4E997C8F">
            <w:pPr>
              <w:widowControl w:val="0"/>
              <w:rPr>
                <w:rFonts w:ascii="宋体" w:hAnsi="宋体"/>
                <w:sz w:val="21"/>
                <w:szCs w:val="21"/>
              </w:rPr>
            </w:pPr>
            <w:r>
              <w:rPr>
                <w:rFonts w:hint="eastAsia" w:ascii="宋体" w:hAnsi="宋体"/>
                <w:sz w:val="21"/>
                <w:szCs w:val="21"/>
              </w:rPr>
              <w:t>收款人手机号</w:t>
            </w:r>
          </w:p>
        </w:tc>
        <w:tc>
          <w:tcPr>
            <w:tcW w:w="992" w:type="dxa"/>
          </w:tcPr>
          <w:p w14:paraId="6C51CD12">
            <w:pPr>
              <w:widowControl w:val="0"/>
              <w:rPr>
                <w:rFonts w:ascii="宋体" w:hAnsi="宋体"/>
                <w:sz w:val="21"/>
                <w:szCs w:val="21"/>
              </w:rPr>
            </w:pPr>
            <w:r>
              <w:rPr>
                <w:rFonts w:hint="eastAsia" w:ascii="宋体" w:hAnsi="宋体"/>
                <w:sz w:val="21"/>
                <w:szCs w:val="21"/>
              </w:rPr>
              <w:t>文本</w:t>
            </w:r>
          </w:p>
        </w:tc>
        <w:tc>
          <w:tcPr>
            <w:tcW w:w="1134" w:type="dxa"/>
          </w:tcPr>
          <w:p w14:paraId="3C46E49A">
            <w:pPr>
              <w:widowControl w:val="0"/>
              <w:rPr>
                <w:rFonts w:ascii="宋体" w:hAnsi="宋体"/>
                <w:sz w:val="21"/>
                <w:szCs w:val="21"/>
              </w:rPr>
            </w:pPr>
          </w:p>
        </w:tc>
        <w:tc>
          <w:tcPr>
            <w:tcW w:w="992" w:type="dxa"/>
          </w:tcPr>
          <w:p w14:paraId="406A07D7">
            <w:pPr>
              <w:widowControl w:val="0"/>
              <w:rPr>
                <w:rFonts w:ascii="宋体" w:hAnsi="宋体"/>
                <w:sz w:val="21"/>
                <w:szCs w:val="21"/>
              </w:rPr>
            </w:pPr>
          </w:p>
        </w:tc>
        <w:tc>
          <w:tcPr>
            <w:tcW w:w="851" w:type="dxa"/>
          </w:tcPr>
          <w:p w14:paraId="475F133F">
            <w:pPr>
              <w:widowControl w:val="0"/>
              <w:rPr>
                <w:rFonts w:ascii="宋体" w:hAnsi="宋体"/>
                <w:sz w:val="21"/>
                <w:szCs w:val="21"/>
              </w:rPr>
            </w:pPr>
          </w:p>
        </w:tc>
        <w:tc>
          <w:tcPr>
            <w:tcW w:w="2460" w:type="dxa"/>
          </w:tcPr>
          <w:p w14:paraId="12BDC84B">
            <w:pPr>
              <w:widowControl w:val="0"/>
              <w:rPr>
                <w:rFonts w:ascii="宋体" w:hAnsi="宋体"/>
                <w:sz w:val="21"/>
                <w:szCs w:val="21"/>
              </w:rPr>
            </w:pPr>
          </w:p>
        </w:tc>
      </w:tr>
      <w:tr w14:paraId="51EF0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2B406829">
            <w:pPr>
              <w:pStyle w:val="70"/>
              <w:widowControl w:val="0"/>
              <w:numPr>
                <w:ilvl w:val="0"/>
                <w:numId w:val="69"/>
              </w:numPr>
              <w:spacing w:after="0"/>
              <w:ind w:firstLineChars="0"/>
              <w:rPr>
                <w:rFonts w:ascii="宋体" w:hAnsi="宋体"/>
                <w:sz w:val="21"/>
                <w:szCs w:val="21"/>
              </w:rPr>
            </w:pPr>
          </w:p>
        </w:tc>
        <w:tc>
          <w:tcPr>
            <w:tcW w:w="1418" w:type="dxa"/>
          </w:tcPr>
          <w:p w14:paraId="3BE8791F">
            <w:pPr>
              <w:widowControl w:val="0"/>
              <w:rPr>
                <w:rFonts w:ascii="宋体" w:hAnsi="宋体"/>
                <w:sz w:val="21"/>
                <w:szCs w:val="21"/>
              </w:rPr>
            </w:pPr>
            <w:r>
              <w:rPr>
                <w:rFonts w:hint="eastAsia" w:ascii="宋体" w:hAnsi="宋体" w:cs="Arial"/>
                <w:sz w:val="21"/>
                <w:szCs w:val="21"/>
              </w:rPr>
              <w:t>是否添加到收款人名册</w:t>
            </w:r>
          </w:p>
        </w:tc>
        <w:tc>
          <w:tcPr>
            <w:tcW w:w="992" w:type="dxa"/>
          </w:tcPr>
          <w:p w14:paraId="12E81500">
            <w:pPr>
              <w:widowControl w:val="0"/>
              <w:rPr>
                <w:rFonts w:ascii="宋体" w:hAnsi="宋体"/>
                <w:sz w:val="21"/>
                <w:szCs w:val="21"/>
              </w:rPr>
            </w:pPr>
            <w:r>
              <w:rPr>
                <w:rFonts w:hint="eastAsia" w:ascii="宋体" w:hAnsi="宋体" w:cs="Arial"/>
                <w:sz w:val="21"/>
                <w:szCs w:val="21"/>
              </w:rPr>
              <w:t>文本</w:t>
            </w:r>
          </w:p>
        </w:tc>
        <w:tc>
          <w:tcPr>
            <w:tcW w:w="1134" w:type="dxa"/>
          </w:tcPr>
          <w:p w14:paraId="7FF3C153">
            <w:pPr>
              <w:widowControl w:val="0"/>
              <w:rPr>
                <w:rFonts w:ascii="宋体" w:hAnsi="宋体"/>
                <w:sz w:val="21"/>
                <w:szCs w:val="21"/>
              </w:rPr>
            </w:pPr>
          </w:p>
        </w:tc>
        <w:tc>
          <w:tcPr>
            <w:tcW w:w="992" w:type="dxa"/>
          </w:tcPr>
          <w:p w14:paraId="1BDACDB8">
            <w:pPr>
              <w:widowControl w:val="0"/>
              <w:rPr>
                <w:rFonts w:ascii="宋体" w:hAnsi="宋体"/>
                <w:sz w:val="21"/>
                <w:szCs w:val="21"/>
              </w:rPr>
            </w:pPr>
          </w:p>
        </w:tc>
        <w:tc>
          <w:tcPr>
            <w:tcW w:w="851" w:type="dxa"/>
          </w:tcPr>
          <w:p w14:paraId="22A34101">
            <w:pPr>
              <w:widowControl w:val="0"/>
              <w:rPr>
                <w:rFonts w:ascii="宋体" w:hAnsi="宋体"/>
                <w:sz w:val="21"/>
                <w:szCs w:val="21"/>
              </w:rPr>
            </w:pPr>
          </w:p>
        </w:tc>
        <w:tc>
          <w:tcPr>
            <w:tcW w:w="2460" w:type="dxa"/>
          </w:tcPr>
          <w:p w14:paraId="6604AD3B">
            <w:pPr>
              <w:widowControl w:val="0"/>
              <w:rPr>
                <w:rFonts w:ascii="宋体" w:hAnsi="宋体"/>
                <w:sz w:val="21"/>
                <w:szCs w:val="21"/>
              </w:rPr>
            </w:pPr>
          </w:p>
        </w:tc>
      </w:tr>
      <w:tr w14:paraId="665B1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03A9D236">
            <w:pPr>
              <w:pStyle w:val="70"/>
              <w:widowControl w:val="0"/>
              <w:numPr>
                <w:ilvl w:val="0"/>
                <w:numId w:val="69"/>
              </w:numPr>
              <w:spacing w:after="0"/>
              <w:ind w:firstLineChars="0"/>
              <w:rPr>
                <w:rFonts w:ascii="宋体" w:hAnsi="宋体"/>
                <w:sz w:val="21"/>
                <w:szCs w:val="21"/>
              </w:rPr>
            </w:pPr>
          </w:p>
        </w:tc>
        <w:tc>
          <w:tcPr>
            <w:tcW w:w="1418" w:type="dxa"/>
          </w:tcPr>
          <w:p w14:paraId="5EE98268">
            <w:pPr>
              <w:widowControl w:val="0"/>
              <w:rPr>
                <w:rFonts w:ascii="宋体" w:hAnsi="宋体"/>
                <w:sz w:val="21"/>
                <w:szCs w:val="21"/>
              </w:rPr>
            </w:pPr>
            <w:r>
              <w:rPr>
                <w:rFonts w:hint="eastAsia" w:ascii="宋体" w:hAnsi="宋体" w:cs="Arial"/>
                <w:sz w:val="21"/>
                <w:szCs w:val="21"/>
              </w:rPr>
              <w:t>预约类型</w:t>
            </w:r>
          </w:p>
        </w:tc>
        <w:tc>
          <w:tcPr>
            <w:tcW w:w="992" w:type="dxa"/>
          </w:tcPr>
          <w:p w14:paraId="16B38A73">
            <w:pPr>
              <w:widowControl w:val="0"/>
              <w:rPr>
                <w:rFonts w:ascii="宋体" w:hAnsi="宋体"/>
                <w:sz w:val="21"/>
                <w:szCs w:val="21"/>
              </w:rPr>
            </w:pPr>
            <w:r>
              <w:rPr>
                <w:rFonts w:hint="eastAsia" w:ascii="宋体" w:hAnsi="宋体" w:cs="Arial"/>
                <w:sz w:val="21"/>
                <w:szCs w:val="21"/>
              </w:rPr>
              <w:t>文本</w:t>
            </w:r>
          </w:p>
        </w:tc>
        <w:tc>
          <w:tcPr>
            <w:tcW w:w="1134" w:type="dxa"/>
            <w:vAlign w:val="center"/>
          </w:tcPr>
          <w:p w14:paraId="0AF64E4F">
            <w:pPr>
              <w:widowControl w:val="0"/>
              <w:rPr>
                <w:rFonts w:ascii="宋体" w:hAnsi="宋体"/>
                <w:sz w:val="21"/>
                <w:szCs w:val="21"/>
              </w:rPr>
            </w:pPr>
          </w:p>
        </w:tc>
        <w:tc>
          <w:tcPr>
            <w:tcW w:w="992" w:type="dxa"/>
          </w:tcPr>
          <w:p w14:paraId="7A6BD683">
            <w:pPr>
              <w:widowControl w:val="0"/>
              <w:rPr>
                <w:rFonts w:ascii="宋体" w:hAnsi="宋体"/>
                <w:sz w:val="21"/>
                <w:szCs w:val="21"/>
              </w:rPr>
            </w:pPr>
          </w:p>
        </w:tc>
        <w:tc>
          <w:tcPr>
            <w:tcW w:w="851" w:type="dxa"/>
          </w:tcPr>
          <w:p w14:paraId="42994DF7">
            <w:pPr>
              <w:widowControl w:val="0"/>
              <w:rPr>
                <w:rFonts w:ascii="宋体" w:hAnsi="宋体"/>
                <w:sz w:val="21"/>
                <w:szCs w:val="21"/>
              </w:rPr>
            </w:pPr>
          </w:p>
        </w:tc>
        <w:tc>
          <w:tcPr>
            <w:tcW w:w="2460" w:type="dxa"/>
          </w:tcPr>
          <w:p w14:paraId="5E745236">
            <w:pPr>
              <w:widowControl w:val="0"/>
              <w:rPr>
                <w:rFonts w:ascii="宋体" w:hAnsi="宋体"/>
                <w:sz w:val="21"/>
                <w:szCs w:val="21"/>
              </w:rPr>
            </w:pPr>
            <w:r>
              <w:rPr>
                <w:rFonts w:hint="eastAsia" w:ascii="宋体" w:hAnsi="宋体" w:cs="Arial"/>
                <w:sz w:val="21"/>
                <w:szCs w:val="21"/>
              </w:rPr>
              <w:t>选择预约交易时显示</w:t>
            </w:r>
          </w:p>
        </w:tc>
      </w:tr>
      <w:tr w14:paraId="71901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D086842">
            <w:pPr>
              <w:pStyle w:val="70"/>
              <w:widowControl w:val="0"/>
              <w:numPr>
                <w:ilvl w:val="0"/>
                <w:numId w:val="69"/>
              </w:numPr>
              <w:spacing w:after="0"/>
              <w:ind w:firstLineChars="0"/>
              <w:rPr>
                <w:rFonts w:ascii="宋体" w:hAnsi="宋体"/>
                <w:sz w:val="21"/>
                <w:szCs w:val="21"/>
              </w:rPr>
            </w:pPr>
          </w:p>
        </w:tc>
        <w:tc>
          <w:tcPr>
            <w:tcW w:w="1418" w:type="dxa"/>
            <w:vAlign w:val="center"/>
          </w:tcPr>
          <w:p w14:paraId="26C5B923">
            <w:pPr>
              <w:widowControl w:val="0"/>
              <w:rPr>
                <w:rFonts w:ascii="宋体" w:hAnsi="宋体"/>
                <w:sz w:val="21"/>
                <w:szCs w:val="21"/>
              </w:rPr>
            </w:pPr>
            <w:r>
              <w:rPr>
                <w:rFonts w:hint="eastAsia" w:ascii="宋体" w:hAnsi="宋体" w:cs="宋体"/>
                <w:sz w:val="21"/>
                <w:szCs w:val="21"/>
              </w:rPr>
              <w:t>预约日期</w:t>
            </w:r>
          </w:p>
        </w:tc>
        <w:tc>
          <w:tcPr>
            <w:tcW w:w="992" w:type="dxa"/>
          </w:tcPr>
          <w:p w14:paraId="45AB81AE">
            <w:pPr>
              <w:widowControl w:val="0"/>
              <w:rPr>
                <w:rFonts w:ascii="宋体" w:hAnsi="宋体"/>
                <w:sz w:val="21"/>
                <w:szCs w:val="21"/>
              </w:rPr>
            </w:pPr>
            <w:r>
              <w:rPr>
                <w:rFonts w:hint="eastAsia" w:ascii="宋体" w:hAnsi="宋体" w:cs="Arial"/>
                <w:sz w:val="21"/>
                <w:szCs w:val="21"/>
              </w:rPr>
              <w:t>文本</w:t>
            </w:r>
          </w:p>
        </w:tc>
        <w:tc>
          <w:tcPr>
            <w:tcW w:w="1134" w:type="dxa"/>
            <w:vAlign w:val="center"/>
          </w:tcPr>
          <w:p w14:paraId="6250FB5C">
            <w:pPr>
              <w:widowControl w:val="0"/>
              <w:rPr>
                <w:rFonts w:ascii="宋体" w:hAnsi="宋体"/>
                <w:sz w:val="21"/>
                <w:szCs w:val="21"/>
              </w:rPr>
            </w:pPr>
          </w:p>
        </w:tc>
        <w:tc>
          <w:tcPr>
            <w:tcW w:w="992" w:type="dxa"/>
          </w:tcPr>
          <w:p w14:paraId="41122216">
            <w:pPr>
              <w:widowControl w:val="0"/>
              <w:rPr>
                <w:rFonts w:ascii="宋体" w:hAnsi="宋体"/>
                <w:sz w:val="21"/>
                <w:szCs w:val="21"/>
              </w:rPr>
            </w:pPr>
          </w:p>
        </w:tc>
        <w:tc>
          <w:tcPr>
            <w:tcW w:w="851" w:type="dxa"/>
          </w:tcPr>
          <w:p w14:paraId="003F36AA">
            <w:pPr>
              <w:widowControl w:val="0"/>
              <w:rPr>
                <w:rFonts w:ascii="宋体" w:hAnsi="宋体"/>
                <w:sz w:val="21"/>
                <w:szCs w:val="21"/>
              </w:rPr>
            </w:pPr>
          </w:p>
        </w:tc>
        <w:tc>
          <w:tcPr>
            <w:tcW w:w="2460" w:type="dxa"/>
          </w:tcPr>
          <w:p w14:paraId="76818629">
            <w:pPr>
              <w:widowControl w:val="0"/>
              <w:rPr>
                <w:rFonts w:ascii="宋体" w:hAnsi="宋体"/>
                <w:sz w:val="21"/>
                <w:szCs w:val="21"/>
              </w:rPr>
            </w:pPr>
            <w:r>
              <w:rPr>
                <w:rFonts w:hint="eastAsia" w:ascii="宋体" w:hAnsi="宋体" w:cs="Arial"/>
                <w:sz w:val="21"/>
                <w:szCs w:val="21"/>
              </w:rPr>
              <w:t>选择预约交易时显示</w:t>
            </w:r>
          </w:p>
        </w:tc>
      </w:tr>
      <w:tr w14:paraId="0FA23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47D72E63">
            <w:pPr>
              <w:pStyle w:val="70"/>
              <w:widowControl w:val="0"/>
              <w:numPr>
                <w:ilvl w:val="0"/>
                <w:numId w:val="69"/>
              </w:numPr>
              <w:spacing w:after="0"/>
              <w:ind w:firstLineChars="0"/>
              <w:rPr>
                <w:rFonts w:ascii="宋体" w:hAnsi="宋体"/>
                <w:sz w:val="21"/>
                <w:szCs w:val="21"/>
              </w:rPr>
            </w:pPr>
          </w:p>
        </w:tc>
        <w:tc>
          <w:tcPr>
            <w:tcW w:w="1418" w:type="dxa"/>
            <w:vAlign w:val="center"/>
          </w:tcPr>
          <w:p w14:paraId="7E502019">
            <w:pPr>
              <w:widowControl w:val="0"/>
              <w:rPr>
                <w:rFonts w:ascii="宋体" w:hAnsi="宋体"/>
                <w:sz w:val="21"/>
                <w:szCs w:val="21"/>
              </w:rPr>
            </w:pPr>
            <w:r>
              <w:rPr>
                <w:rFonts w:hint="eastAsia" w:ascii="宋体" w:hAnsi="宋体" w:cs="宋体"/>
                <w:sz w:val="21"/>
                <w:szCs w:val="21"/>
              </w:rPr>
              <w:t>开始日期</w:t>
            </w:r>
          </w:p>
        </w:tc>
        <w:tc>
          <w:tcPr>
            <w:tcW w:w="992" w:type="dxa"/>
          </w:tcPr>
          <w:p w14:paraId="71D65C01">
            <w:pPr>
              <w:widowControl w:val="0"/>
              <w:rPr>
                <w:rFonts w:ascii="宋体" w:hAnsi="宋体"/>
                <w:sz w:val="21"/>
                <w:szCs w:val="21"/>
              </w:rPr>
            </w:pPr>
            <w:r>
              <w:rPr>
                <w:rFonts w:hint="eastAsia" w:ascii="宋体" w:hAnsi="宋体" w:cs="Arial"/>
                <w:sz w:val="21"/>
                <w:szCs w:val="21"/>
              </w:rPr>
              <w:t>文本</w:t>
            </w:r>
          </w:p>
        </w:tc>
        <w:tc>
          <w:tcPr>
            <w:tcW w:w="1134" w:type="dxa"/>
            <w:vAlign w:val="center"/>
          </w:tcPr>
          <w:p w14:paraId="2C8DDB77">
            <w:pPr>
              <w:widowControl w:val="0"/>
              <w:rPr>
                <w:rFonts w:ascii="宋体" w:hAnsi="宋体"/>
                <w:sz w:val="21"/>
                <w:szCs w:val="21"/>
              </w:rPr>
            </w:pPr>
          </w:p>
        </w:tc>
        <w:tc>
          <w:tcPr>
            <w:tcW w:w="992" w:type="dxa"/>
          </w:tcPr>
          <w:p w14:paraId="184E4B55">
            <w:pPr>
              <w:widowControl w:val="0"/>
              <w:rPr>
                <w:rFonts w:ascii="宋体" w:hAnsi="宋体"/>
                <w:sz w:val="21"/>
                <w:szCs w:val="21"/>
              </w:rPr>
            </w:pPr>
          </w:p>
        </w:tc>
        <w:tc>
          <w:tcPr>
            <w:tcW w:w="851" w:type="dxa"/>
          </w:tcPr>
          <w:p w14:paraId="3AAEAFD9">
            <w:pPr>
              <w:widowControl w:val="0"/>
              <w:rPr>
                <w:rFonts w:ascii="宋体" w:hAnsi="宋体"/>
                <w:sz w:val="21"/>
                <w:szCs w:val="21"/>
              </w:rPr>
            </w:pPr>
          </w:p>
        </w:tc>
        <w:tc>
          <w:tcPr>
            <w:tcW w:w="2460" w:type="dxa"/>
          </w:tcPr>
          <w:p w14:paraId="119028E3">
            <w:pPr>
              <w:widowControl w:val="0"/>
              <w:rPr>
                <w:rFonts w:ascii="宋体" w:hAnsi="宋体"/>
                <w:sz w:val="21"/>
                <w:szCs w:val="21"/>
              </w:rPr>
            </w:pPr>
            <w:r>
              <w:rPr>
                <w:rFonts w:hint="eastAsia" w:ascii="宋体" w:hAnsi="宋体" w:cs="Arial"/>
                <w:sz w:val="21"/>
                <w:szCs w:val="21"/>
              </w:rPr>
              <w:t>选择预约交易中的指定周期预约时显示</w:t>
            </w:r>
          </w:p>
        </w:tc>
      </w:tr>
      <w:tr w14:paraId="3E957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4D3E63C6">
            <w:pPr>
              <w:pStyle w:val="70"/>
              <w:widowControl w:val="0"/>
              <w:numPr>
                <w:ilvl w:val="0"/>
                <w:numId w:val="69"/>
              </w:numPr>
              <w:spacing w:after="0"/>
              <w:ind w:firstLineChars="0"/>
              <w:rPr>
                <w:rFonts w:ascii="宋体" w:hAnsi="宋体"/>
                <w:sz w:val="21"/>
                <w:szCs w:val="21"/>
              </w:rPr>
            </w:pPr>
          </w:p>
        </w:tc>
        <w:tc>
          <w:tcPr>
            <w:tcW w:w="1418" w:type="dxa"/>
            <w:vAlign w:val="center"/>
          </w:tcPr>
          <w:p w14:paraId="03F3C6CC">
            <w:pPr>
              <w:widowControl w:val="0"/>
              <w:rPr>
                <w:rFonts w:ascii="宋体" w:hAnsi="宋体"/>
                <w:sz w:val="21"/>
                <w:szCs w:val="21"/>
              </w:rPr>
            </w:pPr>
            <w:r>
              <w:rPr>
                <w:rFonts w:hint="eastAsia" w:ascii="宋体" w:hAnsi="宋体" w:cs="宋体"/>
                <w:sz w:val="21"/>
                <w:szCs w:val="21"/>
              </w:rPr>
              <w:t>转账次数</w:t>
            </w:r>
          </w:p>
        </w:tc>
        <w:tc>
          <w:tcPr>
            <w:tcW w:w="992" w:type="dxa"/>
          </w:tcPr>
          <w:p w14:paraId="1687E659">
            <w:pPr>
              <w:widowControl w:val="0"/>
              <w:rPr>
                <w:rFonts w:ascii="宋体" w:hAnsi="宋体"/>
                <w:sz w:val="21"/>
                <w:szCs w:val="21"/>
              </w:rPr>
            </w:pPr>
            <w:r>
              <w:rPr>
                <w:rFonts w:hint="eastAsia" w:ascii="宋体" w:hAnsi="宋体" w:cs="Arial"/>
                <w:sz w:val="21"/>
                <w:szCs w:val="21"/>
              </w:rPr>
              <w:t>文本</w:t>
            </w:r>
          </w:p>
        </w:tc>
        <w:tc>
          <w:tcPr>
            <w:tcW w:w="1134" w:type="dxa"/>
            <w:vAlign w:val="center"/>
          </w:tcPr>
          <w:p w14:paraId="01F3311B">
            <w:pPr>
              <w:widowControl w:val="0"/>
              <w:rPr>
                <w:rFonts w:ascii="宋体" w:hAnsi="宋体"/>
                <w:sz w:val="21"/>
                <w:szCs w:val="21"/>
              </w:rPr>
            </w:pPr>
          </w:p>
        </w:tc>
        <w:tc>
          <w:tcPr>
            <w:tcW w:w="992" w:type="dxa"/>
          </w:tcPr>
          <w:p w14:paraId="2AD9019A">
            <w:pPr>
              <w:widowControl w:val="0"/>
              <w:rPr>
                <w:rFonts w:ascii="宋体" w:hAnsi="宋体"/>
                <w:sz w:val="21"/>
                <w:szCs w:val="21"/>
              </w:rPr>
            </w:pPr>
          </w:p>
        </w:tc>
        <w:tc>
          <w:tcPr>
            <w:tcW w:w="851" w:type="dxa"/>
          </w:tcPr>
          <w:p w14:paraId="5EBD714F">
            <w:pPr>
              <w:widowControl w:val="0"/>
              <w:rPr>
                <w:rFonts w:ascii="宋体" w:hAnsi="宋体"/>
                <w:sz w:val="21"/>
                <w:szCs w:val="21"/>
              </w:rPr>
            </w:pPr>
          </w:p>
        </w:tc>
        <w:tc>
          <w:tcPr>
            <w:tcW w:w="2460" w:type="dxa"/>
          </w:tcPr>
          <w:p w14:paraId="2DEB81D4">
            <w:pPr>
              <w:widowControl w:val="0"/>
              <w:rPr>
                <w:rFonts w:ascii="宋体" w:hAnsi="宋体"/>
                <w:sz w:val="21"/>
                <w:szCs w:val="21"/>
              </w:rPr>
            </w:pPr>
            <w:r>
              <w:rPr>
                <w:rFonts w:hint="eastAsia" w:ascii="宋体" w:hAnsi="宋体" w:cs="Arial"/>
                <w:sz w:val="21"/>
                <w:szCs w:val="21"/>
              </w:rPr>
              <w:t>选择预约交易中的指定周期预约时显示</w:t>
            </w:r>
          </w:p>
        </w:tc>
      </w:tr>
      <w:tr w14:paraId="0C661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6F35B2A">
            <w:pPr>
              <w:pStyle w:val="70"/>
              <w:widowControl w:val="0"/>
              <w:numPr>
                <w:ilvl w:val="0"/>
                <w:numId w:val="69"/>
              </w:numPr>
              <w:spacing w:after="0"/>
              <w:ind w:firstLineChars="0"/>
              <w:rPr>
                <w:rFonts w:ascii="宋体" w:hAnsi="宋体"/>
                <w:sz w:val="21"/>
                <w:szCs w:val="21"/>
              </w:rPr>
            </w:pPr>
          </w:p>
        </w:tc>
        <w:tc>
          <w:tcPr>
            <w:tcW w:w="1418" w:type="dxa"/>
          </w:tcPr>
          <w:p w14:paraId="5D7206E1">
            <w:pPr>
              <w:widowControl w:val="0"/>
              <w:rPr>
                <w:rFonts w:ascii="宋体" w:hAnsi="宋体"/>
                <w:sz w:val="21"/>
                <w:szCs w:val="21"/>
              </w:rPr>
            </w:pPr>
            <w:r>
              <w:rPr>
                <w:rFonts w:hint="eastAsia" w:ascii="宋体" w:hAnsi="宋体"/>
                <w:sz w:val="21"/>
                <w:szCs w:val="21"/>
              </w:rPr>
              <w:t>图形验证码</w:t>
            </w:r>
          </w:p>
        </w:tc>
        <w:tc>
          <w:tcPr>
            <w:tcW w:w="992" w:type="dxa"/>
          </w:tcPr>
          <w:p w14:paraId="6B1B38C1">
            <w:pPr>
              <w:widowControl w:val="0"/>
              <w:rPr>
                <w:rFonts w:ascii="宋体" w:hAnsi="宋体"/>
                <w:sz w:val="21"/>
                <w:szCs w:val="21"/>
              </w:rPr>
            </w:pPr>
            <w:r>
              <w:rPr>
                <w:rFonts w:hint="eastAsia" w:ascii="宋体" w:hAnsi="宋体"/>
                <w:sz w:val="21"/>
                <w:szCs w:val="21"/>
              </w:rPr>
              <w:t>图像</w:t>
            </w:r>
          </w:p>
        </w:tc>
        <w:tc>
          <w:tcPr>
            <w:tcW w:w="1134" w:type="dxa"/>
          </w:tcPr>
          <w:p w14:paraId="608B5415">
            <w:pPr>
              <w:widowControl w:val="0"/>
              <w:rPr>
                <w:rFonts w:ascii="宋体" w:hAnsi="宋体"/>
                <w:sz w:val="21"/>
                <w:szCs w:val="21"/>
              </w:rPr>
            </w:pPr>
          </w:p>
        </w:tc>
        <w:tc>
          <w:tcPr>
            <w:tcW w:w="992" w:type="dxa"/>
          </w:tcPr>
          <w:p w14:paraId="0E01E230">
            <w:pPr>
              <w:widowControl w:val="0"/>
              <w:rPr>
                <w:rFonts w:ascii="宋体" w:hAnsi="宋体"/>
                <w:sz w:val="21"/>
                <w:szCs w:val="21"/>
              </w:rPr>
            </w:pPr>
          </w:p>
        </w:tc>
        <w:tc>
          <w:tcPr>
            <w:tcW w:w="851" w:type="dxa"/>
          </w:tcPr>
          <w:p w14:paraId="6FD986C9">
            <w:pPr>
              <w:widowControl w:val="0"/>
              <w:rPr>
                <w:rFonts w:ascii="宋体" w:hAnsi="宋体"/>
                <w:sz w:val="21"/>
                <w:szCs w:val="21"/>
              </w:rPr>
            </w:pPr>
          </w:p>
        </w:tc>
        <w:tc>
          <w:tcPr>
            <w:tcW w:w="2460" w:type="dxa"/>
          </w:tcPr>
          <w:p w14:paraId="164EC597">
            <w:pPr>
              <w:widowControl w:val="0"/>
              <w:rPr>
                <w:rFonts w:ascii="宋体" w:hAnsi="宋体"/>
                <w:sz w:val="21"/>
                <w:szCs w:val="21"/>
              </w:rPr>
            </w:pPr>
            <w:r>
              <w:rPr>
                <w:rFonts w:hint="eastAsia" w:ascii="宋体" w:hAnsi="宋体"/>
                <w:sz w:val="21"/>
                <w:szCs w:val="21"/>
              </w:rPr>
              <w:t>看不清楚，请点击刷新，请仔细核对上图的收款账户名称和收款账号，如存在问题，请您停止交易并向银行咨询！</w:t>
            </w:r>
          </w:p>
        </w:tc>
      </w:tr>
      <w:tr w14:paraId="6AD15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78009E03">
            <w:pPr>
              <w:pStyle w:val="70"/>
              <w:widowControl w:val="0"/>
              <w:numPr>
                <w:ilvl w:val="0"/>
                <w:numId w:val="69"/>
              </w:numPr>
              <w:spacing w:after="0"/>
              <w:ind w:firstLineChars="0"/>
              <w:rPr>
                <w:rFonts w:ascii="宋体" w:hAnsi="宋体"/>
                <w:sz w:val="21"/>
                <w:szCs w:val="21"/>
              </w:rPr>
            </w:pPr>
          </w:p>
        </w:tc>
        <w:tc>
          <w:tcPr>
            <w:tcW w:w="1418" w:type="dxa"/>
          </w:tcPr>
          <w:p w14:paraId="12012CDA">
            <w:pPr>
              <w:widowControl w:val="0"/>
              <w:rPr>
                <w:rFonts w:ascii="宋体" w:hAnsi="宋体"/>
                <w:sz w:val="21"/>
                <w:szCs w:val="21"/>
              </w:rPr>
            </w:pPr>
            <w:r>
              <w:rPr>
                <w:rFonts w:hint="eastAsia" w:ascii="宋体" w:hAnsi="宋体"/>
                <w:sz w:val="21"/>
                <w:szCs w:val="21"/>
              </w:rPr>
              <w:t>验证码</w:t>
            </w:r>
          </w:p>
        </w:tc>
        <w:tc>
          <w:tcPr>
            <w:tcW w:w="992" w:type="dxa"/>
          </w:tcPr>
          <w:p w14:paraId="65CD8EE1">
            <w:pPr>
              <w:widowControl w:val="0"/>
              <w:rPr>
                <w:rFonts w:ascii="宋体" w:hAnsi="宋体"/>
                <w:sz w:val="21"/>
                <w:szCs w:val="21"/>
              </w:rPr>
            </w:pPr>
            <w:r>
              <w:rPr>
                <w:rFonts w:hint="eastAsia" w:ascii="宋体" w:hAnsi="宋体"/>
                <w:sz w:val="21"/>
                <w:szCs w:val="21"/>
              </w:rPr>
              <w:t>文本框</w:t>
            </w:r>
          </w:p>
        </w:tc>
        <w:tc>
          <w:tcPr>
            <w:tcW w:w="1134" w:type="dxa"/>
          </w:tcPr>
          <w:p w14:paraId="6A546BB3">
            <w:pPr>
              <w:widowControl w:val="0"/>
              <w:rPr>
                <w:rFonts w:ascii="宋体" w:hAnsi="宋体"/>
                <w:sz w:val="21"/>
                <w:szCs w:val="21"/>
              </w:rPr>
            </w:pPr>
          </w:p>
        </w:tc>
        <w:tc>
          <w:tcPr>
            <w:tcW w:w="992" w:type="dxa"/>
          </w:tcPr>
          <w:p w14:paraId="05217A3B">
            <w:pPr>
              <w:widowControl w:val="0"/>
              <w:rPr>
                <w:rFonts w:ascii="宋体" w:hAnsi="宋体"/>
                <w:sz w:val="21"/>
                <w:szCs w:val="21"/>
              </w:rPr>
            </w:pPr>
          </w:p>
        </w:tc>
        <w:tc>
          <w:tcPr>
            <w:tcW w:w="851" w:type="dxa"/>
          </w:tcPr>
          <w:p w14:paraId="51DEA494">
            <w:pPr>
              <w:widowControl w:val="0"/>
              <w:rPr>
                <w:rFonts w:ascii="宋体" w:hAnsi="宋体"/>
                <w:sz w:val="21"/>
                <w:szCs w:val="21"/>
              </w:rPr>
            </w:pPr>
          </w:p>
        </w:tc>
        <w:tc>
          <w:tcPr>
            <w:tcW w:w="2460" w:type="dxa"/>
          </w:tcPr>
          <w:p w14:paraId="1C30C624">
            <w:pPr>
              <w:widowControl w:val="0"/>
              <w:rPr>
                <w:rFonts w:ascii="宋体" w:hAnsi="宋体"/>
                <w:sz w:val="21"/>
                <w:szCs w:val="21"/>
              </w:rPr>
            </w:pPr>
          </w:p>
        </w:tc>
      </w:tr>
      <w:tr w14:paraId="6DA2E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2CC99BC3">
            <w:pPr>
              <w:pStyle w:val="70"/>
              <w:widowControl w:val="0"/>
              <w:numPr>
                <w:ilvl w:val="0"/>
                <w:numId w:val="69"/>
              </w:numPr>
              <w:spacing w:after="0"/>
              <w:ind w:firstLineChars="0"/>
              <w:rPr>
                <w:rFonts w:ascii="宋体" w:hAnsi="宋体"/>
                <w:sz w:val="21"/>
                <w:szCs w:val="21"/>
              </w:rPr>
            </w:pPr>
          </w:p>
        </w:tc>
        <w:tc>
          <w:tcPr>
            <w:tcW w:w="1418" w:type="dxa"/>
          </w:tcPr>
          <w:p w14:paraId="5F089EDC">
            <w:pPr>
              <w:widowControl w:val="0"/>
              <w:rPr>
                <w:rFonts w:ascii="宋体" w:hAnsi="宋体"/>
                <w:sz w:val="21"/>
                <w:szCs w:val="21"/>
              </w:rPr>
            </w:pPr>
            <w:r>
              <w:rPr>
                <w:rFonts w:hint="eastAsia" w:ascii="宋体" w:hAnsi="宋体"/>
                <w:sz w:val="21"/>
                <w:szCs w:val="21"/>
              </w:rPr>
              <w:t>账户交易密码</w:t>
            </w:r>
          </w:p>
        </w:tc>
        <w:tc>
          <w:tcPr>
            <w:tcW w:w="992" w:type="dxa"/>
          </w:tcPr>
          <w:p w14:paraId="41F2BE99">
            <w:pPr>
              <w:widowControl w:val="0"/>
              <w:rPr>
                <w:rFonts w:ascii="宋体" w:hAnsi="宋体"/>
                <w:sz w:val="21"/>
                <w:szCs w:val="21"/>
              </w:rPr>
            </w:pPr>
            <w:r>
              <w:rPr>
                <w:rFonts w:hint="eastAsia" w:ascii="宋体" w:hAnsi="宋体"/>
                <w:sz w:val="21"/>
                <w:szCs w:val="21"/>
              </w:rPr>
              <w:t>密码框</w:t>
            </w:r>
          </w:p>
        </w:tc>
        <w:tc>
          <w:tcPr>
            <w:tcW w:w="1134" w:type="dxa"/>
          </w:tcPr>
          <w:p w14:paraId="0E244FCE">
            <w:pPr>
              <w:widowControl w:val="0"/>
              <w:rPr>
                <w:rFonts w:ascii="宋体" w:hAnsi="宋体"/>
                <w:sz w:val="21"/>
                <w:szCs w:val="21"/>
              </w:rPr>
            </w:pPr>
          </w:p>
        </w:tc>
        <w:tc>
          <w:tcPr>
            <w:tcW w:w="992" w:type="dxa"/>
          </w:tcPr>
          <w:p w14:paraId="650DD85E">
            <w:pPr>
              <w:widowControl w:val="0"/>
              <w:rPr>
                <w:rFonts w:ascii="宋体" w:hAnsi="宋体"/>
                <w:sz w:val="21"/>
                <w:szCs w:val="21"/>
              </w:rPr>
            </w:pPr>
          </w:p>
        </w:tc>
        <w:tc>
          <w:tcPr>
            <w:tcW w:w="851" w:type="dxa"/>
          </w:tcPr>
          <w:p w14:paraId="7DAC028C">
            <w:pPr>
              <w:widowControl w:val="0"/>
              <w:rPr>
                <w:rFonts w:ascii="宋体" w:hAnsi="宋体"/>
                <w:sz w:val="21"/>
                <w:szCs w:val="21"/>
              </w:rPr>
            </w:pPr>
          </w:p>
        </w:tc>
        <w:tc>
          <w:tcPr>
            <w:tcW w:w="2460" w:type="dxa"/>
          </w:tcPr>
          <w:p w14:paraId="019665F2">
            <w:pPr>
              <w:widowControl w:val="0"/>
              <w:rPr>
                <w:rFonts w:ascii="宋体" w:hAnsi="宋体"/>
                <w:sz w:val="21"/>
                <w:szCs w:val="21"/>
              </w:rPr>
            </w:pPr>
            <w:r>
              <w:rPr>
                <w:rFonts w:hint="eastAsia" w:ascii="宋体" w:hAnsi="宋体"/>
                <w:sz w:val="21"/>
                <w:szCs w:val="21"/>
              </w:rPr>
              <w:t>密码控件</w:t>
            </w:r>
          </w:p>
        </w:tc>
      </w:tr>
      <w:tr w14:paraId="50ADE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61385D9F">
            <w:pPr>
              <w:pStyle w:val="70"/>
              <w:widowControl w:val="0"/>
              <w:numPr>
                <w:ilvl w:val="0"/>
                <w:numId w:val="69"/>
              </w:numPr>
              <w:spacing w:after="0"/>
              <w:ind w:firstLineChars="0"/>
              <w:rPr>
                <w:rFonts w:ascii="宋体" w:hAnsi="宋体"/>
                <w:sz w:val="21"/>
                <w:szCs w:val="21"/>
              </w:rPr>
            </w:pPr>
          </w:p>
        </w:tc>
        <w:tc>
          <w:tcPr>
            <w:tcW w:w="1418" w:type="dxa"/>
          </w:tcPr>
          <w:p w14:paraId="48F0844B">
            <w:pPr>
              <w:widowControl w:val="0"/>
              <w:rPr>
                <w:rFonts w:ascii="宋体" w:hAnsi="宋体"/>
                <w:sz w:val="21"/>
                <w:szCs w:val="21"/>
              </w:rPr>
            </w:pPr>
            <w:r>
              <w:rPr>
                <w:rFonts w:hint="eastAsia" w:ascii="宋体" w:hAnsi="宋体"/>
                <w:sz w:val="21"/>
                <w:szCs w:val="21"/>
              </w:rPr>
              <w:t>认证方式</w:t>
            </w:r>
          </w:p>
        </w:tc>
        <w:tc>
          <w:tcPr>
            <w:tcW w:w="992" w:type="dxa"/>
          </w:tcPr>
          <w:p w14:paraId="7D146769">
            <w:pPr>
              <w:widowControl w:val="0"/>
              <w:rPr>
                <w:rFonts w:ascii="宋体" w:hAnsi="宋体"/>
                <w:sz w:val="21"/>
                <w:szCs w:val="21"/>
              </w:rPr>
            </w:pPr>
            <w:r>
              <w:rPr>
                <w:rFonts w:hint="eastAsia" w:ascii="宋体" w:hAnsi="宋体"/>
                <w:sz w:val="21"/>
                <w:szCs w:val="21"/>
              </w:rPr>
              <w:t>单选框</w:t>
            </w:r>
          </w:p>
        </w:tc>
        <w:tc>
          <w:tcPr>
            <w:tcW w:w="1134" w:type="dxa"/>
          </w:tcPr>
          <w:p w14:paraId="2B66D52D">
            <w:pPr>
              <w:widowControl w:val="0"/>
              <w:rPr>
                <w:rFonts w:ascii="宋体" w:hAnsi="宋体"/>
                <w:sz w:val="21"/>
                <w:szCs w:val="21"/>
              </w:rPr>
            </w:pPr>
          </w:p>
        </w:tc>
        <w:tc>
          <w:tcPr>
            <w:tcW w:w="992" w:type="dxa"/>
          </w:tcPr>
          <w:p w14:paraId="0EFD3A58">
            <w:pPr>
              <w:widowControl w:val="0"/>
              <w:rPr>
                <w:rFonts w:ascii="宋体" w:hAnsi="宋体"/>
                <w:sz w:val="21"/>
                <w:szCs w:val="21"/>
              </w:rPr>
            </w:pPr>
          </w:p>
        </w:tc>
        <w:tc>
          <w:tcPr>
            <w:tcW w:w="851" w:type="dxa"/>
          </w:tcPr>
          <w:p w14:paraId="0C9917F7">
            <w:pPr>
              <w:widowControl w:val="0"/>
              <w:rPr>
                <w:rFonts w:ascii="宋体" w:hAnsi="宋体"/>
                <w:sz w:val="21"/>
                <w:szCs w:val="21"/>
              </w:rPr>
            </w:pPr>
          </w:p>
        </w:tc>
        <w:tc>
          <w:tcPr>
            <w:tcW w:w="2460" w:type="dxa"/>
          </w:tcPr>
          <w:p w14:paraId="19281603">
            <w:pPr>
              <w:widowControl w:val="0"/>
              <w:rPr>
                <w:rFonts w:ascii="宋体" w:hAnsi="宋体"/>
                <w:sz w:val="21"/>
                <w:szCs w:val="21"/>
              </w:rPr>
            </w:pPr>
          </w:p>
        </w:tc>
      </w:tr>
      <w:tr w14:paraId="4E8D4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47D11E3">
            <w:pPr>
              <w:pStyle w:val="70"/>
              <w:widowControl w:val="0"/>
              <w:numPr>
                <w:ilvl w:val="0"/>
                <w:numId w:val="69"/>
              </w:numPr>
              <w:spacing w:after="0"/>
              <w:ind w:firstLineChars="0"/>
              <w:rPr>
                <w:rFonts w:ascii="宋体" w:hAnsi="宋体"/>
                <w:sz w:val="21"/>
                <w:szCs w:val="21"/>
              </w:rPr>
            </w:pPr>
          </w:p>
        </w:tc>
        <w:tc>
          <w:tcPr>
            <w:tcW w:w="1418" w:type="dxa"/>
          </w:tcPr>
          <w:p w14:paraId="7F3C4880">
            <w:pPr>
              <w:widowControl w:val="0"/>
              <w:rPr>
                <w:rFonts w:ascii="宋体" w:hAnsi="宋体"/>
                <w:sz w:val="21"/>
                <w:szCs w:val="21"/>
              </w:rPr>
            </w:pPr>
            <w:r>
              <w:rPr>
                <w:rFonts w:hint="eastAsia" w:ascii="宋体" w:hAnsi="宋体"/>
                <w:sz w:val="21"/>
                <w:szCs w:val="21"/>
              </w:rPr>
              <w:t>提交</w:t>
            </w:r>
          </w:p>
        </w:tc>
        <w:tc>
          <w:tcPr>
            <w:tcW w:w="992" w:type="dxa"/>
          </w:tcPr>
          <w:p w14:paraId="26A656B7">
            <w:pPr>
              <w:widowControl w:val="0"/>
              <w:rPr>
                <w:rFonts w:ascii="宋体" w:hAnsi="宋体"/>
                <w:sz w:val="21"/>
                <w:szCs w:val="21"/>
              </w:rPr>
            </w:pPr>
            <w:r>
              <w:rPr>
                <w:rFonts w:hint="eastAsia" w:ascii="宋体" w:hAnsi="宋体"/>
                <w:sz w:val="21"/>
                <w:szCs w:val="21"/>
              </w:rPr>
              <w:t>按钮</w:t>
            </w:r>
          </w:p>
        </w:tc>
        <w:tc>
          <w:tcPr>
            <w:tcW w:w="1134" w:type="dxa"/>
          </w:tcPr>
          <w:p w14:paraId="2ECF396B">
            <w:pPr>
              <w:widowControl w:val="0"/>
              <w:rPr>
                <w:rFonts w:ascii="宋体" w:hAnsi="宋体"/>
                <w:sz w:val="21"/>
                <w:szCs w:val="21"/>
              </w:rPr>
            </w:pPr>
          </w:p>
        </w:tc>
        <w:tc>
          <w:tcPr>
            <w:tcW w:w="992" w:type="dxa"/>
          </w:tcPr>
          <w:p w14:paraId="5E31FAFC">
            <w:pPr>
              <w:widowControl w:val="0"/>
              <w:rPr>
                <w:rFonts w:ascii="宋体" w:hAnsi="宋体"/>
                <w:sz w:val="21"/>
                <w:szCs w:val="21"/>
              </w:rPr>
            </w:pPr>
          </w:p>
        </w:tc>
        <w:tc>
          <w:tcPr>
            <w:tcW w:w="851" w:type="dxa"/>
          </w:tcPr>
          <w:p w14:paraId="50F1B59D">
            <w:pPr>
              <w:widowControl w:val="0"/>
              <w:rPr>
                <w:rFonts w:ascii="宋体" w:hAnsi="宋体"/>
                <w:sz w:val="21"/>
                <w:szCs w:val="21"/>
              </w:rPr>
            </w:pPr>
          </w:p>
        </w:tc>
        <w:tc>
          <w:tcPr>
            <w:tcW w:w="2460" w:type="dxa"/>
          </w:tcPr>
          <w:p w14:paraId="24B90328">
            <w:pPr>
              <w:widowControl w:val="0"/>
              <w:rPr>
                <w:rFonts w:ascii="宋体" w:hAnsi="宋体"/>
                <w:sz w:val="21"/>
                <w:szCs w:val="21"/>
              </w:rPr>
            </w:pPr>
          </w:p>
        </w:tc>
      </w:tr>
      <w:tr w14:paraId="52067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3ABB0B77">
            <w:pPr>
              <w:pStyle w:val="70"/>
              <w:widowControl w:val="0"/>
              <w:numPr>
                <w:ilvl w:val="0"/>
                <w:numId w:val="69"/>
              </w:numPr>
              <w:spacing w:after="0"/>
              <w:ind w:firstLineChars="0"/>
              <w:rPr>
                <w:rFonts w:ascii="宋体" w:hAnsi="宋体"/>
                <w:sz w:val="21"/>
                <w:szCs w:val="21"/>
              </w:rPr>
            </w:pPr>
          </w:p>
        </w:tc>
        <w:tc>
          <w:tcPr>
            <w:tcW w:w="1418" w:type="dxa"/>
          </w:tcPr>
          <w:p w14:paraId="4B1258FB">
            <w:pPr>
              <w:widowControl w:val="0"/>
              <w:rPr>
                <w:rFonts w:ascii="宋体" w:hAnsi="宋体"/>
                <w:sz w:val="21"/>
                <w:szCs w:val="21"/>
              </w:rPr>
            </w:pPr>
            <w:r>
              <w:rPr>
                <w:rFonts w:hint="eastAsia" w:ascii="宋体" w:hAnsi="宋体"/>
                <w:sz w:val="21"/>
                <w:szCs w:val="21"/>
              </w:rPr>
              <w:t>上一步</w:t>
            </w:r>
          </w:p>
        </w:tc>
        <w:tc>
          <w:tcPr>
            <w:tcW w:w="992" w:type="dxa"/>
          </w:tcPr>
          <w:p w14:paraId="29AB69F2">
            <w:pPr>
              <w:widowControl w:val="0"/>
              <w:rPr>
                <w:rFonts w:ascii="宋体" w:hAnsi="宋体"/>
                <w:sz w:val="21"/>
                <w:szCs w:val="21"/>
              </w:rPr>
            </w:pPr>
            <w:r>
              <w:rPr>
                <w:rFonts w:hint="eastAsia" w:ascii="宋体" w:hAnsi="宋体"/>
                <w:sz w:val="21"/>
                <w:szCs w:val="21"/>
              </w:rPr>
              <w:t>按钮</w:t>
            </w:r>
          </w:p>
        </w:tc>
        <w:tc>
          <w:tcPr>
            <w:tcW w:w="1134" w:type="dxa"/>
          </w:tcPr>
          <w:p w14:paraId="1C6803C9">
            <w:pPr>
              <w:widowControl w:val="0"/>
              <w:rPr>
                <w:rFonts w:ascii="宋体" w:hAnsi="宋体"/>
                <w:sz w:val="21"/>
                <w:szCs w:val="21"/>
              </w:rPr>
            </w:pPr>
          </w:p>
        </w:tc>
        <w:tc>
          <w:tcPr>
            <w:tcW w:w="992" w:type="dxa"/>
          </w:tcPr>
          <w:p w14:paraId="4E4B2331">
            <w:pPr>
              <w:widowControl w:val="0"/>
              <w:rPr>
                <w:rFonts w:ascii="宋体" w:hAnsi="宋体"/>
                <w:sz w:val="21"/>
                <w:szCs w:val="21"/>
              </w:rPr>
            </w:pPr>
          </w:p>
        </w:tc>
        <w:tc>
          <w:tcPr>
            <w:tcW w:w="851" w:type="dxa"/>
          </w:tcPr>
          <w:p w14:paraId="1390E5A9">
            <w:pPr>
              <w:widowControl w:val="0"/>
              <w:rPr>
                <w:rFonts w:ascii="宋体" w:hAnsi="宋体"/>
                <w:sz w:val="21"/>
                <w:szCs w:val="21"/>
              </w:rPr>
            </w:pPr>
          </w:p>
        </w:tc>
        <w:tc>
          <w:tcPr>
            <w:tcW w:w="2460" w:type="dxa"/>
          </w:tcPr>
          <w:p w14:paraId="20783C05">
            <w:pPr>
              <w:widowControl w:val="0"/>
              <w:rPr>
                <w:rFonts w:ascii="宋体" w:hAnsi="宋体"/>
                <w:sz w:val="21"/>
                <w:szCs w:val="21"/>
              </w:rPr>
            </w:pPr>
          </w:p>
        </w:tc>
      </w:tr>
    </w:tbl>
    <w:p w14:paraId="312FC194">
      <w:pPr>
        <w:pStyle w:val="5"/>
        <w:numPr>
          <w:ilvl w:val="0"/>
          <w:numId w:val="0"/>
        </w:numPr>
        <w:spacing w:line="377" w:lineRule="auto"/>
        <w:ind w:left="113"/>
      </w:pPr>
      <w:r>
        <w:rPr>
          <w:rFonts w:hint="eastAsia"/>
        </w:rPr>
        <w:t>交易成功结果页面</w:t>
      </w:r>
    </w:p>
    <w:tbl>
      <w:tblPr>
        <w:tblStyle w:val="48"/>
        <w:tblW w:w="86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560"/>
        <w:gridCol w:w="992"/>
        <w:gridCol w:w="709"/>
        <w:gridCol w:w="850"/>
        <w:gridCol w:w="992"/>
        <w:gridCol w:w="2835"/>
      </w:tblGrid>
      <w:tr w14:paraId="1A3DF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FFCC99"/>
          </w:tcPr>
          <w:p w14:paraId="1F7380B6">
            <w:pPr>
              <w:widowControl w:val="0"/>
              <w:rPr>
                <w:rFonts w:ascii="宋体" w:hAnsi="宋体"/>
                <w:b/>
                <w:sz w:val="21"/>
                <w:szCs w:val="21"/>
              </w:rPr>
            </w:pPr>
            <w:r>
              <w:rPr>
                <w:rFonts w:hint="eastAsia" w:ascii="宋体" w:hAnsi="宋体"/>
                <w:b/>
                <w:sz w:val="21"/>
                <w:szCs w:val="21"/>
              </w:rPr>
              <w:t>序号</w:t>
            </w:r>
          </w:p>
        </w:tc>
        <w:tc>
          <w:tcPr>
            <w:tcW w:w="1560" w:type="dxa"/>
            <w:shd w:val="clear" w:color="auto" w:fill="FFCC99"/>
          </w:tcPr>
          <w:p w14:paraId="55E8C4CD">
            <w:pPr>
              <w:widowControl w:val="0"/>
              <w:rPr>
                <w:rFonts w:ascii="宋体" w:hAnsi="宋体"/>
                <w:b/>
                <w:sz w:val="21"/>
                <w:szCs w:val="21"/>
              </w:rPr>
            </w:pPr>
            <w:r>
              <w:rPr>
                <w:rFonts w:hint="eastAsia" w:ascii="宋体" w:hAnsi="宋体"/>
                <w:b/>
                <w:sz w:val="21"/>
                <w:szCs w:val="21"/>
              </w:rPr>
              <w:t>名称</w:t>
            </w:r>
          </w:p>
        </w:tc>
        <w:tc>
          <w:tcPr>
            <w:tcW w:w="992" w:type="dxa"/>
            <w:shd w:val="clear" w:color="auto" w:fill="FFCC99"/>
          </w:tcPr>
          <w:p w14:paraId="3E5DE726">
            <w:pPr>
              <w:widowControl w:val="0"/>
              <w:rPr>
                <w:rFonts w:ascii="宋体" w:hAnsi="宋体"/>
                <w:b/>
                <w:sz w:val="21"/>
                <w:szCs w:val="21"/>
              </w:rPr>
            </w:pPr>
            <w:r>
              <w:rPr>
                <w:rFonts w:hint="eastAsia" w:ascii="宋体" w:hAnsi="宋体"/>
                <w:b/>
                <w:sz w:val="21"/>
                <w:szCs w:val="21"/>
              </w:rPr>
              <w:t>输入/输出</w:t>
            </w:r>
          </w:p>
        </w:tc>
        <w:tc>
          <w:tcPr>
            <w:tcW w:w="709" w:type="dxa"/>
            <w:shd w:val="clear" w:color="auto" w:fill="FFCC99"/>
          </w:tcPr>
          <w:p w14:paraId="4978D1BA">
            <w:pPr>
              <w:widowControl w:val="0"/>
              <w:rPr>
                <w:rFonts w:ascii="宋体" w:hAnsi="宋体"/>
                <w:b/>
                <w:sz w:val="21"/>
                <w:szCs w:val="21"/>
              </w:rPr>
            </w:pPr>
            <w:r>
              <w:rPr>
                <w:rFonts w:hint="eastAsia" w:ascii="宋体" w:hAnsi="宋体"/>
                <w:b/>
                <w:sz w:val="21"/>
                <w:szCs w:val="21"/>
              </w:rPr>
              <w:t>缺省值</w:t>
            </w:r>
          </w:p>
        </w:tc>
        <w:tc>
          <w:tcPr>
            <w:tcW w:w="850" w:type="dxa"/>
            <w:shd w:val="clear" w:color="auto" w:fill="FFCC99"/>
          </w:tcPr>
          <w:p w14:paraId="010FF166">
            <w:pPr>
              <w:widowControl w:val="0"/>
              <w:rPr>
                <w:rFonts w:ascii="宋体" w:hAnsi="宋体"/>
                <w:b/>
                <w:sz w:val="21"/>
                <w:szCs w:val="21"/>
              </w:rPr>
            </w:pPr>
            <w:r>
              <w:rPr>
                <w:rFonts w:hint="eastAsia" w:ascii="宋体" w:hAnsi="宋体"/>
                <w:b/>
                <w:sz w:val="21"/>
                <w:szCs w:val="21"/>
              </w:rPr>
              <w:t>类型/长度</w:t>
            </w:r>
          </w:p>
        </w:tc>
        <w:tc>
          <w:tcPr>
            <w:tcW w:w="992" w:type="dxa"/>
            <w:shd w:val="clear" w:color="auto" w:fill="FFCC99"/>
          </w:tcPr>
          <w:p w14:paraId="17E60907">
            <w:pPr>
              <w:widowControl w:val="0"/>
              <w:rPr>
                <w:rFonts w:ascii="宋体" w:hAnsi="宋体"/>
                <w:b/>
                <w:sz w:val="21"/>
                <w:szCs w:val="21"/>
              </w:rPr>
            </w:pPr>
            <w:r>
              <w:rPr>
                <w:rFonts w:hint="eastAsia" w:ascii="宋体" w:hAnsi="宋体"/>
                <w:b/>
                <w:sz w:val="21"/>
                <w:szCs w:val="21"/>
              </w:rPr>
              <w:t>是否必输</w:t>
            </w:r>
          </w:p>
        </w:tc>
        <w:tc>
          <w:tcPr>
            <w:tcW w:w="2835" w:type="dxa"/>
            <w:shd w:val="clear" w:color="auto" w:fill="FFCC99"/>
          </w:tcPr>
          <w:p w14:paraId="54B3FB35">
            <w:pPr>
              <w:widowControl w:val="0"/>
              <w:rPr>
                <w:rFonts w:ascii="宋体" w:hAnsi="宋体"/>
                <w:b/>
                <w:sz w:val="21"/>
                <w:szCs w:val="21"/>
              </w:rPr>
            </w:pPr>
            <w:r>
              <w:rPr>
                <w:rFonts w:hint="eastAsia" w:ascii="宋体" w:hAnsi="宋体"/>
                <w:b/>
                <w:sz w:val="21"/>
                <w:szCs w:val="21"/>
              </w:rPr>
              <w:t>备注</w:t>
            </w:r>
          </w:p>
        </w:tc>
      </w:tr>
      <w:tr w14:paraId="08E6A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4A72E33C">
            <w:pPr>
              <w:pStyle w:val="70"/>
              <w:widowControl w:val="0"/>
              <w:numPr>
                <w:ilvl w:val="0"/>
                <w:numId w:val="70"/>
              </w:numPr>
              <w:spacing w:after="0"/>
              <w:ind w:firstLineChars="0"/>
              <w:rPr>
                <w:rFonts w:ascii="宋体" w:hAnsi="宋体"/>
                <w:sz w:val="21"/>
                <w:szCs w:val="21"/>
              </w:rPr>
            </w:pPr>
          </w:p>
        </w:tc>
        <w:tc>
          <w:tcPr>
            <w:tcW w:w="1560" w:type="dxa"/>
          </w:tcPr>
          <w:p w14:paraId="1A5CF22B">
            <w:pPr>
              <w:widowControl w:val="0"/>
              <w:rPr>
                <w:rFonts w:ascii="宋体" w:hAnsi="宋体"/>
                <w:sz w:val="21"/>
                <w:szCs w:val="21"/>
              </w:rPr>
            </w:pPr>
            <w:r>
              <w:rPr>
                <w:rFonts w:hint="eastAsia" w:ascii="宋体" w:hAnsi="宋体" w:cs="Arial"/>
                <w:sz w:val="21"/>
                <w:szCs w:val="21"/>
              </w:rPr>
              <w:t>网银流水号</w:t>
            </w:r>
          </w:p>
        </w:tc>
        <w:tc>
          <w:tcPr>
            <w:tcW w:w="992" w:type="dxa"/>
          </w:tcPr>
          <w:p w14:paraId="0A8031DD">
            <w:pPr>
              <w:widowControl w:val="0"/>
              <w:rPr>
                <w:rFonts w:ascii="宋体" w:hAnsi="宋体"/>
                <w:sz w:val="21"/>
                <w:szCs w:val="21"/>
              </w:rPr>
            </w:pPr>
            <w:r>
              <w:rPr>
                <w:rFonts w:hint="eastAsia" w:ascii="宋体" w:hAnsi="宋体" w:cs="宋体"/>
                <w:sz w:val="21"/>
                <w:szCs w:val="21"/>
              </w:rPr>
              <w:t>文本</w:t>
            </w:r>
          </w:p>
        </w:tc>
        <w:tc>
          <w:tcPr>
            <w:tcW w:w="709" w:type="dxa"/>
          </w:tcPr>
          <w:p w14:paraId="14E463A3">
            <w:pPr>
              <w:widowControl w:val="0"/>
              <w:rPr>
                <w:rFonts w:ascii="宋体" w:hAnsi="宋体"/>
                <w:sz w:val="21"/>
                <w:szCs w:val="21"/>
              </w:rPr>
            </w:pPr>
          </w:p>
        </w:tc>
        <w:tc>
          <w:tcPr>
            <w:tcW w:w="850" w:type="dxa"/>
          </w:tcPr>
          <w:p w14:paraId="0B9327D6">
            <w:pPr>
              <w:widowControl w:val="0"/>
              <w:rPr>
                <w:rFonts w:ascii="宋体" w:hAnsi="宋体"/>
                <w:sz w:val="21"/>
                <w:szCs w:val="21"/>
              </w:rPr>
            </w:pPr>
          </w:p>
        </w:tc>
        <w:tc>
          <w:tcPr>
            <w:tcW w:w="992" w:type="dxa"/>
          </w:tcPr>
          <w:p w14:paraId="0C6B1BAF">
            <w:pPr>
              <w:widowControl w:val="0"/>
              <w:rPr>
                <w:rFonts w:ascii="宋体" w:hAnsi="宋体"/>
                <w:sz w:val="21"/>
                <w:szCs w:val="21"/>
              </w:rPr>
            </w:pPr>
          </w:p>
        </w:tc>
        <w:tc>
          <w:tcPr>
            <w:tcW w:w="2835" w:type="dxa"/>
          </w:tcPr>
          <w:p w14:paraId="69B175D8">
            <w:pPr>
              <w:widowControl w:val="0"/>
              <w:rPr>
                <w:rFonts w:ascii="宋体" w:hAnsi="宋体"/>
                <w:sz w:val="21"/>
                <w:szCs w:val="21"/>
              </w:rPr>
            </w:pPr>
          </w:p>
        </w:tc>
      </w:tr>
      <w:tr w14:paraId="13496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01459E6F">
            <w:pPr>
              <w:pStyle w:val="70"/>
              <w:widowControl w:val="0"/>
              <w:numPr>
                <w:ilvl w:val="0"/>
                <w:numId w:val="70"/>
              </w:numPr>
              <w:spacing w:after="0"/>
              <w:ind w:firstLineChars="0"/>
              <w:rPr>
                <w:rFonts w:ascii="宋体" w:hAnsi="宋体"/>
                <w:sz w:val="21"/>
                <w:szCs w:val="21"/>
              </w:rPr>
            </w:pPr>
          </w:p>
        </w:tc>
        <w:tc>
          <w:tcPr>
            <w:tcW w:w="1560" w:type="dxa"/>
          </w:tcPr>
          <w:p w14:paraId="3A5A44EB">
            <w:pPr>
              <w:widowControl w:val="0"/>
              <w:rPr>
                <w:rFonts w:ascii="宋体" w:hAnsi="宋体"/>
                <w:sz w:val="21"/>
                <w:szCs w:val="21"/>
              </w:rPr>
            </w:pPr>
            <w:r>
              <w:rPr>
                <w:rFonts w:hint="eastAsia" w:ascii="宋体" w:hAnsi="宋体" w:cs="宋体"/>
                <w:sz w:val="21"/>
                <w:szCs w:val="21"/>
              </w:rPr>
              <w:t>交易时间</w:t>
            </w:r>
          </w:p>
        </w:tc>
        <w:tc>
          <w:tcPr>
            <w:tcW w:w="992" w:type="dxa"/>
          </w:tcPr>
          <w:p w14:paraId="388B3A2B">
            <w:pPr>
              <w:widowControl w:val="0"/>
              <w:rPr>
                <w:rFonts w:ascii="宋体" w:hAnsi="宋体"/>
                <w:sz w:val="21"/>
                <w:szCs w:val="21"/>
              </w:rPr>
            </w:pPr>
            <w:r>
              <w:rPr>
                <w:rFonts w:hint="eastAsia" w:ascii="宋体" w:hAnsi="宋体" w:cs="宋体"/>
                <w:sz w:val="21"/>
                <w:szCs w:val="21"/>
              </w:rPr>
              <w:t>文本</w:t>
            </w:r>
          </w:p>
        </w:tc>
        <w:tc>
          <w:tcPr>
            <w:tcW w:w="709" w:type="dxa"/>
          </w:tcPr>
          <w:p w14:paraId="576B2C52">
            <w:pPr>
              <w:widowControl w:val="0"/>
              <w:rPr>
                <w:rFonts w:ascii="宋体" w:hAnsi="宋体"/>
                <w:sz w:val="21"/>
                <w:szCs w:val="21"/>
              </w:rPr>
            </w:pPr>
          </w:p>
        </w:tc>
        <w:tc>
          <w:tcPr>
            <w:tcW w:w="850" w:type="dxa"/>
          </w:tcPr>
          <w:p w14:paraId="620C45F7">
            <w:pPr>
              <w:widowControl w:val="0"/>
              <w:rPr>
                <w:rFonts w:ascii="宋体" w:hAnsi="宋体"/>
                <w:sz w:val="21"/>
                <w:szCs w:val="21"/>
              </w:rPr>
            </w:pPr>
          </w:p>
        </w:tc>
        <w:tc>
          <w:tcPr>
            <w:tcW w:w="992" w:type="dxa"/>
          </w:tcPr>
          <w:p w14:paraId="789F619D">
            <w:pPr>
              <w:widowControl w:val="0"/>
              <w:rPr>
                <w:rFonts w:ascii="宋体" w:hAnsi="宋体"/>
                <w:sz w:val="21"/>
                <w:szCs w:val="21"/>
              </w:rPr>
            </w:pPr>
          </w:p>
        </w:tc>
        <w:tc>
          <w:tcPr>
            <w:tcW w:w="2835" w:type="dxa"/>
          </w:tcPr>
          <w:p w14:paraId="698E8F6C">
            <w:pPr>
              <w:widowControl w:val="0"/>
              <w:rPr>
                <w:rFonts w:ascii="宋体" w:hAnsi="宋体"/>
                <w:sz w:val="21"/>
                <w:szCs w:val="21"/>
              </w:rPr>
            </w:pPr>
          </w:p>
        </w:tc>
      </w:tr>
      <w:tr w14:paraId="62025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0E07CDD4">
            <w:pPr>
              <w:pStyle w:val="70"/>
              <w:widowControl w:val="0"/>
              <w:numPr>
                <w:ilvl w:val="0"/>
                <w:numId w:val="70"/>
              </w:numPr>
              <w:spacing w:after="0"/>
              <w:ind w:firstLineChars="0"/>
              <w:rPr>
                <w:rFonts w:ascii="宋体" w:hAnsi="宋体"/>
                <w:sz w:val="21"/>
                <w:szCs w:val="21"/>
              </w:rPr>
            </w:pPr>
          </w:p>
        </w:tc>
        <w:tc>
          <w:tcPr>
            <w:tcW w:w="1560" w:type="dxa"/>
          </w:tcPr>
          <w:p w14:paraId="2D6B8AF0">
            <w:pPr>
              <w:widowControl w:val="0"/>
              <w:rPr>
                <w:rFonts w:ascii="宋体" w:hAnsi="宋体"/>
                <w:sz w:val="21"/>
                <w:szCs w:val="21"/>
              </w:rPr>
            </w:pPr>
            <w:r>
              <w:rPr>
                <w:rFonts w:hint="eastAsia" w:ascii="宋体" w:hAnsi="宋体" w:cs="Arial"/>
                <w:color w:val="000000"/>
                <w:sz w:val="21"/>
                <w:szCs w:val="21"/>
              </w:rPr>
              <w:t>交易状态</w:t>
            </w:r>
          </w:p>
        </w:tc>
        <w:tc>
          <w:tcPr>
            <w:tcW w:w="992" w:type="dxa"/>
          </w:tcPr>
          <w:p w14:paraId="08BD3D36">
            <w:pPr>
              <w:widowControl w:val="0"/>
              <w:rPr>
                <w:rFonts w:ascii="宋体" w:hAnsi="宋体"/>
                <w:sz w:val="21"/>
                <w:szCs w:val="21"/>
              </w:rPr>
            </w:pPr>
            <w:r>
              <w:rPr>
                <w:rFonts w:hint="eastAsia" w:ascii="宋体" w:hAnsi="宋体" w:cs="Arial"/>
                <w:color w:val="000000"/>
                <w:sz w:val="21"/>
                <w:szCs w:val="21"/>
              </w:rPr>
              <w:t>文本</w:t>
            </w:r>
          </w:p>
        </w:tc>
        <w:tc>
          <w:tcPr>
            <w:tcW w:w="709" w:type="dxa"/>
          </w:tcPr>
          <w:p w14:paraId="6F47D676">
            <w:pPr>
              <w:widowControl w:val="0"/>
              <w:rPr>
                <w:rFonts w:ascii="宋体" w:hAnsi="宋体"/>
                <w:sz w:val="21"/>
                <w:szCs w:val="21"/>
              </w:rPr>
            </w:pPr>
          </w:p>
        </w:tc>
        <w:tc>
          <w:tcPr>
            <w:tcW w:w="850" w:type="dxa"/>
          </w:tcPr>
          <w:p w14:paraId="7DC1C665">
            <w:pPr>
              <w:widowControl w:val="0"/>
              <w:rPr>
                <w:rFonts w:ascii="宋体" w:hAnsi="宋体"/>
                <w:sz w:val="21"/>
                <w:szCs w:val="21"/>
              </w:rPr>
            </w:pPr>
          </w:p>
        </w:tc>
        <w:tc>
          <w:tcPr>
            <w:tcW w:w="992" w:type="dxa"/>
          </w:tcPr>
          <w:p w14:paraId="2FAA1486">
            <w:pPr>
              <w:widowControl w:val="0"/>
              <w:rPr>
                <w:rFonts w:ascii="宋体" w:hAnsi="宋体"/>
                <w:sz w:val="21"/>
                <w:szCs w:val="21"/>
              </w:rPr>
            </w:pPr>
          </w:p>
        </w:tc>
        <w:tc>
          <w:tcPr>
            <w:tcW w:w="2835" w:type="dxa"/>
          </w:tcPr>
          <w:p w14:paraId="07EE706F">
            <w:pPr>
              <w:widowControl w:val="0"/>
              <w:rPr>
                <w:rFonts w:ascii="宋体" w:hAnsi="宋体"/>
                <w:sz w:val="21"/>
                <w:szCs w:val="21"/>
              </w:rPr>
            </w:pPr>
          </w:p>
        </w:tc>
      </w:tr>
      <w:tr w14:paraId="7FD6F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504645B5">
            <w:pPr>
              <w:pStyle w:val="70"/>
              <w:widowControl w:val="0"/>
              <w:numPr>
                <w:ilvl w:val="0"/>
                <w:numId w:val="70"/>
              </w:numPr>
              <w:spacing w:after="0"/>
              <w:ind w:firstLineChars="0"/>
              <w:rPr>
                <w:rFonts w:ascii="宋体" w:hAnsi="宋体"/>
                <w:sz w:val="21"/>
                <w:szCs w:val="21"/>
              </w:rPr>
            </w:pPr>
          </w:p>
        </w:tc>
        <w:tc>
          <w:tcPr>
            <w:tcW w:w="1560" w:type="dxa"/>
          </w:tcPr>
          <w:p w14:paraId="67CA5D81">
            <w:pPr>
              <w:widowControl w:val="0"/>
              <w:rPr>
                <w:rFonts w:ascii="宋体" w:hAnsi="宋体"/>
                <w:sz w:val="21"/>
                <w:szCs w:val="21"/>
              </w:rPr>
            </w:pPr>
            <w:r>
              <w:rPr>
                <w:rFonts w:hint="eastAsia" w:ascii="宋体" w:hAnsi="宋体"/>
                <w:sz w:val="21"/>
                <w:szCs w:val="21"/>
              </w:rPr>
              <w:t>付款账号</w:t>
            </w:r>
          </w:p>
        </w:tc>
        <w:tc>
          <w:tcPr>
            <w:tcW w:w="992" w:type="dxa"/>
          </w:tcPr>
          <w:p w14:paraId="00FE302B">
            <w:pPr>
              <w:widowControl w:val="0"/>
              <w:rPr>
                <w:rFonts w:ascii="宋体" w:hAnsi="宋体"/>
                <w:sz w:val="21"/>
                <w:szCs w:val="21"/>
              </w:rPr>
            </w:pPr>
            <w:r>
              <w:rPr>
                <w:rFonts w:hint="eastAsia" w:ascii="宋体" w:hAnsi="宋体"/>
                <w:sz w:val="21"/>
                <w:szCs w:val="21"/>
              </w:rPr>
              <w:t>文本</w:t>
            </w:r>
          </w:p>
        </w:tc>
        <w:tc>
          <w:tcPr>
            <w:tcW w:w="709" w:type="dxa"/>
          </w:tcPr>
          <w:p w14:paraId="292E3868">
            <w:pPr>
              <w:widowControl w:val="0"/>
              <w:rPr>
                <w:rFonts w:ascii="宋体" w:hAnsi="宋体"/>
                <w:sz w:val="21"/>
                <w:szCs w:val="21"/>
              </w:rPr>
            </w:pPr>
          </w:p>
        </w:tc>
        <w:tc>
          <w:tcPr>
            <w:tcW w:w="850" w:type="dxa"/>
          </w:tcPr>
          <w:p w14:paraId="01F72B31">
            <w:pPr>
              <w:widowControl w:val="0"/>
              <w:rPr>
                <w:rFonts w:ascii="宋体" w:hAnsi="宋体"/>
                <w:sz w:val="21"/>
                <w:szCs w:val="21"/>
              </w:rPr>
            </w:pPr>
          </w:p>
        </w:tc>
        <w:tc>
          <w:tcPr>
            <w:tcW w:w="992" w:type="dxa"/>
          </w:tcPr>
          <w:p w14:paraId="21636327">
            <w:pPr>
              <w:widowControl w:val="0"/>
              <w:rPr>
                <w:rFonts w:ascii="宋体" w:hAnsi="宋体"/>
                <w:sz w:val="21"/>
                <w:szCs w:val="21"/>
              </w:rPr>
            </w:pPr>
          </w:p>
        </w:tc>
        <w:tc>
          <w:tcPr>
            <w:tcW w:w="2835" w:type="dxa"/>
          </w:tcPr>
          <w:p w14:paraId="7ED145FB">
            <w:pPr>
              <w:widowControl w:val="0"/>
              <w:rPr>
                <w:rFonts w:ascii="宋体" w:hAnsi="宋体"/>
                <w:sz w:val="21"/>
                <w:szCs w:val="21"/>
              </w:rPr>
            </w:pPr>
          </w:p>
        </w:tc>
      </w:tr>
      <w:tr w14:paraId="3090C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2E1D33E">
            <w:pPr>
              <w:pStyle w:val="70"/>
              <w:widowControl w:val="0"/>
              <w:numPr>
                <w:ilvl w:val="0"/>
                <w:numId w:val="70"/>
              </w:numPr>
              <w:spacing w:after="0"/>
              <w:ind w:firstLineChars="0"/>
              <w:rPr>
                <w:rFonts w:ascii="宋体" w:hAnsi="宋体"/>
                <w:sz w:val="21"/>
                <w:szCs w:val="21"/>
              </w:rPr>
            </w:pPr>
          </w:p>
        </w:tc>
        <w:tc>
          <w:tcPr>
            <w:tcW w:w="1560" w:type="dxa"/>
          </w:tcPr>
          <w:p w14:paraId="547C875E">
            <w:pPr>
              <w:widowControl w:val="0"/>
              <w:rPr>
                <w:rFonts w:ascii="宋体" w:hAnsi="宋体"/>
                <w:sz w:val="21"/>
                <w:szCs w:val="21"/>
              </w:rPr>
            </w:pPr>
            <w:r>
              <w:rPr>
                <w:rFonts w:hint="eastAsia" w:ascii="宋体" w:hAnsi="宋体"/>
                <w:sz w:val="21"/>
                <w:szCs w:val="21"/>
              </w:rPr>
              <w:t>付款人姓名</w:t>
            </w:r>
          </w:p>
        </w:tc>
        <w:tc>
          <w:tcPr>
            <w:tcW w:w="992" w:type="dxa"/>
          </w:tcPr>
          <w:p w14:paraId="08AE087B">
            <w:pPr>
              <w:widowControl w:val="0"/>
              <w:rPr>
                <w:rFonts w:ascii="宋体" w:hAnsi="宋体"/>
                <w:sz w:val="21"/>
                <w:szCs w:val="21"/>
              </w:rPr>
            </w:pPr>
            <w:r>
              <w:rPr>
                <w:rFonts w:hint="eastAsia" w:ascii="宋体" w:hAnsi="宋体"/>
                <w:sz w:val="21"/>
                <w:szCs w:val="21"/>
              </w:rPr>
              <w:t>文本</w:t>
            </w:r>
          </w:p>
        </w:tc>
        <w:tc>
          <w:tcPr>
            <w:tcW w:w="709" w:type="dxa"/>
          </w:tcPr>
          <w:p w14:paraId="6AC63FA5">
            <w:pPr>
              <w:widowControl w:val="0"/>
              <w:rPr>
                <w:rFonts w:ascii="宋体" w:hAnsi="宋体"/>
                <w:sz w:val="21"/>
                <w:szCs w:val="21"/>
              </w:rPr>
            </w:pPr>
          </w:p>
        </w:tc>
        <w:tc>
          <w:tcPr>
            <w:tcW w:w="850" w:type="dxa"/>
          </w:tcPr>
          <w:p w14:paraId="7AD12237">
            <w:pPr>
              <w:widowControl w:val="0"/>
              <w:rPr>
                <w:rFonts w:ascii="宋体" w:hAnsi="宋体"/>
                <w:sz w:val="21"/>
                <w:szCs w:val="21"/>
              </w:rPr>
            </w:pPr>
          </w:p>
        </w:tc>
        <w:tc>
          <w:tcPr>
            <w:tcW w:w="992" w:type="dxa"/>
          </w:tcPr>
          <w:p w14:paraId="3AB77F5F">
            <w:pPr>
              <w:widowControl w:val="0"/>
              <w:rPr>
                <w:rFonts w:ascii="宋体" w:hAnsi="宋体"/>
                <w:sz w:val="21"/>
                <w:szCs w:val="21"/>
              </w:rPr>
            </w:pPr>
          </w:p>
        </w:tc>
        <w:tc>
          <w:tcPr>
            <w:tcW w:w="2835" w:type="dxa"/>
          </w:tcPr>
          <w:p w14:paraId="24995B40">
            <w:pPr>
              <w:widowControl w:val="0"/>
              <w:rPr>
                <w:rFonts w:ascii="宋体" w:hAnsi="宋体"/>
                <w:sz w:val="21"/>
                <w:szCs w:val="21"/>
              </w:rPr>
            </w:pPr>
          </w:p>
        </w:tc>
      </w:tr>
      <w:tr w14:paraId="2FA52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EB49FC4">
            <w:pPr>
              <w:pStyle w:val="70"/>
              <w:widowControl w:val="0"/>
              <w:numPr>
                <w:ilvl w:val="0"/>
                <w:numId w:val="70"/>
              </w:numPr>
              <w:spacing w:after="0"/>
              <w:ind w:firstLineChars="0"/>
              <w:rPr>
                <w:rFonts w:ascii="宋体" w:hAnsi="宋体"/>
                <w:sz w:val="21"/>
                <w:szCs w:val="21"/>
              </w:rPr>
            </w:pPr>
          </w:p>
        </w:tc>
        <w:tc>
          <w:tcPr>
            <w:tcW w:w="1560" w:type="dxa"/>
          </w:tcPr>
          <w:p w14:paraId="5453B047">
            <w:pPr>
              <w:widowControl w:val="0"/>
              <w:rPr>
                <w:rFonts w:ascii="宋体" w:hAnsi="宋体"/>
                <w:sz w:val="21"/>
                <w:szCs w:val="21"/>
              </w:rPr>
            </w:pPr>
            <w:r>
              <w:rPr>
                <w:rFonts w:hint="eastAsia" w:ascii="宋体" w:hAnsi="宋体"/>
                <w:sz w:val="21"/>
                <w:szCs w:val="21"/>
              </w:rPr>
              <w:t>收款账号</w:t>
            </w:r>
          </w:p>
        </w:tc>
        <w:tc>
          <w:tcPr>
            <w:tcW w:w="992" w:type="dxa"/>
          </w:tcPr>
          <w:p w14:paraId="2D01683F">
            <w:pPr>
              <w:widowControl w:val="0"/>
              <w:rPr>
                <w:rFonts w:ascii="宋体" w:hAnsi="宋体"/>
                <w:sz w:val="21"/>
                <w:szCs w:val="21"/>
              </w:rPr>
            </w:pPr>
            <w:r>
              <w:rPr>
                <w:rFonts w:hint="eastAsia" w:ascii="宋体" w:hAnsi="宋体"/>
                <w:sz w:val="21"/>
                <w:szCs w:val="21"/>
              </w:rPr>
              <w:t>文本</w:t>
            </w:r>
          </w:p>
        </w:tc>
        <w:tc>
          <w:tcPr>
            <w:tcW w:w="709" w:type="dxa"/>
          </w:tcPr>
          <w:p w14:paraId="7093A3C4">
            <w:pPr>
              <w:widowControl w:val="0"/>
              <w:rPr>
                <w:rFonts w:ascii="宋体" w:hAnsi="宋体"/>
                <w:sz w:val="21"/>
                <w:szCs w:val="21"/>
              </w:rPr>
            </w:pPr>
          </w:p>
        </w:tc>
        <w:tc>
          <w:tcPr>
            <w:tcW w:w="850" w:type="dxa"/>
          </w:tcPr>
          <w:p w14:paraId="5D1773CB">
            <w:pPr>
              <w:widowControl w:val="0"/>
              <w:rPr>
                <w:rFonts w:ascii="宋体" w:hAnsi="宋体"/>
                <w:sz w:val="21"/>
                <w:szCs w:val="21"/>
              </w:rPr>
            </w:pPr>
          </w:p>
        </w:tc>
        <w:tc>
          <w:tcPr>
            <w:tcW w:w="992" w:type="dxa"/>
          </w:tcPr>
          <w:p w14:paraId="424EC5BC">
            <w:pPr>
              <w:widowControl w:val="0"/>
              <w:rPr>
                <w:rFonts w:ascii="宋体" w:hAnsi="宋体"/>
                <w:sz w:val="21"/>
                <w:szCs w:val="21"/>
              </w:rPr>
            </w:pPr>
          </w:p>
        </w:tc>
        <w:tc>
          <w:tcPr>
            <w:tcW w:w="2835" w:type="dxa"/>
          </w:tcPr>
          <w:p w14:paraId="4C757493">
            <w:pPr>
              <w:widowControl w:val="0"/>
              <w:rPr>
                <w:rFonts w:ascii="宋体" w:hAnsi="宋体"/>
                <w:sz w:val="21"/>
                <w:szCs w:val="21"/>
              </w:rPr>
            </w:pPr>
          </w:p>
        </w:tc>
      </w:tr>
      <w:tr w14:paraId="031B3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678CB512">
            <w:pPr>
              <w:pStyle w:val="70"/>
              <w:widowControl w:val="0"/>
              <w:numPr>
                <w:ilvl w:val="0"/>
                <w:numId w:val="70"/>
              </w:numPr>
              <w:spacing w:after="0"/>
              <w:ind w:firstLineChars="0"/>
              <w:rPr>
                <w:rFonts w:ascii="宋体" w:hAnsi="宋体"/>
                <w:sz w:val="21"/>
                <w:szCs w:val="21"/>
              </w:rPr>
            </w:pPr>
          </w:p>
        </w:tc>
        <w:tc>
          <w:tcPr>
            <w:tcW w:w="1560" w:type="dxa"/>
          </w:tcPr>
          <w:p w14:paraId="6826B182">
            <w:pPr>
              <w:widowControl w:val="0"/>
              <w:rPr>
                <w:rFonts w:ascii="宋体" w:hAnsi="宋体"/>
                <w:sz w:val="21"/>
                <w:szCs w:val="21"/>
              </w:rPr>
            </w:pPr>
            <w:r>
              <w:rPr>
                <w:rFonts w:hint="eastAsia" w:ascii="宋体" w:hAnsi="宋体"/>
                <w:sz w:val="21"/>
                <w:szCs w:val="21"/>
              </w:rPr>
              <w:t>收款人姓名</w:t>
            </w:r>
          </w:p>
        </w:tc>
        <w:tc>
          <w:tcPr>
            <w:tcW w:w="992" w:type="dxa"/>
          </w:tcPr>
          <w:p w14:paraId="1BC90A1A">
            <w:pPr>
              <w:widowControl w:val="0"/>
              <w:rPr>
                <w:rFonts w:ascii="宋体" w:hAnsi="宋体"/>
                <w:sz w:val="21"/>
                <w:szCs w:val="21"/>
              </w:rPr>
            </w:pPr>
            <w:r>
              <w:rPr>
                <w:rFonts w:hint="eastAsia" w:ascii="宋体" w:hAnsi="宋体"/>
                <w:sz w:val="21"/>
                <w:szCs w:val="21"/>
              </w:rPr>
              <w:t>文本</w:t>
            </w:r>
          </w:p>
        </w:tc>
        <w:tc>
          <w:tcPr>
            <w:tcW w:w="709" w:type="dxa"/>
          </w:tcPr>
          <w:p w14:paraId="4C32CDE6">
            <w:pPr>
              <w:widowControl w:val="0"/>
              <w:rPr>
                <w:rFonts w:ascii="宋体" w:hAnsi="宋体"/>
                <w:sz w:val="21"/>
                <w:szCs w:val="21"/>
              </w:rPr>
            </w:pPr>
          </w:p>
        </w:tc>
        <w:tc>
          <w:tcPr>
            <w:tcW w:w="850" w:type="dxa"/>
          </w:tcPr>
          <w:p w14:paraId="2FFDCEA2">
            <w:pPr>
              <w:widowControl w:val="0"/>
              <w:rPr>
                <w:rFonts w:ascii="宋体" w:hAnsi="宋体"/>
                <w:sz w:val="21"/>
                <w:szCs w:val="21"/>
              </w:rPr>
            </w:pPr>
          </w:p>
        </w:tc>
        <w:tc>
          <w:tcPr>
            <w:tcW w:w="992" w:type="dxa"/>
          </w:tcPr>
          <w:p w14:paraId="1FD224CE">
            <w:pPr>
              <w:widowControl w:val="0"/>
              <w:rPr>
                <w:rFonts w:ascii="宋体" w:hAnsi="宋体"/>
                <w:sz w:val="21"/>
                <w:szCs w:val="21"/>
              </w:rPr>
            </w:pPr>
          </w:p>
        </w:tc>
        <w:tc>
          <w:tcPr>
            <w:tcW w:w="2835" w:type="dxa"/>
          </w:tcPr>
          <w:p w14:paraId="4D8F5126">
            <w:pPr>
              <w:widowControl w:val="0"/>
              <w:rPr>
                <w:rFonts w:ascii="宋体" w:hAnsi="宋体"/>
                <w:sz w:val="21"/>
                <w:szCs w:val="21"/>
              </w:rPr>
            </w:pPr>
          </w:p>
        </w:tc>
      </w:tr>
      <w:tr w14:paraId="689CB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4AA2C073">
            <w:pPr>
              <w:pStyle w:val="70"/>
              <w:widowControl w:val="0"/>
              <w:numPr>
                <w:ilvl w:val="0"/>
                <w:numId w:val="70"/>
              </w:numPr>
              <w:spacing w:after="0"/>
              <w:ind w:firstLineChars="0"/>
              <w:rPr>
                <w:rFonts w:ascii="宋体" w:hAnsi="宋体"/>
                <w:sz w:val="21"/>
                <w:szCs w:val="21"/>
              </w:rPr>
            </w:pPr>
          </w:p>
        </w:tc>
        <w:tc>
          <w:tcPr>
            <w:tcW w:w="1560" w:type="dxa"/>
            <w:vAlign w:val="center"/>
          </w:tcPr>
          <w:p w14:paraId="78BEA3A0">
            <w:pPr>
              <w:widowControl w:val="0"/>
              <w:rPr>
                <w:rFonts w:ascii="宋体" w:hAnsi="宋体"/>
                <w:sz w:val="21"/>
                <w:szCs w:val="21"/>
              </w:rPr>
            </w:pPr>
            <w:r>
              <w:rPr>
                <w:rFonts w:hint="eastAsia" w:ascii="宋体" w:hAnsi="宋体" w:cs="Arial"/>
                <w:color w:val="000000"/>
                <w:sz w:val="21"/>
                <w:szCs w:val="21"/>
              </w:rPr>
              <w:t>收款账户省/市</w:t>
            </w:r>
          </w:p>
        </w:tc>
        <w:tc>
          <w:tcPr>
            <w:tcW w:w="992" w:type="dxa"/>
          </w:tcPr>
          <w:p w14:paraId="53223558">
            <w:pPr>
              <w:widowControl w:val="0"/>
              <w:rPr>
                <w:rFonts w:ascii="宋体" w:hAnsi="宋体"/>
                <w:sz w:val="21"/>
                <w:szCs w:val="21"/>
              </w:rPr>
            </w:pPr>
            <w:r>
              <w:rPr>
                <w:rFonts w:hint="eastAsia" w:ascii="宋体" w:hAnsi="宋体" w:cs="Arial"/>
                <w:sz w:val="21"/>
                <w:szCs w:val="21"/>
              </w:rPr>
              <w:t>文本</w:t>
            </w:r>
          </w:p>
        </w:tc>
        <w:tc>
          <w:tcPr>
            <w:tcW w:w="709" w:type="dxa"/>
          </w:tcPr>
          <w:p w14:paraId="7D38BE93">
            <w:pPr>
              <w:widowControl w:val="0"/>
              <w:rPr>
                <w:rFonts w:ascii="宋体" w:hAnsi="宋体"/>
                <w:sz w:val="21"/>
                <w:szCs w:val="21"/>
              </w:rPr>
            </w:pPr>
          </w:p>
        </w:tc>
        <w:tc>
          <w:tcPr>
            <w:tcW w:w="850" w:type="dxa"/>
          </w:tcPr>
          <w:p w14:paraId="52DB6D8B">
            <w:pPr>
              <w:widowControl w:val="0"/>
              <w:rPr>
                <w:rFonts w:ascii="宋体" w:hAnsi="宋体"/>
                <w:sz w:val="21"/>
                <w:szCs w:val="21"/>
              </w:rPr>
            </w:pPr>
          </w:p>
        </w:tc>
        <w:tc>
          <w:tcPr>
            <w:tcW w:w="992" w:type="dxa"/>
          </w:tcPr>
          <w:p w14:paraId="1257C0AA">
            <w:pPr>
              <w:widowControl w:val="0"/>
              <w:rPr>
                <w:rFonts w:ascii="宋体" w:hAnsi="宋体"/>
                <w:sz w:val="21"/>
                <w:szCs w:val="21"/>
              </w:rPr>
            </w:pPr>
          </w:p>
        </w:tc>
        <w:tc>
          <w:tcPr>
            <w:tcW w:w="2835" w:type="dxa"/>
          </w:tcPr>
          <w:p w14:paraId="1269A637">
            <w:pPr>
              <w:widowControl w:val="0"/>
              <w:rPr>
                <w:rFonts w:ascii="宋体" w:hAnsi="宋体"/>
                <w:sz w:val="21"/>
                <w:szCs w:val="21"/>
              </w:rPr>
            </w:pPr>
          </w:p>
        </w:tc>
      </w:tr>
      <w:tr w14:paraId="0C53B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6D15F6A2">
            <w:pPr>
              <w:pStyle w:val="70"/>
              <w:widowControl w:val="0"/>
              <w:numPr>
                <w:ilvl w:val="0"/>
                <w:numId w:val="70"/>
              </w:numPr>
              <w:spacing w:after="0"/>
              <w:ind w:firstLineChars="0"/>
              <w:rPr>
                <w:rFonts w:ascii="宋体" w:hAnsi="宋体"/>
                <w:sz w:val="21"/>
                <w:szCs w:val="21"/>
              </w:rPr>
            </w:pPr>
          </w:p>
        </w:tc>
        <w:tc>
          <w:tcPr>
            <w:tcW w:w="1560" w:type="dxa"/>
            <w:vAlign w:val="center"/>
          </w:tcPr>
          <w:p w14:paraId="5A242175">
            <w:pPr>
              <w:widowControl w:val="0"/>
              <w:rPr>
                <w:rFonts w:ascii="宋体" w:hAnsi="宋体"/>
                <w:sz w:val="21"/>
                <w:szCs w:val="21"/>
              </w:rPr>
            </w:pPr>
            <w:r>
              <w:rPr>
                <w:rFonts w:hint="eastAsia" w:ascii="宋体" w:hAnsi="宋体" w:cs="Arial"/>
                <w:color w:val="000000"/>
                <w:sz w:val="21"/>
                <w:szCs w:val="21"/>
              </w:rPr>
              <w:t>收款账户城市</w:t>
            </w:r>
          </w:p>
        </w:tc>
        <w:tc>
          <w:tcPr>
            <w:tcW w:w="992" w:type="dxa"/>
          </w:tcPr>
          <w:p w14:paraId="5B3B26CC">
            <w:pPr>
              <w:widowControl w:val="0"/>
              <w:rPr>
                <w:rFonts w:ascii="宋体" w:hAnsi="宋体"/>
                <w:sz w:val="21"/>
                <w:szCs w:val="21"/>
              </w:rPr>
            </w:pPr>
            <w:r>
              <w:rPr>
                <w:rFonts w:hint="eastAsia" w:ascii="宋体" w:hAnsi="宋体" w:cs="Arial"/>
                <w:sz w:val="21"/>
                <w:szCs w:val="21"/>
              </w:rPr>
              <w:t>文本</w:t>
            </w:r>
          </w:p>
        </w:tc>
        <w:tc>
          <w:tcPr>
            <w:tcW w:w="709" w:type="dxa"/>
          </w:tcPr>
          <w:p w14:paraId="267ABDB4">
            <w:pPr>
              <w:widowControl w:val="0"/>
              <w:rPr>
                <w:rFonts w:ascii="宋体" w:hAnsi="宋体"/>
                <w:sz w:val="21"/>
                <w:szCs w:val="21"/>
              </w:rPr>
            </w:pPr>
          </w:p>
        </w:tc>
        <w:tc>
          <w:tcPr>
            <w:tcW w:w="850" w:type="dxa"/>
          </w:tcPr>
          <w:p w14:paraId="0903B2B0">
            <w:pPr>
              <w:widowControl w:val="0"/>
              <w:rPr>
                <w:rFonts w:ascii="宋体" w:hAnsi="宋体"/>
                <w:sz w:val="21"/>
                <w:szCs w:val="21"/>
              </w:rPr>
            </w:pPr>
          </w:p>
        </w:tc>
        <w:tc>
          <w:tcPr>
            <w:tcW w:w="992" w:type="dxa"/>
          </w:tcPr>
          <w:p w14:paraId="2698688F">
            <w:pPr>
              <w:widowControl w:val="0"/>
              <w:rPr>
                <w:rFonts w:ascii="宋体" w:hAnsi="宋体"/>
                <w:sz w:val="21"/>
                <w:szCs w:val="21"/>
              </w:rPr>
            </w:pPr>
          </w:p>
        </w:tc>
        <w:tc>
          <w:tcPr>
            <w:tcW w:w="2835" w:type="dxa"/>
          </w:tcPr>
          <w:p w14:paraId="25DC6CD4">
            <w:pPr>
              <w:widowControl w:val="0"/>
              <w:rPr>
                <w:rFonts w:ascii="宋体" w:hAnsi="宋体"/>
                <w:sz w:val="21"/>
                <w:szCs w:val="21"/>
              </w:rPr>
            </w:pPr>
          </w:p>
        </w:tc>
      </w:tr>
      <w:tr w14:paraId="7D64E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67313A11">
            <w:pPr>
              <w:pStyle w:val="70"/>
              <w:widowControl w:val="0"/>
              <w:numPr>
                <w:ilvl w:val="0"/>
                <w:numId w:val="70"/>
              </w:numPr>
              <w:spacing w:after="0"/>
              <w:ind w:firstLineChars="0"/>
              <w:rPr>
                <w:rFonts w:ascii="宋体" w:hAnsi="宋体"/>
                <w:sz w:val="21"/>
                <w:szCs w:val="21"/>
              </w:rPr>
            </w:pPr>
          </w:p>
        </w:tc>
        <w:tc>
          <w:tcPr>
            <w:tcW w:w="1560" w:type="dxa"/>
          </w:tcPr>
          <w:p w14:paraId="5A603385">
            <w:pPr>
              <w:widowControl w:val="0"/>
              <w:rPr>
                <w:rFonts w:ascii="宋体" w:hAnsi="宋体"/>
                <w:sz w:val="21"/>
                <w:szCs w:val="21"/>
              </w:rPr>
            </w:pPr>
            <w:r>
              <w:rPr>
                <w:rFonts w:hint="eastAsia" w:ascii="宋体" w:hAnsi="宋体"/>
                <w:sz w:val="21"/>
                <w:szCs w:val="21"/>
              </w:rPr>
              <w:t>收款账户开户行</w:t>
            </w:r>
          </w:p>
        </w:tc>
        <w:tc>
          <w:tcPr>
            <w:tcW w:w="992" w:type="dxa"/>
          </w:tcPr>
          <w:p w14:paraId="2114342D">
            <w:pPr>
              <w:widowControl w:val="0"/>
              <w:rPr>
                <w:rFonts w:ascii="宋体" w:hAnsi="宋体"/>
                <w:sz w:val="21"/>
                <w:szCs w:val="21"/>
              </w:rPr>
            </w:pPr>
            <w:r>
              <w:rPr>
                <w:rFonts w:hint="eastAsia" w:ascii="宋体" w:hAnsi="宋体"/>
                <w:sz w:val="21"/>
                <w:szCs w:val="21"/>
              </w:rPr>
              <w:t>文本</w:t>
            </w:r>
          </w:p>
        </w:tc>
        <w:tc>
          <w:tcPr>
            <w:tcW w:w="709" w:type="dxa"/>
          </w:tcPr>
          <w:p w14:paraId="2C8CDE16">
            <w:pPr>
              <w:widowControl w:val="0"/>
              <w:rPr>
                <w:rFonts w:ascii="宋体" w:hAnsi="宋体"/>
                <w:sz w:val="21"/>
                <w:szCs w:val="21"/>
              </w:rPr>
            </w:pPr>
          </w:p>
        </w:tc>
        <w:tc>
          <w:tcPr>
            <w:tcW w:w="850" w:type="dxa"/>
          </w:tcPr>
          <w:p w14:paraId="677D87A3">
            <w:pPr>
              <w:widowControl w:val="0"/>
              <w:rPr>
                <w:rFonts w:ascii="宋体" w:hAnsi="宋体"/>
                <w:sz w:val="21"/>
                <w:szCs w:val="21"/>
              </w:rPr>
            </w:pPr>
          </w:p>
        </w:tc>
        <w:tc>
          <w:tcPr>
            <w:tcW w:w="992" w:type="dxa"/>
          </w:tcPr>
          <w:p w14:paraId="7BAB416D">
            <w:pPr>
              <w:widowControl w:val="0"/>
              <w:rPr>
                <w:rFonts w:ascii="宋体" w:hAnsi="宋体"/>
                <w:sz w:val="21"/>
                <w:szCs w:val="21"/>
              </w:rPr>
            </w:pPr>
          </w:p>
        </w:tc>
        <w:tc>
          <w:tcPr>
            <w:tcW w:w="2835" w:type="dxa"/>
          </w:tcPr>
          <w:p w14:paraId="262A8E54">
            <w:pPr>
              <w:widowControl w:val="0"/>
              <w:rPr>
                <w:rFonts w:ascii="宋体" w:hAnsi="宋体"/>
                <w:sz w:val="21"/>
                <w:szCs w:val="21"/>
              </w:rPr>
            </w:pPr>
          </w:p>
        </w:tc>
      </w:tr>
      <w:tr w14:paraId="5D441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D9E864E">
            <w:pPr>
              <w:pStyle w:val="70"/>
              <w:widowControl w:val="0"/>
              <w:numPr>
                <w:ilvl w:val="0"/>
                <w:numId w:val="70"/>
              </w:numPr>
              <w:spacing w:after="0"/>
              <w:ind w:firstLineChars="0"/>
              <w:rPr>
                <w:rFonts w:ascii="宋体" w:hAnsi="宋体"/>
                <w:sz w:val="21"/>
                <w:szCs w:val="21"/>
              </w:rPr>
            </w:pPr>
          </w:p>
        </w:tc>
        <w:tc>
          <w:tcPr>
            <w:tcW w:w="1560" w:type="dxa"/>
          </w:tcPr>
          <w:p w14:paraId="0D3535C6">
            <w:pPr>
              <w:widowControl w:val="0"/>
              <w:rPr>
                <w:rFonts w:ascii="宋体" w:hAnsi="宋体"/>
                <w:sz w:val="21"/>
                <w:szCs w:val="21"/>
              </w:rPr>
            </w:pPr>
            <w:r>
              <w:rPr>
                <w:rFonts w:hint="eastAsia" w:ascii="宋体" w:hAnsi="宋体"/>
                <w:sz w:val="21"/>
                <w:szCs w:val="21"/>
              </w:rPr>
              <w:t>币种</w:t>
            </w:r>
          </w:p>
        </w:tc>
        <w:tc>
          <w:tcPr>
            <w:tcW w:w="992" w:type="dxa"/>
          </w:tcPr>
          <w:p w14:paraId="21BDA200">
            <w:pPr>
              <w:widowControl w:val="0"/>
              <w:rPr>
                <w:rFonts w:ascii="宋体" w:hAnsi="宋体"/>
                <w:sz w:val="21"/>
                <w:szCs w:val="21"/>
              </w:rPr>
            </w:pPr>
            <w:r>
              <w:rPr>
                <w:rFonts w:hint="eastAsia" w:ascii="宋体" w:hAnsi="宋体"/>
                <w:sz w:val="21"/>
                <w:szCs w:val="21"/>
              </w:rPr>
              <w:t>文本</w:t>
            </w:r>
          </w:p>
        </w:tc>
        <w:tc>
          <w:tcPr>
            <w:tcW w:w="709" w:type="dxa"/>
          </w:tcPr>
          <w:p w14:paraId="1A146E0D">
            <w:pPr>
              <w:widowControl w:val="0"/>
              <w:rPr>
                <w:rFonts w:ascii="宋体" w:hAnsi="宋体"/>
                <w:sz w:val="21"/>
                <w:szCs w:val="21"/>
              </w:rPr>
            </w:pPr>
          </w:p>
        </w:tc>
        <w:tc>
          <w:tcPr>
            <w:tcW w:w="850" w:type="dxa"/>
          </w:tcPr>
          <w:p w14:paraId="21B7AF44">
            <w:pPr>
              <w:widowControl w:val="0"/>
              <w:rPr>
                <w:rFonts w:ascii="宋体" w:hAnsi="宋体"/>
                <w:sz w:val="21"/>
                <w:szCs w:val="21"/>
              </w:rPr>
            </w:pPr>
          </w:p>
        </w:tc>
        <w:tc>
          <w:tcPr>
            <w:tcW w:w="992" w:type="dxa"/>
          </w:tcPr>
          <w:p w14:paraId="0EA939E9">
            <w:pPr>
              <w:widowControl w:val="0"/>
              <w:rPr>
                <w:rFonts w:ascii="宋体" w:hAnsi="宋体"/>
                <w:sz w:val="21"/>
                <w:szCs w:val="21"/>
              </w:rPr>
            </w:pPr>
          </w:p>
        </w:tc>
        <w:tc>
          <w:tcPr>
            <w:tcW w:w="2835" w:type="dxa"/>
          </w:tcPr>
          <w:p w14:paraId="403286B5">
            <w:pPr>
              <w:widowControl w:val="0"/>
              <w:rPr>
                <w:rFonts w:ascii="宋体" w:hAnsi="宋体"/>
                <w:sz w:val="21"/>
                <w:szCs w:val="21"/>
              </w:rPr>
            </w:pPr>
          </w:p>
        </w:tc>
      </w:tr>
      <w:tr w14:paraId="0E294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4D8B9FA5">
            <w:pPr>
              <w:pStyle w:val="70"/>
              <w:widowControl w:val="0"/>
              <w:numPr>
                <w:ilvl w:val="0"/>
                <w:numId w:val="70"/>
              </w:numPr>
              <w:spacing w:after="0"/>
              <w:ind w:firstLineChars="0"/>
              <w:rPr>
                <w:rFonts w:ascii="宋体" w:hAnsi="宋体"/>
                <w:sz w:val="21"/>
                <w:szCs w:val="21"/>
              </w:rPr>
            </w:pPr>
          </w:p>
        </w:tc>
        <w:tc>
          <w:tcPr>
            <w:tcW w:w="1560" w:type="dxa"/>
          </w:tcPr>
          <w:p w14:paraId="64EE550B">
            <w:pPr>
              <w:widowControl w:val="0"/>
              <w:rPr>
                <w:rFonts w:ascii="宋体" w:hAnsi="宋体"/>
                <w:sz w:val="21"/>
                <w:szCs w:val="21"/>
              </w:rPr>
            </w:pPr>
            <w:r>
              <w:rPr>
                <w:rFonts w:hint="eastAsia" w:ascii="宋体" w:hAnsi="宋体"/>
                <w:sz w:val="21"/>
                <w:szCs w:val="21"/>
              </w:rPr>
              <w:t>转账金额</w:t>
            </w:r>
          </w:p>
        </w:tc>
        <w:tc>
          <w:tcPr>
            <w:tcW w:w="992" w:type="dxa"/>
          </w:tcPr>
          <w:p w14:paraId="59959836">
            <w:pPr>
              <w:widowControl w:val="0"/>
              <w:rPr>
                <w:rFonts w:ascii="宋体" w:hAnsi="宋体"/>
                <w:sz w:val="21"/>
                <w:szCs w:val="21"/>
              </w:rPr>
            </w:pPr>
            <w:r>
              <w:rPr>
                <w:rFonts w:hint="eastAsia" w:ascii="宋体" w:hAnsi="宋体"/>
                <w:sz w:val="21"/>
                <w:szCs w:val="21"/>
              </w:rPr>
              <w:t>文本</w:t>
            </w:r>
          </w:p>
        </w:tc>
        <w:tc>
          <w:tcPr>
            <w:tcW w:w="709" w:type="dxa"/>
          </w:tcPr>
          <w:p w14:paraId="5CFAE625">
            <w:pPr>
              <w:widowControl w:val="0"/>
              <w:rPr>
                <w:rFonts w:ascii="宋体" w:hAnsi="宋体"/>
                <w:sz w:val="21"/>
                <w:szCs w:val="21"/>
              </w:rPr>
            </w:pPr>
          </w:p>
        </w:tc>
        <w:tc>
          <w:tcPr>
            <w:tcW w:w="850" w:type="dxa"/>
          </w:tcPr>
          <w:p w14:paraId="50B6A376">
            <w:pPr>
              <w:widowControl w:val="0"/>
              <w:rPr>
                <w:rFonts w:ascii="宋体" w:hAnsi="宋体"/>
                <w:sz w:val="21"/>
                <w:szCs w:val="21"/>
              </w:rPr>
            </w:pPr>
          </w:p>
        </w:tc>
        <w:tc>
          <w:tcPr>
            <w:tcW w:w="992" w:type="dxa"/>
          </w:tcPr>
          <w:p w14:paraId="35892C1F">
            <w:pPr>
              <w:widowControl w:val="0"/>
              <w:rPr>
                <w:rFonts w:ascii="宋体" w:hAnsi="宋体"/>
                <w:sz w:val="21"/>
                <w:szCs w:val="21"/>
              </w:rPr>
            </w:pPr>
          </w:p>
        </w:tc>
        <w:tc>
          <w:tcPr>
            <w:tcW w:w="2835" w:type="dxa"/>
          </w:tcPr>
          <w:p w14:paraId="5A6BB851">
            <w:pPr>
              <w:widowControl w:val="0"/>
              <w:rPr>
                <w:rFonts w:ascii="宋体" w:hAnsi="宋体"/>
                <w:sz w:val="21"/>
                <w:szCs w:val="21"/>
              </w:rPr>
            </w:pPr>
          </w:p>
        </w:tc>
      </w:tr>
      <w:tr w14:paraId="774E9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4C0A882F">
            <w:pPr>
              <w:pStyle w:val="70"/>
              <w:widowControl w:val="0"/>
              <w:numPr>
                <w:ilvl w:val="0"/>
                <w:numId w:val="70"/>
              </w:numPr>
              <w:spacing w:after="0"/>
              <w:ind w:firstLineChars="0"/>
              <w:rPr>
                <w:rFonts w:ascii="宋体" w:hAnsi="宋体"/>
                <w:sz w:val="21"/>
                <w:szCs w:val="21"/>
              </w:rPr>
            </w:pPr>
          </w:p>
        </w:tc>
        <w:tc>
          <w:tcPr>
            <w:tcW w:w="1560" w:type="dxa"/>
          </w:tcPr>
          <w:p w14:paraId="2F75EBF3">
            <w:pPr>
              <w:widowControl w:val="0"/>
              <w:rPr>
                <w:rFonts w:ascii="宋体" w:hAnsi="宋体"/>
                <w:sz w:val="21"/>
                <w:szCs w:val="21"/>
              </w:rPr>
            </w:pPr>
            <w:r>
              <w:rPr>
                <w:rFonts w:hint="eastAsia" w:ascii="宋体" w:hAnsi="宋体"/>
                <w:sz w:val="21"/>
                <w:szCs w:val="21"/>
              </w:rPr>
              <w:t>大写金额</w:t>
            </w:r>
          </w:p>
        </w:tc>
        <w:tc>
          <w:tcPr>
            <w:tcW w:w="992" w:type="dxa"/>
          </w:tcPr>
          <w:p w14:paraId="0D1F6B59">
            <w:pPr>
              <w:widowControl w:val="0"/>
              <w:rPr>
                <w:rFonts w:ascii="宋体" w:hAnsi="宋体"/>
                <w:sz w:val="21"/>
                <w:szCs w:val="21"/>
              </w:rPr>
            </w:pPr>
            <w:r>
              <w:rPr>
                <w:rFonts w:hint="eastAsia" w:ascii="宋体" w:hAnsi="宋体"/>
                <w:sz w:val="21"/>
                <w:szCs w:val="21"/>
              </w:rPr>
              <w:t>文本</w:t>
            </w:r>
          </w:p>
        </w:tc>
        <w:tc>
          <w:tcPr>
            <w:tcW w:w="709" w:type="dxa"/>
          </w:tcPr>
          <w:p w14:paraId="7A0BA636">
            <w:pPr>
              <w:widowControl w:val="0"/>
              <w:rPr>
                <w:rFonts w:ascii="宋体" w:hAnsi="宋体"/>
                <w:sz w:val="21"/>
                <w:szCs w:val="21"/>
              </w:rPr>
            </w:pPr>
          </w:p>
        </w:tc>
        <w:tc>
          <w:tcPr>
            <w:tcW w:w="850" w:type="dxa"/>
          </w:tcPr>
          <w:p w14:paraId="55B32F48">
            <w:pPr>
              <w:widowControl w:val="0"/>
              <w:rPr>
                <w:rFonts w:ascii="宋体" w:hAnsi="宋体"/>
                <w:sz w:val="21"/>
                <w:szCs w:val="21"/>
              </w:rPr>
            </w:pPr>
          </w:p>
        </w:tc>
        <w:tc>
          <w:tcPr>
            <w:tcW w:w="992" w:type="dxa"/>
          </w:tcPr>
          <w:p w14:paraId="0000760D">
            <w:pPr>
              <w:widowControl w:val="0"/>
              <w:rPr>
                <w:rFonts w:ascii="宋体" w:hAnsi="宋体"/>
                <w:sz w:val="21"/>
                <w:szCs w:val="21"/>
              </w:rPr>
            </w:pPr>
          </w:p>
        </w:tc>
        <w:tc>
          <w:tcPr>
            <w:tcW w:w="2835" w:type="dxa"/>
          </w:tcPr>
          <w:p w14:paraId="1119CA36">
            <w:pPr>
              <w:widowControl w:val="0"/>
              <w:rPr>
                <w:rFonts w:ascii="宋体" w:hAnsi="宋体"/>
                <w:sz w:val="21"/>
                <w:szCs w:val="21"/>
              </w:rPr>
            </w:pPr>
          </w:p>
        </w:tc>
      </w:tr>
      <w:tr w14:paraId="66413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7C305DFA">
            <w:pPr>
              <w:pStyle w:val="70"/>
              <w:widowControl w:val="0"/>
              <w:numPr>
                <w:ilvl w:val="0"/>
                <w:numId w:val="70"/>
              </w:numPr>
              <w:spacing w:after="0"/>
              <w:ind w:firstLineChars="0"/>
              <w:rPr>
                <w:rFonts w:ascii="宋体" w:hAnsi="宋体"/>
                <w:sz w:val="21"/>
                <w:szCs w:val="21"/>
              </w:rPr>
            </w:pPr>
          </w:p>
        </w:tc>
        <w:tc>
          <w:tcPr>
            <w:tcW w:w="1560" w:type="dxa"/>
          </w:tcPr>
          <w:p w14:paraId="3F7B089A">
            <w:pPr>
              <w:widowControl w:val="0"/>
              <w:rPr>
                <w:rFonts w:ascii="宋体" w:hAnsi="宋体"/>
                <w:sz w:val="21"/>
                <w:szCs w:val="21"/>
              </w:rPr>
            </w:pPr>
            <w:r>
              <w:rPr>
                <w:rFonts w:hint="eastAsia" w:ascii="宋体" w:hAnsi="宋体"/>
                <w:sz w:val="21"/>
                <w:szCs w:val="21"/>
              </w:rPr>
              <w:t>手续费</w:t>
            </w:r>
          </w:p>
        </w:tc>
        <w:tc>
          <w:tcPr>
            <w:tcW w:w="992" w:type="dxa"/>
          </w:tcPr>
          <w:p w14:paraId="3E9D7055">
            <w:pPr>
              <w:widowControl w:val="0"/>
              <w:rPr>
                <w:rFonts w:ascii="宋体" w:hAnsi="宋体"/>
                <w:sz w:val="21"/>
                <w:szCs w:val="21"/>
              </w:rPr>
            </w:pPr>
            <w:r>
              <w:rPr>
                <w:rFonts w:hint="eastAsia" w:ascii="宋体" w:hAnsi="宋体"/>
                <w:sz w:val="21"/>
                <w:szCs w:val="21"/>
              </w:rPr>
              <w:t>文本</w:t>
            </w:r>
          </w:p>
        </w:tc>
        <w:tc>
          <w:tcPr>
            <w:tcW w:w="709" w:type="dxa"/>
          </w:tcPr>
          <w:p w14:paraId="7C4DD5BF">
            <w:pPr>
              <w:widowControl w:val="0"/>
              <w:rPr>
                <w:rFonts w:ascii="宋体" w:hAnsi="宋体"/>
                <w:sz w:val="21"/>
                <w:szCs w:val="21"/>
              </w:rPr>
            </w:pPr>
          </w:p>
        </w:tc>
        <w:tc>
          <w:tcPr>
            <w:tcW w:w="850" w:type="dxa"/>
          </w:tcPr>
          <w:p w14:paraId="2091840D">
            <w:pPr>
              <w:widowControl w:val="0"/>
              <w:rPr>
                <w:rFonts w:ascii="宋体" w:hAnsi="宋体"/>
                <w:sz w:val="21"/>
                <w:szCs w:val="21"/>
              </w:rPr>
            </w:pPr>
          </w:p>
        </w:tc>
        <w:tc>
          <w:tcPr>
            <w:tcW w:w="992" w:type="dxa"/>
          </w:tcPr>
          <w:p w14:paraId="231885F0">
            <w:pPr>
              <w:widowControl w:val="0"/>
              <w:rPr>
                <w:rFonts w:ascii="宋体" w:hAnsi="宋体"/>
                <w:sz w:val="21"/>
                <w:szCs w:val="21"/>
              </w:rPr>
            </w:pPr>
          </w:p>
        </w:tc>
        <w:tc>
          <w:tcPr>
            <w:tcW w:w="2835" w:type="dxa"/>
          </w:tcPr>
          <w:p w14:paraId="0D7F35C7">
            <w:pPr>
              <w:widowControl w:val="0"/>
              <w:rPr>
                <w:rFonts w:ascii="宋体" w:hAnsi="宋体"/>
                <w:sz w:val="21"/>
                <w:szCs w:val="21"/>
              </w:rPr>
            </w:pPr>
          </w:p>
        </w:tc>
      </w:tr>
      <w:tr w14:paraId="182A5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41797C5B">
            <w:pPr>
              <w:pStyle w:val="70"/>
              <w:widowControl w:val="0"/>
              <w:numPr>
                <w:ilvl w:val="0"/>
                <w:numId w:val="70"/>
              </w:numPr>
              <w:spacing w:after="0"/>
              <w:ind w:firstLineChars="0"/>
              <w:rPr>
                <w:rFonts w:ascii="宋体" w:hAnsi="宋体"/>
                <w:sz w:val="21"/>
                <w:szCs w:val="21"/>
              </w:rPr>
            </w:pPr>
          </w:p>
        </w:tc>
        <w:tc>
          <w:tcPr>
            <w:tcW w:w="1560" w:type="dxa"/>
          </w:tcPr>
          <w:p w14:paraId="0BAA9D62">
            <w:pPr>
              <w:widowControl w:val="0"/>
              <w:rPr>
                <w:rFonts w:ascii="宋体" w:hAnsi="宋体"/>
                <w:sz w:val="21"/>
                <w:szCs w:val="21"/>
              </w:rPr>
            </w:pPr>
            <w:r>
              <w:rPr>
                <w:rFonts w:hint="eastAsia" w:ascii="宋体" w:hAnsi="宋体"/>
                <w:sz w:val="21"/>
                <w:szCs w:val="21"/>
              </w:rPr>
              <w:t>汇款用途</w:t>
            </w:r>
          </w:p>
        </w:tc>
        <w:tc>
          <w:tcPr>
            <w:tcW w:w="992" w:type="dxa"/>
          </w:tcPr>
          <w:p w14:paraId="69004E7F">
            <w:pPr>
              <w:widowControl w:val="0"/>
              <w:rPr>
                <w:rFonts w:ascii="宋体" w:hAnsi="宋体"/>
                <w:sz w:val="21"/>
                <w:szCs w:val="21"/>
              </w:rPr>
            </w:pPr>
            <w:r>
              <w:rPr>
                <w:rFonts w:hint="eastAsia" w:ascii="宋体" w:hAnsi="宋体"/>
                <w:sz w:val="21"/>
                <w:szCs w:val="21"/>
              </w:rPr>
              <w:t>文本</w:t>
            </w:r>
          </w:p>
        </w:tc>
        <w:tc>
          <w:tcPr>
            <w:tcW w:w="709" w:type="dxa"/>
          </w:tcPr>
          <w:p w14:paraId="4B38851E">
            <w:pPr>
              <w:widowControl w:val="0"/>
              <w:rPr>
                <w:rFonts w:ascii="宋体" w:hAnsi="宋体"/>
                <w:sz w:val="21"/>
                <w:szCs w:val="21"/>
              </w:rPr>
            </w:pPr>
          </w:p>
        </w:tc>
        <w:tc>
          <w:tcPr>
            <w:tcW w:w="850" w:type="dxa"/>
          </w:tcPr>
          <w:p w14:paraId="72E1F13B">
            <w:pPr>
              <w:widowControl w:val="0"/>
              <w:rPr>
                <w:rFonts w:ascii="宋体" w:hAnsi="宋体"/>
                <w:sz w:val="21"/>
                <w:szCs w:val="21"/>
              </w:rPr>
            </w:pPr>
          </w:p>
        </w:tc>
        <w:tc>
          <w:tcPr>
            <w:tcW w:w="992" w:type="dxa"/>
          </w:tcPr>
          <w:p w14:paraId="195AD1AE">
            <w:pPr>
              <w:widowControl w:val="0"/>
              <w:rPr>
                <w:rFonts w:ascii="宋体" w:hAnsi="宋体"/>
                <w:sz w:val="21"/>
                <w:szCs w:val="21"/>
              </w:rPr>
            </w:pPr>
          </w:p>
        </w:tc>
        <w:tc>
          <w:tcPr>
            <w:tcW w:w="2835" w:type="dxa"/>
          </w:tcPr>
          <w:p w14:paraId="49B1E17C">
            <w:pPr>
              <w:widowControl w:val="0"/>
              <w:rPr>
                <w:rFonts w:ascii="宋体" w:hAnsi="宋体"/>
                <w:sz w:val="21"/>
                <w:szCs w:val="21"/>
              </w:rPr>
            </w:pPr>
          </w:p>
        </w:tc>
      </w:tr>
      <w:tr w14:paraId="025AA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5D8D009D">
            <w:pPr>
              <w:pStyle w:val="70"/>
              <w:widowControl w:val="0"/>
              <w:numPr>
                <w:ilvl w:val="0"/>
                <w:numId w:val="70"/>
              </w:numPr>
              <w:spacing w:after="0"/>
              <w:ind w:firstLineChars="0"/>
              <w:rPr>
                <w:rFonts w:ascii="宋体" w:hAnsi="宋体"/>
                <w:sz w:val="21"/>
                <w:szCs w:val="21"/>
              </w:rPr>
            </w:pPr>
          </w:p>
        </w:tc>
        <w:tc>
          <w:tcPr>
            <w:tcW w:w="1560" w:type="dxa"/>
          </w:tcPr>
          <w:p w14:paraId="02614220">
            <w:pPr>
              <w:widowControl w:val="0"/>
              <w:rPr>
                <w:rFonts w:ascii="宋体" w:hAnsi="宋体"/>
                <w:sz w:val="21"/>
                <w:szCs w:val="21"/>
              </w:rPr>
            </w:pPr>
            <w:r>
              <w:rPr>
                <w:rFonts w:hint="eastAsia" w:ascii="宋体" w:hAnsi="宋体"/>
                <w:sz w:val="21"/>
                <w:szCs w:val="21"/>
              </w:rPr>
              <w:t>收款人手机号</w:t>
            </w:r>
          </w:p>
        </w:tc>
        <w:tc>
          <w:tcPr>
            <w:tcW w:w="992" w:type="dxa"/>
          </w:tcPr>
          <w:p w14:paraId="662C3FD7">
            <w:pPr>
              <w:widowControl w:val="0"/>
              <w:rPr>
                <w:rFonts w:ascii="宋体" w:hAnsi="宋体"/>
                <w:sz w:val="21"/>
                <w:szCs w:val="21"/>
              </w:rPr>
            </w:pPr>
            <w:r>
              <w:rPr>
                <w:rFonts w:hint="eastAsia" w:ascii="宋体" w:hAnsi="宋体"/>
                <w:sz w:val="21"/>
                <w:szCs w:val="21"/>
              </w:rPr>
              <w:t>文本</w:t>
            </w:r>
          </w:p>
        </w:tc>
        <w:tc>
          <w:tcPr>
            <w:tcW w:w="709" w:type="dxa"/>
          </w:tcPr>
          <w:p w14:paraId="325BBF45">
            <w:pPr>
              <w:widowControl w:val="0"/>
              <w:rPr>
                <w:rFonts w:ascii="宋体" w:hAnsi="宋体"/>
                <w:sz w:val="21"/>
                <w:szCs w:val="21"/>
              </w:rPr>
            </w:pPr>
          </w:p>
        </w:tc>
        <w:tc>
          <w:tcPr>
            <w:tcW w:w="850" w:type="dxa"/>
          </w:tcPr>
          <w:p w14:paraId="7E3B92E5">
            <w:pPr>
              <w:widowControl w:val="0"/>
              <w:rPr>
                <w:rFonts w:ascii="宋体" w:hAnsi="宋体"/>
                <w:sz w:val="21"/>
                <w:szCs w:val="21"/>
              </w:rPr>
            </w:pPr>
          </w:p>
        </w:tc>
        <w:tc>
          <w:tcPr>
            <w:tcW w:w="992" w:type="dxa"/>
          </w:tcPr>
          <w:p w14:paraId="40F199ED">
            <w:pPr>
              <w:widowControl w:val="0"/>
              <w:rPr>
                <w:rFonts w:ascii="宋体" w:hAnsi="宋体"/>
                <w:sz w:val="21"/>
                <w:szCs w:val="21"/>
              </w:rPr>
            </w:pPr>
          </w:p>
        </w:tc>
        <w:tc>
          <w:tcPr>
            <w:tcW w:w="2835" w:type="dxa"/>
          </w:tcPr>
          <w:p w14:paraId="56B4CB91">
            <w:pPr>
              <w:widowControl w:val="0"/>
              <w:rPr>
                <w:rFonts w:ascii="宋体" w:hAnsi="宋体"/>
                <w:sz w:val="21"/>
                <w:szCs w:val="21"/>
              </w:rPr>
            </w:pPr>
          </w:p>
        </w:tc>
      </w:tr>
      <w:tr w14:paraId="6A02A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34108030">
            <w:pPr>
              <w:pStyle w:val="70"/>
              <w:widowControl w:val="0"/>
              <w:numPr>
                <w:ilvl w:val="0"/>
                <w:numId w:val="70"/>
              </w:numPr>
              <w:spacing w:after="0"/>
              <w:ind w:firstLineChars="0"/>
              <w:rPr>
                <w:rFonts w:ascii="宋体" w:hAnsi="宋体"/>
                <w:sz w:val="21"/>
                <w:szCs w:val="21"/>
              </w:rPr>
            </w:pPr>
          </w:p>
        </w:tc>
        <w:tc>
          <w:tcPr>
            <w:tcW w:w="1560" w:type="dxa"/>
          </w:tcPr>
          <w:p w14:paraId="6B208FEB">
            <w:pPr>
              <w:widowControl w:val="0"/>
              <w:rPr>
                <w:rFonts w:ascii="宋体" w:hAnsi="宋体"/>
                <w:sz w:val="21"/>
                <w:szCs w:val="21"/>
              </w:rPr>
            </w:pPr>
            <w:r>
              <w:rPr>
                <w:rFonts w:hint="eastAsia" w:ascii="宋体" w:hAnsi="宋体" w:cs="Arial"/>
                <w:sz w:val="21"/>
                <w:szCs w:val="21"/>
              </w:rPr>
              <w:t>是否添加到收款人名册</w:t>
            </w:r>
          </w:p>
        </w:tc>
        <w:tc>
          <w:tcPr>
            <w:tcW w:w="992" w:type="dxa"/>
          </w:tcPr>
          <w:p w14:paraId="5875B75F">
            <w:pPr>
              <w:widowControl w:val="0"/>
              <w:rPr>
                <w:rFonts w:ascii="宋体" w:hAnsi="宋体"/>
                <w:sz w:val="21"/>
                <w:szCs w:val="21"/>
              </w:rPr>
            </w:pPr>
            <w:r>
              <w:rPr>
                <w:rFonts w:hint="eastAsia" w:ascii="宋体" w:hAnsi="宋体" w:cs="Arial"/>
                <w:sz w:val="21"/>
                <w:szCs w:val="21"/>
              </w:rPr>
              <w:t>文本</w:t>
            </w:r>
          </w:p>
        </w:tc>
        <w:tc>
          <w:tcPr>
            <w:tcW w:w="709" w:type="dxa"/>
          </w:tcPr>
          <w:p w14:paraId="614C8D9F">
            <w:pPr>
              <w:widowControl w:val="0"/>
              <w:rPr>
                <w:rFonts w:ascii="宋体" w:hAnsi="宋体"/>
                <w:sz w:val="21"/>
                <w:szCs w:val="21"/>
              </w:rPr>
            </w:pPr>
          </w:p>
        </w:tc>
        <w:tc>
          <w:tcPr>
            <w:tcW w:w="850" w:type="dxa"/>
          </w:tcPr>
          <w:p w14:paraId="4B9A45A5">
            <w:pPr>
              <w:widowControl w:val="0"/>
              <w:rPr>
                <w:rFonts w:ascii="宋体" w:hAnsi="宋体"/>
                <w:sz w:val="21"/>
                <w:szCs w:val="21"/>
              </w:rPr>
            </w:pPr>
          </w:p>
        </w:tc>
        <w:tc>
          <w:tcPr>
            <w:tcW w:w="992" w:type="dxa"/>
          </w:tcPr>
          <w:p w14:paraId="6F8F58B3">
            <w:pPr>
              <w:widowControl w:val="0"/>
              <w:rPr>
                <w:rFonts w:ascii="宋体" w:hAnsi="宋体"/>
                <w:sz w:val="21"/>
                <w:szCs w:val="21"/>
              </w:rPr>
            </w:pPr>
          </w:p>
        </w:tc>
        <w:tc>
          <w:tcPr>
            <w:tcW w:w="2835" w:type="dxa"/>
          </w:tcPr>
          <w:p w14:paraId="0FFE66A5">
            <w:pPr>
              <w:widowControl w:val="0"/>
              <w:rPr>
                <w:rFonts w:ascii="宋体" w:hAnsi="宋体"/>
                <w:sz w:val="21"/>
                <w:szCs w:val="21"/>
              </w:rPr>
            </w:pPr>
          </w:p>
        </w:tc>
      </w:tr>
      <w:tr w14:paraId="67968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8299565">
            <w:pPr>
              <w:pStyle w:val="70"/>
              <w:widowControl w:val="0"/>
              <w:numPr>
                <w:ilvl w:val="0"/>
                <w:numId w:val="70"/>
              </w:numPr>
              <w:spacing w:after="0"/>
              <w:ind w:firstLineChars="0"/>
              <w:rPr>
                <w:rFonts w:ascii="宋体" w:hAnsi="宋体"/>
                <w:sz w:val="21"/>
                <w:szCs w:val="21"/>
              </w:rPr>
            </w:pPr>
          </w:p>
        </w:tc>
        <w:tc>
          <w:tcPr>
            <w:tcW w:w="1560" w:type="dxa"/>
          </w:tcPr>
          <w:p w14:paraId="574499CA">
            <w:pPr>
              <w:widowControl w:val="0"/>
              <w:rPr>
                <w:rFonts w:ascii="宋体" w:hAnsi="宋体"/>
                <w:sz w:val="21"/>
                <w:szCs w:val="21"/>
              </w:rPr>
            </w:pPr>
            <w:r>
              <w:rPr>
                <w:rFonts w:hint="eastAsia" w:ascii="宋体" w:hAnsi="宋体" w:cs="Arial"/>
                <w:sz w:val="21"/>
                <w:szCs w:val="21"/>
              </w:rPr>
              <w:t>预约类型</w:t>
            </w:r>
          </w:p>
        </w:tc>
        <w:tc>
          <w:tcPr>
            <w:tcW w:w="992" w:type="dxa"/>
          </w:tcPr>
          <w:p w14:paraId="4FE5BD46">
            <w:pPr>
              <w:widowControl w:val="0"/>
              <w:rPr>
                <w:rFonts w:ascii="宋体" w:hAnsi="宋体"/>
                <w:sz w:val="21"/>
                <w:szCs w:val="21"/>
              </w:rPr>
            </w:pPr>
            <w:r>
              <w:rPr>
                <w:rFonts w:hint="eastAsia" w:ascii="宋体" w:hAnsi="宋体" w:cs="Arial"/>
                <w:sz w:val="21"/>
                <w:szCs w:val="21"/>
              </w:rPr>
              <w:t>文本</w:t>
            </w:r>
          </w:p>
        </w:tc>
        <w:tc>
          <w:tcPr>
            <w:tcW w:w="709" w:type="dxa"/>
            <w:vAlign w:val="center"/>
          </w:tcPr>
          <w:p w14:paraId="151891F9">
            <w:pPr>
              <w:widowControl w:val="0"/>
              <w:rPr>
                <w:rFonts w:ascii="宋体" w:hAnsi="宋体"/>
                <w:sz w:val="21"/>
                <w:szCs w:val="21"/>
              </w:rPr>
            </w:pPr>
          </w:p>
        </w:tc>
        <w:tc>
          <w:tcPr>
            <w:tcW w:w="850" w:type="dxa"/>
          </w:tcPr>
          <w:p w14:paraId="787728D1">
            <w:pPr>
              <w:widowControl w:val="0"/>
              <w:rPr>
                <w:rFonts w:ascii="宋体" w:hAnsi="宋体"/>
                <w:sz w:val="21"/>
                <w:szCs w:val="21"/>
              </w:rPr>
            </w:pPr>
          </w:p>
        </w:tc>
        <w:tc>
          <w:tcPr>
            <w:tcW w:w="992" w:type="dxa"/>
          </w:tcPr>
          <w:p w14:paraId="6C8F1891">
            <w:pPr>
              <w:widowControl w:val="0"/>
              <w:rPr>
                <w:rFonts w:ascii="宋体" w:hAnsi="宋体"/>
                <w:sz w:val="21"/>
                <w:szCs w:val="21"/>
              </w:rPr>
            </w:pPr>
          </w:p>
        </w:tc>
        <w:tc>
          <w:tcPr>
            <w:tcW w:w="2835" w:type="dxa"/>
          </w:tcPr>
          <w:p w14:paraId="6FB575A8">
            <w:pPr>
              <w:widowControl w:val="0"/>
              <w:jc w:val="left"/>
              <w:rPr>
                <w:rFonts w:ascii="宋体" w:hAnsi="宋体"/>
                <w:sz w:val="21"/>
                <w:szCs w:val="21"/>
              </w:rPr>
            </w:pPr>
            <w:r>
              <w:rPr>
                <w:rFonts w:hint="eastAsia" w:ascii="宋体" w:hAnsi="宋体" w:cs="Arial"/>
                <w:sz w:val="21"/>
                <w:szCs w:val="21"/>
              </w:rPr>
              <w:t>选择预约交易时显示</w:t>
            </w:r>
          </w:p>
        </w:tc>
      </w:tr>
      <w:tr w14:paraId="06F5A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503A207E">
            <w:pPr>
              <w:pStyle w:val="70"/>
              <w:widowControl w:val="0"/>
              <w:numPr>
                <w:ilvl w:val="0"/>
                <w:numId w:val="70"/>
              </w:numPr>
              <w:ind w:firstLineChars="0"/>
              <w:rPr>
                <w:rFonts w:ascii="宋体" w:hAnsi="宋体"/>
                <w:color w:val="000000"/>
                <w:sz w:val="21"/>
                <w:szCs w:val="21"/>
              </w:rPr>
            </w:pPr>
          </w:p>
        </w:tc>
        <w:tc>
          <w:tcPr>
            <w:tcW w:w="1560" w:type="dxa"/>
            <w:vAlign w:val="center"/>
          </w:tcPr>
          <w:p w14:paraId="17871A41">
            <w:pPr>
              <w:widowControl w:val="0"/>
              <w:rPr>
                <w:rFonts w:ascii="宋体" w:hAnsi="宋体" w:cs="Arial"/>
                <w:sz w:val="21"/>
                <w:szCs w:val="21"/>
              </w:rPr>
            </w:pPr>
            <w:r>
              <w:rPr>
                <w:rFonts w:hint="eastAsia" w:ascii="宋体" w:hAnsi="宋体" w:cs="宋体"/>
                <w:sz w:val="21"/>
                <w:szCs w:val="21"/>
              </w:rPr>
              <w:t>预约日期</w:t>
            </w:r>
          </w:p>
        </w:tc>
        <w:tc>
          <w:tcPr>
            <w:tcW w:w="992" w:type="dxa"/>
          </w:tcPr>
          <w:p w14:paraId="35F931BC">
            <w:pPr>
              <w:widowControl w:val="0"/>
              <w:rPr>
                <w:rFonts w:ascii="宋体" w:hAnsi="宋体" w:cs="宋体"/>
                <w:sz w:val="21"/>
                <w:szCs w:val="21"/>
              </w:rPr>
            </w:pPr>
            <w:r>
              <w:rPr>
                <w:rFonts w:hint="eastAsia" w:ascii="宋体" w:hAnsi="宋体" w:cs="Arial"/>
                <w:sz w:val="21"/>
                <w:szCs w:val="21"/>
              </w:rPr>
              <w:t>文本</w:t>
            </w:r>
          </w:p>
        </w:tc>
        <w:tc>
          <w:tcPr>
            <w:tcW w:w="709" w:type="dxa"/>
            <w:vAlign w:val="center"/>
          </w:tcPr>
          <w:p w14:paraId="6DB41F8B">
            <w:pPr>
              <w:widowControl w:val="0"/>
              <w:ind w:firstLine="630"/>
              <w:rPr>
                <w:rFonts w:ascii="宋体" w:hAnsi="宋体" w:cs="Arial"/>
                <w:color w:val="000000"/>
                <w:sz w:val="21"/>
                <w:szCs w:val="21"/>
              </w:rPr>
            </w:pPr>
          </w:p>
        </w:tc>
        <w:tc>
          <w:tcPr>
            <w:tcW w:w="850" w:type="dxa"/>
          </w:tcPr>
          <w:p w14:paraId="783BAF62">
            <w:pPr>
              <w:widowControl w:val="0"/>
              <w:ind w:firstLine="630"/>
              <w:rPr>
                <w:rFonts w:ascii="宋体" w:hAnsi="宋体" w:cs="Arial"/>
                <w:color w:val="000000"/>
                <w:sz w:val="21"/>
                <w:szCs w:val="21"/>
              </w:rPr>
            </w:pPr>
          </w:p>
        </w:tc>
        <w:tc>
          <w:tcPr>
            <w:tcW w:w="992" w:type="dxa"/>
          </w:tcPr>
          <w:p w14:paraId="4E3A933D">
            <w:pPr>
              <w:widowControl w:val="0"/>
              <w:ind w:firstLine="630"/>
              <w:rPr>
                <w:rFonts w:ascii="宋体" w:hAnsi="宋体"/>
                <w:sz w:val="21"/>
                <w:szCs w:val="21"/>
              </w:rPr>
            </w:pPr>
          </w:p>
        </w:tc>
        <w:tc>
          <w:tcPr>
            <w:tcW w:w="2835" w:type="dxa"/>
          </w:tcPr>
          <w:p w14:paraId="6998BEDE">
            <w:pPr>
              <w:widowControl w:val="0"/>
              <w:jc w:val="left"/>
              <w:rPr>
                <w:rFonts w:ascii="宋体" w:hAnsi="宋体" w:cs="Arial"/>
                <w:color w:val="000000"/>
                <w:sz w:val="21"/>
                <w:szCs w:val="21"/>
              </w:rPr>
            </w:pPr>
            <w:r>
              <w:rPr>
                <w:rFonts w:hint="eastAsia" w:ascii="宋体" w:hAnsi="宋体" w:cs="Arial"/>
                <w:sz w:val="21"/>
                <w:szCs w:val="21"/>
              </w:rPr>
              <w:t>选择预约交易时显示</w:t>
            </w:r>
          </w:p>
        </w:tc>
      </w:tr>
      <w:tr w14:paraId="226B8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0A5C01B0">
            <w:pPr>
              <w:pStyle w:val="70"/>
              <w:widowControl w:val="0"/>
              <w:numPr>
                <w:ilvl w:val="0"/>
                <w:numId w:val="70"/>
              </w:numPr>
              <w:ind w:firstLineChars="0"/>
              <w:rPr>
                <w:rFonts w:ascii="宋体" w:hAnsi="宋体"/>
                <w:color w:val="000000"/>
                <w:sz w:val="21"/>
                <w:szCs w:val="21"/>
              </w:rPr>
            </w:pPr>
          </w:p>
        </w:tc>
        <w:tc>
          <w:tcPr>
            <w:tcW w:w="1560" w:type="dxa"/>
            <w:vAlign w:val="center"/>
          </w:tcPr>
          <w:p w14:paraId="695938E8">
            <w:pPr>
              <w:widowControl w:val="0"/>
              <w:rPr>
                <w:rFonts w:ascii="宋体" w:hAnsi="宋体" w:cs="宋体"/>
                <w:sz w:val="21"/>
                <w:szCs w:val="21"/>
              </w:rPr>
            </w:pPr>
            <w:r>
              <w:rPr>
                <w:rFonts w:hint="eastAsia" w:ascii="宋体" w:hAnsi="宋体" w:cs="宋体"/>
                <w:sz w:val="21"/>
                <w:szCs w:val="21"/>
              </w:rPr>
              <w:t>开始日期</w:t>
            </w:r>
          </w:p>
        </w:tc>
        <w:tc>
          <w:tcPr>
            <w:tcW w:w="992" w:type="dxa"/>
          </w:tcPr>
          <w:p w14:paraId="7A8989B4">
            <w:pPr>
              <w:widowControl w:val="0"/>
              <w:rPr>
                <w:rFonts w:ascii="宋体" w:hAnsi="宋体" w:cs="宋体"/>
                <w:sz w:val="21"/>
                <w:szCs w:val="21"/>
              </w:rPr>
            </w:pPr>
            <w:r>
              <w:rPr>
                <w:rFonts w:hint="eastAsia" w:ascii="宋体" w:hAnsi="宋体" w:cs="Arial"/>
                <w:sz w:val="21"/>
                <w:szCs w:val="21"/>
              </w:rPr>
              <w:t>文本</w:t>
            </w:r>
          </w:p>
        </w:tc>
        <w:tc>
          <w:tcPr>
            <w:tcW w:w="709" w:type="dxa"/>
            <w:vAlign w:val="center"/>
          </w:tcPr>
          <w:p w14:paraId="6C6B772F">
            <w:pPr>
              <w:widowControl w:val="0"/>
              <w:ind w:firstLine="630"/>
              <w:rPr>
                <w:rFonts w:ascii="宋体" w:hAnsi="宋体" w:cs="Arial"/>
                <w:color w:val="000000"/>
                <w:sz w:val="21"/>
                <w:szCs w:val="21"/>
              </w:rPr>
            </w:pPr>
          </w:p>
        </w:tc>
        <w:tc>
          <w:tcPr>
            <w:tcW w:w="850" w:type="dxa"/>
          </w:tcPr>
          <w:p w14:paraId="5601C768">
            <w:pPr>
              <w:widowControl w:val="0"/>
              <w:ind w:firstLine="630"/>
              <w:rPr>
                <w:rFonts w:ascii="宋体" w:hAnsi="宋体" w:cs="Arial"/>
                <w:color w:val="000000"/>
                <w:sz w:val="21"/>
                <w:szCs w:val="21"/>
              </w:rPr>
            </w:pPr>
          </w:p>
        </w:tc>
        <w:tc>
          <w:tcPr>
            <w:tcW w:w="992" w:type="dxa"/>
          </w:tcPr>
          <w:p w14:paraId="5F9569D6">
            <w:pPr>
              <w:widowControl w:val="0"/>
              <w:ind w:firstLine="630"/>
              <w:rPr>
                <w:rFonts w:ascii="宋体" w:hAnsi="宋体"/>
                <w:sz w:val="21"/>
                <w:szCs w:val="21"/>
              </w:rPr>
            </w:pPr>
          </w:p>
        </w:tc>
        <w:tc>
          <w:tcPr>
            <w:tcW w:w="2835" w:type="dxa"/>
          </w:tcPr>
          <w:p w14:paraId="0CC71652">
            <w:pPr>
              <w:widowControl w:val="0"/>
              <w:jc w:val="left"/>
              <w:rPr>
                <w:rFonts w:ascii="宋体" w:hAnsi="宋体" w:cs="Arial"/>
                <w:color w:val="000000"/>
                <w:sz w:val="21"/>
                <w:szCs w:val="21"/>
              </w:rPr>
            </w:pPr>
            <w:r>
              <w:rPr>
                <w:rFonts w:hint="eastAsia" w:ascii="宋体" w:hAnsi="宋体" w:cs="Arial"/>
                <w:sz w:val="21"/>
                <w:szCs w:val="21"/>
              </w:rPr>
              <w:t>选择预约交易中的指定周期预约时显示</w:t>
            </w:r>
          </w:p>
        </w:tc>
      </w:tr>
      <w:tr w14:paraId="0CB79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77567631">
            <w:pPr>
              <w:pStyle w:val="70"/>
              <w:widowControl w:val="0"/>
              <w:numPr>
                <w:ilvl w:val="0"/>
                <w:numId w:val="70"/>
              </w:numPr>
              <w:ind w:firstLineChars="0"/>
              <w:rPr>
                <w:rFonts w:ascii="宋体" w:hAnsi="宋体"/>
                <w:color w:val="000000"/>
                <w:sz w:val="21"/>
                <w:szCs w:val="21"/>
              </w:rPr>
            </w:pPr>
          </w:p>
        </w:tc>
        <w:tc>
          <w:tcPr>
            <w:tcW w:w="1560" w:type="dxa"/>
            <w:vAlign w:val="center"/>
          </w:tcPr>
          <w:p w14:paraId="2A035551">
            <w:pPr>
              <w:widowControl w:val="0"/>
              <w:rPr>
                <w:rFonts w:ascii="宋体" w:hAnsi="宋体" w:cs="Arial"/>
                <w:color w:val="000000"/>
                <w:sz w:val="21"/>
                <w:szCs w:val="21"/>
              </w:rPr>
            </w:pPr>
            <w:r>
              <w:rPr>
                <w:rFonts w:hint="eastAsia" w:ascii="宋体" w:hAnsi="宋体" w:cs="宋体"/>
                <w:sz w:val="21"/>
                <w:szCs w:val="21"/>
              </w:rPr>
              <w:t>转账次数</w:t>
            </w:r>
          </w:p>
        </w:tc>
        <w:tc>
          <w:tcPr>
            <w:tcW w:w="992" w:type="dxa"/>
          </w:tcPr>
          <w:p w14:paraId="0B35E850">
            <w:pPr>
              <w:widowControl w:val="0"/>
              <w:rPr>
                <w:rFonts w:ascii="宋体" w:hAnsi="宋体" w:cs="Arial"/>
                <w:color w:val="000000"/>
                <w:sz w:val="21"/>
                <w:szCs w:val="21"/>
              </w:rPr>
            </w:pPr>
            <w:r>
              <w:rPr>
                <w:rFonts w:hint="eastAsia" w:ascii="宋体" w:hAnsi="宋体" w:cs="Arial"/>
                <w:sz w:val="21"/>
                <w:szCs w:val="21"/>
              </w:rPr>
              <w:t>文本</w:t>
            </w:r>
          </w:p>
        </w:tc>
        <w:tc>
          <w:tcPr>
            <w:tcW w:w="709" w:type="dxa"/>
            <w:vAlign w:val="center"/>
          </w:tcPr>
          <w:p w14:paraId="5FB52F8C">
            <w:pPr>
              <w:widowControl w:val="0"/>
              <w:ind w:firstLine="630"/>
              <w:rPr>
                <w:rFonts w:ascii="宋体" w:hAnsi="宋体" w:cs="Arial"/>
                <w:color w:val="000000"/>
                <w:sz w:val="21"/>
                <w:szCs w:val="21"/>
              </w:rPr>
            </w:pPr>
          </w:p>
        </w:tc>
        <w:tc>
          <w:tcPr>
            <w:tcW w:w="850" w:type="dxa"/>
          </w:tcPr>
          <w:p w14:paraId="3AFB2F3A">
            <w:pPr>
              <w:widowControl w:val="0"/>
              <w:ind w:firstLine="630"/>
              <w:rPr>
                <w:rFonts w:ascii="宋体" w:hAnsi="宋体" w:cs="Arial"/>
                <w:color w:val="000000"/>
                <w:sz w:val="21"/>
                <w:szCs w:val="21"/>
              </w:rPr>
            </w:pPr>
          </w:p>
        </w:tc>
        <w:tc>
          <w:tcPr>
            <w:tcW w:w="992" w:type="dxa"/>
          </w:tcPr>
          <w:p w14:paraId="6D2DCC63">
            <w:pPr>
              <w:widowControl w:val="0"/>
              <w:ind w:firstLine="630"/>
              <w:rPr>
                <w:rFonts w:ascii="宋体" w:hAnsi="宋体" w:cs="Arial"/>
                <w:color w:val="000000"/>
                <w:sz w:val="21"/>
                <w:szCs w:val="21"/>
              </w:rPr>
            </w:pPr>
          </w:p>
        </w:tc>
        <w:tc>
          <w:tcPr>
            <w:tcW w:w="2835" w:type="dxa"/>
          </w:tcPr>
          <w:p w14:paraId="74664949">
            <w:pPr>
              <w:widowControl w:val="0"/>
              <w:jc w:val="left"/>
              <w:rPr>
                <w:rFonts w:ascii="宋体" w:hAnsi="宋体" w:cs="Arial"/>
                <w:color w:val="000000"/>
                <w:sz w:val="21"/>
                <w:szCs w:val="21"/>
              </w:rPr>
            </w:pPr>
            <w:r>
              <w:rPr>
                <w:rFonts w:hint="eastAsia" w:ascii="宋体" w:hAnsi="宋体" w:cs="Arial"/>
                <w:sz w:val="21"/>
                <w:szCs w:val="21"/>
              </w:rPr>
              <w:t>选择预约交易中的指定周期预约时显示</w:t>
            </w:r>
          </w:p>
        </w:tc>
      </w:tr>
      <w:tr w14:paraId="5F4E6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03A8C002">
            <w:pPr>
              <w:pStyle w:val="70"/>
              <w:widowControl w:val="0"/>
              <w:numPr>
                <w:ilvl w:val="0"/>
                <w:numId w:val="70"/>
              </w:numPr>
              <w:spacing w:after="0"/>
              <w:ind w:firstLineChars="0"/>
              <w:rPr>
                <w:rFonts w:ascii="宋体" w:hAnsi="宋体"/>
                <w:sz w:val="21"/>
                <w:szCs w:val="21"/>
              </w:rPr>
            </w:pPr>
          </w:p>
        </w:tc>
        <w:tc>
          <w:tcPr>
            <w:tcW w:w="1560" w:type="dxa"/>
          </w:tcPr>
          <w:p w14:paraId="2A137366">
            <w:pPr>
              <w:widowControl w:val="0"/>
              <w:rPr>
                <w:rFonts w:ascii="宋体" w:hAnsi="宋体"/>
                <w:sz w:val="21"/>
                <w:szCs w:val="21"/>
              </w:rPr>
            </w:pPr>
            <w:r>
              <w:rPr>
                <w:rFonts w:hint="eastAsia" w:ascii="宋体" w:hAnsi="宋体"/>
                <w:sz w:val="21"/>
                <w:szCs w:val="21"/>
              </w:rPr>
              <w:t>继续转账</w:t>
            </w:r>
          </w:p>
        </w:tc>
        <w:tc>
          <w:tcPr>
            <w:tcW w:w="992" w:type="dxa"/>
          </w:tcPr>
          <w:p w14:paraId="72993830">
            <w:pPr>
              <w:widowControl w:val="0"/>
              <w:rPr>
                <w:rFonts w:ascii="宋体" w:hAnsi="宋体"/>
                <w:sz w:val="21"/>
                <w:szCs w:val="21"/>
              </w:rPr>
            </w:pPr>
            <w:r>
              <w:rPr>
                <w:rFonts w:hint="eastAsia" w:ascii="宋体" w:hAnsi="宋体"/>
                <w:sz w:val="21"/>
                <w:szCs w:val="21"/>
              </w:rPr>
              <w:t>按钮</w:t>
            </w:r>
          </w:p>
        </w:tc>
        <w:tc>
          <w:tcPr>
            <w:tcW w:w="709" w:type="dxa"/>
          </w:tcPr>
          <w:p w14:paraId="39518529">
            <w:pPr>
              <w:widowControl w:val="0"/>
              <w:rPr>
                <w:rFonts w:ascii="宋体" w:hAnsi="宋体"/>
                <w:sz w:val="21"/>
                <w:szCs w:val="21"/>
              </w:rPr>
            </w:pPr>
          </w:p>
        </w:tc>
        <w:tc>
          <w:tcPr>
            <w:tcW w:w="850" w:type="dxa"/>
          </w:tcPr>
          <w:p w14:paraId="18C66FC0">
            <w:pPr>
              <w:widowControl w:val="0"/>
              <w:rPr>
                <w:rFonts w:ascii="宋体" w:hAnsi="宋体"/>
                <w:sz w:val="21"/>
                <w:szCs w:val="21"/>
              </w:rPr>
            </w:pPr>
          </w:p>
        </w:tc>
        <w:tc>
          <w:tcPr>
            <w:tcW w:w="992" w:type="dxa"/>
          </w:tcPr>
          <w:p w14:paraId="4C629E78">
            <w:pPr>
              <w:widowControl w:val="0"/>
              <w:rPr>
                <w:rFonts w:ascii="宋体" w:hAnsi="宋体"/>
                <w:sz w:val="21"/>
                <w:szCs w:val="21"/>
              </w:rPr>
            </w:pPr>
          </w:p>
        </w:tc>
        <w:tc>
          <w:tcPr>
            <w:tcW w:w="2835" w:type="dxa"/>
          </w:tcPr>
          <w:p w14:paraId="287D6471">
            <w:pPr>
              <w:widowControl w:val="0"/>
              <w:rPr>
                <w:rFonts w:ascii="宋体" w:hAnsi="宋体"/>
                <w:sz w:val="21"/>
                <w:szCs w:val="21"/>
              </w:rPr>
            </w:pPr>
            <w:r>
              <w:rPr>
                <w:rFonts w:hint="eastAsia" w:ascii="宋体" w:hAnsi="宋体"/>
                <w:sz w:val="21"/>
                <w:szCs w:val="21"/>
              </w:rPr>
              <w:t>返回转账信息输入页面</w:t>
            </w:r>
          </w:p>
        </w:tc>
      </w:tr>
      <w:tr w14:paraId="53576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3DC98744">
            <w:pPr>
              <w:pStyle w:val="70"/>
              <w:widowControl w:val="0"/>
              <w:numPr>
                <w:ilvl w:val="0"/>
                <w:numId w:val="70"/>
              </w:numPr>
              <w:spacing w:after="0"/>
              <w:ind w:firstLineChars="0"/>
              <w:rPr>
                <w:rFonts w:ascii="宋体" w:hAnsi="宋体"/>
                <w:sz w:val="21"/>
                <w:szCs w:val="21"/>
              </w:rPr>
            </w:pPr>
          </w:p>
        </w:tc>
        <w:tc>
          <w:tcPr>
            <w:tcW w:w="1560" w:type="dxa"/>
          </w:tcPr>
          <w:p w14:paraId="3F1A1F3E">
            <w:pPr>
              <w:widowControl w:val="0"/>
              <w:rPr>
                <w:rFonts w:ascii="宋体" w:hAnsi="宋体"/>
                <w:sz w:val="21"/>
                <w:szCs w:val="21"/>
              </w:rPr>
            </w:pPr>
            <w:r>
              <w:rPr>
                <w:rFonts w:hint="eastAsia" w:ascii="宋体" w:hAnsi="宋体"/>
                <w:sz w:val="21"/>
                <w:szCs w:val="21"/>
              </w:rPr>
              <w:t>关闭</w:t>
            </w:r>
          </w:p>
        </w:tc>
        <w:tc>
          <w:tcPr>
            <w:tcW w:w="992" w:type="dxa"/>
          </w:tcPr>
          <w:p w14:paraId="4E0100E8">
            <w:pPr>
              <w:widowControl w:val="0"/>
              <w:rPr>
                <w:rFonts w:ascii="宋体" w:hAnsi="宋体"/>
                <w:sz w:val="21"/>
                <w:szCs w:val="21"/>
              </w:rPr>
            </w:pPr>
            <w:r>
              <w:rPr>
                <w:rFonts w:hint="eastAsia" w:ascii="宋体" w:hAnsi="宋体"/>
                <w:sz w:val="21"/>
                <w:szCs w:val="21"/>
              </w:rPr>
              <w:t>按钮</w:t>
            </w:r>
          </w:p>
        </w:tc>
        <w:tc>
          <w:tcPr>
            <w:tcW w:w="709" w:type="dxa"/>
          </w:tcPr>
          <w:p w14:paraId="21434741">
            <w:pPr>
              <w:widowControl w:val="0"/>
              <w:rPr>
                <w:rFonts w:ascii="宋体" w:hAnsi="宋体"/>
                <w:sz w:val="21"/>
                <w:szCs w:val="21"/>
              </w:rPr>
            </w:pPr>
          </w:p>
        </w:tc>
        <w:tc>
          <w:tcPr>
            <w:tcW w:w="850" w:type="dxa"/>
          </w:tcPr>
          <w:p w14:paraId="1B99EF29">
            <w:pPr>
              <w:widowControl w:val="0"/>
              <w:rPr>
                <w:rFonts w:ascii="宋体" w:hAnsi="宋体"/>
                <w:sz w:val="21"/>
                <w:szCs w:val="21"/>
              </w:rPr>
            </w:pPr>
          </w:p>
        </w:tc>
        <w:tc>
          <w:tcPr>
            <w:tcW w:w="992" w:type="dxa"/>
          </w:tcPr>
          <w:p w14:paraId="5B4FE255">
            <w:pPr>
              <w:widowControl w:val="0"/>
              <w:rPr>
                <w:rFonts w:ascii="宋体" w:hAnsi="宋体"/>
                <w:sz w:val="21"/>
                <w:szCs w:val="21"/>
              </w:rPr>
            </w:pPr>
          </w:p>
        </w:tc>
        <w:tc>
          <w:tcPr>
            <w:tcW w:w="2835" w:type="dxa"/>
          </w:tcPr>
          <w:p w14:paraId="737B05A0">
            <w:pPr>
              <w:widowControl w:val="0"/>
              <w:rPr>
                <w:rFonts w:ascii="宋体" w:hAnsi="宋体"/>
                <w:sz w:val="21"/>
                <w:szCs w:val="21"/>
              </w:rPr>
            </w:pPr>
            <w:r>
              <w:rPr>
                <w:rFonts w:hint="eastAsia" w:ascii="宋体" w:hAnsi="宋体"/>
                <w:sz w:val="21"/>
                <w:szCs w:val="21"/>
              </w:rPr>
              <w:t>关闭转账交易</w:t>
            </w:r>
          </w:p>
        </w:tc>
      </w:tr>
      <w:bookmarkEnd w:id="408"/>
      <w:bookmarkEnd w:id="409"/>
      <w:bookmarkEnd w:id="410"/>
    </w:tbl>
    <w:p w14:paraId="354C7E9E"/>
    <w:p w14:paraId="2526B766">
      <w:pPr>
        <w:pStyle w:val="3"/>
        <w:spacing w:line="415" w:lineRule="auto"/>
        <w:rPr>
          <w:rFonts w:ascii="宋体" w:hAnsi="宋体"/>
          <w:highlight w:val="yellow"/>
          <w:rPrChange w:id="100" w:author="admin" w:date="2019-10-15T11:22:00Z">
            <w:rPr>
              <w:rFonts w:ascii="宋体" w:hAnsi="宋体"/>
            </w:rPr>
          </w:rPrChange>
        </w:rPr>
      </w:pPr>
      <w:bookmarkStart w:id="417" w:name="_Toc351988477"/>
      <w:r>
        <w:rPr>
          <w:rFonts w:hint="eastAsia" w:ascii="宋体" w:hAnsi="宋体"/>
          <w:highlight w:val="yellow"/>
          <w:rPrChange w:id="101" w:author="admin" w:date="2019-10-15T11:22:00Z">
            <w:rPr>
              <w:rFonts w:hint="eastAsia" w:ascii="宋体" w:hAnsi="宋体"/>
            </w:rPr>
          </w:rPrChange>
        </w:rPr>
        <w:t>批量转账</w:t>
      </w:r>
      <w:bookmarkEnd w:id="417"/>
    </w:p>
    <w:p w14:paraId="7CF332F1">
      <w:pPr>
        <w:pStyle w:val="4"/>
        <w:ind w:left="57"/>
      </w:pPr>
      <w:bookmarkStart w:id="418" w:name="_Toc351988478"/>
      <w:r>
        <w:rPr>
          <w:rFonts w:hint="eastAsia"/>
        </w:rPr>
        <w:t>功能描述</w:t>
      </w:r>
      <w:bookmarkEnd w:id="418"/>
    </w:p>
    <w:p w14:paraId="5A8A3BC8">
      <w:pPr>
        <w:pStyle w:val="88"/>
        <w:rPr>
          <w:rFonts w:ascii="宋体" w:hAnsi="宋体"/>
          <w:szCs w:val="21"/>
        </w:rPr>
      </w:pPr>
      <w:r>
        <w:rPr>
          <w:rFonts w:hint="eastAsia" w:ascii="宋体" w:hAnsi="宋体"/>
          <w:szCs w:val="21"/>
        </w:rPr>
        <w:t>可完成同城或异地的批量转账，多个本人账户可以向多个行内和行外账户转账，系统支持文件导入和手工录入两种方式。</w:t>
      </w:r>
    </w:p>
    <w:p w14:paraId="010081A3">
      <w:pPr>
        <w:pStyle w:val="88"/>
        <w:rPr>
          <w:rFonts w:ascii="宋体" w:hAnsi="宋体"/>
          <w:szCs w:val="21"/>
        </w:rPr>
      </w:pPr>
      <w:r>
        <w:rPr>
          <w:rFonts w:hint="eastAsia" w:ascii="宋体" w:hAnsi="宋体"/>
          <w:szCs w:val="21"/>
        </w:rPr>
        <w:t>手工录入指</w:t>
      </w:r>
      <w:r>
        <w:rPr>
          <w:rFonts w:ascii="宋体" w:hAnsi="宋体" w:cs="Arial"/>
          <w:color w:val="000000"/>
        </w:rPr>
        <w:t>在线录入指令进行提交，</w:t>
      </w:r>
      <w:r>
        <w:rPr>
          <w:rFonts w:hint="eastAsia" w:ascii="宋体" w:hAnsi="宋体" w:cs="Arial"/>
          <w:color w:val="000000"/>
        </w:rPr>
        <w:t>也</w:t>
      </w:r>
      <w:r>
        <w:rPr>
          <w:rFonts w:ascii="宋体" w:hAnsi="宋体" w:cs="Arial"/>
          <w:color w:val="000000"/>
        </w:rPr>
        <w:t>可以将录入的指令以系统规定的格式导出。</w:t>
      </w:r>
    </w:p>
    <w:p w14:paraId="4C48B880">
      <w:pPr>
        <w:pStyle w:val="88"/>
        <w:rPr>
          <w:rFonts w:ascii="宋体" w:hAnsi="宋体"/>
          <w:szCs w:val="21"/>
        </w:rPr>
      </w:pPr>
      <w:r>
        <w:rPr>
          <w:rFonts w:hint="eastAsia" w:ascii="宋体" w:hAnsi="宋体" w:cs="Arial"/>
          <w:color w:val="000000"/>
        </w:rPr>
        <w:t>文件导入方式中使用的文件由离线客户端软件线下编辑生成，支持上传文件格式为excel、txt、xml、csv。</w:t>
      </w:r>
    </w:p>
    <w:p w14:paraId="62781AB3">
      <w:pPr>
        <w:pStyle w:val="88"/>
        <w:rPr>
          <w:rFonts w:ascii="宋体" w:hAnsi="宋体" w:cs="Arial"/>
          <w:color w:val="000000"/>
        </w:rPr>
      </w:pPr>
      <w:r>
        <w:rPr>
          <w:rFonts w:ascii="宋体" w:hAnsi="宋体"/>
          <w:szCs w:val="21"/>
        </w:rPr>
        <w:t>批量文件中有</w:t>
      </w:r>
      <w:r>
        <w:rPr>
          <w:rFonts w:hint="eastAsia" w:ascii="宋体" w:hAnsi="宋体"/>
          <w:szCs w:val="21"/>
        </w:rPr>
        <w:t>行外</w:t>
      </w:r>
      <w:r>
        <w:rPr>
          <w:rFonts w:ascii="宋体" w:hAnsi="宋体"/>
          <w:szCs w:val="21"/>
        </w:rPr>
        <w:t>转账时，按</w:t>
      </w:r>
      <w:r>
        <w:rPr>
          <w:rFonts w:hint="eastAsia" w:ascii="宋体" w:hAnsi="宋体"/>
          <w:szCs w:val="21"/>
        </w:rPr>
        <w:t>相应</w:t>
      </w:r>
      <w:r>
        <w:rPr>
          <w:rFonts w:ascii="宋体" w:hAnsi="宋体"/>
          <w:szCs w:val="21"/>
        </w:rPr>
        <w:t>标准收取手续费。</w:t>
      </w:r>
    </w:p>
    <w:p w14:paraId="14D07CB8">
      <w:pPr>
        <w:pStyle w:val="4"/>
        <w:ind w:left="57"/>
      </w:pPr>
      <w:bookmarkStart w:id="419" w:name="_Toc350867049"/>
      <w:bookmarkEnd w:id="419"/>
      <w:bookmarkStart w:id="420" w:name="_Toc351988479"/>
      <w:r>
        <w:rPr>
          <w:rFonts w:hint="eastAsia"/>
        </w:rPr>
        <w:t>业务流程</w:t>
      </w:r>
      <w:bookmarkEnd w:id="420"/>
    </w:p>
    <w:p w14:paraId="119276AC">
      <w:pPr>
        <w:rPr>
          <w:rFonts w:ascii="宋体" w:hAnsi="宋体"/>
          <w:b/>
          <w:sz w:val="21"/>
          <w:szCs w:val="21"/>
        </w:rPr>
      </w:pPr>
      <w:r>
        <w:rPr>
          <w:b/>
        </w:rPr>
        <w:object>
          <v:shape id="_x0000_i1038" o:spt="75" type="#_x0000_t75" style="height:417pt;width:497.25pt;" o:ole="t" filled="f" o:preferrelative="t" stroked="f" coordsize="21600,21600">
            <v:path/>
            <v:fill on="f" focussize="0,0"/>
            <v:stroke on="f" joinstyle="miter"/>
            <v:imagedata r:id="rId36" o:title=""/>
            <o:lock v:ext="edit" aspectratio="t"/>
            <w10:wrap type="none"/>
            <w10:anchorlock/>
          </v:shape>
          <o:OLEObject Type="Embed" ProgID="Visio.Drawing.11" ShapeID="_x0000_i1038" DrawAspect="Content" ObjectID="_1468075738" r:id="rId35">
            <o:LockedField>false</o:LockedField>
          </o:OLEObject>
        </w:object>
      </w:r>
      <w:r>
        <w:rPr>
          <w:rFonts w:hint="eastAsia" w:ascii="宋体" w:hAnsi="宋体"/>
          <w:b/>
          <w:sz w:val="21"/>
          <w:szCs w:val="21"/>
        </w:rPr>
        <w:t>流程说明：</w:t>
      </w:r>
    </w:p>
    <w:p w14:paraId="4D92C953">
      <w:pPr>
        <w:pStyle w:val="88"/>
        <w:numPr>
          <w:ilvl w:val="0"/>
          <w:numId w:val="71"/>
        </w:numPr>
        <w:ind w:firstLineChars="0"/>
        <w:rPr>
          <w:rFonts w:ascii="宋体" w:hAnsi="宋体" w:cs="Arial"/>
          <w:color w:val="000000"/>
          <w:szCs w:val="21"/>
        </w:rPr>
      </w:pPr>
      <w:r>
        <w:rPr>
          <w:rFonts w:hint="eastAsia" w:ascii="宋体" w:hAnsi="宋体" w:cs="Arial"/>
          <w:color w:val="000000"/>
          <w:szCs w:val="21"/>
        </w:rPr>
        <w:t>用</w:t>
      </w:r>
      <w:r>
        <w:rPr>
          <w:rFonts w:ascii="宋体" w:hAnsi="宋体" w:cs="Arial"/>
          <w:color w:val="000000"/>
          <w:szCs w:val="21"/>
        </w:rPr>
        <w:t>户进入</w:t>
      </w:r>
      <w:r>
        <w:rPr>
          <w:rFonts w:hint="eastAsia" w:ascii="宋体" w:hAnsi="宋体" w:cs="Arial"/>
          <w:color w:val="000000"/>
          <w:szCs w:val="21"/>
        </w:rPr>
        <w:t>“批量转账”菜单功能</w:t>
      </w:r>
      <w:r>
        <w:rPr>
          <w:rFonts w:ascii="宋体" w:hAnsi="宋体" w:cs="Arial"/>
          <w:color w:val="000000"/>
          <w:szCs w:val="21"/>
        </w:rPr>
        <w:t>；</w:t>
      </w:r>
    </w:p>
    <w:p w14:paraId="174FCC5B">
      <w:pPr>
        <w:pStyle w:val="88"/>
        <w:numPr>
          <w:ilvl w:val="0"/>
          <w:numId w:val="71"/>
        </w:numPr>
        <w:ind w:firstLineChars="0"/>
        <w:rPr>
          <w:rFonts w:ascii="宋体" w:hAnsi="宋体" w:cs="Arial"/>
          <w:color w:val="000000"/>
          <w:szCs w:val="21"/>
        </w:rPr>
      </w:pPr>
      <w:r>
        <w:rPr>
          <w:rFonts w:hint="eastAsia" w:ascii="宋体" w:hAnsi="宋体" w:cs="Arial"/>
          <w:color w:val="000000"/>
          <w:szCs w:val="21"/>
        </w:rPr>
        <w:t>用户可以选择手工输入或者批量转账文件上传的方式录入转账交易内容，页面默认手工输入方式。</w:t>
      </w:r>
    </w:p>
    <w:p w14:paraId="5B45977B">
      <w:pPr>
        <w:pStyle w:val="88"/>
        <w:numPr>
          <w:ilvl w:val="0"/>
          <w:numId w:val="71"/>
        </w:numPr>
        <w:ind w:firstLineChars="0"/>
        <w:rPr>
          <w:rFonts w:ascii="宋体" w:hAnsi="宋体" w:cs="Arial"/>
          <w:color w:val="000000"/>
          <w:szCs w:val="21"/>
        </w:rPr>
      </w:pPr>
      <w:r>
        <w:rPr>
          <w:rFonts w:hint="eastAsia" w:ascii="宋体" w:hAnsi="宋体" w:cs="Arial"/>
          <w:color w:val="000000"/>
          <w:szCs w:val="21"/>
        </w:rPr>
        <w:t>若</w:t>
      </w:r>
      <w:r>
        <w:rPr>
          <w:rFonts w:ascii="宋体" w:hAnsi="宋体" w:cs="Arial"/>
          <w:color w:val="000000"/>
          <w:szCs w:val="21"/>
        </w:rPr>
        <w:t>用户选择</w:t>
      </w:r>
      <w:r>
        <w:rPr>
          <w:rFonts w:hint="eastAsia" w:ascii="宋体" w:hAnsi="宋体" w:cs="Arial"/>
          <w:color w:val="000000"/>
          <w:szCs w:val="21"/>
        </w:rPr>
        <w:t>手工输入，则选择</w:t>
      </w:r>
      <w:r>
        <w:rPr>
          <w:rFonts w:ascii="宋体" w:hAnsi="宋体" w:cs="Arial"/>
          <w:color w:val="000000"/>
          <w:szCs w:val="21"/>
        </w:rPr>
        <w:t>付款账号，</w:t>
      </w:r>
      <w:r>
        <w:rPr>
          <w:rFonts w:hint="eastAsia" w:ascii="宋体" w:hAnsi="宋体" w:cs="Arial"/>
          <w:color w:val="000000"/>
          <w:szCs w:val="21"/>
        </w:rPr>
        <w:t>当收款账号为本行时，输入</w:t>
      </w:r>
      <w:r>
        <w:rPr>
          <w:rFonts w:ascii="宋体" w:hAnsi="宋体" w:cs="Arial"/>
          <w:color w:val="000000"/>
          <w:szCs w:val="21"/>
        </w:rPr>
        <w:t>收款账号、输入转账金额、转账用途</w:t>
      </w:r>
      <w:r>
        <w:rPr>
          <w:rFonts w:hint="eastAsia" w:ascii="宋体" w:hAnsi="宋体" w:cs="Arial"/>
          <w:color w:val="000000"/>
          <w:szCs w:val="21"/>
        </w:rPr>
        <w:t>、</w:t>
      </w:r>
      <w:r>
        <w:rPr>
          <w:rFonts w:ascii="宋体" w:hAnsi="宋体" w:cs="Arial"/>
          <w:color w:val="000000"/>
          <w:szCs w:val="21"/>
        </w:rPr>
        <w:t>；</w:t>
      </w:r>
    </w:p>
    <w:p w14:paraId="468ABB58">
      <w:pPr>
        <w:pStyle w:val="88"/>
        <w:numPr>
          <w:ilvl w:val="0"/>
          <w:numId w:val="71"/>
        </w:numPr>
        <w:ind w:firstLineChars="0"/>
        <w:rPr>
          <w:rFonts w:ascii="宋体" w:hAnsi="宋体" w:cs="Arial"/>
          <w:color w:val="000000"/>
          <w:szCs w:val="21"/>
        </w:rPr>
      </w:pPr>
      <w:r>
        <w:rPr>
          <w:rFonts w:ascii="宋体" w:hAnsi="宋体" w:cs="Arial"/>
          <w:color w:val="000000"/>
          <w:szCs w:val="21"/>
        </w:rPr>
        <w:t>当用户选择</w:t>
      </w:r>
      <w:r>
        <w:rPr>
          <w:rFonts w:hint="eastAsia" w:ascii="宋体" w:hAnsi="宋体" w:cs="Arial"/>
          <w:color w:val="000000"/>
          <w:szCs w:val="21"/>
        </w:rPr>
        <w:t>他行</w:t>
      </w:r>
      <w:r>
        <w:rPr>
          <w:rFonts w:ascii="宋体" w:hAnsi="宋体" w:cs="Arial"/>
          <w:color w:val="000000"/>
          <w:szCs w:val="21"/>
        </w:rPr>
        <w:t>账号时，</w:t>
      </w:r>
      <w:r>
        <w:rPr>
          <w:rFonts w:hint="eastAsia" w:ascii="宋体" w:hAnsi="宋体" w:cs="Arial"/>
          <w:color w:val="000000"/>
          <w:szCs w:val="21"/>
        </w:rPr>
        <w:t>需要输入收款方开户行信息</w:t>
      </w:r>
      <w:r>
        <w:rPr>
          <w:rFonts w:ascii="宋体" w:hAnsi="宋体" w:cs="Arial"/>
          <w:color w:val="000000"/>
          <w:szCs w:val="21"/>
        </w:rPr>
        <w:t>；</w:t>
      </w:r>
      <w:r>
        <w:rPr>
          <w:rFonts w:hint="eastAsia" w:ascii="宋体" w:hAnsi="宋体" w:cs="Arial"/>
          <w:color w:val="000000"/>
          <w:szCs w:val="21"/>
        </w:rPr>
        <w:t>可以点击“查询收款行”按钮查询收款方开户行信息。点击“查询收款行”按钮弹出查询收款行页面，提供的查询条件是银行、省、市，联行号和关键字。查询条件支持模糊查询。在查询结果中用户点选任一银行后，自动将点选的银行名称填入输入页面的收款方开户行一栏。</w:t>
      </w:r>
    </w:p>
    <w:p w14:paraId="1A92E1D9">
      <w:pPr>
        <w:pStyle w:val="88"/>
        <w:numPr>
          <w:ilvl w:val="0"/>
          <w:numId w:val="71"/>
        </w:numPr>
        <w:ind w:firstLineChars="0"/>
        <w:rPr>
          <w:rFonts w:ascii="宋体" w:hAnsi="宋体" w:cs="Arial"/>
          <w:color w:val="000000"/>
          <w:szCs w:val="21"/>
        </w:rPr>
      </w:pPr>
      <w:r>
        <w:rPr>
          <w:rFonts w:ascii="宋体" w:hAnsi="宋体" w:cs="Arial"/>
          <w:color w:val="000000"/>
          <w:szCs w:val="21"/>
        </w:rPr>
        <w:t>用户</w:t>
      </w:r>
      <w:r>
        <w:rPr>
          <w:rFonts w:hint="eastAsia" w:ascii="宋体" w:hAnsi="宋体" w:cs="Arial"/>
          <w:color w:val="000000"/>
          <w:szCs w:val="21"/>
        </w:rPr>
        <w:t>输入完成后，点击</w:t>
      </w:r>
      <w:r>
        <w:rPr>
          <w:rFonts w:ascii="宋体" w:hAnsi="宋体" w:cs="Arial"/>
          <w:color w:val="000000"/>
          <w:szCs w:val="21"/>
        </w:rPr>
        <w:t>“添加”按钮，</w:t>
      </w:r>
      <w:r>
        <w:rPr>
          <w:rFonts w:hint="eastAsia" w:ascii="宋体" w:hAnsi="宋体" w:cs="Arial"/>
          <w:color w:val="000000"/>
          <w:szCs w:val="21"/>
        </w:rPr>
        <w:t>这</w:t>
      </w:r>
      <w:r>
        <w:rPr>
          <w:rFonts w:ascii="宋体" w:hAnsi="宋体" w:cs="Arial"/>
          <w:color w:val="000000"/>
          <w:szCs w:val="21"/>
        </w:rPr>
        <w:t>笔指令将会被添加到页面下方的批量转账列表中，用户可以</w:t>
      </w:r>
      <w:r>
        <w:rPr>
          <w:rFonts w:hint="eastAsia" w:ascii="宋体" w:hAnsi="宋体" w:cs="Arial"/>
          <w:color w:val="000000"/>
          <w:szCs w:val="21"/>
        </w:rPr>
        <w:t>对</w:t>
      </w:r>
      <w:r>
        <w:rPr>
          <w:rFonts w:ascii="宋体" w:hAnsi="宋体" w:cs="Arial"/>
          <w:color w:val="000000"/>
          <w:szCs w:val="21"/>
        </w:rPr>
        <w:t>列表中的转账指令进行删除操作，</w:t>
      </w:r>
      <w:r>
        <w:rPr>
          <w:rFonts w:hint="eastAsia" w:ascii="宋体" w:hAnsi="宋体" w:cs="Arial"/>
          <w:color w:val="000000"/>
          <w:szCs w:val="21"/>
        </w:rPr>
        <w:t>点击付款账号可以查看此笔指令的详细信息；</w:t>
      </w:r>
    </w:p>
    <w:p w14:paraId="6B9A4C92">
      <w:pPr>
        <w:pStyle w:val="88"/>
        <w:numPr>
          <w:ilvl w:val="0"/>
          <w:numId w:val="71"/>
        </w:numPr>
        <w:ind w:firstLineChars="0"/>
        <w:rPr>
          <w:rFonts w:ascii="宋体" w:hAnsi="宋体" w:cs="Arial"/>
          <w:color w:val="000000"/>
          <w:szCs w:val="21"/>
        </w:rPr>
      </w:pPr>
      <w:r>
        <w:rPr>
          <w:rFonts w:hint="eastAsia" w:ascii="宋体" w:hAnsi="宋体" w:cs="Arial"/>
          <w:color w:val="000000"/>
          <w:szCs w:val="21"/>
        </w:rPr>
        <w:t>用户录完批量指令后，点击“下一步”按钮，系统进入批量指令列表汇总页面，确认无误后，输入账户交易密码并选择认证方式，点击“</w:t>
      </w:r>
      <w:r>
        <w:rPr>
          <w:rFonts w:ascii="宋体" w:hAnsi="宋体" w:cs="Arial"/>
          <w:color w:val="000000"/>
          <w:szCs w:val="21"/>
        </w:rPr>
        <w:t>确认</w:t>
      </w:r>
      <w:r>
        <w:rPr>
          <w:rFonts w:hint="eastAsia" w:ascii="宋体" w:hAnsi="宋体" w:cs="Arial"/>
          <w:color w:val="000000"/>
          <w:szCs w:val="21"/>
        </w:rPr>
        <w:t>”按钮将转账指令提交到网银系统</w:t>
      </w:r>
      <w:r>
        <w:rPr>
          <w:rFonts w:ascii="宋体" w:hAnsi="宋体" w:cs="Arial"/>
          <w:color w:val="000000"/>
          <w:szCs w:val="21"/>
        </w:rPr>
        <w:t>；</w:t>
      </w:r>
      <w:r>
        <w:rPr>
          <w:rFonts w:hint="eastAsia" w:ascii="宋体" w:hAnsi="宋体" w:cs="Times New Roman"/>
          <w:kern w:val="2"/>
          <w:szCs w:val="21"/>
        </w:rPr>
        <w:t>证书认证方式会</w:t>
      </w:r>
      <w:r>
        <w:rPr>
          <w:rFonts w:hint="eastAsia" w:ascii="宋体" w:hAnsi="宋体" w:cs="Arial"/>
          <w:color w:val="000000"/>
          <w:szCs w:val="21"/>
        </w:rPr>
        <w:t>进行签名验签。</w:t>
      </w:r>
    </w:p>
    <w:p w14:paraId="664E2890">
      <w:pPr>
        <w:pStyle w:val="88"/>
        <w:numPr>
          <w:ilvl w:val="0"/>
          <w:numId w:val="71"/>
        </w:numPr>
        <w:ind w:firstLineChars="0"/>
        <w:rPr>
          <w:rFonts w:ascii="宋体" w:hAnsi="宋体" w:cs="Arial"/>
          <w:color w:val="000000"/>
          <w:szCs w:val="21"/>
        </w:rPr>
      </w:pPr>
      <w:r>
        <w:rPr>
          <w:rFonts w:hint="eastAsia" w:ascii="宋体" w:hAnsi="宋体" w:cs="Arial"/>
          <w:color w:val="000000"/>
          <w:szCs w:val="21"/>
        </w:rPr>
        <w:t>网银系统收到用户提交的转账指令后，进行一下检查：</w:t>
      </w:r>
    </w:p>
    <w:p w14:paraId="36701B72">
      <w:pPr>
        <w:pStyle w:val="88"/>
        <w:numPr>
          <w:ilvl w:val="1"/>
          <w:numId w:val="71"/>
        </w:numPr>
        <w:ind w:firstLineChars="0"/>
        <w:rPr>
          <w:rFonts w:ascii="宋体" w:hAnsi="宋体" w:cs="Arial"/>
          <w:color w:val="000000"/>
          <w:szCs w:val="21"/>
        </w:rPr>
      </w:pPr>
      <w:r>
        <w:rPr>
          <w:rFonts w:hint="eastAsia" w:ascii="宋体" w:hAnsi="宋体" w:cs="Arial"/>
          <w:color w:val="000000"/>
          <w:szCs w:val="21"/>
        </w:rPr>
        <w:t>检查是否重复提交；</w:t>
      </w:r>
    </w:p>
    <w:p w14:paraId="5C801B4B">
      <w:pPr>
        <w:pStyle w:val="88"/>
        <w:numPr>
          <w:ilvl w:val="1"/>
          <w:numId w:val="71"/>
        </w:numPr>
        <w:ind w:firstLineChars="0"/>
        <w:rPr>
          <w:rFonts w:ascii="宋体" w:hAnsi="宋体" w:cs="Arial"/>
          <w:color w:val="000000"/>
          <w:szCs w:val="21"/>
        </w:rPr>
      </w:pPr>
      <w:r>
        <w:rPr>
          <w:rFonts w:hint="eastAsia" w:ascii="宋体" w:hAnsi="宋体" w:cs="Arial"/>
          <w:color w:val="000000"/>
          <w:szCs w:val="21"/>
        </w:rPr>
        <w:t>检查账户交易密码是否正确；</w:t>
      </w:r>
    </w:p>
    <w:p w14:paraId="24987246">
      <w:pPr>
        <w:pStyle w:val="88"/>
        <w:numPr>
          <w:ilvl w:val="1"/>
          <w:numId w:val="71"/>
        </w:numPr>
        <w:ind w:firstLineChars="0"/>
        <w:rPr>
          <w:rFonts w:ascii="宋体" w:hAnsi="宋体" w:cs="Arial"/>
          <w:color w:val="000000"/>
          <w:szCs w:val="21"/>
        </w:rPr>
      </w:pPr>
      <w:r>
        <w:rPr>
          <w:rFonts w:hint="eastAsia" w:ascii="宋体" w:hAnsi="宋体" w:cs="Arial"/>
          <w:color w:val="000000"/>
          <w:szCs w:val="21"/>
        </w:rPr>
        <w:t xml:space="preserve">依据用户选择的认证工具进行认证方式的检查； </w:t>
      </w:r>
    </w:p>
    <w:p w14:paraId="245BA8AD">
      <w:pPr>
        <w:pStyle w:val="88"/>
        <w:numPr>
          <w:ilvl w:val="1"/>
          <w:numId w:val="71"/>
        </w:numPr>
        <w:ind w:firstLineChars="0"/>
        <w:rPr>
          <w:rFonts w:ascii="宋体" w:hAnsi="宋体" w:cs="Arial"/>
          <w:color w:val="000000"/>
          <w:szCs w:val="21"/>
        </w:rPr>
      </w:pPr>
      <w:r>
        <w:rPr>
          <w:rFonts w:hint="eastAsia" w:ascii="宋体" w:hAnsi="宋体" w:cs="Arial"/>
          <w:color w:val="000000"/>
          <w:szCs w:val="21"/>
        </w:rPr>
        <w:t xml:space="preserve">如果是证书的认证方式，需检查对交易信息签名的证书是否有效，要做绑定检查； </w:t>
      </w:r>
    </w:p>
    <w:p w14:paraId="2EBDD0B3">
      <w:pPr>
        <w:pStyle w:val="88"/>
        <w:numPr>
          <w:ilvl w:val="1"/>
          <w:numId w:val="71"/>
        </w:numPr>
        <w:ind w:firstLineChars="0"/>
        <w:rPr>
          <w:rFonts w:ascii="宋体" w:hAnsi="宋体" w:cs="Arial"/>
          <w:color w:val="000000"/>
          <w:szCs w:val="21"/>
        </w:rPr>
      </w:pPr>
      <w:r>
        <w:rPr>
          <w:rFonts w:hint="eastAsia" w:ascii="宋体" w:hAnsi="宋体" w:cs="Arial"/>
          <w:color w:val="000000"/>
          <w:szCs w:val="21"/>
        </w:rPr>
        <w:t>检查交易信息是否被篡改，如使用证书则以证书加密的数据作比对。</w:t>
      </w:r>
    </w:p>
    <w:p w14:paraId="70CD466C">
      <w:pPr>
        <w:pStyle w:val="88"/>
        <w:numPr>
          <w:ilvl w:val="1"/>
          <w:numId w:val="71"/>
        </w:numPr>
        <w:ind w:firstLineChars="0"/>
        <w:rPr>
          <w:rFonts w:ascii="宋体" w:hAnsi="宋体" w:cs="Arial"/>
          <w:color w:val="000000"/>
          <w:szCs w:val="21"/>
        </w:rPr>
      </w:pPr>
      <w:r>
        <w:rPr>
          <w:rFonts w:hint="eastAsia" w:ascii="宋体" w:hAnsi="宋体" w:cs="Arial"/>
          <w:color w:val="000000"/>
          <w:szCs w:val="21"/>
        </w:rPr>
        <w:t>检查限额；</w:t>
      </w:r>
    </w:p>
    <w:p w14:paraId="07162455">
      <w:pPr>
        <w:pStyle w:val="88"/>
        <w:numPr>
          <w:ilvl w:val="0"/>
          <w:numId w:val="71"/>
        </w:numPr>
        <w:ind w:firstLineChars="0"/>
        <w:rPr>
          <w:rFonts w:ascii="宋体" w:hAnsi="宋体" w:cs="Arial"/>
          <w:color w:val="000000"/>
          <w:szCs w:val="21"/>
        </w:rPr>
      </w:pPr>
      <w:r>
        <w:rPr>
          <w:rFonts w:ascii="宋体" w:hAnsi="宋体" w:cs="Arial"/>
          <w:color w:val="000000"/>
          <w:szCs w:val="21"/>
        </w:rPr>
        <w:t>系统</w:t>
      </w:r>
      <w:r>
        <w:rPr>
          <w:rFonts w:hint="eastAsia" w:ascii="宋体" w:hAnsi="宋体" w:cs="Arial"/>
          <w:color w:val="000000"/>
          <w:szCs w:val="21"/>
        </w:rPr>
        <w:t>进入批量转账结果页面，</w:t>
      </w:r>
      <w:r>
        <w:rPr>
          <w:rFonts w:ascii="宋体" w:hAnsi="宋体" w:cs="Arial"/>
          <w:color w:val="000000"/>
          <w:szCs w:val="21"/>
        </w:rPr>
        <w:t>显示</w:t>
      </w:r>
      <w:r>
        <w:rPr>
          <w:rFonts w:hint="eastAsia" w:ascii="宋体" w:hAnsi="宋体" w:cs="Arial"/>
          <w:color w:val="000000"/>
          <w:szCs w:val="21"/>
        </w:rPr>
        <w:t>批量</w:t>
      </w:r>
      <w:r>
        <w:rPr>
          <w:rFonts w:ascii="宋体" w:hAnsi="宋体" w:cs="Arial"/>
          <w:color w:val="000000"/>
          <w:szCs w:val="21"/>
        </w:rPr>
        <w:t>交易结果</w:t>
      </w:r>
      <w:r>
        <w:rPr>
          <w:rFonts w:hint="eastAsia" w:ascii="宋体" w:hAnsi="宋体" w:cs="Arial"/>
          <w:color w:val="000000"/>
          <w:szCs w:val="21"/>
        </w:rPr>
        <w:t>列表</w:t>
      </w:r>
      <w:r>
        <w:rPr>
          <w:rFonts w:ascii="宋体" w:hAnsi="宋体" w:cs="Arial"/>
          <w:color w:val="000000"/>
          <w:szCs w:val="21"/>
        </w:rPr>
        <w:t>。</w:t>
      </w:r>
    </w:p>
    <w:p w14:paraId="76562C68">
      <w:pPr>
        <w:pStyle w:val="88"/>
        <w:numPr>
          <w:ilvl w:val="0"/>
          <w:numId w:val="71"/>
        </w:numPr>
        <w:ind w:firstLineChars="0"/>
        <w:rPr>
          <w:rFonts w:ascii="宋体" w:hAnsi="宋体" w:cs="Arial"/>
          <w:color w:val="000000"/>
          <w:szCs w:val="21"/>
        </w:rPr>
      </w:pPr>
      <w:r>
        <w:rPr>
          <w:rFonts w:hint="eastAsia" w:ascii="宋体" w:hAnsi="宋体" w:cs="Arial"/>
          <w:color w:val="000000"/>
          <w:szCs w:val="21"/>
        </w:rPr>
        <w:t>若用户选择文件导入方式进行转账，则输入总金额，总笔数，导入文件，皆可完成上传。</w:t>
      </w:r>
    </w:p>
    <w:p w14:paraId="00691855">
      <w:pPr>
        <w:pStyle w:val="4"/>
        <w:ind w:left="57"/>
      </w:pPr>
      <w:bookmarkStart w:id="421" w:name="_Toc351988480"/>
      <w:r>
        <w:rPr>
          <w:rFonts w:hint="eastAsia"/>
        </w:rPr>
        <w:t>业务规则</w:t>
      </w:r>
      <w:bookmarkEnd w:id="421"/>
    </w:p>
    <w:p w14:paraId="08E74DD9">
      <w:pPr>
        <w:pStyle w:val="5"/>
        <w:numPr>
          <w:ilvl w:val="0"/>
          <w:numId w:val="0"/>
        </w:numPr>
        <w:ind w:left="113"/>
      </w:pPr>
      <w:r>
        <w:rPr>
          <w:rFonts w:hint="eastAsia"/>
        </w:rPr>
        <w:t>交易前</w:t>
      </w:r>
    </w:p>
    <w:p w14:paraId="4DB81DDB">
      <w:pPr>
        <w:pStyle w:val="88"/>
        <w:numPr>
          <w:ilvl w:val="0"/>
          <w:numId w:val="72"/>
        </w:numPr>
        <w:ind w:left="0" w:firstLineChars="0"/>
        <w:rPr>
          <w:rFonts w:ascii="宋体" w:hAnsi="宋体" w:cs="Arial"/>
          <w:color w:val="000000"/>
        </w:rPr>
      </w:pPr>
      <w:r>
        <w:rPr>
          <w:rFonts w:hint="eastAsia" w:ascii="宋体" w:hAnsi="宋体" w:cs="Arial"/>
          <w:color w:val="000000"/>
        </w:rPr>
        <w:t>可以一对多，也可以多对多进行批量转账。</w:t>
      </w:r>
    </w:p>
    <w:p w14:paraId="49313803">
      <w:pPr>
        <w:pStyle w:val="88"/>
        <w:numPr>
          <w:ilvl w:val="0"/>
          <w:numId w:val="72"/>
        </w:numPr>
        <w:ind w:left="0" w:firstLineChars="0"/>
        <w:rPr>
          <w:rFonts w:ascii="宋体" w:hAnsi="宋体" w:cs="Arial"/>
          <w:color w:val="000000"/>
        </w:rPr>
      </w:pPr>
      <w:r>
        <w:rPr>
          <w:rFonts w:hint="eastAsia" w:ascii="宋体" w:hAnsi="宋体" w:cs="Arial"/>
          <w:color w:val="000000"/>
        </w:rPr>
        <w:t xml:space="preserve">上传下载的文件格式包括： </w:t>
      </w:r>
      <w:r>
        <w:rPr>
          <w:rFonts w:hint="eastAsia" w:ascii="宋体" w:hAnsi="宋体"/>
          <w:szCs w:val="21"/>
        </w:rPr>
        <w:t>EXCEL</w:t>
      </w:r>
      <w:r>
        <w:rPr>
          <w:rFonts w:hint="eastAsia" w:ascii="宋体" w:hAnsi="宋体" w:cs="Arial"/>
          <w:color w:val="000000"/>
        </w:rPr>
        <w:t>、</w:t>
      </w:r>
      <w:r>
        <w:rPr>
          <w:rFonts w:hint="eastAsia" w:ascii="宋体" w:hAnsi="宋体"/>
          <w:szCs w:val="21"/>
        </w:rPr>
        <w:t>TXT、XML、CSV。</w:t>
      </w:r>
    </w:p>
    <w:p w14:paraId="42C84923">
      <w:pPr>
        <w:pStyle w:val="5"/>
        <w:numPr>
          <w:ilvl w:val="0"/>
          <w:numId w:val="0"/>
        </w:numPr>
        <w:ind w:left="113"/>
      </w:pPr>
      <w:r>
        <w:rPr>
          <w:rFonts w:hint="eastAsia"/>
        </w:rPr>
        <w:t>交易中</w:t>
      </w:r>
    </w:p>
    <w:p w14:paraId="1144B152">
      <w:pPr>
        <w:pStyle w:val="88"/>
        <w:numPr>
          <w:ilvl w:val="0"/>
          <w:numId w:val="73"/>
        </w:numPr>
        <w:ind w:left="0" w:firstLineChars="0"/>
        <w:rPr>
          <w:rFonts w:ascii="宋体" w:hAnsi="宋体" w:cs="Arial"/>
          <w:color w:val="000000"/>
        </w:rPr>
      </w:pPr>
      <w:r>
        <w:rPr>
          <w:rFonts w:hint="eastAsia" w:ascii="宋体" w:hAnsi="宋体" w:cs="Arial"/>
          <w:color w:val="000000"/>
        </w:rPr>
        <w:t>进行限额检查。</w:t>
      </w:r>
      <w:r>
        <w:rPr>
          <w:rFonts w:hint="eastAsia" w:ascii="宋体" w:hAnsi="宋体"/>
        </w:rPr>
        <w:t>如果同一批次中存在超限的交易，则该批次指令交易失败并提示错误信息。</w:t>
      </w:r>
    </w:p>
    <w:p w14:paraId="2FF71C0A">
      <w:pPr>
        <w:pStyle w:val="88"/>
        <w:numPr>
          <w:ilvl w:val="0"/>
          <w:numId w:val="73"/>
        </w:numPr>
        <w:ind w:left="0" w:firstLineChars="0"/>
        <w:rPr>
          <w:rFonts w:ascii="宋体" w:hAnsi="宋体" w:cs="Arial"/>
          <w:color w:val="000000"/>
        </w:rPr>
      </w:pPr>
      <w:r>
        <w:rPr>
          <w:rFonts w:hint="eastAsia" w:ascii="宋体" w:hAnsi="宋体" w:cs="Arial"/>
          <w:color w:val="000000"/>
        </w:rPr>
        <w:t>上传方式时</w:t>
      </w:r>
      <w:r>
        <w:rPr>
          <w:rFonts w:ascii="宋体" w:hAnsi="宋体" w:cs="Arial"/>
          <w:color w:val="000000"/>
        </w:rPr>
        <w:t>文件中总金额、总笔数与页面输入不一致，整批指令都不能提交</w:t>
      </w:r>
      <w:r>
        <w:rPr>
          <w:rFonts w:hint="eastAsia" w:ascii="宋体" w:hAnsi="宋体" w:cs="Arial"/>
          <w:color w:val="000000"/>
        </w:rPr>
        <w:t>。</w:t>
      </w:r>
    </w:p>
    <w:p w14:paraId="797BDAA6">
      <w:pPr>
        <w:pStyle w:val="88"/>
        <w:numPr>
          <w:ilvl w:val="0"/>
          <w:numId w:val="73"/>
        </w:numPr>
        <w:ind w:left="0" w:firstLineChars="0"/>
        <w:rPr>
          <w:rFonts w:cs="Arial"/>
          <w:color w:val="000000"/>
        </w:rPr>
      </w:pPr>
      <w:r>
        <w:rPr>
          <w:rFonts w:hint="eastAsia" w:cs="Arial"/>
          <w:color w:val="000000"/>
        </w:rPr>
        <w:t>手续费直接发到核心进行计算并返回计算结果。</w:t>
      </w:r>
    </w:p>
    <w:p w14:paraId="0C5C984F">
      <w:pPr>
        <w:pStyle w:val="88"/>
        <w:numPr>
          <w:ilvl w:val="0"/>
          <w:numId w:val="73"/>
        </w:numPr>
        <w:ind w:left="0" w:firstLineChars="0"/>
        <w:rPr>
          <w:rFonts w:ascii="宋体" w:hAnsi="宋体" w:cs="Arial"/>
          <w:color w:val="000000"/>
        </w:rPr>
      </w:pPr>
      <w:r>
        <w:rPr>
          <w:rFonts w:hint="eastAsia" w:ascii="宋体" w:hAnsi="宋体" w:cs="Arial"/>
          <w:color w:val="000000"/>
        </w:rPr>
        <w:t>上传文件时系统实时解析批量文件，并对其中每笔指令按照单笔行内或行外转账指令的校验规则进行校验。</w:t>
      </w:r>
    </w:p>
    <w:p w14:paraId="7B9E8D4B">
      <w:pPr>
        <w:pStyle w:val="88"/>
        <w:numPr>
          <w:ilvl w:val="0"/>
          <w:numId w:val="73"/>
        </w:numPr>
        <w:ind w:left="0" w:firstLineChars="0"/>
        <w:rPr>
          <w:rFonts w:ascii="宋体" w:hAnsi="宋体" w:cs="Arial"/>
          <w:color w:val="000000"/>
        </w:rPr>
      </w:pPr>
      <w:r>
        <w:rPr>
          <w:rFonts w:hint="eastAsia" w:ascii="宋体" w:hAnsi="宋体" w:cs="Arial"/>
          <w:color w:val="000000"/>
        </w:rPr>
        <w:t>手工录入和文件上传的最大条数为500笔，超过500笔的用户需分批提交</w:t>
      </w:r>
    </w:p>
    <w:p w14:paraId="5987AA91">
      <w:pPr>
        <w:pStyle w:val="88"/>
        <w:numPr>
          <w:ilvl w:val="0"/>
          <w:numId w:val="73"/>
        </w:numPr>
        <w:ind w:left="0" w:firstLineChars="0"/>
        <w:rPr>
          <w:rFonts w:ascii="宋体" w:hAnsi="宋体" w:cs="Arial"/>
          <w:color w:val="000000"/>
        </w:rPr>
      </w:pPr>
      <w:r>
        <w:rPr>
          <w:rFonts w:hint="eastAsia" w:ascii="宋体" w:hAnsi="宋体" w:cs="Arial"/>
          <w:color w:val="000000"/>
        </w:rPr>
        <w:t>交易结果按处理结果（</w:t>
      </w:r>
      <w:r>
        <w:rPr>
          <w:rFonts w:hint="eastAsia" w:ascii="宋体" w:hAnsi="宋体" w:cs="Arial"/>
          <w:color w:val="000000"/>
          <w:szCs w:val="21"/>
        </w:rPr>
        <w:t>成功/失败/银行处理中</w:t>
      </w:r>
      <w:r>
        <w:rPr>
          <w:rFonts w:hint="eastAsia" w:ascii="宋体" w:hAnsi="宋体" w:cs="Arial"/>
          <w:color w:val="000000"/>
        </w:rPr>
        <w:t>）排序，每一种处理结果按执行时间排序。</w:t>
      </w:r>
    </w:p>
    <w:p w14:paraId="54FFB007">
      <w:pPr>
        <w:pStyle w:val="88"/>
        <w:numPr>
          <w:ilvl w:val="0"/>
          <w:numId w:val="73"/>
        </w:numPr>
        <w:spacing w:after="0"/>
        <w:ind w:left="0" w:firstLineChars="0"/>
        <w:rPr>
          <w:rFonts w:ascii="宋体" w:hAnsi="宋体"/>
        </w:rPr>
      </w:pPr>
      <w:r>
        <w:rPr>
          <w:rFonts w:hint="eastAsia" w:ascii="宋体" w:hAnsi="宋体"/>
        </w:rPr>
        <w:t>网银根据用户提交的批量文件逐笔发送到后台</w:t>
      </w:r>
    </w:p>
    <w:p w14:paraId="60970E7A">
      <w:pPr>
        <w:pStyle w:val="5"/>
        <w:numPr>
          <w:ilvl w:val="0"/>
          <w:numId w:val="0"/>
        </w:numPr>
        <w:ind w:left="113"/>
      </w:pPr>
      <w:r>
        <w:rPr>
          <w:rFonts w:hint="eastAsia"/>
        </w:rPr>
        <w:t>交易后</w:t>
      </w:r>
    </w:p>
    <w:p w14:paraId="79028D74">
      <w:pPr>
        <w:pStyle w:val="88"/>
        <w:numPr>
          <w:ilvl w:val="0"/>
          <w:numId w:val="74"/>
        </w:numPr>
        <w:ind w:left="0" w:firstLineChars="0"/>
        <w:rPr>
          <w:rFonts w:cs="Arial"/>
          <w:color w:val="000000"/>
        </w:rPr>
      </w:pPr>
      <w:r>
        <w:rPr>
          <w:rFonts w:hint="eastAsia" w:cs="Arial"/>
          <w:color w:val="000000"/>
        </w:rPr>
        <w:t>交易成功后，网易系统会累计当前用户的已转账额度</w:t>
      </w:r>
    </w:p>
    <w:p w14:paraId="647C72A2">
      <w:pPr>
        <w:pStyle w:val="88"/>
        <w:numPr>
          <w:ilvl w:val="0"/>
          <w:numId w:val="74"/>
        </w:numPr>
        <w:ind w:left="0" w:firstLineChars="0"/>
        <w:rPr>
          <w:rFonts w:cs="Arial"/>
          <w:color w:val="000000"/>
        </w:rPr>
      </w:pPr>
      <w:r>
        <w:rPr>
          <w:rFonts w:hint="eastAsia" w:cs="Arial"/>
          <w:color w:val="000000"/>
        </w:rPr>
        <w:t>交易无论成功、失败、银行处理中都需记录日志。日志应该在内部管理里的日志管理-用户操作日志查询里的个人客户日志中查询到。用户也可以在个人网银里的客户服务里的网银操作日志查询到。</w:t>
      </w:r>
    </w:p>
    <w:p w14:paraId="71AAE1EF">
      <w:pPr>
        <w:pStyle w:val="4"/>
        <w:ind w:left="57"/>
      </w:pPr>
      <w:bookmarkStart w:id="422" w:name="_Toc351988481"/>
      <w:r>
        <w:rPr>
          <w:rFonts w:hint="eastAsia"/>
        </w:rPr>
        <w:t>页面要素</w:t>
      </w:r>
      <w:bookmarkEnd w:id="422"/>
    </w:p>
    <w:p w14:paraId="211F33A1">
      <w:pPr>
        <w:pStyle w:val="5"/>
        <w:numPr>
          <w:ilvl w:val="0"/>
          <w:numId w:val="0"/>
        </w:numPr>
        <w:ind w:left="113"/>
      </w:pPr>
      <w:r>
        <w:rPr>
          <w:rFonts w:hint="eastAsia"/>
        </w:rPr>
        <w:t>输入页面</w:t>
      </w:r>
    </w:p>
    <w:p w14:paraId="76FCA1EA">
      <w:pPr>
        <w:pStyle w:val="88"/>
        <w:ind w:firstLine="0" w:firstLineChars="0"/>
        <w:rPr>
          <w:rFonts w:ascii="宋体" w:hAnsi="宋体" w:cs="Arial"/>
          <w:szCs w:val="21"/>
        </w:rPr>
      </w:pPr>
      <w:r>
        <w:rPr>
          <w:rFonts w:hint="eastAsia" w:ascii="宋体" w:hAnsi="宋体" w:cs="Arial"/>
          <w:szCs w:val="21"/>
        </w:rPr>
        <w:t>批量转账交易页面（上部交易要素输入区）</w:t>
      </w:r>
    </w:p>
    <w:tbl>
      <w:tblPr>
        <w:tblStyle w:val="4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7"/>
        <w:gridCol w:w="1619"/>
        <w:gridCol w:w="1028"/>
        <w:gridCol w:w="997"/>
        <w:gridCol w:w="1057"/>
        <w:gridCol w:w="895"/>
        <w:gridCol w:w="2499"/>
      </w:tblGrid>
      <w:tr w14:paraId="26638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 w:type="dxa"/>
            <w:shd w:val="clear" w:color="auto" w:fill="FFCC99"/>
            <w:vAlign w:val="center"/>
          </w:tcPr>
          <w:p w14:paraId="6A8FBFCE">
            <w:pPr>
              <w:rPr>
                <w:rFonts w:ascii="宋体" w:hAnsi="宋体" w:cs="Arial"/>
                <w:b/>
                <w:color w:val="000000"/>
                <w:sz w:val="21"/>
                <w:szCs w:val="21"/>
              </w:rPr>
            </w:pPr>
            <w:r>
              <w:rPr>
                <w:rFonts w:ascii="宋体" w:hAnsi="宋体" w:cs="Arial"/>
                <w:b/>
                <w:color w:val="000000"/>
                <w:sz w:val="21"/>
                <w:szCs w:val="21"/>
              </w:rPr>
              <w:t>序号</w:t>
            </w:r>
          </w:p>
        </w:tc>
        <w:tc>
          <w:tcPr>
            <w:tcW w:w="1619" w:type="dxa"/>
            <w:shd w:val="clear" w:color="auto" w:fill="FFCC99"/>
            <w:vAlign w:val="center"/>
          </w:tcPr>
          <w:p w14:paraId="632E95F3">
            <w:pPr>
              <w:rPr>
                <w:rFonts w:ascii="宋体" w:hAnsi="宋体" w:cs="Arial"/>
                <w:b/>
                <w:color w:val="000000"/>
                <w:sz w:val="21"/>
                <w:szCs w:val="21"/>
              </w:rPr>
            </w:pPr>
            <w:r>
              <w:rPr>
                <w:rFonts w:ascii="宋体" w:hAnsi="宋体" w:cs="Arial"/>
                <w:b/>
                <w:color w:val="000000"/>
                <w:sz w:val="21"/>
                <w:szCs w:val="21"/>
              </w:rPr>
              <w:t>名称</w:t>
            </w:r>
          </w:p>
        </w:tc>
        <w:tc>
          <w:tcPr>
            <w:tcW w:w="1028" w:type="dxa"/>
            <w:shd w:val="clear" w:color="auto" w:fill="FFCC99"/>
            <w:vAlign w:val="center"/>
          </w:tcPr>
          <w:p w14:paraId="3B346720">
            <w:pPr>
              <w:rPr>
                <w:rFonts w:ascii="宋体" w:hAnsi="宋体" w:cs="Arial"/>
                <w:b/>
                <w:color w:val="000000"/>
                <w:sz w:val="21"/>
                <w:szCs w:val="21"/>
              </w:rPr>
            </w:pPr>
            <w:r>
              <w:rPr>
                <w:rFonts w:ascii="宋体" w:hAnsi="宋体" w:cs="Arial"/>
                <w:b/>
                <w:color w:val="000000"/>
                <w:sz w:val="21"/>
                <w:szCs w:val="21"/>
              </w:rPr>
              <w:t>输入</w:t>
            </w:r>
            <w:r>
              <w:rPr>
                <w:rFonts w:hint="eastAsia" w:ascii="宋体" w:hAnsi="宋体" w:cs="Arial"/>
                <w:b/>
                <w:color w:val="000000"/>
                <w:sz w:val="21"/>
                <w:szCs w:val="21"/>
              </w:rPr>
              <w:t>/输出</w:t>
            </w:r>
          </w:p>
        </w:tc>
        <w:tc>
          <w:tcPr>
            <w:tcW w:w="997" w:type="dxa"/>
            <w:shd w:val="clear" w:color="auto" w:fill="FFCC99"/>
            <w:vAlign w:val="center"/>
          </w:tcPr>
          <w:p w14:paraId="64B04395">
            <w:pPr>
              <w:rPr>
                <w:rFonts w:ascii="宋体" w:hAnsi="宋体" w:cs="Arial"/>
                <w:b/>
                <w:color w:val="000000"/>
                <w:sz w:val="21"/>
                <w:szCs w:val="21"/>
              </w:rPr>
            </w:pPr>
            <w:r>
              <w:rPr>
                <w:rFonts w:ascii="宋体" w:hAnsi="宋体" w:cs="Arial"/>
                <w:b/>
                <w:color w:val="000000"/>
                <w:sz w:val="21"/>
                <w:szCs w:val="21"/>
              </w:rPr>
              <w:t>缺省值</w:t>
            </w:r>
          </w:p>
        </w:tc>
        <w:tc>
          <w:tcPr>
            <w:tcW w:w="1057" w:type="dxa"/>
            <w:shd w:val="clear" w:color="auto" w:fill="FFCC99"/>
            <w:vAlign w:val="center"/>
          </w:tcPr>
          <w:p w14:paraId="740F1920">
            <w:pPr>
              <w:rPr>
                <w:rFonts w:ascii="宋体" w:hAnsi="宋体" w:cs="Arial"/>
                <w:b/>
                <w:color w:val="000000"/>
                <w:sz w:val="21"/>
                <w:szCs w:val="21"/>
              </w:rPr>
            </w:pPr>
            <w:r>
              <w:rPr>
                <w:rFonts w:hint="eastAsia" w:ascii="宋体" w:hAnsi="宋体" w:cs="Arial"/>
                <w:b/>
                <w:color w:val="000000"/>
                <w:sz w:val="21"/>
                <w:szCs w:val="21"/>
              </w:rPr>
              <w:t>类型/长度</w:t>
            </w:r>
          </w:p>
        </w:tc>
        <w:tc>
          <w:tcPr>
            <w:tcW w:w="895" w:type="dxa"/>
            <w:shd w:val="clear" w:color="auto" w:fill="FFCC99"/>
            <w:vAlign w:val="center"/>
          </w:tcPr>
          <w:p w14:paraId="2D0E0156">
            <w:pPr>
              <w:rPr>
                <w:rFonts w:ascii="宋体" w:hAnsi="宋体" w:cs="Arial"/>
                <w:b/>
                <w:color w:val="000000"/>
                <w:sz w:val="21"/>
                <w:szCs w:val="21"/>
              </w:rPr>
            </w:pPr>
            <w:r>
              <w:rPr>
                <w:rFonts w:hint="eastAsia" w:ascii="宋体" w:hAnsi="宋体" w:cs="Arial"/>
                <w:b/>
                <w:color w:val="000000"/>
                <w:sz w:val="21"/>
                <w:szCs w:val="21"/>
              </w:rPr>
              <w:t>是否必输</w:t>
            </w:r>
          </w:p>
        </w:tc>
        <w:tc>
          <w:tcPr>
            <w:tcW w:w="2499" w:type="dxa"/>
            <w:shd w:val="clear" w:color="auto" w:fill="FFCC99"/>
            <w:vAlign w:val="center"/>
          </w:tcPr>
          <w:p w14:paraId="2F51E6C2">
            <w:pPr>
              <w:rPr>
                <w:rFonts w:ascii="宋体" w:hAnsi="宋体" w:cs="Arial"/>
                <w:b/>
                <w:color w:val="000000"/>
                <w:sz w:val="21"/>
                <w:szCs w:val="21"/>
              </w:rPr>
            </w:pPr>
            <w:r>
              <w:rPr>
                <w:rFonts w:ascii="宋体" w:hAnsi="宋体" w:cs="Arial"/>
                <w:b/>
                <w:color w:val="000000"/>
                <w:sz w:val="21"/>
                <w:szCs w:val="21"/>
              </w:rPr>
              <w:t>备注</w:t>
            </w:r>
          </w:p>
        </w:tc>
      </w:tr>
      <w:tr w14:paraId="32D29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664D2223">
            <w:pPr>
              <w:numPr>
                <w:ilvl w:val="0"/>
                <w:numId w:val="75"/>
              </w:numPr>
              <w:rPr>
                <w:rFonts w:ascii="宋体" w:hAnsi="宋体"/>
                <w:color w:val="000000"/>
                <w:sz w:val="21"/>
                <w:szCs w:val="21"/>
              </w:rPr>
            </w:pPr>
          </w:p>
        </w:tc>
        <w:tc>
          <w:tcPr>
            <w:tcW w:w="1619" w:type="dxa"/>
            <w:vAlign w:val="center"/>
          </w:tcPr>
          <w:p w14:paraId="2A40FCC3">
            <w:pPr>
              <w:rPr>
                <w:rFonts w:ascii="宋体" w:hAnsi="宋体" w:cs="Arial"/>
                <w:sz w:val="21"/>
                <w:szCs w:val="21"/>
              </w:rPr>
            </w:pPr>
            <w:r>
              <w:rPr>
                <w:rFonts w:hint="eastAsia" w:ascii="宋体" w:hAnsi="宋体" w:cs="Arial"/>
                <w:sz w:val="21"/>
                <w:szCs w:val="21"/>
              </w:rPr>
              <w:t>输入方式</w:t>
            </w:r>
          </w:p>
        </w:tc>
        <w:tc>
          <w:tcPr>
            <w:tcW w:w="1028" w:type="dxa"/>
            <w:vAlign w:val="center"/>
          </w:tcPr>
          <w:p w14:paraId="3936245E">
            <w:pPr>
              <w:rPr>
                <w:rFonts w:ascii="宋体" w:hAnsi="宋体" w:cs="Arial"/>
                <w:sz w:val="21"/>
                <w:szCs w:val="21"/>
              </w:rPr>
            </w:pPr>
            <w:r>
              <w:rPr>
                <w:rFonts w:hint="eastAsia" w:ascii="宋体" w:hAnsi="宋体" w:cs="Arial"/>
                <w:sz w:val="21"/>
                <w:szCs w:val="21"/>
              </w:rPr>
              <w:t>页签</w:t>
            </w:r>
          </w:p>
        </w:tc>
        <w:tc>
          <w:tcPr>
            <w:tcW w:w="997" w:type="dxa"/>
            <w:vAlign w:val="center"/>
          </w:tcPr>
          <w:p w14:paraId="3CC424A0">
            <w:pPr>
              <w:rPr>
                <w:rFonts w:ascii="宋体" w:hAnsi="宋体" w:cs="Arial"/>
                <w:color w:val="000000"/>
                <w:sz w:val="21"/>
                <w:szCs w:val="21"/>
              </w:rPr>
            </w:pPr>
            <w:r>
              <w:rPr>
                <w:rFonts w:hint="eastAsia" w:ascii="宋体" w:hAnsi="宋体" w:cs="Arial"/>
                <w:color w:val="000000"/>
                <w:sz w:val="21"/>
                <w:szCs w:val="21"/>
              </w:rPr>
              <w:t>手工输入</w:t>
            </w:r>
          </w:p>
        </w:tc>
        <w:tc>
          <w:tcPr>
            <w:tcW w:w="1057" w:type="dxa"/>
            <w:vAlign w:val="center"/>
          </w:tcPr>
          <w:p w14:paraId="55062676">
            <w:pPr>
              <w:rPr>
                <w:rFonts w:ascii="宋体" w:hAnsi="宋体" w:cs="Arial"/>
                <w:color w:val="000000"/>
                <w:sz w:val="21"/>
                <w:szCs w:val="21"/>
              </w:rPr>
            </w:pPr>
          </w:p>
        </w:tc>
        <w:tc>
          <w:tcPr>
            <w:tcW w:w="895" w:type="dxa"/>
            <w:vAlign w:val="center"/>
          </w:tcPr>
          <w:p w14:paraId="1815B97B">
            <w:pPr>
              <w:rPr>
                <w:rFonts w:ascii="宋体" w:hAnsi="宋体" w:cs="Arial"/>
                <w:color w:val="000000"/>
                <w:sz w:val="21"/>
                <w:szCs w:val="21"/>
              </w:rPr>
            </w:pPr>
          </w:p>
        </w:tc>
        <w:tc>
          <w:tcPr>
            <w:tcW w:w="2499" w:type="dxa"/>
            <w:vAlign w:val="center"/>
          </w:tcPr>
          <w:p w14:paraId="36DFDDFE">
            <w:pPr>
              <w:rPr>
                <w:rFonts w:ascii="宋体" w:hAnsi="宋体" w:cs="Arial"/>
                <w:sz w:val="21"/>
                <w:szCs w:val="21"/>
              </w:rPr>
            </w:pPr>
            <w:r>
              <w:rPr>
                <w:rFonts w:hint="eastAsia" w:ascii="宋体" w:hAnsi="宋体" w:cs="Arial"/>
                <w:sz w:val="21"/>
                <w:szCs w:val="21"/>
              </w:rPr>
              <w:t>手工输入\文件导入</w:t>
            </w:r>
          </w:p>
        </w:tc>
      </w:tr>
      <w:tr w14:paraId="13FA5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8522" w:type="dxa"/>
            <w:gridSpan w:val="7"/>
            <w:vAlign w:val="center"/>
          </w:tcPr>
          <w:p w14:paraId="185EB440">
            <w:pPr>
              <w:rPr>
                <w:rFonts w:ascii="宋体" w:hAnsi="宋体" w:cs="Arial"/>
                <w:sz w:val="21"/>
                <w:szCs w:val="21"/>
              </w:rPr>
            </w:pPr>
            <w:r>
              <w:rPr>
                <w:rFonts w:hint="eastAsia" w:ascii="宋体" w:hAnsi="宋体" w:cs="Arial"/>
                <w:sz w:val="21"/>
                <w:szCs w:val="21"/>
              </w:rPr>
              <w:t>文件导入区</w:t>
            </w:r>
          </w:p>
        </w:tc>
      </w:tr>
      <w:tr w14:paraId="062E2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28894CA0">
            <w:pPr>
              <w:numPr>
                <w:ilvl w:val="0"/>
                <w:numId w:val="75"/>
              </w:numPr>
              <w:rPr>
                <w:rFonts w:ascii="宋体" w:hAnsi="宋体"/>
                <w:color w:val="000000"/>
                <w:sz w:val="21"/>
                <w:szCs w:val="21"/>
              </w:rPr>
            </w:pPr>
          </w:p>
        </w:tc>
        <w:tc>
          <w:tcPr>
            <w:tcW w:w="1619" w:type="dxa"/>
            <w:vAlign w:val="center"/>
          </w:tcPr>
          <w:p w14:paraId="0C32DD77">
            <w:pPr>
              <w:rPr>
                <w:rFonts w:ascii="宋体" w:hAnsi="宋体" w:cs="Arial"/>
                <w:sz w:val="21"/>
                <w:szCs w:val="21"/>
              </w:rPr>
            </w:pPr>
            <w:r>
              <w:rPr>
                <w:rFonts w:hint="eastAsia" w:ascii="宋体" w:hAnsi="宋体" w:cs="Arial"/>
                <w:sz w:val="21"/>
                <w:szCs w:val="21"/>
              </w:rPr>
              <w:t>总金额</w:t>
            </w:r>
          </w:p>
        </w:tc>
        <w:tc>
          <w:tcPr>
            <w:tcW w:w="1028" w:type="dxa"/>
            <w:vAlign w:val="center"/>
          </w:tcPr>
          <w:p w14:paraId="01F49D48">
            <w:pPr>
              <w:rPr>
                <w:rFonts w:ascii="宋体" w:hAnsi="宋体" w:cs="Arial"/>
                <w:sz w:val="21"/>
                <w:szCs w:val="21"/>
              </w:rPr>
            </w:pPr>
            <w:r>
              <w:rPr>
                <w:rFonts w:hint="eastAsia" w:ascii="宋体" w:hAnsi="宋体" w:cs="Arial"/>
                <w:sz w:val="21"/>
                <w:szCs w:val="21"/>
              </w:rPr>
              <w:t>文本框</w:t>
            </w:r>
          </w:p>
        </w:tc>
        <w:tc>
          <w:tcPr>
            <w:tcW w:w="997" w:type="dxa"/>
            <w:vAlign w:val="center"/>
          </w:tcPr>
          <w:p w14:paraId="5F0C6A69">
            <w:pPr>
              <w:rPr>
                <w:rFonts w:ascii="宋体" w:hAnsi="宋体" w:cs="Arial"/>
                <w:color w:val="000000"/>
                <w:sz w:val="21"/>
                <w:szCs w:val="21"/>
              </w:rPr>
            </w:pPr>
          </w:p>
        </w:tc>
        <w:tc>
          <w:tcPr>
            <w:tcW w:w="1057" w:type="dxa"/>
            <w:vAlign w:val="center"/>
          </w:tcPr>
          <w:p w14:paraId="19C59892">
            <w:pPr>
              <w:rPr>
                <w:rFonts w:ascii="宋体" w:hAnsi="宋体" w:cs="Arial"/>
                <w:color w:val="000000"/>
                <w:sz w:val="21"/>
                <w:szCs w:val="21"/>
              </w:rPr>
            </w:pPr>
            <w:r>
              <w:rPr>
                <w:rFonts w:ascii="宋体" w:hAnsi="宋体" w:cs="Arial"/>
                <w:color w:val="000000"/>
                <w:sz w:val="21"/>
                <w:szCs w:val="21"/>
              </w:rPr>
              <w:t>N/(18.2)</w:t>
            </w:r>
          </w:p>
        </w:tc>
        <w:tc>
          <w:tcPr>
            <w:tcW w:w="895" w:type="dxa"/>
            <w:vAlign w:val="center"/>
          </w:tcPr>
          <w:p w14:paraId="1CB74740">
            <w:pPr>
              <w:rPr>
                <w:rFonts w:ascii="宋体" w:hAnsi="宋体" w:cs="Arial"/>
                <w:color w:val="000000"/>
                <w:sz w:val="21"/>
                <w:szCs w:val="21"/>
              </w:rPr>
            </w:pPr>
            <w:r>
              <w:rPr>
                <w:rFonts w:hint="eastAsia" w:ascii="宋体" w:hAnsi="宋体" w:cs="Arial"/>
                <w:color w:val="000000"/>
                <w:sz w:val="21"/>
                <w:szCs w:val="21"/>
              </w:rPr>
              <w:t>是</w:t>
            </w:r>
          </w:p>
        </w:tc>
        <w:tc>
          <w:tcPr>
            <w:tcW w:w="2499" w:type="dxa"/>
            <w:vAlign w:val="center"/>
          </w:tcPr>
          <w:p w14:paraId="52833452">
            <w:pPr>
              <w:rPr>
                <w:rFonts w:ascii="宋体" w:hAnsi="宋体" w:cs="Arial"/>
                <w:sz w:val="21"/>
                <w:szCs w:val="21"/>
              </w:rPr>
            </w:pPr>
            <w:r>
              <w:rPr>
                <w:rFonts w:hint="eastAsia" w:ascii="宋体" w:hAnsi="宋体" w:cs="Arial"/>
                <w:sz w:val="21"/>
                <w:szCs w:val="21"/>
              </w:rPr>
              <w:t>选择文件导入时显示此项</w:t>
            </w:r>
          </w:p>
          <w:p w14:paraId="5C18FB01">
            <w:pPr>
              <w:rPr>
                <w:rFonts w:ascii="宋体" w:hAnsi="宋体" w:cs="Arial"/>
                <w:sz w:val="21"/>
                <w:szCs w:val="21"/>
              </w:rPr>
            </w:pPr>
            <w:r>
              <w:rPr>
                <w:rFonts w:hint="eastAsia" w:ascii="宋体" w:hAnsi="宋体" w:cs="Arial"/>
                <w:sz w:val="21"/>
                <w:szCs w:val="21"/>
              </w:rPr>
              <w:t>右侧提示：请输总金额</w:t>
            </w:r>
          </w:p>
        </w:tc>
      </w:tr>
      <w:tr w14:paraId="4BDB8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17295C07">
            <w:pPr>
              <w:numPr>
                <w:ilvl w:val="0"/>
                <w:numId w:val="75"/>
              </w:numPr>
              <w:rPr>
                <w:rFonts w:ascii="宋体" w:hAnsi="宋体"/>
                <w:color w:val="000000"/>
                <w:sz w:val="21"/>
                <w:szCs w:val="21"/>
              </w:rPr>
            </w:pPr>
          </w:p>
        </w:tc>
        <w:tc>
          <w:tcPr>
            <w:tcW w:w="1619" w:type="dxa"/>
            <w:vAlign w:val="center"/>
          </w:tcPr>
          <w:p w14:paraId="4B5E991B">
            <w:pPr>
              <w:rPr>
                <w:rFonts w:ascii="宋体" w:hAnsi="宋体" w:cs="Arial"/>
                <w:sz w:val="21"/>
                <w:szCs w:val="21"/>
              </w:rPr>
            </w:pPr>
            <w:r>
              <w:rPr>
                <w:rFonts w:hint="eastAsia" w:ascii="宋体" w:hAnsi="宋体" w:cs="Arial"/>
                <w:sz w:val="21"/>
                <w:szCs w:val="21"/>
              </w:rPr>
              <w:t>大写金额</w:t>
            </w:r>
          </w:p>
        </w:tc>
        <w:tc>
          <w:tcPr>
            <w:tcW w:w="1028" w:type="dxa"/>
            <w:vAlign w:val="center"/>
          </w:tcPr>
          <w:p w14:paraId="7524C8C4">
            <w:pPr>
              <w:rPr>
                <w:rFonts w:ascii="宋体" w:hAnsi="宋体" w:cs="Arial"/>
                <w:sz w:val="21"/>
                <w:szCs w:val="21"/>
              </w:rPr>
            </w:pPr>
            <w:r>
              <w:rPr>
                <w:rFonts w:hint="eastAsia" w:ascii="宋体" w:hAnsi="宋体" w:cs="Arial"/>
                <w:sz w:val="21"/>
                <w:szCs w:val="21"/>
              </w:rPr>
              <w:t>文本</w:t>
            </w:r>
          </w:p>
        </w:tc>
        <w:tc>
          <w:tcPr>
            <w:tcW w:w="997" w:type="dxa"/>
            <w:vAlign w:val="center"/>
          </w:tcPr>
          <w:p w14:paraId="60E3B49B">
            <w:pPr>
              <w:rPr>
                <w:rFonts w:ascii="宋体" w:hAnsi="宋体" w:cs="Arial"/>
                <w:color w:val="000000"/>
                <w:sz w:val="21"/>
                <w:szCs w:val="21"/>
              </w:rPr>
            </w:pPr>
          </w:p>
        </w:tc>
        <w:tc>
          <w:tcPr>
            <w:tcW w:w="1057" w:type="dxa"/>
            <w:vAlign w:val="center"/>
          </w:tcPr>
          <w:p w14:paraId="4D3BEECC">
            <w:pPr>
              <w:rPr>
                <w:rFonts w:ascii="宋体" w:hAnsi="宋体" w:cs="Arial"/>
                <w:color w:val="000000"/>
                <w:sz w:val="21"/>
                <w:szCs w:val="21"/>
              </w:rPr>
            </w:pPr>
          </w:p>
        </w:tc>
        <w:tc>
          <w:tcPr>
            <w:tcW w:w="895" w:type="dxa"/>
            <w:vAlign w:val="center"/>
          </w:tcPr>
          <w:p w14:paraId="4CD27ABF">
            <w:pPr>
              <w:rPr>
                <w:rFonts w:ascii="宋体" w:hAnsi="宋体" w:cs="Arial"/>
                <w:color w:val="000000"/>
                <w:sz w:val="21"/>
                <w:szCs w:val="21"/>
              </w:rPr>
            </w:pPr>
          </w:p>
        </w:tc>
        <w:tc>
          <w:tcPr>
            <w:tcW w:w="2499" w:type="dxa"/>
            <w:vAlign w:val="center"/>
          </w:tcPr>
          <w:p w14:paraId="5752E143">
            <w:pPr>
              <w:rPr>
                <w:rFonts w:ascii="宋体" w:hAnsi="宋体" w:cs="Arial"/>
                <w:sz w:val="21"/>
                <w:szCs w:val="21"/>
              </w:rPr>
            </w:pPr>
            <w:r>
              <w:rPr>
                <w:rFonts w:hint="eastAsia" w:ascii="宋体" w:hAnsi="宋体" w:cs="Arial"/>
                <w:sz w:val="21"/>
                <w:szCs w:val="21"/>
              </w:rPr>
              <w:t>系统反显</w:t>
            </w:r>
          </w:p>
        </w:tc>
      </w:tr>
      <w:tr w14:paraId="3641A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00CFEE2A">
            <w:pPr>
              <w:numPr>
                <w:ilvl w:val="0"/>
                <w:numId w:val="75"/>
              </w:numPr>
              <w:rPr>
                <w:rFonts w:ascii="宋体" w:hAnsi="宋体"/>
                <w:color w:val="000000"/>
                <w:sz w:val="21"/>
                <w:szCs w:val="21"/>
              </w:rPr>
            </w:pPr>
          </w:p>
        </w:tc>
        <w:tc>
          <w:tcPr>
            <w:tcW w:w="1619" w:type="dxa"/>
            <w:vAlign w:val="center"/>
          </w:tcPr>
          <w:p w14:paraId="31A3F38A">
            <w:pPr>
              <w:rPr>
                <w:rFonts w:ascii="宋体" w:hAnsi="宋体" w:cs="Arial"/>
                <w:sz w:val="21"/>
                <w:szCs w:val="21"/>
              </w:rPr>
            </w:pPr>
            <w:r>
              <w:rPr>
                <w:rFonts w:hint="eastAsia" w:ascii="宋体" w:hAnsi="宋体" w:cs="Arial"/>
                <w:sz w:val="21"/>
                <w:szCs w:val="21"/>
              </w:rPr>
              <w:t>总笔数</w:t>
            </w:r>
          </w:p>
        </w:tc>
        <w:tc>
          <w:tcPr>
            <w:tcW w:w="1028" w:type="dxa"/>
          </w:tcPr>
          <w:p w14:paraId="500AF9A9">
            <w:pPr>
              <w:rPr>
                <w:rFonts w:ascii="宋体" w:hAnsi="宋体"/>
                <w:sz w:val="21"/>
                <w:szCs w:val="21"/>
              </w:rPr>
            </w:pPr>
            <w:r>
              <w:rPr>
                <w:rFonts w:hint="eastAsia" w:ascii="宋体" w:hAnsi="宋体" w:cs="Arial"/>
                <w:sz w:val="21"/>
                <w:szCs w:val="21"/>
              </w:rPr>
              <w:t>文本框</w:t>
            </w:r>
          </w:p>
        </w:tc>
        <w:tc>
          <w:tcPr>
            <w:tcW w:w="997" w:type="dxa"/>
            <w:vAlign w:val="center"/>
          </w:tcPr>
          <w:p w14:paraId="33226B2C">
            <w:pPr>
              <w:rPr>
                <w:rFonts w:ascii="宋体" w:hAnsi="宋体" w:cs="Arial"/>
                <w:color w:val="000000"/>
                <w:sz w:val="21"/>
                <w:szCs w:val="21"/>
              </w:rPr>
            </w:pPr>
          </w:p>
        </w:tc>
        <w:tc>
          <w:tcPr>
            <w:tcW w:w="1057" w:type="dxa"/>
            <w:vAlign w:val="center"/>
          </w:tcPr>
          <w:p w14:paraId="3B203038">
            <w:pPr>
              <w:rPr>
                <w:rFonts w:ascii="宋体" w:hAnsi="宋体" w:cs="Arial"/>
                <w:color w:val="000000"/>
                <w:sz w:val="21"/>
                <w:szCs w:val="21"/>
              </w:rPr>
            </w:pPr>
            <w:r>
              <w:rPr>
                <w:rFonts w:hint="eastAsia" w:ascii="宋体" w:hAnsi="宋体" w:cs="Arial"/>
                <w:color w:val="000000"/>
                <w:sz w:val="21"/>
                <w:szCs w:val="21"/>
              </w:rPr>
              <w:t>N/10</w:t>
            </w:r>
          </w:p>
        </w:tc>
        <w:tc>
          <w:tcPr>
            <w:tcW w:w="895" w:type="dxa"/>
            <w:vAlign w:val="center"/>
          </w:tcPr>
          <w:p w14:paraId="5B56CDA2">
            <w:pPr>
              <w:rPr>
                <w:rFonts w:ascii="宋体" w:hAnsi="宋体" w:cs="Arial"/>
                <w:color w:val="000000"/>
                <w:sz w:val="21"/>
                <w:szCs w:val="21"/>
              </w:rPr>
            </w:pPr>
            <w:r>
              <w:rPr>
                <w:rFonts w:hint="eastAsia" w:ascii="宋体" w:hAnsi="宋体" w:cs="Arial"/>
                <w:color w:val="000000"/>
                <w:sz w:val="21"/>
                <w:szCs w:val="21"/>
              </w:rPr>
              <w:t>是</w:t>
            </w:r>
          </w:p>
        </w:tc>
        <w:tc>
          <w:tcPr>
            <w:tcW w:w="2499" w:type="dxa"/>
            <w:vAlign w:val="center"/>
          </w:tcPr>
          <w:p w14:paraId="764D0D93">
            <w:pPr>
              <w:rPr>
                <w:rFonts w:ascii="宋体" w:hAnsi="宋体" w:cs="Arial"/>
                <w:sz w:val="21"/>
                <w:szCs w:val="21"/>
              </w:rPr>
            </w:pPr>
            <w:r>
              <w:rPr>
                <w:rFonts w:hint="eastAsia" w:ascii="宋体" w:hAnsi="宋体" w:cs="Arial"/>
                <w:sz w:val="21"/>
                <w:szCs w:val="21"/>
              </w:rPr>
              <w:t>选择文件导入时显示此项</w:t>
            </w:r>
          </w:p>
          <w:p w14:paraId="59D69152">
            <w:pPr>
              <w:rPr>
                <w:rFonts w:ascii="宋体" w:hAnsi="宋体" w:cs="Arial"/>
                <w:sz w:val="21"/>
                <w:szCs w:val="21"/>
              </w:rPr>
            </w:pPr>
            <w:r>
              <w:rPr>
                <w:rFonts w:hint="eastAsia" w:ascii="宋体" w:hAnsi="宋体" w:cs="Arial"/>
                <w:sz w:val="21"/>
                <w:szCs w:val="21"/>
              </w:rPr>
              <w:t>右侧提示：请输总笔数</w:t>
            </w:r>
          </w:p>
        </w:tc>
      </w:tr>
      <w:tr w14:paraId="50143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546CC3B8">
            <w:pPr>
              <w:numPr>
                <w:ilvl w:val="0"/>
                <w:numId w:val="75"/>
              </w:numPr>
              <w:rPr>
                <w:rFonts w:ascii="宋体" w:hAnsi="宋体"/>
                <w:color w:val="000000"/>
                <w:sz w:val="21"/>
                <w:szCs w:val="21"/>
              </w:rPr>
            </w:pPr>
          </w:p>
        </w:tc>
        <w:tc>
          <w:tcPr>
            <w:tcW w:w="1619" w:type="dxa"/>
            <w:vAlign w:val="center"/>
          </w:tcPr>
          <w:p w14:paraId="253F990C">
            <w:pPr>
              <w:rPr>
                <w:rFonts w:ascii="宋体" w:hAnsi="宋体" w:cs="Arial"/>
                <w:sz w:val="21"/>
                <w:szCs w:val="21"/>
              </w:rPr>
            </w:pPr>
            <w:r>
              <w:rPr>
                <w:rFonts w:hint="eastAsia" w:ascii="宋体" w:hAnsi="宋体" w:cs="Arial"/>
                <w:sz w:val="21"/>
                <w:szCs w:val="21"/>
              </w:rPr>
              <w:t>批量文件</w:t>
            </w:r>
          </w:p>
        </w:tc>
        <w:tc>
          <w:tcPr>
            <w:tcW w:w="1028" w:type="dxa"/>
            <w:vAlign w:val="center"/>
          </w:tcPr>
          <w:p w14:paraId="0278BF00">
            <w:pPr>
              <w:rPr>
                <w:rFonts w:ascii="宋体" w:hAnsi="宋体" w:cs="Arial"/>
                <w:sz w:val="21"/>
                <w:szCs w:val="21"/>
              </w:rPr>
            </w:pPr>
            <w:r>
              <w:rPr>
                <w:rFonts w:hint="eastAsia" w:ascii="宋体" w:hAnsi="宋体" w:cs="Arial"/>
                <w:sz w:val="21"/>
                <w:szCs w:val="21"/>
              </w:rPr>
              <w:t>文本框</w:t>
            </w:r>
          </w:p>
        </w:tc>
        <w:tc>
          <w:tcPr>
            <w:tcW w:w="997" w:type="dxa"/>
            <w:vAlign w:val="center"/>
          </w:tcPr>
          <w:p w14:paraId="5A404854">
            <w:pPr>
              <w:rPr>
                <w:rFonts w:ascii="宋体" w:hAnsi="宋体" w:cs="Arial"/>
                <w:color w:val="000000"/>
                <w:sz w:val="21"/>
                <w:szCs w:val="21"/>
              </w:rPr>
            </w:pPr>
          </w:p>
        </w:tc>
        <w:tc>
          <w:tcPr>
            <w:tcW w:w="1057" w:type="dxa"/>
            <w:vAlign w:val="center"/>
          </w:tcPr>
          <w:p w14:paraId="4197FC51">
            <w:pPr>
              <w:rPr>
                <w:rFonts w:ascii="宋体" w:hAnsi="宋体" w:cs="Arial"/>
                <w:color w:val="000000"/>
                <w:sz w:val="21"/>
                <w:szCs w:val="21"/>
              </w:rPr>
            </w:pPr>
          </w:p>
        </w:tc>
        <w:tc>
          <w:tcPr>
            <w:tcW w:w="895" w:type="dxa"/>
            <w:vAlign w:val="center"/>
          </w:tcPr>
          <w:p w14:paraId="72541986">
            <w:pPr>
              <w:rPr>
                <w:rFonts w:ascii="宋体" w:hAnsi="宋体" w:cs="Arial"/>
                <w:color w:val="000000"/>
                <w:sz w:val="21"/>
                <w:szCs w:val="21"/>
              </w:rPr>
            </w:pPr>
          </w:p>
        </w:tc>
        <w:tc>
          <w:tcPr>
            <w:tcW w:w="2499" w:type="dxa"/>
            <w:vAlign w:val="center"/>
          </w:tcPr>
          <w:p w14:paraId="37728960">
            <w:pPr>
              <w:rPr>
                <w:rFonts w:ascii="宋体" w:hAnsi="宋体" w:cs="Arial"/>
                <w:sz w:val="21"/>
                <w:szCs w:val="21"/>
              </w:rPr>
            </w:pPr>
          </w:p>
        </w:tc>
      </w:tr>
      <w:tr w14:paraId="61CE5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52E0ECFA">
            <w:pPr>
              <w:numPr>
                <w:ilvl w:val="0"/>
                <w:numId w:val="75"/>
              </w:numPr>
              <w:rPr>
                <w:rFonts w:ascii="宋体" w:hAnsi="宋体"/>
                <w:color w:val="000000"/>
                <w:sz w:val="21"/>
                <w:szCs w:val="21"/>
              </w:rPr>
            </w:pPr>
          </w:p>
        </w:tc>
        <w:tc>
          <w:tcPr>
            <w:tcW w:w="1619" w:type="dxa"/>
            <w:vAlign w:val="center"/>
          </w:tcPr>
          <w:p w14:paraId="2E485E13">
            <w:pPr>
              <w:rPr>
                <w:rFonts w:ascii="宋体" w:hAnsi="宋体" w:cs="Arial"/>
                <w:sz w:val="21"/>
                <w:szCs w:val="21"/>
              </w:rPr>
            </w:pPr>
            <w:r>
              <w:rPr>
                <w:rFonts w:hint="eastAsia" w:ascii="宋体" w:hAnsi="宋体" w:cs="Arial"/>
                <w:sz w:val="21"/>
                <w:szCs w:val="21"/>
              </w:rPr>
              <w:t>浏览</w:t>
            </w:r>
          </w:p>
        </w:tc>
        <w:tc>
          <w:tcPr>
            <w:tcW w:w="1028" w:type="dxa"/>
            <w:vAlign w:val="center"/>
          </w:tcPr>
          <w:p w14:paraId="3298BFED">
            <w:pPr>
              <w:rPr>
                <w:rFonts w:ascii="宋体" w:hAnsi="宋体" w:cs="Arial"/>
                <w:sz w:val="21"/>
                <w:szCs w:val="21"/>
              </w:rPr>
            </w:pPr>
            <w:r>
              <w:rPr>
                <w:rFonts w:hint="eastAsia" w:ascii="宋体" w:hAnsi="宋体" w:cs="Arial"/>
                <w:sz w:val="21"/>
                <w:szCs w:val="21"/>
              </w:rPr>
              <w:t>本地文件选择控件</w:t>
            </w:r>
          </w:p>
        </w:tc>
        <w:tc>
          <w:tcPr>
            <w:tcW w:w="997" w:type="dxa"/>
            <w:vAlign w:val="center"/>
          </w:tcPr>
          <w:p w14:paraId="1E3CB27E">
            <w:pPr>
              <w:rPr>
                <w:rFonts w:ascii="宋体" w:hAnsi="宋体" w:cs="Arial"/>
                <w:color w:val="000000"/>
                <w:sz w:val="21"/>
                <w:szCs w:val="21"/>
              </w:rPr>
            </w:pPr>
          </w:p>
        </w:tc>
        <w:tc>
          <w:tcPr>
            <w:tcW w:w="1057" w:type="dxa"/>
            <w:vAlign w:val="center"/>
          </w:tcPr>
          <w:p w14:paraId="1DB7912A">
            <w:pPr>
              <w:rPr>
                <w:rFonts w:ascii="宋体" w:hAnsi="宋体" w:cs="Arial"/>
                <w:color w:val="000000"/>
                <w:sz w:val="21"/>
                <w:szCs w:val="21"/>
              </w:rPr>
            </w:pPr>
          </w:p>
        </w:tc>
        <w:tc>
          <w:tcPr>
            <w:tcW w:w="895" w:type="dxa"/>
            <w:vAlign w:val="center"/>
          </w:tcPr>
          <w:p w14:paraId="303F28D9">
            <w:pPr>
              <w:rPr>
                <w:rFonts w:ascii="宋体" w:hAnsi="宋体" w:cs="Arial"/>
                <w:color w:val="000000"/>
                <w:sz w:val="21"/>
                <w:szCs w:val="21"/>
              </w:rPr>
            </w:pPr>
          </w:p>
        </w:tc>
        <w:tc>
          <w:tcPr>
            <w:tcW w:w="2499" w:type="dxa"/>
            <w:vAlign w:val="center"/>
          </w:tcPr>
          <w:p w14:paraId="72CB9090">
            <w:pPr>
              <w:rPr>
                <w:rFonts w:ascii="宋体" w:hAnsi="宋体" w:cs="Arial"/>
                <w:sz w:val="21"/>
                <w:szCs w:val="21"/>
              </w:rPr>
            </w:pPr>
            <w:r>
              <w:rPr>
                <w:rFonts w:hint="eastAsia" w:ascii="宋体" w:hAnsi="宋体" w:cs="Arial"/>
                <w:sz w:val="21"/>
                <w:szCs w:val="21"/>
              </w:rPr>
              <w:t>当选择文件导入时，显示本地文件选择控件</w:t>
            </w:r>
          </w:p>
          <w:p w14:paraId="3BC37E83">
            <w:pPr>
              <w:rPr>
                <w:rFonts w:ascii="宋体" w:hAnsi="宋体" w:cs="Arial"/>
                <w:sz w:val="21"/>
                <w:szCs w:val="21"/>
              </w:rPr>
            </w:pPr>
            <w:r>
              <w:rPr>
                <w:rFonts w:hint="eastAsia" w:ascii="宋体" w:hAnsi="宋体" w:cs="Arial"/>
                <w:sz w:val="21"/>
                <w:szCs w:val="21"/>
              </w:rPr>
              <w:t>右侧提示：请输入或点击浏览选择批量文件</w:t>
            </w:r>
          </w:p>
        </w:tc>
      </w:tr>
      <w:tr w14:paraId="7C403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585EC9E4">
            <w:pPr>
              <w:numPr>
                <w:ilvl w:val="0"/>
                <w:numId w:val="75"/>
              </w:numPr>
              <w:rPr>
                <w:rFonts w:ascii="宋体" w:hAnsi="宋体"/>
                <w:color w:val="000000"/>
                <w:sz w:val="21"/>
                <w:szCs w:val="21"/>
              </w:rPr>
            </w:pPr>
          </w:p>
        </w:tc>
        <w:tc>
          <w:tcPr>
            <w:tcW w:w="1619" w:type="dxa"/>
            <w:vAlign w:val="center"/>
          </w:tcPr>
          <w:p w14:paraId="6E05ED61">
            <w:pPr>
              <w:rPr>
                <w:rFonts w:ascii="宋体" w:hAnsi="宋体" w:cs="Arial"/>
                <w:sz w:val="21"/>
                <w:szCs w:val="21"/>
              </w:rPr>
            </w:pPr>
            <w:r>
              <w:rPr>
                <w:rFonts w:hint="eastAsia" w:ascii="宋体" w:hAnsi="宋体" w:cs="Arial"/>
                <w:sz w:val="21"/>
                <w:szCs w:val="21"/>
              </w:rPr>
              <w:t>文件格式下载</w:t>
            </w:r>
          </w:p>
        </w:tc>
        <w:tc>
          <w:tcPr>
            <w:tcW w:w="1028" w:type="dxa"/>
            <w:vAlign w:val="center"/>
          </w:tcPr>
          <w:p w14:paraId="21945FB9">
            <w:pPr>
              <w:rPr>
                <w:rFonts w:ascii="宋体" w:hAnsi="宋体" w:cs="Arial"/>
                <w:sz w:val="21"/>
                <w:szCs w:val="21"/>
              </w:rPr>
            </w:pPr>
            <w:r>
              <w:rPr>
                <w:rFonts w:hint="eastAsia" w:ascii="宋体" w:hAnsi="宋体" w:cs="Arial"/>
                <w:sz w:val="21"/>
                <w:szCs w:val="21"/>
              </w:rPr>
              <w:t>链接</w:t>
            </w:r>
          </w:p>
        </w:tc>
        <w:tc>
          <w:tcPr>
            <w:tcW w:w="997" w:type="dxa"/>
            <w:vAlign w:val="center"/>
          </w:tcPr>
          <w:p w14:paraId="67FA6A84">
            <w:pPr>
              <w:rPr>
                <w:rFonts w:ascii="宋体" w:hAnsi="宋体" w:cs="Arial"/>
                <w:color w:val="000000"/>
                <w:sz w:val="21"/>
                <w:szCs w:val="21"/>
              </w:rPr>
            </w:pPr>
          </w:p>
        </w:tc>
        <w:tc>
          <w:tcPr>
            <w:tcW w:w="1057" w:type="dxa"/>
            <w:vAlign w:val="center"/>
          </w:tcPr>
          <w:p w14:paraId="58CEA370">
            <w:pPr>
              <w:rPr>
                <w:rFonts w:ascii="宋体" w:hAnsi="宋体" w:cs="Arial"/>
                <w:color w:val="000000"/>
                <w:sz w:val="21"/>
                <w:szCs w:val="21"/>
              </w:rPr>
            </w:pPr>
          </w:p>
        </w:tc>
        <w:tc>
          <w:tcPr>
            <w:tcW w:w="895" w:type="dxa"/>
            <w:vAlign w:val="center"/>
          </w:tcPr>
          <w:p w14:paraId="063C6F02">
            <w:pPr>
              <w:rPr>
                <w:rFonts w:ascii="宋体" w:hAnsi="宋体" w:cs="Arial"/>
                <w:color w:val="000000"/>
                <w:sz w:val="21"/>
                <w:szCs w:val="21"/>
              </w:rPr>
            </w:pPr>
          </w:p>
        </w:tc>
        <w:tc>
          <w:tcPr>
            <w:tcW w:w="2499" w:type="dxa"/>
            <w:vAlign w:val="center"/>
          </w:tcPr>
          <w:p w14:paraId="3A71DC8D">
            <w:pPr>
              <w:rPr>
                <w:rFonts w:ascii="宋体" w:hAnsi="宋体" w:cs="Arial"/>
                <w:sz w:val="21"/>
                <w:szCs w:val="21"/>
              </w:rPr>
            </w:pPr>
          </w:p>
        </w:tc>
      </w:tr>
      <w:tr w14:paraId="246B2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7FF11DC6">
            <w:pPr>
              <w:numPr>
                <w:ilvl w:val="0"/>
                <w:numId w:val="75"/>
              </w:numPr>
              <w:rPr>
                <w:rFonts w:ascii="宋体" w:hAnsi="宋体"/>
                <w:color w:val="000000"/>
                <w:sz w:val="21"/>
                <w:szCs w:val="21"/>
              </w:rPr>
            </w:pPr>
          </w:p>
        </w:tc>
        <w:tc>
          <w:tcPr>
            <w:tcW w:w="1619" w:type="dxa"/>
            <w:vAlign w:val="center"/>
          </w:tcPr>
          <w:p w14:paraId="53960582">
            <w:pPr>
              <w:rPr>
                <w:rFonts w:ascii="宋体" w:hAnsi="宋体" w:cs="Arial"/>
                <w:sz w:val="21"/>
                <w:szCs w:val="21"/>
              </w:rPr>
            </w:pPr>
            <w:r>
              <w:rPr>
                <w:rFonts w:hint="eastAsia" w:ascii="宋体" w:hAnsi="宋体" w:cs="Arial"/>
                <w:sz w:val="21"/>
                <w:szCs w:val="21"/>
              </w:rPr>
              <w:t>下一步</w:t>
            </w:r>
          </w:p>
        </w:tc>
        <w:tc>
          <w:tcPr>
            <w:tcW w:w="1028" w:type="dxa"/>
            <w:vAlign w:val="center"/>
          </w:tcPr>
          <w:p w14:paraId="2DB5615B">
            <w:pPr>
              <w:rPr>
                <w:rFonts w:ascii="宋体" w:hAnsi="宋体" w:cs="Arial"/>
                <w:sz w:val="21"/>
                <w:szCs w:val="21"/>
              </w:rPr>
            </w:pPr>
            <w:r>
              <w:rPr>
                <w:rFonts w:hint="eastAsia" w:ascii="宋体" w:hAnsi="宋体" w:cs="Arial"/>
                <w:sz w:val="21"/>
                <w:szCs w:val="21"/>
              </w:rPr>
              <w:t>按钮</w:t>
            </w:r>
          </w:p>
        </w:tc>
        <w:tc>
          <w:tcPr>
            <w:tcW w:w="997" w:type="dxa"/>
            <w:vAlign w:val="center"/>
          </w:tcPr>
          <w:p w14:paraId="79B6399E">
            <w:pPr>
              <w:rPr>
                <w:rFonts w:ascii="宋体" w:hAnsi="宋体" w:cs="Arial"/>
                <w:color w:val="000000"/>
                <w:sz w:val="21"/>
                <w:szCs w:val="21"/>
              </w:rPr>
            </w:pPr>
          </w:p>
        </w:tc>
        <w:tc>
          <w:tcPr>
            <w:tcW w:w="1057" w:type="dxa"/>
            <w:vAlign w:val="center"/>
          </w:tcPr>
          <w:p w14:paraId="1B1E8390">
            <w:pPr>
              <w:rPr>
                <w:rFonts w:ascii="宋体" w:hAnsi="宋体" w:cs="Arial"/>
                <w:color w:val="000000"/>
                <w:sz w:val="21"/>
                <w:szCs w:val="21"/>
              </w:rPr>
            </w:pPr>
          </w:p>
        </w:tc>
        <w:tc>
          <w:tcPr>
            <w:tcW w:w="895" w:type="dxa"/>
            <w:vAlign w:val="center"/>
          </w:tcPr>
          <w:p w14:paraId="113D6652">
            <w:pPr>
              <w:rPr>
                <w:rFonts w:ascii="宋体" w:hAnsi="宋体" w:cs="Arial"/>
                <w:color w:val="000000"/>
                <w:sz w:val="21"/>
                <w:szCs w:val="21"/>
              </w:rPr>
            </w:pPr>
          </w:p>
        </w:tc>
        <w:tc>
          <w:tcPr>
            <w:tcW w:w="2499" w:type="dxa"/>
            <w:vAlign w:val="center"/>
          </w:tcPr>
          <w:p w14:paraId="75F9F17F">
            <w:pPr>
              <w:rPr>
                <w:rFonts w:ascii="宋体" w:hAnsi="宋体" w:cs="Arial"/>
                <w:sz w:val="21"/>
                <w:szCs w:val="21"/>
              </w:rPr>
            </w:pPr>
            <w:r>
              <w:rPr>
                <w:rFonts w:hint="eastAsia" w:ascii="宋体" w:hAnsi="宋体" w:cs="Arial"/>
                <w:sz w:val="21"/>
                <w:szCs w:val="21"/>
              </w:rPr>
              <w:t>选择文件导入时显示此项</w:t>
            </w:r>
          </w:p>
        </w:tc>
      </w:tr>
      <w:tr w14:paraId="65371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3F48C99D">
            <w:pPr>
              <w:numPr>
                <w:ilvl w:val="0"/>
                <w:numId w:val="75"/>
              </w:numPr>
              <w:rPr>
                <w:rFonts w:ascii="宋体" w:hAnsi="宋体"/>
                <w:color w:val="000000"/>
                <w:sz w:val="21"/>
                <w:szCs w:val="21"/>
              </w:rPr>
            </w:pPr>
          </w:p>
        </w:tc>
        <w:tc>
          <w:tcPr>
            <w:tcW w:w="1619" w:type="dxa"/>
            <w:vAlign w:val="center"/>
          </w:tcPr>
          <w:p w14:paraId="2F9CE03D">
            <w:pPr>
              <w:rPr>
                <w:rFonts w:ascii="宋体" w:hAnsi="宋体" w:cs="Arial"/>
                <w:sz w:val="21"/>
                <w:szCs w:val="21"/>
              </w:rPr>
            </w:pPr>
            <w:r>
              <w:rPr>
                <w:rFonts w:hint="eastAsia" w:ascii="宋体" w:hAnsi="宋体" w:cs="Arial"/>
                <w:sz w:val="21"/>
                <w:szCs w:val="21"/>
              </w:rPr>
              <w:t>重置</w:t>
            </w:r>
          </w:p>
        </w:tc>
        <w:tc>
          <w:tcPr>
            <w:tcW w:w="1028" w:type="dxa"/>
            <w:vAlign w:val="center"/>
          </w:tcPr>
          <w:p w14:paraId="58D63F44">
            <w:pPr>
              <w:rPr>
                <w:rFonts w:ascii="宋体" w:hAnsi="宋体" w:cs="Arial"/>
                <w:sz w:val="21"/>
                <w:szCs w:val="21"/>
              </w:rPr>
            </w:pPr>
            <w:r>
              <w:rPr>
                <w:rFonts w:hint="eastAsia" w:ascii="宋体" w:hAnsi="宋体" w:cs="Arial"/>
                <w:sz w:val="21"/>
                <w:szCs w:val="21"/>
              </w:rPr>
              <w:t>按钮</w:t>
            </w:r>
          </w:p>
        </w:tc>
        <w:tc>
          <w:tcPr>
            <w:tcW w:w="997" w:type="dxa"/>
            <w:vAlign w:val="center"/>
          </w:tcPr>
          <w:p w14:paraId="6AB3C478">
            <w:pPr>
              <w:rPr>
                <w:rFonts w:ascii="宋体" w:hAnsi="宋体" w:cs="Arial"/>
                <w:color w:val="000000"/>
                <w:sz w:val="21"/>
                <w:szCs w:val="21"/>
              </w:rPr>
            </w:pPr>
          </w:p>
        </w:tc>
        <w:tc>
          <w:tcPr>
            <w:tcW w:w="1057" w:type="dxa"/>
            <w:vAlign w:val="center"/>
          </w:tcPr>
          <w:p w14:paraId="785E8616">
            <w:pPr>
              <w:rPr>
                <w:rFonts w:ascii="宋体" w:hAnsi="宋体" w:cs="Arial"/>
                <w:color w:val="000000"/>
                <w:sz w:val="21"/>
                <w:szCs w:val="21"/>
              </w:rPr>
            </w:pPr>
          </w:p>
        </w:tc>
        <w:tc>
          <w:tcPr>
            <w:tcW w:w="895" w:type="dxa"/>
            <w:vAlign w:val="center"/>
          </w:tcPr>
          <w:p w14:paraId="6A867C80">
            <w:pPr>
              <w:rPr>
                <w:rFonts w:ascii="宋体" w:hAnsi="宋体" w:cs="Arial"/>
                <w:color w:val="000000"/>
                <w:sz w:val="21"/>
                <w:szCs w:val="21"/>
              </w:rPr>
            </w:pPr>
          </w:p>
        </w:tc>
        <w:tc>
          <w:tcPr>
            <w:tcW w:w="2499" w:type="dxa"/>
            <w:vAlign w:val="center"/>
          </w:tcPr>
          <w:p w14:paraId="6B88D278">
            <w:pPr>
              <w:rPr>
                <w:rFonts w:ascii="宋体" w:hAnsi="宋体" w:cs="Arial"/>
                <w:sz w:val="21"/>
                <w:szCs w:val="21"/>
              </w:rPr>
            </w:pPr>
          </w:p>
        </w:tc>
      </w:tr>
      <w:tr w14:paraId="39F24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8522" w:type="dxa"/>
            <w:gridSpan w:val="7"/>
            <w:vAlign w:val="center"/>
          </w:tcPr>
          <w:p w14:paraId="2FC6B5C1">
            <w:pPr>
              <w:rPr>
                <w:rFonts w:ascii="宋体" w:hAnsi="宋体" w:cs="Arial"/>
                <w:sz w:val="21"/>
                <w:szCs w:val="21"/>
              </w:rPr>
            </w:pPr>
            <w:r>
              <w:rPr>
                <w:rFonts w:hint="eastAsia" w:ascii="宋体" w:hAnsi="宋体" w:cs="Arial"/>
                <w:sz w:val="21"/>
                <w:szCs w:val="21"/>
              </w:rPr>
              <w:t>手工输入区</w:t>
            </w:r>
          </w:p>
        </w:tc>
      </w:tr>
      <w:tr w14:paraId="19096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0C3BDD98">
            <w:pPr>
              <w:numPr>
                <w:ilvl w:val="0"/>
                <w:numId w:val="75"/>
              </w:numPr>
              <w:rPr>
                <w:rFonts w:ascii="宋体" w:hAnsi="宋体"/>
                <w:color w:val="000000"/>
                <w:sz w:val="21"/>
                <w:szCs w:val="21"/>
              </w:rPr>
            </w:pPr>
          </w:p>
        </w:tc>
        <w:tc>
          <w:tcPr>
            <w:tcW w:w="1619" w:type="dxa"/>
            <w:vAlign w:val="center"/>
          </w:tcPr>
          <w:p w14:paraId="31850C18">
            <w:pPr>
              <w:rPr>
                <w:rFonts w:ascii="宋体" w:hAnsi="宋体" w:cs="Arial"/>
                <w:sz w:val="21"/>
                <w:szCs w:val="21"/>
              </w:rPr>
            </w:pPr>
            <w:r>
              <w:rPr>
                <w:rFonts w:hint="eastAsia" w:ascii="宋体" w:hAnsi="宋体" w:cs="Arial"/>
                <w:sz w:val="21"/>
                <w:szCs w:val="21"/>
              </w:rPr>
              <w:t>付款账号</w:t>
            </w:r>
          </w:p>
        </w:tc>
        <w:tc>
          <w:tcPr>
            <w:tcW w:w="1028" w:type="dxa"/>
            <w:vAlign w:val="center"/>
          </w:tcPr>
          <w:p w14:paraId="5F13B2EF">
            <w:pPr>
              <w:rPr>
                <w:rFonts w:ascii="宋体" w:hAnsi="宋体" w:cs="Arial"/>
                <w:sz w:val="21"/>
                <w:szCs w:val="21"/>
              </w:rPr>
            </w:pPr>
            <w:r>
              <w:rPr>
                <w:rFonts w:hint="eastAsia" w:ascii="宋体" w:hAnsi="宋体" w:cs="Arial"/>
                <w:sz w:val="21"/>
                <w:szCs w:val="21"/>
              </w:rPr>
              <w:t>下拉列表框</w:t>
            </w:r>
          </w:p>
        </w:tc>
        <w:tc>
          <w:tcPr>
            <w:tcW w:w="997" w:type="dxa"/>
            <w:vAlign w:val="center"/>
          </w:tcPr>
          <w:p w14:paraId="49F17958">
            <w:pPr>
              <w:rPr>
                <w:rFonts w:ascii="宋体" w:hAnsi="宋体" w:cs="Arial"/>
                <w:color w:val="000000"/>
                <w:sz w:val="21"/>
                <w:szCs w:val="21"/>
              </w:rPr>
            </w:pPr>
            <w:r>
              <w:rPr>
                <w:rFonts w:hint="eastAsia" w:ascii="宋体" w:hAnsi="宋体" w:cs="Arial"/>
                <w:color w:val="000000"/>
                <w:sz w:val="21"/>
                <w:szCs w:val="21"/>
              </w:rPr>
              <w:t>请选择付款账号</w:t>
            </w:r>
          </w:p>
        </w:tc>
        <w:tc>
          <w:tcPr>
            <w:tcW w:w="1057" w:type="dxa"/>
            <w:vAlign w:val="center"/>
          </w:tcPr>
          <w:p w14:paraId="74F70010">
            <w:pPr>
              <w:rPr>
                <w:rFonts w:ascii="宋体" w:hAnsi="宋体" w:cs="Arial"/>
                <w:color w:val="000000"/>
                <w:sz w:val="21"/>
                <w:szCs w:val="21"/>
              </w:rPr>
            </w:pPr>
          </w:p>
        </w:tc>
        <w:tc>
          <w:tcPr>
            <w:tcW w:w="895" w:type="dxa"/>
            <w:vAlign w:val="center"/>
          </w:tcPr>
          <w:p w14:paraId="0B20ADC0">
            <w:pPr>
              <w:rPr>
                <w:rFonts w:ascii="宋体" w:hAnsi="宋体" w:cs="Arial"/>
                <w:color w:val="000000"/>
                <w:sz w:val="21"/>
                <w:szCs w:val="21"/>
              </w:rPr>
            </w:pPr>
            <w:r>
              <w:rPr>
                <w:rFonts w:hint="eastAsia" w:ascii="宋体" w:hAnsi="宋体" w:cs="Arial"/>
                <w:color w:val="000000"/>
                <w:sz w:val="21"/>
                <w:szCs w:val="21"/>
              </w:rPr>
              <w:t>是</w:t>
            </w:r>
          </w:p>
        </w:tc>
        <w:tc>
          <w:tcPr>
            <w:tcW w:w="2499" w:type="dxa"/>
            <w:vAlign w:val="center"/>
          </w:tcPr>
          <w:p w14:paraId="58E4BF9A">
            <w:pPr>
              <w:rPr>
                <w:rFonts w:ascii="宋体" w:hAnsi="宋体" w:cs="Arial"/>
                <w:color w:val="000000"/>
                <w:sz w:val="21"/>
                <w:szCs w:val="21"/>
              </w:rPr>
            </w:pPr>
            <w:r>
              <w:rPr>
                <w:rFonts w:hint="eastAsia" w:ascii="宋体" w:hAnsi="宋体" w:cs="Arial"/>
                <w:color w:val="000000"/>
                <w:sz w:val="21"/>
                <w:szCs w:val="21"/>
              </w:rPr>
              <w:t>右侧提示：</w:t>
            </w:r>
            <w:r>
              <w:rPr>
                <w:rFonts w:hint="eastAsia" w:ascii="宋体" w:hAnsi="宋体" w:cs="宋体"/>
                <w:sz w:val="21"/>
                <w:szCs w:val="21"/>
              </w:rPr>
              <w:t>需要选择付款账号</w:t>
            </w:r>
          </w:p>
        </w:tc>
      </w:tr>
      <w:tr w14:paraId="5D97E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352F97FC">
            <w:pPr>
              <w:numPr>
                <w:ilvl w:val="0"/>
                <w:numId w:val="75"/>
              </w:numPr>
              <w:rPr>
                <w:rFonts w:ascii="宋体" w:hAnsi="宋体"/>
                <w:color w:val="000000"/>
                <w:sz w:val="21"/>
                <w:szCs w:val="21"/>
              </w:rPr>
            </w:pPr>
          </w:p>
        </w:tc>
        <w:tc>
          <w:tcPr>
            <w:tcW w:w="1619" w:type="dxa"/>
            <w:vAlign w:val="center"/>
          </w:tcPr>
          <w:p w14:paraId="7C60C493">
            <w:pPr>
              <w:rPr>
                <w:rFonts w:ascii="宋体" w:hAnsi="宋体" w:cs="Arial"/>
                <w:sz w:val="21"/>
                <w:szCs w:val="21"/>
              </w:rPr>
            </w:pPr>
            <w:r>
              <w:rPr>
                <w:rFonts w:hint="eastAsia" w:ascii="宋体" w:hAnsi="宋体" w:cs="Arial"/>
                <w:sz w:val="21"/>
                <w:szCs w:val="21"/>
              </w:rPr>
              <w:t>转账类型</w:t>
            </w:r>
          </w:p>
        </w:tc>
        <w:tc>
          <w:tcPr>
            <w:tcW w:w="1028" w:type="dxa"/>
            <w:vAlign w:val="center"/>
          </w:tcPr>
          <w:p w14:paraId="52591377">
            <w:pPr>
              <w:rPr>
                <w:rFonts w:ascii="宋体" w:hAnsi="宋体" w:cs="Arial"/>
                <w:sz w:val="21"/>
                <w:szCs w:val="21"/>
              </w:rPr>
            </w:pPr>
            <w:r>
              <w:rPr>
                <w:rFonts w:hint="eastAsia" w:ascii="宋体" w:hAnsi="宋体" w:cs="Arial"/>
                <w:sz w:val="21"/>
                <w:szCs w:val="21"/>
              </w:rPr>
              <w:t>单选框</w:t>
            </w:r>
          </w:p>
        </w:tc>
        <w:tc>
          <w:tcPr>
            <w:tcW w:w="997" w:type="dxa"/>
            <w:vAlign w:val="center"/>
          </w:tcPr>
          <w:p w14:paraId="230E9BE0">
            <w:pPr>
              <w:rPr>
                <w:rFonts w:ascii="宋体" w:hAnsi="宋体" w:cs="Arial"/>
                <w:color w:val="000000"/>
                <w:sz w:val="21"/>
                <w:szCs w:val="21"/>
              </w:rPr>
            </w:pPr>
            <w:r>
              <w:rPr>
                <w:rFonts w:hint="eastAsia" w:ascii="宋体" w:hAnsi="宋体" w:cs="Arial"/>
                <w:color w:val="000000"/>
                <w:sz w:val="21"/>
                <w:szCs w:val="21"/>
              </w:rPr>
              <w:t>行内</w:t>
            </w:r>
          </w:p>
        </w:tc>
        <w:tc>
          <w:tcPr>
            <w:tcW w:w="1057" w:type="dxa"/>
            <w:vAlign w:val="center"/>
          </w:tcPr>
          <w:p w14:paraId="61ADC6C4">
            <w:pPr>
              <w:rPr>
                <w:rFonts w:ascii="宋体" w:hAnsi="宋体" w:cs="Arial"/>
                <w:color w:val="000000"/>
                <w:sz w:val="21"/>
                <w:szCs w:val="21"/>
              </w:rPr>
            </w:pPr>
          </w:p>
        </w:tc>
        <w:tc>
          <w:tcPr>
            <w:tcW w:w="895" w:type="dxa"/>
            <w:vAlign w:val="center"/>
          </w:tcPr>
          <w:p w14:paraId="53AD6436">
            <w:pPr>
              <w:rPr>
                <w:rFonts w:ascii="宋体" w:hAnsi="宋体" w:cs="Arial"/>
                <w:color w:val="000000"/>
                <w:sz w:val="21"/>
                <w:szCs w:val="21"/>
              </w:rPr>
            </w:pPr>
          </w:p>
        </w:tc>
        <w:tc>
          <w:tcPr>
            <w:tcW w:w="2499" w:type="dxa"/>
            <w:vAlign w:val="center"/>
          </w:tcPr>
          <w:p w14:paraId="1614A19E">
            <w:pPr>
              <w:rPr>
                <w:rFonts w:ascii="宋体" w:hAnsi="宋体" w:cs="Arial"/>
                <w:sz w:val="21"/>
                <w:szCs w:val="21"/>
              </w:rPr>
            </w:pPr>
            <w:r>
              <w:rPr>
                <w:rFonts w:hint="eastAsia" w:ascii="宋体" w:hAnsi="宋体" w:cs="Arial"/>
                <w:sz w:val="21"/>
                <w:szCs w:val="21"/>
              </w:rPr>
              <w:t>行内\行外</w:t>
            </w:r>
          </w:p>
          <w:p w14:paraId="747067ED">
            <w:pPr>
              <w:rPr>
                <w:rFonts w:ascii="宋体" w:hAnsi="宋体" w:cs="Arial"/>
                <w:sz w:val="21"/>
                <w:szCs w:val="21"/>
              </w:rPr>
            </w:pPr>
            <w:r>
              <w:rPr>
                <w:rFonts w:hint="eastAsia" w:ascii="宋体" w:hAnsi="宋体" w:cs="Arial"/>
                <w:sz w:val="21"/>
                <w:szCs w:val="21"/>
              </w:rPr>
              <w:t>右侧提示：</w:t>
            </w:r>
            <w:r>
              <w:rPr>
                <w:rFonts w:hint="eastAsia" w:ascii="宋体" w:hAnsi="宋体" w:cs="Arial"/>
                <w:color w:val="000000"/>
                <w:sz w:val="21"/>
                <w:szCs w:val="21"/>
              </w:rPr>
              <w:t>请选择行内行外标志</w:t>
            </w:r>
          </w:p>
        </w:tc>
      </w:tr>
      <w:tr w14:paraId="3ADB8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2EC70D89">
            <w:pPr>
              <w:numPr>
                <w:ilvl w:val="0"/>
                <w:numId w:val="75"/>
              </w:numPr>
              <w:rPr>
                <w:rFonts w:ascii="宋体" w:hAnsi="宋体"/>
                <w:color w:val="000000"/>
                <w:sz w:val="21"/>
                <w:szCs w:val="21"/>
              </w:rPr>
            </w:pPr>
          </w:p>
        </w:tc>
        <w:tc>
          <w:tcPr>
            <w:tcW w:w="1619" w:type="dxa"/>
            <w:vAlign w:val="center"/>
          </w:tcPr>
          <w:p w14:paraId="4205C80F">
            <w:pPr>
              <w:rPr>
                <w:rFonts w:ascii="宋体" w:hAnsi="宋体" w:cs="Arial"/>
                <w:color w:val="000000"/>
                <w:sz w:val="21"/>
                <w:szCs w:val="21"/>
              </w:rPr>
            </w:pPr>
            <w:r>
              <w:rPr>
                <w:rFonts w:hint="eastAsia" w:ascii="宋体" w:hAnsi="宋体" w:cs="Arial"/>
                <w:color w:val="000000"/>
                <w:sz w:val="21"/>
                <w:szCs w:val="21"/>
              </w:rPr>
              <w:t>收款人类型</w:t>
            </w:r>
          </w:p>
        </w:tc>
        <w:tc>
          <w:tcPr>
            <w:tcW w:w="1028" w:type="dxa"/>
            <w:vAlign w:val="center"/>
          </w:tcPr>
          <w:p w14:paraId="738F050C">
            <w:pPr>
              <w:rPr>
                <w:rFonts w:ascii="宋体" w:hAnsi="宋体" w:cs="Arial"/>
                <w:color w:val="000000"/>
                <w:sz w:val="21"/>
                <w:szCs w:val="21"/>
              </w:rPr>
            </w:pPr>
            <w:r>
              <w:rPr>
                <w:rFonts w:hint="eastAsia" w:ascii="宋体" w:hAnsi="宋体" w:cs="Arial"/>
                <w:color w:val="000000"/>
                <w:sz w:val="21"/>
                <w:szCs w:val="21"/>
              </w:rPr>
              <w:t>单选框</w:t>
            </w:r>
          </w:p>
        </w:tc>
        <w:tc>
          <w:tcPr>
            <w:tcW w:w="997" w:type="dxa"/>
            <w:vAlign w:val="center"/>
          </w:tcPr>
          <w:p w14:paraId="102B714C">
            <w:pPr>
              <w:rPr>
                <w:rFonts w:ascii="宋体" w:hAnsi="宋体" w:cs="Arial"/>
                <w:color w:val="000000"/>
                <w:sz w:val="21"/>
                <w:szCs w:val="21"/>
              </w:rPr>
            </w:pPr>
            <w:r>
              <w:rPr>
                <w:rFonts w:hint="eastAsia" w:ascii="宋体" w:hAnsi="宋体" w:cs="Arial"/>
                <w:color w:val="000000"/>
                <w:sz w:val="21"/>
                <w:szCs w:val="21"/>
              </w:rPr>
              <w:t>个人</w:t>
            </w:r>
          </w:p>
        </w:tc>
        <w:tc>
          <w:tcPr>
            <w:tcW w:w="1057" w:type="dxa"/>
            <w:vAlign w:val="center"/>
          </w:tcPr>
          <w:p w14:paraId="7A08B9C9">
            <w:pPr>
              <w:rPr>
                <w:rFonts w:ascii="宋体" w:hAnsi="宋体" w:cs="Arial"/>
                <w:color w:val="000000"/>
                <w:sz w:val="21"/>
                <w:szCs w:val="21"/>
              </w:rPr>
            </w:pPr>
          </w:p>
        </w:tc>
        <w:tc>
          <w:tcPr>
            <w:tcW w:w="895" w:type="dxa"/>
            <w:vAlign w:val="center"/>
          </w:tcPr>
          <w:p w14:paraId="16454C4A">
            <w:pPr>
              <w:rPr>
                <w:rFonts w:ascii="宋体" w:hAnsi="宋体" w:cs="Arial"/>
                <w:color w:val="000000"/>
                <w:sz w:val="21"/>
                <w:szCs w:val="21"/>
              </w:rPr>
            </w:pPr>
          </w:p>
        </w:tc>
        <w:tc>
          <w:tcPr>
            <w:tcW w:w="2499" w:type="dxa"/>
            <w:vAlign w:val="center"/>
          </w:tcPr>
          <w:p w14:paraId="720FECD8">
            <w:pPr>
              <w:rPr>
                <w:rFonts w:ascii="宋体" w:hAnsi="宋体" w:cs="Arial"/>
                <w:color w:val="000000"/>
                <w:sz w:val="21"/>
                <w:szCs w:val="21"/>
              </w:rPr>
            </w:pPr>
            <w:r>
              <w:rPr>
                <w:rFonts w:hint="eastAsia" w:ascii="宋体" w:hAnsi="宋体" w:cs="Arial"/>
                <w:color w:val="000000"/>
                <w:sz w:val="21"/>
                <w:szCs w:val="21"/>
              </w:rPr>
              <w:t>个人/企业</w:t>
            </w:r>
          </w:p>
        </w:tc>
      </w:tr>
      <w:tr w14:paraId="3FF3C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25C7888F">
            <w:pPr>
              <w:numPr>
                <w:ilvl w:val="0"/>
                <w:numId w:val="75"/>
              </w:numPr>
              <w:rPr>
                <w:rFonts w:ascii="宋体" w:hAnsi="宋体"/>
                <w:color w:val="000000"/>
                <w:sz w:val="21"/>
                <w:szCs w:val="21"/>
              </w:rPr>
            </w:pPr>
          </w:p>
        </w:tc>
        <w:tc>
          <w:tcPr>
            <w:tcW w:w="1619" w:type="dxa"/>
            <w:vAlign w:val="center"/>
          </w:tcPr>
          <w:p w14:paraId="6067519A">
            <w:pPr>
              <w:rPr>
                <w:rFonts w:ascii="宋体" w:hAnsi="宋体" w:cs="Arial"/>
                <w:sz w:val="21"/>
                <w:szCs w:val="21"/>
              </w:rPr>
            </w:pPr>
            <w:r>
              <w:rPr>
                <w:rFonts w:ascii="宋体" w:hAnsi="宋体" w:cs="Arial"/>
                <w:sz w:val="21"/>
                <w:szCs w:val="21"/>
              </w:rPr>
              <w:t>收款账号</w:t>
            </w:r>
          </w:p>
        </w:tc>
        <w:tc>
          <w:tcPr>
            <w:tcW w:w="1028" w:type="dxa"/>
            <w:vAlign w:val="center"/>
          </w:tcPr>
          <w:p w14:paraId="534B59CA">
            <w:pPr>
              <w:rPr>
                <w:rFonts w:ascii="宋体" w:hAnsi="宋体" w:cs="Arial"/>
                <w:sz w:val="21"/>
                <w:szCs w:val="21"/>
              </w:rPr>
            </w:pPr>
            <w:r>
              <w:rPr>
                <w:rFonts w:ascii="宋体" w:hAnsi="宋体" w:cs="Arial"/>
                <w:sz w:val="21"/>
                <w:szCs w:val="21"/>
              </w:rPr>
              <w:t>文本框</w:t>
            </w:r>
          </w:p>
        </w:tc>
        <w:tc>
          <w:tcPr>
            <w:tcW w:w="997" w:type="dxa"/>
            <w:vAlign w:val="center"/>
          </w:tcPr>
          <w:p w14:paraId="1B4A49C7">
            <w:pPr>
              <w:rPr>
                <w:rFonts w:ascii="宋体" w:hAnsi="宋体" w:cs="Arial"/>
                <w:color w:val="000000"/>
                <w:sz w:val="21"/>
                <w:szCs w:val="21"/>
              </w:rPr>
            </w:pPr>
          </w:p>
        </w:tc>
        <w:tc>
          <w:tcPr>
            <w:tcW w:w="1057" w:type="dxa"/>
            <w:vAlign w:val="center"/>
          </w:tcPr>
          <w:p w14:paraId="64848C7B">
            <w:pPr>
              <w:rPr>
                <w:rFonts w:ascii="宋体" w:hAnsi="宋体" w:cs="Arial"/>
                <w:color w:val="000000"/>
                <w:sz w:val="21"/>
                <w:szCs w:val="21"/>
              </w:rPr>
            </w:pPr>
            <w:r>
              <w:rPr>
                <w:rFonts w:hint="eastAsia" w:ascii="宋体" w:hAnsi="宋体" w:cs="Arial"/>
                <w:sz w:val="21"/>
                <w:szCs w:val="21"/>
              </w:rPr>
              <w:t>N/32</w:t>
            </w:r>
          </w:p>
        </w:tc>
        <w:tc>
          <w:tcPr>
            <w:tcW w:w="895" w:type="dxa"/>
            <w:vAlign w:val="center"/>
          </w:tcPr>
          <w:p w14:paraId="572A036D">
            <w:pPr>
              <w:rPr>
                <w:rFonts w:ascii="宋体" w:hAnsi="宋体" w:cs="Arial"/>
                <w:color w:val="000000"/>
                <w:sz w:val="21"/>
                <w:szCs w:val="21"/>
              </w:rPr>
            </w:pPr>
            <w:r>
              <w:rPr>
                <w:rFonts w:hint="eastAsia" w:ascii="宋体" w:hAnsi="宋体" w:cs="Arial"/>
                <w:color w:val="000000"/>
                <w:sz w:val="21"/>
                <w:szCs w:val="21"/>
              </w:rPr>
              <w:t>是</w:t>
            </w:r>
          </w:p>
        </w:tc>
        <w:tc>
          <w:tcPr>
            <w:tcW w:w="2499" w:type="dxa"/>
            <w:vAlign w:val="center"/>
          </w:tcPr>
          <w:p w14:paraId="07A0F8C0">
            <w:pPr>
              <w:rPr>
                <w:rFonts w:ascii="宋体" w:hAnsi="宋体" w:cs="Arial"/>
                <w:sz w:val="21"/>
                <w:szCs w:val="21"/>
              </w:rPr>
            </w:pPr>
            <w:r>
              <w:rPr>
                <w:rFonts w:hint="eastAsia" w:ascii="宋体" w:hAnsi="宋体" w:cs="Arial"/>
                <w:sz w:val="21"/>
                <w:szCs w:val="21"/>
              </w:rPr>
              <w:t>右侧提示：收款账户不可为空</w:t>
            </w:r>
          </w:p>
        </w:tc>
      </w:tr>
      <w:tr w14:paraId="4D137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08434671">
            <w:pPr>
              <w:numPr>
                <w:ilvl w:val="0"/>
                <w:numId w:val="75"/>
              </w:numPr>
              <w:rPr>
                <w:rFonts w:ascii="宋体" w:hAnsi="宋体"/>
                <w:color w:val="000000"/>
                <w:sz w:val="21"/>
                <w:szCs w:val="21"/>
              </w:rPr>
            </w:pPr>
          </w:p>
        </w:tc>
        <w:tc>
          <w:tcPr>
            <w:tcW w:w="1619" w:type="dxa"/>
            <w:vAlign w:val="center"/>
          </w:tcPr>
          <w:p w14:paraId="7EAA77D0">
            <w:pPr>
              <w:rPr>
                <w:rFonts w:ascii="宋体" w:hAnsi="宋体" w:cs="Arial"/>
                <w:sz w:val="21"/>
                <w:szCs w:val="21"/>
              </w:rPr>
            </w:pPr>
            <w:r>
              <w:rPr>
                <w:rFonts w:hint="eastAsia" w:ascii="宋体" w:hAnsi="宋体" w:cs="Arial"/>
                <w:sz w:val="21"/>
                <w:szCs w:val="21"/>
              </w:rPr>
              <w:t>收款人名册</w:t>
            </w:r>
          </w:p>
        </w:tc>
        <w:tc>
          <w:tcPr>
            <w:tcW w:w="1028" w:type="dxa"/>
            <w:vAlign w:val="center"/>
          </w:tcPr>
          <w:p w14:paraId="63628483">
            <w:pPr>
              <w:rPr>
                <w:rFonts w:ascii="宋体" w:hAnsi="宋体" w:cs="Arial"/>
                <w:sz w:val="21"/>
                <w:szCs w:val="21"/>
              </w:rPr>
            </w:pPr>
            <w:r>
              <w:rPr>
                <w:rFonts w:hint="eastAsia" w:ascii="宋体" w:hAnsi="宋体" w:cs="Arial"/>
                <w:sz w:val="21"/>
                <w:szCs w:val="21"/>
              </w:rPr>
              <w:t>链接</w:t>
            </w:r>
          </w:p>
        </w:tc>
        <w:tc>
          <w:tcPr>
            <w:tcW w:w="997" w:type="dxa"/>
            <w:vAlign w:val="center"/>
          </w:tcPr>
          <w:p w14:paraId="53226EA8">
            <w:pPr>
              <w:rPr>
                <w:rFonts w:ascii="宋体" w:hAnsi="宋体" w:cs="Arial"/>
                <w:color w:val="000000"/>
                <w:sz w:val="21"/>
                <w:szCs w:val="21"/>
              </w:rPr>
            </w:pPr>
          </w:p>
        </w:tc>
        <w:tc>
          <w:tcPr>
            <w:tcW w:w="1057" w:type="dxa"/>
            <w:vAlign w:val="center"/>
          </w:tcPr>
          <w:p w14:paraId="7C5880F5">
            <w:pPr>
              <w:rPr>
                <w:rFonts w:ascii="宋体" w:hAnsi="宋体" w:cs="Arial"/>
                <w:color w:val="000000"/>
                <w:sz w:val="21"/>
                <w:szCs w:val="21"/>
              </w:rPr>
            </w:pPr>
          </w:p>
        </w:tc>
        <w:tc>
          <w:tcPr>
            <w:tcW w:w="895" w:type="dxa"/>
            <w:vAlign w:val="center"/>
          </w:tcPr>
          <w:p w14:paraId="6784B0D3">
            <w:pPr>
              <w:rPr>
                <w:rFonts w:ascii="宋体" w:hAnsi="宋体" w:cs="Arial"/>
                <w:color w:val="000000"/>
                <w:sz w:val="21"/>
                <w:szCs w:val="21"/>
              </w:rPr>
            </w:pPr>
          </w:p>
        </w:tc>
        <w:tc>
          <w:tcPr>
            <w:tcW w:w="2499" w:type="dxa"/>
            <w:vAlign w:val="center"/>
          </w:tcPr>
          <w:p w14:paraId="6C52E01E">
            <w:pPr>
              <w:rPr>
                <w:rFonts w:ascii="宋体" w:hAnsi="宋体" w:cs="Arial"/>
                <w:sz w:val="21"/>
                <w:szCs w:val="21"/>
              </w:rPr>
            </w:pPr>
            <w:r>
              <w:rPr>
                <w:rFonts w:hint="eastAsia" w:ascii="宋体" w:hAnsi="宋体" w:cs="Arial"/>
                <w:sz w:val="21"/>
                <w:szCs w:val="21"/>
              </w:rPr>
              <w:t>点击查询收款人</w:t>
            </w:r>
          </w:p>
        </w:tc>
      </w:tr>
      <w:tr w14:paraId="57185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02F194E7">
            <w:pPr>
              <w:numPr>
                <w:ilvl w:val="0"/>
                <w:numId w:val="75"/>
              </w:numPr>
              <w:rPr>
                <w:rFonts w:ascii="宋体" w:hAnsi="宋体"/>
                <w:color w:val="000000"/>
                <w:sz w:val="21"/>
                <w:szCs w:val="21"/>
              </w:rPr>
            </w:pPr>
          </w:p>
        </w:tc>
        <w:tc>
          <w:tcPr>
            <w:tcW w:w="1619" w:type="dxa"/>
            <w:vAlign w:val="center"/>
          </w:tcPr>
          <w:p w14:paraId="384A06A2">
            <w:pPr>
              <w:rPr>
                <w:rFonts w:ascii="宋体" w:hAnsi="宋体" w:cs="Arial"/>
                <w:sz w:val="21"/>
                <w:szCs w:val="21"/>
              </w:rPr>
            </w:pPr>
            <w:r>
              <w:rPr>
                <w:rFonts w:hint="eastAsia" w:ascii="宋体" w:hAnsi="宋体" w:cs="Arial"/>
                <w:sz w:val="21"/>
                <w:szCs w:val="21"/>
              </w:rPr>
              <w:t>收款方户名</w:t>
            </w:r>
          </w:p>
        </w:tc>
        <w:tc>
          <w:tcPr>
            <w:tcW w:w="1028" w:type="dxa"/>
            <w:vAlign w:val="center"/>
          </w:tcPr>
          <w:p w14:paraId="739D79DA">
            <w:pPr>
              <w:rPr>
                <w:rFonts w:ascii="宋体" w:hAnsi="宋体" w:cs="Arial"/>
                <w:sz w:val="21"/>
                <w:szCs w:val="21"/>
              </w:rPr>
            </w:pPr>
            <w:r>
              <w:rPr>
                <w:rFonts w:ascii="宋体" w:hAnsi="宋体" w:cs="Arial"/>
                <w:sz w:val="21"/>
                <w:szCs w:val="21"/>
              </w:rPr>
              <w:t>文本框</w:t>
            </w:r>
          </w:p>
        </w:tc>
        <w:tc>
          <w:tcPr>
            <w:tcW w:w="997" w:type="dxa"/>
            <w:vAlign w:val="center"/>
          </w:tcPr>
          <w:p w14:paraId="195CFC7E">
            <w:pPr>
              <w:rPr>
                <w:rFonts w:ascii="宋体" w:hAnsi="宋体" w:cs="Arial"/>
                <w:color w:val="000000"/>
                <w:sz w:val="21"/>
                <w:szCs w:val="21"/>
              </w:rPr>
            </w:pPr>
          </w:p>
        </w:tc>
        <w:tc>
          <w:tcPr>
            <w:tcW w:w="1057" w:type="dxa"/>
            <w:vAlign w:val="center"/>
          </w:tcPr>
          <w:p w14:paraId="3E01D9EE">
            <w:pPr>
              <w:rPr>
                <w:rFonts w:ascii="宋体" w:hAnsi="宋体" w:cs="Arial"/>
                <w:color w:val="000000"/>
                <w:sz w:val="21"/>
                <w:szCs w:val="21"/>
              </w:rPr>
            </w:pPr>
            <w:r>
              <w:rPr>
                <w:rFonts w:ascii="宋体" w:hAnsi="宋体" w:cs="Arial"/>
                <w:sz w:val="21"/>
                <w:szCs w:val="21"/>
              </w:rPr>
              <w:t>C/</w:t>
            </w:r>
            <w:r>
              <w:rPr>
                <w:rFonts w:hint="eastAsia" w:ascii="宋体" w:hAnsi="宋体" w:cs="Arial"/>
                <w:sz w:val="21"/>
                <w:szCs w:val="21"/>
              </w:rPr>
              <w:t>60</w:t>
            </w:r>
          </w:p>
        </w:tc>
        <w:tc>
          <w:tcPr>
            <w:tcW w:w="895" w:type="dxa"/>
            <w:vAlign w:val="center"/>
          </w:tcPr>
          <w:p w14:paraId="3867869D">
            <w:pPr>
              <w:rPr>
                <w:rFonts w:ascii="宋体" w:hAnsi="宋体" w:cs="Arial"/>
                <w:color w:val="000000"/>
                <w:sz w:val="21"/>
                <w:szCs w:val="21"/>
              </w:rPr>
            </w:pPr>
            <w:r>
              <w:rPr>
                <w:rFonts w:hint="eastAsia" w:ascii="宋体" w:hAnsi="宋体" w:cs="Arial"/>
                <w:color w:val="000000"/>
                <w:sz w:val="21"/>
                <w:szCs w:val="21"/>
              </w:rPr>
              <w:t>是</w:t>
            </w:r>
          </w:p>
        </w:tc>
        <w:tc>
          <w:tcPr>
            <w:tcW w:w="2499" w:type="dxa"/>
            <w:vAlign w:val="center"/>
          </w:tcPr>
          <w:p w14:paraId="161DAB66">
            <w:pPr>
              <w:rPr>
                <w:rFonts w:ascii="宋体" w:hAnsi="宋体" w:cs="Arial"/>
                <w:sz w:val="21"/>
                <w:szCs w:val="21"/>
              </w:rPr>
            </w:pPr>
            <w:r>
              <w:rPr>
                <w:rFonts w:hint="eastAsia" w:ascii="宋体" w:hAnsi="宋体" w:cs="Arial"/>
                <w:sz w:val="21"/>
                <w:szCs w:val="21"/>
              </w:rPr>
              <w:t>右侧提示：收款账户名称不可为空</w:t>
            </w:r>
          </w:p>
        </w:tc>
      </w:tr>
      <w:tr w14:paraId="51B55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1E59A3E8">
            <w:pPr>
              <w:numPr>
                <w:ilvl w:val="0"/>
                <w:numId w:val="75"/>
              </w:numPr>
              <w:rPr>
                <w:rFonts w:ascii="宋体" w:hAnsi="宋体"/>
                <w:color w:val="000000"/>
                <w:sz w:val="21"/>
                <w:szCs w:val="21"/>
              </w:rPr>
            </w:pPr>
          </w:p>
        </w:tc>
        <w:tc>
          <w:tcPr>
            <w:tcW w:w="1619" w:type="dxa"/>
            <w:vAlign w:val="center"/>
          </w:tcPr>
          <w:p w14:paraId="5D14B84F">
            <w:pPr>
              <w:rPr>
                <w:rFonts w:ascii="宋体" w:hAnsi="宋体" w:cs="Arial"/>
                <w:sz w:val="21"/>
                <w:szCs w:val="21"/>
              </w:rPr>
            </w:pPr>
            <w:r>
              <w:rPr>
                <w:rFonts w:hint="eastAsia" w:ascii="宋体" w:hAnsi="宋体" w:cs="Arial"/>
                <w:sz w:val="21"/>
                <w:szCs w:val="21"/>
              </w:rPr>
              <w:t>收款方开户行</w:t>
            </w:r>
          </w:p>
        </w:tc>
        <w:tc>
          <w:tcPr>
            <w:tcW w:w="1028" w:type="dxa"/>
            <w:vAlign w:val="center"/>
          </w:tcPr>
          <w:p w14:paraId="04F03315">
            <w:pPr>
              <w:rPr>
                <w:rFonts w:ascii="宋体" w:hAnsi="宋体" w:cs="Arial"/>
                <w:sz w:val="21"/>
                <w:szCs w:val="21"/>
              </w:rPr>
            </w:pPr>
            <w:r>
              <w:rPr>
                <w:rFonts w:hint="eastAsia" w:ascii="宋体" w:hAnsi="宋体" w:cs="Arial"/>
                <w:sz w:val="21"/>
                <w:szCs w:val="21"/>
              </w:rPr>
              <w:t>文本框</w:t>
            </w:r>
          </w:p>
        </w:tc>
        <w:tc>
          <w:tcPr>
            <w:tcW w:w="997" w:type="dxa"/>
            <w:vAlign w:val="center"/>
          </w:tcPr>
          <w:p w14:paraId="29472640">
            <w:pPr>
              <w:rPr>
                <w:rFonts w:ascii="宋体" w:hAnsi="宋体" w:cs="Arial"/>
                <w:color w:val="000000"/>
                <w:sz w:val="21"/>
                <w:szCs w:val="21"/>
              </w:rPr>
            </w:pPr>
          </w:p>
        </w:tc>
        <w:tc>
          <w:tcPr>
            <w:tcW w:w="1057" w:type="dxa"/>
            <w:vAlign w:val="center"/>
          </w:tcPr>
          <w:p w14:paraId="0756A685">
            <w:pPr>
              <w:rPr>
                <w:rFonts w:ascii="宋体" w:hAnsi="宋体" w:cs="Arial"/>
                <w:color w:val="000000"/>
                <w:sz w:val="21"/>
                <w:szCs w:val="21"/>
              </w:rPr>
            </w:pPr>
            <w:r>
              <w:rPr>
                <w:rFonts w:ascii="宋体" w:hAnsi="宋体" w:cs="Arial"/>
                <w:color w:val="000000"/>
                <w:sz w:val="21"/>
                <w:szCs w:val="21"/>
              </w:rPr>
              <w:t>C/300</w:t>
            </w:r>
          </w:p>
        </w:tc>
        <w:tc>
          <w:tcPr>
            <w:tcW w:w="895" w:type="dxa"/>
            <w:vAlign w:val="center"/>
          </w:tcPr>
          <w:p w14:paraId="1F0A1917">
            <w:pPr>
              <w:rPr>
                <w:rFonts w:ascii="宋体" w:hAnsi="宋体" w:cs="Arial"/>
                <w:color w:val="000000"/>
                <w:sz w:val="21"/>
                <w:szCs w:val="21"/>
              </w:rPr>
            </w:pPr>
            <w:r>
              <w:rPr>
                <w:rFonts w:hint="eastAsia" w:ascii="宋体" w:hAnsi="宋体" w:cs="Arial"/>
                <w:color w:val="000000"/>
                <w:sz w:val="21"/>
                <w:szCs w:val="21"/>
              </w:rPr>
              <w:t>是</w:t>
            </w:r>
          </w:p>
        </w:tc>
        <w:tc>
          <w:tcPr>
            <w:tcW w:w="2499" w:type="dxa"/>
            <w:vAlign w:val="center"/>
          </w:tcPr>
          <w:p w14:paraId="2266B6A5">
            <w:pPr>
              <w:rPr>
                <w:rFonts w:ascii="宋体" w:hAnsi="宋体" w:cs="Arial"/>
                <w:color w:val="000000"/>
                <w:sz w:val="21"/>
                <w:szCs w:val="21"/>
              </w:rPr>
            </w:pPr>
            <w:r>
              <w:rPr>
                <w:rFonts w:hint="eastAsia" w:ascii="宋体" w:hAnsi="宋体" w:cs="Arial"/>
                <w:color w:val="000000"/>
                <w:sz w:val="21"/>
                <w:szCs w:val="21"/>
              </w:rPr>
              <w:t>不能手输，只能选择，在行外时显示并生效</w:t>
            </w:r>
          </w:p>
          <w:p w14:paraId="6AD2307D">
            <w:pPr>
              <w:rPr>
                <w:rFonts w:ascii="宋体" w:hAnsi="宋体" w:cs="Arial"/>
                <w:sz w:val="21"/>
                <w:szCs w:val="21"/>
              </w:rPr>
            </w:pPr>
            <w:r>
              <w:rPr>
                <w:rFonts w:hint="eastAsia" w:ascii="宋体" w:hAnsi="宋体" w:cs="Arial"/>
                <w:color w:val="000000"/>
                <w:sz w:val="21"/>
                <w:szCs w:val="21"/>
              </w:rPr>
              <w:t>右侧提示：收款方开户行不能为空</w:t>
            </w:r>
          </w:p>
        </w:tc>
      </w:tr>
      <w:tr w14:paraId="59E4E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6CA9C3AC">
            <w:pPr>
              <w:numPr>
                <w:ilvl w:val="0"/>
                <w:numId w:val="75"/>
              </w:numPr>
              <w:rPr>
                <w:rFonts w:ascii="宋体" w:hAnsi="宋体"/>
                <w:color w:val="000000"/>
                <w:sz w:val="21"/>
                <w:szCs w:val="21"/>
              </w:rPr>
            </w:pPr>
          </w:p>
        </w:tc>
        <w:tc>
          <w:tcPr>
            <w:tcW w:w="1619" w:type="dxa"/>
            <w:vAlign w:val="center"/>
          </w:tcPr>
          <w:p w14:paraId="04E74AC3">
            <w:pPr>
              <w:rPr>
                <w:rFonts w:ascii="宋体" w:hAnsi="宋体" w:cs="Arial"/>
                <w:sz w:val="21"/>
                <w:szCs w:val="21"/>
              </w:rPr>
            </w:pPr>
            <w:r>
              <w:rPr>
                <w:rFonts w:hint="eastAsia" w:ascii="宋体" w:hAnsi="宋体" w:cs="Arial"/>
                <w:sz w:val="21"/>
                <w:szCs w:val="21"/>
              </w:rPr>
              <w:t>查询收款行</w:t>
            </w:r>
          </w:p>
        </w:tc>
        <w:tc>
          <w:tcPr>
            <w:tcW w:w="1028" w:type="dxa"/>
            <w:vAlign w:val="center"/>
          </w:tcPr>
          <w:p w14:paraId="04066BB0">
            <w:pPr>
              <w:rPr>
                <w:rFonts w:ascii="宋体" w:hAnsi="宋体" w:cs="Arial"/>
                <w:sz w:val="21"/>
                <w:szCs w:val="21"/>
              </w:rPr>
            </w:pPr>
            <w:r>
              <w:rPr>
                <w:rFonts w:hint="eastAsia" w:ascii="宋体" w:hAnsi="宋体" w:cs="Arial"/>
                <w:sz w:val="21"/>
                <w:szCs w:val="21"/>
              </w:rPr>
              <w:t>链接</w:t>
            </w:r>
          </w:p>
        </w:tc>
        <w:tc>
          <w:tcPr>
            <w:tcW w:w="997" w:type="dxa"/>
            <w:vAlign w:val="center"/>
          </w:tcPr>
          <w:p w14:paraId="7229033F">
            <w:pPr>
              <w:rPr>
                <w:rFonts w:ascii="宋体" w:hAnsi="宋体" w:cs="Arial"/>
                <w:color w:val="000000"/>
                <w:sz w:val="21"/>
                <w:szCs w:val="21"/>
              </w:rPr>
            </w:pPr>
          </w:p>
        </w:tc>
        <w:tc>
          <w:tcPr>
            <w:tcW w:w="1057" w:type="dxa"/>
            <w:vAlign w:val="center"/>
          </w:tcPr>
          <w:p w14:paraId="06C2FE85">
            <w:pPr>
              <w:rPr>
                <w:rFonts w:ascii="宋体" w:hAnsi="宋体" w:cs="Arial"/>
                <w:color w:val="000000"/>
                <w:sz w:val="21"/>
                <w:szCs w:val="21"/>
              </w:rPr>
            </w:pPr>
          </w:p>
        </w:tc>
        <w:tc>
          <w:tcPr>
            <w:tcW w:w="895" w:type="dxa"/>
            <w:vAlign w:val="center"/>
          </w:tcPr>
          <w:p w14:paraId="3EAC95A5">
            <w:pPr>
              <w:rPr>
                <w:rFonts w:ascii="宋体" w:hAnsi="宋体" w:cs="Arial"/>
                <w:color w:val="000000"/>
                <w:sz w:val="21"/>
                <w:szCs w:val="21"/>
              </w:rPr>
            </w:pPr>
          </w:p>
        </w:tc>
        <w:tc>
          <w:tcPr>
            <w:tcW w:w="2499" w:type="dxa"/>
            <w:vAlign w:val="center"/>
          </w:tcPr>
          <w:p w14:paraId="51B42ACB">
            <w:pPr>
              <w:rPr>
                <w:rFonts w:ascii="宋体" w:hAnsi="宋体" w:cs="Arial"/>
                <w:sz w:val="21"/>
                <w:szCs w:val="21"/>
              </w:rPr>
            </w:pPr>
            <w:r>
              <w:rPr>
                <w:rFonts w:hint="eastAsia" w:ascii="宋体" w:hAnsi="宋体" w:cs="Arial"/>
                <w:color w:val="000000"/>
                <w:sz w:val="21"/>
                <w:szCs w:val="21"/>
              </w:rPr>
              <w:t>在行外时显示并生效</w:t>
            </w:r>
            <w:r>
              <w:rPr>
                <w:rFonts w:hint="eastAsia" w:ascii="宋体" w:hAnsi="宋体" w:cs="Arial"/>
                <w:sz w:val="21"/>
                <w:szCs w:val="21"/>
              </w:rPr>
              <w:t>，点击查询收款行</w:t>
            </w:r>
          </w:p>
        </w:tc>
      </w:tr>
      <w:tr w14:paraId="26383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0532740E">
            <w:pPr>
              <w:numPr>
                <w:ilvl w:val="0"/>
                <w:numId w:val="75"/>
              </w:numPr>
              <w:rPr>
                <w:rFonts w:ascii="宋体" w:hAnsi="宋体"/>
                <w:color w:val="000000"/>
                <w:sz w:val="21"/>
                <w:szCs w:val="21"/>
              </w:rPr>
            </w:pPr>
          </w:p>
        </w:tc>
        <w:tc>
          <w:tcPr>
            <w:tcW w:w="1619" w:type="dxa"/>
            <w:vAlign w:val="center"/>
          </w:tcPr>
          <w:p w14:paraId="7F0CDF78">
            <w:pPr>
              <w:rPr>
                <w:rFonts w:ascii="宋体" w:hAnsi="宋体" w:cs="Arial"/>
                <w:color w:val="000000"/>
                <w:sz w:val="21"/>
                <w:szCs w:val="21"/>
              </w:rPr>
            </w:pPr>
            <w:r>
              <w:rPr>
                <w:rFonts w:hint="eastAsia" w:ascii="宋体" w:hAnsi="宋体" w:cs="Arial"/>
                <w:color w:val="000000"/>
                <w:sz w:val="21"/>
                <w:szCs w:val="21"/>
              </w:rPr>
              <w:t>是否加急</w:t>
            </w:r>
          </w:p>
        </w:tc>
        <w:tc>
          <w:tcPr>
            <w:tcW w:w="1028" w:type="dxa"/>
            <w:vAlign w:val="center"/>
          </w:tcPr>
          <w:p w14:paraId="23144D6B">
            <w:pPr>
              <w:rPr>
                <w:rFonts w:ascii="宋体" w:hAnsi="宋体" w:cs="Arial"/>
                <w:color w:val="000000"/>
                <w:sz w:val="21"/>
                <w:szCs w:val="21"/>
              </w:rPr>
            </w:pPr>
            <w:r>
              <w:rPr>
                <w:rFonts w:hint="eastAsia" w:ascii="宋体" w:hAnsi="宋体" w:cs="Arial"/>
                <w:color w:val="000000"/>
                <w:sz w:val="21"/>
                <w:szCs w:val="21"/>
              </w:rPr>
              <w:t>复选框</w:t>
            </w:r>
          </w:p>
        </w:tc>
        <w:tc>
          <w:tcPr>
            <w:tcW w:w="997" w:type="dxa"/>
            <w:vAlign w:val="center"/>
          </w:tcPr>
          <w:p w14:paraId="2178B957">
            <w:pPr>
              <w:rPr>
                <w:rFonts w:ascii="宋体" w:hAnsi="宋体" w:cs="Arial"/>
                <w:color w:val="000000"/>
                <w:sz w:val="21"/>
                <w:szCs w:val="21"/>
              </w:rPr>
            </w:pPr>
            <w:r>
              <w:rPr>
                <w:rFonts w:hint="eastAsia" w:ascii="宋体" w:hAnsi="宋体" w:cs="Arial"/>
                <w:color w:val="000000"/>
                <w:sz w:val="21"/>
                <w:szCs w:val="21"/>
              </w:rPr>
              <w:t>否</w:t>
            </w:r>
          </w:p>
        </w:tc>
        <w:tc>
          <w:tcPr>
            <w:tcW w:w="1057" w:type="dxa"/>
            <w:vAlign w:val="center"/>
          </w:tcPr>
          <w:p w14:paraId="7285EF24">
            <w:pPr>
              <w:rPr>
                <w:rFonts w:ascii="宋体" w:hAnsi="宋体" w:cs="Arial"/>
                <w:color w:val="000000"/>
                <w:sz w:val="21"/>
                <w:szCs w:val="21"/>
              </w:rPr>
            </w:pPr>
          </w:p>
        </w:tc>
        <w:tc>
          <w:tcPr>
            <w:tcW w:w="895" w:type="dxa"/>
            <w:vAlign w:val="center"/>
          </w:tcPr>
          <w:p w14:paraId="737BE1B8">
            <w:pPr>
              <w:rPr>
                <w:rFonts w:ascii="宋体" w:hAnsi="宋体" w:cs="Arial"/>
                <w:color w:val="000000"/>
                <w:sz w:val="21"/>
                <w:szCs w:val="21"/>
              </w:rPr>
            </w:pPr>
          </w:p>
        </w:tc>
        <w:tc>
          <w:tcPr>
            <w:tcW w:w="2499" w:type="dxa"/>
            <w:vAlign w:val="center"/>
          </w:tcPr>
          <w:p w14:paraId="0C63AD10">
            <w:pPr>
              <w:rPr>
                <w:rFonts w:ascii="宋体" w:hAnsi="宋体" w:cs="Arial"/>
                <w:bCs/>
                <w:color w:val="000000"/>
                <w:sz w:val="21"/>
                <w:szCs w:val="21"/>
              </w:rPr>
            </w:pPr>
            <w:r>
              <w:rPr>
                <w:rFonts w:hint="eastAsia" w:ascii="宋体" w:hAnsi="宋体" w:cs="Arial"/>
                <w:color w:val="000000"/>
                <w:sz w:val="21"/>
                <w:szCs w:val="21"/>
              </w:rPr>
              <w:t>在行外时显示并生效</w:t>
            </w:r>
          </w:p>
          <w:p w14:paraId="56D63EAE">
            <w:pPr>
              <w:rPr>
                <w:rFonts w:ascii="宋体" w:hAnsi="宋体" w:cs="Arial"/>
                <w:color w:val="000000"/>
                <w:sz w:val="21"/>
                <w:szCs w:val="21"/>
              </w:rPr>
            </w:pPr>
            <w:r>
              <w:rPr>
                <w:rFonts w:hint="eastAsia" w:ascii="宋体" w:hAnsi="宋体" w:cs="Arial"/>
                <w:bCs/>
                <w:color w:val="000000"/>
                <w:sz w:val="21"/>
                <w:szCs w:val="21"/>
              </w:rPr>
              <w:t>右侧提示：</w:t>
            </w:r>
            <w:r>
              <w:rPr>
                <w:rFonts w:hint="eastAsia" w:ascii="宋体" w:hAnsi="宋体" w:cs="Arial"/>
                <w:color w:val="000000"/>
                <w:sz w:val="21"/>
                <w:szCs w:val="21"/>
              </w:rPr>
              <w:t>请选择普通加急标志</w:t>
            </w:r>
          </w:p>
        </w:tc>
      </w:tr>
      <w:tr w14:paraId="0DACC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1FEA86C1">
            <w:pPr>
              <w:numPr>
                <w:ilvl w:val="0"/>
                <w:numId w:val="75"/>
              </w:numPr>
              <w:rPr>
                <w:rFonts w:ascii="宋体" w:hAnsi="宋体"/>
                <w:color w:val="000000"/>
                <w:sz w:val="21"/>
                <w:szCs w:val="21"/>
              </w:rPr>
            </w:pPr>
          </w:p>
        </w:tc>
        <w:tc>
          <w:tcPr>
            <w:tcW w:w="1619" w:type="dxa"/>
            <w:vAlign w:val="center"/>
          </w:tcPr>
          <w:p w14:paraId="62DD88D7">
            <w:pPr>
              <w:rPr>
                <w:rFonts w:ascii="宋体" w:hAnsi="宋体" w:cs="Arial"/>
                <w:sz w:val="21"/>
                <w:szCs w:val="21"/>
              </w:rPr>
            </w:pPr>
            <w:r>
              <w:rPr>
                <w:rFonts w:hint="eastAsia" w:ascii="宋体" w:hAnsi="宋体" w:cs="Arial"/>
                <w:sz w:val="21"/>
                <w:szCs w:val="21"/>
              </w:rPr>
              <w:t>转账</w:t>
            </w:r>
            <w:r>
              <w:rPr>
                <w:rFonts w:ascii="宋体" w:hAnsi="宋体" w:cs="Arial"/>
                <w:sz w:val="21"/>
                <w:szCs w:val="21"/>
              </w:rPr>
              <w:t>金额</w:t>
            </w:r>
          </w:p>
        </w:tc>
        <w:tc>
          <w:tcPr>
            <w:tcW w:w="1028" w:type="dxa"/>
            <w:vAlign w:val="center"/>
          </w:tcPr>
          <w:p w14:paraId="644DA1F2">
            <w:pPr>
              <w:rPr>
                <w:rFonts w:ascii="宋体" w:hAnsi="宋体" w:cs="Arial"/>
                <w:sz w:val="21"/>
                <w:szCs w:val="21"/>
              </w:rPr>
            </w:pPr>
            <w:r>
              <w:rPr>
                <w:rFonts w:ascii="宋体" w:hAnsi="宋体" w:cs="Arial"/>
                <w:sz w:val="21"/>
                <w:szCs w:val="21"/>
              </w:rPr>
              <w:t>文本框</w:t>
            </w:r>
          </w:p>
        </w:tc>
        <w:tc>
          <w:tcPr>
            <w:tcW w:w="997" w:type="dxa"/>
            <w:vAlign w:val="center"/>
          </w:tcPr>
          <w:p w14:paraId="1EB61D05">
            <w:pPr>
              <w:rPr>
                <w:rFonts w:ascii="宋体" w:hAnsi="宋体" w:cs="Arial"/>
                <w:color w:val="000000"/>
                <w:sz w:val="21"/>
                <w:szCs w:val="21"/>
              </w:rPr>
            </w:pPr>
          </w:p>
        </w:tc>
        <w:tc>
          <w:tcPr>
            <w:tcW w:w="1057" w:type="dxa"/>
            <w:vAlign w:val="center"/>
          </w:tcPr>
          <w:p w14:paraId="13AE8193">
            <w:pPr>
              <w:rPr>
                <w:rFonts w:ascii="宋体" w:hAnsi="宋体" w:cs="Arial"/>
                <w:color w:val="000000"/>
                <w:sz w:val="21"/>
                <w:szCs w:val="21"/>
              </w:rPr>
            </w:pPr>
            <w:r>
              <w:rPr>
                <w:rFonts w:ascii="宋体" w:hAnsi="宋体" w:cs="Arial"/>
                <w:color w:val="000000"/>
                <w:sz w:val="21"/>
                <w:szCs w:val="21"/>
              </w:rPr>
              <w:t>N/(18.2)</w:t>
            </w:r>
          </w:p>
        </w:tc>
        <w:tc>
          <w:tcPr>
            <w:tcW w:w="895" w:type="dxa"/>
            <w:vAlign w:val="center"/>
          </w:tcPr>
          <w:p w14:paraId="0FF1C8AA">
            <w:pPr>
              <w:rPr>
                <w:rFonts w:ascii="宋体" w:hAnsi="宋体" w:cs="Arial"/>
                <w:color w:val="000000"/>
                <w:sz w:val="21"/>
                <w:szCs w:val="21"/>
              </w:rPr>
            </w:pPr>
            <w:r>
              <w:rPr>
                <w:rFonts w:hint="eastAsia" w:ascii="宋体" w:hAnsi="宋体" w:cs="Arial"/>
                <w:color w:val="000000"/>
                <w:sz w:val="21"/>
                <w:szCs w:val="21"/>
              </w:rPr>
              <w:t>是</w:t>
            </w:r>
          </w:p>
        </w:tc>
        <w:tc>
          <w:tcPr>
            <w:tcW w:w="2499" w:type="dxa"/>
            <w:vAlign w:val="center"/>
          </w:tcPr>
          <w:p w14:paraId="269EC850">
            <w:pPr>
              <w:rPr>
                <w:rFonts w:ascii="宋体" w:hAnsi="宋体" w:cs="Arial"/>
                <w:sz w:val="21"/>
                <w:szCs w:val="21"/>
              </w:rPr>
            </w:pPr>
            <w:r>
              <w:rPr>
                <w:rFonts w:hint="eastAsia" w:ascii="宋体" w:hAnsi="宋体" w:cs="Arial"/>
                <w:sz w:val="21"/>
                <w:szCs w:val="21"/>
              </w:rPr>
              <w:t>右侧提示：</w:t>
            </w:r>
            <w:r>
              <w:rPr>
                <w:rFonts w:hint="eastAsia" w:ascii="宋体" w:hAnsi="宋体" w:cs="宋体"/>
                <w:sz w:val="21"/>
                <w:szCs w:val="21"/>
              </w:rPr>
              <w:t>请正确输入转账金额</w:t>
            </w:r>
          </w:p>
        </w:tc>
      </w:tr>
      <w:tr w14:paraId="2CC06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4361EDE7">
            <w:pPr>
              <w:numPr>
                <w:ilvl w:val="0"/>
                <w:numId w:val="75"/>
              </w:numPr>
              <w:rPr>
                <w:rFonts w:ascii="宋体" w:hAnsi="宋体"/>
                <w:color w:val="000000"/>
                <w:sz w:val="21"/>
                <w:szCs w:val="21"/>
              </w:rPr>
            </w:pPr>
          </w:p>
        </w:tc>
        <w:tc>
          <w:tcPr>
            <w:tcW w:w="1619" w:type="dxa"/>
            <w:vAlign w:val="center"/>
          </w:tcPr>
          <w:p w14:paraId="083F94C2">
            <w:pPr>
              <w:rPr>
                <w:rFonts w:ascii="宋体" w:hAnsi="宋体" w:cs="Arial"/>
                <w:sz w:val="21"/>
                <w:szCs w:val="21"/>
              </w:rPr>
            </w:pPr>
            <w:r>
              <w:rPr>
                <w:rFonts w:hint="eastAsia" w:ascii="宋体" w:hAnsi="宋体" w:cs="Arial"/>
                <w:sz w:val="21"/>
                <w:szCs w:val="21"/>
              </w:rPr>
              <w:t>大写金额</w:t>
            </w:r>
          </w:p>
        </w:tc>
        <w:tc>
          <w:tcPr>
            <w:tcW w:w="1028" w:type="dxa"/>
            <w:vAlign w:val="center"/>
          </w:tcPr>
          <w:p w14:paraId="0DC66F2A">
            <w:pPr>
              <w:rPr>
                <w:rFonts w:ascii="宋体" w:hAnsi="宋体" w:cs="Arial"/>
                <w:sz w:val="21"/>
                <w:szCs w:val="21"/>
              </w:rPr>
            </w:pPr>
            <w:r>
              <w:rPr>
                <w:rFonts w:hint="eastAsia" w:ascii="宋体" w:hAnsi="宋体" w:cs="Arial"/>
                <w:sz w:val="21"/>
                <w:szCs w:val="21"/>
              </w:rPr>
              <w:t>文本</w:t>
            </w:r>
          </w:p>
        </w:tc>
        <w:tc>
          <w:tcPr>
            <w:tcW w:w="997" w:type="dxa"/>
            <w:vAlign w:val="center"/>
          </w:tcPr>
          <w:p w14:paraId="2C5F4ED7">
            <w:pPr>
              <w:rPr>
                <w:rFonts w:ascii="宋体" w:hAnsi="宋体" w:cs="Arial"/>
                <w:color w:val="000000"/>
                <w:sz w:val="21"/>
                <w:szCs w:val="21"/>
              </w:rPr>
            </w:pPr>
          </w:p>
        </w:tc>
        <w:tc>
          <w:tcPr>
            <w:tcW w:w="1057" w:type="dxa"/>
            <w:vAlign w:val="center"/>
          </w:tcPr>
          <w:p w14:paraId="001DE516">
            <w:pPr>
              <w:rPr>
                <w:rFonts w:ascii="宋体" w:hAnsi="宋体" w:cs="Arial"/>
                <w:color w:val="000000"/>
                <w:sz w:val="21"/>
                <w:szCs w:val="21"/>
              </w:rPr>
            </w:pPr>
          </w:p>
        </w:tc>
        <w:tc>
          <w:tcPr>
            <w:tcW w:w="895" w:type="dxa"/>
            <w:vAlign w:val="center"/>
          </w:tcPr>
          <w:p w14:paraId="54F6F09E">
            <w:pPr>
              <w:rPr>
                <w:rFonts w:ascii="宋体" w:hAnsi="宋体" w:cs="Arial"/>
                <w:color w:val="000000"/>
                <w:sz w:val="21"/>
                <w:szCs w:val="21"/>
              </w:rPr>
            </w:pPr>
          </w:p>
        </w:tc>
        <w:tc>
          <w:tcPr>
            <w:tcW w:w="2499" w:type="dxa"/>
            <w:vAlign w:val="center"/>
          </w:tcPr>
          <w:p w14:paraId="4191ECE2">
            <w:pPr>
              <w:rPr>
                <w:rFonts w:ascii="宋体" w:hAnsi="宋体" w:cs="Arial"/>
                <w:sz w:val="21"/>
                <w:szCs w:val="21"/>
              </w:rPr>
            </w:pPr>
            <w:r>
              <w:rPr>
                <w:rFonts w:hint="eastAsia" w:ascii="宋体" w:hAnsi="宋体" w:cs="Arial"/>
                <w:sz w:val="21"/>
                <w:szCs w:val="21"/>
              </w:rPr>
              <w:t>系统反显</w:t>
            </w:r>
          </w:p>
        </w:tc>
      </w:tr>
      <w:tr w14:paraId="0A91C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2DAD86C3">
            <w:pPr>
              <w:numPr>
                <w:ilvl w:val="0"/>
                <w:numId w:val="75"/>
              </w:numPr>
              <w:rPr>
                <w:rFonts w:ascii="宋体" w:hAnsi="宋体"/>
                <w:color w:val="000000"/>
                <w:sz w:val="21"/>
                <w:szCs w:val="21"/>
              </w:rPr>
            </w:pPr>
          </w:p>
        </w:tc>
        <w:tc>
          <w:tcPr>
            <w:tcW w:w="1619" w:type="dxa"/>
            <w:vAlign w:val="center"/>
          </w:tcPr>
          <w:p w14:paraId="556BC8ED">
            <w:pPr>
              <w:rPr>
                <w:rFonts w:ascii="宋体" w:hAnsi="宋体" w:cs="Arial"/>
                <w:sz w:val="21"/>
                <w:szCs w:val="21"/>
              </w:rPr>
            </w:pPr>
            <w:r>
              <w:rPr>
                <w:rFonts w:hint="eastAsia" w:ascii="宋体" w:hAnsi="宋体" w:cs="Arial"/>
                <w:sz w:val="21"/>
                <w:szCs w:val="21"/>
              </w:rPr>
              <w:t>转账用途</w:t>
            </w:r>
          </w:p>
        </w:tc>
        <w:tc>
          <w:tcPr>
            <w:tcW w:w="1028" w:type="dxa"/>
            <w:vAlign w:val="center"/>
          </w:tcPr>
          <w:p w14:paraId="75D60EEE">
            <w:pPr>
              <w:rPr>
                <w:rFonts w:ascii="宋体" w:hAnsi="宋体" w:cs="Arial"/>
                <w:sz w:val="21"/>
                <w:szCs w:val="21"/>
              </w:rPr>
            </w:pPr>
            <w:r>
              <w:rPr>
                <w:rFonts w:hint="eastAsia" w:ascii="宋体" w:hAnsi="宋体" w:cs="Arial"/>
                <w:sz w:val="21"/>
                <w:szCs w:val="21"/>
              </w:rPr>
              <w:t>下拉列表框</w:t>
            </w:r>
          </w:p>
        </w:tc>
        <w:tc>
          <w:tcPr>
            <w:tcW w:w="997" w:type="dxa"/>
            <w:vAlign w:val="center"/>
          </w:tcPr>
          <w:p w14:paraId="6376082B">
            <w:pPr>
              <w:rPr>
                <w:rFonts w:ascii="宋体" w:hAnsi="宋体" w:cs="Arial"/>
                <w:color w:val="000000"/>
                <w:sz w:val="21"/>
                <w:szCs w:val="21"/>
              </w:rPr>
            </w:pPr>
            <w:r>
              <w:rPr>
                <w:rFonts w:hint="eastAsia" w:ascii="宋体" w:hAnsi="宋体" w:cs="Arial"/>
                <w:color w:val="000000"/>
                <w:sz w:val="21"/>
                <w:szCs w:val="21"/>
              </w:rPr>
              <w:t>其他</w:t>
            </w:r>
          </w:p>
        </w:tc>
        <w:tc>
          <w:tcPr>
            <w:tcW w:w="1057" w:type="dxa"/>
            <w:vAlign w:val="center"/>
          </w:tcPr>
          <w:p w14:paraId="60B8FB2D">
            <w:pPr>
              <w:rPr>
                <w:rFonts w:ascii="宋体" w:hAnsi="宋体" w:cs="Arial"/>
                <w:color w:val="000000"/>
                <w:sz w:val="21"/>
                <w:szCs w:val="21"/>
              </w:rPr>
            </w:pPr>
          </w:p>
        </w:tc>
        <w:tc>
          <w:tcPr>
            <w:tcW w:w="895" w:type="dxa"/>
            <w:vAlign w:val="center"/>
          </w:tcPr>
          <w:p w14:paraId="3E0F8A18">
            <w:pPr>
              <w:rPr>
                <w:rFonts w:ascii="宋体" w:hAnsi="宋体" w:cs="Arial"/>
                <w:color w:val="000000"/>
                <w:sz w:val="21"/>
                <w:szCs w:val="21"/>
              </w:rPr>
            </w:pPr>
          </w:p>
        </w:tc>
        <w:tc>
          <w:tcPr>
            <w:tcW w:w="2499" w:type="dxa"/>
            <w:vAlign w:val="center"/>
          </w:tcPr>
          <w:p w14:paraId="5D3B1A26">
            <w:pPr>
              <w:rPr>
                <w:rFonts w:ascii="宋体" w:hAnsi="宋体" w:cs="Arial"/>
                <w:sz w:val="21"/>
                <w:szCs w:val="21"/>
              </w:rPr>
            </w:pPr>
            <w:r>
              <w:rPr>
                <w:rFonts w:hint="eastAsia" w:ascii="宋体" w:hAnsi="宋体" w:cs="Arial"/>
                <w:sz w:val="21"/>
                <w:szCs w:val="21"/>
              </w:rPr>
              <w:t>点击其他可以在后面的空格输入新的转账用途,该笔转账成功后,此转账用途加入下拉列表选项。</w:t>
            </w:r>
          </w:p>
        </w:tc>
      </w:tr>
      <w:tr w14:paraId="69AD6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45EFD916">
            <w:pPr>
              <w:numPr>
                <w:ilvl w:val="0"/>
                <w:numId w:val="75"/>
              </w:numPr>
              <w:rPr>
                <w:rFonts w:ascii="宋体" w:hAnsi="宋体"/>
                <w:color w:val="000000"/>
                <w:sz w:val="21"/>
                <w:szCs w:val="21"/>
              </w:rPr>
            </w:pPr>
          </w:p>
        </w:tc>
        <w:tc>
          <w:tcPr>
            <w:tcW w:w="1619" w:type="dxa"/>
            <w:vAlign w:val="center"/>
          </w:tcPr>
          <w:p w14:paraId="57FA0230">
            <w:pPr>
              <w:rPr>
                <w:rFonts w:ascii="宋体" w:hAnsi="宋体"/>
                <w:color w:val="000000"/>
                <w:sz w:val="21"/>
                <w:szCs w:val="21"/>
              </w:rPr>
            </w:pPr>
            <w:r>
              <w:rPr>
                <w:rFonts w:ascii="宋体" w:hAnsi="宋体"/>
                <w:color w:val="000000"/>
                <w:sz w:val="21"/>
                <w:szCs w:val="21"/>
              </w:rPr>
              <w:t>用途文本框</w:t>
            </w:r>
          </w:p>
        </w:tc>
        <w:tc>
          <w:tcPr>
            <w:tcW w:w="1028" w:type="dxa"/>
            <w:vAlign w:val="center"/>
          </w:tcPr>
          <w:p w14:paraId="52415FEE">
            <w:pPr>
              <w:rPr>
                <w:rFonts w:ascii="宋体" w:hAnsi="宋体"/>
                <w:color w:val="000000"/>
                <w:sz w:val="21"/>
                <w:szCs w:val="21"/>
              </w:rPr>
            </w:pPr>
            <w:r>
              <w:rPr>
                <w:rFonts w:ascii="宋体" w:hAnsi="宋体"/>
                <w:color w:val="000000"/>
                <w:sz w:val="21"/>
                <w:szCs w:val="21"/>
              </w:rPr>
              <w:t>文本框</w:t>
            </w:r>
          </w:p>
        </w:tc>
        <w:tc>
          <w:tcPr>
            <w:tcW w:w="997" w:type="dxa"/>
            <w:vAlign w:val="center"/>
          </w:tcPr>
          <w:p w14:paraId="0DDC6B00">
            <w:pPr>
              <w:rPr>
                <w:rFonts w:ascii="宋体" w:hAnsi="宋体" w:cs="Arial"/>
                <w:color w:val="000000"/>
                <w:sz w:val="21"/>
                <w:szCs w:val="21"/>
              </w:rPr>
            </w:pPr>
          </w:p>
        </w:tc>
        <w:tc>
          <w:tcPr>
            <w:tcW w:w="1057" w:type="dxa"/>
            <w:vAlign w:val="center"/>
          </w:tcPr>
          <w:p w14:paraId="36757FD5">
            <w:pPr>
              <w:rPr>
                <w:rFonts w:ascii="宋体" w:hAnsi="宋体" w:cs="Arial"/>
                <w:color w:val="000000"/>
                <w:sz w:val="21"/>
                <w:szCs w:val="21"/>
              </w:rPr>
            </w:pPr>
            <w:r>
              <w:rPr>
                <w:rFonts w:ascii="宋体" w:hAnsi="宋体" w:cs="Arial"/>
                <w:color w:val="000000"/>
                <w:sz w:val="21"/>
                <w:szCs w:val="21"/>
              </w:rPr>
              <w:t>C/</w:t>
            </w:r>
            <w:r>
              <w:rPr>
                <w:rFonts w:hint="eastAsia" w:ascii="宋体" w:hAnsi="宋体" w:cs="Arial"/>
                <w:color w:val="000000"/>
                <w:sz w:val="21"/>
                <w:szCs w:val="21"/>
              </w:rPr>
              <w:t>50</w:t>
            </w:r>
          </w:p>
        </w:tc>
        <w:tc>
          <w:tcPr>
            <w:tcW w:w="895" w:type="dxa"/>
            <w:vAlign w:val="center"/>
          </w:tcPr>
          <w:p w14:paraId="01CD778C">
            <w:pPr>
              <w:rPr>
                <w:rFonts w:ascii="宋体" w:hAnsi="宋体" w:cs="Arial"/>
                <w:color w:val="000000"/>
                <w:sz w:val="21"/>
                <w:szCs w:val="21"/>
              </w:rPr>
            </w:pPr>
            <w:r>
              <w:rPr>
                <w:rFonts w:hint="eastAsia" w:ascii="宋体" w:hAnsi="宋体" w:cs="Arial"/>
                <w:color w:val="000000"/>
                <w:sz w:val="21"/>
                <w:szCs w:val="21"/>
              </w:rPr>
              <w:t>是</w:t>
            </w:r>
          </w:p>
        </w:tc>
        <w:tc>
          <w:tcPr>
            <w:tcW w:w="2499" w:type="dxa"/>
            <w:vAlign w:val="center"/>
          </w:tcPr>
          <w:p w14:paraId="5F4779C8">
            <w:pPr>
              <w:rPr>
                <w:rFonts w:ascii="宋体" w:hAnsi="宋体"/>
                <w:color w:val="000000"/>
                <w:sz w:val="21"/>
                <w:szCs w:val="21"/>
              </w:rPr>
            </w:pPr>
            <w:r>
              <w:rPr>
                <w:rFonts w:ascii="宋体" w:hAnsi="宋体"/>
                <w:color w:val="000000"/>
                <w:sz w:val="21"/>
                <w:szCs w:val="21"/>
              </w:rPr>
              <w:t>当用途选择其它时显示</w:t>
            </w:r>
          </w:p>
          <w:p w14:paraId="41907825">
            <w:pPr>
              <w:rPr>
                <w:rFonts w:ascii="宋体" w:hAnsi="宋体" w:cs="Arial"/>
                <w:sz w:val="21"/>
                <w:szCs w:val="21"/>
              </w:rPr>
            </w:pPr>
            <w:r>
              <w:rPr>
                <w:rFonts w:hint="eastAsia" w:ascii="宋体" w:hAnsi="宋体"/>
                <w:color w:val="000000"/>
                <w:sz w:val="21"/>
                <w:szCs w:val="21"/>
              </w:rPr>
              <w:t>右侧提示：付款用途不能超过50个字符</w:t>
            </w:r>
          </w:p>
        </w:tc>
      </w:tr>
      <w:tr w14:paraId="534E5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13536A51">
            <w:pPr>
              <w:numPr>
                <w:ilvl w:val="0"/>
                <w:numId w:val="75"/>
              </w:numPr>
              <w:rPr>
                <w:rFonts w:ascii="宋体" w:hAnsi="宋体"/>
                <w:color w:val="000000"/>
                <w:sz w:val="21"/>
                <w:szCs w:val="21"/>
              </w:rPr>
            </w:pPr>
          </w:p>
        </w:tc>
        <w:tc>
          <w:tcPr>
            <w:tcW w:w="1619" w:type="dxa"/>
            <w:vAlign w:val="center"/>
          </w:tcPr>
          <w:p w14:paraId="41A14A3F">
            <w:pPr>
              <w:rPr>
                <w:rFonts w:ascii="宋体" w:hAnsi="宋体" w:cs="Arial"/>
                <w:sz w:val="21"/>
                <w:szCs w:val="21"/>
              </w:rPr>
            </w:pPr>
            <w:r>
              <w:rPr>
                <w:rFonts w:hint="eastAsia" w:ascii="宋体" w:hAnsi="宋体" w:cs="Arial"/>
                <w:sz w:val="21"/>
                <w:szCs w:val="21"/>
              </w:rPr>
              <w:t>添加</w:t>
            </w:r>
          </w:p>
        </w:tc>
        <w:tc>
          <w:tcPr>
            <w:tcW w:w="1028" w:type="dxa"/>
            <w:vAlign w:val="center"/>
          </w:tcPr>
          <w:p w14:paraId="39870C52">
            <w:pPr>
              <w:rPr>
                <w:rFonts w:ascii="宋体" w:hAnsi="宋体" w:cs="Arial"/>
                <w:sz w:val="21"/>
                <w:szCs w:val="21"/>
              </w:rPr>
            </w:pPr>
            <w:r>
              <w:rPr>
                <w:rFonts w:hint="eastAsia" w:ascii="宋体" w:hAnsi="宋体" w:cs="Arial"/>
                <w:sz w:val="21"/>
                <w:szCs w:val="21"/>
              </w:rPr>
              <w:t>按钮</w:t>
            </w:r>
          </w:p>
        </w:tc>
        <w:tc>
          <w:tcPr>
            <w:tcW w:w="997" w:type="dxa"/>
            <w:vAlign w:val="center"/>
          </w:tcPr>
          <w:p w14:paraId="05428CD4">
            <w:pPr>
              <w:rPr>
                <w:rFonts w:ascii="宋体" w:hAnsi="宋体" w:cs="Arial"/>
                <w:color w:val="000000"/>
                <w:sz w:val="21"/>
                <w:szCs w:val="21"/>
              </w:rPr>
            </w:pPr>
          </w:p>
        </w:tc>
        <w:tc>
          <w:tcPr>
            <w:tcW w:w="1057" w:type="dxa"/>
            <w:vAlign w:val="center"/>
          </w:tcPr>
          <w:p w14:paraId="42E3B58B">
            <w:pPr>
              <w:rPr>
                <w:rFonts w:ascii="宋体" w:hAnsi="宋体" w:cs="Arial"/>
                <w:color w:val="000000"/>
                <w:sz w:val="21"/>
                <w:szCs w:val="21"/>
              </w:rPr>
            </w:pPr>
          </w:p>
        </w:tc>
        <w:tc>
          <w:tcPr>
            <w:tcW w:w="895" w:type="dxa"/>
            <w:vAlign w:val="center"/>
          </w:tcPr>
          <w:p w14:paraId="015F9151">
            <w:pPr>
              <w:rPr>
                <w:rFonts w:ascii="宋体" w:hAnsi="宋体" w:cs="Arial"/>
                <w:color w:val="000000"/>
                <w:sz w:val="21"/>
                <w:szCs w:val="21"/>
              </w:rPr>
            </w:pPr>
          </w:p>
        </w:tc>
        <w:tc>
          <w:tcPr>
            <w:tcW w:w="2499" w:type="dxa"/>
            <w:vAlign w:val="center"/>
          </w:tcPr>
          <w:p w14:paraId="0A10DE45">
            <w:pPr>
              <w:rPr>
                <w:rFonts w:ascii="宋体" w:hAnsi="宋体" w:cs="Arial"/>
                <w:color w:val="000000"/>
                <w:sz w:val="21"/>
                <w:szCs w:val="21"/>
              </w:rPr>
            </w:pPr>
          </w:p>
        </w:tc>
      </w:tr>
      <w:tr w14:paraId="4D08B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1C336872">
            <w:pPr>
              <w:numPr>
                <w:ilvl w:val="0"/>
                <w:numId w:val="75"/>
              </w:numPr>
              <w:rPr>
                <w:rFonts w:ascii="宋体" w:hAnsi="宋体"/>
                <w:color w:val="000000"/>
                <w:sz w:val="21"/>
                <w:szCs w:val="21"/>
              </w:rPr>
            </w:pPr>
          </w:p>
        </w:tc>
        <w:tc>
          <w:tcPr>
            <w:tcW w:w="1619" w:type="dxa"/>
            <w:vAlign w:val="center"/>
          </w:tcPr>
          <w:p w14:paraId="3EE0B223">
            <w:pPr>
              <w:rPr>
                <w:rFonts w:ascii="宋体" w:hAnsi="宋体" w:cs="Arial"/>
                <w:sz w:val="21"/>
                <w:szCs w:val="21"/>
              </w:rPr>
            </w:pPr>
            <w:r>
              <w:rPr>
                <w:rFonts w:hint="eastAsia" w:ascii="宋体" w:hAnsi="宋体" w:cs="Arial"/>
                <w:sz w:val="21"/>
                <w:szCs w:val="21"/>
              </w:rPr>
              <w:t>重置</w:t>
            </w:r>
          </w:p>
        </w:tc>
        <w:tc>
          <w:tcPr>
            <w:tcW w:w="1028" w:type="dxa"/>
            <w:vAlign w:val="center"/>
          </w:tcPr>
          <w:p w14:paraId="7AA71EB2">
            <w:pPr>
              <w:rPr>
                <w:rFonts w:ascii="宋体" w:hAnsi="宋体" w:cs="Arial"/>
                <w:sz w:val="21"/>
                <w:szCs w:val="21"/>
              </w:rPr>
            </w:pPr>
            <w:r>
              <w:rPr>
                <w:rFonts w:hint="eastAsia" w:ascii="宋体" w:hAnsi="宋体" w:cs="Arial"/>
                <w:sz w:val="21"/>
                <w:szCs w:val="21"/>
              </w:rPr>
              <w:t>按钮</w:t>
            </w:r>
          </w:p>
        </w:tc>
        <w:tc>
          <w:tcPr>
            <w:tcW w:w="997" w:type="dxa"/>
            <w:vAlign w:val="center"/>
          </w:tcPr>
          <w:p w14:paraId="6D1FDC08">
            <w:pPr>
              <w:rPr>
                <w:rFonts w:ascii="宋体" w:hAnsi="宋体" w:cs="Arial"/>
                <w:color w:val="000000"/>
                <w:sz w:val="21"/>
                <w:szCs w:val="21"/>
              </w:rPr>
            </w:pPr>
          </w:p>
        </w:tc>
        <w:tc>
          <w:tcPr>
            <w:tcW w:w="1057" w:type="dxa"/>
            <w:vAlign w:val="center"/>
          </w:tcPr>
          <w:p w14:paraId="60E6CB1A">
            <w:pPr>
              <w:rPr>
                <w:rFonts w:ascii="宋体" w:hAnsi="宋体" w:cs="Arial"/>
                <w:color w:val="000000"/>
                <w:sz w:val="21"/>
                <w:szCs w:val="21"/>
              </w:rPr>
            </w:pPr>
          </w:p>
        </w:tc>
        <w:tc>
          <w:tcPr>
            <w:tcW w:w="895" w:type="dxa"/>
            <w:vAlign w:val="center"/>
          </w:tcPr>
          <w:p w14:paraId="2BB7C38C">
            <w:pPr>
              <w:rPr>
                <w:rFonts w:ascii="宋体" w:hAnsi="宋体" w:cs="Arial"/>
                <w:color w:val="000000"/>
                <w:sz w:val="21"/>
                <w:szCs w:val="21"/>
              </w:rPr>
            </w:pPr>
          </w:p>
        </w:tc>
        <w:tc>
          <w:tcPr>
            <w:tcW w:w="2499" w:type="dxa"/>
            <w:vAlign w:val="center"/>
          </w:tcPr>
          <w:p w14:paraId="77BB4B39">
            <w:pPr>
              <w:rPr>
                <w:rFonts w:ascii="宋体" w:hAnsi="宋体" w:cs="Arial"/>
                <w:color w:val="000000"/>
                <w:sz w:val="21"/>
                <w:szCs w:val="21"/>
              </w:rPr>
            </w:pPr>
          </w:p>
        </w:tc>
      </w:tr>
      <w:tr w14:paraId="555A3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8522" w:type="dxa"/>
            <w:gridSpan w:val="7"/>
            <w:vAlign w:val="center"/>
          </w:tcPr>
          <w:p w14:paraId="26FE6D7F">
            <w:pPr>
              <w:rPr>
                <w:rFonts w:ascii="宋体" w:hAnsi="宋体" w:cs="Arial"/>
                <w:color w:val="000000"/>
                <w:sz w:val="21"/>
                <w:szCs w:val="21"/>
              </w:rPr>
            </w:pPr>
            <w:r>
              <w:rPr>
                <w:rFonts w:hint="eastAsia" w:ascii="宋体" w:hAnsi="宋体" w:cs="Arial"/>
                <w:sz w:val="21"/>
                <w:szCs w:val="21"/>
              </w:rPr>
              <w:t>下方已添加交易列表区</w:t>
            </w:r>
          </w:p>
        </w:tc>
      </w:tr>
      <w:tr w14:paraId="08201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048DE2A9">
            <w:pPr>
              <w:numPr>
                <w:ilvl w:val="0"/>
                <w:numId w:val="75"/>
              </w:numPr>
              <w:rPr>
                <w:rFonts w:ascii="宋体" w:hAnsi="宋体"/>
                <w:color w:val="000000"/>
                <w:sz w:val="21"/>
                <w:szCs w:val="21"/>
              </w:rPr>
            </w:pPr>
          </w:p>
        </w:tc>
        <w:tc>
          <w:tcPr>
            <w:tcW w:w="1619" w:type="dxa"/>
            <w:vAlign w:val="center"/>
          </w:tcPr>
          <w:p w14:paraId="6F9E6AB1">
            <w:pPr>
              <w:rPr>
                <w:rFonts w:ascii="宋体" w:hAnsi="宋体" w:cs="Arial"/>
                <w:sz w:val="21"/>
                <w:szCs w:val="21"/>
              </w:rPr>
            </w:pPr>
            <w:r>
              <w:rPr>
                <w:rFonts w:hint="eastAsia" w:ascii="宋体" w:hAnsi="宋体" w:cs="Arial"/>
                <w:sz w:val="21"/>
                <w:szCs w:val="21"/>
              </w:rPr>
              <w:t>序号</w:t>
            </w:r>
          </w:p>
        </w:tc>
        <w:tc>
          <w:tcPr>
            <w:tcW w:w="1028" w:type="dxa"/>
            <w:vAlign w:val="center"/>
          </w:tcPr>
          <w:p w14:paraId="39F4211A">
            <w:pPr>
              <w:rPr>
                <w:rFonts w:ascii="宋体" w:hAnsi="宋体" w:cs="Arial"/>
                <w:sz w:val="21"/>
                <w:szCs w:val="21"/>
              </w:rPr>
            </w:pPr>
            <w:r>
              <w:rPr>
                <w:rFonts w:hint="eastAsia" w:ascii="宋体" w:hAnsi="宋体" w:cs="Arial"/>
                <w:sz w:val="21"/>
                <w:szCs w:val="21"/>
              </w:rPr>
              <w:t>文本</w:t>
            </w:r>
          </w:p>
        </w:tc>
        <w:tc>
          <w:tcPr>
            <w:tcW w:w="997" w:type="dxa"/>
            <w:vAlign w:val="center"/>
          </w:tcPr>
          <w:p w14:paraId="364608B2">
            <w:pPr>
              <w:rPr>
                <w:rFonts w:ascii="宋体" w:hAnsi="宋体" w:cs="Arial"/>
                <w:color w:val="000000"/>
                <w:sz w:val="21"/>
                <w:szCs w:val="21"/>
              </w:rPr>
            </w:pPr>
          </w:p>
        </w:tc>
        <w:tc>
          <w:tcPr>
            <w:tcW w:w="1057" w:type="dxa"/>
            <w:vAlign w:val="center"/>
          </w:tcPr>
          <w:p w14:paraId="4FABD70E">
            <w:pPr>
              <w:rPr>
                <w:rFonts w:ascii="宋体" w:hAnsi="宋体" w:cs="Arial"/>
                <w:color w:val="000000"/>
                <w:sz w:val="21"/>
                <w:szCs w:val="21"/>
              </w:rPr>
            </w:pPr>
          </w:p>
        </w:tc>
        <w:tc>
          <w:tcPr>
            <w:tcW w:w="895" w:type="dxa"/>
            <w:vAlign w:val="center"/>
          </w:tcPr>
          <w:p w14:paraId="51333511">
            <w:pPr>
              <w:rPr>
                <w:rFonts w:ascii="宋体" w:hAnsi="宋体" w:cs="Arial"/>
                <w:color w:val="000000"/>
                <w:sz w:val="21"/>
                <w:szCs w:val="21"/>
              </w:rPr>
            </w:pPr>
          </w:p>
        </w:tc>
        <w:tc>
          <w:tcPr>
            <w:tcW w:w="2499" w:type="dxa"/>
            <w:vAlign w:val="center"/>
          </w:tcPr>
          <w:p w14:paraId="6FB48F7E">
            <w:pPr>
              <w:rPr>
                <w:rFonts w:ascii="宋体" w:hAnsi="宋体" w:cs="Arial"/>
                <w:color w:val="000000"/>
                <w:sz w:val="21"/>
                <w:szCs w:val="21"/>
              </w:rPr>
            </w:pPr>
          </w:p>
        </w:tc>
      </w:tr>
      <w:tr w14:paraId="5FB2D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1067B25C">
            <w:pPr>
              <w:numPr>
                <w:ilvl w:val="0"/>
                <w:numId w:val="75"/>
              </w:numPr>
              <w:rPr>
                <w:rFonts w:ascii="宋体" w:hAnsi="宋体"/>
                <w:color w:val="000000"/>
                <w:sz w:val="21"/>
                <w:szCs w:val="21"/>
              </w:rPr>
            </w:pPr>
          </w:p>
        </w:tc>
        <w:tc>
          <w:tcPr>
            <w:tcW w:w="1619" w:type="dxa"/>
            <w:vAlign w:val="center"/>
          </w:tcPr>
          <w:p w14:paraId="7AAF2E7B">
            <w:pPr>
              <w:rPr>
                <w:rFonts w:ascii="宋体" w:hAnsi="宋体" w:cs="Arial"/>
                <w:sz w:val="21"/>
                <w:szCs w:val="21"/>
              </w:rPr>
            </w:pPr>
            <w:r>
              <w:rPr>
                <w:rFonts w:hint="eastAsia" w:ascii="宋体" w:hAnsi="宋体" w:cs="Arial"/>
                <w:sz w:val="21"/>
                <w:szCs w:val="21"/>
              </w:rPr>
              <w:t>付款账号</w:t>
            </w:r>
          </w:p>
        </w:tc>
        <w:tc>
          <w:tcPr>
            <w:tcW w:w="1028" w:type="dxa"/>
            <w:vAlign w:val="center"/>
          </w:tcPr>
          <w:p w14:paraId="6ED9A633">
            <w:pPr>
              <w:rPr>
                <w:rFonts w:ascii="宋体" w:hAnsi="宋体" w:cs="Arial"/>
                <w:sz w:val="21"/>
                <w:szCs w:val="21"/>
              </w:rPr>
            </w:pPr>
            <w:r>
              <w:rPr>
                <w:rFonts w:hint="eastAsia" w:ascii="宋体" w:hAnsi="宋体" w:cs="Arial"/>
                <w:sz w:val="21"/>
                <w:szCs w:val="21"/>
              </w:rPr>
              <w:t>链接</w:t>
            </w:r>
          </w:p>
        </w:tc>
        <w:tc>
          <w:tcPr>
            <w:tcW w:w="997" w:type="dxa"/>
            <w:vAlign w:val="center"/>
          </w:tcPr>
          <w:p w14:paraId="21313A11">
            <w:pPr>
              <w:rPr>
                <w:rFonts w:ascii="宋体" w:hAnsi="宋体" w:cs="Arial"/>
                <w:color w:val="000000"/>
                <w:sz w:val="21"/>
                <w:szCs w:val="21"/>
              </w:rPr>
            </w:pPr>
          </w:p>
        </w:tc>
        <w:tc>
          <w:tcPr>
            <w:tcW w:w="1057" w:type="dxa"/>
            <w:vAlign w:val="center"/>
          </w:tcPr>
          <w:p w14:paraId="6BEE126E">
            <w:pPr>
              <w:rPr>
                <w:rFonts w:ascii="宋体" w:hAnsi="宋体" w:cs="Arial"/>
                <w:color w:val="000000"/>
                <w:sz w:val="21"/>
                <w:szCs w:val="21"/>
              </w:rPr>
            </w:pPr>
          </w:p>
        </w:tc>
        <w:tc>
          <w:tcPr>
            <w:tcW w:w="895" w:type="dxa"/>
            <w:vAlign w:val="center"/>
          </w:tcPr>
          <w:p w14:paraId="2B239FD4">
            <w:pPr>
              <w:rPr>
                <w:rFonts w:ascii="宋体" w:hAnsi="宋体" w:cs="Arial"/>
                <w:color w:val="000000"/>
                <w:sz w:val="21"/>
                <w:szCs w:val="21"/>
              </w:rPr>
            </w:pPr>
          </w:p>
        </w:tc>
        <w:tc>
          <w:tcPr>
            <w:tcW w:w="2499" w:type="dxa"/>
            <w:vAlign w:val="center"/>
          </w:tcPr>
          <w:p w14:paraId="06236593">
            <w:pPr>
              <w:rPr>
                <w:rFonts w:ascii="宋体" w:hAnsi="宋体" w:cs="Arial"/>
                <w:sz w:val="21"/>
                <w:szCs w:val="21"/>
              </w:rPr>
            </w:pPr>
            <w:r>
              <w:rPr>
                <w:rFonts w:hint="eastAsia" w:ascii="宋体" w:hAnsi="宋体" w:cs="Arial"/>
                <w:sz w:val="21"/>
                <w:szCs w:val="21"/>
              </w:rPr>
              <w:t>点击展开显示详细信息</w:t>
            </w:r>
          </w:p>
        </w:tc>
      </w:tr>
      <w:tr w14:paraId="3EF91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416C6F35">
            <w:pPr>
              <w:numPr>
                <w:ilvl w:val="0"/>
                <w:numId w:val="75"/>
              </w:numPr>
              <w:rPr>
                <w:rFonts w:ascii="宋体" w:hAnsi="宋体"/>
                <w:color w:val="000000"/>
                <w:sz w:val="21"/>
                <w:szCs w:val="21"/>
              </w:rPr>
            </w:pPr>
          </w:p>
        </w:tc>
        <w:tc>
          <w:tcPr>
            <w:tcW w:w="1619" w:type="dxa"/>
            <w:vAlign w:val="center"/>
          </w:tcPr>
          <w:p w14:paraId="616D10A2">
            <w:pPr>
              <w:rPr>
                <w:rFonts w:ascii="宋体" w:hAnsi="宋体" w:cs="Arial"/>
                <w:sz w:val="21"/>
                <w:szCs w:val="21"/>
              </w:rPr>
            </w:pPr>
            <w:r>
              <w:rPr>
                <w:rFonts w:hint="eastAsia" w:ascii="宋体" w:hAnsi="宋体" w:cs="Arial"/>
                <w:sz w:val="21"/>
                <w:szCs w:val="21"/>
              </w:rPr>
              <w:t>收款账号</w:t>
            </w:r>
          </w:p>
        </w:tc>
        <w:tc>
          <w:tcPr>
            <w:tcW w:w="1028" w:type="dxa"/>
          </w:tcPr>
          <w:p w14:paraId="45608096">
            <w:pPr>
              <w:rPr>
                <w:rFonts w:ascii="宋体" w:hAnsi="宋体"/>
                <w:sz w:val="21"/>
                <w:szCs w:val="21"/>
              </w:rPr>
            </w:pPr>
            <w:r>
              <w:rPr>
                <w:rFonts w:hint="eastAsia" w:ascii="宋体" w:hAnsi="宋体" w:cs="Arial"/>
                <w:sz w:val="21"/>
                <w:szCs w:val="21"/>
              </w:rPr>
              <w:t>文本</w:t>
            </w:r>
          </w:p>
        </w:tc>
        <w:tc>
          <w:tcPr>
            <w:tcW w:w="997" w:type="dxa"/>
            <w:vAlign w:val="center"/>
          </w:tcPr>
          <w:p w14:paraId="30EBCEB0">
            <w:pPr>
              <w:rPr>
                <w:rFonts w:ascii="宋体" w:hAnsi="宋体" w:cs="Arial"/>
                <w:color w:val="000000"/>
                <w:sz w:val="21"/>
                <w:szCs w:val="21"/>
              </w:rPr>
            </w:pPr>
          </w:p>
        </w:tc>
        <w:tc>
          <w:tcPr>
            <w:tcW w:w="1057" w:type="dxa"/>
            <w:vAlign w:val="center"/>
          </w:tcPr>
          <w:p w14:paraId="7ADFD44C">
            <w:pPr>
              <w:rPr>
                <w:rFonts w:ascii="宋体" w:hAnsi="宋体" w:cs="Arial"/>
                <w:color w:val="000000"/>
                <w:sz w:val="21"/>
                <w:szCs w:val="21"/>
              </w:rPr>
            </w:pPr>
          </w:p>
        </w:tc>
        <w:tc>
          <w:tcPr>
            <w:tcW w:w="895" w:type="dxa"/>
            <w:vAlign w:val="center"/>
          </w:tcPr>
          <w:p w14:paraId="53FF2734">
            <w:pPr>
              <w:rPr>
                <w:rFonts w:ascii="宋体" w:hAnsi="宋体" w:cs="Arial"/>
                <w:color w:val="000000"/>
                <w:sz w:val="21"/>
                <w:szCs w:val="21"/>
              </w:rPr>
            </w:pPr>
          </w:p>
        </w:tc>
        <w:tc>
          <w:tcPr>
            <w:tcW w:w="2499" w:type="dxa"/>
            <w:vAlign w:val="center"/>
          </w:tcPr>
          <w:p w14:paraId="26276C0E">
            <w:pPr>
              <w:rPr>
                <w:rFonts w:ascii="宋体" w:hAnsi="宋体" w:cs="Arial"/>
                <w:sz w:val="21"/>
                <w:szCs w:val="21"/>
              </w:rPr>
            </w:pPr>
          </w:p>
        </w:tc>
      </w:tr>
      <w:tr w14:paraId="6F926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35049A22">
            <w:pPr>
              <w:numPr>
                <w:ilvl w:val="0"/>
                <w:numId w:val="75"/>
              </w:numPr>
              <w:rPr>
                <w:rFonts w:ascii="宋体" w:hAnsi="宋体"/>
                <w:color w:val="000000"/>
                <w:sz w:val="21"/>
                <w:szCs w:val="21"/>
              </w:rPr>
            </w:pPr>
          </w:p>
        </w:tc>
        <w:tc>
          <w:tcPr>
            <w:tcW w:w="1619" w:type="dxa"/>
            <w:vAlign w:val="center"/>
          </w:tcPr>
          <w:p w14:paraId="2D890262">
            <w:pPr>
              <w:rPr>
                <w:rFonts w:ascii="宋体" w:hAnsi="宋体" w:cs="Arial"/>
                <w:sz w:val="21"/>
                <w:szCs w:val="21"/>
              </w:rPr>
            </w:pPr>
            <w:r>
              <w:rPr>
                <w:rFonts w:hint="eastAsia" w:ascii="宋体" w:hAnsi="宋体" w:cs="Arial"/>
                <w:sz w:val="21"/>
                <w:szCs w:val="21"/>
              </w:rPr>
              <w:t>收款方户名</w:t>
            </w:r>
          </w:p>
        </w:tc>
        <w:tc>
          <w:tcPr>
            <w:tcW w:w="1028" w:type="dxa"/>
          </w:tcPr>
          <w:p w14:paraId="0021AD48">
            <w:pPr>
              <w:rPr>
                <w:rFonts w:ascii="宋体" w:hAnsi="宋体"/>
                <w:sz w:val="21"/>
                <w:szCs w:val="21"/>
              </w:rPr>
            </w:pPr>
            <w:r>
              <w:rPr>
                <w:rFonts w:hint="eastAsia" w:ascii="宋体" w:hAnsi="宋体" w:cs="Arial"/>
                <w:sz w:val="21"/>
                <w:szCs w:val="21"/>
              </w:rPr>
              <w:t>文本</w:t>
            </w:r>
          </w:p>
        </w:tc>
        <w:tc>
          <w:tcPr>
            <w:tcW w:w="997" w:type="dxa"/>
            <w:vAlign w:val="center"/>
          </w:tcPr>
          <w:p w14:paraId="5CEC5CDD">
            <w:pPr>
              <w:rPr>
                <w:rFonts w:ascii="宋体" w:hAnsi="宋体" w:cs="Arial"/>
                <w:color w:val="000000"/>
                <w:sz w:val="21"/>
                <w:szCs w:val="21"/>
              </w:rPr>
            </w:pPr>
          </w:p>
        </w:tc>
        <w:tc>
          <w:tcPr>
            <w:tcW w:w="1057" w:type="dxa"/>
            <w:vAlign w:val="center"/>
          </w:tcPr>
          <w:p w14:paraId="1543A376">
            <w:pPr>
              <w:rPr>
                <w:rFonts w:ascii="宋体" w:hAnsi="宋体" w:cs="Arial"/>
                <w:color w:val="000000"/>
                <w:sz w:val="21"/>
                <w:szCs w:val="21"/>
              </w:rPr>
            </w:pPr>
          </w:p>
        </w:tc>
        <w:tc>
          <w:tcPr>
            <w:tcW w:w="895" w:type="dxa"/>
            <w:vAlign w:val="center"/>
          </w:tcPr>
          <w:p w14:paraId="4A2A6588">
            <w:pPr>
              <w:rPr>
                <w:rFonts w:ascii="宋体" w:hAnsi="宋体" w:cs="Arial"/>
                <w:color w:val="000000"/>
                <w:sz w:val="21"/>
                <w:szCs w:val="21"/>
              </w:rPr>
            </w:pPr>
          </w:p>
        </w:tc>
        <w:tc>
          <w:tcPr>
            <w:tcW w:w="2499" w:type="dxa"/>
            <w:vAlign w:val="center"/>
          </w:tcPr>
          <w:p w14:paraId="3E0EA282">
            <w:pPr>
              <w:rPr>
                <w:rFonts w:ascii="宋体" w:hAnsi="宋体" w:cs="Arial"/>
                <w:sz w:val="21"/>
                <w:szCs w:val="21"/>
              </w:rPr>
            </w:pPr>
          </w:p>
        </w:tc>
      </w:tr>
      <w:tr w14:paraId="1A53C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0E968BFB">
            <w:pPr>
              <w:numPr>
                <w:ilvl w:val="0"/>
                <w:numId w:val="75"/>
              </w:numPr>
              <w:rPr>
                <w:rFonts w:ascii="宋体" w:hAnsi="宋体"/>
                <w:color w:val="000000"/>
                <w:sz w:val="21"/>
                <w:szCs w:val="21"/>
              </w:rPr>
            </w:pPr>
          </w:p>
        </w:tc>
        <w:tc>
          <w:tcPr>
            <w:tcW w:w="1619" w:type="dxa"/>
            <w:vAlign w:val="center"/>
          </w:tcPr>
          <w:p w14:paraId="0D790549">
            <w:pPr>
              <w:rPr>
                <w:rFonts w:ascii="宋体" w:hAnsi="宋体" w:cs="Arial"/>
                <w:sz w:val="21"/>
                <w:szCs w:val="21"/>
              </w:rPr>
            </w:pPr>
            <w:r>
              <w:rPr>
                <w:rFonts w:hint="eastAsia" w:ascii="宋体" w:hAnsi="宋体" w:cs="Arial"/>
                <w:sz w:val="21"/>
                <w:szCs w:val="21"/>
              </w:rPr>
              <w:t>收款方开户行</w:t>
            </w:r>
          </w:p>
        </w:tc>
        <w:tc>
          <w:tcPr>
            <w:tcW w:w="1028" w:type="dxa"/>
          </w:tcPr>
          <w:p w14:paraId="15CBDFA3">
            <w:pPr>
              <w:rPr>
                <w:rFonts w:ascii="宋体" w:hAnsi="宋体"/>
                <w:sz w:val="21"/>
                <w:szCs w:val="21"/>
              </w:rPr>
            </w:pPr>
            <w:r>
              <w:rPr>
                <w:rFonts w:hint="eastAsia" w:ascii="宋体" w:hAnsi="宋体" w:cs="Arial"/>
                <w:sz w:val="21"/>
                <w:szCs w:val="21"/>
              </w:rPr>
              <w:t>文本</w:t>
            </w:r>
          </w:p>
        </w:tc>
        <w:tc>
          <w:tcPr>
            <w:tcW w:w="997" w:type="dxa"/>
            <w:vAlign w:val="center"/>
          </w:tcPr>
          <w:p w14:paraId="1EE3528A">
            <w:pPr>
              <w:rPr>
                <w:rFonts w:ascii="宋体" w:hAnsi="宋体" w:cs="Arial"/>
                <w:color w:val="000000"/>
                <w:sz w:val="21"/>
                <w:szCs w:val="21"/>
              </w:rPr>
            </w:pPr>
          </w:p>
        </w:tc>
        <w:tc>
          <w:tcPr>
            <w:tcW w:w="1057" w:type="dxa"/>
            <w:vAlign w:val="center"/>
          </w:tcPr>
          <w:p w14:paraId="1D1847C9">
            <w:pPr>
              <w:rPr>
                <w:rFonts w:ascii="宋体" w:hAnsi="宋体" w:cs="Arial"/>
                <w:color w:val="000000"/>
                <w:sz w:val="21"/>
                <w:szCs w:val="21"/>
              </w:rPr>
            </w:pPr>
          </w:p>
        </w:tc>
        <w:tc>
          <w:tcPr>
            <w:tcW w:w="895" w:type="dxa"/>
            <w:vAlign w:val="center"/>
          </w:tcPr>
          <w:p w14:paraId="0E8C6FCB">
            <w:pPr>
              <w:rPr>
                <w:rFonts w:ascii="宋体" w:hAnsi="宋体" w:cs="Arial"/>
                <w:color w:val="000000"/>
                <w:sz w:val="21"/>
                <w:szCs w:val="21"/>
              </w:rPr>
            </w:pPr>
          </w:p>
        </w:tc>
        <w:tc>
          <w:tcPr>
            <w:tcW w:w="2499" w:type="dxa"/>
            <w:vAlign w:val="center"/>
          </w:tcPr>
          <w:p w14:paraId="23CA2198">
            <w:pPr>
              <w:rPr>
                <w:rFonts w:ascii="宋体" w:hAnsi="宋体" w:cs="Arial"/>
                <w:sz w:val="21"/>
                <w:szCs w:val="21"/>
              </w:rPr>
            </w:pPr>
          </w:p>
        </w:tc>
      </w:tr>
      <w:tr w14:paraId="6DACA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0DB40DD5">
            <w:pPr>
              <w:numPr>
                <w:ilvl w:val="0"/>
                <w:numId w:val="75"/>
              </w:numPr>
              <w:rPr>
                <w:rFonts w:ascii="宋体" w:hAnsi="宋体"/>
                <w:color w:val="000000"/>
                <w:sz w:val="21"/>
                <w:szCs w:val="21"/>
              </w:rPr>
            </w:pPr>
          </w:p>
        </w:tc>
        <w:tc>
          <w:tcPr>
            <w:tcW w:w="1619" w:type="dxa"/>
            <w:vAlign w:val="center"/>
          </w:tcPr>
          <w:p w14:paraId="102F188E">
            <w:pPr>
              <w:rPr>
                <w:rFonts w:ascii="宋体" w:hAnsi="宋体" w:cs="Arial"/>
                <w:sz w:val="21"/>
                <w:szCs w:val="21"/>
              </w:rPr>
            </w:pPr>
            <w:r>
              <w:rPr>
                <w:rFonts w:hint="eastAsia" w:ascii="宋体" w:hAnsi="宋体" w:cs="Arial"/>
                <w:sz w:val="21"/>
                <w:szCs w:val="21"/>
              </w:rPr>
              <w:t>转账金额</w:t>
            </w:r>
          </w:p>
        </w:tc>
        <w:tc>
          <w:tcPr>
            <w:tcW w:w="1028" w:type="dxa"/>
          </w:tcPr>
          <w:p w14:paraId="69F1F348">
            <w:pPr>
              <w:rPr>
                <w:rFonts w:ascii="宋体" w:hAnsi="宋体"/>
                <w:sz w:val="21"/>
                <w:szCs w:val="21"/>
              </w:rPr>
            </w:pPr>
            <w:r>
              <w:rPr>
                <w:rFonts w:hint="eastAsia" w:ascii="宋体" w:hAnsi="宋体" w:cs="Arial"/>
                <w:sz w:val="21"/>
                <w:szCs w:val="21"/>
              </w:rPr>
              <w:t>文本</w:t>
            </w:r>
          </w:p>
        </w:tc>
        <w:tc>
          <w:tcPr>
            <w:tcW w:w="997" w:type="dxa"/>
            <w:vAlign w:val="center"/>
          </w:tcPr>
          <w:p w14:paraId="320B4D76">
            <w:pPr>
              <w:rPr>
                <w:rFonts w:ascii="宋体" w:hAnsi="宋体" w:cs="Arial"/>
                <w:color w:val="000000"/>
                <w:sz w:val="21"/>
                <w:szCs w:val="21"/>
              </w:rPr>
            </w:pPr>
          </w:p>
        </w:tc>
        <w:tc>
          <w:tcPr>
            <w:tcW w:w="1057" w:type="dxa"/>
            <w:vAlign w:val="center"/>
          </w:tcPr>
          <w:p w14:paraId="548A3BF8">
            <w:pPr>
              <w:rPr>
                <w:rFonts w:ascii="宋体" w:hAnsi="宋体" w:cs="Arial"/>
                <w:color w:val="000000"/>
                <w:sz w:val="21"/>
                <w:szCs w:val="21"/>
              </w:rPr>
            </w:pPr>
          </w:p>
        </w:tc>
        <w:tc>
          <w:tcPr>
            <w:tcW w:w="895" w:type="dxa"/>
            <w:vAlign w:val="center"/>
          </w:tcPr>
          <w:p w14:paraId="40A84C37">
            <w:pPr>
              <w:rPr>
                <w:rFonts w:ascii="宋体" w:hAnsi="宋体" w:cs="Arial"/>
                <w:color w:val="000000"/>
                <w:sz w:val="21"/>
                <w:szCs w:val="21"/>
              </w:rPr>
            </w:pPr>
          </w:p>
        </w:tc>
        <w:tc>
          <w:tcPr>
            <w:tcW w:w="2499" w:type="dxa"/>
            <w:vAlign w:val="center"/>
          </w:tcPr>
          <w:p w14:paraId="6B910E05">
            <w:pPr>
              <w:rPr>
                <w:rFonts w:ascii="宋体" w:hAnsi="宋体" w:cs="Arial"/>
                <w:sz w:val="21"/>
                <w:szCs w:val="21"/>
              </w:rPr>
            </w:pPr>
          </w:p>
        </w:tc>
      </w:tr>
      <w:tr w14:paraId="61308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4BB3DF5B">
            <w:pPr>
              <w:numPr>
                <w:ilvl w:val="0"/>
                <w:numId w:val="75"/>
              </w:numPr>
              <w:rPr>
                <w:rFonts w:ascii="宋体" w:hAnsi="宋体"/>
                <w:color w:val="000000"/>
                <w:sz w:val="21"/>
                <w:szCs w:val="21"/>
              </w:rPr>
            </w:pPr>
          </w:p>
        </w:tc>
        <w:tc>
          <w:tcPr>
            <w:tcW w:w="1619" w:type="dxa"/>
            <w:vAlign w:val="center"/>
          </w:tcPr>
          <w:p w14:paraId="1928AC9D">
            <w:pPr>
              <w:rPr>
                <w:rFonts w:ascii="宋体" w:hAnsi="宋体" w:cs="Arial"/>
                <w:sz w:val="21"/>
                <w:szCs w:val="21"/>
              </w:rPr>
            </w:pPr>
            <w:r>
              <w:rPr>
                <w:rFonts w:hint="eastAsia" w:ascii="宋体" w:hAnsi="宋体" w:cs="Arial"/>
                <w:sz w:val="21"/>
                <w:szCs w:val="21"/>
              </w:rPr>
              <w:t>转账用途</w:t>
            </w:r>
          </w:p>
        </w:tc>
        <w:tc>
          <w:tcPr>
            <w:tcW w:w="1028" w:type="dxa"/>
          </w:tcPr>
          <w:p w14:paraId="3702B15B">
            <w:pPr>
              <w:rPr>
                <w:rFonts w:ascii="宋体" w:hAnsi="宋体" w:cs="Arial"/>
                <w:sz w:val="21"/>
                <w:szCs w:val="21"/>
              </w:rPr>
            </w:pPr>
            <w:r>
              <w:rPr>
                <w:rFonts w:hint="eastAsia" w:ascii="宋体" w:hAnsi="宋体" w:cs="Arial"/>
                <w:sz w:val="21"/>
                <w:szCs w:val="21"/>
              </w:rPr>
              <w:t>文本</w:t>
            </w:r>
          </w:p>
        </w:tc>
        <w:tc>
          <w:tcPr>
            <w:tcW w:w="997" w:type="dxa"/>
            <w:vAlign w:val="center"/>
          </w:tcPr>
          <w:p w14:paraId="26BA5C99">
            <w:pPr>
              <w:rPr>
                <w:rFonts w:ascii="宋体" w:hAnsi="宋体" w:cs="Arial"/>
                <w:color w:val="000000"/>
                <w:sz w:val="21"/>
                <w:szCs w:val="21"/>
              </w:rPr>
            </w:pPr>
          </w:p>
        </w:tc>
        <w:tc>
          <w:tcPr>
            <w:tcW w:w="1057" w:type="dxa"/>
            <w:vAlign w:val="center"/>
          </w:tcPr>
          <w:p w14:paraId="509CD3C4">
            <w:pPr>
              <w:rPr>
                <w:rFonts w:ascii="宋体" w:hAnsi="宋体" w:cs="Arial"/>
                <w:color w:val="000000"/>
                <w:sz w:val="21"/>
                <w:szCs w:val="21"/>
              </w:rPr>
            </w:pPr>
          </w:p>
        </w:tc>
        <w:tc>
          <w:tcPr>
            <w:tcW w:w="895" w:type="dxa"/>
            <w:vAlign w:val="center"/>
          </w:tcPr>
          <w:p w14:paraId="3B31C7E5">
            <w:pPr>
              <w:rPr>
                <w:rFonts w:ascii="宋体" w:hAnsi="宋体" w:cs="Arial"/>
                <w:color w:val="000000"/>
                <w:sz w:val="21"/>
                <w:szCs w:val="21"/>
              </w:rPr>
            </w:pPr>
          </w:p>
        </w:tc>
        <w:tc>
          <w:tcPr>
            <w:tcW w:w="2499" w:type="dxa"/>
            <w:vAlign w:val="center"/>
          </w:tcPr>
          <w:p w14:paraId="1EDFBBD1">
            <w:pPr>
              <w:rPr>
                <w:rFonts w:ascii="宋体" w:hAnsi="宋体" w:cs="Arial"/>
                <w:sz w:val="21"/>
                <w:szCs w:val="21"/>
              </w:rPr>
            </w:pPr>
          </w:p>
        </w:tc>
      </w:tr>
      <w:tr w14:paraId="00382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142E4D93">
            <w:pPr>
              <w:numPr>
                <w:ilvl w:val="0"/>
                <w:numId w:val="75"/>
              </w:numPr>
              <w:rPr>
                <w:rFonts w:ascii="宋体" w:hAnsi="宋体"/>
                <w:color w:val="000000"/>
                <w:sz w:val="21"/>
                <w:szCs w:val="21"/>
              </w:rPr>
            </w:pPr>
          </w:p>
        </w:tc>
        <w:tc>
          <w:tcPr>
            <w:tcW w:w="1619" w:type="dxa"/>
            <w:vAlign w:val="center"/>
          </w:tcPr>
          <w:p w14:paraId="498D88A7">
            <w:pPr>
              <w:rPr>
                <w:rFonts w:ascii="宋体" w:hAnsi="宋体" w:cs="Arial"/>
                <w:sz w:val="21"/>
                <w:szCs w:val="21"/>
              </w:rPr>
            </w:pPr>
            <w:r>
              <w:rPr>
                <w:rFonts w:hint="eastAsia" w:ascii="宋体" w:hAnsi="宋体" w:cs="Arial"/>
                <w:sz w:val="21"/>
                <w:szCs w:val="21"/>
              </w:rPr>
              <w:t>删除</w:t>
            </w:r>
          </w:p>
        </w:tc>
        <w:tc>
          <w:tcPr>
            <w:tcW w:w="1028" w:type="dxa"/>
          </w:tcPr>
          <w:p w14:paraId="4ECC7899">
            <w:pPr>
              <w:rPr>
                <w:rFonts w:ascii="宋体" w:hAnsi="宋体" w:cs="Arial"/>
                <w:sz w:val="21"/>
                <w:szCs w:val="21"/>
              </w:rPr>
            </w:pPr>
            <w:r>
              <w:rPr>
                <w:rFonts w:hint="eastAsia" w:ascii="宋体" w:hAnsi="宋体" w:cs="Arial"/>
                <w:sz w:val="21"/>
                <w:szCs w:val="21"/>
              </w:rPr>
              <w:t>按钮</w:t>
            </w:r>
          </w:p>
        </w:tc>
        <w:tc>
          <w:tcPr>
            <w:tcW w:w="997" w:type="dxa"/>
            <w:vAlign w:val="center"/>
          </w:tcPr>
          <w:p w14:paraId="5512F46A">
            <w:pPr>
              <w:rPr>
                <w:rFonts w:ascii="宋体" w:hAnsi="宋体" w:cs="Arial"/>
                <w:color w:val="000000"/>
                <w:sz w:val="21"/>
                <w:szCs w:val="21"/>
              </w:rPr>
            </w:pPr>
          </w:p>
        </w:tc>
        <w:tc>
          <w:tcPr>
            <w:tcW w:w="1057" w:type="dxa"/>
            <w:vAlign w:val="center"/>
          </w:tcPr>
          <w:p w14:paraId="4C67E4AA">
            <w:pPr>
              <w:rPr>
                <w:rFonts w:ascii="宋体" w:hAnsi="宋体" w:cs="Arial"/>
                <w:color w:val="000000"/>
                <w:sz w:val="21"/>
                <w:szCs w:val="21"/>
              </w:rPr>
            </w:pPr>
          </w:p>
        </w:tc>
        <w:tc>
          <w:tcPr>
            <w:tcW w:w="895" w:type="dxa"/>
            <w:vAlign w:val="center"/>
          </w:tcPr>
          <w:p w14:paraId="3377E754">
            <w:pPr>
              <w:rPr>
                <w:rFonts w:ascii="宋体" w:hAnsi="宋体" w:cs="Arial"/>
                <w:color w:val="000000"/>
                <w:sz w:val="21"/>
                <w:szCs w:val="21"/>
              </w:rPr>
            </w:pPr>
          </w:p>
        </w:tc>
        <w:tc>
          <w:tcPr>
            <w:tcW w:w="2499" w:type="dxa"/>
            <w:vAlign w:val="center"/>
          </w:tcPr>
          <w:p w14:paraId="17EFD6FC">
            <w:pPr>
              <w:rPr>
                <w:rFonts w:ascii="宋体" w:hAnsi="宋体" w:cs="Arial"/>
                <w:sz w:val="21"/>
                <w:szCs w:val="21"/>
              </w:rPr>
            </w:pPr>
            <w:r>
              <w:rPr>
                <w:rFonts w:hint="eastAsia" w:ascii="宋体" w:hAnsi="宋体" w:cs="Arial"/>
                <w:sz w:val="21"/>
                <w:szCs w:val="21"/>
              </w:rPr>
              <w:t>点击按钮可以删除这一交易</w:t>
            </w:r>
          </w:p>
        </w:tc>
      </w:tr>
      <w:tr w14:paraId="3222C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8522" w:type="dxa"/>
            <w:gridSpan w:val="7"/>
            <w:vAlign w:val="center"/>
          </w:tcPr>
          <w:p w14:paraId="0C876719">
            <w:pPr>
              <w:rPr>
                <w:rFonts w:ascii="宋体" w:hAnsi="宋体" w:cs="Arial"/>
                <w:sz w:val="21"/>
                <w:szCs w:val="21"/>
              </w:rPr>
            </w:pPr>
            <w:r>
              <w:rPr>
                <w:rFonts w:hint="eastAsia" w:ascii="宋体" w:hAnsi="宋体" w:cs="Arial"/>
                <w:sz w:val="21"/>
                <w:szCs w:val="21"/>
              </w:rPr>
              <w:t>汇总信息</w:t>
            </w:r>
          </w:p>
        </w:tc>
      </w:tr>
      <w:tr w14:paraId="2666C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0062B56D">
            <w:pPr>
              <w:numPr>
                <w:ilvl w:val="0"/>
                <w:numId w:val="75"/>
              </w:numPr>
              <w:rPr>
                <w:rFonts w:ascii="宋体" w:hAnsi="宋体"/>
                <w:color w:val="000000"/>
                <w:sz w:val="21"/>
                <w:szCs w:val="21"/>
              </w:rPr>
            </w:pPr>
          </w:p>
        </w:tc>
        <w:tc>
          <w:tcPr>
            <w:tcW w:w="1619" w:type="dxa"/>
            <w:vAlign w:val="center"/>
          </w:tcPr>
          <w:p w14:paraId="4193B442">
            <w:pPr>
              <w:rPr>
                <w:rFonts w:ascii="宋体" w:hAnsi="宋体" w:cs="Arial"/>
                <w:sz w:val="21"/>
                <w:szCs w:val="21"/>
              </w:rPr>
            </w:pPr>
            <w:r>
              <w:rPr>
                <w:rFonts w:hint="eastAsia" w:ascii="宋体" w:hAnsi="宋体" w:cs="Arial"/>
                <w:sz w:val="21"/>
                <w:szCs w:val="21"/>
              </w:rPr>
              <w:t>总笔数</w:t>
            </w:r>
          </w:p>
        </w:tc>
        <w:tc>
          <w:tcPr>
            <w:tcW w:w="1028" w:type="dxa"/>
          </w:tcPr>
          <w:p w14:paraId="0583587F">
            <w:pPr>
              <w:rPr>
                <w:rFonts w:ascii="宋体" w:hAnsi="宋体"/>
                <w:sz w:val="21"/>
                <w:szCs w:val="21"/>
              </w:rPr>
            </w:pPr>
            <w:r>
              <w:rPr>
                <w:rFonts w:hint="eastAsia" w:ascii="宋体" w:hAnsi="宋体" w:cs="Arial"/>
                <w:sz w:val="21"/>
                <w:szCs w:val="21"/>
              </w:rPr>
              <w:t>文本</w:t>
            </w:r>
          </w:p>
        </w:tc>
        <w:tc>
          <w:tcPr>
            <w:tcW w:w="997" w:type="dxa"/>
            <w:vAlign w:val="center"/>
          </w:tcPr>
          <w:p w14:paraId="62A9CEFF">
            <w:pPr>
              <w:rPr>
                <w:rFonts w:ascii="宋体" w:hAnsi="宋体" w:cs="Arial"/>
                <w:color w:val="000000"/>
                <w:sz w:val="21"/>
                <w:szCs w:val="21"/>
              </w:rPr>
            </w:pPr>
          </w:p>
        </w:tc>
        <w:tc>
          <w:tcPr>
            <w:tcW w:w="1057" w:type="dxa"/>
            <w:vAlign w:val="center"/>
          </w:tcPr>
          <w:p w14:paraId="6262A585">
            <w:pPr>
              <w:rPr>
                <w:rFonts w:ascii="宋体" w:hAnsi="宋体" w:cs="Arial"/>
                <w:color w:val="000000"/>
                <w:sz w:val="21"/>
                <w:szCs w:val="21"/>
              </w:rPr>
            </w:pPr>
          </w:p>
        </w:tc>
        <w:tc>
          <w:tcPr>
            <w:tcW w:w="895" w:type="dxa"/>
            <w:vAlign w:val="center"/>
          </w:tcPr>
          <w:p w14:paraId="07783C9F">
            <w:pPr>
              <w:rPr>
                <w:rFonts w:ascii="宋体" w:hAnsi="宋体" w:cs="Arial"/>
                <w:color w:val="000000"/>
                <w:sz w:val="21"/>
                <w:szCs w:val="21"/>
              </w:rPr>
            </w:pPr>
          </w:p>
        </w:tc>
        <w:tc>
          <w:tcPr>
            <w:tcW w:w="2499" w:type="dxa"/>
            <w:vAlign w:val="center"/>
          </w:tcPr>
          <w:p w14:paraId="054575C7">
            <w:pPr>
              <w:rPr>
                <w:rFonts w:ascii="宋体" w:hAnsi="宋体" w:cs="Arial"/>
                <w:sz w:val="21"/>
                <w:szCs w:val="21"/>
              </w:rPr>
            </w:pPr>
          </w:p>
        </w:tc>
      </w:tr>
      <w:tr w14:paraId="0C8F1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5F96B272">
            <w:pPr>
              <w:numPr>
                <w:ilvl w:val="0"/>
                <w:numId w:val="75"/>
              </w:numPr>
              <w:rPr>
                <w:rFonts w:ascii="宋体" w:hAnsi="宋体"/>
                <w:color w:val="000000"/>
                <w:sz w:val="21"/>
                <w:szCs w:val="21"/>
              </w:rPr>
            </w:pPr>
          </w:p>
        </w:tc>
        <w:tc>
          <w:tcPr>
            <w:tcW w:w="1619" w:type="dxa"/>
            <w:vAlign w:val="center"/>
          </w:tcPr>
          <w:p w14:paraId="5ACDBE2A">
            <w:pPr>
              <w:rPr>
                <w:rFonts w:ascii="宋体" w:hAnsi="宋体" w:cs="Arial"/>
                <w:sz w:val="21"/>
                <w:szCs w:val="21"/>
              </w:rPr>
            </w:pPr>
            <w:r>
              <w:rPr>
                <w:rFonts w:hint="eastAsia" w:ascii="宋体" w:hAnsi="宋体" w:cs="Arial"/>
                <w:sz w:val="21"/>
                <w:szCs w:val="21"/>
              </w:rPr>
              <w:t>总金额</w:t>
            </w:r>
          </w:p>
        </w:tc>
        <w:tc>
          <w:tcPr>
            <w:tcW w:w="1028" w:type="dxa"/>
          </w:tcPr>
          <w:p w14:paraId="389F1AE4">
            <w:pPr>
              <w:rPr>
                <w:rFonts w:ascii="宋体" w:hAnsi="宋体"/>
                <w:sz w:val="21"/>
                <w:szCs w:val="21"/>
              </w:rPr>
            </w:pPr>
            <w:r>
              <w:rPr>
                <w:rFonts w:hint="eastAsia" w:ascii="宋体" w:hAnsi="宋体" w:cs="Arial"/>
                <w:sz w:val="21"/>
                <w:szCs w:val="21"/>
              </w:rPr>
              <w:t>文本</w:t>
            </w:r>
          </w:p>
        </w:tc>
        <w:tc>
          <w:tcPr>
            <w:tcW w:w="997" w:type="dxa"/>
            <w:vAlign w:val="center"/>
          </w:tcPr>
          <w:p w14:paraId="510023E7">
            <w:pPr>
              <w:rPr>
                <w:rFonts w:ascii="宋体" w:hAnsi="宋体" w:cs="Arial"/>
                <w:color w:val="000000"/>
                <w:sz w:val="21"/>
                <w:szCs w:val="21"/>
              </w:rPr>
            </w:pPr>
          </w:p>
        </w:tc>
        <w:tc>
          <w:tcPr>
            <w:tcW w:w="1057" w:type="dxa"/>
            <w:vAlign w:val="center"/>
          </w:tcPr>
          <w:p w14:paraId="26E6E550">
            <w:pPr>
              <w:rPr>
                <w:rFonts w:ascii="宋体" w:hAnsi="宋体" w:cs="Arial"/>
                <w:color w:val="000000"/>
                <w:sz w:val="21"/>
                <w:szCs w:val="21"/>
              </w:rPr>
            </w:pPr>
          </w:p>
        </w:tc>
        <w:tc>
          <w:tcPr>
            <w:tcW w:w="895" w:type="dxa"/>
            <w:vAlign w:val="center"/>
          </w:tcPr>
          <w:p w14:paraId="6D259EAB">
            <w:pPr>
              <w:rPr>
                <w:rFonts w:ascii="宋体" w:hAnsi="宋体" w:cs="Arial"/>
                <w:color w:val="000000"/>
                <w:sz w:val="21"/>
                <w:szCs w:val="21"/>
              </w:rPr>
            </w:pPr>
          </w:p>
        </w:tc>
        <w:tc>
          <w:tcPr>
            <w:tcW w:w="2499" w:type="dxa"/>
            <w:vAlign w:val="center"/>
          </w:tcPr>
          <w:p w14:paraId="1AD590B0">
            <w:pPr>
              <w:rPr>
                <w:rFonts w:ascii="宋体" w:hAnsi="宋体" w:cs="Arial"/>
                <w:sz w:val="21"/>
                <w:szCs w:val="21"/>
              </w:rPr>
            </w:pPr>
            <w:r>
              <w:rPr>
                <w:rFonts w:hint="eastAsia" w:ascii="宋体" w:hAnsi="宋体" w:cs="Arial"/>
                <w:sz w:val="21"/>
                <w:szCs w:val="21"/>
              </w:rPr>
              <w:t>所有已添加交易的转账金额合计</w:t>
            </w:r>
          </w:p>
        </w:tc>
      </w:tr>
      <w:tr w14:paraId="02249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07F39A06">
            <w:pPr>
              <w:numPr>
                <w:ilvl w:val="0"/>
                <w:numId w:val="75"/>
              </w:numPr>
              <w:rPr>
                <w:rFonts w:ascii="宋体" w:hAnsi="宋体"/>
                <w:color w:val="000000"/>
                <w:sz w:val="21"/>
                <w:szCs w:val="21"/>
              </w:rPr>
            </w:pPr>
          </w:p>
        </w:tc>
        <w:tc>
          <w:tcPr>
            <w:tcW w:w="1619" w:type="dxa"/>
            <w:vAlign w:val="center"/>
          </w:tcPr>
          <w:p w14:paraId="0F5FF93E">
            <w:pPr>
              <w:rPr>
                <w:rFonts w:ascii="宋体" w:hAnsi="宋体" w:cs="Arial"/>
                <w:sz w:val="21"/>
                <w:szCs w:val="21"/>
              </w:rPr>
            </w:pPr>
            <w:r>
              <w:rPr>
                <w:rFonts w:hint="eastAsia" w:ascii="宋体" w:hAnsi="宋体" w:cs="Arial"/>
                <w:sz w:val="21"/>
                <w:szCs w:val="21"/>
              </w:rPr>
              <w:t>下一步</w:t>
            </w:r>
          </w:p>
        </w:tc>
        <w:tc>
          <w:tcPr>
            <w:tcW w:w="1028" w:type="dxa"/>
            <w:vAlign w:val="center"/>
          </w:tcPr>
          <w:p w14:paraId="312EAD09">
            <w:pPr>
              <w:rPr>
                <w:rFonts w:ascii="宋体" w:hAnsi="宋体" w:cs="Arial"/>
                <w:sz w:val="21"/>
                <w:szCs w:val="21"/>
              </w:rPr>
            </w:pPr>
            <w:r>
              <w:rPr>
                <w:rFonts w:hint="eastAsia" w:ascii="宋体" w:hAnsi="宋体" w:cs="Arial"/>
                <w:sz w:val="21"/>
                <w:szCs w:val="21"/>
              </w:rPr>
              <w:t>按钮</w:t>
            </w:r>
          </w:p>
        </w:tc>
        <w:tc>
          <w:tcPr>
            <w:tcW w:w="997" w:type="dxa"/>
            <w:vAlign w:val="center"/>
          </w:tcPr>
          <w:p w14:paraId="167EC9F5">
            <w:pPr>
              <w:rPr>
                <w:rFonts w:ascii="宋体" w:hAnsi="宋体" w:cs="Arial"/>
                <w:color w:val="000000"/>
                <w:sz w:val="21"/>
                <w:szCs w:val="21"/>
              </w:rPr>
            </w:pPr>
          </w:p>
        </w:tc>
        <w:tc>
          <w:tcPr>
            <w:tcW w:w="1057" w:type="dxa"/>
            <w:vAlign w:val="center"/>
          </w:tcPr>
          <w:p w14:paraId="313AF33F">
            <w:pPr>
              <w:rPr>
                <w:rFonts w:ascii="宋体" w:hAnsi="宋体" w:cs="Arial"/>
                <w:color w:val="000000"/>
                <w:sz w:val="21"/>
                <w:szCs w:val="21"/>
              </w:rPr>
            </w:pPr>
          </w:p>
        </w:tc>
        <w:tc>
          <w:tcPr>
            <w:tcW w:w="895" w:type="dxa"/>
            <w:vAlign w:val="center"/>
          </w:tcPr>
          <w:p w14:paraId="56683991">
            <w:pPr>
              <w:rPr>
                <w:rFonts w:ascii="宋体" w:hAnsi="宋体" w:cs="Arial"/>
                <w:color w:val="000000"/>
                <w:sz w:val="21"/>
                <w:szCs w:val="21"/>
              </w:rPr>
            </w:pPr>
          </w:p>
        </w:tc>
        <w:tc>
          <w:tcPr>
            <w:tcW w:w="2499" w:type="dxa"/>
            <w:vAlign w:val="center"/>
          </w:tcPr>
          <w:p w14:paraId="0CA00435">
            <w:pPr>
              <w:rPr>
                <w:rFonts w:ascii="宋体" w:hAnsi="宋体" w:cs="Arial"/>
                <w:sz w:val="21"/>
                <w:szCs w:val="21"/>
              </w:rPr>
            </w:pPr>
            <w:r>
              <w:rPr>
                <w:rFonts w:hint="eastAsia" w:ascii="宋体" w:hAnsi="宋体" w:cs="Arial"/>
                <w:sz w:val="21"/>
                <w:szCs w:val="21"/>
              </w:rPr>
              <w:t>进入交易确认页面</w:t>
            </w:r>
          </w:p>
        </w:tc>
      </w:tr>
      <w:tr w14:paraId="66C12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8522" w:type="dxa"/>
            <w:gridSpan w:val="7"/>
            <w:vAlign w:val="center"/>
          </w:tcPr>
          <w:p w14:paraId="13B3EFBC">
            <w:pPr>
              <w:rPr>
                <w:rFonts w:ascii="宋体" w:hAnsi="宋体" w:cs="Arial"/>
                <w:color w:val="000000"/>
                <w:sz w:val="21"/>
                <w:szCs w:val="21"/>
              </w:rPr>
            </w:pPr>
            <w:r>
              <w:rPr>
                <w:rFonts w:hint="eastAsia" w:ascii="宋体" w:hAnsi="宋体" w:cs="Arial"/>
                <w:color w:val="000000"/>
                <w:sz w:val="21"/>
                <w:szCs w:val="21"/>
              </w:rPr>
              <w:t>温馨提示：</w:t>
            </w:r>
          </w:p>
        </w:tc>
      </w:tr>
      <w:tr w14:paraId="6A11B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8522" w:type="dxa"/>
            <w:gridSpan w:val="7"/>
            <w:vAlign w:val="center"/>
          </w:tcPr>
          <w:p w14:paraId="2A08E27C">
            <w:pPr>
              <w:rPr>
                <w:rFonts w:ascii="宋体" w:hAnsi="宋体" w:cs="Arial"/>
                <w:color w:val="000000"/>
                <w:sz w:val="21"/>
                <w:szCs w:val="21"/>
              </w:rPr>
            </w:pPr>
            <w:r>
              <w:rPr>
                <w:rFonts w:hint="eastAsia" w:ascii="宋体" w:hAnsi="宋体" w:cs="Arial"/>
                <w:color w:val="000000"/>
                <w:sz w:val="21"/>
                <w:szCs w:val="21"/>
              </w:rPr>
              <w:t>1.</w:t>
            </w:r>
            <w:r>
              <w:rPr>
                <w:rFonts w:ascii="宋体" w:hAnsi="宋体" w:cs="Arial"/>
                <w:color w:val="000000"/>
                <w:sz w:val="21"/>
                <w:szCs w:val="21"/>
              </w:rPr>
              <w:t>系统支持手工输入和文件导入方式增加转账收款方信息。</w:t>
            </w:r>
          </w:p>
          <w:p w14:paraId="36448D91">
            <w:pPr>
              <w:rPr>
                <w:rFonts w:ascii="宋体" w:hAnsi="宋体" w:cs="Arial"/>
                <w:color w:val="000000"/>
                <w:sz w:val="21"/>
                <w:szCs w:val="21"/>
              </w:rPr>
            </w:pPr>
            <w:r>
              <w:rPr>
                <w:rFonts w:hint="eastAsia" w:ascii="宋体" w:hAnsi="宋体" w:cs="Arial"/>
                <w:color w:val="000000"/>
                <w:sz w:val="21"/>
                <w:szCs w:val="21"/>
              </w:rPr>
              <w:t>2.上传的文件如果是CSV文件，请保证文件编码为UTF-8.</w:t>
            </w:r>
          </w:p>
          <w:p w14:paraId="41EA1DBB">
            <w:pPr>
              <w:rPr>
                <w:rFonts w:ascii="宋体" w:hAnsi="宋体" w:cs="Arial"/>
                <w:color w:val="000000"/>
                <w:sz w:val="21"/>
                <w:szCs w:val="21"/>
              </w:rPr>
            </w:pPr>
            <w:r>
              <w:rPr>
                <w:rFonts w:hint="eastAsia" w:ascii="宋体" w:hAnsi="宋体" w:cs="Arial"/>
                <w:color w:val="000000"/>
                <w:sz w:val="21"/>
                <w:szCs w:val="21"/>
              </w:rPr>
              <w:t>3.带“</w:t>
            </w:r>
            <w:r>
              <w:rPr>
                <w:rFonts w:ascii="宋体" w:hAnsi="宋体"/>
                <w:sz w:val="21"/>
                <w:szCs w:val="21"/>
              </w:rPr>
              <w:t>*</w:t>
            </w:r>
            <w:r>
              <w:rPr>
                <w:rFonts w:hint="eastAsia" w:ascii="宋体" w:hAnsi="宋体"/>
                <w:sz w:val="21"/>
                <w:szCs w:val="21"/>
              </w:rPr>
              <w:t>”的输入项</w:t>
            </w:r>
            <w:r>
              <w:rPr>
                <w:rFonts w:ascii="宋体" w:hAnsi="宋体"/>
                <w:sz w:val="21"/>
                <w:szCs w:val="21"/>
              </w:rPr>
              <w:t>为必输项</w:t>
            </w:r>
            <w:r>
              <w:rPr>
                <w:rFonts w:hint="eastAsia" w:ascii="宋体" w:hAnsi="宋体"/>
                <w:sz w:val="21"/>
                <w:szCs w:val="21"/>
              </w:rPr>
              <w:t>。</w:t>
            </w:r>
          </w:p>
        </w:tc>
      </w:tr>
    </w:tbl>
    <w:p w14:paraId="38EF5D84">
      <w:pPr>
        <w:rPr>
          <w:rFonts w:ascii="宋体" w:hAnsi="宋体" w:cs="Arial"/>
          <w:sz w:val="24"/>
        </w:rPr>
      </w:pPr>
    </w:p>
    <w:p w14:paraId="485560ED">
      <w:pPr>
        <w:pStyle w:val="5"/>
        <w:numPr>
          <w:ilvl w:val="0"/>
          <w:numId w:val="0"/>
        </w:numPr>
        <w:ind w:left="113"/>
      </w:pPr>
      <w:r>
        <w:rPr>
          <w:rFonts w:hint="eastAsia"/>
        </w:rPr>
        <w:t>收款人名册页面</w:t>
      </w:r>
    </w:p>
    <w:tbl>
      <w:tblPr>
        <w:tblStyle w:val="48"/>
        <w:tblW w:w="93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2"/>
        <w:gridCol w:w="1644"/>
        <w:gridCol w:w="1575"/>
        <w:gridCol w:w="852"/>
        <w:gridCol w:w="1421"/>
        <w:gridCol w:w="1133"/>
        <w:gridCol w:w="2264"/>
      </w:tblGrid>
      <w:tr w14:paraId="6D287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 w:type="dxa"/>
            <w:shd w:val="clear" w:color="auto" w:fill="FFCC99"/>
            <w:vAlign w:val="center"/>
          </w:tcPr>
          <w:p w14:paraId="3371C61B">
            <w:pPr>
              <w:rPr>
                <w:rFonts w:ascii="宋体" w:hAnsi="宋体" w:cs="Arial"/>
                <w:b/>
                <w:color w:val="000000"/>
                <w:sz w:val="21"/>
                <w:szCs w:val="21"/>
              </w:rPr>
            </w:pPr>
            <w:r>
              <w:rPr>
                <w:rFonts w:ascii="宋体" w:hAnsi="宋体" w:cs="Arial"/>
                <w:b/>
                <w:color w:val="000000"/>
                <w:sz w:val="21"/>
                <w:szCs w:val="21"/>
              </w:rPr>
              <w:t>序号</w:t>
            </w:r>
          </w:p>
        </w:tc>
        <w:tc>
          <w:tcPr>
            <w:tcW w:w="1644" w:type="dxa"/>
            <w:shd w:val="clear" w:color="auto" w:fill="FFCC99"/>
            <w:vAlign w:val="center"/>
          </w:tcPr>
          <w:p w14:paraId="39DFDB6E">
            <w:pPr>
              <w:rPr>
                <w:rFonts w:ascii="宋体" w:hAnsi="宋体" w:cs="Arial"/>
                <w:b/>
                <w:color w:val="000000"/>
                <w:sz w:val="21"/>
                <w:szCs w:val="21"/>
              </w:rPr>
            </w:pPr>
            <w:r>
              <w:rPr>
                <w:rFonts w:ascii="宋体" w:hAnsi="宋体" w:cs="Arial"/>
                <w:b/>
                <w:color w:val="000000"/>
                <w:sz w:val="21"/>
                <w:szCs w:val="21"/>
              </w:rPr>
              <w:t>名称</w:t>
            </w:r>
          </w:p>
        </w:tc>
        <w:tc>
          <w:tcPr>
            <w:tcW w:w="1575" w:type="dxa"/>
            <w:shd w:val="clear" w:color="auto" w:fill="FFCC99"/>
            <w:vAlign w:val="center"/>
          </w:tcPr>
          <w:p w14:paraId="7415EEF3">
            <w:pPr>
              <w:rPr>
                <w:rFonts w:ascii="宋体" w:hAnsi="宋体" w:cs="Arial"/>
                <w:b/>
                <w:color w:val="000000"/>
                <w:sz w:val="21"/>
                <w:szCs w:val="21"/>
              </w:rPr>
            </w:pPr>
            <w:r>
              <w:rPr>
                <w:rFonts w:ascii="宋体" w:hAnsi="宋体" w:cs="Arial"/>
                <w:b/>
                <w:color w:val="000000"/>
                <w:sz w:val="21"/>
                <w:szCs w:val="21"/>
              </w:rPr>
              <w:t>输入</w:t>
            </w:r>
            <w:r>
              <w:rPr>
                <w:rFonts w:hint="eastAsia" w:ascii="宋体" w:hAnsi="宋体" w:cs="Arial"/>
                <w:b/>
                <w:color w:val="000000"/>
                <w:sz w:val="21"/>
                <w:szCs w:val="21"/>
              </w:rPr>
              <w:t>/输出</w:t>
            </w:r>
          </w:p>
        </w:tc>
        <w:tc>
          <w:tcPr>
            <w:tcW w:w="852" w:type="dxa"/>
            <w:shd w:val="clear" w:color="auto" w:fill="FFCC99"/>
            <w:vAlign w:val="center"/>
          </w:tcPr>
          <w:p w14:paraId="7F6B2DC9">
            <w:pPr>
              <w:rPr>
                <w:rFonts w:ascii="宋体" w:hAnsi="宋体" w:cs="Arial"/>
                <w:b/>
                <w:color w:val="000000"/>
                <w:sz w:val="21"/>
                <w:szCs w:val="21"/>
              </w:rPr>
            </w:pPr>
            <w:r>
              <w:rPr>
                <w:rFonts w:ascii="宋体" w:hAnsi="宋体" w:cs="Arial"/>
                <w:b/>
                <w:color w:val="000000"/>
                <w:sz w:val="21"/>
                <w:szCs w:val="21"/>
              </w:rPr>
              <w:t>缺省值</w:t>
            </w:r>
          </w:p>
        </w:tc>
        <w:tc>
          <w:tcPr>
            <w:tcW w:w="1421" w:type="dxa"/>
            <w:shd w:val="clear" w:color="auto" w:fill="FFCC99"/>
            <w:vAlign w:val="center"/>
          </w:tcPr>
          <w:p w14:paraId="204A3D4E">
            <w:pPr>
              <w:rPr>
                <w:rFonts w:ascii="宋体" w:hAnsi="宋体" w:cs="Arial"/>
                <w:b/>
                <w:color w:val="000000"/>
                <w:sz w:val="21"/>
                <w:szCs w:val="21"/>
              </w:rPr>
            </w:pPr>
            <w:r>
              <w:rPr>
                <w:rFonts w:hint="eastAsia" w:ascii="宋体" w:hAnsi="宋体" w:cs="Arial"/>
                <w:b/>
                <w:color w:val="000000"/>
                <w:sz w:val="21"/>
                <w:szCs w:val="21"/>
              </w:rPr>
              <w:t>类型/长度</w:t>
            </w:r>
          </w:p>
        </w:tc>
        <w:tc>
          <w:tcPr>
            <w:tcW w:w="1133" w:type="dxa"/>
            <w:shd w:val="clear" w:color="auto" w:fill="FFCC99"/>
            <w:vAlign w:val="center"/>
          </w:tcPr>
          <w:p w14:paraId="5585B875">
            <w:pPr>
              <w:rPr>
                <w:rFonts w:ascii="宋体" w:hAnsi="宋体" w:cs="Arial"/>
                <w:b/>
                <w:color w:val="000000"/>
                <w:sz w:val="21"/>
                <w:szCs w:val="21"/>
              </w:rPr>
            </w:pPr>
            <w:r>
              <w:rPr>
                <w:rFonts w:hint="eastAsia" w:ascii="宋体" w:hAnsi="宋体" w:cs="Arial"/>
                <w:b/>
                <w:color w:val="000000"/>
                <w:sz w:val="21"/>
                <w:szCs w:val="21"/>
              </w:rPr>
              <w:t>是否必输</w:t>
            </w:r>
          </w:p>
        </w:tc>
        <w:tc>
          <w:tcPr>
            <w:tcW w:w="2264" w:type="dxa"/>
            <w:shd w:val="clear" w:color="auto" w:fill="FFCC99"/>
            <w:vAlign w:val="center"/>
          </w:tcPr>
          <w:p w14:paraId="10710429">
            <w:pPr>
              <w:rPr>
                <w:rFonts w:ascii="宋体" w:hAnsi="宋体" w:cs="Arial"/>
                <w:b/>
                <w:color w:val="000000"/>
                <w:sz w:val="21"/>
                <w:szCs w:val="21"/>
              </w:rPr>
            </w:pPr>
            <w:r>
              <w:rPr>
                <w:rFonts w:ascii="宋体" w:hAnsi="宋体" w:cs="Arial"/>
                <w:b/>
                <w:color w:val="000000"/>
                <w:sz w:val="21"/>
                <w:szCs w:val="21"/>
              </w:rPr>
              <w:t>备注</w:t>
            </w:r>
          </w:p>
        </w:tc>
      </w:tr>
      <w:tr w14:paraId="6CE4B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9321" w:type="dxa"/>
            <w:gridSpan w:val="7"/>
            <w:vAlign w:val="center"/>
          </w:tcPr>
          <w:p w14:paraId="36FC5388">
            <w:pPr>
              <w:rPr>
                <w:rFonts w:ascii="宋体" w:hAnsi="宋体" w:cs="Arial"/>
                <w:color w:val="000000"/>
                <w:sz w:val="21"/>
                <w:szCs w:val="21"/>
              </w:rPr>
            </w:pPr>
            <w:r>
              <w:rPr>
                <w:rFonts w:hint="eastAsia" w:ascii="宋体" w:hAnsi="宋体" w:cs="Arial"/>
                <w:color w:val="000000"/>
                <w:sz w:val="21"/>
                <w:szCs w:val="21"/>
              </w:rPr>
              <w:t>查询条件</w:t>
            </w:r>
          </w:p>
        </w:tc>
      </w:tr>
      <w:tr w14:paraId="575FC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32" w:type="dxa"/>
            <w:vAlign w:val="center"/>
          </w:tcPr>
          <w:p w14:paraId="4AA096FE">
            <w:pPr>
              <w:numPr>
                <w:ilvl w:val="0"/>
                <w:numId w:val="76"/>
              </w:numPr>
              <w:rPr>
                <w:rFonts w:ascii="宋体" w:hAnsi="宋体"/>
                <w:color w:val="000000"/>
                <w:sz w:val="21"/>
                <w:szCs w:val="21"/>
              </w:rPr>
            </w:pPr>
          </w:p>
        </w:tc>
        <w:tc>
          <w:tcPr>
            <w:tcW w:w="1644" w:type="dxa"/>
            <w:vAlign w:val="center"/>
          </w:tcPr>
          <w:p w14:paraId="78F39E2F">
            <w:pPr>
              <w:rPr>
                <w:rFonts w:ascii="宋体" w:hAnsi="宋体" w:cs="Arial"/>
                <w:color w:val="000000"/>
                <w:sz w:val="21"/>
                <w:szCs w:val="21"/>
              </w:rPr>
            </w:pPr>
            <w:r>
              <w:rPr>
                <w:rFonts w:hint="eastAsia" w:ascii="宋体" w:hAnsi="宋体" w:cs="Arial"/>
                <w:color w:val="000000"/>
                <w:sz w:val="21"/>
                <w:szCs w:val="21"/>
              </w:rPr>
              <w:t>关键字</w:t>
            </w:r>
          </w:p>
        </w:tc>
        <w:tc>
          <w:tcPr>
            <w:tcW w:w="1575" w:type="dxa"/>
            <w:vAlign w:val="center"/>
          </w:tcPr>
          <w:p w14:paraId="694D5976">
            <w:pPr>
              <w:rPr>
                <w:rFonts w:ascii="宋体" w:hAnsi="宋体" w:cs="Arial"/>
                <w:color w:val="000000"/>
                <w:sz w:val="21"/>
                <w:szCs w:val="21"/>
              </w:rPr>
            </w:pPr>
            <w:r>
              <w:rPr>
                <w:rFonts w:hint="eastAsia" w:ascii="宋体" w:hAnsi="宋体" w:cs="Arial"/>
                <w:color w:val="000000"/>
                <w:sz w:val="21"/>
                <w:szCs w:val="21"/>
              </w:rPr>
              <w:t>文本框</w:t>
            </w:r>
          </w:p>
        </w:tc>
        <w:tc>
          <w:tcPr>
            <w:tcW w:w="852" w:type="dxa"/>
            <w:vAlign w:val="center"/>
          </w:tcPr>
          <w:p w14:paraId="74490228">
            <w:pPr>
              <w:rPr>
                <w:rFonts w:ascii="宋体" w:hAnsi="宋体" w:cs="Arial"/>
                <w:color w:val="000000"/>
                <w:sz w:val="21"/>
                <w:szCs w:val="21"/>
              </w:rPr>
            </w:pPr>
          </w:p>
        </w:tc>
        <w:tc>
          <w:tcPr>
            <w:tcW w:w="1421" w:type="dxa"/>
            <w:vAlign w:val="center"/>
          </w:tcPr>
          <w:p w14:paraId="193FE4CA">
            <w:pPr>
              <w:rPr>
                <w:rFonts w:ascii="宋体" w:hAnsi="宋体" w:cs="Arial"/>
                <w:color w:val="000000"/>
                <w:sz w:val="21"/>
                <w:szCs w:val="21"/>
              </w:rPr>
            </w:pPr>
            <w:r>
              <w:rPr>
                <w:rFonts w:hint="eastAsia" w:ascii="宋体" w:hAnsi="宋体" w:cs="Arial"/>
                <w:color w:val="000000"/>
                <w:sz w:val="21"/>
                <w:szCs w:val="21"/>
              </w:rPr>
              <w:t>C/32</w:t>
            </w:r>
          </w:p>
        </w:tc>
        <w:tc>
          <w:tcPr>
            <w:tcW w:w="1133" w:type="dxa"/>
            <w:vAlign w:val="center"/>
          </w:tcPr>
          <w:p w14:paraId="52F6B5FD">
            <w:pPr>
              <w:rPr>
                <w:rFonts w:ascii="宋体" w:hAnsi="宋体" w:cs="Arial"/>
                <w:color w:val="000000"/>
                <w:sz w:val="21"/>
                <w:szCs w:val="21"/>
              </w:rPr>
            </w:pPr>
          </w:p>
        </w:tc>
        <w:tc>
          <w:tcPr>
            <w:tcW w:w="2264" w:type="dxa"/>
            <w:vAlign w:val="center"/>
          </w:tcPr>
          <w:p w14:paraId="6AE43D12">
            <w:pPr>
              <w:rPr>
                <w:rFonts w:ascii="宋体" w:hAnsi="宋体" w:cs="Arial"/>
                <w:color w:val="000000"/>
                <w:sz w:val="21"/>
                <w:szCs w:val="21"/>
              </w:rPr>
            </w:pPr>
            <w:r>
              <w:rPr>
                <w:rFonts w:hint="eastAsia" w:ascii="宋体" w:hAnsi="宋体" w:cs="Arial"/>
                <w:color w:val="000000"/>
                <w:sz w:val="21"/>
                <w:szCs w:val="21"/>
              </w:rPr>
              <w:t>支持收款账号/户名/开户行的模糊查询</w:t>
            </w:r>
          </w:p>
        </w:tc>
      </w:tr>
      <w:tr w14:paraId="3655D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32" w:type="dxa"/>
            <w:vAlign w:val="center"/>
          </w:tcPr>
          <w:p w14:paraId="16A4ED8B">
            <w:pPr>
              <w:numPr>
                <w:ilvl w:val="0"/>
                <w:numId w:val="76"/>
              </w:numPr>
              <w:rPr>
                <w:rFonts w:ascii="宋体" w:hAnsi="宋体"/>
                <w:color w:val="000000"/>
                <w:sz w:val="21"/>
                <w:szCs w:val="21"/>
              </w:rPr>
            </w:pPr>
          </w:p>
        </w:tc>
        <w:tc>
          <w:tcPr>
            <w:tcW w:w="1644" w:type="dxa"/>
            <w:vAlign w:val="center"/>
          </w:tcPr>
          <w:p w14:paraId="59F52ED0">
            <w:pPr>
              <w:rPr>
                <w:rFonts w:ascii="宋体" w:hAnsi="宋体" w:cs="Arial"/>
                <w:color w:val="000000"/>
                <w:sz w:val="21"/>
                <w:szCs w:val="21"/>
              </w:rPr>
            </w:pPr>
            <w:r>
              <w:rPr>
                <w:rFonts w:hint="eastAsia" w:ascii="宋体" w:hAnsi="宋体" w:cs="Arial"/>
                <w:color w:val="000000"/>
                <w:sz w:val="21"/>
                <w:szCs w:val="21"/>
              </w:rPr>
              <w:t>查询</w:t>
            </w:r>
          </w:p>
        </w:tc>
        <w:tc>
          <w:tcPr>
            <w:tcW w:w="1575" w:type="dxa"/>
            <w:vAlign w:val="center"/>
          </w:tcPr>
          <w:p w14:paraId="42150B99">
            <w:pPr>
              <w:rPr>
                <w:rFonts w:ascii="宋体" w:hAnsi="宋体" w:cs="Arial"/>
                <w:color w:val="000000"/>
                <w:sz w:val="21"/>
                <w:szCs w:val="21"/>
              </w:rPr>
            </w:pPr>
            <w:r>
              <w:rPr>
                <w:rFonts w:hint="eastAsia" w:ascii="宋体" w:hAnsi="宋体" w:cs="Arial"/>
                <w:color w:val="000000"/>
                <w:sz w:val="21"/>
                <w:szCs w:val="21"/>
              </w:rPr>
              <w:t>按钮</w:t>
            </w:r>
          </w:p>
        </w:tc>
        <w:tc>
          <w:tcPr>
            <w:tcW w:w="852" w:type="dxa"/>
            <w:vAlign w:val="center"/>
          </w:tcPr>
          <w:p w14:paraId="1E2B4AC5">
            <w:pPr>
              <w:rPr>
                <w:rFonts w:ascii="宋体" w:hAnsi="宋体" w:cs="Arial"/>
                <w:color w:val="000000"/>
                <w:sz w:val="21"/>
                <w:szCs w:val="21"/>
              </w:rPr>
            </w:pPr>
          </w:p>
        </w:tc>
        <w:tc>
          <w:tcPr>
            <w:tcW w:w="1421" w:type="dxa"/>
            <w:vAlign w:val="center"/>
          </w:tcPr>
          <w:p w14:paraId="5F68FC58">
            <w:pPr>
              <w:rPr>
                <w:rFonts w:ascii="宋体" w:hAnsi="宋体" w:cs="Arial"/>
                <w:color w:val="000000"/>
                <w:sz w:val="21"/>
                <w:szCs w:val="21"/>
              </w:rPr>
            </w:pPr>
          </w:p>
        </w:tc>
        <w:tc>
          <w:tcPr>
            <w:tcW w:w="1133" w:type="dxa"/>
            <w:vAlign w:val="center"/>
          </w:tcPr>
          <w:p w14:paraId="1BAE61D6">
            <w:pPr>
              <w:rPr>
                <w:rFonts w:ascii="宋体" w:hAnsi="宋体" w:cs="Arial"/>
                <w:color w:val="000000"/>
                <w:sz w:val="21"/>
                <w:szCs w:val="21"/>
              </w:rPr>
            </w:pPr>
          </w:p>
        </w:tc>
        <w:tc>
          <w:tcPr>
            <w:tcW w:w="2264" w:type="dxa"/>
            <w:vAlign w:val="center"/>
          </w:tcPr>
          <w:p w14:paraId="4963501C">
            <w:pPr>
              <w:rPr>
                <w:rFonts w:ascii="宋体" w:hAnsi="宋体" w:cs="Arial"/>
                <w:color w:val="000000"/>
                <w:sz w:val="21"/>
                <w:szCs w:val="21"/>
              </w:rPr>
            </w:pPr>
            <w:r>
              <w:rPr>
                <w:rFonts w:hint="eastAsia" w:ascii="宋体" w:hAnsi="宋体" w:cs="Arial"/>
                <w:color w:val="000000"/>
                <w:sz w:val="21"/>
                <w:szCs w:val="21"/>
              </w:rPr>
              <w:t>支持模糊查询</w:t>
            </w:r>
          </w:p>
        </w:tc>
      </w:tr>
      <w:tr w14:paraId="42203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9321" w:type="dxa"/>
            <w:gridSpan w:val="7"/>
            <w:vAlign w:val="center"/>
          </w:tcPr>
          <w:p w14:paraId="7DF548C9">
            <w:pPr>
              <w:rPr>
                <w:rFonts w:ascii="宋体" w:hAnsi="宋体" w:cs="Arial"/>
                <w:color w:val="000000"/>
                <w:sz w:val="21"/>
                <w:szCs w:val="21"/>
              </w:rPr>
            </w:pPr>
            <w:r>
              <w:rPr>
                <w:rFonts w:hint="eastAsia" w:ascii="宋体" w:hAnsi="宋体" w:cs="Arial"/>
                <w:color w:val="000000"/>
                <w:sz w:val="21"/>
                <w:szCs w:val="21"/>
              </w:rPr>
              <w:t>查询结果</w:t>
            </w:r>
          </w:p>
        </w:tc>
      </w:tr>
      <w:tr w14:paraId="19DC6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32" w:type="dxa"/>
            <w:vAlign w:val="center"/>
          </w:tcPr>
          <w:p w14:paraId="7AAD87C5">
            <w:pPr>
              <w:numPr>
                <w:ilvl w:val="0"/>
                <w:numId w:val="76"/>
              </w:numPr>
              <w:rPr>
                <w:rFonts w:ascii="宋体" w:hAnsi="宋体"/>
                <w:color w:val="000000"/>
                <w:sz w:val="21"/>
                <w:szCs w:val="21"/>
              </w:rPr>
            </w:pPr>
          </w:p>
        </w:tc>
        <w:tc>
          <w:tcPr>
            <w:tcW w:w="1644" w:type="dxa"/>
            <w:vAlign w:val="center"/>
          </w:tcPr>
          <w:p w14:paraId="60EC169B">
            <w:pPr>
              <w:rPr>
                <w:rFonts w:ascii="宋体" w:hAnsi="宋体" w:cs="Arial"/>
                <w:color w:val="000000"/>
                <w:sz w:val="21"/>
                <w:szCs w:val="21"/>
              </w:rPr>
            </w:pPr>
            <w:r>
              <w:rPr>
                <w:rFonts w:hint="eastAsia" w:ascii="宋体" w:hAnsi="宋体" w:cs="Arial"/>
                <w:color w:val="000000"/>
                <w:sz w:val="21"/>
                <w:szCs w:val="21"/>
              </w:rPr>
              <w:t>选择框</w:t>
            </w:r>
          </w:p>
        </w:tc>
        <w:tc>
          <w:tcPr>
            <w:tcW w:w="1575" w:type="dxa"/>
            <w:vAlign w:val="center"/>
          </w:tcPr>
          <w:p w14:paraId="48C2080C">
            <w:pPr>
              <w:rPr>
                <w:rFonts w:ascii="宋体" w:hAnsi="宋体"/>
                <w:sz w:val="21"/>
                <w:szCs w:val="21"/>
              </w:rPr>
            </w:pPr>
            <w:r>
              <w:rPr>
                <w:rFonts w:hint="eastAsia" w:ascii="宋体" w:hAnsi="宋体" w:cs="Arial"/>
                <w:color w:val="000000"/>
                <w:sz w:val="21"/>
                <w:szCs w:val="21"/>
              </w:rPr>
              <w:t>单选框</w:t>
            </w:r>
          </w:p>
        </w:tc>
        <w:tc>
          <w:tcPr>
            <w:tcW w:w="852" w:type="dxa"/>
            <w:vAlign w:val="center"/>
          </w:tcPr>
          <w:p w14:paraId="7F4DAEDB">
            <w:pPr>
              <w:rPr>
                <w:rFonts w:ascii="宋体" w:hAnsi="宋体" w:cs="Arial"/>
                <w:color w:val="000000"/>
                <w:sz w:val="21"/>
                <w:szCs w:val="21"/>
              </w:rPr>
            </w:pPr>
          </w:p>
        </w:tc>
        <w:tc>
          <w:tcPr>
            <w:tcW w:w="1421" w:type="dxa"/>
            <w:vAlign w:val="center"/>
          </w:tcPr>
          <w:p w14:paraId="3DCD2D58">
            <w:pPr>
              <w:rPr>
                <w:rFonts w:ascii="宋体" w:hAnsi="宋体" w:cs="Arial"/>
                <w:color w:val="000000"/>
                <w:sz w:val="21"/>
                <w:szCs w:val="21"/>
              </w:rPr>
            </w:pPr>
          </w:p>
        </w:tc>
        <w:tc>
          <w:tcPr>
            <w:tcW w:w="1133" w:type="dxa"/>
            <w:vAlign w:val="center"/>
          </w:tcPr>
          <w:p w14:paraId="459F22B0">
            <w:pPr>
              <w:rPr>
                <w:rFonts w:ascii="宋体" w:hAnsi="宋体" w:cs="Arial"/>
                <w:color w:val="000000"/>
                <w:sz w:val="21"/>
                <w:szCs w:val="21"/>
              </w:rPr>
            </w:pPr>
          </w:p>
        </w:tc>
        <w:tc>
          <w:tcPr>
            <w:tcW w:w="2264" w:type="dxa"/>
            <w:vAlign w:val="center"/>
          </w:tcPr>
          <w:p w14:paraId="6EC4D8EB">
            <w:pPr>
              <w:rPr>
                <w:rFonts w:ascii="宋体" w:hAnsi="宋体" w:cs="Arial"/>
                <w:color w:val="000000"/>
                <w:sz w:val="21"/>
                <w:szCs w:val="21"/>
              </w:rPr>
            </w:pPr>
          </w:p>
        </w:tc>
      </w:tr>
      <w:tr w14:paraId="68138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32" w:type="dxa"/>
            <w:vAlign w:val="center"/>
          </w:tcPr>
          <w:p w14:paraId="53185282">
            <w:pPr>
              <w:numPr>
                <w:ilvl w:val="0"/>
                <w:numId w:val="76"/>
              </w:numPr>
              <w:rPr>
                <w:rFonts w:ascii="宋体" w:hAnsi="宋体"/>
                <w:color w:val="000000"/>
                <w:sz w:val="21"/>
                <w:szCs w:val="21"/>
              </w:rPr>
            </w:pPr>
          </w:p>
        </w:tc>
        <w:tc>
          <w:tcPr>
            <w:tcW w:w="1644" w:type="dxa"/>
            <w:vAlign w:val="center"/>
          </w:tcPr>
          <w:p w14:paraId="48348D8D">
            <w:pPr>
              <w:rPr>
                <w:rFonts w:ascii="宋体" w:hAnsi="宋体" w:cs="Arial"/>
                <w:color w:val="000000"/>
                <w:sz w:val="21"/>
                <w:szCs w:val="21"/>
              </w:rPr>
            </w:pPr>
            <w:r>
              <w:rPr>
                <w:rFonts w:hint="eastAsia" w:ascii="宋体" w:hAnsi="宋体" w:cs="Arial"/>
                <w:color w:val="000000"/>
                <w:sz w:val="21"/>
                <w:szCs w:val="21"/>
              </w:rPr>
              <w:t>收款</w:t>
            </w:r>
            <w:r>
              <w:rPr>
                <w:rFonts w:hint="eastAsia" w:ascii="宋体" w:hAnsi="宋体" w:cs="Arial"/>
                <w:bCs/>
                <w:color w:val="000000"/>
                <w:sz w:val="21"/>
                <w:szCs w:val="21"/>
              </w:rPr>
              <w:t>账号</w:t>
            </w:r>
          </w:p>
        </w:tc>
        <w:tc>
          <w:tcPr>
            <w:tcW w:w="1575" w:type="dxa"/>
            <w:vAlign w:val="center"/>
          </w:tcPr>
          <w:p w14:paraId="0CC61ECB">
            <w:pPr>
              <w:rPr>
                <w:rFonts w:ascii="宋体" w:hAnsi="宋体" w:cs="Arial"/>
                <w:color w:val="000000"/>
                <w:sz w:val="21"/>
                <w:szCs w:val="21"/>
              </w:rPr>
            </w:pPr>
            <w:r>
              <w:rPr>
                <w:rFonts w:hint="eastAsia" w:ascii="宋体" w:hAnsi="宋体" w:cs="Arial"/>
                <w:color w:val="000000"/>
                <w:sz w:val="21"/>
                <w:szCs w:val="21"/>
              </w:rPr>
              <w:t>文本</w:t>
            </w:r>
          </w:p>
        </w:tc>
        <w:tc>
          <w:tcPr>
            <w:tcW w:w="852" w:type="dxa"/>
            <w:vAlign w:val="center"/>
          </w:tcPr>
          <w:p w14:paraId="373EF135">
            <w:pPr>
              <w:rPr>
                <w:rFonts w:ascii="宋体" w:hAnsi="宋体" w:cs="Arial"/>
                <w:color w:val="000000"/>
                <w:sz w:val="21"/>
                <w:szCs w:val="21"/>
              </w:rPr>
            </w:pPr>
          </w:p>
        </w:tc>
        <w:tc>
          <w:tcPr>
            <w:tcW w:w="1421" w:type="dxa"/>
            <w:vAlign w:val="center"/>
          </w:tcPr>
          <w:p w14:paraId="79E58DE4">
            <w:pPr>
              <w:rPr>
                <w:rFonts w:ascii="宋体" w:hAnsi="宋体" w:cs="Arial"/>
                <w:color w:val="000000"/>
                <w:sz w:val="21"/>
                <w:szCs w:val="21"/>
              </w:rPr>
            </w:pPr>
          </w:p>
        </w:tc>
        <w:tc>
          <w:tcPr>
            <w:tcW w:w="1133" w:type="dxa"/>
            <w:vAlign w:val="center"/>
          </w:tcPr>
          <w:p w14:paraId="1782623D">
            <w:pPr>
              <w:rPr>
                <w:rFonts w:ascii="宋体" w:hAnsi="宋体" w:cs="Arial"/>
                <w:color w:val="000000"/>
                <w:sz w:val="21"/>
                <w:szCs w:val="21"/>
              </w:rPr>
            </w:pPr>
          </w:p>
        </w:tc>
        <w:tc>
          <w:tcPr>
            <w:tcW w:w="2264" w:type="dxa"/>
            <w:vAlign w:val="center"/>
          </w:tcPr>
          <w:p w14:paraId="681461A3">
            <w:pPr>
              <w:rPr>
                <w:rFonts w:ascii="宋体" w:hAnsi="宋体" w:cs="Arial"/>
                <w:color w:val="000000"/>
                <w:sz w:val="21"/>
                <w:szCs w:val="21"/>
              </w:rPr>
            </w:pPr>
          </w:p>
        </w:tc>
      </w:tr>
      <w:tr w14:paraId="0303F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32" w:type="dxa"/>
            <w:vAlign w:val="center"/>
          </w:tcPr>
          <w:p w14:paraId="21919013">
            <w:pPr>
              <w:numPr>
                <w:ilvl w:val="0"/>
                <w:numId w:val="76"/>
              </w:numPr>
              <w:rPr>
                <w:rFonts w:ascii="宋体" w:hAnsi="宋体"/>
                <w:color w:val="000000"/>
                <w:sz w:val="21"/>
                <w:szCs w:val="21"/>
              </w:rPr>
            </w:pPr>
          </w:p>
        </w:tc>
        <w:tc>
          <w:tcPr>
            <w:tcW w:w="1644" w:type="dxa"/>
            <w:vAlign w:val="center"/>
          </w:tcPr>
          <w:p w14:paraId="08F77A5C">
            <w:pPr>
              <w:rPr>
                <w:rFonts w:ascii="宋体" w:hAnsi="宋体" w:cs="Arial"/>
                <w:color w:val="000000"/>
                <w:sz w:val="21"/>
                <w:szCs w:val="21"/>
              </w:rPr>
            </w:pPr>
            <w:r>
              <w:rPr>
                <w:rFonts w:hint="eastAsia" w:ascii="宋体" w:hAnsi="宋体" w:cs="Arial"/>
                <w:color w:val="000000"/>
                <w:sz w:val="21"/>
                <w:szCs w:val="21"/>
              </w:rPr>
              <w:t>收款方户名</w:t>
            </w:r>
          </w:p>
        </w:tc>
        <w:tc>
          <w:tcPr>
            <w:tcW w:w="1575" w:type="dxa"/>
            <w:vAlign w:val="center"/>
          </w:tcPr>
          <w:p w14:paraId="59FB7839">
            <w:pPr>
              <w:rPr>
                <w:rFonts w:ascii="宋体" w:hAnsi="宋体" w:cs="Arial"/>
                <w:color w:val="000000"/>
                <w:sz w:val="21"/>
                <w:szCs w:val="21"/>
              </w:rPr>
            </w:pPr>
            <w:r>
              <w:rPr>
                <w:rFonts w:hint="eastAsia" w:ascii="宋体" w:hAnsi="宋体" w:cs="Arial"/>
                <w:color w:val="000000"/>
                <w:sz w:val="21"/>
                <w:szCs w:val="21"/>
              </w:rPr>
              <w:t>文本</w:t>
            </w:r>
          </w:p>
        </w:tc>
        <w:tc>
          <w:tcPr>
            <w:tcW w:w="852" w:type="dxa"/>
            <w:vAlign w:val="center"/>
          </w:tcPr>
          <w:p w14:paraId="044AF1C9">
            <w:pPr>
              <w:rPr>
                <w:rFonts w:ascii="宋体" w:hAnsi="宋体" w:cs="Arial"/>
                <w:color w:val="000000"/>
                <w:sz w:val="21"/>
                <w:szCs w:val="21"/>
              </w:rPr>
            </w:pPr>
          </w:p>
        </w:tc>
        <w:tc>
          <w:tcPr>
            <w:tcW w:w="1421" w:type="dxa"/>
            <w:vAlign w:val="center"/>
          </w:tcPr>
          <w:p w14:paraId="44BD10FF">
            <w:pPr>
              <w:rPr>
                <w:rFonts w:ascii="宋体" w:hAnsi="宋体" w:cs="Arial"/>
                <w:color w:val="000000"/>
                <w:sz w:val="21"/>
                <w:szCs w:val="21"/>
              </w:rPr>
            </w:pPr>
          </w:p>
        </w:tc>
        <w:tc>
          <w:tcPr>
            <w:tcW w:w="1133" w:type="dxa"/>
            <w:vAlign w:val="center"/>
          </w:tcPr>
          <w:p w14:paraId="375D0DAB">
            <w:pPr>
              <w:rPr>
                <w:rFonts w:ascii="宋体" w:hAnsi="宋体" w:cs="Arial"/>
                <w:color w:val="000000"/>
                <w:sz w:val="21"/>
                <w:szCs w:val="21"/>
              </w:rPr>
            </w:pPr>
          </w:p>
        </w:tc>
        <w:tc>
          <w:tcPr>
            <w:tcW w:w="2264" w:type="dxa"/>
            <w:vAlign w:val="center"/>
          </w:tcPr>
          <w:p w14:paraId="663058C0">
            <w:pPr>
              <w:rPr>
                <w:rFonts w:ascii="宋体" w:hAnsi="宋体" w:cs="Arial"/>
                <w:color w:val="000000"/>
                <w:sz w:val="21"/>
                <w:szCs w:val="21"/>
              </w:rPr>
            </w:pPr>
          </w:p>
        </w:tc>
      </w:tr>
      <w:tr w14:paraId="1004C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32" w:type="dxa"/>
            <w:vAlign w:val="center"/>
          </w:tcPr>
          <w:p w14:paraId="7E9A737C">
            <w:pPr>
              <w:numPr>
                <w:ilvl w:val="0"/>
                <w:numId w:val="76"/>
              </w:numPr>
              <w:rPr>
                <w:rFonts w:ascii="宋体" w:hAnsi="宋体"/>
                <w:color w:val="000000"/>
                <w:sz w:val="21"/>
                <w:szCs w:val="21"/>
              </w:rPr>
            </w:pPr>
          </w:p>
        </w:tc>
        <w:tc>
          <w:tcPr>
            <w:tcW w:w="1644" w:type="dxa"/>
            <w:vAlign w:val="center"/>
          </w:tcPr>
          <w:p w14:paraId="7BA515B3">
            <w:pPr>
              <w:rPr>
                <w:rFonts w:ascii="宋体" w:hAnsi="宋体" w:cs="Arial"/>
                <w:color w:val="000000"/>
                <w:sz w:val="21"/>
                <w:szCs w:val="21"/>
              </w:rPr>
            </w:pPr>
            <w:r>
              <w:rPr>
                <w:rFonts w:hint="eastAsia" w:ascii="宋体" w:hAnsi="宋体" w:cs="Arial"/>
                <w:color w:val="000000"/>
                <w:sz w:val="21"/>
                <w:szCs w:val="21"/>
              </w:rPr>
              <w:t>收款方开户行</w:t>
            </w:r>
          </w:p>
        </w:tc>
        <w:tc>
          <w:tcPr>
            <w:tcW w:w="1575" w:type="dxa"/>
            <w:vAlign w:val="center"/>
          </w:tcPr>
          <w:p w14:paraId="78552145">
            <w:pPr>
              <w:rPr>
                <w:rFonts w:ascii="宋体" w:hAnsi="宋体" w:cs="Arial"/>
                <w:color w:val="000000"/>
                <w:sz w:val="21"/>
                <w:szCs w:val="21"/>
              </w:rPr>
            </w:pPr>
            <w:r>
              <w:rPr>
                <w:rFonts w:hint="eastAsia" w:ascii="宋体" w:hAnsi="宋体" w:cs="Arial"/>
                <w:color w:val="000000"/>
                <w:sz w:val="21"/>
                <w:szCs w:val="21"/>
              </w:rPr>
              <w:t>文本</w:t>
            </w:r>
          </w:p>
        </w:tc>
        <w:tc>
          <w:tcPr>
            <w:tcW w:w="852" w:type="dxa"/>
            <w:vAlign w:val="center"/>
          </w:tcPr>
          <w:p w14:paraId="609F2DCB">
            <w:pPr>
              <w:rPr>
                <w:rFonts w:ascii="宋体" w:hAnsi="宋体" w:cs="Arial"/>
                <w:color w:val="000000"/>
                <w:sz w:val="21"/>
                <w:szCs w:val="21"/>
              </w:rPr>
            </w:pPr>
          </w:p>
        </w:tc>
        <w:tc>
          <w:tcPr>
            <w:tcW w:w="1421" w:type="dxa"/>
            <w:vAlign w:val="center"/>
          </w:tcPr>
          <w:p w14:paraId="4D7B5D64">
            <w:pPr>
              <w:rPr>
                <w:rFonts w:ascii="宋体" w:hAnsi="宋体" w:cs="Arial"/>
                <w:color w:val="000000"/>
                <w:sz w:val="21"/>
                <w:szCs w:val="21"/>
              </w:rPr>
            </w:pPr>
          </w:p>
        </w:tc>
        <w:tc>
          <w:tcPr>
            <w:tcW w:w="1133" w:type="dxa"/>
            <w:vAlign w:val="center"/>
          </w:tcPr>
          <w:p w14:paraId="6290D8F4">
            <w:pPr>
              <w:rPr>
                <w:rFonts w:ascii="宋体" w:hAnsi="宋体" w:cs="Arial"/>
                <w:color w:val="000000"/>
                <w:sz w:val="21"/>
                <w:szCs w:val="21"/>
              </w:rPr>
            </w:pPr>
          </w:p>
        </w:tc>
        <w:tc>
          <w:tcPr>
            <w:tcW w:w="2264" w:type="dxa"/>
            <w:vAlign w:val="center"/>
          </w:tcPr>
          <w:p w14:paraId="024ADE7D">
            <w:pPr>
              <w:rPr>
                <w:rFonts w:ascii="宋体" w:hAnsi="宋体" w:cs="Arial"/>
                <w:color w:val="000000"/>
                <w:sz w:val="21"/>
                <w:szCs w:val="21"/>
              </w:rPr>
            </w:pPr>
          </w:p>
        </w:tc>
      </w:tr>
      <w:tr w14:paraId="3F0B3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32" w:type="dxa"/>
            <w:vAlign w:val="center"/>
          </w:tcPr>
          <w:p w14:paraId="66F1133B">
            <w:pPr>
              <w:numPr>
                <w:ilvl w:val="0"/>
                <w:numId w:val="76"/>
              </w:numPr>
              <w:rPr>
                <w:rFonts w:ascii="宋体" w:hAnsi="宋体"/>
                <w:color w:val="000000"/>
                <w:sz w:val="21"/>
                <w:szCs w:val="21"/>
              </w:rPr>
            </w:pPr>
          </w:p>
        </w:tc>
        <w:tc>
          <w:tcPr>
            <w:tcW w:w="1644" w:type="dxa"/>
            <w:vAlign w:val="center"/>
          </w:tcPr>
          <w:p w14:paraId="5EE72398">
            <w:pPr>
              <w:spacing w:line="360" w:lineRule="auto"/>
              <w:rPr>
                <w:rFonts w:ascii="宋体" w:hAnsi="宋体" w:cs="Arial"/>
                <w:color w:val="000000"/>
                <w:sz w:val="21"/>
                <w:szCs w:val="21"/>
              </w:rPr>
            </w:pPr>
            <w:r>
              <w:rPr>
                <w:rFonts w:hint="eastAsia" w:ascii="宋体" w:hAnsi="宋体" w:cs="Arial"/>
                <w:color w:val="000000"/>
                <w:sz w:val="21"/>
                <w:szCs w:val="21"/>
              </w:rPr>
              <w:t>收款账户省/市</w:t>
            </w:r>
          </w:p>
        </w:tc>
        <w:tc>
          <w:tcPr>
            <w:tcW w:w="1575" w:type="dxa"/>
          </w:tcPr>
          <w:p w14:paraId="2E1E92F8">
            <w:pPr>
              <w:spacing w:line="360" w:lineRule="auto"/>
              <w:rPr>
                <w:rFonts w:ascii="宋体" w:hAnsi="宋体" w:cs="Arial"/>
                <w:sz w:val="21"/>
                <w:szCs w:val="21"/>
              </w:rPr>
            </w:pPr>
            <w:r>
              <w:rPr>
                <w:rFonts w:hint="eastAsia" w:ascii="宋体" w:hAnsi="宋体" w:cs="Arial"/>
                <w:sz w:val="21"/>
                <w:szCs w:val="21"/>
              </w:rPr>
              <w:t>文本</w:t>
            </w:r>
          </w:p>
        </w:tc>
        <w:tc>
          <w:tcPr>
            <w:tcW w:w="852" w:type="dxa"/>
            <w:vAlign w:val="center"/>
          </w:tcPr>
          <w:p w14:paraId="376CC981">
            <w:pPr>
              <w:rPr>
                <w:rFonts w:ascii="宋体" w:hAnsi="宋体" w:cs="Arial"/>
                <w:color w:val="000000"/>
                <w:sz w:val="21"/>
                <w:szCs w:val="21"/>
              </w:rPr>
            </w:pPr>
          </w:p>
        </w:tc>
        <w:tc>
          <w:tcPr>
            <w:tcW w:w="1421" w:type="dxa"/>
            <w:vAlign w:val="center"/>
          </w:tcPr>
          <w:p w14:paraId="460BCE53">
            <w:pPr>
              <w:rPr>
                <w:rFonts w:ascii="宋体" w:hAnsi="宋体" w:cs="Arial"/>
                <w:color w:val="000000"/>
                <w:sz w:val="21"/>
                <w:szCs w:val="21"/>
              </w:rPr>
            </w:pPr>
          </w:p>
        </w:tc>
        <w:tc>
          <w:tcPr>
            <w:tcW w:w="1133" w:type="dxa"/>
            <w:vAlign w:val="center"/>
          </w:tcPr>
          <w:p w14:paraId="43AFBA98">
            <w:pPr>
              <w:rPr>
                <w:rFonts w:ascii="宋体" w:hAnsi="宋体" w:cs="Arial"/>
                <w:color w:val="000000"/>
                <w:sz w:val="21"/>
                <w:szCs w:val="21"/>
              </w:rPr>
            </w:pPr>
          </w:p>
        </w:tc>
        <w:tc>
          <w:tcPr>
            <w:tcW w:w="2264" w:type="dxa"/>
            <w:vAlign w:val="center"/>
          </w:tcPr>
          <w:p w14:paraId="01027978">
            <w:pPr>
              <w:rPr>
                <w:rFonts w:ascii="宋体" w:hAnsi="宋体" w:cs="Arial"/>
                <w:color w:val="000000"/>
                <w:sz w:val="21"/>
                <w:szCs w:val="21"/>
              </w:rPr>
            </w:pPr>
          </w:p>
        </w:tc>
      </w:tr>
      <w:tr w14:paraId="26A1F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32" w:type="dxa"/>
            <w:vAlign w:val="center"/>
          </w:tcPr>
          <w:p w14:paraId="74DA41B1">
            <w:pPr>
              <w:numPr>
                <w:ilvl w:val="0"/>
                <w:numId w:val="76"/>
              </w:numPr>
              <w:rPr>
                <w:rFonts w:ascii="宋体" w:hAnsi="宋体"/>
                <w:color w:val="000000"/>
                <w:sz w:val="21"/>
                <w:szCs w:val="21"/>
              </w:rPr>
            </w:pPr>
          </w:p>
        </w:tc>
        <w:tc>
          <w:tcPr>
            <w:tcW w:w="1644" w:type="dxa"/>
            <w:vAlign w:val="center"/>
          </w:tcPr>
          <w:p w14:paraId="36B30714">
            <w:pPr>
              <w:spacing w:line="360" w:lineRule="auto"/>
              <w:rPr>
                <w:rFonts w:ascii="宋体" w:hAnsi="宋体" w:cs="Arial"/>
                <w:color w:val="000000"/>
                <w:sz w:val="21"/>
                <w:szCs w:val="21"/>
              </w:rPr>
            </w:pPr>
            <w:r>
              <w:rPr>
                <w:rFonts w:hint="eastAsia" w:ascii="宋体" w:hAnsi="宋体" w:cs="Arial"/>
                <w:color w:val="000000"/>
                <w:sz w:val="21"/>
                <w:szCs w:val="21"/>
              </w:rPr>
              <w:t>收款账户城市</w:t>
            </w:r>
          </w:p>
        </w:tc>
        <w:tc>
          <w:tcPr>
            <w:tcW w:w="1575" w:type="dxa"/>
          </w:tcPr>
          <w:p w14:paraId="7B7485C4">
            <w:pPr>
              <w:spacing w:line="360" w:lineRule="auto"/>
              <w:rPr>
                <w:rFonts w:ascii="宋体" w:hAnsi="宋体" w:cs="Arial"/>
                <w:sz w:val="21"/>
                <w:szCs w:val="21"/>
              </w:rPr>
            </w:pPr>
            <w:r>
              <w:rPr>
                <w:rFonts w:hint="eastAsia" w:ascii="宋体" w:hAnsi="宋体" w:cs="Arial"/>
                <w:sz w:val="21"/>
                <w:szCs w:val="21"/>
              </w:rPr>
              <w:t>文本</w:t>
            </w:r>
          </w:p>
        </w:tc>
        <w:tc>
          <w:tcPr>
            <w:tcW w:w="852" w:type="dxa"/>
            <w:vAlign w:val="center"/>
          </w:tcPr>
          <w:p w14:paraId="3F26BFA1">
            <w:pPr>
              <w:rPr>
                <w:rFonts w:ascii="宋体" w:hAnsi="宋体" w:cs="Arial"/>
                <w:color w:val="000000"/>
                <w:sz w:val="21"/>
                <w:szCs w:val="21"/>
              </w:rPr>
            </w:pPr>
          </w:p>
        </w:tc>
        <w:tc>
          <w:tcPr>
            <w:tcW w:w="1421" w:type="dxa"/>
            <w:vAlign w:val="center"/>
          </w:tcPr>
          <w:p w14:paraId="0A1E7D96">
            <w:pPr>
              <w:rPr>
                <w:rFonts w:ascii="宋体" w:hAnsi="宋体" w:cs="Arial"/>
                <w:color w:val="000000"/>
                <w:sz w:val="21"/>
                <w:szCs w:val="21"/>
              </w:rPr>
            </w:pPr>
          </w:p>
        </w:tc>
        <w:tc>
          <w:tcPr>
            <w:tcW w:w="1133" w:type="dxa"/>
            <w:vAlign w:val="center"/>
          </w:tcPr>
          <w:p w14:paraId="5E657E28">
            <w:pPr>
              <w:rPr>
                <w:rFonts w:ascii="宋体" w:hAnsi="宋体" w:cs="Arial"/>
                <w:color w:val="000000"/>
                <w:sz w:val="21"/>
                <w:szCs w:val="21"/>
              </w:rPr>
            </w:pPr>
          </w:p>
        </w:tc>
        <w:tc>
          <w:tcPr>
            <w:tcW w:w="2264" w:type="dxa"/>
            <w:vAlign w:val="center"/>
          </w:tcPr>
          <w:p w14:paraId="5F9125E5">
            <w:pPr>
              <w:rPr>
                <w:rFonts w:ascii="宋体" w:hAnsi="宋体" w:cs="Arial"/>
                <w:color w:val="000000"/>
                <w:sz w:val="21"/>
                <w:szCs w:val="21"/>
              </w:rPr>
            </w:pPr>
          </w:p>
        </w:tc>
      </w:tr>
      <w:tr w14:paraId="08972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32" w:type="dxa"/>
            <w:vAlign w:val="center"/>
          </w:tcPr>
          <w:p w14:paraId="70B211E9">
            <w:pPr>
              <w:numPr>
                <w:ilvl w:val="0"/>
                <w:numId w:val="76"/>
              </w:numPr>
              <w:rPr>
                <w:rFonts w:ascii="宋体" w:hAnsi="宋体"/>
                <w:color w:val="000000"/>
                <w:sz w:val="21"/>
                <w:szCs w:val="21"/>
              </w:rPr>
            </w:pPr>
          </w:p>
        </w:tc>
        <w:tc>
          <w:tcPr>
            <w:tcW w:w="1644" w:type="dxa"/>
            <w:vAlign w:val="center"/>
          </w:tcPr>
          <w:p w14:paraId="01190A38">
            <w:pPr>
              <w:rPr>
                <w:rFonts w:ascii="宋体" w:hAnsi="宋体" w:cs="Arial"/>
                <w:color w:val="000000"/>
                <w:sz w:val="21"/>
                <w:szCs w:val="21"/>
              </w:rPr>
            </w:pPr>
            <w:r>
              <w:rPr>
                <w:rFonts w:hint="eastAsia" w:ascii="宋体" w:hAnsi="宋体" w:cs="Arial"/>
                <w:color w:val="000000"/>
                <w:sz w:val="21"/>
                <w:szCs w:val="21"/>
              </w:rPr>
              <w:t>确定</w:t>
            </w:r>
          </w:p>
        </w:tc>
        <w:tc>
          <w:tcPr>
            <w:tcW w:w="1575" w:type="dxa"/>
            <w:vAlign w:val="center"/>
          </w:tcPr>
          <w:p w14:paraId="1CDDED1F">
            <w:pPr>
              <w:rPr>
                <w:rFonts w:ascii="宋体" w:hAnsi="宋体" w:cs="Arial"/>
                <w:color w:val="000000"/>
                <w:sz w:val="21"/>
                <w:szCs w:val="21"/>
              </w:rPr>
            </w:pPr>
            <w:r>
              <w:rPr>
                <w:rFonts w:hint="eastAsia" w:ascii="宋体" w:hAnsi="宋体" w:cs="Arial"/>
                <w:color w:val="000000"/>
                <w:sz w:val="21"/>
                <w:szCs w:val="21"/>
              </w:rPr>
              <w:t>按钮</w:t>
            </w:r>
          </w:p>
        </w:tc>
        <w:tc>
          <w:tcPr>
            <w:tcW w:w="852" w:type="dxa"/>
            <w:vAlign w:val="center"/>
          </w:tcPr>
          <w:p w14:paraId="594F0578">
            <w:pPr>
              <w:rPr>
                <w:rFonts w:ascii="宋体" w:hAnsi="宋体" w:cs="Arial"/>
                <w:color w:val="000000"/>
                <w:sz w:val="21"/>
                <w:szCs w:val="21"/>
              </w:rPr>
            </w:pPr>
          </w:p>
        </w:tc>
        <w:tc>
          <w:tcPr>
            <w:tcW w:w="1421" w:type="dxa"/>
            <w:vAlign w:val="center"/>
          </w:tcPr>
          <w:p w14:paraId="0587CDD2">
            <w:pPr>
              <w:rPr>
                <w:rFonts w:ascii="宋体" w:hAnsi="宋体" w:cs="Arial"/>
                <w:color w:val="000000"/>
                <w:sz w:val="21"/>
                <w:szCs w:val="21"/>
              </w:rPr>
            </w:pPr>
          </w:p>
        </w:tc>
        <w:tc>
          <w:tcPr>
            <w:tcW w:w="1133" w:type="dxa"/>
            <w:vAlign w:val="center"/>
          </w:tcPr>
          <w:p w14:paraId="7519461F">
            <w:pPr>
              <w:rPr>
                <w:rFonts w:ascii="宋体" w:hAnsi="宋体" w:cs="Arial"/>
                <w:color w:val="000000"/>
                <w:sz w:val="21"/>
                <w:szCs w:val="21"/>
              </w:rPr>
            </w:pPr>
          </w:p>
        </w:tc>
        <w:tc>
          <w:tcPr>
            <w:tcW w:w="2264" w:type="dxa"/>
            <w:vAlign w:val="center"/>
          </w:tcPr>
          <w:p w14:paraId="6DBEF6B7">
            <w:pPr>
              <w:rPr>
                <w:rFonts w:ascii="宋体" w:hAnsi="宋体" w:cs="Arial"/>
                <w:color w:val="000000"/>
                <w:sz w:val="21"/>
                <w:szCs w:val="21"/>
              </w:rPr>
            </w:pPr>
            <w:r>
              <w:rPr>
                <w:rFonts w:hint="eastAsia" w:ascii="宋体" w:hAnsi="宋体" w:cs="Arial"/>
                <w:color w:val="000000"/>
                <w:sz w:val="21"/>
                <w:szCs w:val="21"/>
              </w:rPr>
              <w:t>点击后系统自动将收款信息填充至转账页面上</w:t>
            </w:r>
          </w:p>
        </w:tc>
      </w:tr>
    </w:tbl>
    <w:p w14:paraId="458F62A5">
      <w:pPr>
        <w:pStyle w:val="5"/>
        <w:numPr>
          <w:ilvl w:val="0"/>
          <w:numId w:val="0"/>
        </w:numPr>
      </w:pPr>
      <w:r>
        <w:rPr>
          <w:rFonts w:hint="eastAsia"/>
        </w:rPr>
        <w:t>查询收款行页面</w:t>
      </w:r>
    </w:p>
    <w:tbl>
      <w:tblPr>
        <w:tblStyle w:val="48"/>
        <w:tblW w:w="94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7"/>
        <w:gridCol w:w="1645"/>
        <w:gridCol w:w="1053"/>
        <w:gridCol w:w="1024"/>
        <w:gridCol w:w="924"/>
        <w:gridCol w:w="924"/>
        <w:gridCol w:w="3468"/>
      </w:tblGrid>
      <w:tr w14:paraId="793CB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 w:type="dxa"/>
            <w:shd w:val="clear" w:color="auto" w:fill="FFCC99"/>
            <w:vAlign w:val="center"/>
          </w:tcPr>
          <w:p w14:paraId="588220D8">
            <w:pPr>
              <w:rPr>
                <w:rFonts w:ascii="宋体" w:hAnsi="宋体" w:cs="Arial"/>
                <w:b/>
                <w:color w:val="000000"/>
                <w:sz w:val="21"/>
                <w:szCs w:val="21"/>
              </w:rPr>
            </w:pPr>
            <w:r>
              <w:rPr>
                <w:rFonts w:ascii="宋体" w:hAnsi="宋体" w:cs="Arial"/>
                <w:b/>
                <w:color w:val="000000"/>
                <w:sz w:val="21"/>
                <w:szCs w:val="21"/>
              </w:rPr>
              <w:t>序号</w:t>
            </w:r>
          </w:p>
        </w:tc>
        <w:tc>
          <w:tcPr>
            <w:tcW w:w="1645" w:type="dxa"/>
            <w:shd w:val="clear" w:color="auto" w:fill="FFCC99"/>
            <w:vAlign w:val="center"/>
          </w:tcPr>
          <w:p w14:paraId="78612AE1">
            <w:pPr>
              <w:rPr>
                <w:rFonts w:ascii="宋体" w:hAnsi="宋体" w:cs="Arial"/>
                <w:b/>
                <w:color w:val="000000"/>
                <w:sz w:val="21"/>
                <w:szCs w:val="21"/>
              </w:rPr>
            </w:pPr>
            <w:r>
              <w:rPr>
                <w:rFonts w:ascii="宋体" w:hAnsi="宋体" w:cs="Arial"/>
                <w:b/>
                <w:color w:val="000000"/>
                <w:sz w:val="21"/>
                <w:szCs w:val="21"/>
              </w:rPr>
              <w:t>名称</w:t>
            </w:r>
          </w:p>
        </w:tc>
        <w:tc>
          <w:tcPr>
            <w:tcW w:w="1053" w:type="dxa"/>
            <w:shd w:val="clear" w:color="auto" w:fill="FFCC99"/>
            <w:vAlign w:val="center"/>
          </w:tcPr>
          <w:p w14:paraId="3CF13A37">
            <w:pPr>
              <w:rPr>
                <w:rFonts w:ascii="宋体" w:hAnsi="宋体" w:cs="Arial"/>
                <w:b/>
                <w:color w:val="000000"/>
                <w:sz w:val="21"/>
                <w:szCs w:val="21"/>
              </w:rPr>
            </w:pPr>
            <w:r>
              <w:rPr>
                <w:rFonts w:ascii="宋体" w:hAnsi="宋体" w:cs="Arial"/>
                <w:b/>
                <w:color w:val="000000"/>
                <w:sz w:val="21"/>
                <w:szCs w:val="21"/>
              </w:rPr>
              <w:t>输入</w:t>
            </w:r>
            <w:r>
              <w:rPr>
                <w:rFonts w:hint="eastAsia" w:ascii="宋体" w:hAnsi="宋体" w:cs="Arial"/>
                <w:b/>
                <w:color w:val="000000"/>
                <w:sz w:val="21"/>
                <w:szCs w:val="21"/>
              </w:rPr>
              <w:t>/输出</w:t>
            </w:r>
          </w:p>
        </w:tc>
        <w:tc>
          <w:tcPr>
            <w:tcW w:w="1024" w:type="dxa"/>
            <w:shd w:val="clear" w:color="auto" w:fill="FFCC99"/>
            <w:vAlign w:val="center"/>
          </w:tcPr>
          <w:p w14:paraId="5B4C8EA1">
            <w:pPr>
              <w:rPr>
                <w:rFonts w:ascii="宋体" w:hAnsi="宋体" w:cs="Arial"/>
                <w:b/>
                <w:color w:val="000000"/>
                <w:sz w:val="21"/>
                <w:szCs w:val="21"/>
              </w:rPr>
            </w:pPr>
            <w:r>
              <w:rPr>
                <w:rFonts w:ascii="宋体" w:hAnsi="宋体" w:cs="Arial"/>
                <w:b/>
                <w:color w:val="000000"/>
                <w:sz w:val="21"/>
                <w:szCs w:val="21"/>
              </w:rPr>
              <w:t>缺省值</w:t>
            </w:r>
          </w:p>
        </w:tc>
        <w:tc>
          <w:tcPr>
            <w:tcW w:w="924" w:type="dxa"/>
            <w:shd w:val="clear" w:color="auto" w:fill="FFCC99"/>
            <w:vAlign w:val="center"/>
          </w:tcPr>
          <w:p w14:paraId="45C30718">
            <w:pPr>
              <w:rPr>
                <w:rFonts w:ascii="宋体" w:hAnsi="宋体" w:cs="Arial"/>
                <w:b/>
                <w:color w:val="000000"/>
                <w:sz w:val="21"/>
                <w:szCs w:val="21"/>
              </w:rPr>
            </w:pPr>
            <w:r>
              <w:rPr>
                <w:rFonts w:hint="eastAsia" w:ascii="宋体" w:hAnsi="宋体" w:cs="Arial"/>
                <w:b/>
                <w:color w:val="000000"/>
                <w:sz w:val="21"/>
                <w:szCs w:val="21"/>
              </w:rPr>
              <w:t>类型/长度</w:t>
            </w:r>
          </w:p>
        </w:tc>
        <w:tc>
          <w:tcPr>
            <w:tcW w:w="924" w:type="dxa"/>
            <w:shd w:val="clear" w:color="auto" w:fill="FFCC99"/>
            <w:vAlign w:val="center"/>
          </w:tcPr>
          <w:p w14:paraId="336909C0">
            <w:pPr>
              <w:rPr>
                <w:rFonts w:ascii="宋体" w:hAnsi="宋体" w:cs="Arial"/>
                <w:b/>
                <w:color w:val="000000"/>
                <w:sz w:val="21"/>
                <w:szCs w:val="21"/>
              </w:rPr>
            </w:pPr>
            <w:r>
              <w:rPr>
                <w:rFonts w:hint="eastAsia" w:ascii="宋体" w:hAnsi="宋体" w:cs="Arial"/>
                <w:b/>
                <w:color w:val="000000"/>
                <w:sz w:val="21"/>
                <w:szCs w:val="21"/>
              </w:rPr>
              <w:t>是否必输</w:t>
            </w:r>
          </w:p>
        </w:tc>
        <w:tc>
          <w:tcPr>
            <w:tcW w:w="3468" w:type="dxa"/>
            <w:shd w:val="clear" w:color="auto" w:fill="FFCC99"/>
            <w:vAlign w:val="center"/>
          </w:tcPr>
          <w:p w14:paraId="489EBB8D">
            <w:pPr>
              <w:rPr>
                <w:rFonts w:ascii="宋体" w:hAnsi="宋体" w:cs="Arial"/>
                <w:b/>
                <w:color w:val="000000"/>
                <w:sz w:val="21"/>
                <w:szCs w:val="21"/>
              </w:rPr>
            </w:pPr>
            <w:r>
              <w:rPr>
                <w:rFonts w:ascii="宋体" w:hAnsi="宋体" w:cs="Arial"/>
                <w:b/>
                <w:color w:val="000000"/>
                <w:sz w:val="21"/>
                <w:szCs w:val="21"/>
              </w:rPr>
              <w:t>备注</w:t>
            </w:r>
          </w:p>
        </w:tc>
      </w:tr>
      <w:tr w14:paraId="20D24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722CF91D">
            <w:pPr>
              <w:numPr>
                <w:ilvl w:val="0"/>
                <w:numId w:val="77"/>
              </w:numPr>
              <w:rPr>
                <w:rFonts w:ascii="宋体" w:hAnsi="宋体"/>
                <w:color w:val="000000"/>
                <w:sz w:val="21"/>
                <w:szCs w:val="21"/>
              </w:rPr>
            </w:pPr>
          </w:p>
        </w:tc>
        <w:tc>
          <w:tcPr>
            <w:tcW w:w="1645" w:type="dxa"/>
            <w:vAlign w:val="center"/>
          </w:tcPr>
          <w:p w14:paraId="043CBA31">
            <w:pPr>
              <w:rPr>
                <w:rFonts w:ascii="宋体" w:hAnsi="宋体" w:cs="Arial"/>
                <w:color w:val="000000"/>
                <w:sz w:val="21"/>
                <w:szCs w:val="21"/>
              </w:rPr>
            </w:pPr>
            <w:r>
              <w:rPr>
                <w:rFonts w:hint="eastAsia" w:ascii="宋体" w:hAnsi="宋体" w:cs="Arial"/>
                <w:color w:val="000000"/>
                <w:sz w:val="21"/>
                <w:szCs w:val="21"/>
              </w:rPr>
              <w:t>开户行所在银行</w:t>
            </w:r>
          </w:p>
        </w:tc>
        <w:tc>
          <w:tcPr>
            <w:tcW w:w="1053" w:type="dxa"/>
            <w:vAlign w:val="center"/>
          </w:tcPr>
          <w:p w14:paraId="5A771F3E">
            <w:pPr>
              <w:rPr>
                <w:rFonts w:ascii="宋体" w:hAnsi="宋体" w:cs="Arial"/>
                <w:color w:val="000000"/>
                <w:sz w:val="21"/>
                <w:szCs w:val="21"/>
              </w:rPr>
            </w:pPr>
            <w:r>
              <w:rPr>
                <w:rFonts w:ascii="宋体" w:hAnsi="宋体" w:cs="Arial"/>
                <w:color w:val="000000"/>
                <w:sz w:val="21"/>
                <w:szCs w:val="21"/>
              </w:rPr>
              <w:t>下拉列表框</w:t>
            </w:r>
          </w:p>
        </w:tc>
        <w:tc>
          <w:tcPr>
            <w:tcW w:w="1024" w:type="dxa"/>
            <w:vAlign w:val="center"/>
          </w:tcPr>
          <w:p w14:paraId="3DA89A63">
            <w:pPr>
              <w:rPr>
                <w:rFonts w:ascii="宋体" w:hAnsi="宋体" w:cs="Arial"/>
                <w:color w:val="000000"/>
                <w:sz w:val="21"/>
                <w:szCs w:val="21"/>
              </w:rPr>
            </w:pPr>
            <w:r>
              <w:rPr>
                <w:rFonts w:hint="eastAsia" w:ascii="宋体" w:hAnsi="宋体" w:cs="Arial"/>
                <w:color w:val="000000"/>
                <w:sz w:val="21"/>
                <w:szCs w:val="21"/>
              </w:rPr>
              <w:t>请选择</w:t>
            </w:r>
          </w:p>
        </w:tc>
        <w:tc>
          <w:tcPr>
            <w:tcW w:w="924" w:type="dxa"/>
            <w:vAlign w:val="center"/>
          </w:tcPr>
          <w:p w14:paraId="54A45C64">
            <w:pPr>
              <w:rPr>
                <w:rFonts w:ascii="宋体" w:hAnsi="宋体" w:cs="Arial"/>
                <w:color w:val="000000"/>
                <w:sz w:val="21"/>
                <w:szCs w:val="21"/>
              </w:rPr>
            </w:pPr>
          </w:p>
        </w:tc>
        <w:tc>
          <w:tcPr>
            <w:tcW w:w="924" w:type="dxa"/>
            <w:vAlign w:val="center"/>
          </w:tcPr>
          <w:p w14:paraId="7C645958">
            <w:pPr>
              <w:rPr>
                <w:rFonts w:ascii="宋体" w:hAnsi="宋体" w:cs="Arial"/>
                <w:color w:val="000000"/>
                <w:sz w:val="21"/>
                <w:szCs w:val="21"/>
              </w:rPr>
            </w:pPr>
          </w:p>
        </w:tc>
        <w:tc>
          <w:tcPr>
            <w:tcW w:w="3468" w:type="dxa"/>
            <w:vAlign w:val="center"/>
          </w:tcPr>
          <w:p w14:paraId="4C821098">
            <w:pPr>
              <w:rPr>
                <w:rFonts w:ascii="宋体" w:hAnsi="宋体" w:cs="Arial"/>
                <w:color w:val="000000"/>
                <w:sz w:val="21"/>
                <w:szCs w:val="21"/>
              </w:rPr>
            </w:pPr>
          </w:p>
        </w:tc>
      </w:tr>
      <w:tr w14:paraId="34022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4A056BDC">
            <w:pPr>
              <w:numPr>
                <w:ilvl w:val="0"/>
                <w:numId w:val="77"/>
              </w:numPr>
              <w:rPr>
                <w:rFonts w:ascii="宋体" w:hAnsi="宋体"/>
                <w:color w:val="000000"/>
                <w:sz w:val="21"/>
                <w:szCs w:val="21"/>
              </w:rPr>
            </w:pPr>
          </w:p>
        </w:tc>
        <w:tc>
          <w:tcPr>
            <w:tcW w:w="1645" w:type="dxa"/>
            <w:vAlign w:val="center"/>
          </w:tcPr>
          <w:p w14:paraId="1835A238">
            <w:pPr>
              <w:rPr>
                <w:rFonts w:ascii="宋体" w:hAnsi="宋体" w:cs="Arial"/>
                <w:color w:val="000000"/>
                <w:sz w:val="21"/>
                <w:szCs w:val="21"/>
              </w:rPr>
            </w:pPr>
            <w:r>
              <w:rPr>
                <w:rFonts w:hint="eastAsia" w:ascii="宋体" w:hAnsi="宋体" w:cs="Arial"/>
                <w:color w:val="000000"/>
                <w:sz w:val="21"/>
                <w:szCs w:val="21"/>
              </w:rPr>
              <w:t>开户行所在省/市</w:t>
            </w:r>
          </w:p>
        </w:tc>
        <w:tc>
          <w:tcPr>
            <w:tcW w:w="1053" w:type="dxa"/>
            <w:vAlign w:val="center"/>
          </w:tcPr>
          <w:p w14:paraId="40C1065B">
            <w:pPr>
              <w:rPr>
                <w:rFonts w:ascii="宋体" w:hAnsi="宋体" w:cs="Arial"/>
                <w:color w:val="000000"/>
                <w:sz w:val="21"/>
                <w:szCs w:val="21"/>
              </w:rPr>
            </w:pPr>
            <w:r>
              <w:rPr>
                <w:rFonts w:ascii="宋体" w:hAnsi="宋体" w:cs="Arial"/>
                <w:color w:val="000000"/>
                <w:sz w:val="21"/>
                <w:szCs w:val="21"/>
              </w:rPr>
              <w:t>下拉列表框</w:t>
            </w:r>
          </w:p>
        </w:tc>
        <w:tc>
          <w:tcPr>
            <w:tcW w:w="1024" w:type="dxa"/>
            <w:vAlign w:val="center"/>
          </w:tcPr>
          <w:p w14:paraId="795825E5">
            <w:pPr>
              <w:rPr>
                <w:rFonts w:ascii="宋体" w:hAnsi="宋体" w:cs="Arial"/>
                <w:color w:val="000000"/>
                <w:sz w:val="21"/>
                <w:szCs w:val="21"/>
              </w:rPr>
            </w:pPr>
            <w:r>
              <w:rPr>
                <w:rFonts w:hint="eastAsia" w:ascii="宋体" w:hAnsi="宋体" w:cs="Arial"/>
                <w:color w:val="000000"/>
                <w:sz w:val="21"/>
                <w:szCs w:val="21"/>
              </w:rPr>
              <w:t>请选择</w:t>
            </w:r>
          </w:p>
        </w:tc>
        <w:tc>
          <w:tcPr>
            <w:tcW w:w="924" w:type="dxa"/>
            <w:vAlign w:val="center"/>
          </w:tcPr>
          <w:p w14:paraId="5566FD09">
            <w:pPr>
              <w:rPr>
                <w:rFonts w:ascii="宋体" w:hAnsi="宋体" w:cs="Arial"/>
                <w:color w:val="000000"/>
                <w:sz w:val="21"/>
                <w:szCs w:val="21"/>
              </w:rPr>
            </w:pPr>
          </w:p>
        </w:tc>
        <w:tc>
          <w:tcPr>
            <w:tcW w:w="924" w:type="dxa"/>
            <w:vAlign w:val="center"/>
          </w:tcPr>
          <w:p w14:paraId="7F8E8720">
            <w:pPr>
              <w:rPr>
                <w:rFonts w:ascii="宋体" w:hAnsi="宋体" w:cs="Arial"/>
                <w:color w:val="000000"/>
                <w:sz w:val="21"/>
                <w:szCs w:val="21"/>
              </w:rPr>
            </w:pPr>
          </w:p>
        </w:tc>
        <w:tc>
          <w:tcPr>
            <w:tcW w:w="3468" w:type="dxa"/>
            <w:vAlign w:val="center"/>
          </w:tcPr>
          <w:p w14:paraId="2A49F3AB">
            <w:pPr>
              <w:rPr>
                <w:rFonts w:ascii="宋体" w:hAnsi="宋体" w:cs="Arial"/>
                <w:color w:val="000000"/>
                <w:sz w:val="21"/>
                <w:szCs w:val="21"/>
              </w:rPr>
            </w:pPr>
          </w:p>
        </w:tc>
      </w:tr>
      <w:tr w14:paraId="1952B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34CA366E">
            <w:pPr>
              <w:numPr>
                <w:ilvl w:val="0"/>
                <w:numId w:val="77"/>
              </w:numPr>
              <w:rPr>
                <w:rFonts w:ascii="宋体" w:hAnsi="宋体"/>
                <w:color w:val="000000"/>
                <w:sz w:val="21"/>
                <w:szCs w:val="21"/>
              </w:rPr>
            </w:pPr>
          </w:p>
        </w:tc>
        <w:tc>
          <w:tcPr>
            <w:tcW w:w="1645" w:type="dxa"/>
            <w:vAlign w:val="center"/>
          </w:tcPr>
          <w:p w14:paraId="1D33E110">
            <w:pPr>
              <w:rPr>
                <w:rFonts w:ascii="宋体" w:hAnsi="宋体" w:cs="Arial"/>
                <w:color w:val="000000"/>
                <w:sz w:val="21"/>
                <w:szCs w:val="21"/>
              </w:rPr>
            </w:pPr>
            <w:r>
              <w:rPr>
                <w:rFonts w:hint="eastAsia" w:ascii="宋体" w:hAnsi="宋体" w:cs="Arial"/>
                <w:color w:val="000000"/>
                <w:sz w:val="21"/>
                <w:szCs w:val="21"/>
              </w:rPr>
              <w:t>开户行所在城市</w:t>
            </w:r>
          </w:p>
        </w:tc>
        <w:tc>
          <w:tcPr>
            <w:tcW w:w="1053" w:type="dxa"/>
            <w:vAlign w:val="center"/>
          </w:tcPr>
          <w:p w14:paraId="48C707F4">
            <w:pPr>
              <w:rPr>
                <w:rFonts w:ascii="宋体" w:hAnsi="宋体" w:cs="Arial"/>
                <w:color w:val="000000"/>
                <w:sz w:val="21"/>
                <w:szCs w:val="21"/>
              </w:rPr>
            </w:pPr>
            <w:r>
              <w:rPr>
                <w:rFonts w:ascii="宋体" w:hAnsi="宋体" w:cs="Arial"/>
                <w:color w:val="000000"/>
                <w:sz w:val="21"/>
                <w:szCs w:val="21"/>
              </w:rPr>
              <w:t>下拉列表框</w:t>
            </w:r>
          </w:p>
        </w:tc>
        <w:tc>
          <w:tcPr>
            <w:tcW w:w="1024" w:type="dxa"/>
            <w:vAlign w:val="center"/>
          </w:tcPr>
          <w:p w14:paraId="2D56F0FE">
            <w:pPr>
              <w:rPr>
                <w:rFonts w:ascii="宋体" w:hAnsi="宋体" w:cs="Arial"/>
                <w:color w:val="000000"/>
                <w:sz w:val="21"/>
                <w:szCs w:val="21"/>
              </w:rPr>
            </w:pPr>
            <w:r>
              <w:rPr>
                <w:rFonts w:hint="eastAsia" w:ascii="宋体" w:hAnsi="宋体" w:cs="Arial"/>
                <w:color w:val="000000"/>
                <w:sz w:val="21"/>
                <w:szCs w:val="21"/>
              </w:rPr>
              <w:t>请选择</w:t>
            </w:r>
          </w:p>
        </w:tc>
        <w:tc>
          <w:tcPr>
            <w:tcW w:w="924" w:type="dxa"/>
            <w:vAlign w:val="center"/>
          </w:tcPr>
          <w:p w14:paraId="17C099C4">
            <w:pPr>
              <w:rPr>
                <w:rFonts w:ascii="宋体" w:hAnsi="宋体" w:cs="Arial"/>
                <w:color w:val="000000"/>
                <w:sz w:val="21"/>
                <w:szCs w:val="21"/>
              </w:rPr>
            </w:pPr>
          </w:p>
        </w:tc>
        <w:tc>
          <w:tcPr>
            <w:tcW w:w="924" w:type="dxa"/>
            <w:vAlign w:val="center"/>
          </w:tcPr>
          <w:p w14:paraId="626560EA">
            <w:pPr>
              <w:rPr>
                <w:rFonts w:ascii="宋体" w:hAnsi="宋体" w:cs="Arial"/>
                <w:color w:val="000000"/>
                <w:sz w:val="21"/>
                <w:szCs w:val="21"/>
              </w:rPr>
            </w:pPr>
          </w:p>
        </w:tc>
        <w:tc>
          <w:tcPr>
            <w:tcW w:w="3468" w:type="dxa"/>
            <w:vAlign w:val="center"/>
          </w:tcPr>
          <w:p w14:paraId="4E092AB5">
            <w:pPr>
              <w:rPr>
                <w:rFonts w:ascii="宋体" w:hAnsi="宋体" w:cs="Arial"/>
                <w:color w:val="000000"/>
                <w:sz w:val="21"/>
                <w:szCs w:val="21"/>
              </w:rPr>
            </w:pPr>
          </w:p>
        </w:tc>
      </w:tr>
      <w:tr w14:paraId="26347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15C8F466">
            <w:pPr>
              <w:numPr>
                <w:ilvl w:val="0"/>
                <w:numId w:val="77"/>
              </w:numPr>
              <w:rPr>
                <w:rFonts w:ascii="宋体" w:hAnsi="宋体"/>
                <w:color w:val="000000"/>
                <w:sz w:val="21"/>
                <w:szCs w:val="21"/>
              </w:rPr>
            </w:pPr>
          </w:p>
        </w:tc>
        <w:tc>
          <w:tcPr>
            <w:tcW w:w="1645" w:type="dxa"/>
            <w:vAlign w:val="center"/>
          </w:tcPr>
          <w:p w14:paraId="7EDE72F9">
            <w:pPr>
              <w:rPr>
                <w:rFonts w:ascii="宋体" w:hAnsi="宋体" w:cs="Arial"/>
                <w:color w:val="000000"/>
                <w:sz w:val="21"/>
                <w:szCs w:val="21"/>
              </w:rPr>
            </w:pPr>
            <w:r>
              <w:rPr>
                <w:rFonts w:hint="eastAsia" w:ascii="宋体" w:hAnsi="宋体" w:cs="Arial"/>
                <w:color w:val="000000"/>
                <w:sz w:val="21"/>
                <w:szCs w:val="21"/>
              </w:rPr>
              <w:t>开户行关键字</w:t>
            </w:r>
          </w:p>
        </w:tc>
        <w:tc>
          <w:tcPr>
            <w:tcW w:w="1053" w:type="dxa"/>
            <w:vAlign w:val="center"/>
          </w:tcPr>
          <w:p w14:paraId="2B9C3203">
            <w:pPr>
              <w:rPr>
                <w:rFonts w:ascii="宋体" w:hAnsi="宋体" w:cs="Arial"/>
                <w:color w:val="000000"/>
                <w:sz w:val="21"/>
                <w:szCs w:val="21"/>
              </w:rPr>
            </w:pPr>
            <w:r>
              <w:rPr>
                <w:rFonts w:hint="eastAsia" w:ascii="宋体" w:hAnsi="宋体" w:cs="Arial"/>
                <w:color w:val="000000"/>
                <w:sz w:val="21"/>
                <w:szCs w:val="21"/>
              </w:rPr>
              <w:t>文本</w:t>
            </w:r>
            <w:r>
              <w:rPr>
                <w:rFonts w:ascii="宋体" w:hAnsi="宋体" w:cs="Arial"/>
                <w:color w:val="000000"/>
                <w:sz w:val="21"/>
                <w:szCs w:val="21"/>
              </w:rPr>
              <w:t>框</w:t>
            </w:r>
          </w:p>
        </w:tc>
        <w:tc>
          <w:tcPr>
            <w:tcW w:w="1024" w:type="dxa"/>
            <w:vAlign w:val="center"/>
          </w:tcPr>
          <w:p w14:paraId="7A7D7633">
            <w:pPr>
              <w:rPr>
                <w:rFonts w:ascii="宋体" w:hAnsi="宋体" w:cs="Arial"/>
                <w:color w:val="000000"/>
                <w:sz w:val="21"/>
                <w:szCs w:val="21"/>
              </w:rPr>
            </w:pPr>
          </w:p>
        </w:tc>
        <w:tc>
          <w:tcPr>
            <w:tcW w:w="924" w:type="dxa"/>
            <w:vAlign w:val="center"/>
          </w:tcPr>
          <w:p w14:paraId="13F45ADD">
            <w:pPr>
              <w:rPr>
                <w:rFonts w:ascii="宋体" w:hAnsi="宋体" w:cs="Arial"/>
                <w:color w:val="000000"/>
                <w:sz w:val="21"/>
                <w:szCs w:val="21"/>
              </w:rPr>
            </w:pPr>
          </w:p>
        </w:tc>
        <w:tc>
          <w:tcPr>
            <w:tcW w:w="924" w:type="dxa"/>
            <w:vAlign w:val="center"/>
          </w:tcPr>
          <w:p w14:paraId="4B114B57">
            <w:pPr>
              <w:rPr>
                <w:rFonts w:ascii="宋体" w:hAnsi="宋体" w:cs="Arial"/>
                <w:color w:val="000000"/>
                <w:sz w:val="21"/>
                <w:szCs w:val="21"/>
              </w:rPr>
            </w:pPr>
          </w:p>
        </w:tc>
        <w:tc>
          <w:tcPr>
            <w:tcW w:w="3468" w:type="dxa"/>
            <w:vAlign w:val="center"/>
          </w:tcPr>
          <w:p w14:paraId="4B6F2084">
            <w:pPr>
              <w:rPr>
                <w:rFonts w:ascii="宋体" w:hAnsi="宋体" w:cs="Arial"/>
                <w:color w:val="000000"/>
                <w:sz w:val="21"/>
                <w:szCs w:val="21"/>
              </w:rPr>
            </w:pPr>
            <w:r>
              <w:rPr>
                <w:rFonts w:hint="eastAsia" w:ascii="宋体" w:hAnsi="宋体" w:cs="Arial"/>
                <w:color w:val="000000"/>
                <w:sz w:val="21"/>
                <w:szCs w:val="21"/>
              </w:rPr>
              <w:t>支持模糊查询</w:t>
            </w:r>
          </w:p>
        </w:tc>
      </w:tr>
      <w:tr w14:paraId="65279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0B9E9EBB">
            <w:pPr>
              <w:numPr>
                <w:ilvl w:val="0"/>
                <w:numId w:val="77"/>
              </w:numPr>
              <w:rPr>
                <w:rFonts w:ascii="宋体" w:hAnsi="宋体"/>
                <w:color w:val="000000"/>
                <w:sz w:val="21"/>
                <w:szCs w:val="21"/>
              </w:rPr>
            </w:pPr>
          </w:p>
        </w:tc>
        <w:tc>
          <w:tcPr>
            <w:tcW w:w="1645" w:type="dxa"/>
            <w:vAlign w:val="center"/>
          </w:tcPr>
          <w:p w14:paraId="446DF2AB">
            <w:pPr>
              <w:rPr>
                <w:rFonts w:ascii="宋体" w:hAnsi="宋体" w:cs="Arial"/>
                <w:color w:val="000000"/>
                <w:sz w:val="21"/>
                <w:szCs w:val="21"/>
              </w:rPr>
            </w:pPr>
            <w:r>
              <w:rPr>
                <w:rFonts w:hint="eastAsia" w:ascii="宋体" w:hAnsi="宋体" w:cs="Arial"/>
                <w:color w:val="000000"/>
                <w:sz w:val="21"/>
                <w:szCs w:val="21"/>
              </w:rPr>
              <w:t>联行号</w:t>
            </w:r>
          </w:p>
        </w:tc>
        <w:tc>
          <w:tcPr>
            <w:tcW w:w="1053" w:type="dxa"/>
            <w:vAlign w:val="center"/>
          </w:tcPr>
          <w:p w14:paraId="40AA5171">
            <w:pPr>
              <w:rPr>
                <w:rFonts w:ascii="宋体" w:hAnsi="宋体" w:cs="Arial"/>
                <w:color w:val="000000"/>
                <w:sz w:val="21"/>
                <w:szCs w:val="21"/>
              </w:rPr>
            </w:pPr>
            <w:r>
              <w:rPr>
                <w:rFonts w:hint="eastAsia" w:ascii="宋体" w:hAnsi="宋体" w:cs="Arial"/>
                <w:color w:val="000000"/>
                <w:sz w:val="21"/>
                <w:szCs w:val="21"/>
              </w:rPr>
              <w:t>文本框</w:t>
            </w:r>
          </w:p>
        </w:tc>
        <w:tc>
          <w:tcPr>
            <w:tcW w:w="1024" w:type="dxa"/>
            <w:vAlign w:val="center"/>
          </w:tcPr>
          <w:p w14:paraId="588568C6">
            <w:pPr>
              <w:rPr>
                <w:rFonts w:ascii="宋体" w:hAnsi="宋体" w:cs="Arial"/>
                <w:color w:val="000000"/>
                <w:sz w:val="21"/>
                <w:szCs w:val="21"/>
              </w:rPr>
            </w:pPr>
          </w:p>
        </w:tc>
        <w:tc>
          <w:tcPr>
            <w:tcW w:w="924" w:type="dxa"/>
            <w:vAlign w:val="center"/>
          </w:tcPr>
          <w:p w14:paraId="09E7D0F5">
            <w:pPr>
              <w:rPr>
                <w:rFonts w:ascii="宋体" w:hAnsi="宋体" w:cs="Arial"/>
                <w:color w:val="000000"/>
                <w:sz w:val="21"/>
                <w:szCs w:val="21"/>
              </w:rPr>
            </w:pPr>
          </w:p>
        </w:tc>
        <w:tc>
          <w:tcPr>
            <w:tcW w:w="924" w:type="dxa"/>
            <w:vAlign w:val="center"/>
          </w:tcPr>
          <w:p w14:paraId="376AE124">
            <w:pPr>
              <w:rPr>
                <w:rFonts w:ascii="宋体" w:hAnsi="宋体" w:cs="Arial"/>
                <w:color w:val="000000"/>
                <w:sz w:val="21"/>
                <w:szCs w:val="21"/>
              </w:rPr>
            </w:pPr>
          </w:p>
        </w:tc>
        <w:tc>
          <w:tcPr>
            <w:tcW w:w="3468" w:type="dxa"/>
            <w:vAlign w:val="center"/>
          </w:tcPr>
          <w:p w14:paraId="7BD74AC6">
            <w:pPr>
              <w:rPr>
                <w:rFonts w:ascii="宋体" w:hAnsi="宋体" w:cs="Arial"/>
                <w:color w:val="000000"/>
                <w:sz w:val="21"/>
                <w:szCs w:val="21"/>
              </w:rPr>
            </w:pPr>
          </w:p>
        </w:tc>
      </w:tr>
      <w:tr w14:paraId="54DA3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43E5807D">
            <w:pPr>
              <w:numPr>
                <w:ilvl w:val="0"/>
                <w:numId w:val="77"/>
              </w:numPr>
              <w:rPr>
                <w:rFonts w:ascii="宋体" w:hAnsi="宋体"/>
                <w:color w:val="000000"/>
                <w:sz w:val="21"/>
                <w:szCs w:val="21"/>
              </w:rPr>
            </w:pPr>
          </w:p>
        </w:tc>
        <w:tc>
          <w:tcPr>
            <w:tcW w:w="1645" w:type="dxa"/>
            <w:vAlign w:val="center"/>
          </w:tcPr>
          <w:p w14:paraId="2C3C2A07">
            <w:pPr>
              <w:rPr>
                <w:rFonts w:ascii="宋体" w:hAnsi="宋体" w:cs="Arial"/>
                <w:color w:val="000000"/>
                <w:sz w:val="21"/>
                <w:szCs w:val="21"/>
              </w:rPr>
            </w:pPr>
            <w:r>
              <w:rPr>
                <w:rFonts w:hint="eastAsia" w:ascii="宋体" w:hAnsi="宋体" w:cs="Arial"/>
                <w:color w:val="000000"/>
                <w:sz w:val="21"/>
                <w:szCs w:val="21"/>
              </w:rPr>
              <w:t>查询</w:t>
            </w:r>
          </w:p>
        </w:tc>
        <w:tc>
          <w:tcPr>
            <w:tcW w:w="1053" w:type="dxa"/>
            <w:vAlign w:val="center"/>
          </w:tcPr>
          <w:p w14:paraId="78EA289B">
            <w:pPr>
              <w:rPr>
                <w:rFonts w:ascii="宋体" w:hAnsi="宋体" w:cs="Arial"/>
                <w:color w:val="000000"/>
                <w:sz w:val="21"/>
                <w:szCs w:val="21"/>
              </w:rPr>
            </w:pPr>
            <w:r>
              <w:rPr>
                <w:rFonts w:hint="eastAsia" w:ascii="宋体" w:hAnsi="宋体" w:cs="Arial"/>
                <w:color w:val="000000"/>
                <w:sz w:val="21"/>
                <w:szCs w:val="21"/>
              </w:rPr>
              <w:t>按钮</w:t>
            </w:r>
          </w:p>
        </w:tc>
        <w:tc>
          <w:tcPr>
            <w:tcW w:w="1024" w:type="dxa"/>
            <w:vAlign w:val="center"/>
          </w:tcPr>
          <w:p w14:paraId="26693792">
            <w:pPr>
              <w:rPr>
                <w:rFonts w:ascii="宋体" w:hAnsi="宋体" w:cs="Arial"/>
                <w:color w:val="000000"/>
                <w:sz w:val="21"/>
                <w:szCs w:val="21"/>
              </w:rPr>
            </w:pPr>
          </w:p>
        </w:tc>
        <w:tc>
          <w:tcPr>
            <w:tcW w:w="924" w:type="dxa"/>
            <w:vAlign w:val="center"/>
          </w:tcPr>
          <w:p w14:paraId="5BC72C91">
            <w:pPr>
              <w:rPr>
                <w:rFonts w:ascii="宋体" w:hAnsi="宋体" w:cs="Arial"/>
                <w:color w:val="000000"/>
                <w:sz w:val="21"/>
                <w:szCs w:val="21"/>
              </w:rPr>
            </w:pPr>
          </w:p>
        </w:tc>
        <w:tc>
          <w:tcPr>
            <w:tcW w:w="924" w:type="dxa"/>
            <w:vAlign w:val="center"/>
          </w:tcPr>
          <w:p w14:paraId="67DF1A62">
            <w:pPr>
              <w:rPr>
                <w:rFonts w:ascii="宋体" w:hAnsi="宋体" w:cs="Arial"/>
                <w:color w:val="000000"/>
                <w:sz w:val="21"/>
                <w:szCs w:val="21"/>
              </w:rPr>
            </w:pPr>
          </w:p>
        </w:tc>
        <w:tc>
          <w:tcPr>
            <w:tcW w:w="3468" w:type="dxa"/>
            <w:vAlign w:val="center"/>
          </w:tcPr>
          <w:p w14:paraId="40D8CC4D">
            <w:pPr>
              <w:rPr>
                <w:rFonts w:ascii="宋体" w:hAnsi="宋体" w:cs="Arial"/>
                <w:color w:val="000000"/>
                <w:sz w:val="21"/>
                <w:szCs w:val="21"/>
              </w:rPr>
            </w:pPr>
          </w:p>
        </w:tc>
      </w:tr>
      <w:tr w14:paraId="389B3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9465" w:type="dxa"/>
            <w:gridSpan w:val="7"/>
            <w:vAlign w:val="center"/>
          </w:tcPr>
          <w:p w14:paraId="69C3315B">
            <w:pPr>
              <w:rPr>
                <w:rFonts w:ascii="宋体" w:hAnsi="宋体" w:cs="Arial"/>
                <w:color w:val="000000"/>
                <w:sz w:val="21"/>
                <w:szCs w:val="21"/>
              </w:rPr>
            </w:pPr>
            <w:r>
              <w:rPr>
                <w:rFonts w:hint="eastAsia" w:ascii="宋体" w:hAnsi="宋体" w:cs="Arial"/>
                <w:color w:val="000000"/>
                <w:sz w:val="21"/>
                <w:szCs w:val="21"/>
              </w:rPr>
              <w:t>查询结果</w:t>
            </w:r>
          </w:p>
        </w:tc>
      </w:tr>
      <w:tr w14:paraId="6A862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56DD3073">
            <w:pPr>
              <w:numPr>
                <w:ilvl w:val="0"/>
                <w:numId w:val="77"/>
              </w:numPr>
              <w:rPr>
                <w:rFonts w:ascii="宋体" w:hAnsi="宋体"/>
                <w:color w:val="000000"/>
                <w:sz w:val="21"/>
                <w:szCs w:val="21"/>
              </w:rPr>
            </w:pPr>
          </w:p>
        </w:tc>
        <w:tc>
          <w:tcPr>
            <w:tcW w:w="1645" w:type="dxa"/>
            <w:vAlign w:val="center"/>
          </w:tcPr>
          <w:p w14:paraId="4CF77EAA">
            <w:pPr>
              <w:rPr>
                <w:rFonts w:ascii="宋体" w:hAnsi="宋体" w:cs="Arial"/>
                <w:color w:val="000000"/>
                <w:sz w:val="21"/>
                <w:szCs w:val="21"/>
              </w:rPr>
            </w:pPr>
            <w:r>
              <w:rPr>
                <w:rFonts w:hint="eastAsia" w:ascii="宋体" w:hAnsi="宋体" w:cs="Arial"/>
                <w:color w:val="000000"/>
                <w:sz w:val="21"/>
                <w:szCs w:val="21"/>
              </w:rPr>
              <w:t>选择框</w:t>
            </w:r>
          </w:p>
        </w:tc>
        <w:tc>
          <w:tcPr>
            <w:tcW w:w="1053" w:type="dxa"/>
            <w:vAlign w:val="center"/>
          </w:tcPr>
          <w:p w14:paraId="40520DC2">
            <w:pPr>
              <w:rPr>
                <w:rFonts w:ascii="宋体" w:hAnsi="宋体"/>
                <w:sz w:val="21"/>
                <w:szCs w:val="21"/>
              </w:rPr>
            </w:pPr>
            <w:r>
              <w:rPr>
                <w:rFonts w:hint="eastAsia" w:ascii="宋体" w:hAnsi="宋体" w:cs="Arial"/>
                <w:color w:val="000000"/>
                <w:sz w:val="21"/>
                <w:szCs w:val="21"/>
              </w:rPr>
              <w:t>单选框</w:t>
            </w:r>
          </w:p>
        </w:tc>
        <w:tc>
          <w:tcPr>
            <w:tcW w:w="1024" w:type="dxa"/>
            <w:vAlign w:val="center"/>
          </w:tcPr>
          <w:p w14:paraId="227AE888">
            <w:pPr>
              <w:rPr>
                <w:rFonts w:ascii="宋体" w:hAnsi="宋体" w:cs="Arial"/>
                <w:color w:val="000000"/>
                <w:sz w:val="21"/>
                <w:szCs w:val="21"/>
              </w:rPr>
            </w:pPr>
          </w:p>
        </w:tc>
        <w:tc>
          <w:tcPr>
            <w:tcW w:w="924" w:type="dxa"/>
            <w:vAlign w:val="center"/>
          </w:tcPr>
          <w:p w14:paraId="3C7B8645">
            <w:pPr>
              <w:rPr>
                <w:rFonts w:ascii="宋体" w:hAnsi="宋体" w:cs="Arial"/>
                <w:color w:val="000000"/>
                <w:sz w:val="21"/>
                <w:szCs w:val="21"/>
              </w:rPr>
            </w:pPr>
          </w:p>
        </w:tc>
        <w:tc>
          <w:tcPr>
            <w:tcW w:w="924" w:type="dxa"/>
            <w:vAlign w:val="center"/>
          </w:tcPr>
          <w:p w14:paraId="25B97164">
            <w:pPr>
              <w:rPr>
                <w:rFonts w:ascii="宋体" w:hAnsi="宋体" w:cs="Arial"/>
                <w:color w:val="000000"/>
                <w:sz w:val="21"/>
                <w:szCs w:val="21"/>
              </w:rPr>
            </w:pPr>
          </w:p>
        </w:tc>
        <w:tc>
          <w:tcPr>
            <w:tcW w:w="3468" w:type="dxa"/>
            <w:vAlign w:val="center"/>
          </w:tcPr>
          <w:p w14:paraId="5AFBF9B4">
            <w:pPr>
              <w:rPr>
                <w:rFonts w:ascii="宋体" w:hAnsi="宋体" w:cs="Arial"/>
                <w:color w:val="000000"/>
                <w:sz w:val="21"/>
                <w:szCs w:val="21"/>
              </w:rPr>
            </w:pPr>
          </w:p>
        </w:tc>
      </w:tr>
      <w:tr w14:paraId="3F741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6D668C95">
            <w:pPr>
              <w:numPr>
                <w:ilvl w:val="0"/>
                <w:numId w:val="77"/>
              </w:numPr>
              <w:rPr>
                <w:rFonts w:ascii="宋体" w:hAnsi="宋体"/>
                <w:color w:val="000000"/>
                <w:sz w:val="21"/>
                <w:szCs w:val="21"/>
              </w:rPr>
            </w:pPr>
          </w:p>
        </w:tc>
        <w:tc>
          <w:tcPr>
            <w:tcW w:w="1645" w:type="dxa"/>
            <w:vAlign w:val="center"/>
          </w:tcPr>
          <w:p w14:paraId="4A3F57C6">
            <w:pPr>
              <w:rPr>
                <w:rFonts w:ascii="宋体" w:hAnsi="宋体" w:cs="Arial"/>
                <w:color w:val="000000"/>
                <w:sz w:val="21"/>
                <w:szCs w:val="21"/>
              </w:rPr>
            </w:pPr>
            <w:r>
              <w:rPr>
                <w:rFonts w:hint="eastAsia" w:ascii="宋体" w:hAnsi="宋体" w:cs="Arial"/>
                <w:color w:val="000000"/>
                <w:sz w:val="21"/>
                <w:szCs w:val="21"/>
              </w:rPr>
              <w:t>开户行名称</w:t>
            </w:r>
          </w:p>
        </w:tc>
        <w:tc>
          <w:tcPr>
            <w:tcW w:w="1053" w:type="dxa"/>
            <w:vAlign w:val="center"/>
          </w:tcPr>
          <w:p w14:paraId="72B2B8FF">
            <w:pPr>
              <w:rPr>
                <w:rFonts w:ascii="宋体" w:hAnsi="宋体" w:cs="Arial"/>
                <w:color w:val="000000"/>
                <w:sz w:val="21"/>
                <w:szCs w:val="21"/>
              </w:rPr>
            </w:pPr>
            <w:r>
              <w:rPr>
                <w:rFonts w:hint="eastAsia" w:ascii="宋体" w:hAnsi="宋体" w:cs="Arial"/>
                <w:color w:val="000000"/>
                <w:sz w:val="21"/>
                <w:szCs w:val="21"/>
              </w:rPr>
              <w:t>文本</w:t>
            </w:r>
          </w:p>
        </w:tc>
        <w:tc>
          <w:tcPr>
            <w:tcW w:w="1024" w:type="dxa"/>
            <w:vAlign w:val="center"/>
          </w:tcPr>
          <w:p w14:paraId="37CE049D">
            <w:pPr>
              <w:rPr>
                <w:rFonts w:ascii="宋体" w:hAnsi="宋体" w:cs="Arial"/>
                <w:color w:val="000000"/>
                <w:sz w:val="21"/>
                <w:szCs w:val="21"/>
              </w:rPr>
            </w:pPr>
          </w:p>
        </w:tc>
        <w:tc>
          <w:tcPr>
            <w:tcW w:w="924" w:type="dxa"/>
            <w:vAlign w:val="center"/>
          </w:tcPr>
          <w:p w14:paraId="62F5BF11">
            <w:pPr>
              <w:rPr>
                <w:rFonts w:ascii="宋体" w:hAnsi="宋体" w:cs="Arial"/>
                <w:color w:val="000000"/>
                <w:sz w:val="21"/>
                <w:szCs w:val="21"/>
              </w:rPr>
            </w:pPr>
          </w:p>
        </w:tc>
        <w:tc>
          <w:tcPr>
            <w:tcW w:w="924" w:type="dxa"/>
            <w:vAlign w:val="center"/>
          </w:tcPr>
          <w:p w14:paraId="16887F8A">
            <w:pPr>
              <w:rPr>
                <w:rFonts w:ascii="宋体" w:hAnsi="宋体" w:cs="Arial"/>
                <w:color w:val="000000"/>
                <w:sz w:val="21"/>
                <w:szCs w:val="21"/>
              </w:rPr>
            </w:pPr>
          </w:p>
        </w:tc>
        <w:tc>
          <w:tcPr>
            <w:tcW w:w="3468" w:type="dxa"/>
            <w:vAlign w:val="center"/>
          </w:tcPr>
          <w:p w14:paraId="35AE8773">
            <w:pPr>
              <w:rPr>
                <w:rFonts w:ascii="宋体" w:hAnsi="宋体" w:cs="Arial"/>
                <w:color w:val="000000"/>
                <w:sz w:val="21"/>
                <w:szCs w:val="21"/>
              </w:rPr>
            </w:pPr>
          </w:p>
        </w:tc>
      </w:tr>
      <w:tr w14:paraId="183AC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9465" w:type="dxa"/>
            <w:gridSpan w:val="7"/>
            <w:vAlign w:val="center"/>
          </w:tcPr>
          <w:p w14:paraId="62B97AB7">
            <w:pPr>
              <w:rPr>
                <w:rFonts w:ascii="宋体" w:hAnsi="宋体" w:cs="Arial"/>
                <w:color w:val="000000"/>
                <w:sz w:val="21"/>
                <w:szCs w:val="21"/>
              </w:rPr>
            </w:pPr>
          </w:p>
        </w:tc>
      </w:tr>
      <w:tr w14:paraId="0FF94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77D25579">
            <w:pPr>
              <w:numPr>
                <w:ilvl w:val="0"/>
                <w:numId w:val="77"/>
              </w:numPr>
              <w:rPr>
                <w:rFonts w:ascii="宋体" w:hAnsi="宋体"/>
                <w:color w:val="000000"/>
                <w:sz w:val="21"/>
                <w:szCs w:val="21"/>
              </w:rPr>
            </w:pPr>
          </w:p>
        </w:tc>
        <w:tc>
          <w:tcPr>
            <w:tcW w:w="1645" w:type="dxa"/>
            <w:vAlign w:val="center"/>
          </w:tcPr>
          <w:p w14:paraId="622F1EF7">
            <w:pPr>
              <w:rPr>
                <w:rFonts w:ascii="宋体" w:hAnsi="宋体" w:cs="Arial"/>
                <w:color w:val="000000"/>
                <w:sz w:val="21"/>
                <w:szCs w:val="21"/>
              </w:rPr>
            </w:pPr>
            <w:r>
              <w:rPr>
                <w:rFonts w:hint="eastAsia" w:ascii="宋体" w:hAnsi="宋体" w:cs="Arial"/>
                <w:color w:val="000000"/>
                <w:sz w:val="21"/>
                <w:szCs w:val="21"/>
              </w:rPr>
              <w:t>确定</w:t>
            </w:r>
          </w:p>
        </w:tc>
        <w:tc>
          <w:tcPr>
            <w:tcW w:w="1053" w:type="dxa"/>
            <w:vAlign w:val="center"/>
          </w:tcPr>
          <w:p w14:paraId="1528DEBA">
            <w:pPr>
              <w:rPr>
                <w:rFonts w:ascii="宋体" w:hAnsi="宋体" w:cs="Arial"/>
                <w:color w:val="000000"/>
                <w:sz w:val="21"/>
                <w:szCs w:val="21"/>
              </w:rPr>
            </w:pPr>
            <w:r>
              <w:rPr>
                <w:rFonts w:hint="eastAsia" w:ascii="宋体" w:hAnsi="宋体" w:cs="Arial"/>
                <w:color w:val="000000"/>
                <w:sz w:val="21"/>
                <w:szCs w:val="21"/>
              </w:rPr>
              <w:t>按钮</w:t>
            </w:r>
          </w:p>
        </w:tc>
        <w:tc>
          <w:tcPr>
            <w:tcW w:w="1024" w:type="dxa"/>
            <w:vAlign w:val="center"/>
          </w:tcPr>
          <w:p w14:paraId="7EAB2B78">
            <w:pPr>
              <w:rPr>
                <w:rFonts w:ascii="宋体" w:hAnsi="宋体" w:cs="Arial"/>
                <w:color w:val="000000"/>
                <w:sz w:val="21"/>
                <w:szCs w:val="21"/>
              </w:rPr>
            </w:pPr>
          </w:p>
        </w:tc>
        <w:tc>
          <w:tcPr>
            <w:tcW w:w="924" w:type="dxa"/>
            <w:vAlign w:val="center"/>
          </w:tcPr>
          <w:p w14:paraId="05B3C930">
            <w:pPr>
              <w:rPr>
                <w:rFonts w:ascii="宋体" w:hAnsi="宋体" w:cs="Arial"/>
                <w:color w:val="000000"/>
                <w:sz w:val="21"/>
                <w:szCs w:val="21"/>
              </w:rPr>
            </w:pPr>
          </w:p>
        </w:tc>
        <w:tc>
          <w:tcPr>
            <w:tcW w:w="924" w:type="dxa"/>
            <w:vAlign w:val="center"/>
          </w:tcPr>
          <w:p w14:paraId="075ED87B">
            <w:pPr>
              <w:rPr>
                <w:rFonts w:ascii="宋体" w:hAnsi="宋体" w:cs="Arial"/>
                <w:color w:val="000000"/>
                <w:sz w:val="21"/>
                <w:szCs w:val="21"/>
              </w:rPr>
            </w:pPr>
          </w:p>
        </w:tc>
        <w:tc>
          <w:tcPr>
            <w:tcW w:w="3468" w:type="dxa"/>
            <w:vAlign w:val="center"/>
          </w:tcPr>
          <w:p w14:paraId="5B9AD0A7">
            <w:pPr>
              <w:rPr>
                <w:rFonts w:ascii="宋体" w:hAnsi="宋体" w:cs="Arial"/>
                <w:color w:val="000000"/>
                <w:sz w:val="21"/>
                <w:szCs w:val="21"/>
              </w:rPr>
            </w:pPr>
          </w:p>
        </w:tc>
      </w:tr>
      <w:tr w14:paraId="48E23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9465" w:type="dxa"/>
            <w:gridSpan w:val="7"/>
            <w:vAlign w:val="center"/>
          </w:tcPr>
          <w:p w14:paraId="469A822F">
            <w:pPr>
              <w:rPr>
                <w:rFonts w:ascii="宋体" w:hAnsi="宋体" w:cs="Arial"/>
                <w:color w:val="000000"/>
                <w:sz w:val="21"/>
                <w:szCs w:val="21"/>
              </w:rPr>
            </w:pPr>
            <w:r>
              <w:rPr>
                <w:rFonts w:hint="eastAsia" w:ascii="宋体" w:hAnsi="宋体" w:cs="Arial"/>
                <w:color w:val="000000"/>
                <w:sz w:val="21"/>
                <w:szCs w:val="21"/>
              </w:rPr>
              <w:t>温馨提示：</w:t>
            </w:r>
          </w:p>
        </w:tc>
      </w:tr>
      <w:tr w14:paraId="7AD42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9465" w:type="dxa"/>
            <w:gridSpan w:val="7"/>
            <w:vAlign w:val="center"/>
          </w:tcPr>
          <w:p w14:paraId="5BE037D4">
            <w:pPr>
              <w:rPr>
                <w:rFonts w:ascii="宋体" w:hAnsi="宋体" w:cs="Arial"/>
                <w:color w:val="000000"/>
                <w:sz w:val="21"/>
                <w:szCs w:val="21"/>
              </w:rPr>
            </w:pPr>
            <w:r>
              <w:rPr>
                <w:rFonts w:hint="eastAsia" w:ascii="宋体" w:hAnsi="宋体" w:cs="Arial"/>
                <w:color w:val="000000"/>
                <w:sz w:val="21"/>
                <w:szCs w:val="21"/>
              </w:rPr>
              <w:t>1.在开户行关键字中可以输入分行、支行、储蓄所等进行模糊查询。</w:t>
            </w:r>
          </w:p>
        </w:tc>
      </w:tr>
    </w:tbl>
    <w:p w14:paraId="116542B6">
      <w:pPr>
        <w:pStyle w:val="5"/>
        <w:numPr>
          <w:ilvl w:val="0"/>
          <w:numId w:val="0"/>
        </w:numPr>
        <w:ind w:left="113"/>
      </w:pPr>
      <w:r>
        <w:rPr>
          <w:rFonts w:hint="eastAsia"/>
        </w:rPr>
        <w:t>确认页面</w:t>
      </w:r>
    </w:p>
    <w:tbl>
      <w:tblPr>
        <w:tblStyle w:val="4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8"/>
        <w:gridCol w:w="1648"/>
        <w:gridCol w:w="1053"/>
        <w:gridCol w:w="1024"/>
        <w:gridCol w:w="924"/>
        <w:gridCol w:w="924"/>
        <w:gridCol w:w="2521"/>
      </w:tblGrid>
      <w:tr w14:paraId="5B9BC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8" w:type="dxa"/>
            <w:shd w:val="clear" w:color="auto" w:fill="FFCC99"/>
            <w:vAlign w:val="center"/>
          </w:tcPr>
          <w:p w14:paraId="08AF6B2E">
            <w:pPr>
              <w:rPr>
                <w:rFonts w:ascii="宋体" w:hAnsi="宋体" w:cs="Arial"/>
                <w:b/>
                <w:color w:val="000000"/>
                <w:sz w:val="21"/>
                <w:szCs w:val="21"/>
              </w:rPr>
            </w:pPr>
            <w:r>
              <w:rPr>
                <w:rFonts w:ascii="宋体" w:hAnsi="宋体" w:cs="Arial"/>
                <w:b/>
                <w:color w:val="000000"/>
                <w:sz w:val="21"/>
                <w:szCs w:val="21"/>
              </w:rPr>
              <w:t>序号</w:t>
            </w:r>
          </w:p>
        </w:tc>
        <w:tc>
          <w:tcPr>
            <w:tcW w:w="1648" w:type="dxa"/>
            <w:shd w:val="clear" w:color="auto" w:fill="FFCC99"/>
            <w:vAlign w:val="center"/>
          </w:tcPr>
          <w:p w14:paraId="280F504D">
            <w:pPr>
              <w:rPr>
                <w:rFonts w:ascii="宋体" w:hAnsi="宋体" w:cs="Arial"/>
                <w:b/>
                <w:color w:val="000000"/>
                <w:sz w:val="21"/>
                <w:szCs w:val="21"/>
              </w:rPr>
            </w:pPr>
            <w:r>
              <w:rPr>
                <w:rFonts w:ascii="宋体" w:hAnsi="宋体" w:cs="Arial"/>
                <w:b/>
                <w:color w:val="000000"/>
                <w:sz w:val="21"/>
                <w:szCs w:val="21"/>
              </w:rPr>
              <w:t>名称</w:t>
            </w:r>
          </w:p>
        </w:tc>
        <w:tc>
          <w:tcPr>
            <w:tcW w:w="1053" w:type="dxa"/>
            <w:shd w:val="clear" w:color="auto" w:fill="FFCC99"/>
            <w:vAlign w:val="center"/>
          </w:tcPr>
          <w:p w14:paraId="63DE12B9">
            <w:pPr>
              <w:rPr>
                <w:rFonts w:ascii="宋体" w:hAnsi="宋体" w:cs="Arial"/>
                <w:b/>
                <w:color w:val="000000"/>
                <w:sz w:val="21"/>
                <w:szCs w:val="21"/>
              </w:rPr>
            </w:pPr>
            <w:r>
              <w:rPr>
                <w:rFonts w:ascii="宋体" w:hAnsi="宋体" w:cs="Arial"/>
                <w:b/>
                <w:color w:val="000000"/>
                <w:sz w:val="21"/>
                <w:szCs w:val="21"/>
              </w:rPr>
              <w:t>输入</w:t>
            </w:r>
            <w:r>
              <w:rPr>
                <w:rFonts w:hint="eastAsia" w:ascii="宋体" w:hAnsi="宋体" w:cs="Arial"/>
                <w:b/>
                <w:color w:val="000000"/>
                <w:sz w:val="21"/>
                <w:szCs w:val="21"/>
              </w:rPr>
              <w:t>/输出</w:t>
            </w:r>
          </w:p>
        </w:tc>
        <w:tc>
          <w:tcPr>
            <w:tcW w:w="1024" w:type="dxa"/>
            <w:shd w:val="clear" w:color="auto" w:fill="FFCC99"/>
            <w:vAlign w:val="center"/>
          </w:tcPr>
          <w:p w14:paraId="5983F0F8">
            <w:pPr>
              <w:rPr>
                <w:rFonts w:ascii="宋体" w:hAnsi="宋体" w:cs="Arial"/>
                <w:b/>
                <w:color w:val="000000"/>
                <w:sz w:val="21"/>
                <w:szCs w:val="21"/>
              </w:rPr>
            </w:pPr>
            <w:r>
              <w:rPr>
                <w:rFonts w:ascii="宋体" w:hAnsi="宋体" w:cs="Arial"/>
                <w:b/>
                <w:color w:val="000000"/>
                <w:sz w:val="21"/>
                <w:szCs w:val="21"/>
              </w:rPr>
              <w:t>缺省值</w:t>
            </w:r>
          </w:p>
        </w:tc>
        <w:tc>
          <w:tcPr>
            <w:tcW w:w="924" w:type="dxa"/>
            <w:shd w:val="clear" w:color="auto" w:fill="FFCC99"/>
            <w:vAlign w:val="center"/>
          </w:tcPr>
          <w:p w14:paraId="0F53F4C7">
            <w:pPr>
              <w:rPr>
                <w:rFonts w:ascii="宋体" w:hAnsi="宋体" w:cs="Arial"/>
                <w:b/>
                <w:color w:val="000000"/>
                <w:sz w:val="21"/>
                <w:szCs w:val="21"/>
              </w:rPr>
            </w:pPr>
            <w:r>
              <w:rPr>
                <w:rFonts w:hint="eastAsia" w:ascii="宋体" w:hAnsi="宋体" w:cs="Arial"/>
                <w:b/>
                <w:color w:val="000000"/>
                <w:sz w:val="21"/>
                <w:szCs w:val="21"/>
              </w:rPr>
              <w:t>类型/长度</w:t>
            </w:r>
          </w:p>
        </w:tc>
        <w:tc>
          <w:tcPr>
            <w:tcW w:w="924" w:type="dxa"/>
            <w:shd w:val="clear" w:color="auto" w:fill="FFCC99"/>
            <w:vAlign w:val="center"/>
          </w:tcPr>
          <w:p w14:paraId="40A7ECDA">
            <w:pPr>
              <w:rPr>
                <w:rFonts w:ascii="宋体" w:hAnsi="宋体" w:cs="Arial"/>
                <w:b/>
                <w:color w:val="000000"/>
                <w:sz w:val="21"/>
                <w:szCs w:val="21"/>
              </w:rPr>
            </w:pPr>
            <w:r>
              <w:rPr>
                <w:rFonts w:hint="eastAsia" w:ascii="宋体" w:hAnsi="宋体" w:cs="Arial"/>
                <w:b/>
                <w:color w:val="000000"/>
                <w:sz w:val="21"/>
                <w:szCs w:val="21"/>
              </w:rPr>
              <w:t>是否必输</w:t>
            </w:r>
          </w:p>
        </w:tc>
        <w:tc>
          <w:tcPr>
            <w:tcW w:w="2521" w:type="dxa"/>
            <w:shd w:val="clear" w:color="auto" w:fill="FFCC99"/>
            <w:vAlign w:val="center"/>
          </w:tcPr>
          <w:p w14:paraId="50D2CF32">
            <w:pPr>
              <w:rPr>
                <w:rFonts w:ascii="宋体" w:hAnsi="宋体" w:cs="Arial"/>
                <w:b/>
                <w:color w:val="000000"/>
                <w:sz w:val="21"/>
                <w:szCs w:val="21"/>
              </w:rPr>
            </w:pPr>
            <w:r>
              <w:rPr>
                <w:rFonts w:ascii="宋体" w:hAnsi="宋体" w:cs="Arial"/>
                <w:b/>
                <w:color w:val="000000"/>
                <w:sz w:val="21"/>
                <w:szCs w:val="21"/>
              </w:rPr>
              <w:t>备注</w:t>
            </w:r>
          </w:p>
        </w:tc>
      </w:tr>
      <w:tr w14:paraId="04301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8" w:type="dxa"/>
            <w:vAlign w:val="center"/>
          </w:tcPr>
          <w:p w14:paraId="5660F3CA">
            <w:pPr>
              <w:numPr>
                <w:ilvl w:val="0"/>
                <w:numId w:val="78"/>
              </w:numPr>
              <w:rPr>
                <w:rFonts w:ascii="宋体" w:hAnsi="宋体"/>
                <w:color w:val="000000"/>
                <w:sz w:val="21"/>
                <w:szCs w:val="21"/>
              </w:rPr>
            </w:pPr>
          </w:p>
        </w:tc>
        <w:tc>
          <w:tcPr>
            <w:tcW w:w="1648" w:type="dxa"/>
            <w:vAlign w:val="center"/>
          </w:tcPr>
          <w:p w14:paraId="78E69777">
            <w:pPr>
              <w:rPr>
                <w:rFonts w:ascii="宋体" w:hAnsi="宋体" w:cs="Arial"/>
                <w:sz w:val="21"/>
                <w:szCs w:val="21"/>
              </w:rPr>
            </w:pPr>
            <w:r>
              <w:rPr>
                <w:rFonts w:hint="eastAsia" w:ascii="宋体" w:hAnsi="宋体" w:cs="Arial"/>
                <w:sz w:val="21"/>
                <w:szCs w:val="21"/>
              </w:rPr>
              <w:t>序号</w:t>
            </w:r>
          </w:p>
        </w:tc>
        <w:tc>
          <w:tcPr>
            <w:tcW w:w="1053" w:type="dxa"/>
            <w:vAlign w:val="center"/>
          </w:tcPr>
          <w:p w14:paraId="6EE4E832">
            <w:pPr>
              <w:rPr>
                <w:rFonts w:ascii="宋体" w:hAnsi="宋体" w:cs="Arial"/>
                <w:sz w:val="21"/>
                <w:szCs w:val="21"/>
              </w:rPr>
            </w:pPr>
            <w:r>
              <w:rPr>
                <w:rFonts w:hint="eastAsia" w:ascii="宋体" w:hAnsi="宋体" w:cs="Arial"/>
                <w:sz w:val="21"/>
                <w:szCs w:val="21"/>
              </w:rPr>
              <w:t>文本</w:t>
            </w:r>
          </w:p>
        </w:tc>
        <w:tc>
          <w:tcPr>
            <w:tcW w:w="1024" w:type="dxa"/>
            <w:vAlign w:val="center"/>
          </w:tcPr>
          <w:p w14:paraId="220DB6C8">
            <w:pPr>
              <w:rPr>
                <w:rFonts w:ascii="宋体" w:hAnsi="宋体" w:cs="Arial"/>
                <w:color w:val="000000"/>
                <w:sz w:val="21"/>
                <w:szCs w:val="21"/>
              </w:rPr>
            </w:pPr>
          </w:p>
        </w:tc>
        <w:tc>
          <w:tcPr>
            <w:tcW w:w="924" w:type="dxa"/>
            <w:vAlign w:val="center"/>
          </w:tcPr>
          <w:p w14:paraId="6F03D458">
            <w:pPr>
              <w:rPr>
                <w:rFonts w:ascii="宋体" w:hAnsi="宋体" w:cs="Arial"/>
                <w:color w:val="000000"/>
                <w:sz w:val="21"/>
                <w:szCs w:val="21"/>
              </w:rPr>
            </w:pPr>
          </w:p>
        </w:tc>
        <w:tc>
          <w:tcPr>
            <w:tcW w:w="924" w:type="dxa"/>
            <w:vAlign w:val="center"/>
          </w:tcPr>
          <w:p w14:paraId="4FF9CEFB">
            <w:pPr>
              <w:rPr>
                <w:rFonts w:ascii="宋体" w:hAnsi="宋体" w:cs="Arial"/>
                <w:color w:val="000000"/>
                <w:sz w:val="21"/>
                <w:szCs w:val="21"/>
              </w:rPr>
            </w:pPr>
          </w:p>
        </w:tc>
        <w:tc>
          <w:tcPr>
            <w:tcW w:w="2521" w:type="dxa"/>
            <w:vAlign w:val="center"/>
          </w:tcPr>
          <w:p w14:paraId="7783763B">
            <w:pPr>
              <w:rPr>
                <w:rFonts w:ascii="宋体" w:hAnsi="宋体" w:cs="Arial"/>
                <w:color w:val="000000"/>
                <w:sz w:val="21"/>
                <w:szCs w:val="21"/>
              </w:rPr>
            </w:pPr>
          </w:p>
        </w:tc>
      </w:tr>
      <w:tr w14:paraId="64CE9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8" w:type="dxa"/>
            <w:vAlign w:val="center"/>
          </w:tcPr>
          <w:p w14:paraId="2E6AA998">
            <w:pPr>
              <w:numPr>
                <w:ilvl w:val="0"/>
                <w:numId w:val="78"/>
              </w:numPr>
              <w:rPr>
                <w:rFonts w:ascii="宋体" w:hAnsi="宋体"/>
                <w:color w:val="000000"/>
                <w:sz w:val="21"/>
                <w:szCs w:val="21"/>
              </w:rPr>
            </w:pPr>
          </w:p>
        </w:tc>
        <w:tc>
          <w:tcPr>
            <w:tcW w:w="1648" w:type="dxa"/>
            <w:vAlign w:val="center"/>
          </w:tcPr>
          <w:p w14:paraId="382DFABA">
            <w:pPr>
              <w:rPr>
                <w:rFonts w:ascii="宋体" w:hAnsi="宋体" w:cs="Arial"/>
                <w:sz w:val="21"/>
                <w:szCs w:val="21"/>
              </w:rPr>
            </w:pPr>
            <w:r>
              <w:rPr>
                <w:rFonts w:hint="eastAsia" w:ascii="宋体" w:hAnsi="宋体" w:cs="Arial"/>
                <w:sz w:val="21"/>
                <w:szCs w:val="21"/>
              </w:rPr>
              <w:t>付款账号</w:t>
            </w:r>
          </w:p>
        </w:tc>
        <w:tc>
          <w:tcPr>
            <w:tcW w:w="1053" w:type="dxa"/>
          </w:tcPr>
          <w:p w14:paraId="1680B0AA">
            <w:pPr>
              <w:rPr>
                <w:rFonts w:ascii="宋体" w:hAnsi="宋体"/>
                <w:sz w:val="21"/>
                <w:szCs w:val="21"/>
              </w:rPr>
            </w:pPr>
            <w:r>
              <w:rPr>
                <w:rFonts w:hint="eastAsia" w:ascii="宋体" w:hAnsi="宋体" w:cs="Arial"/>
                <w:sz w:val="21"/>
                <w:szCs w:val="21"/>
              </w:rPr>
              <w:t>文本</w:t>
            </w:r>
          </w:p>
        </w:tc>
        <w:tc>
          <w:tcPr>
            <w:tcW w:w="1024" w:type="dxa"/>
            <w:vAlign w:val="center"/>
          </w:tcPr>
          <w:p w14:paraId="520C58DA">
            <w:pPr>
              <w:rPr>
                <w:rFonts w:ascii="宋体" w:hAnsi="宋体" w:cs="Arial"/>
                <w:color w:val="000000"/>
                <w:sz w:val="21"/>
                <w:szCs w:val="21"/>
              </w:rPr>
            </w:pPr>
          </w:p>
        </w:tc>
        <w:tc>
          <w:tcPr>
            <w:tcW w:w="924" w:type="dxa"/>
            <w:vAlign w:val="center"/>
          </w:tcPr>
          <w:p w14:paraId="471B249F">
            <w:pPr>
              <w:rPr>
                <w:rFonts w:ascii="宋体" w:hAnsi="宋体" w:cs="Arial"/>
                <w:color w:val="000000"/>
                <w:sz w:val="21"/>
                <w:szCs w:val="21"/>
              </w:rPr>
            </w:pPr>
          </w:p>
        </w:tc>
        <w:tc>
          <w:tcPr>
            <w:tcW w:w="924" w:type="dxa"/>
            <w:vAlign w:val="center"/>
          </w:tcPr>
          <w:p w14:paraId="00C3F362">
            <w:pPr>
              <w:rPr>
                <w:rFonts w:ascii="宋体" w:hAnsi="宋体" w:cs="Arial"/>
                <w:color w:val="000000"/>
                <w:sz w:val="21"/>
                <w:szCs w:val="21"/>
              </w:rPr>
            </w:pPr>
          </w:p>
        </w:tc>
        <w:tc>
          <w:tcPr>
            <w:tcW w:w="2521" w:type="dxa"/>
            <w:vAlign w:val="center"/>
          </w:tcPr>
          <w:p w14:paraId="3652A912">
            <w:pPr>
              <w:rPr>
                <w:rFonts w:ascii="宋体" w:hAnsi="宋体" w:cs="Arial"/>
                <w:color w:val="000000"/>
                <w:sz w:val="21"/>
                <w:szCs w:val="21"/>
              </w:rPr>
            </w:pPr>
          </w:p>
        </w:tc>
      </w:tr>
      <w:tr w14:paraId="37262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8" w:type="dxa"/>
            <w:vAlign w:val="center"/>
          </w:tcPr>
          <w:p w14:paraId="4F6C89AB">
            <w:pPr>
              <w:numPr>
                <w:ilvl w:val="0"/>
                <w:numId w:val="78"/>
              </w:numPr>
              <w:rPr>
                <w:rFonts w:ascii="宋体" w:hAnsi="宋体"/>
                <w:color w:val="000000"/>
                <w:sz w:val="21"/>
                <w:szCs w:val="21"/>
              </w:rPr>
            </w:pPr>
          </w:p>
        </w:tc>
        <w:tc>
          <w:tcPr>
            <w:tcW w:w="1648" w:type="dxa"/>
            <w:vAlign w:val="center"/>
          </w:tcPr>
          <w:p w14:paraId="44FC896E">
            <w:pPr>
              <w:rPr>
                <w:rFonts w:ascii="宋体" w:hAnsi="宋体" w:cs="Arial"/>
                <w:sz w:val="21"/>
                <w:szCs w:val="21"/>
              </w:rPr>
            </w:pPr>
            <w:r>
              <w:rPr>
                <w:rFonts w:hint="eastAsia" w:ascii="宋体" w:hAnsi="宋体" w:cs="Arial"/>
                <w:sz w:val="21"/>
                <w:szCs w:val="21"/>
              </w:rPr>
              <w:t>收款账号</w:t>
            </w:r>
          </w:p>
        </w:tc>
        <w:tc>
          <w:tcPr>
            <w:tcW w:w="1053" w:type="dxa"/>
          </w:tcPr>
          <w:p w14:paraId="683B096C">
            <w:pPr>
              <w:rPr>
                <w:rFonts w:ascii="宋体" w:hAnsi="宋体"/>
                <w:sz w:val="21"/>
                <w:szCs w:val="21"/>
              </w:rPr>
            </w:pPr>
            <w:r>
              <w:rPr>
                <w:rFonts w:hint="eastAsia" w:ascii="宋体" w:hAnsi="宋体" w:cs="Arial"/>
                <w:sz w:val="21"/>
                <w:szCs w:val="21"/>
              </w:rPr>
              <w:t>文本</w:t>
            </w:r>
          </w:p>
        </w:tc>
        <w:tc>
          <w:tcPr>
            <w:tcW w:w="1024" w:type="dxa"/>
            <w:vAlign w:val="center"/>
          </w:tcPr>
          <w:p w14:paraId="2E7A93D8">
            <w:pPr>
              <w:rPr>
                <w:rFonts w:ascii="宋体" w:hAnsi="宋体" w:cs="Arial"/>
                <w:color w:val="000000"/>
                <w:sz w:val="21"/>
                <w:szCs w:val="21"/>
              </w:rPr>
            </w:pPr>
          </w:p>
        </w:tc>
        <w:tc>
          <w:tcPr>
            <w:tcW w:w="924" w:type="dxa"/>
            <w:vAlign w:val="center"/>
          </w:tcPr>
          <w:p w14:paraId="0DF11861">
            <w:pPr>
              <w:rPr>
                <w:rFonts w:ascii="宋体" w:hAnsi="宋体" w:cs="Arial"/>
                <w:color w:val="000000"/>
                <w:sz w:val="21"/>
                <w:szCs w:val="21"/>
              </w:rPr>
            </w:pPr>
          </w:p>
        </w:tc>
        <w:tc>
          <w:tcPr>
            <w:tcW w:w="924" w:type="dxa"/>
            <w:vAlign w:val="center"/>
          </w:tcPr>
          <w:p w14:paraId="17980104">
            <w:pPr>
              <w:rPr>
                <w:rFonts w:ascii="宋体" w:hAnsi="宋体" w:cs="Arial"/>
                <w:color w:val="000000"/>
                <w:sz w:val="21"/>
                <w:szCs w:val="21"/>
              </w:rPr>
            </w:pPr>
          </w:p>
        </w:tc>
        <w:tc>
          <w:tcPr>
            <w:tcW w:w="2521" w:type="dxa"/>
            <w:vAlign w:val="center"/>
          </w:tcPr>
          <w:p w14:paraId="4C94E8D9">
            <w:pPr>
              <w:rPr>
                <w:rFonts w:ascii="宋体" w:hAnsi="宋体" w:cs="Arial"/>
                <w:color w:val="000000"/>
                <w:sz w:val="21"/>
                <w:szCs w:val="21"/>
              </w:rPr>
            </w:pPr>
          </w:p>
        </w:tc>
      </w:tr>
      <w:tr w14:paraId="7AE96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8" w:type="dxa"/>
            <w:vAlign w:val="center"/>
          </w:tcPr>
          <w:p w14:paraId="79C76B74">
            <w:pPr>
              <w:numPr>
                <w:ilvl w:val="0"/>
                <w:numId w:val="78"/>
              </w:numPr>
              <w:rPr>
                <w:rFonts w:ascii="宋体" w:hAnsi="宋体"/>
                <w:color w:val="000000"/>
                <w:sz w:val="21"/>
                <w:szCs w:val="21"/>
              </w:rPr>
            </w:pPr>
          </w:p>
        </w:tc>
        <w:tc>
          <w:tcPr>
            <w:tcW w:w="1648" w:type="dxa"/>
            <w:vAlign w:val="center"/>
          </w:tcPr>
          <w:p w14:paraId="59635DFB">
            <w:pPr>
              <w:rPr>
                <w:rFonts w:ascii="宋体" w:hAnsi="宋体" w:cs="Arial"/>
                <w:sz w:val="21"/>
                <w:szCs w:val="21"/>
              </w:rPr>
            </w:pPr>
            <w:r>
              <w:rPr>
                <w:rFonts w:hint="eastAsia" w:ascii="宋体" w:hAnsi="宋体" w:cs="Arial"/>
                <w:sz w:val="21"/>
                <w:szCs w:val="21"/>
              </w:rPr>
              <w:t>收款方户名</w:t>
            </w:r>
          </w:p>
        </w:tc>
        <w:tc>
          <w:tcPr>
            <w:tcW w:w="1053" w:type="dxa"/>
          </w:tcPr>
          <w:p w14:paraId="7E3EE9C7">
            <w:pPr>
              <w:rPr>
                <w:rFonts w:ascii="宋体" w:hAnsi="宋体"/>
                <w:sz w:val="21"/>
                <w:szCs w:val="21"/>
              </w:rPr>
            </w:pPr>
            <w:r>
              <w:rPr>
                <w:rFonts w:hint="eastAsia" w:ascii="宋体" w:hAnsi="宋体" w:cs="Arial"/>
                <w:sz w:val="21"/>
                <w:szCs w:val="21"/>
              </w:rPr>
              <w:t>文本</w:t>
            </w:r>
          </w:p>
        </w:tc>
        <w:tc>
          <w:tcPr>
            <w:tcW w:w="1024" w:type="dxa"/>
            <w:vAlign w:val="center"/>
          </w:tcPr>
          <w:p w14:paraId="360182A8">
            <w:pPr>
              <w:rPr>
                <w:rFonts w:ascii="宋体" w:hAnsi="宋体" w:cs="Arial"/>
                <w:color w:val="000000"/>
                <w:sz w:val="21"/>
                <w:szCs w:val="21"/>
              </w:rPr>
            </w:pPr>
          </w:p>
        </w:tc>
        <w:tc>
          <w:tcPr>
            <w:tcW w:w="924" w:type="dxa"/>
            <w:vAlign w:val="center"/>
          </w:tcPr>
          <w:p w14:paraId="5EA74280">
            <w:pPr>
              <w:rPr>
                <w:rFonts w:ascii="宋体" w:hAnsi="宋体" w:cs="Arial"/>
                <w:color w:val="000000"/>
                <w:sz w:val="21"/>
                <w:szCs w:val="21"/>
              </w:rPr>
            </w:pPr>
          </w:p>
        </w:tc>
        <w:tc>
          <w:tcPr>
            <w:tcW w:w="924" w:type="dxa"/>
            <w:vAlign w:val="center"/>
          </w:tcPr>
          <w:p w14:paraId="54BABF4E">
            <w:pPr>
              <w:rPr>
                <w:rFonts w:ascii="宋体" w:hAnsi="宋体" w:cs="Arial"/>
                <w:color w:val="000000"/>
                <w:sz w:val="21"/>
                <w:szCs w:val="21"/>
              </w:rPr>
            </w:pPr>
          </w:p>
        </w:tc>
        <w:tc>
          <w:tcPr>
            <w:tcW w:w="2521" w:type="dxa"/>
            <w:vAlign w:val="center"/>
          </w:tcPr>
          <w:p w14:paraId="72235215">
            <w:pPr>
              <w:rPr>
                <w:rFonts w:ascii="宋体" w:hAnsi="宋体" w:cs="Arial"/>
                <w:color w:val="000000"/>
                <w:sz w:val="21"/>
                <w:szCs w:val="21"/>
              </w:rPr>
            </w:pPr>
          </w:p>
        </w:tc>
      </w:tr>
      <w:tr w14:paraId="0148F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8" w:type="dxa"/>
            <w:vAlign w:val="center"/>
          </w:tcPr>
          <w:p w14:paraId="424AEE30">
            <w:pPr>
              <w:numPr>
                <w:ilvl w:val="0"/>
                <w:numId w:val="78"/>
              </w:numPr>
              <w:rPr>
                <w:rFonts w:ascii="宋体" w:hAnsi="宋体"/>
                <w:color w:val="000000"/>
                <w:sz w:val="21"/>
                <w:szCs w:val="21"/>
              </w:rPr>
            </w:pPr>
          </w:p>
        </w:tc>
        <w:tc>
          <w:tcPr>
            <w:tcW w:w="1648" w:type="dxa"/>
            <w:vAlign w:val="center"/>
          </w:tcPr>
          <w:p w14:paraId="6773691D">
            <w:pPr>
              <w:rPr>
                <w:rFonts w:ascii="宋体" w:hAnsi="宋体" w:cs="Arial"/>
                <w:sz w:val="21"/>
                <w:szCs w:val="21"/>
              </w:rPr>
            </w:pPr>
            <w:r>
              <w:rPr>
                <w:rFonts w:hint="eastAsia" w:ascii="宋体" w:hAnsi="宋体" w:cs="Arial"/>
                <w:sz w:val="21"/>
                <w:szCs w:val="21"/>
              </w:rPr>
              <w:t>收款方开户行</w:t>
            </w:r>
          </w:p>
        </w:tc>
        <w:tc>
          <w:tcPr>
            <w:tcW w:w="1053" w:type="dxa"/>
          </w:tcPr>
          <w:p w14:paraId="54588B9B">
            <w:pPr>
              <w:rPr>
                <w:rFonts w:ascii="宋体" w:hAnsi="宋体"/>
                <w:sz w:val="21"/>
                <w:szCs w:val="21"/>
              </w:rPr>
            </w:pPr>
            <w:r>
              <w:rPr>
                <w:rFonts w:hint="eastAsia" w:ascii="宋体" w:hAnsi="宋体" w:cs="Arial"/>
                <w:sz w:val="21"/>
                <w:szCs w:val="21"/>
              </w:rPr>
              <w:t>文本</w:t>
            </w:r>
          </w:p>
        </w:tc>
        <w:tc>
          <w:tcPr>
            <w:tcW w:w="1024" w:type="dxa"/>
            <w:vAlign w:val="center"/>
          </w:tcPr>
          <w:p w14:paraId="1DBBF3FE">
            <w:pPr>
              <w:rPr>
                <w:rFonts w:ascii="宋体" w:hAnsi="宋体" w:cs="Arial"/>
                <w:color w:val="000000"/>
                <w:sz w:val="21"/>
                <w:szCs w:val="21"/>
              </w:rPr>
            </w:pPr>
          </w:p>
        </w:tc>
        <w:tc>
          <w:tcPr>
            <w:tcW w:w="924" w:type="dxa"/>
            <w:vAlign w:val="center"/>
          </w:tcPr>
          <w:p w14:paraId="47DF617A">
            <w:pPr>
              <w:rPr>
                <w:rFonts w:ascii="宋体" w:hAnsi="宋体" w:cs="Arial"/>
                <w:color w:val="000000"/>
                <w:sz w:val="21"/>
                <w:szCs w:val="21"/>
              </w:rPr>
            </w:pPr>
          </w:p>
        </w:tc>
        <w:tc>
          <w:tcPr>
            <w:tcW w:w="924" w:type="dxa"/>
            <w:vAlign w:val="center"/>
          </w:tcPr>
          <w:p w14:paraId="11865576">
            <w:pPr>
              <w:rPr>
                <w:rFonts w:ascii="宋体" w:hAnsi="宋体" w:cs="Arial"/>
                <w:color w:val="000000"/>
                <w:sz w:val="21"/>
                <w:szCs w:val="21"/>
              </w:rPr>
            </w:pPr>
          </w:p>
        </w:tc>
        <w:tc>
          <w:tcPr>
            <w:tcW w:w="2521" w:type="dxa"/>
            <w:vAlign w:val="center"/>
          </w:tcPr>
          <w:p w14:paraId="02E0E6AE">
            <w:pPr>
              <w:rPr>
                <w:rFonts w:ascii="宋体" w:hAnsi="宋体" w:cs="Arial"/>
                <w:color w:val="000000"/>
                <w:sz w:val="21"/>
                <w:szCs w:val="21"/>
              </w:rPr>
            </w:pPr>
          </w:p>
        </w:tc>
      </w:tr>
      <w:tr w14:paraId="72832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8" w:type="dxa"/>
            <w:vAlign w:val="center"/>
          </w:tcPr>
          <w:p w14:paraId="66B531C7">
            <w:pPr>
              <w:numPr>
                <w:ilvl w:val="0"/>
                <w:numId w:val="78"/>
              </w:numPr>
              <w:rPr>
                <w:rFonts w:ascii="宋体" w:hAnsi="宋体"/>
                <w:color w:val="000000"/>
                <w:sz w:val="21"/>
                <w:szCs w:val="21"/>
              </w:rPr>
            </w:pPr>
          </w:p>
        </w:tc>
        <w:tc>
          <w:tcPr>
            <w:tcW w:w="1648" w:type="dxa"/>
            <w:vAlign w:val="center"/>
          </w:tcPr>
          <w:p w14:paraId="005454D5">
            <w:pPr>
              <w:rPr>
                <w:rFonts w:ascii="宋体" w:hAnsi="宋体" w:cs="Arial"/>
                <w:sz w:val="21"/>
                <w:szCs w:val="21"/>
              </w:rPr>
            </w:pPr>
            <w:r>
              <w:rPr>
                <w:rFonts w:hint="eastAsia" w:ascii="宋体" w:hAnsi="宋体" w:cs="Arial"/>
                <w:sz w:val="21"/>
                <w:szCs w:val="21"/>
              </w:rPr>
              <w:t>转账金额</w:t>
            </w:r>
          </w:p>
        </w:tc>
        <w:tc>
          <w:tcPr>
            <w:tcW w:w="1053" w:type="dxa"/>
          </w:tcPr>
          <w:p w14:paraId="7B6CD58D">
            <w:pPr>
              <w:rPr>
                <w:rFonts w:ascii="宋体" w:hAnsi="宋体"/>
                <w:sz w:val="21"/>
                <w:szCs w:val="21"/>
              </w:rPr>
            </w:pPr>
            <w:r>
              <w:rPr>
                <w:rFonts w:hint="eastAsia" w:ascii="宋体" w:hAnsi="宋体" w:cs="Arial"/>
                <w:sz w:val="21"/>
                <w:szCs w:val="21"/>
              </w:rPr>
              <w:t>文本</w:t>
            </w:r>
          </w:p>
        </w:tc>
        <w:tc>
          <w:tcPr>
            <w:tcW w:w="1024" w:type="dxa"/>
            <w:vAlign w:val="center"/>
          </w:tcPr>
          <w:p w14:paraId="6451D215">
            <w:pPr>
              <w:rPr>
                <w:rFonts w:ascii="宋体" w:hAnsi="宋体" w:cs="Arial"/>
                <w:color w:val="000000"/>
                <w:sz w:val="21"/>
                <w:szCs w:val="21"/>
              </w:rPr>
            </w:pPr>
          </w:p>
        </w:tc>
        <w:tc>
          <w:tcPr>
            <w:tcW w:w="924" w:type="dxa"/>
            <w:vAlign w:val="center"/>
          </w:tcPr>
          <w:p w14:paraId="3A89C045">
            <w:pPr>
              <w:rPr>
                <w:rFonts w:ascii="宋体" w:hAnsi="宋体" w:cs="Arial"/>
                <w:color w:val="000000"/>
                <w:sz w:val="21"/>
                <w:szCs w:val="21"/>
              </w:rPr>
            </w:pPr>
          </w:p>
        </w:tc>
        <w:tc>
          <w:tcPr>
            <w:tcW w:w="924" w:type="dxa"/>
            <w:vAlign w:val="center"/>
          </w:tcPr>
          <w:p w14:paraId="3B948A2F">
            <w:pPr>
              <w:rPr>
                <w:rFonts w:ascii="宋体" w:hAnsi="宋体" w:cs="Arial"/>
                <w:color w:val="000000"/>
                <w:sz w:val="21"/>
                <w:szCs w:val="21"/>
              </w:rPr>
            </w:pPr>
          </w:p>
        </w:tc>
        <w:tc>
          <w:tcPr>
            <w:tcW w:w="2521" w:type="dxa"/>
            <w:vAlign w:val="center"/>
          </w:tcPr>
          <w:p w14:paraId="4EDEDC25">
            <w:pPr>
              <w:rPr>
                <w:rFonts w:ascii="宋体" w:hAnsi="宋体" w:cs="Arial"/>
                <w:color w:val="000000"/>
                <w:sz w:val="21"/>
                <w:szCs w:val="21"/>
              </w:rPr>
            </w:pPr>
          </w:p>
        </w:tc>
      </w:tr>
      <w:tr w14:paraId="53F7E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8" w:type="dxa"/>
            <w:vAlign w:val="center"/>
          </w:tcPr>
          <w:p w14:paraId="486F8392">
            <w:pPr>
              <w:numPr>
                <w:ilvl w:val="0"/>
                <w:numId w:val="78"/>
              </w:numPr>
              <w:rPr>
                <w:rFonts w:ascii="宋体" w:hAnsi="宋体"/>
                <w:color w:val="000000"/>
                <w:sz w:val="21"/>
                <w:szCs w:val="21"/>
              </w:rPr>
            </w:pPr>
          </w:p>
        </w:tc>
        <w:tc>
          <w:tcPr>
            <w:tcW w:w="1648" w:type="dxa"/>
            <w:vAlign w:val="center"/>
          </w:tcPr>
          <w:p w14:paraId="4AACCE27">
            <w:pPr>
              <w:rPr>
                <w:rFonts w:ascii="宋体" w:hAnsi="宋体" w:cs="Arial"/>
                <w:sz w:val="21"/>
                <w:szCs w:val="21"/>
              </w:rPr>
            </w:pPr>
            <w:r>
              <w:rPr>
                <w:rFonts w:hint="eastAsia" w:ascii="宋体" w:hAnsi="宋体" w:cs="Arial"/>
                <w:sz w:val="21"/>
                <w:szCs w:val="21"/>
              </w:rPr>
              <w:t>转账用途</w:t>
            </w:r>
          </w:p>
        </w:tc>
        <w:tc>
          <w:tcPr>
            <w:tcW w:w="1053" w:type="dxa"/>
          </w:tcPr>
          <w:p w14:paraId="28B61DCB">
            <w:pPr>
              <w:rPr>
                <w:rFonts w:ascii="宋体" w:hAnsi="宋体" w:cs="Arial"/>
                <w:sz w:val="21"/>
                <w:szCs w:val="21"/>
              </w:rPr>
            </w:pPr>
            <w:r>
              <w:rPr>
                <w:rFonts w:hint="eastAsia" w:ascii="宋体" w:hAnsi="宋体" w:cs="Arial"/>
                <w:sz w:val="21"/>
                <w:szCs w:val="21"/>
              </w:rPr>
              <w:t>文本</w:t>
            </w:r>
          </w:p>
        </w:tc>
        <w:tc>
          <w:tcPr>
            <w:tcW w:w="1024" w:type="dxa"/>
            <w:vAlign w:val="center"/>
          </w:tcPr>
          <w:p w14:paraId="181A54A6">
            <w:pPr>
              <w:rPr>
                <w:rFonts w:ascii="宋体" w:hAnsi="宋体" w:cs="Arial"/>
                <w:color w:val="000000"/>
                <w:sz w:val="21"/>
                <w:szCs w:val="21"/>
              </w:rPr>
            </w:pPr>
          </w:p>
        </w:tc>
        <w:tc>
          <w:tcPr>
            <w:tcW w:w="924" w:type="dxa"/>
            <w:vAlign w:val="center"/>
          </w:tcPr>
          <w:p w14:paraId="48BF2240">
            <w:pPr>
              <w:rPr>
                <w:rFonts w:ascii="宋体" w:hAnsi="宋体" w:cs="Arial"/>
                <w:color w:val="000000"/>
                <w:sz w:val="21"/>
                <w:szCs w:val="21"/>
              </w:rPr>
            </w:pPr>
          </w:p>
        </w:tc>
        <w:tc>
          <w:tcPr>
            <w:tcW w:w="924" w:type="dxa"/>
            <w:vAlign w:val="center"/>
          </w:tcPr>
          <w:p w14:paraId="3414EB40">
            <w:pPr>
              <w:rPr>
                <w:rFonts w:ascii="宋体" w:hAnsi="宋体" w:cs="Arial"/>
                <w:color w:val="000000"/>
                <w:sz w:val="21"/>
                <w:szCs w:val="21"/>
              </w:rPr>
            </w:pPr>
          </w:p>
        </w:tc>
        <w:tc>
          <w:tcPr>
            <w:tcW w:w="2521" w:type="dxa"/>
            <w:vAlign w:val="center"/>
          </w:tcPr>
          <w:p w14:paraId="2CD8880D">
            <w:pPr>
              <w:rPr>
                <w:rFonts w:ascii="宋体" w:hAnsi="宋体" w:cs="Arial"/>
                <w:color w:val="000000"/>
                <w:sz w:val="21"/>
                <w:szCs w:val="21"/>
              </w:rPr>
            </w:pPr>
          </w:p>
        </w:tc>
      </w:tr>
      <w:tr w14:paraId="5A05B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8522" w:type="dxa"/>
            <w:gridSpan w:val="7"/>
            <w:vAlign w:val="center"/>
          </w:tcPr>
          <w:p w14:paraId="719D42BB">
            <w:pPr>
              <w:rPr>
                <w:rFonts w:ascii="宋体" w:hAnsi="宋体" w:cs="Arial"/>
                <w:color w:val="000000"/>
                <w:sz w:val="21"/>
                <w:szCs w:val="21"/>
              </w:rPr>
            </w:pPr>
            <w:r>
              <w:rPr>
                <w:rFonts w:hint="eastAsia" w:ascii="宋体" w:hAnsi="宋体" w:cs="Arial"/>
                <w:color w:val="000000"/>
                <w:sz w:val="21"/>
                <w:szCs w:val="21"/>
              </w:rPr>
              <w:t>批量汇总</w:t>
            </w:r>
          </w:p>
        </w:tc>
      </w:tr>
      <w:tr w14:paraId="2BFE2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8" w:type="dxa"/>
            <w:vAlign w:val="center"/>
          </w:tcPr>
          <w:p w14:paraId="445DD903">
            <w:pPr>
              <w:numPr>
                <w:ilvl w:val="0"/>
                <w:numId w:val="78"/>
              </w:numPr>
              <w:rPr>
                <w:rFonts w:ascii="宋体" w:hAnsi="宋体"/>
                <w:color w:val="000000"/>
                <w:sz w:val="21"/>
                <w:szCs w:val="21"/>
              </w:rPr>
            </w:pPr>
          </w:p>
        </w:tc>
        <w:tc>
          <w:tcPr>
            <w:tcW w:w="1648" w:type="dxa"/>
            <w:vAlign w:val="center"/>
          </w:tcPr>
          <w:p w14:paraId="30B13B5D">
            <w:pPr>
              <w:rPr>
                <w:rFonts w:ascii="宋体" w:hAnsi="宋体" w:cs="Arial"/>
                <w:sz w:val="21"/>
                <w:szCs w:val="21"/>
              </w:rPr>
            </w:pPr>
            <w:r>
              <w:rPr>
                <w:rFonts w:hint="eastAsia" w:ascii="宋体" w:hAnsi="宋体" w:cs="Arial"/>
                <w:sz w:val="21"/>
                <w:szCs w:val="21"/>
              </w:rPr>
              <w:t>总笔数</w:t>
            </w:r>
          </w:p>
        </w:tc>
        <w:tc>
          <w:tcPr>
            <w:tcW w:w="1053" w:type="dxa"/>
          </w:tcPr>
          <w:p w14:paraId="5B40C6C7">
            <w:pPr>
              <w:rPr>
                <w:rFonts w:ascii="宋体" w:hAnsi="宋体"/>
                <w:sz w:val="21"/>
                <w:szCs w:val="21"/>
              </w:rPr>
            </w:pPr>
            <w:r>
              <w:rPr>
                <w:rFonts w:hint="eastAsia" w:ascii="宋体" w:hAnsi="宋体" w:cs="Arial"/>
                <w:sz w:val="21"/>
                <w:szCs w:val="21"/>
              </w:rPr>
              <w:t>文本</w:t>
            </w:r>
          </w:p>
        </w:tc>
        <w:tc>
          <w:tcPr>
            <w:tcW w:w="1024" w:type="dxa"/>
            <w:vAlign w:val="center"/>
          </w:tcPr>
          <w:p w14:paraId="3DEF5C15">
            <w:pPr>
              <w:rPr>
                <w:rFonts w:ascii="宋体" w:hAnsi="宋体" w:cs="Arial"/>
                <w:color w:val="000000"/>
                <w:sz w:val="21"/>
                <w:szCs w:val="21"/>
              </w:rPr>
            </w:pPr>
          </w:p>
        </w:tc>
        <w:tc>
          <w:tcPr>
            <w:tcW w:w="924" w:type="dxa"/>
            <w:vAlign w:val="center"/>
          </w:tcPr>
          <w:p w14:paraId="13ACA4C9">
            <w:pPr>
              <w:rPr>
                <w:rFonts w:ascii="宋体" w:hAnsi="宋体" w:cs="Arial"/>
                <w:color w:val="000000"/>
                <w:sz w:val="21"/>
                <w:szCs w:val="21"/>
              </w:rPr>
            </w:pPr>
          </w:p>
        </w:tc>
        <w:tc>
          <w:tcPr>
            <w:tcW w:w="924" w:type="dxa"/>
            <w:vAlign w:val="center"/>
          </w:tcPr>
          <w:p w14:paraId="6C1DB484">
            <w:pPr>
              <w:rPr>
                <w:rFonts w:ascii="宋体" w:hAnsi="宋体" w:cs="Arial"/>
                <w:color w:val="000000"/>
                <w:sz w:val="21"/>
                <w:szCs w:val="21"/>
              </w:rPr>
            </w:pPr>
          </w:p>
        </w:tc>
        <w:tc>
          <w:tcPr>
            <w:tcW w:w="2521" w:type="dxa"/>
            <w:vAlign w:val="center"/>
          </w:tcPr>
          <w:p w14:paraId="63694FD6">
            <w:pPr>
              <w:rPr>
                <w:rFonts w:ascii="宋体" w:hAnsi="宋体" w:cs="Arial"/>
                <w:color w:val="000000"/>
                <w:sz w:val="21"/>
                <w:szCs w:val="21"/>
              </w:rPr>
            </w:pPr>
          </w:p>
        </w:tc>
      </w:tr>
      <w:tr w14:paraId="05FB3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8" w:type="dxa"/>
            <w:vAlign w:val="center"/>
          </w:tcPr>
          <w:p w14:paraId="5ACD3174">
            <w:pPr>
              <w:numPr>
                <w:ilvl w:val="0"/>
                <w:numId w:val="78"/>
              </w:numPr>
              <w:rPr>
                <w:rFonts w:ascii="宋体" w:hAnsi="宋体"/>
                <w:color w:val="000000"/>
                <w:sz w:val="21"/>
                <w:szCs w:val="21"/>
              </w:rPr>
            </w:pPr>
          </w:p>
        </w:tc>
        <w:tc>
          <w:tcPr>
            <w:tcW w:w="1648" w:type="dxa"/>
            <w:vAlign w:val="center"/>
          </w:tcPr>
          <w:p w14:paraId="70AEF27C">
            <w:pPr>
              <w:rPr>
                <w:rFonts w:ascii="宋体" w:hAnsi="宋体" w:cs="Arial"/>
                <w:sz w:val="21"/>
                <w:szCs w:val="21"/>
              </w:rPr>
            </w:pPr>
            <w:r>
              <w:rPr>
                <w:rFonts w:hint="eastAsia" w:ascii="宋体" w:hAnsi="宋体" w:cs="Arial"/>
                <w:sz w:val="21"/>
                <w:szCs w:val="21"/>
              </w:rPr>
              <w:t>总金额</w:t>
            </w:r>
          </w:p>
        </w:tc>
        <w:tc>
          <w:tcPr>
            <w:tcW w:w="1053" w:type="dxa"/>
          </w:tcPr>
          <w:p w14:paraId="14D3C46F">
            <w:pPr>
              <w:rPr>
                <w:rFonts w:ascii="宋体" w:hAnsi="宋体"/>
                <w:sz w:val="21"/>
                <w:szCs w:val="21"/>
              </w:rPr>
            </w:pPr>
            <w:r>
              <w:rPr>
                <w:rFonts w:hint="eastAsia" w:ascii="宋体" w:hAnsi="宋体" w:cs="Arial"/>
                <w:sz w:val="21"/>
                <w:szCs w:val="21"/>
              </w:rPr>
              <w:t>文本</w:t>
            </w:r>
          </w:p>
        </w:tc>
        <w:tc>
          <w:tcPr>
            <w:tcW w:w="1024" w:type="dxa"/>
            <w:vAlign w:val="center"/>
          </w:tcPr>
          <w:p w14:paraId="759E80CD">
            <w:pPr>
              <w:rPr>
                <w:rFonts w:ascii="宋体" w:hAnsi="宋体" w:cs="Arial"/>
                <w:color w:val="000000"/>
                <w:sz w:val="21"/>
                <w:szCs w:val="21"/>
              </w:rPr>
            </w:pPr>
          </w:p>
        </w:tc>
        <w:tc>
          <w:tcPr>
            <w:tcW w:w="924" w:type="dxa"/>
            <w:vAlign w:val="center"/>
          </w:tcPr>
          <w:p w14:paraId="5E2C8E25">
            <w:pPr>
              <w:rPr>
                <w:rFonts w:ascii="宋体" w:hAnsi="宋体" w:cs="Arial"/>
                <w:color w:val="000000"/>
                <w:sz w:val="21"/>
                <w:szCs w:val="21"/>
              </w:rPr>
            </w:pPr>
          </w:p>
        </w:tc>
        <w:tc>
          <w:tcPr>
            <w:tcW w:w="924" w:type="dxa"/>
            <w:vAlign w:val="center"/>
          </w:tcPr>
          <w:p w14:paraId="3C221885">
            <w:pPr>
              <w:rPr>
                <w:rFonts w:ascii="宋体" w:hAnsi="宋体" w:cs="Arial"/>
                <w:color w:val="000000"/>
                <w:sz w:val="21"/>
                <w:szCs w:val="21"/>
              </w:rPr>
            </w:pPr>
          </w:p>
        </w:tc>
        <w:tc>
          <w:tcPr>
            <w:tcW w:w="2521" w:type="dxa"/>
            <w:vAlign w:val="center"/>
          </w:tcPr>
          <w:p w14:paraId="66A59A96">
            <w:pPr>
              <w:rPr>
                <w:rFonts w:ascii="宋体" w:hAnsi="宋体" w:cs="Arial"/>
                <w:color w:val="000000"/>
                <w:sz w:val="21"/>
                <w:szCs w:val="21"/>
              </w:rPr>
            </w:pPr>
          </w:p>
        </w:tc>
      </w:tr>
      <w:tr w14:paraId="4203B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8" w:type="dxa"/>
            <w:vAlign w:val="center"/>
          </w:tcPr>
          <w:p w14:paraId="21A9C729">
            <w:pPr>
              <w:numPr>
                <w:ilvl w:val="0"/>
                <w:numId w:val="78"/>
              </w:numPr>
              <w:rPr>
                <w:rFonts w:ascii="宋体" w:hAnsi="宋体"/>
                <w:color w:val="000000"/>
                <w:sz w:val="21"/>
                <w:szCs w:val="21"/>
              </w:rPr>
            </w:pPr>
          </w:p>
        </w:tc>
        <w:tc>
          <w:tcPr>
            <w:tcW w:w="1648" w:type="dxa"/>
            <w:vAlign w:val="center"/>
          </w:tcPr>
          <w:p w14:paraId="7290F662">
            <w:pPr>
              <w:rPr>
                <w:rFonts w:ascii="宋体" w:hAnsi="宋体" w:cs="Arial"/>
                <w:sz w:val="21"/>
                <w:szCs w:val="21"/>
              </w:rPr>
            </w:pPr>
            <w:r>
              <w:rPr>
                <w:rFonts w:hint="eastAsia" w:ascii="宋体" w:hAnsi="宋体" w:cs="Arial"/>
                <w:sz w:val="21"/>
                <w:szCs w:val="21"/>
              </w:rPr>
              <w:t>转出账户</w:t>
            </w:r>
          </w:p>
        </w:tc>
        <w:tc>
          <w:tcPr>
            <w:tcW w:w="1053" w:type="dxa"/>
          </w:tcPr>
          <w:p w14:paraId="75C308B6">
            <w:pPr>
              <w:rPr>
                <w:rFonts w:ascii="宋体" w:hAnsi="宋体"/>
                <w:sz w:val="21"/>
                <w:szCs w:val="21"/>
              </w:rPr>
            </w:pPr>
            <w:r>
              <w:rPr>
                <w:rFonts w:hint="eastAsia" w:ascii="宋体" w:hAnsi="宋体" w:cs="Arial"/>
                <w:sz w:val="21"/>
                <w:szCs w:val="21"/>
              </w:rPr>
              <w:t>文本</w:t>
            </w:r>
          </w:p>
        </w:tc>
        <w:tc>
          <w:tcPr>
            <w:tcW w:w="1024" w:type="dxa"/>
            <w:vAlign w:val="center"/>
          </w:tcPr>
          <w:p w14:paraId="7D2AE47F">
            <w:pPr>
              <w:rPr>
                <w:rFonts w:ascii="宋体" w:hAnsi="宋体" w:cs="Arial"/>
                <w:color w:val="000000"/>
                <w:sz w:val="21"/>
                <w:szCs w:val="21"/>
              </w:rPr>
            </w:pPr>
          </w:p>
        </w:tc>
        <w:tc>
          <w:tcPr>
            <w:tcW w:w="924" w:type="dxa"/>
            <w:vAlign w:val="center"/>
          </w:tcPr>
          <w:p w14:paraId="05255B44">
            <w:pPr>
              <w:rPr>
                <w:rFonts w:ascii="宋体" w:hAnsi="宋体" w:cs="Arial"/>
                <w:color w:val="000000"/>
                <w:sz w:val="21"/>
                <w:szCs w:val="21"/>
              </w:rPr>
            </w:pPr>
          </w:p>
        </w:tc>
        <w:tc>
          <w:tcPr>
            <w:tcW w:w="924" w:type="dxa"/>
            <w:vAlign w:val="center"/>
          </w:tcPr>
          <w:p w14:paraId="799C7C21">
            <w:pPr>
              <w:rPr>
                <w:rFonts w:ascii="宋体" w:hAnsi="宋体" w:cs="Arial"/>
                <w:color w:val="000000"/>
                <w:sz w:val="21"/>
                <w:szCs w:val="21"/>
              </w:rPr>
            </w:pPr>
          </w:p>
        </w:tc>
        <w:tc>
          <w:tcPr>
            <w:tcW w:w="2521" w:type="dxa"/>
            <w:vAlign w:val="center"/>
          </w:tcPr>
          <w:p w14:paraId="003BECD8">
            <w:pPr>
              <w:rPr>
                <w:rFonts w:ascii="宋体" w:hAnsi="宋体" w:cs="Arial"/>
                <w:sz w:val="21"/>
                <w:szCs w:val="21"/>
              </w:rPr>
            </w:pPr>
            <w:r>
              <w:rPr>
                <w:rFonts w:hint="eastAsia" w:ascii="宋体" w:hAnsi="宋体" w:cs="Arial"/>
                <w:sz w:val="21"/>
                <w:szCs w:val="21"/>
              </w:rPr>
              <w:t>按账号进行列表</w:t>
            </w:r>
          </w:p>
        </w:tc>
      </w:tr>
      <w:tr w14:paraId="088E6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8" w:type="dxa"/>
            <w:vAlign w:val="center"/>
          </w:tcPr>
          <w:p w14:paraId="71DDA95B">
            <w:pPr>
              <w:numPr>
                <w:ilvl w:val="0"/>
                <w:numId w:val="78"/>
              </w:numPr>
              <w:rPr>
                <w:rFonts w:ascii="宋体" w:hAnsi="宋体"/>
                <w:color w:val="000000"/>
                <w:sz w:val="21"/>
                <w:szCs w:val="21"/>
              </w:rPr>
            </w:pPr>
          </w:p>
        </w:tc>
        <w:tc>
          <w:tcPr>
            <w:tcW w:w="1648" w:type="dxa"/>
            <w:vAlign w:val="center"/>
          </w:tcPr>
          <w:p w14:paraId="74682BE0">
            <w:pPr>
              <w:rPr>
                <w:rFonts w:ascii="宋体" w:hAnsi="宋体" w:cs="Arial"/>
                <w:sz w:val="21"/>
                <w:szCs w:val="21"/>
              </w:rPr>
            </w:pPr>
            <w:r>
              <w:rPr>
                <w:rFonts w:hint="eastAsia" w:ascii="宋体" w:hAnsi="宋体" w:cs="Arial"/>
                <w:sz w:val="21"/>
                <w:szCs w:val="21"/>
              </w:rPr>
              <w:t>转出金额</w:t>
            </w:r>
          </w:p>
        </w:tc>
        <w:tc>
          <w:tcPr>
            <w:tcW w:w="1053" w:type="dxa"/>
          </w:tcPr>
          <w:p w14:paraId="127CB493">
            <w:pPr>
              <w:rPr>
                <w:rFonts w:ascii="宋体" w:hAnsi="宋体"/>
                <w:sz w:val="21"/>
                <w:szCs w:val="21"/>
              </w:rPr>
            </w:pPr>
            <w:r>
              <w:rPr>
                <w:rFonts w:hint="eastAsia" w:ascii="宋体" w:hAnsi="宋体" w:cs="Arial"/>
                <w:sz w:val="21"/>
                <w:szCs w:val="21"/>
              </w:rPr>
              <w:t>文本</w:t>
            </w:r>
          </w:p>
        </w:tc>
        <w:tc>
          <w:tcPr>
            <w:tcW w:w="1024" w:type="dxa"/>
            <w:vAlign w:val="center"/>
          </w:tcPr>
          <w:p w14:paraId="062A1D1D">
            <w:pPr>
              <w:rPr>
                <w:rFonts w:ascii="宋体" w:hAnsi="宋体" w:cs="Arial"/>
                <w:color w:val="000000"/>
                <w:sz w:val="21"/>
                <w:szCs w:val="21"/>
              </w:rPr>
            </w:pPr>
          </w:p>
        </w:tc>
        <w:tc>
          <w:tcPr>
            <w:tcW w:w="924" w:type="dxa"/>
            <w:vAlign w:val="center"/>
          </w:tcPr>
          <w:p w14:paraId="21F8B7DE">
            <w:pPr>
              <w:rPr>
                <w:rFonts w:ascii="宋体" w:hAnsi="宋体" w:cs="Arial"/>
                <w:color w:val="000000"/>
                <w:sz w:val="21"/>
                <w:szCs w:val="21"/>
              </w:rPr>
            </w:pPr>
          </w:p>
        </w:tc>
        <w:tc>
          <w:tcPr>
            <w:tcW w:w="924" w:type="dxa"/>
            <w:vAlign w:val="center"/>
          </w:tcPr>
          <w:p w14:paraId="7EA91CF6">
            <w:pPr>
              <w:rPr>
                <w:rFonts w:ascii="宋体" w:hAnsi="宋体" w:cs="Arial"/>
                <w:color w:val="000000"/>
                <w:sz w:val="21"/>
                <w:szCs w:val="21"/>
              </w:rPr>
            </w:pPr>
          </w:p>
        </w:tc>
        <w:tc>
          <w:tcPr>
            <w:tcW w:w="2521" w:type="dxa"/>
            <w:vAlign w:val="center"/>
          </w:tcPr>
          <w:p w14:paraId="7C7830E7">
            <w:pPr>
              <w:rPr>
                <w:rFonts w:ascii="宋体" w:hAnsi="宋体" w:cs="Arial"/>
                <w:sz w:val="21"/>
                <w:szCs w:val="21"/>
              </w:rPr>
            </w:pPr>
            <w:r>
              <w:rPr>
                <w:rFonts w:hint="eastAsia" w:ascii="宋体" w:hAnsi="宋体" w:cs="Arial"/>
                <w:sz w:val="21"/>
                <w:szCs w:val="21"/>
              </w:rPr>
              <w:t>按账号进行列表</w:t>
            </w:r>
          </w:p>
        </w:tc>
      </w:tr>
      <w:tr w14:paraId="54308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8522" w:type="dxa"/>
            <w:gridSpan w:val="7"/>
            <w:vAlign w:val="center"/>
          </w:tcPr>
          <w:p w14:paraId="131A9F1A">
            <w:pPr>
              <w:rPr>
                <w:rFonts w:ascii="宋体" w:hAnsi="宋体" w:cs="Arial"/>
                <w:sz w:val="21"/>
                <w:szCs w:val="21"/>
              </w:rPr>
            </w:pPr>
          </w:p>
        </w:tc>
      </w:tr>
      <w:tr w14:paraId="40913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8" w:type="dxa"/>
            <w:vAlign w:val="center"/>
          </w:tcPr>
          <w:p w14:paraId="7D0B9C37">
            <w:pPr>
              <w:numPr>
                <w:ilvl w:val="0"/>
                <w:numId w:val="78"/>
              </w:numPr>
              <w:rPr>
                <w:rFonts w:ascii="宋体" w:hAnsi="宋体"/>
                <w:color w:val="000000"/>
                <w:sz w:val="21"/>
                <w:szCs w:val="21"/>
              </w:rPr>
            </w:pPr>
          </w:p>
        </w:tc>
        <w:tc>
          <w:tcPr>
            <w:tcW w:w="1648" w:type="dxa"/>
            <w:vAlign w:val="center"/>
          </w:tcPr>
          <w:p w14:paraId="5C8D2D64">
            <w:pPr>
              <w:rPr>
                <w:rFonts w:ascii="宋体" w:hAnsi="宋体" w:cs="Arial"/>
                <w:sz w:val="21"/>
                <w:szCs w:val="21"/>
              </w:rPr>
            </w:pPr>
            <w:r>
              <w:rPr>
                <w:rFonts w:hint="eastAsia" w:ascii="宋体" w:hAnsi="宋体" w:cs="Arial"/>
                <w:sz w:val="21"/>
                <w:szCs w:val="21"/>
              </w:rPr>
              <w:t>账户交易密码</w:t>
            </w:r>
          </w:p>
        </w:tc>
        <w:tc>
          <w:tcPr>
            <w:tcW w:w="1053" w:type="dxa"/>
            <w:vAlign w:val="center"/>
          </w:tcPr>
          <w:p w14:paraId="3A64516F">
            <w:pPr>
              <w:rPr>
                <w:rFonts w:ascii="宋体" w:hAnsi="宋体" w:cs="宋体"/>
                <w:sz w:val="21"/>
                <w:szCs w:val="21"/>
              </w:rPr>
            </w:pPr>
            <w:r>
              <w:rPr>
                <w:rFonts w:hint="eastAsia" w:ascii="宋体" w:hAnsi="宋体" w:cs="宋体"/>
                <w:sz w:val="21"/>
                <w:szCs w:val="21"/>
              </w:rPr>
              <w:t>密码框</w:t>
            </w:r>
          </w:p>
        </w:tc>
        <w:tc>
          <w:tcPr>
            <w:tcW w:w="1024" w:type="dxa"/>
            <w:vAlign w:val="center"/>
          </w:tcPr>
          <w:p w14:paraId="59706FDD">
            <w:pPr>
              <w:rPr>
                <w:rFonts w:ascii="宋体" w:hAnsi="宋体" w:cs="Arial"/>
                <w:sz w:val="21"/>
                <w:szCs w:val="21"/>
              </w:rPr>
            </w:pPr>
          </w:p>
        </w:tc>
        <w:tc>
          <w:tcPr>
            <w:tcW w:w="924" w:type="dxa"/>
            <w:vAlign w:val="center"/>
          </w:tcPr>
          <w:p w14:paraId="01D33FF1">
            <w:pPr>
              <w:rPr>
                <w:rFonts w:ascii="宋体" w:hAnsi="宋体" w:cs="Arial"/>
                <w:sz w:val="21"/>
                <w:szCs w:val="21"/>
              </w:rPr>
            </w:pPr>
            <w:r>
              <w:rPr>
                <w:rFonts w:hint="eastAsia" w:ascii="宋体" w:hAnsi="宋体" w:cs="Arial"/>
                <w:color w:val="000000"/>
                <w:sz w:val="21"/>
                <w:szCs w:val="21"/>
              </w:rPr>
              <w:t>C/6-20</w:t>
            </w:r>
          </w:p>
        </w:tc>
        <w:tc>
          <w:tcPr>
            <w:tcW w:w="924" w:type="dxa"/>
            <w:vAlign w:val="center"/>
          </w:tcPr>
          <w:p w14:paraId="4E1CEA80">
            <w:pPr>
              <w:rPr>
                <w:rFonts w:ascii="宋体" w:hAnsi="宋体" w:cs="Arial"/>
                <w:sz w:val="21"/>
                <w:szCs w:val="21"/>
              </w:rPr>
            </w:pPr>
            <w:r>
              <w:rPr>
                <w:rFonts w:hint="eastAsia" w:ascii="宋体" w:hAnsi="宋体" w:cs="Arial"/>
                <w:sz w:val="21"/>
                <w:szCs w:val="21"/>
              </w:rPr>
              <w:t>是</w:t>
            </w:r>
          </w:p>
        </w:tc>
        <w:tc>
          <w:tcPr>
            <w:tcW w:w="2521" w:type="dxa"/>
            <w:vAlign w:val="center"/>
          </w:tcPr>
          <w:p w14:paraId="38C016D1">
            <w:pPr>
              <w:rPr>
                <w:rFonts w:ascii="宋体" w:hAnsi="宋体" w:cs="Arial"/>
                <w:sz w:val="21"/>
                <w:szCs w:val="21"/>
              </w:rPr>
            </w:pPr>
            <w:r>
              <w:rPr>
                <w:rFonts w:hint="eastAsia" w:ascii="宋体" w:hAnsi="宋体" w:cs="Arial"/>
                <w:sz w:val="21"/>
                <w:szCs w:val="21"/>
              </w:rPr>
              <w:t>密码控件</w:t>
            </w:r>
          </w:p>
        </w:tc>
      </w:tr>
      <w:tr w14:paraId="35C5E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8" w:type="dxa"/>
            <w:vAlign w:val="center"/>
          </w:tcPr>
          <w:p w14:paraId="26420632">
            <w:pPr>
              <w:numPr>
                <w:ilvl w:val="0"/>
                <w:numId w:val="78"/>
              </w:numPr>
              <w:rPr>
                <w:rFonts w:ascii="宋体" w:hAnsi="宋体"/>
                <w:color w:val="000000"/>
                <w:sz w:val="21"/>
                <w:szCs w:val="21"/>
              </w:rPr>
            </w:pPr>
          </w:p>
        </w:tc>
        <w:tc>
          <w:tcPr>
            <w:tcW w:w="1648" w:type="dxa"/>
            <w:vAlign w:val="center"/>
          </w:tcPr>
          <w:p w14:paraId="02CBF95B">
            <w:pPr>
              <w:rPr>
                <w:rFonts w:ascii="宋体" w:hAnsi="宋体" w:cs="Arial"/>
                <w:sz w:val="21"/>
                <w:szCs w:val="21"/>
              </w:rPr>
            </w:pPr>
            <w:r>
              <w:rPr>
                <w:rFonts w:hint="eastAsia" w:ascii="宋体" w:hAnsi="宋体" w:cs="Arial"/>
                <w:sz w:val="21"/>
                <w:szCs w:val="21"/>
              </w:rPr>
              <w:t>认证方式</w:t>
            </w:r>
          </w:p>
        </w:tc>
        <w:tc>
          <w:tcPr>
            <w:tcW w:w="1053" w:type="dxa"/>
            <w:vAlign w:val="center"/>
          </w:tcPr>
          <w:p w14:paraId="1F54B961">
            <w:pPr>
              <w:rPr>
                <w:rFonts w:ascii="宋体" w:hAnsi="宋体" w:cs="宋体"/>
                <w:sz w:val="21"/>
                <w:szCs w:val="21"/>
              </w:rPr>
            </w:pPr>
            <w:r>
              <w:rPr>
                <w:rFonts w:hint="eastAsia" w:ascii="宋体" w:hAnsi="宋体" w:cs="宋体"/>
                <w:sz w:val="21"/>
                <w:szCs w:val="21"/>
              </w:rPr>
              <w:t>单选框</w:t>
            </w:r>
          </w:p>
        </w:tc>
        <w:tc>
          <w:tcPr>
            <w:tcW w:w="1024" w:type="dxa"/>
            <w:vAlign w:val="center"/>
          </w:tcPr>
          <w:p w14:paraId="5F7130F8">
            <w:pPr>
              <w:rPr>
                <w:rFonts w:ascii="宋体" w:hAnsi="宋体" w:cs="Arial"/>
                <w:sz w:val="21"/>
                <w:szCs w:val="21"/>
              </w:rPr>
            </w:pPr>
          </w:p>
        </w:tc>
        <w:tc>
          <w:tcPr>
            <w:tcW w:w="924" w:type="dxa"/>
            <w:vAlign w:val="center"/>
          </w:tcPr>
          <w:p w14:paraId="670652BD">
            <w:pPr>
              <w:rPr>
                <w:rFonts w:ascii="宋体" w:hAnsi="宋体" w:cs="Arial"/>
                <w:color w:val="000000"/>
                <w:sz w:val="21"/>
                <w:szCs w:val="21"/>
              </w:rPr>
            </w:pPr>
          </w:p>
        </w:tc>
        <w:tc>
          <w:tcPr>
            <w:tcW w:w="924" w:type="dxa"/>
            <w:vAlign w:val="center"/>
          </w:tcPr>
          <w:p w14:paraId="62F8462E">
            <w:pPr>
              <w:rPr>
                <w:rFonts w:ascii="宋体" w:hAnsi="宋体" w:cs="Arial"/>
                <w:sz w:val="21"/>
                <w:szCs w:val="21"/>
              </w:rPr>
            </w:pPr>
          </w:p>
        </w:tc>
        <w:tc>
          <w:tcPr>
            <w:tcW w:w="2521" w:type="dxa"/>
            <w:vAlign w:val="center"/>
          </w:tcPr>
          <w:p w14:paraId="45549A87">
            <w:pPr>
              <w:rPr>
                <w:rFonts w:ascii="宋体" w:hAnsi="宋体" w:cs="Arial"/>
                <w:sz w:val="21"/>
                <w:szCs w:val="21"/>
              </w:rPr>
            </w:pPr>
          </w:p>
        </w:tc>
      </w:tr>
      <w:tr w14:paraId="03F48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8" w:type="dxa"/>
            <w:vAlign w:val="center"/>
          </w:tcPr>
          <w:p w14:paraId="58433D74">
            <w:pPr>
              <w:numPr>
                <w:ilvl w:val="0"/>
                <w:numId w:val="78"/>
              </w:numPr>
              <w:rPr>
                <w:rFonts w:ascii="宋体" w:hAnsi="宋体"/>
                <w:color w:val="000000"/>
                <w:sz w:val="21"/>
                <w:szCs w:val="21"/>
              </w:rPr>
            </w:pPr>
          </w:p>
        </w:tc>
        <w:tc>
          <w:tcPr>
            <w:tcW w:w="1648" w:type="dxa"/>
            <w:vAlign w:val="center"/>
          </w:tcPr>
          <w:p w14:paraId="34735D26">
            <w:pPr>
              <w:rPr>
                <w:rFonts w:ascii="宋体" w:hAnsi="宋体" w:cs="Arial"/>
                <w:color w:val="000000"/>
                <w:sz w:val="21"/>
                <w:szCs w:val="21"/>
              </w:rPr>
            </w:pPr>
            <w:r>
              <w:rPr>
                <w:rFonts w:hint="eastAsia" w:ascii="宋体" w:hAnsi="宋体" w:cs="Arial"/>
                <w:color w:val="000000"/>
                <w:sz w:val="21"/>
                <w:szCs w:val="21"/>
              </w:rPr>
              <w:t>提交</w:t>
            </w:r>
          </w:p>
        </w:tc>
        <w:tc>
          <w:tcPr>
            <w:tcW w:w="1053" w:type="dxa"/>
            <w:vAlign w:val="center"/>
          </w:tcPr>
          <w:p w14:paraId="1515364C">
            <w:pPr>
              <w:rPr>
                <w:rFonts w:ascii="宋体" w:hAnsi="宋体" w:cs="Arial"/>
                <w:color w:val="000000"/>
                <w:sz w:val="21"/>
                <w:szCs w:val="21"/>
              </w:rPr>
            </w:pPr>
            <w:r>
              <w:rPr>
                <w:rFonts w:hint="eastAsia" w:ascii="宋体" w:hAnsi="宋体" w:cs="Arial"/>
                <w:color w:val="000000"/>
                <w:sz w:val="21"/>
                <w:szCs w:val="21"/>
              </w:rPr>
              <w:t>按钮</w:t>
            </w:r>
          </w:p>
        </w:tc>
        <w:tc>
          <w:tcPr>
            <w:tcW w:w="1024" w:type="dxa"/>
            <w:vAlign w:val="center"/>
          </w:tcPr>
          <w:p w14:paraId="2D8948FA">
            <w:pPr>
              <w:rPr>
                <w:rFonts w:ascii="宋体" w:hAnsi="宋体" w:cs="Arial"/>
                <w:color w:val="000000"/>
                <w:sz w:val="21"/>
                <w:szCs w:val="21"/>
              </w:rPr>
            </w:pPr>
          </w:p>
        </w:tc>
        <w:tc>
          <w:tcPr>
            <w:tcW w:w="924" w:type="dxa"/>
            <w:vAlign w:val="center"/>
          </w:tcPr>
          <w:p w14:paraId="10230354">
            <w:pPr>
              <w:rPr>
                <w:rFonts w:ascii="宋体" w:hAnsi="宋体" w:cs="Arial"/>
                <w:color w:val="000000"/>
                <w:sz w:val="21"/>
                <w:szCs w:val="21"/>
              </w:rPr>
            </w:pPr>
          </w:p>
        </w:tc>
        <w:tc>
          <w:tcPr>
            <w:tcW w:w="924" w:type="dxa"/>
            <w:vAlign w:val="center"/>
          </w:tcPr>
          <w:p w14:paraId="731A47D0">
            <w:pPr>
              <w:rPr>
                <w:rFonts w:ascii="宋体" w:hAnsi="宋体" w:cs="Arial"/>
                <w:color w:val="000000"/>
                <w:sz w:val="21"/>
                <w:szCs w:val="21"/>
              </w:rPr>
            </w:pPr>
          </w:p>
        </w:tc>
        <w:tc>
          <w:tcPr>
            <w:tcW w:w="2521" w:type="dxa"/>
            <w:vAlign w:val="center"/>
          </w:tcPr>
          <w:p w14:paraId="68D57373">
            <w:pPr>
              <w:rPr>
                <w:rFonts w:ascii="宋体" w:hAnsi="宋体" w:cs="Arial"/>
                <w:color w:val="000000"/>
                <w:sz w:val="21"/>
                <w:szCs w:val="21"/>
              </w:rPr>
            </w:pPr>
          </w:p>
        </w:tc>
      </w:tr>
      <w:tr w14:paraId="55C95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8" w:type="dxa"/>
            <w:vAlign w:val="center"/>
          </w:tcPr>
          <w:p w14:paraId="71CAC706">
            <w:pPr>
              <w:numPr>
                <w:ilvl w:val="0"/>
                <w:numId w:val="78"/>
              </w:numPr>
              <w:rPr>
                <w:rFonts w:ascii="宋体" w:hAnsi="宋体"/>
                <w:color w:val="000000"/>
                <w:sz w:val="21"/>
                <w:szCs w:val="21"/>
              </w:rPr>
            </w:pPr>
          </w:p>
        </w:tc>
        <w:tc>
          <w:tcPr>
            <w:tcW w:w="1648" w:type="dxa"/>
            <w:vAlign w:val="center"/>
          </w:tcPr>
          <w:p w14:paraId="3D9C66E5">
            <w:pPr>
              <w:rPr>
                <w:rFonts w:ascii="宋体" w:hAnsi="宋体" w:cs="Arial"/>
                <w:color w:val="000000"/>
                <w:sz w:val="21"/>
                <w:szCs w:val="21"/>
              </w:rPr>
            </w:pPr>
            <w:r>
              <w:rPr>
                <w:rFonts w:hint="eastAsia" w:ascii="宋体" w:hAnsi="宋体" w:cs="Arial"/>
                <w:color w:val="000000"/>
                <w:sz w:val="21"/>
                <w:szCs w:val="21"/>
              </w:rPr>
              <w:t>上一步</w:t>
            </w:r>
          </w:p>
        </w:tc>
        <w:tc>
          <w:tcPr>
            <w:tcW w:w="1053" w:type="dxa"/>
            <w:vAlign w:val="center"/>
          </w:tcPr>
          <w:p w14:paraId="7B960767">
            <w:pPr>
              <w:rPr>
                <w:rFonts w:ascii="宋体" w:hAnsi="宋体" w:cs="Arial"/>
                <w:color w:val="000000"/>
                <w:sz w:val="21"/>
                <w:szCs w:val="21"/>
              </w:rPr>
            </w:pPr>
            <w:r>
              <w:rPr>
                <w:rFonts w:hint="eastAsia" w:ascii="宋体" w:hAnsi="宋体" w:cs="Arial"/>
                <w:color w:val="000000"/>
                <w:sz w:val="21"/>
                <w:szCs w:val="21"/>
              </w:rPr>
              <w:t>按钮</w:t>
            </w:r>
          </w:p>
        </w:tc>
        <w:tc>
          <w:tcPr>
            <w:tcW w:w="1024" w:type="dxa"/>
            <w:vAlign w:val="center"/>
          </w:tcPr>
          <w:p w14:paraId="0BC75E10">
            <w:pPr>
              <w:rPr>
                <w:rFonts w:ascii="宋体" w:hAnsi="宋体" w:cs="Arial"/>
                <w:color w:val="000000"/>
                <w:sz w:val="21"/>
                <w:szCs w:val="21"/>
              </w:rPr>
            </w:pPr>
          </w:p>
        </w:tc>
        <w:tc>
          <w:tcPr>
            <w:tcW w:w="924" w:type="dxa"/>
            <w:vAlign w:val="center"/>
          </w:tcPr>
          <w:p w14:paraId="251D3A72">
            <w:pPr>
              <w:rPr>
                <w:rFonts w:ascii="宋体" w:hAnsi="宋体" w:cs="Arial"/>
                <w:color w:val="000000"/>
                <w:sz w:val="21"/>
                <w:szCs w:val="21"/>
              </w:rPr>
            </w:pPr>
          </w:p>
        </w:tc>
        <w:tc>
          <w:tcPr>
            <w:tcW w:w="924" w:type="dxa"/>
            <w:vAlign w:val="center"/>
          </w:tcPr>
          <w:p w14:paraId="5FFAB129">
            <w:pPr>
              <w:rPr>
                <w:rFonts w:ascii="宋体" w:hAnsi="宋体" w:cs="Arial"/>
                <w:color w:val="000000"/>
                <w:sz w:val="21"/>
                <w:szCs w:val="21"/>
              </w:rPr>
            </w:pPr>
          </w:p>
        </w:tc>
        <w:tc>
          <w:tcPr>
            <w:tcW w:w="2521" w:type="dxa"/>
            <w:vAlign w:val="center"/>
          </w:tcPr>
          <w:p w14:paraId="7B62C5A7">
            <w:pPr>
              <w:rPr>
                <w:rFonts w:ascii="宋体" w:hAnsi="宋体" w:cs="Arial"/>
                <w:color w:val="000000"/>
                <w:sz w:val="21"/>
                <w:szCs w:val="21"/>
              </w:rPr>
            </w:pPr>
          </w:p>
        </w:tc>
      </w:tr>
    </w:tbl>
    <w:p w14:paraId="39660BF7">
      <w:pPr>
        <w:pStyle w:val="5"/>
        <w:numPr>
          <w:ilvl w:val="0"/>
          <w:numId w:val="0"/>
        </w:numPr>
        <w:ind w:left="113"/>
      </w:pPr>
      <w:r>
        <w:rPr>
          <w:rFonts w:hint="eastAsia"/>
        </w:rPr>
        <w:t>结果页面</w:t>
      </w:r>
    </w:p>
    <w:tbl>
      <w:tblPr>
        <w:tblStyle w:val="4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8"/>
        <w:gridCol w:w="1648"/>
        <w:gridCol w:w="1053"/>
        <w:gridCol w:w="1024"/>
        <w:gridCol w:w="924"/>
        <w:gridCol w:w="924"/>
        <w:gridCol w:w="2521"/>
      </w:tblGrid>
      <w:tr w14:paraId="5832B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8" w:type="dxa"/>
            <w:shd w:val="clear" w:color="auto" w:fill="FFCC99"/>
            <w:vAlign w:val="center"/>
          </w:tcPr>
          <w:p w14:paraId="40AA5F51">
            <w:pPr>
              <w:rPr>
                <w:rFonts w:ascii="宋体" w:hAnsi="宋体" w:cs="Arial"/>
                <w:b/>
                <w:color w:val="000000"/>
                <w:sz w:val="21"/>
                <w:szCs w:val="21"/>
              </w:rPr>
            </w:pPr>
            <w:r>
              <w:rPr>
                <w:rFonts w:ascii="宋体" w:hAnsi="宋体" w:cs="Arial"/>
                <w:b/>
                <w:color w:val="000000"/>
                <w:sz w:val="21"/>
                <w:szCs w:val="21"/>
              </w:rPr>
              <w:t>序号</w:t>
            </w:r>
          </w:p>
        </w:tc>
        <w:tc>
          <w:tcPr>
            <w:tcW w:w="1648" w:type="dxa"/>
            <w:shd w:val="clear" w:color="auto" w:fill="FFCC99"/>
            <w:vAlign w:val="center"/>
          </w:tcPr>
          <w:p w14:paraId="708ABF77">
            <w:pPr>
              <w:rPr>
                <w:rFonts w:ascii="宋体" w:hAnsi="宋体" w:cs="Arial"/>
                <w:b/>
                <w:color w:val="000000"/>
                <w:sz w:val="21"/>
                <w:szCs w:val="21"/>
              </w:rPr>
            </w:pPr>
            <w:r>
              <w:rPr>
                <w:rFonts w:ascii="宋体" w:hAnsi="宋体" w:cs="Arial"/>
                <w:b/>
                <w:color w:val="000000"/>
                <w:sz w:val="21"/>
                <w:szCs w:val="21"/>
              </w:rPr>
              <w:t>名称</w:t>
            </w:r>
          </w:p>
        </w:tc>
        <w:tc>
          <w:tcPr>
            <w:tcW w:w="1053" w:type="dxa"/>
            <w:shd w:val="clear" w:color="auto" w:fill="FFCC99"/>
            <w:vAlign w:val="center"/>
          </w:tcPr>
          <w:p w14:paraId="6079D874">
            <w:pPr>
              <w:rPr>
                <w:rFonts w:ascii="宋体" w:hAnsi="宋体" w:cs="Arial"/>
                <w:b/>
                <w:color w:val="000000"/>
                <w:sz w:val="21"/>
                <w:szCs w:val="21"/>
              </w:rPr>
            </w:pPr>
            <w:r>
              <w:rPr>
                <w:rFonts w:ascii="宋体" w:hAnsi="宋体" w:cs="Arial"/>
                <w:b/>
                <w:color w:val="000000"/>
                <w:sz w:val="21"/>
                <w:szCs w:val="21"/>
              </w:rPr>
              <w:t>输入</w:t>
            </w:r>
            <w:r>
              <w:rPr>
                <w:rFonts w:hint="eastAsia" w:ascii="宋体" w:hAnsi="宋体" w:cs="Arial"/>
                <w:b/>
                <w:color w:val="000000"/>
                <w:sz w:val="21"/>
                <w:szCs w:val="21"/>
              </w:rPr>
              <w:t>/输出</w:t>
            </w:r>
          </w:p>
        </w:tc>
        <w:tc>
          <w:tcPr>
            <w:tcW w:w="1024" w:type="dxa"/>
            <w:shd w:val="clear" w:color="auto" w:fill="FFCC99"/>
            <w:vAlign w:val="center"/>
          </w:tcPr>
          <w:p w14:paraId="3C701C8F">
            <w:pPr>
              <w:rPr>
                <w:rFonts w:ascii="宋体" w:hAnsi="宋体" w:cs="Arial"/>
                <w:b/>
                <w:color w:val="000000"/>
                <w:sz w:val="21"/>
                <w:szCs w:val="21"/>
              </w:rPr>
            </w:pPr>
            <w:r>
              <w:rPr>
                <w:rFonts w:ascii="宋体" w:hAnsi="宋体" w:cs="Arial"/>
                <w:b/>
                <w:color w:val="000000"/>
                <w:sz w:val="21"/>
                <w:szCs w:val="21"/>
              </w:rPr>
              <w:t>缺省值</w:t>
            </w:r>
          </w:p>
        </w:tc>
        <w:tc>
          <w:tcPr>
            <w:tcW w:w="924" w:type="dxa"/>
            <w:shd w:val="clear" w:color="auto" w:fill="FFCC99"/>
            <w:vAlign w:val="center"/>
          </w:tcPr>
          <w:p w14:paraId="40BAC33E">
            <w:pPr>
              <w:rPr>
                <w:rFonts w:ascii="宋体" w:hAnsi="宋体" w:cs="Arial"/>
                <w:b/>
                <w:color w:val="000000"/>
                <w:sz w:val="21"/>
                <w:szCs w:val="21"/>
              </w:rPr>
            </w:pPr>
            <w:r>
              <w:rPr>
                <w:rFonts w:hint="eastAsia" w:ascii="宋体" w:hAnsi="宋体" w:cs="Arial"/>
                <w:b/>
                <w:color w:val="000000"/>
                <w:sz w:val="21"/>
                <w:szCs w:val="21"/>
              </w:rPr>
              <w:t>类型/长度</w:t>
            </w:r>
          </w:p>
        </w:tc>
        <w:tc>
          <w:tcPr>
            <w:tcW w:w="924" w:type="dxa"/>
            <w:shd w:val="clear" w:color="auto" w:fill="FFCC99"/>
            <w:vAlign w:val="center"/>
          </w:tcPr>
          <w:p w14:paraId="4EAE657B">
            <w:pPr>
              <w:rPr>
                <w:rFonts w:ascii="宋体" w:hAnsi="宋体" w:cs="Arial"/>
                <w:b/>
                <w:color w:val="000000"/>
                <w:sz w:val="21"/>
                <w:szCs w:val="21"/>
              </w:rPr>
            </w:pPr>
            <w:r>
              <w:rPr>
                <w:rFonts w:hint="eastAsia" w:ascii="宋体" w:hAnsi="宋体" w:cs="Arial"/>
                <w:b/>
                <w:color w:val="000000"/>
                <w:sz w:val="21"/>
                <w:szCs w:val="21"/>
              </w:rPr>
              <w:t>是否必输</w:t>
            </w:r>
          </w:p>
        </w:tc>
        <w:tc>
          <w:tcPr>
            <w:tcW w:w="2521" w:type="dxa"/>
            <w:shd w:val="clear" w:color="auto" w:fill="FFCC99"/>
            <w:vAlign w:val="center"/>
          </w:tcPr>
          <w:p w14:paraId="2E677754">
            <w:pPr>
              <w:rPr>
                <w:rFonts w:ascii="宋体" w:hAnsi="宋体" w:cs="Arial"/>
                <w:b/>
                <w:color w:val="000000"/>
                <w:sz w:val="21"/>
                <w:szCs w:val="21"/>
              </w:rPr>
            </w:pPr>
            <w:r>
              <w:rPr>
                <w:rFonts w:ascii="宋体" w:hAnsi="宋体" w:cs="Arial"/>
                <w:b/>
                <w:color w:val="000000"/>
                <w:sz w:val="21"/>
                <w:szCs w:val="21"/>
              </w:rPr>
              <w:t>备注</w:t>
            </w:r>
          </w:p>
        </w:tc>
      </w:tr>
      <w:tr w14:paraId="7FD1F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8" w:type="dxa"/>
            <w:vAlign w:val="center"/>
          </w:tcPr>
          <w:p w14:paraId="0C1D0F31">
            <w:pPr>
              <w:numPr>
                <w:ilvl w:val="0"/>
                <w:numId w:val="79"/>
              </w:numPr>
              <w:rPr>
                <w:rFonts w:ascii="宋体" w:hAnsi="宋体"/>
                <w:color w:val="000000"/>
                <w:sz w:val="21"/>
                <w:szCs w:val="21"/>
              </w:rPr>
            </w:pPr>
          </w:p>
        </w:tc>
        <w:tc>
          <w:tcPr>
            <w:tcW w:w="1648" w:type="dxa"/>
            <w:vAlign w:val="center"/>
          </w:tcPr>
          <w:p w14:paraId="65598715">
            <w:pPr>
              <w:rPr>
                <w:rFonts w:ascii="宋体" w:hAnsi="宋体" w:cs="Arial"/>
                <w:sz w:val="21"/>
                <w:szCs w:val="21"/>
              </w:rPr>
            </w:pPr>
            <w:r>
              <w:rPr>
                <w:rFonts w:hint="eastAsia" w:ascii="宋体" w:hAnsi="宋体" w:cs="Arial"/>
                <w:sz w:val="21"/>
                <w:szCs w:val="21"/>
              </w:rPr>
              <w:t>序号</w:t>
            </w:r>
          </w:p>
        </w:tc>
        <w:tc>
          <w:tcPr>
            <w:tcW w:w="1053" w:type="dxa"/>
            <w:vAlign w:val="center"/>
          </w:tcPr>
          <w:p w14:paraId="4DD5DCB9">
            <w:pPr>
              <w:rPr>
                <w:rFonts w:ascii="宋体" w:hAnsi="宋体" w:cs="Arial"/>
                <w:sz w:val="21"/>
                <w:szCs w:val="21"/>
              </w:rPr>
            </w:pPr>
            <w:r>
              <w:rPr>
                <w:rFonts w:hint="eastAsia" w:ascii="宋体" w:hAnsi="宋体" w:cs="Arial"/>
                <w:sz w:val="21"/>
                <w:szCs w:val="21"/>
              </w:rPr>
              <w:t>文本</w:t>
            </w:r>
          </w:p>
        </w:tc>
        <w:tc>
          <w:tcPr>
            <w:tcW w:w="1024" w:type="dxa"/>
            <w:vAlign w:val="center"/>
          </w:tcPr>
          <w:p w14:paraId="7FF1DD2D">
            <w:pPr>
              <w:rPr>
                <w:rFonts w:ascii="宋体" w:hAnsi="宋体" w:cs="Arial"/>
                <w:color w:val="000000"/>
                <w:sz w:val="21"/>
                <w:szCs w:val="21"/>
              </w:rPr>
            </w:pPr>
          </w:p>
        </w:tc>
        <w:tc>
          <w:tcPr>
            <w:tcW w:w="924" w:type="dxa"/>
            <w:vAlign w:val="center"/>
          </w:tcPr>
          <w:p w14:paraId="316C5C44">
            <w:pPr>
              <w:rPr>
                <w:rFonts w:ascii="宋体" w:hAnsi="宋体" w:cs="Arial"/>
                <w:color w:val="000000"/>
                <w:sz w:val="21"/>
                <w:szCs w:val="21"/>
              </w:rPr>
            </w:pPr>
          </w:p>
        </w:tc>
        <w:tc>
          <w:tcPr>
            <w:tcW w:w="924" w:type="dxa"/>
            <w:vAlign w:val="center"/>
          </w:tcPr>
          <w:p w14:paraId="11EE4269">
            <w:pPr>
              <w:rPr>
                <w:rFonts w:ascii="宋体" w:hAnsi="宋体" w:cs="Arial"/>
                <w:color w:val="000000"/>
                <w:sz w:val="21"/>
                <w:szCs w:val="21"/>
              </w:rPr>
            </w:pPr>
          </w:p>
        </w:tc>
        <w:tc>
          <w:tcPr>
            <w:tcW w:w="2521" w:type="dxa"/>
            <w:vAlign w:val="center"/>
          </w:tcPr>
          <w:p w14:paraId="7ABA18E4">
            <w:pPr>
              <w:rPr>
                <w:rFonts w:ascii="宋体" w:hAnsi="宋体" w:cs="Arial"/>
                <w:color w:val="000000"/>
                <w:sz w:val="21"/>
                <w:szCs w:val="21"/>
              </w:rPr>
            </w:pPr>
          </w:p>
        </w:tc>
      </w:tr>
      <w:tr w14:paraId="69952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8" w:type="dxa"/>
            <w:vAlign w:val="center"/>
          </w:tcPr>
          <w:p w14:paraId="15AD518B">
            <w:pPr>
              <w:numPr>
                <w:ilvl w:val="0"/>
                <w:numId w:val="79"/>
              </w:numPr>
              <w:rPr>
                <w:rFonts w:ascii="宋体" w:hAnsi="宋体"/>
                <w:color w:val="000000"/>
                <w:sz w:val="21"/>
                <w:szCs w:val="21"/>
              </w:rPr>
            </w:pPr>
          </w:p>
        </w:tc>
        <w:tc>
          <w:tcPr>
            <w:tcW w:w="1648" w:type="dxa"/>
            <w:vAlign w:val="center"/>
          </w:tcPr>
          <w:p w14:paraId="284D8ECB">
            <w:pPr>
              <w:rPr>
                <w:rFonts w:ascii="宋体" w:hAnsi="宋体" w:cs="Arial"/>
                <w:sz w:val="21"/>
                <w:szCs w:val="21"/>
              </w:rPr>
            </w:pPr>
            <w:r>
              <w:rPr>
                <w:rFonts w:hint="eastAsia" w:ascii="宋体" w:hAnsi="宋体" w:cs="Arial"/>
                <w:sz w:val="21"/>
                <w:szCs w:val="21"/>
              </w:rPr>
              <w:t>付款账号</w:t>
            </w:r>
          </w:p>
        </w:tc>
        <w:tc>
          <w:tcPr>
            <w:tcW w:w="1053" w:type="dxa"/>
          </w:tcPr>
          <w:p w14:paraId="29087DB5">
            <w:pPr>
              <w:rPr>
                <w:rFonts w:ascii="宋体" w:hAnsi="宋体"/>
                <w:sz w:val="21"/>
                <w:szCs w:val="21"/>
              </w:rPr>
            </w:pPr>
            <w:r>
              <w:rPr>
                <w:rFonts w:hint="eastAsia" w:ascii="宋体" w:hAnsi="宋体" w:cs="Arial"/>
                <w:sz w:val="21"/>
                <w:szCs w:val="21"/>
              </w:rPr>
              <w:t>文本</w:t>
            </w:r>
          </w:p>
        </w:tc>
        <w:tc>
          <w:tcPr>
            <w:tcW w:w="1024" w:type="dxa"/>
            <w:vAlign w:val="center"/>
          </w:tcPr>
          <w:p w14:paraId="1898D75B">
            <w:pPr>
              <w:rPr>
                <w:rFonts w:ascii="宋体" w:hAnsi="宋体" w:cs="Arial"/>
                <w:color w:val="000000"/>
                <w:sz w:val="21"/>
                <w:szCs w:val="21"/>
              </w:rPr>
            </w:pPr>
          </w:p>
        </w:tc>
        <w:tc>
          <w:tcPr>
            <w:tcW w:w="924" w:type="dxa"/>
            <w:vAlign w:val="center"/>
          </w:tcPr>
          <w:p w14:paraId="44D1AEAC">
            <w:pPr>
              <w:rPr>
                <w:rFonts w:ascii="宋体" w:hAnsi="宋体" w:cs="Arial"/>
                <w:color w:val="000000"/>
                <w:sz w:val="21"/>
                <w:szCs w:val="21"/>
              </w:rPr>
            </w:pPr>
          </w:p>
        </w:tc>
        <w:tc>
          <w:tcPr>
            <w:tcW w:w="924" w:type="dxa"/>
            <w:vAlign w:val="center"/>
          </w:tcPr>
          <w:p w14:paraId="53223647">
            <w:pPr>
              <w:rPr>
                <w:rFonts w:ascii="宋体" w:hAnsi="宋体" w:cs="Arial"/>
                <w:color w:val="000000"/>
                <w:sz w:val="21"/>
                <w:szCs w:val="21"/>
              </w:rPr>
            </w:pPr>
          </w:p>
        </w:tc>
        <w:tc>
          <w:tcPr>
            <w:tcW w:w="2521" w:type="dxa"/>
            <w:vAlign w:val="center"/>
          </w:tcPr>
          <w:p w14:paraId="1703386D">
            <w:pPr>
              <w:rPr>
                <w:rFonts w:ascii="宋体" w:hAnsi="宋体" w:cs="Arial"/>
                <w:color w:val="000000"/>
                <w:sz w:val="21"/>
                <w:szCs w:val="21"/>
              </w:rPr>
            </w:pPr>
          </w:p>
        </w:tc>
      </w:tr>
      <w:tr w14:paraId="16238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8" w:type="dxa"/>
            <w:vAlign w:val="center"/>
          </w:tcPr>
          <w:p w14:paraId="47C8A3C6">
            <w:pPr>
              <w:numPr>
                <w:ilvl w:val="0"/>
                <w:numId w:val="79"/>
              </w:numPr>
              <w:rPr>
                <w:rFonts w:ascii="宋体" w:hAnsi="宋体"/>
                <w:color w:val="000000"/>
                <w:sz w:val="21"/>
                <w:szCs w:val="21"/>
              </w:rPr>
            </w:pPr>
          </w:p>
        </w:tc>
        <w:tc>
          <w:tcPr>
            <w:tcW w:w="1648" w:type="dxa"/>
            <w:vAlign w:val="center"/>
          </w:tcPr>
          <w:p w14:paraId="7902E4AD">
            <w:pPr>
              <w:rPr>
                <w:rFonts w:ascii="宋体" w:hAnsi="宋体" w:cs="Arial"/>
                <w:sz w:val="21"/>
                <w:szCs w:val="21"/>
              </w:rPr>
            </w:pPr>
            <w:r>
              <w:rPr>
                <w:rFonts w:hint="eastAsia" w:ascii="宋体" w:hAnsi="宋体" w:cs="Arial"/>
                <w:sz w:val="21"/>
                <w:szCs w:val="21"/>
              </w:rPr>
              <w:t>收款账号</w:t>
            </w:r>
          </w:p>
        </w:tc>
        <w:tc>
          <w:tcPr>
            <w:tcW w:w="1053" w:type="dxa"/>
          </w:tcPr>
          <w:p w14:paraId="2FF193F9">
            <w:pPr>
              <w:rPr>
                <w:rFonts w:ascii="宋体" w:hAnsi="宋体"/>
                <w:sz w:val="21"/>
                <w:szCs w:val="21"/>
              </w:rPr>
            </w:pPr>
            <w:r>
              <w:rPr>
                <w:rFonts w:hint="eastAsia" w:ascii="宋体" w:hAnsi="宋体" w:cs="Arial"/>
                <w:sz w:val="21"/>
                <w:szCs w:val="21"/>
              </w:rPr>
              <w:t>文本</w:t>
            </w:r>
          </w:p>
        </w:tc>
        <w:tc>
          <w:tcPr>
            <w:tcW w:w="1024" w:type="dxa"/>
            <w:vAlign w:val="center"/>
          </w:tcPr>
          <w:p w14:paraId="42529A08">
            <w:pPr>
              <w:rPr>
                <w:rFonts w:ascii="宋体" w:hAnsi="宋体" w:cs="Arial"/>
                <w:color w:val="000000"/>
                <w:sz w:val="21"/>
                <w:szCs w:val="21"/>
              </w:rPr>
            </w:pPr>
          </w:p>
        </w:tc>
        <w:tc>
          <w:tcPr>
            <w:tcW w:w="924" w:type="dxa"/>
            <w:vAlign w:val="center"/>
          </w:tcPr>
          <w:p w14:paraId="0A4EE728">
            <w:pPr>
              <w:rPr>
                <w:rFonts w:ascii="宋体" w:hAnsi="宋体" w:cs="Arial"/>
                <w:color w:val="000000"/>
                <w:sz w:val="21"/>
                <w:szCs w:val="21"/>
              </w:rPr>
            </w:pPr>
          </w:p>
        </w:tc>
        <w:tc>
          <w:tcPr>
            <w:tcW w:w="924" w:type="dxa"/>
            <w:vAlign w:val="center"/>
          </w:tcPr>
          <w:p w14:paraId="6AD393FF">
            <w:pPr>
              <w:rPr>
                <w:rFonts w:ascii="宋体" w:hAnsi="宋体" w:cs="Arial"/>
                <w:color w:val="000000"/>
                <w:sz w:val="21"/>
                <w:szCs w:val="21"/>
              </w:rPr>
            </w:pPr>
          </w:p>
        </w:tc>
        <w:tc>
          <w:tcPr>
            <w:tcW w:w="2521" w:type="dxa"/>
            <w:vAlign w:val="center"/>
          </w:tcPr>
          <w:p w14:paraId="5D3E4EE7">
            <w:pPr>
              <w:rPr>
                <w:rFonts w:ascii="宋体" w:hAnsi="宋体" w:cs="Arial"/>
                <w:color w:val="000000"/>
                <w:sz w:val="21"/>
                <w:szCs w:val="21"/>
              </w:rPr>
            </w:pPr>
          </w:p>
        </w:tc>
      </w:tr>
      <w:tr w14:paraId="48390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8" w:type="dxa"/>
            <w:vAlign w:val="center"/>
          </w:tcPr>
          <w:p w14:paraId="497C73DF">
            <w:pPr>
              <w:numPr>
                <w:ilvl w:val="0"/>
                <w:numId w:val="79"/>
              </w:numPr>
              <w:rPr>
                <w:rFonts w:ascii="宋体" w:hAnsi="宋体"/>
                <w:color w:val="000000"/>
                <w:sz w:val="21"/>
                <w:szCs w:val="21"/>
              </w:rPr>
            </w:pPr>
          </w:p>
        </w:tc>
        <w:tc>
          <w:tcPr>
            <w:tcW w:w="1648" w:type="dxa"/>
            <w:vAlign w:val="center"/>
          </w:tcPr>
          <w:p w14:paraId="2C049D8F">
            <w:pPr>
              <w:rPr>
                <w:rFonts w:ascii="宋体" w:hAnsi="宋体" w:cs="Arial"/>
                <w:sz w:val="21"/>
                <w:szCs w:val="21"/>
              </w:rPr>
            </w:pPr>
            <w:r>
              <w:rPr>
                <w:rFonts w:hint="eastAsia" w:ascii="宋体" w:hAnsi="宋体" w:cs="Arial"/>
                <w:sz w:val="21"/>
                <w:szCs w:val="21"/>
              </w:rPr>
              <w:t>收款方户名</w:t>
            </w:r>
          </w:p>
        </w:tc>
        <w:tc>
          <w:tcPr>
            <w:tcW w:w="1053" w:type="dxa"/>
          </w:tcPr>
          <w:p w14:paraId="7250D0C4">
            <w:pPr>
              <w:rPr>
                <w:rFonts w:ascii="宋体" w:hAnsi="宋体"/>
                <w:sz w:val="21"/>
                <w:szCs w:val="21"/>
              </w:rPr>
            </w:pPr>
            <w:r>
              <w:rPr>
                <w:rFonts w:hint="eastAsia" w:ascii="宋体" w:hAnsi="宋体" w:cs="Arial"/>
                <w:sz w:val="21"/>
                <w:szCs w:val="21"/>
              </w:rPr>
              <w:t>文本</w:t>
            </w:r>
          </w:p>
        </w:tc>
        <w:tc>
          <w:tcPr>
            <w:tcW w:w="1024" w:type="dxa"/>
            <w:vAlign w:val="center"/>
          </w:tcPr>
          <w:p w14:paraId="5A3C787B">
            <w:pPr>
              <w:rPr>
                <w:rFonts w:ascii="宋体" w:hAnsi="宋体" w:cs="Arial"/>
                <w:color w:val="000000"/>
                <w:sz w:val="21"/>
                <w:szCs w:val="21"/>
              </w:rPr>
            </w:pPr>
          </w:p>
        </w:tc>
        <w:tc>
          <w:tcPr>
            <w:tcW w:w="924" w:type="dxa"/>
            <w:vAlign w:val="center"/>
          </w:tcPr>
          <w:p w14:paraId="69402220">
            <w:pPr>
              <w:rPr>
                <w:rFonts w:ascii="宋体" w:hAnsi="宋体" w:cs="Arial"/>
                <w:color w:val="000000"/>
                <w:sz w:val="21"/>
                <w:szCs w:val="21"/>
              </w:rPr>
            </w:pPr>
          </w:p>
        </w:tc>
        <w:tc>
          <w:tcPr>
            <w:tcW w:w="924" w:type="dxa"/>
            <w:vAlign w:val="center"/>
          </w:tcPr>
          <w:p w14:paraId="25C400D3">
            <w:pPr>
              <w:rPr>
                <w:rFonts w:ascii="宋体" w:hAnsi="宋体" w:cs="Arial"/>
                <w:color w:val="000000"/>
                <w:sz w:val="21"/>
                <w:szCs w:val="21"/>
              </w:rPr>
            </w:pPr>
          </w:p>
        </w:tc>
        <w:tc>
          <w:tcPr>
            <w:tcW w:w="2521" w:type="dxa"/>
            <w:vAlign w:val="center"/>
          </w:tcPr>
          <w:p w14:paraId="4103A028">
            <w:pPr>
              <w:rPr>
                <w:rFonts w:ascii="宋体" w:hAnsi="宋体" w:cs="Arial"/>
                <w:color w:val="000000"/>
                <w:sz w:val="21"/>
                <w:szCs w:val="21"/>
              </w:rPr>
            </w:pPr>
          </w:p>
        </w:tc>
      </w:tr>
      <w:tr w14:paraId="7CD3A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8" w:type="dxa"/>
            <w:vAlign w:val="center"/>
          </w:tcPr>
          <w:p w14:paraId="787B4BC1">
            <w:pPr>
              <w:numPr>
                <w:ilvl w:val="0"/>
                <w:numId w:val="79"/>
              </w:numPr>
              <w:rPr>
                <w:rFonts w:ascii="宋体" w:hAnsi="宋体"/>
                <w:color w:val="000000"/>
                <w:sz w:val="21"/>
                <w:szCs w:val="21"/>
              </w:rPr>
            </w:pPr>
          </w:p>
        </w:tc>
        <w:tc>
          <w:tcPr>
            <w:tcW w:w="1648" w:type="dxa"/>
            <w:vAlign w:val="center"/>
          </w:tcPr>
          <w:p w14:paraId="79EDE312">
            <w:pPr>
              <w:rPr>
                <w:rFonts w:ascii="宋体" w:hAnsi="宋体" w:cs="Arial"/>
                <w:sz w:val="21"/>
                <w:szCs w:val="21"/>
              </w:rPr>
            </w:pPr>
            <w:r>
              <w:rPr>
                <w:rFonts w:hint="eastAsia" w:ascii="宋体" w:hAnsi="宋体" w:cs="Arial"/>
                <w:sz w:val="21"/>
                <w:szCs w:val="21"/>
              </w:rPr>
              <w:t>收款方开户行</w:t>
            </w:r>
          </w:p>
        </w:tc>
        <w:tc>
          <w:tcPr>
            <w:tcW w:w="1053" w:type="dxa"/>
          </w:tcPr>
          <w:p w14:paraId="35C6BEE3">
            <w:pPr>
              <w:rPr>
                <w:rFonts w:ascii="宋体" w:hAnsi="宋体"/>
                <w:sz w:val="21"/>
                <w:szCs w:val="21"/>
              </w:rPr>
            </w:pPr>
            <w:r>
              <w:rPr>
                <w:rFonts w:hint="eastAsia" w:ascii="宋体" w:hAnsi="宋体" w:cs="Arial"/>
                <w:sz w:val="21"/>
                <w:szCs w:val="21"/>
              </w:rPr>
              <w:t>文本</w:t>
            </w:r>
          </w:p>
        </w:tc>
        <w:tc>
          <w:tcPr>
            <w:tcW w:w="1024" w:type="dxa"/>
            <w:vAlign w:val="center"/>
          </w:tcPr>
          <w:p w14:paraId="4E94054C">
            <w:pPr>
              <w:rPr>
                <w:rFonts w:ascii="宋体" w:hAnsi="宋体" w:cs="Arial"/>
                <w:color w:val="000000"/>
                <w:sz w:val="21"/>
                <w:szCs w:val="21"/>
              </w:rPr>
            </w:pPr>
          </w:p>
        </w:tc>
        <w:tc>
          <w:tcPr>
            <w:tcW w:w="924" w:type="dxa"/>
            <w:vAlign w:val="center"/>
          </w:tcPr>
          <w:p w14:paraId="70C67790">
            <w:pPr>
              <w:rPr>
                <w:rFonts w:ascii="宋体" w:hAnsi="宋体" w:cs="Arial"/>
                <w:color w:val="000000"/>
                <w:sz w:val="21"/>
                <w:szCs w:val="21"/>
              </w:rPr>
            </w:pPr>
          </w:p>
        </w:tc>
        <w:tc>
          <w:tcPr>
            <w:tcW w:w="924" w:type="dxa"/>
            <w:vAlign w:val="center"/>
          </w:tcPr>
          <w:p w14:paraId="141E58AE">
            <w:pPr>
              <w:rPr>
                <w:rFonts w:ascii="宋体" w:hAnsi="宋体" w:cs="Arial"/>
                <w:color w:val="000000"/>
                <w:sz w:val="21"/>
                <w:szCs w:val="21"/>
              </w:rPr>
            </w:pPr>
          </w:p>
        </w:tc>
        <w:tc>
          <w:tcPr>
            <w:tcW w:w="2521" w:type="dxa"/>
            <w:vAlign w:val="center"/>
          </w:tcPr>
          <w:p w14:paraId="50907656">
            <w:pPr>
              <w:rPr>
                <w:rFonts w:ascii="宋体" w:hAnsi="宋体" w:cs="Arial"/>
                <w:color w:val="000000"/>
                <w:sz w:val="21"/>
                <w:szCs w:val="21"/>
              </w:rPr>
            </w:pPr>
          </w:p>
        </w:tc>
      </w:tr>
      <w:tr w14:paraId="1789D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8" w:type="dxa"/>
            <w:vAlign w:val="center"/>
          </w:tcPr>
          <w:p w14:paraId="64177525">
            <w:pPr>
              <w:numPr>
                <w:ilvl w:val="0"/>
                <w:numId w:val="79"/>
              </w:numPr>
              <w:rPr>
                <w:rFonts w:ascii="宋体" w:hAnsi="宋体"/>
                <w:color w:val="000000"/>
                <w:sz w:val="21"/>
                <w:szCs w:val="21"/>
              </w:rPr>
            </w:pPr>
          </w:p>
        </w:tc>
        <w:tc>
          <w:tcPr>
            <w:tcW w:w="1648" w:type="dxa"/>
            <w:vAlign w:val="center"/>
          </w:tcPr>
          <w:p w14:paraId="41F10B9D">
            <w:pPr>
              <w:rPr>
                <w:rFonts w:ascii="宋体" w:hAnsi="宋体" w:cs="Arial"/>
                <w:sz w:val="21"/>
                <w:szCs w:val="21"/>
              </w:rPr>
            </w:pPr>
            <w:r>
              <w:rPr>
                <w:rFonts w:hint="eastAsia" w:ascii="宋体" w:hAnsi="宋体" w:cs="Arial"/>
                <w:sz w:val="21"/>
                <w:szCs w:val="21"/>
              </w:rPr>
              <w:t>转账金额</w:t>
            </w:r>
          </w:p>
        </w:tc>
        <w:tc>
          <w:tcPr>
            <w:tcW w:w="1053" w:type="dxa"/>
          </w:tcPr>
          <w:p w14:paraId="16BA8480">
            <w:pPr>
              <w:rPr>
                <w:rFonts w:ascii="宋体" w:hAnsi="宋体"/>
                <w:sz w:val="21"/>
                <w:szCs w:val="21"/>
              </w:rPr>
            </w:pPr>
            <w:r>
              <w:rPr>
                <w:rFonts w:hint="eastAsia" w:ascii="宋体" w:hAnsi="宋体" w:cs="Arial"/>
                <w:sz w:val="21"/>
                <w:szCs w:val="21"/>
              </w:rPr>
              <w:t>文本</w:t>
            </w:r>
          </w:p>
        </w:tc>
        <w:tc>
          <w:tcPr>
            <w:tcW w:w="1024" w:type="dxa"/>
            <w:vAlign w:val="center"/>
          </w:tcPr>
          <w:p w14:paraId="489BE21E">
            <w:pPr>
              <w:rPr>
                <w:rFonts w:ascii="宋体" w:hAnsi="宋体" w:cs="Arial"/>
                <w:color w:val="000000"/>
                <w:sz w:val="21"/>
                <w:szCs w:val="21"/>
              </w:rPr>
            </w:pPr>
          </w:p>
        </w:tc>
        <w:tc>
          <w:tcPr>
            <w:tcW w:w="924" w:type="dxa"/>
            <w:vAlign w:val="center"/>
          </w:tcPr>
          <w:p w14:paraId="2CE6F612">
            <w:pPr>
              <w:rPr>
                <w:rFonts w:ascii="宋体" w:hAnsi="宋体" w:cs="Arial"/>
                <w:color w:val="000000"/>
                <w:sz w:val="21"/>
                <w:szCs w:val="21"/>
              </w:rPr>
            </w:pPr>
          </w:p>
        </w:tc>
        <w:tc>
          <w:tcPr>
            <w:tcW w:w="924" w:type="dxa"/>
            <w:vAlign w:val="center"/>
          </w:tcPr>
          <w:p w14:paraId="7A99B076">
            <w:pPr>
              <w:rPr>
                <w:rFonts w:ascii="宋体" w:hAnsi="宋体" w:cs="Arial"/>
                <w:color w:val="000000"/>
                <w:sz w:val="21"/>
                <w:szCs w:val="21"/>
              </w:rPr>
            </w:pPr>
          </w:p>
        </w:tc>
        <w:tc>
          <w:tcPr>
            <w:tcW w:w="2521" w:type="dxa"/>
            <w:vAlign w:val="center"/>
          </w:tcPr>
          <w:p w14:paraId="3745C55B">
            <w:pPr>
              <w:rPr>
                <w:rFonts w:ascii="宋体" w:hAnsi="宋体" w:cs="Arial"/>
                <w:color w:val="000000"/>
                <w:sz w:val="21"/>
                <w:szCs w:val="21"/>
              </w:rPr>
            </w:pPr>
          </w:p>
        </w:tc>
      </w:tr>
      <w:tr w14:paraId="1DEDE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8" w:type="dxa"/>
            <w:vAlign w:val="center"/>
          </w:tcPr>
          <w:p w14:paraId="040CCD16">
            <w:pPr>
              <w:numPr>
                <w:ilvl w:val="0"/>
                <w:numId w:val="79"/>
              </w:numPr>
              <w:rPr>
                <w:rFonts w:ascii="宋体" w:hAnsi="宋体"/>
                <w:color w:val="000000"/>
                <w:sz w:val="21"/>
                <w:szCs w:val="21"/>
              </w:rPr>
            </w:pPr>
          </w:p>
        </w:tc>
        <w:tc>
          <w:tcPr>
            <w:tcW w:w="1648" w:type="dxa"/>
            <w:vAlign w:val="center"/>
          </w:tcPr>
          <w:p w14:paraId="6340CD68">
            <w:pPr>
              <w:rPr>
                <w:rFonts w:ascii="宋体" w:hAnsi="宋体" w:cs="Arial"/>
                <w:sz w:val="21"/>
                <w:szCs w:val="21"/>
              </w:rPr>
            </w:pPr>
            <w:r>
              <w:rPr>
                <w:rFonts w:hint="eastAsia" w:ascii="宋体" w:hAnsi="宋体" w:cs="Arial"/>
                <w:sz w:val="21"/>
                <w:szCs w:val="21"/>
              </w:rPr>
              <w:t>转账用途</w:t>
            </w:r>
          </w:p>
        </w:tc>
        <w:tc>
          <w:tcPr>
            <w:tcW w:w="1053" w:type="dxa"/>
          </w:tcPr>
          <w:p w14:paraId="55907A90">
            <w:pPr>
              <w:rPr>
                <w:rFonts w:ascii="宋体" w:hAnsi="宋体" w:cs="Arial"/>
                <w:sz w:val="21"/>
                <w:szCs w:val="21"/>
              </w:rPr>
            </w:pPr>
            <w:r>
              <w:rPr>
                <w:rFonts w:hint="eastAsia" w:ascii="宋体" w:hAnsi="宋体" w:cs="Arial"/>
                <w:sz w:val="21"/>
                <w:szCs w:val="21"/>
              </w:rPr>
              <w:t>文本</w:t>
            </w:r>
          </w:p>
        </w:tc>
        <w:tc>
          <w:tcPr>
            <w:tcW w:w="1024" w:type="dxa"/>
            <w:vAlign w:val="center"/>
          </w:tcPr>
          <w:p w14:paraId="6C939700">
            <w:pPr>
              <w:rPr>
                <w:rFonts w:ascii="宋体" w:hAnsi="宋体" w:cs="Arial"/>
                <w:color w:val="000000"/>
                <w:sz w:val="21"/>
                <w:szCs w:val="21"/>
              </w:rPr>
            </w:pPr>
          </w:p>
        </w:tc>
        <w:tc>
          <w:tcPr>
            <w:tcW w:w="924" w:type="dxa"/>
            <w:vAlign w:val="center"/>
          </w:tcPr>
          <w:p w14:paraId="6E318D4D">
            <w:pPr>
              <w:rPr>
                <w:rFonts w:ascii="宋体" w:hAnsi="宋体" w:cs="Arial"/>
                <w:color w:val="000000"/>
                <w:sz w:val="21"/>
                <w:szCs w:val="21"/>
              </w:rPr>
            </w:pPr>
          </w:p>
        </w:tc>
        <w:tc>
          <w:tcPr>
            <w:tcW w:w="924" w:type="dxa"/>
            <w:vAlign w:val="center"/>
          </w:tcPr>
          <w:p w14:paraId="1D6B8E36">
            <w:pPr>
              <w:rPr>
                <w:rFonts w:ascii="宋体" w:hAnsi="宋体" w:cs="Arial"/>
                <w:color w:val="000000"/>
                <w:sz w:val="21"/>
                <w:szCs w:val="21"/>
              </w:rPr>
            </w:pPr>
          </w:p>
        </w:tc>
        <w:tc>
          <w:tcPr>
            <w:tcW w:w="2521" w:type="dxa"/>
            <w:vAlign w:val="center"/>
          </w:tcPr>
          <w:p w14:paraId="4A320EF7">
            <w:pPr>
              <w:rPr>
                <w:rFonts w:ascii="宋体" w:hAnsi="宋体" w:cs="Arial"/>
                <w:color w:val="000000"/>
                <w:sz w:val="21"/>
                <w:szCs w:val="21"/>
              </w:rPr>
            </w:pPr>
          </w:p>
        </w:tc>
      </w:tr>
      <w:tr w14:paraId="7711D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8" w:type="dxa"/>
            <w:vAlign w:val="center"/>
          </w:tcPr>
          <w:p w14:paraId="7EB312AE">
            <w:pPr>
              <w:numPr>
                <w:ilvl w:val="0"/>
                <w:numId w:val="79"/>
              </w:numPr>
              <w:rPr>
                <w:rFonts w:ascii="宋体" w:hAnsi="宋体"/>
                <w:color w:val="000000"/>
                <w:sz w:val="21"/>
                <w:szCs w:val="21"/>
              </w:rPr>
            </w:pPr>
          </w:p>
        </w:tc>
        <w:tc>
          <w:tcPr>
            <w:tcW w:w="1648" w:type="dxa"/>
            <w:vAlign w:val="center"/>
          </w:tcPr>
          <w:p w14:paraId="456FB418">
            <w:pPr>
              <w:rPr>
                <w:rFonts w:ascii="宋体" w:hAnsi="宋体" w:cs="Arial"/>
                <w:sz w:val="21"/>
                <w:szCs w:val="21"/>
              </w:rPr>
            </w:pPr>
            <w:r>
              <w:rPr>
                <w:rFonts w:hint="eastAsia" w:ascii="宋体" w:hAnsi="宋体" w:cs="Arial"/>
                <w:sz w:val="21"/>
                <w:szCs w:val="21"/>
              </w:rPr>
              <w:t>交易状态</w:t>
            </w:r>
          </w:p>
        </w:tc>
        <w:tc>
          <w:tcPr>
            <w:tcW w:w="1053" w:type="dxa"/>
          </w:tcPr>
          <w:p w14:paraId="5073F414">
            <w:pPr>
              <w:rPr>
                <w:rFonts w:ascii="宋体" w:hAnsi="宋体"/>
                <w:sz w:val="21"/>
                <w:szCs w:val="21"/>
              </w:rPr>
            </w:pPr>
            <w:r>
              <w:rPr>
                <w:rFonts w:hint="eastAsia" w:ascii="宋体" w:hAnsi="宋体" w:cs="Arial"/>
                <w:sz w:val="21"/>
                <w:szCs w:val="21"/>
              </w:rPr>
              <w:t>文本</w:t>
            </w:r>
          </w:p>
        </w:tc>
        <w:tc>
          <w:tcPr>
            <w:tcW w:w="1024" w:type="dxa"/>
            <w:vAlign w:val="center"/>
          </w:tcPr>
          <w:p w14:paraId="6740A881">
            <w:pPr>
              <w:rPr>
                <w:rFonts w:ascii="宋体" w:hAnsi="宋体" w:cs="Arial"/>
                <w:color w:val="000000"/>
                <w:sz w:val="21"/>
                <w:szCs w:val="21"/>
              </w:rPr>
            </w:pPr>
          </w:p>
        </w:tc>
        <w:tc>
          <w:tcPr>
            <w:tcW w:w="924" w:type="dxa"/>
            <w:vAlign w:val="center"/>
          </w:tcPr>
          <w:p w14:paraId="1FE895A6">
            <w:pPr>
              <w:rPr>
                <w:rFonts w:ascii="宋体" w:hAnsi="宋体" w:cs="Arial"/>
                <w:color w:val="000000"/>
                <w:sz w:val="21"/>
                <w:szCs w:val="21"/>
              </w:rPr>
            </w:pPr>
          </w:p>
        </w:tc>
        <w:tc>
          <w:tcPr>
            <w:tcW w:w="924" w:type="dxa"/>
            <w:vAlign w:val="center"/>
          </w:tcPr>
          <w:p w14:paraId="4DCFFFB0">
            <w:pPr>
              <w:rPr>
                <w:rFonts w:ascii="宋体" w:hAnsi="宋体" w:cs="Arial"/>
                <w:color w:val="000000"/>
                <w:sz w:val="21"/>
                <w:szCs w:val="21"/>
              </w:rPr>
            </w:pPr>
          </w:p>
        </w:tc>
        <w:tc>
          <w:tcPr>
            <w:tcW w:w="2521" w:type="dxa"/>
            <w:vAlign w:val="center"/>
          </w:tcPr>
          <w:p w14:paraId="74424F47">
            <w:pPr>
              <w:rPr>
                <w:rFonts w:ascii="宋体" w:hAnsi="宋体" w:cs="Arial"/>
                <w:color w:val="000000"/>
                <w:sz w:val="21"/>
                <w:szCs w:val="21"/>
              </w:rPr>
            </w:pPr>
            <w:r>
              <w:rPr>
                <w:rFonts w:hint="eastAsia" w:ascii="宋体" w:hAnsi="宋体" w:cs="Arial"/>
                <w:color w:val="000000"/>
                <w:sz w:val="21"/>
                <w:szCs w:val="21"/>
              </w:rPr>
              <w:t>成功/失败/银行处理中/预约未处理</w:t>
            </w:r>
          </w:p>
        </w:tc>
      </w:tr>
      <w:tr w14:paraId="63089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8" w:type="dxa"/>
            <w:vAlign w:val="center"/>
          </w:tcPr>
          <w:p w14:paraId="286A8F2A">
            <w:pPr>
              <w:numPr>
                <w:ilvl w:val="0"/>
                <w:numId w:val="79"/>
              </w:numPr>
              <w:rPr>
                <w:rFonts w:ascii="宋体" w:hAnsi="宋体"/>
                <w:color w:val="000000"/>
                <w:sz w:val="21"/>
                <w:szCs w:val="21"/>
              </w:rPr>
            </w:pPr>
          </w:p>
        </w:tc>
        <w:tc>
          <w:tcPr>
            <w:tcW w:w="1648" w:type="dxa"/>
            <w:vAlign w:val="center"/>
          </w:tcPr>
          <w:p w14:paraId="431E60D4">
            <w:pPr>
              <w:rPr>
                <w:rFonts w:ascii="宋体" w:hAnsi="宋体" w:cs="Arial"/>
                <w:sz w:val="21"/>
                <w:szCs w:val="21"/>
              </w:rPr>
            </w:pPr>
            <w:r>
              <w:rPr>
                <w:rFonts w:hint="eastAsia" w:ascii="宋体" w:hAnsi="宋体" w:cs="Arial"/>
                <w:sz w:val="21"/>
                <w:szCs w:val="21"/>
              </w:rPr>
              <w:t>打印</w:t>
            </w:r>
          </w:p>
        </w:tc>
        <w:tc>
          <w:tcPr>
            <w:tcW w:w="1053" w:type="dxa"/>
            <w:vAlign w:val="center"/>
          </w:tcPr>
          <w:p w14:paraId="0F8A82B2">
            <w:pPr>
              <w:rPr>
                <w:rFonts w:ascii="宋体" w:hAnsi="宋体" w:cs="Arial"/>
                <w:sz w:val="21"/>
                <w:szCs w:val="21"/>
              </w:rPr>
            </w:pPr>
            <w:r>
              <w:rPr>
                <w:rFonts w:hint="eastAsia" w:ascii="宋体" w:hAnsi="宋体" w:cs="Arial"/>
                <w:sz w:val="21"/>
                <w:szCs w:val="21"/>
              </w:rPr>
              <w:t>按钮</w:t>
            </w:r>
          </w:p>
        </w:tc>
        <w:tc>
          <w:tcPr>
            <w:tcW w:w="1024" w:type="dxa"/>
            <w:vAlign w:val="center"/>
          </w:tcPr>
          <w:p w14:paraId="7E7D8486">
            <w:pPr>
              <w:rPr>
                <w:rFonts w:ascii="宋体" w:hAnsi="宋体" w:cs="Arial"/>
                <w:color w:val="000000"/>
                <w:sz w:val="21"/>
                <w:szCs w:val="21"/>
              </w:rPr>
            </w:pPr>
          </w:p>
        </w:tc>
        <w:tc>
          <w:tcPr>
            <w:tcW w:w="924" w:type="dxa"/>
            <w:vAlign w:val="center"/>
          </w:tcPr>
          <w:p w14:paraId="6EAFACA0">
            <w:pPr>
              <w:rPr>
                <w:rFonts w:ascii="宋体" w:hAnsi="宋体" w:cs="Arial"/>
                <w:color w:val="000000"/>
                <w:sz w:val="21"/>
                <w:szCs w:val="21"/>
              </w:rPr>
            </w:pPr>
          </w:p>
        </w:tc>
        <w:tc>
          <w:tcPr>
            <w:tcW w:w="924" w:type="dxa"/>
            <w:vAlign w:val="center"/>
          </w:tcPr>
          <w:p w14:paraId="241C94FF">
            <w:pPr>
              <w:rPr>
                <w:rFonts w:ascii="宋体" w:hAnsi="宋体" w:cs="Arial"/>
                <w:color w:val="000000"/>
                <w:sz w:val="21"/>
                <w:szCs w:val="21"/>
              </w:rPr>
            </w:pPr>
          </w:p>
        </w:tc>
        <w:tc>
          <w:tcPr>
            <w:tcW w:w="2521" w:type="dxa"/>
            <w:vAlign w:val="center"/>
          </w:tcPr>
          <w:p w14:paraId="090BB0DC">
            <w:pPr>
              <w:rPr>
                <w:rFonts w:ascii="宋体" w:hAnsi="宋体" w:cs="Arial"/>
                <w:color w:val="000000"/>
                <w:sz w:val="21"/>
                <w:szCs w:val="21"/>
              </w:rPr>
            </w:pPr>
          </w:p>
        </w:tc>
      </w:tr>
      <w:tr w14:paraId="12737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8" w:type="dxa"/>
            <w:vAlign w:val="center"/>
          </w:tcPr>
          <w:p w14:paraId="3CF3D3E3">
            <w:pPr>
              <w:numPr>
                <w:ilvl w:val="0"/>
                <w:numId w:val="79"/>
              </w:numPr>
              <w:rPr>
                <w:rFonts w:ascii="宋体" w:hAnsi="宋体"/>
                <w:color w:val="000000"/>
                <w:sz w:val="21"/>
                <w:szCs w:val="21"/>
              </w:rPr>
            </w:pPr>
          </w:p>
        </w:tc>
        <w:tc>
          <w:tcPr>
            <w:tcW w:w="1648" w:type="dxa"/>
            <w:vAlign w:val="center"/>
          </w:tcPr>
          <w:p w14:paraId="7F98FDFC">
            <w:pPr>
              <w:rPr>
                <w:rFonts w:ascii="宋体" w:hAnsi="宋体" w:cs="Arial"/>
                <w:sz w:val="21"/>
                <w:szCs w:val="21"/>
              </w:rPr>
            </w:pPr>
            <w:r>
              <w:rPr>
                <w:rFonts w:hint="eastAsia" w:ascii="宋体" w:hAnsi="宋体" w:cs="Arial"/>
                <w:sz w:val="21"/>
                <w:szCs w:val="21"/>
              </w:rPr>
              <w:t>返回</w:t>
            </w:r>
          </w:p>
        </w:tc>
        <w:tc>
          <w:tcPr>
            <w:tcW w:w="1053" w:type="dxa"/>
            <w:vAlign w:val="center"/>
          </w:tcPr>
          <w:p w14:paraId="1D2888C2">
            <w:pPr>
              <w:rPr>
                <w:rFonts w:ascii="宋体" w:hAnsi="宋体" w:cs="Arial"/>
                <w:sz w:val="21"/>
                <w:szCs w:val="21"/>
              </w:rPr>
            </w:pPr>
            <w:r>
              <w:rPr>
                <w:rFonts w:hint="eastAsia" w:ascii="宋体" w:hAnsi="宋体" w:cs="Arial"/>
                <w:sz w:val="21"/>
                <w:szCs w:val="21"/>
              </w:rPr>
              <w:t>按钮</w:t>
            </w:r>
          </w:p>
        </w:tc>
        <w:tc>
          <w:tcPr>
            <w:tcW w:w="1024" w:type="dxa"/>
            <w:vAlign w:val="center"/>
          </w:tcPr>
          <w:p w14:paraId="7D9D8D0E">
            <w:pPr>
              <w:rPr>
                <w:rFonts w:ascii="宋体" w:hAnsi="宋体" w:cs="Arial"/>
                <w:color w:val="000000"/>
                <w:sz w:val="21"/>
                <w:szCs w:val="21"/>
              </w:rPr>
            </w:pPr>
          </w:p>
        </w:tc>
        <w:tc>
          <w:tcPr>
            <w:tcW w:w="924" w:type="dxa"/>
            <w:vAlign w:val="center"/>
          </w:tcPr>
          <w:p w14:paraId="6E73EBBA">
            <w:pPr>
              <w:rPr>
                <w:rFonts w:ascii="宋体" w:hAnsi="宋体" w:cs="Arial"/>
                <w:color w:val="000000"/>
                <w:sz w:val="21"/>
                <w:szCs w:val="21"/>
              </w:rPr>
            </w:pPr>
          </w:p>
        </w:tc>
        <w:tc>
          <w:tcPr>
            <w:tcW w:w="924" w:type="dxa"/>
            <w:vAlign w:val="center"/>
          </w:tcPr>
          <w:p w14:paraId="6F18AB7F">
            <w:pPr>
              <w:rPr>
                <w:rFonts w:ascii="宋体" w:hAnsi="宋体" w:cs="Arial"/>
                <w:color w:val="000000"/>
                <w:sz w:val="21"/>
                <w:szCs w:val="21"/>
              </w:rPr>
            </w:pPr>
          </w:p>
        </w:tc>
        <w:tc>
          <w:tcPr>
            <w:tcW w:w="2521" w:type="dxa"/>
            <w:vAlign w:val="center"/>
          </w:tcPr>
          <w:p w14:paraId="440ECA9C">
            <w:pPr>
              <w:rPr>
                <w:rFonts w:ascii="宋体" w:hAnsi="宋体" w:cs="Arial"/>
                <w:color w:val="000000"/>
                <w:sz w:val="21"/>
                <w:szCs w:val="21"/>
              </w:rPr>
            </w:pPr>
            <w:r>
              <w:rPr>
                <w:rFonts w:hint="eastAsia" w:ascii="宋体" w:hAnsi="宋体" w:cs="Arial"/>
                <w:color w:val="000000"/>
                <w:sz w:val="21"/>
                <w:szCs w:val="21"/>
              </w:rPr>
              <w:t>返回输入页面</w:t>
            </w:r>
          </w:p>
        </w:tc>
      </w:tr>
    </w:tbl>
    <w:p w14:paraId="75DD175E"/>
    <w:p w14:paraId="65F1F300">
      <w:pPr>
        <w:pStyle w:val="3"/>
        <w:numPr>
          <w:ilvl w:val="1"/>
          <w:numId w:val="2"/>
        </w:numPr>
      </w:pPr>
      <w:bookmarkStart w:id="423" w:name="_Toc351988482"/>
      <w:r>
        <w:rPr>
          <w:rFonts w:hint="eastAsia"/>
        </w:rPr>
        <w:t>预约管理</w:t>
      </w:r>
      <w:bookmarkEnd w:id="395"/>
      <w:bookmarkEnd w:id="396"/>
      <w:bookmarkEnd w:id="423"/>
    </w:p>
    <w:p w14:paraId="0479DC07">
      <w:pPr>
        <w:pStyle w:val="4"/>
        <w:numPr>
          <w:ilvl w:val="2"/>
          <w:numId w:val="2"/>
        </w:numPr>
        <w:ind w:left="57"/>
      </w:pPr>
      <w:bookmarkStart w:id="424" w:name="_Toc351988483"/>
      <w:bookmarkStart w:id="425" w:name="_Toc330759631"/>
      <w:bookmarkStart w:id="426" w:name="_Toc330539839"/>
      <w:r>
        <w:rPr>
          <w:rFonts w:hint="eastAsia"/>
        </w:rPr>
        <w:t>功能描述</w:t>
      </w:r>
      <w:bookmarkEnd w:id="424"/>
      <w:bookmarkEnd w:id="425"/>
      <w:bookmarkEnd w:id="426"/>
    </w:p>
    <w:p w14:paraId="78EDA966">
      <w:pPr>
        <w:spacing w:line="360" w:lineRule="auto"/>
        <w:ind w:firstLine="420"/>
        <w:rPr>
          <w:sz w:val="21"/>
          <w:szCs w:val="21"/>
        </w:rPr>
      </w:pPr>
      <w:r>
        <w:rPr>
          <w:rFonts w:hint="eastAsia"/>
          <w:sz w:val="21"/>
          <w:szCs w:val="21"/>
        </w:rPr>
        <w:t>用户</w:t>
      </w:r>
      <w:r>
        <w:rPr>
          <w:sz w:val="21"/>
          <w:szCs w:val="21"/>
        </w:rPr>
        <w:t>可以</w:t>
      </w:r>
      <w:r>
        <w:rPr>
          <w:rFonts w:hint="eastAsia"/>
          <w:sz w:val="21"/>
          <w:szCs w:val="21"/>
        </w:rPr>
        <w:t>通过本功能查询自己一年内提交的所有预约交易及其详情，并可对未执行的预约交易计划进行终止操作。</w:t>
      </w:r>
    </w:p>
    <w:p w14:paraId="2A011158">
      <w:pPr>
        <w:pStyle w:val="4"/>
        <w:numPr>
          <w:ilvl w:val="2"/>
          <w:numId w:val="2"/>
        </w:numPr>
        <w:ind w:left="57"/>
      </w:pPr>
      <w:bookmarkStart w:id="427" w:name="_Toc330759632"/>
      <w:bookmarkStart w:id="428" w:name="_Toc330539840"/>
      <w:bookmarkStart w:id="429" w:name="_Toc351988484"/>
      <w:r>
        <w:rPr>
          <w:rFonts w:hint="eastAsia"/>
        </w:rPr>
        <w:t>业务流程</w:t>
      </w:r>
      <w:bookmarkEnd w:id="427"/>
      <w:bookmarkEnd w:id="428"/>
      <w:bookmarkEnd w:id="429"/>
    </w:p>
    <w:p w14:paraId="082F121E">
      <w:pPr>
        <w:spacing w:line="360" w:lineRule="auto"/>
        <w:rPr>
          <w:rFonts w:ascii="宋体" w:hAnsi="宋体"/>
          <w:b/>
          <w:sz w:val="21"/>
          <w:szCs w:val="21"/>
        </w:rPr>
      </w:pPr>
      <w:r>
        <w:object>
          <v:shape id="_x0000_i1039" o:spt="75" type="#_x0000_t75" style="height:402.75pt;width:458.25pt;" o:ole="t" filled="f" o:preferrelative="t" stroked="f" coordsize="21600,21600">
            <v:path/>
            <v:fill on="f" focussize="0,0"/>
            <v:stroke on="f" joinstyle="miter"/>
            <v:imagedata r:id="rId38" o:title=""/>
            <o:lock v:ext="edit" aspectratio="t"/>
            <w10:wrap type="none"/>
            <w10:anchorlock/>
          </v:shape>
          <o:OLEObject Type="Embed" ProgID="Visio.Drawing.11" ShapeID="_x0000_i1039" DrawAspect="Content" ObjectID="_1468075739" r:id="rId37">
            <o:LockedField>false</o:LockedField>
          </o:OLEObject>
        </w:object>
      </w:r>
      <w:r>
        <w:rPr>
          <w:rFonts w:hint="eastAsia" w:ascii="宋体" w:hAnsi="宋体"/>
          <w:b/>
          <w:sz w:val="21"/>
          <w:szCs w:val="21"/>
        </w:rPr>
        <w:t>流程说明：</w:t>
      </w:r>
    </w:p>
    <w:p w14:paraId="39C6B656">
      <w:pPr>
        <w:pStyle w:val="88"/>
        <w:numPr>
          <w:ilvl w:val="0"/>
          <w:numId w:val="80"/>
        </w:numPr>
        <w:ind w:firstLineChars="0"/>
        <w:rPr>
          <w:rFonts w:ascii="宋体" w:hAnsi="宋体" w:cs="Arial"/>
          <w:szCs w:val="21"/>
        </w:rPr>
      </w:pPr>
      <w:r>
        <w:rPr>
          <w:rFonts w:ascii="宋体" w:hAnsi="宋体" w:cs="Arial"/>
          <w:szCs w:val="21"/>
        </w:rPr>
        <w:t>用户进入</w:t>
      </w:r>
      <w:r>
        <w:rPr>
          <w:rFonts w:hint="eastAsia" w:ascii="宋体" w:hAnsi="宋体" w:cs="Arial"/>
          <w:szCs w:val="21"/>
        </w:rPr>
        <w:t>“预约管理”菜单，进入预约交易查询页面</w:t>
      </w:r>
    </w:p>
    <w:p w14:paraId="0001323B">
      <w:pPr>
        <w:pStyle w:val="88"/>
        <w:numPr>
          <w:ilvl w:val="0"/>
          <w:numId w:val="80"/>
        </w:numPr>
        <w:ind w:firstLineChars="0"/>
        <w:rPr>
          <w:rFonts w:ascii="宋体" w:hAnsi="宋体" w:cs="Arial"/>
          <w:szCs w:val="21"/>
        </w:rPr>
      </w:pPr>
      <w:r>
        <w:rPr>
          <w:rFonts w:hint="eastAsia" w:ascii="宋体" w:hAnsi="宋体" w:cs="Arial"/>
          <w:szCs w:val="21"/>
        </w:rPr>
        <w:t>用户可以按提交日期或者预约状态查询预约交易，系统返回列表。用户可以点击每条记录操作对应的“详情”，查看计划的详细信息；还可以查看预约交易执行过的交易记录；</w:t>
      </w:r>
    </w:p>
    <w:p w14:paraId="3C926836">
      <w:pPr>
        <w:pStyle w:val="88"/>
        <w:numPr>
          <w:ilvl w:val="0"/>
          <w:numId w:val="80"/>
        </w:numPr>
        <w:ind w:firstLineChars="0"/>
        <w:rPr>
          <w:rFonts w:ascii="宋体" w:hAnsi="宋体" w:cs="Arial"/>
          <w:szCs w:val="21"/>
        </w:rPr>
      </w:pPr>
      <w:r>
        <w:rPr>
          <w:rFonts w:hint="eastAsia" w:ascii="宋体" w:hAnsi="宋体" w:cs="Arial"/>
          <w:szCs w:val="21"/>
        </w:rPr>
        <w:t>对于状态为“预约待处理”的交易，用户可以点击“撤销”按钮撤销该笔预约转账，系统弹出提示框：</w:t>
      </w:r>
    </w:p>
    <w:p w14:paraId="2097A1D4">
      <w:pPr>
        <w:pStyle w:val="88"/>
        <w:numPr>
          <w:ilvl w:val="1"/>
          <w:numId w:val="81"/>
        </w:numPr>
        <w:ind w:firstLineChars="0"/>
        <w:rPr>
          <w:rFonts w:ascii="宋体" w:hAnsi="宋体" w:cs="Arial"/>
          <w:bCs/>
          <w:color w:val="000000"/>
          <w:szCs w:val="21"/>
        </w:rPr>
      </w:pPr>
      <w:r>
        <w:rPr>
          <w:rFonts w:hint="eastAsia" w:ascii="宋体" w:hAnsi="宋体" w:cs="Arial"/>
          <w:bCs/>
          <w:color w:val="000000"/>
          <w:szCs w:val="21"/>
        </w:rPr>
        <w:t>用户确认撤销信息，并选择认证方式，点击“确定”按钮</w:t>
      </w:r>
    </w:p>
    <w:p w14:paraId="1708E843">
      <w:pPr>
        <w:pStyle w:val="88"/>
        <w:numPr>
          <w:ilvl w:val="1"/>
          <w:numId w:val="81"/>
        </w:numPr>
        <w:ind w:firstLineChars="0"/>
        <w:rPr>
          <w:rFonts w:ascii="宋体" w:hAnsi="宋体" w:cs="Arial"/>
          <w:bCs/>
          <w:color w:val="000000"/>
          <w:szCs w:val="21"/>
        </w:rPr>
      </w:pPr>
      <w:r>
        <w:rPr>
          <w:rFonts w:hint="eastAsia" w:ascii="宋体" w:hAnsi="宋体" w:cs="Arial"/>
          <w:bCs/>
          <w:color w:val="000000"/>
          <w:szCs w:val="21"/>
        </w:rPr>
        <w:t>向网银系统发送撤销预约的指令，撤销成功后返回列表页面该条交易显示“预约已撤销”。</w:t>
      </w:r>
    </w:p>
    <w:p w14:paraId="1445D969">
      <w:pPr>
        <w:pStyle w:val="4"/>
        <w:numPr>
          <w:ilvl w:val="2"/>
          <w:numId w:val="2"/>
        </w:numPr>
        <w:ind w:left="57"/>
      </w:pPr>
      <w:bookmarkStart w:id="430" w:name="_Toc351988485"/>
      <w:bookmarkStart w:id="431" w:name="_Toc330759633"/>
      <w:bookmarkStart w:id="432" w:name="_Toc330539841"/>
      <w:r>
        <w:rPr>
          <w:rFonts w:hint="eastAsia"/>
        </w:rPr>
        <w:t>业务规则</w:t>
      </w:r>
      <w:bookmarkEnd w:id="430"/>
      <w:bookmarkEnd w:id="431"/>
      <w:bookmarkEnd w:id="432"/>
    </w:p>
    <w:p w14:paraId="0B13AFAA">
      <w:pPr>
        <w:pStyle w:val="5"/>
        <w:numPr>
          <w:ilvl w:val="0"/>
          <w:numId w:val="0"/>
        </w:numPr>
      </w:pPr>
      <w:r>
        <w:rPr>
          <w:rFonts w:hint="eastAsia"/>
        </w:rPr>
        <w:t>交易前</w:t>
      </w:r>
    </w:p>
    <w:p w14:paraId="6B6AC707">
      <w:pPr>
        <w:pStyle w:val="5"/>
        <w:numPr>
          <w:ilvl w:val="0"/>
          <w:numId w:val="0"/>
        </w:numPr>
      </w:pPr>
      <w:r>
        <w:rPr>
          <w:rFonts w:hint="eastAsia"/>
        </w:rPr>
        <w:t>交易中</w:t>
      </w:r>
    </w:p>
    <w:p w14:paraId="3A8B17E0">
      <w:pPr>
        <w:widowControl w:val="0"/>
        <w:numPr>
          <w:ilvl w:val="0"/>
          <w:numId w:val="82"/>
        </w:numPr>
        <w:spacing w:after="0" w:line="360" w:lineRule="auto"/>
        <w:rPr>
          <w:rFonts w:ascii="宋体" w:hAnsi="宋体"/>
          <w:sz w:val="21"/>
          <w:szCs w:val="21"/>
        </w:rPr>
      </w:pPr>
      <w:r>
        <w:rPr>
          <w:rFonts w:hint="eastAsia" w:ascii="宋体" w:hAnsi="宋体"/>
          <w:sz w:val="21"/>
          <w:szCs w:val="21"/>
        </w:rPr>
        <w:t>仅支持预约待处理的交易提供撤销操作。</w:t>
      </w:r>
    </w:p>
    <w:p w14:paraId="483F0997">
      <w:pPr>
        <w:pStyle w:val="88"/>
        <w:numPr>
          <w:ilvl w:val="0"/>
          <w:numId w:val="82"/>
        </w:numPr>
        <w:ind w:firstLineChars="0"/>
        <w:rPr>
          <w:rFonts w:ascii="宋体" w:hAnsi="宋体" w:cs="Arial"/>
          <w:color w:val="000000"/>
          <w:szCs w:val="21"/>
        </w:rPr>
      </w:pPr>
      <w:r>
        <w:rPr>
          <w:rFonts w:hint="eastAsia" w:ascii="宋体" w:hAnsi="宋体" w:cs="Arial"/>
          <w:color w:val="000000"/>
          <w:szCs w:val="21"/>
        </w:rPr>
        <w:t>起止时间支持最长1年，跨度最大是3个月的预约交易。</w:t>
      </w:r>
    </w:p>
    <w:p w14:paraId="59CA273E">
      <w:pPr>
        <w:pStyle w:val="5"/>
        <w:numPr>
          <w:ilvl w:val="0"/>
          <w:numId w:val="0"/>
        </w:numPr>
      </w:pPr>
      <w:r>
        <w:rPr>
          <w:rFonts w:hint="eastAsia"/>
        </w:rPr>
        <w:t>交易后</w:t>
      </w:r>
    </w:p>
    <w:p w14:paraId="6DE0EAA5">
      <w:pPr>
        <w:pStyle w:val="88"/>
        <w:numPr>
          <w:ilvl w:val="0"/>
          <w:numId w:val="83"/>
        </w:numPr>
        <w:ind w:left="0" w:firstLineChars="0"/>
        <w:rPr>
          <w:rFonts w:ascii="宋体" w:hAnsi="宋体" w:cs="Arial"/>
          <w:color w:val="000000"/>
        </w:rPr>
      </w:pPr>
      <w:r>
        <w:rPr>
          <w:rFonts w:hint="eastAsia" w:ascii="宋体" w:hAnsi="宋体" w:cs="Arial"/>
          <w:color w:val="000000"/>
        </w:rPr>
        <w:t>撤销操作无论成功失败都记录日志。日志应该在内部管理里的日志管理-用户操作日志查询里的个人客户日志中查询到。用户也可以在个人网银里的客户服务里的网银操作日志查询到。</w:t>
      </w:r>
    </w:p>
    <w:p w14:paraId="40C3D6A6">
      <w:pPr>
        <w:pStyle w:val="4"/>
        <w:numPr>
          <w:ilvl w:val="2"/>
          <w:numId w:val="2"/>
        </w:numPr>
        <w:ind w:left="57"/>
      </w:pPr>
      <w:bookmarkStart w:id="433" w:name="_Toc351988486"/>
      <w:bookmarkStart w:id="434" w:name="_Toc330759634"/>
      <w:bookmarkStart w:id="435" w:name="_Toc330539842"/>
      <w:r>
        <w:rPr>
          <w:rFonts w:hint="eastAsia"/>
        </w:rPr>
        <w:t>页面要素</w:t>
      </w:r>
      <w:bookmarkEnd w:id="433"/>
      <w:bookmarkEnd w:id="434"/>
      <w:bookmarkEnd w:id="435"/>
    </w:p>
    <w:p w14:paraId="25D8A02F">
      <w:pPr>
        <w:pStyle w:val="5"/>
        <w:numPr>
          <w:ilvl w:val="0"/>
          <w:numId w:val="0"/>
        </w:numPr>
      </w:pPr>
      <w:r>
        <w:rPr>
          <w:rFonts w:hint="eastAsia"/>
        </w:rPr>
        <w:t>预约交易查询页面</w:t>
      </w:r>
    </w:p>
    <w:tbl>
      <w:tblPr>
        <w:tblStyle w:val="48"/>
        <w:tblW w:w="98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5"/>
        <w:gridCol w:w="1906"/>
        <w:gridCol w:w="1218"/>
        <w:gridCol w:w="1184"/>
        <w:gridCol w:w="1068"/>
        <w:gridCol w:w="1068"/>
        <w:gridCol w:w="2915"/>
      </w:tblGrid>
      <w:tr w14:paraId="72B00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 w:type="dxa"/>
            <w:shd w:val="clear" w:color="auto" w:fill="FFCC99"/>
            <w:vAlign w:val="center"/>
          </w:tcPr>
          <w:p w14:paraId="68F3415F">
            <w:pPr>
              <w:rPr>
                <w:rFonts w:ascii="宋体" w:hAnsi="宋体" w:cs="Arial"/>
                <w:b/>
                <w:sz w:val="21"/>
                <w:szCs w:val="21"/>
              </w:rPr>
            </w:pPr>
            <w:r>
              <w:rPr>
                <w:rFonts w:ascii="宋体" w:hAnsi="宋体" w:cs="Arial"/>
                <w:b/>
                <w:sz w:val="21"/>
                <w:szCs w:val="21"/>
              </w:rPr>
              <w:t>序号</w:t>
            </w:r>
          </w:p>
        </w:tc>
        <w:tc>
          <w:tcPr>
            <w:tcW w:w="1906" w:type="dxa"/>
            <w:shd w:val="clear" w:color="auto" w:fill="FFCC99"/>
            <w:vAlign w:val="center"/>
          </w:tcPr>
          <w:p w14:paraId="4EA81FF7">
            <w:pPr>
              <w:rPr>
                <w:rFonts w:ascii="宋体" w:hAnsi="宋体" w:cs="Arial"/>
                <w:b/>
                <w:sz w:val="21"/>
                <w:szCs w:val="21"/>
              </w:rPr>
            </w:pPr>
            <w:r>
              <w:rPr>
                <w:rFonts w:ascii="宋体" w:hAnsi="宋体" w:cs="Arial"/>
                <w:b/>
                <w:sz w:val="21"/>
                <w:szCs w:val="21"/>
              </w:rPr>
              <w:t>名称</w:t>
            </w:r>
          </w:p>
        </w:tc>
        <w:tc>
          <w:tcPr>
            <w:tcW w:w="1218" w:type="dxa"/>
            <w:shd w:val="clear" w:color="auto" w:fill="FFCC99"/>
            <w:vAlign w:val="center"/>
          </w:tcPr>
          <w:p w14:paraId="041B7336">
            <w:pPr>
              <w:rPr>
                <w:rFonts w:ascii="宋体" w:hAnsi="宋体" w:cs="Arial"/>
                <w:b/>
                <w:sz w:val="21"/>
                <w:szCs w:val="21"/>
              </w:rPr>
            </w:pPr>
            <w:r>
              <w:rPr>
                <w:rFonts w:ascii="宋体" w:hAnsi="宋体" w:cs="Arial"/>
                <w:b/>
                <w:sz w:val="21"/>
                <w:szCs w:val="21"/>
              </w:rPr>
              <w:t>输入</w:t>
            </w:r>
            <w:r>
              <w:rPr>
                <w:rFonts w:hint="eastAsia" w:ascii="宋体" w:hAnsi="宋体" w:cs="Arial"/>
                <w:b/>
                <w:sz w:val="21"/>
                <w:szCs w:val="21"/>
              </w:rPr>
              <w:t>/输出</w:t>
            </w:r>
          </w:p>
        </w:tc>
        <w:tc>
          <w:tcPr>
            <w:tcW w:w="1184" w:type="dxa"/>
            <w:shd w:val="clear" w:color="auto" w:fill="FFCC99"/>
            <w:vAlign w:val="center"/>
          </w:tcPr>
          <w:p w14:paraId="6E162845">
            <w:pPr>
              <w:rPr>
                <w:rFonts w:ascii="宋体" w:hAnsi="宋体" w:cs="Arial"/>
                <w:b/>
                <w:sz w:val="21"/>
                <w:szCs w:val="21"/>
              </w:rPr>
            </w:pPr>
            <w:r>
              <w:rPr>
                <w:rFonts w:ascii="宋体" w:hAnsi="宋体" w:cs="Arial"/>
                <w:b/>
                <w:sz w:val="21"/>
                <w:szCs w:val="21"/>
              </w:rPr>
              <w:t>缺省值</w:t>
            </w:r>
          </w:p>
        </w:tc>
        <w:tc>
          <w:tcPr>
            <w:tcW w:w="1068" w:type="dxa"/>
            <w:shd w:val="clear" w:color="auto" w:fill="FFCC99"/>
            <w:vAlign w:val="center"/>
          </w:tcPr>
          <w:p w14:paraId="2D4483D0">
            <w:pPr>
              <w:rPr>
                <w:rFonts w:ascii="宋体" w:hAnsi="宋体" w:cs="Arial"/>
                <w:b/>
                <w:sz w:val="21"/>
                <w:szCs w:val="21"/>
              </w:rPr>
            </w:pPr>
            <w:r>
              <w:rPr>
                <w:rFonts w:hint="eastAsia" w:ascii="宋体" w:hAnsi="宋体" w:cs="Arial"/>
                <w:b/>
                <w:sz w:val="21"/>
                <w:szCs w:val="21"/>
              </w:rPr>
              <w:t>类型/长度</w:t>
            </w:r>
          </w:p>
        </w:tc>
        <w:tc>
          <w:tcPr>
            <w:tcW w:w="1068" w:type="dxa"/>
            <w:shd w:val="clear" w:color="auto" w:fill="FFCC99"/>
            <w:vAlign w:val="center"/>
          </w:tcPr>
          <w:p w14:paraId="4212C219">
            <w:pPr>
              <w:rPr>
                <w:rFonts w:ascii="宋体" w:hAnsi="宋体" w:cs="Arial"/>
                <w:b/>
                <w:sz w:val="21"/>
                <w:szCs w:val="21"/>
              </w:rPr>
            </w:pPr>
            <w:r>
              <w:rPr>
                <w:rFonts w:hint="eastAsia" w:ascii="宋体" w:hAnsi="宋体" w:cs="Arial"/>
                <w:b/>
                <w:sz w:val="21"/>
                <w:szCs w:val="21"/>
              </w:rPr>
              <w:t>是否必输</w:t>
            </w:r>
          </w:p>
        </w:tc>
        <w:tc>
          <w:tcPr>
            <w:tcW w:w="2915" w:type="dxa"/>
            <w:shd w:val="clear" w:color="auto" w:fill="FFCC99"/>
            <w:vAlign w:val="center"/>
          </w:tcPr>
          <w:p w14:paraId="20C61EE2">
            <w:pPr>
              <w:rPr>
                <w:rFonts w:ascii="宋体" w:hAnsi="宋体" w:cs="Arial"/>
                <w:b/>
                <w:sz w:val="21"/>
                <w:szCs w:val="21"/>
              </w:rPr>
            </w:pPr>
            <w:r>
              <w:rPr>
                <w:rFonts w:ascii="宋体" w:hAnsi="宋体" w:cs="Arial"/>
                <w:b/>
                <w:sz w:val="21"/>
                <w:szCs w:val="21"/>
              </w:rPr>
              <w:t>备注</w:t>
            </w:r>
          </w:p>
        </w:tc>
      </w:tr>
      <w:tr w14:paraId="72176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9854" w:type="dxa"/>
            <w:gridSpan w:val="7"/>
            <w:vAlign w:val="center"/>
          </w:tcPr>
          <w:p w14:paraId="7AA21A80">
            <w:pPr>
              <w:rPr>
                <w:rFonts w:ascii="宋体" w:hAnsi="宋体" w:cs="Arial"/>
                <w:sz w:val="21"/>
                <w:szCs w:val="21"/>
              </w:rPr>
            </w:pPr>
            <w:r>
              <w:rPr>
                <w:rFonts w:hint="eastAsia" w:ascii="宋体" w:hAnsi="宋体" w:cs="Arial"/>
                <w:sz w:val="21"/>
                <w:szCs w:val="21"/>
              </w:rPr>
              <w:t>查询条件</w:t>
            </w:r>
          </w:p>
        </w:tc>
      </w:tr>
      <w:tr w14:paraId="5FD48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05F011EF">
            <w:pPr>
              <w:numPr>
                <w:ilvl w:val="0"/>
                <w:numId w:val="84"/>
              </w:numPr>
              <w:rPr>
                <w:rFonts w:ascii="宋体" w:hAnsi="宋体"/>
                <w:sz w:val="21"/>
                <w:szCs w:val="21"/>
              </w:rPr>
            </w:pPr>
          </w:p>
        </w:tc>
        <w:tc>
          <w:tcPr>
            <w:tcW w:w="1906" w:type="dxa"/>
            <w:vAlign w:val="center"/>
          </w:tcPr>
          <w:p w14:paraId="4DEAC648">
            <w:pPr>
              <w:rPr>
                <w:rFonts w:ascii="宋体" w:hAnsi="宋体" w:cs="Arial"/>
                <w:sz w:val="21"/>
                <w:szCs w:val="21"/>
              </w:rPr>
            </w:pPr>
            <w:r>
              <w:rPr>
                <w:rFonts w:hint="eastAsia" w:ascii="宋体" w:hAnsi="宋体" w:cs="Arial"/>
                <w:sz w:val="21"/>
                <w:szCs w:val="21"/>
              </w:rPr>
              <w:t>起始日期</w:t>
            </w:r>
          </w:p>
        </w:tc>
        <w:tc>
          <w:tcPr>
            <w:tcW w:w="1218" w:type="dxa"/>
            <w:vAlign w:val="center"/>
          </w:tcPr>
          <w:p w14:paraId="52150C78">
            <w:pPr>
              <w:rPr>
                <w:rFonts w:ascii="宋体" w:hAnsi="宋体" w:cs="Arial"/>
                <w:sz w:val="21"/>
                <w:szCs w:val="21"/>
              </w:rPr>
            </w:pPr>
            <w:r>
              <w:rPr>
                <w:rFonts w:hint="eastAsia" w:ascii="宋体" w:hAnsi="宋体" w:cs="Arial"/>
                <w:sz w:val="21"/>
                <w:szCs w:val="21"/>
              </w:rPr>
              <w:t>文本框</w:t>
            </w:r>
          </w:p>
        </w:tc>
        <w:tc>
          <w:tcPr>
            <w:tcW w:w="1184" w:type="dxa"/>
            <w:vAlign w:val="center"/>
          </w:tcPr>
          <w:p w14:paraId="463A4BD4">
            <w:pPr>
              <w:rPr>
                <w:rFonts w:ascii="宋体" w:hAnsi="宋体" w:cs="Arial"/>
                <w:sz w:val="21"/>
                <w:szCs w:val="21"/>
              </w:rPr>
            </w:pPr>
          </w:p>
        </w:tc>
        <w:tc>
          <w:tcPr>
            <w:tcW w:w="1068" w:type="dxa"/>
            <w:vAlign w:val="center"/>
          </w:tcPr>
          <w:p w14:paraId="789C51E8">
            <w:pPr>
              <w:rPr>
                <w:rFonts w:ascii="宋体" w:hAnsi="宋体" w:cs="Arial"/>
                <w:color w:val="000000"/>
                <w:sz w:val="21"/>
                <w:szCs w:val="21"/>
              </w:rPr>
            </w:pPr>
            <w:r>
              <w:rPr>
                <w:rFonts w:ascii="宋体" w:hAnsi="宋体" w:cs="Arial"/>
                <w:color w:val="000000"/>
                <w:sz w:val="21"/>
                <w:szCs w:val="21"/>
              </w:rPr>
              <w:t>C/</w:t>
            </w:r>
            <w:r>
              <w:rPr>
                <w:rFonts w:hint="eastAsia" w:ascii="宋体" w:hAnsi="宋体" w:cs="Arial"/>
                <w:color w:val="000000"/>
                <w:sz w:val="21"/>
                <w:szCs w:val="21"/>
              </w:rPr>
              <w:t>10</w:t>
            </w:r>
          </w:p>
        </w:tc>
        <w:tc>
          <w:tcPr>
            <w:tcW w:w="1068" w:type="dxa"/>
            <w:vAlign w:val="center"/>
          </w:tcPr>
          <w:p w14:paraId="0A2019ED">
            <w:pPr>
              <w:rPr>
                <w:rFonts w:ascii="宋体" w:hAnsi="宋体"/>
                <w:sz w:val="21"/>
                <w:szCs w:val="21"/>
              </w:rPr>
            </w:pPr>
            <w:r>
              <w:rPr>
                <w:rFonts w:hint="eastAsia" w:ascii="宋体" w:hAnsi="宋体"/>
                <w:sz w:val="21"/>
                <w:szCs w:val="21"/>
              </w:rPr>
              <w:t>否</w:t>
            </w:r>
          </w:p>
        </w:tc>
        <w:tc>
          <w:tcPr>
            <w:tcW w:w="2915" w:type="dxa"/>
            <w:vAlign w:val="center"/>
          </w:tcPr>
          <w:p w14:paraId="60A9F0A0">
            <w:pPr>
              <w:rPr>
                <w:rFonts w:ascii="宋体" w:hAnsi="宋体" w:cs="Arial"/>
                <w:sz w:val="21"/>
                <w:szCs w:val="21"/>
              </w:rPr>
            </w:pPr>
            <w:r>
              <w:rPr>
                <w:rFonts w:hint="eastAsia" w:ascii="宋体" w:hAnsi="宋体" w:cs="Arial"/>
                <w:sz w:val="21"/>
                <w:szCs w:val="21"/>
              </w:rPr>
              <w:t>日期控件</w:t>
            </w:r>
          </w:p>
        </w:tc>
      </w:tr>
      <w:tr w14:paraId="73686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5D6B8C58">
            <w:pPr>
              <w:numPr>
                <w:ilvl w:val="0"/>
                <w:numId w:val="84"/>
              </w:numPr>
              <w:ind w:left="420" w:hanging="420"/>
              <w:rPr>
                <w:rFonts w:ascii="宋体" w:hAnsi="宋体"/>
                <w:sz w:val="21"/>
                <w:szCs w:val="21"/>
              </w:rPr>
            </w:pPr>
          </w:p>
        </w:tc>
        <w:tc>
          <w:tcPr>
            <w:tcW w:w="1906" w:type="dxa"/>
            <w:vAlign w:val="center"/>
          </w:tcPr>
          <w:p w14:paraId="4A2BD8C9">
            <w:pPr>
              <w:rPr>
                <w:rFonts w:ascii="宋体" w:hAnsi="宋体" w:cs="Arial"/>
                <w:sz w:val="21"/>
                <w:szCs w:val="21"/>
              </w:rPr>
            </w:pPr>
            <w:r>
              <w:rPr>
                <w:rFonts w:hint="eastAsia" w:ascii="宋体" w:hAnsi="宋体" w:cs="Arial"/>
                <w:sz w:val="21"/>
                <w:szCs w:val="21"/>
              </w:rPr>
              <w:t>结束日期</w:t>
            </w:r>
          </w:p>
        </w:tc>
        <w:tc>
          <w:tcPr>
            <w:tcW w:w="1218" w:type="dxa"/>
            <w:vAlign w:val="center"/>
          </w:tcPr>
          <w:p w14:paraId="476DD254">
            <w:pPr>
              <w:rPr>
                <w:rFonts w:ascii="宋体" w:hAnsi="宋体" w:cs="Arial"/>
                <w:sz w:val="21"/>
                <w:szCs w:val="21"/>
              </w:rPr>
            </w:pPr>
            <w:r>
              <w:rPr>
                <w:rFonts w:hint="eastAsia" w:ascii="宋体" w:hAnsi="宋体" w:cs="Arial"/>
                <w:sz w:val="21"/>
                <w:szCs w:val="21"/>
              </w:rPr>
              <w:t>文本框</w:t>
            </w:r>
          </w:p>
        </w:tc>
        <w:tc>
          <w:tcPr>
            <w:tcW w:w="1184" w:type="dxa"/>
            <w:vAlign w:val="center"/>
          </w:tcPr>
          <w:p w14:paraId="2E3426DA">
            <w:pPr>
              <w:rPr>
                <w:rFonts w:ascii="宋体" w:hAnsi="宋体" w:cs="Arial"/>
                <w:sz w:val="21"/>
                <w:szCs w:val="21"/>
              </w:rPr>
            </w:pPr>
          </w:p>
        </w:tc>
        <w:tc>
          <w:tcPr>
            <w:tcW w:w="1068" w:type="dxa"/>
            <w:vAlign w:val="center"/>
          </w:tcPr>
          <w:p w14:paraId="35DF2AFC">
            <w:pPr>
              <w:rPr>
                <w:rFonts w:ascii="宋体" w:hAnsi="宋体" w:cs="Arial"/>
                <w:color w:val="000000"/>
                <w:sz w:val="21"/>
                <w:szCs w:val="21"/>
              </w:rPr>
            </w:pPr>
            <w:r>
              <w:rPr>
                <w:rFonts w:ascii="宋体" w:hAnsi="宋体" w:cs="Arial"/>
                <w:color w:val="000000"/>
                <w:sz w:val="21"/>
                <w:szCs w:val="21"/>
              </w:rPr>
              <w:t>C/</w:t>
            </w:r>
            <w:r>
              <w:rPr>
                <w:rFonts w:hint="eastAsia" w:ascii="宋体" w:hAnsi="宋体" w:cs="Arial"/>
                <w:color w:val="000000"/>
                <w:sz w:val="21"/>
                <w:szCs w:val="21"/>
              </w:rPr>
              <w:t>10</w:t>
            </w:r>
          </w:p>
        </w:tc>
        <w:tc>
          <w:tcPr>
            <w:tcW w:w="1068" w:type="dxa"/>
            <w:vAlign w:val="center"/>
          </w:tcPr>
          <w:p w14:paraId="2866DBA1">
            <w:pPr>
              <w:rPr>
                <w:rFonts w:ascii="宋体" w:hAnsi="宋体" w:cs="Arial"/>
                <w:sz w:val="21"/>
                <w:szCs w:val="21"/>
              </w:rPr>
            </w:pPr>
            <w:r>
              <w:rPr>
                <w:rFonts w:hint="eastAsia" w:ascii="宋体" w:hAnsi="宋体" w:cs="Arial"/>
                <w:sz w:val="21"/>
                <w:szCs w:val="21"/>
              </w:rPr>
              <w:t>否</w:t>
            </w:r>
          </w:p>
        </w:tc>
        <w:tc>
          <w:tcPr>
            <w:tcW w:w="2915" w:type="dxa"/>
            <w:vAlign w:val="center"/>
          </w:tcPr>
          <w:p w14:paraId="66B92837">
            <w:pPr>
              <w:rPr>
                <w:rFonts w:ascii="宋体" w:hAnsi="宋体" w:cs="Arial"/>
                <w:sz w:val="21"/>
                <w:szCs w:val="21"/>
              </w:rPr>
            </w:pPr>
            <w:r>
              <w:rPr>
                <w:rFonts w:hint="eastAsia" w:ascii="宋体" w:hAnsi="宋体" w:cs="Arial"/>
                <w:sz w:val="21"/>
                <w:szCs w:val="21"/>
              </w:rPr>
              <w:t>日期控件</w:t>
            </w:r>
          </w:p>
        </w:tc>
      </w:tr>
      <w:tr w14:paraId="4DA7C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74EBEAC3">
            <w:pPr>
              <w:numPr>
                <w:ilvl w:val="0"/>
                <w:numId w:val="84"/>
              </w:numPr>
              <w:ind w:left="420" w:hanging="420"/>
              <w:rPr>
                <w:rFonts w:ascii="宋体" w:hAnsi="宋体"/>
                <w:sz w:val="21"/>
                <w:szCs w:val="21"/>
              </w:rPr>
            </w:pPr>
          </w:p>
        </w:tc>
        <w:tc>
          <w:tcPr>
            <w:tcW w:w="1906" w:type="dxa"/>
            <w:vAlign w:val="center"/>
          </w:tcPr>
          <w:p w14:paraId="4BCCACB5">
            <w:pPr>
              <w:rPr>
                <w:rFonts w:ascii="宋体" w:hAnsi="宋体" w:cs="Arial"/>
                <w:sz w:val="21"/>
                <w:szCs w:val="21"/>
              </w:rPr>
            </w:pPr>
            <w:r>
              <w:rPr>
                <w:rFonts w:hint="eastAsia" w:ascii="宋体" w:hAnsi="宋体" w:cs="Arial"/>
                <w:sz w:val="21"/>
                <w:szCs w:val="21"/>
              </w:rPr>
              <w:t>预约状态</w:t>
            </w:r>
          </w:p>
        </w:tc>
        <w:tc>
          <w:tcPr>
            <w:tcW w:w="1218" w:type="dxa"/>
            <w:vAlign w:val="center"/>
          </w:tcPr>
          <w:p w14:paraId="74B24197">
            <w:pPr>
              <w:rPr>
                <w:rFonts w:ascii="宋体" w:hAnsi="宋体" w:cs="Arial"/>
                <w:sz w:val="21"/>
                <w:szCs w:val="21"/>
              </w:rPr>
            </w:pPr>
            <w:r>
              <w:rPr>
                <w:rFonts w:hint="eastAsia" w:ascii="宋体" w:hAnsi="宋体" w:cs="Arial"/>
                <w:sz w:val="21"/>
                <w:szCs w:val="21"/>
              </w:rPr>
              <w:t>下拉列表</w:t>
            </w:r>
          </w:p>
        </w:tc>
        <w:tc>
          <w:tcPr>
            <w:tcW w:w="1184" w:type="dxa"/>
            <w:vAlign w:val="center"/>
          </w:tcPr>
          <w:p w14:paraId="7BFD79EE">
            <w:pPr>
              <w:rPr>
                <w:rFonts w:ascii="宋体" w:hAnsi="宋体" w:cs="Arial"/>
                <w:sz w:val="21"/>
                <w:szCs w:val="21"/>
              </w:rPr>
            </w:pPr>
            <w:r>
              <w:rPr>
                <w:rFonts w:hint="eastAsia" w:ascii="宋体" w:hAnsi="宋体" w:cs="Arial"/>
                <w:sz w:val="21"/>
                <w:szCs w:val="21"/>
              </w:rPr>
              <w:t>全部</w:t>
            </w:r>
          </w:p>
        </w:tc>
        <w:tc>
          <w:tcPr>
            <w:tcW w:w="1068" w:type="dxa"/>
            <w:vAlign w:val="center"/>
          </w:tcPr>
          <w:p w14:paraId="263B3AEE">
            <w:pPr>
              <w:rPr>
                <w:rFonts w:ascii="宋体" w:hAnsi="宋体" w:cs="Arial"/>
                <w:sz w:val="21"/>
                <w:szCs w:val="21"/>
              </w:rPr>
            </w:pPr>
          </w:p>
        </w:tc>
        <w:tc>
          <w:tcPr>
            <w:tcW w:w="1068" w:type="dxa"/>
            <w:vAlign w:val="center"/>
          </w:tcPr>
          <w:p w14:paraId="10C90621">
            <w:pPr>
              <w:rPr>
                <w:rFonts w:ascii="宋体" w:hAnsi="宋体"/>
                <w:sz w:val="21"/>
                <w:szCs w:val="21"/>
              </w:rPr>
            </w:pPr>
          </w:p>
        </w:tc>
        <w:tc>
          <w:tcPr>
            <w:tcW w:w="2915" w:type="dxa"/>
            <w:vAlign w:val="center"/>
          </w:tcPr>
          <w:p w14:paraId="496151E0">
            <w:pPr>
              <w:rPr>
                <w:rFonts w:ascii="宋体" w:hAnsi="宋体" w:cs="Arial"/>
                <w:sz w:val="21"/>
                <w:szCs w:val="21"/>
              </w:rPr>
            </w:pPr>
            <w:r>
              <w:rPr>
                <w:rFonts w:hint="eastAsia" w:ascii="宋体" w:hAnsi="宋体" w:cs="Arial"/>
                <w:sz w:val="21"/>
                <w:szCs w:val="21"/>
              </w:rPr>
              <w:t>预约待处理、执行辊、执行结束、已撤销、全部</w:t>
            </w:r>
          </w:p>
        </w:tc>
      </w:tr>
      <w:tr w14:paraId="1ACBF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310C1B8C">
            <w:pPr>
              <w:numPr>
                <w:ilvl w:val="0"/>
                <w:numId w:val="84"/>
              </w:numPr>
              <w:ind w:left="420" w:hanging="420"/>
              <w:rPr>
                <w:rFonts w:ascii="宋体" w:hAnsi="宋体"/>
                <w:sz w:val="21"/>
                <w:szCs w:val="21"/>
              </w:rPr>
            </w:pPr>
          </w:p>
        </w:tc>
        <w:tc>
          <w:tcPr>
            <w:tcW w:w="1906" w:type="dxa"/>
            <w:vAlign w:val="center"/>
          </w:tcPr>
          <w:p w14:paraId="241286D1">
            <w:pPr>
              <w:rPr>
                <w:rFonts w:ascii="宋体" w:hAnsi="宋体" w:cs="Arial"/>
                <w:sz w:val="21"/>
                <w:szCs w:val="21"/>
              </w:rPr>
            </w:pPr>
            <w:r>
              <w:rPr>
                <w:rFonts w:hint="eastAsia" w:ascii="宋体" w:hAnsi="宋体" w:cs="Arial"/>
                <w:sz w:val="21"/>
                <w:szCs w:val="21"/>
              </w:rPr>
              <w:t>查询</w:t>
            </w:r>
          </w:p>
        </w:tc>
        <w:tc>
          <w:tcPr>
            <w:tcW w:w="1218" w:type="dxa"/>
            <w:vAlign w:val="center"/>
          </w:tcPr>
          <w:p w14:paraId="00FF4997">
            <w:pPr>
              <w:rPr>
                <w:rFonts w:ascii="宋体" w:hAnsi="宋体" w:cs="Arial"/>
                <w:sz w:val="21"/>
                <w:szCs w:val="21"/>
              </w:rPr>
            </w:pPr>
            <w:r>
              <w:rPr>
                <w:rFonts w:hint="eastAsia" w:ascii="宋体" w:hAnsi="宋体" w:cs="Arial"/>
                <w:sz w:val="21"/>
                <w:szCs w:val="21"/>
              </w:rPr>
              <w:t>按钮</w:t>
            </w:r>
          </w:p>
        </w:tc>
        <w:tc>
          <w:tcPr>
            <w:tcW w:w="1184" w:type="dxa"/>
            <w:vAlign w:val="center"/>
          </w:tcPr>
          <w:p w14:paraId="34B353BB">
            <w:pPr>
              <w:rPr>
                <w:rFonts w:ascii="宋体" w:hAnsi="宋体" w:cs="Arial"/>
                <w:sz w:val="21"/>
                <w:szCs w:val="21"/>
              </w:rPr>
            </w:pPr>
          </w:p>
        </w:tc>
        <w:tc>
          <w:tcPr>
            <w:tcW w:w="1068" w:type="dxa"/>
            <w:vAlign w:val="center"/>
          </w:tcPr>
          <w:p w14:paraId="6BEA24F7">
            <w:pPr>
              <w:rPr>
                <w:rFonts w:ascii="宋体" w:hAnsi="宋体" w:cs="Arial"/>
                <w:sz w:val="21"/>
                <w:szCs w:val="21"/>
              </w:rPr>
            </w:pPr>
          </w:p>
        </w:tc>
        <w:tc>
          <w:tcPr>
            <w:tcW w:w="1068" w:type="dxa"/>
            <w:vAlign w:val="center"/>
          </w:tcPr>
          <w:p w14:paraId="1B5496E5">
            <w:pPr>
              <w:rPr>
                <w:rFonts w:ascii="宋体" w:hAnsi="宋体" w:cs="Arial"/>
                <w:sz w:val="21"/>
                <w:szCs w:val="21"/>
              </w:rPr>
            </w:pPr>
          </w:p>
        </w:tc>
        <w:tc>
          <w:tcPr>
            <w:tcW w:w="2915" w:type="dxa"/>
            <w:vAlign w:val="center"/>
          </w:tcPr>
          <w:p w14:paraId="1E0F5041">
            <w:pPr>
              <w:rPr>
                <w:rFonts w:ascii="宋体" w:hAnsi="宋体" w:cs="Arial"/>
                <w:sz w:val="21"/>
                <w:szCs w:val="21"/>
              </w:rPr>
            </w:pPr>
          </w:p>
        </w:tc>
      </w:tr>
      <w:tr w14:paraId="57D92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9854" w:type="dxa"/>
            <w:gridSpan w:val="7"/>
            <w:vAlign w:val="center"/>
          </w:tcPr>
          <w:p w14:paraId="39722EB9">
            <w:pPr>
              <w:rPr>
                <w:rFonts w:ascii="宋体" w:hAnsi="宋体" w:cs="Arial"/>
                <w:sz w:val="21"/>
                <w:szCs w:val="21"/>
              </w:rPr>
            </w:pPr>
            <w:r>
              <w:rPr>
                <w:rFonts w:hint="eastAsia" w:ascii="宋体" w:hAnsi="宋体" w:cs="Arial"/>
                <w:sz w:val="21"/>
                <w:szCs w:val="21"/>
              </w:rPr>
              <w:t>查询结果列表</w:t>
            </w:r>
          </w:p>
        </w:tc>
      </w:tr>
      <w:tr w14:paraId="6535E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62A843BF">
            <w:pPr>
              <w:numPr>
                <w:ilvl w:val="0"/>
                <w:numId w:val="84"/>
              </w:numPr>
              <w:ind w:left="420" w:hanging="420"/>
              <w:rPr>
                <w:rFonts w:ascii="宋体" w:hAnsi="宋体"/>
                <w:sz w:val="21"/>
                <w:szCs w:val="21"/>
              </w:rPr>
            </w:pPr>
          </w:p>
        </w:tc>
        <w:tc>
          <w:tcPr>
            <w:tcW w:w="1906" w:type="dxa"/>
            <w:vAlign w:val="center"/>
          </w:tcPr>
          <w:p w14:paraId="35E535E4">
            <w:pPr>
              <w:rPr>
                <w:rFonts w:ascii="宋体" w:hAnsi="宋体" w:cs="Arial"/>
                <w:sz w:val="21"/>
                <w:szCs w:val="21"/>
              </w:rPr>
            </w:pPr>
            <w:r>
              <w:rPr>
                <w:rFonts w:hint="eastAsia" w:ascii="宋体" w:hAnsi="宋体" w:cs="Arial"/>
                <w:sz w:val="21"/>
                <w:szCs w:val="21"/>
              </w:rPr>
              <w:t>付款账号</w:t>
            </w:r>
          </w:p>
        </w:tc>
        <w:tc>
          <w:tcPr>
            <w:tcW w:w="1218" w:type="dxa"/>
            <w:vAlign w:val="center"/>
          </w:tcPr>
          <w:p w14:paraId="2A720BD4">
            <w:pPr>
              <w:rPr>
                <w:rFonts w:ascii="宋体" w:hAnsi="宋体"/>
                <w:sz w:val="21"/>
                <w:szCs w:val="21"/>
              </w:rPr>
            </w:pPr>
            <w:r>
              <w:rPr>
                <w:rFonts w:hint="eastAsia" w:ascii="宋体" w:hAnsi="宋体" w:cs="Arial"/>
                <w:sz w:val="21"/>
                <w:szCs w:val="21"/>
              </w:rPr>
              <w:t>文本</w:t>
            </w:r>
          </w:p>
        </w:tc>
        <w:tc>
          <w:tcPr>
            <w:tcW w:w="1184" w:type="dxa"/>
            <w:vAlign w:val="center"/>
          </w:tcPr>
          <w:p w14:paraId="0FA4B095">
            <w:pPr>
              <w:rPr>
                <w:rFonts w:ascii="宋体" w:hAnsi="宋体" w:cs="Arial"/>
                <w:sz w:val="21"/>
                <w:szCs w:val="21"/>
              </w:rPr>
            </w:pPr>
          </w:p>
        </w:tc>
        <w:tc>
          <w:tcPr>
            <w:tcW w:w="1068" w:type="dxa"/>
            <w:vAlign w:val="center"/>
          </w:tcPr>
          <w:p w14:paraId="144E6AD2">
            <w:pPr>
              <w:rPr>
                <w:rFonts w:ascii="宋体" w:hAnsi="宋体" w:cs="Arial"/>
                <w:sz w:val="21"/>
                <w:szCs w:val="21"/>
              </w:rPr>
            </w:pPr>
          </w:p>
        </w:tc>
        <w:tc>
          <w:tcPr>
            <w:tcW w:w="1068" w:type="dxa"/>
            <w:vAlign w:val="center"/>
          </w:tcPr>
          <w:p w14:paraId="20E9DD30">
            <w:pPr>
              <w:rPr>
                <w:rFonts w:ascii="宋体" w:hAnsi="宋体" w:cs="Arial"/>
                <w:sz w:val="21"/>
                <w:szCs w:val="21"/>
              </w:rPr>
            </w:pPr>
          </w:p>
        </w:tc>
        <w:tc>
          <w:tcPr>
            <w:tcW w:w="2915" w:type="dxa"/>
            <w:vAlign w:val="center"/>
          </w:tcPr>
          <w:p w14:paraId="1600F949">
            <w:pPr>
              <w:rPr>
                <w:rFonts w:ascii="宋体" w:hAnsi="宋体" w:cs="Arial"/>
                <w:sz w:val="21"/>
                <w:szCs w:val="21"/>
              </w:rPr>
            </w:pPr>
          </w:p>
        </w:tc>
      </w:tr>
      <w:tr w14:paraId="6F6A1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04D843DB">
            <w:pPr>
              <w:numPr>
                <w:ilvl w:val="0"/>
                <w:numId w:val="84"/>
              </w:numPr>
              <w:ind w:left="420" w:hanging="420"/>
              <w:rPr>
                <w:rFonts w:ascii="宋体" w:hAnsi="宋体"/>
                <w:sz w:val="21"/>
                <w:szCs w:val="21"/>
              </w:rPr>
            </w:pPr>
          </w:p>
        </w:tc>
        <w:tc>
          <w:tcPr>
            <w:tcW w:w="1906" w:type="dxa"/>
            <w:vAlign w:val="center"/>
          </w:tcPr>
          <w:p w14:paraId="01EB8EB6">
            <w:pPr>
              <w:rPr>
                <w:rFonts w:ascii="宋体" w:hAnsi="宋体" w:cs="Arial"/>
                <w:sz w:val="21"/>
                <w:szCs w:val="21"/>
              </w:rPr>
            </w:pPr>
            <w:r>
              <w:rPr>
                <w:rFonts w:hint="eastAsia" w:ascii="宋体" w:hAnsi="宋体" w:cs="Arial"/>
                <w:sz w:val="21"/>
                <w:szCs w:val="21"/>
              </w:rPr>
              <w:t>收款账号</w:t>
            </w:r>
          </w:p>
        </w:tc>
        <w:tc>
          <w:tcPr>
            <w:tcW w:w="1218" w:type="dxa"/>
            <w:vAlign w:val="center"/>
          </w:tcPr>
          <w:p w14:paraId="68A6CD2A">
            <w:pPr>
              <w:rPr>
                <w:rFonts w:ascii="宋体" w:hAnsi="宋体"/>
                <w:sz w:val="21"/>
                <w:szCs w:val="21"/>
              </w:rPr>
            </w:pPr>
            <w:r>
              <w:rPr>
                <w:rFonts w:hint="eastAsia" w:ascii="宋体" w:hAnsi="宋体" w:cs="Arial"/>
                <w:sz w:val="21"/>
                <w:szCs w:val="21"/>
              </w:rPr>
              <w:t>文本</w:t>
            </w:r>
          </w:p>
        </w:tc>
        <w:tc>
          <w:tcPr>
            <w:tcW w:w="1184" w:type="dxa"/>
            <w:vAlign w:val="center"/>
          </w:tcPr>
          <w:p w14:paraId="7BCD2E39">
            <w:pPr>
              <w:rPr>
                <w:rFonts w:ascii="宋体" w:hAnsi="宋体" w:cs="Arial"/>
                <w:sz w:val="21"/>
                <w:szCs w:val="21"/>
              </w:rPr>
            </w:pPr>
          </w:p>
        </w:tc>
        <w:tc>
          <w:tcPr>
            <w:tcW w:w="1068" w:type="dxa"/>
            <w:vAlign w:val="center"/>
          </w:tcPr>
          <w:p w14:paraId="46CF5778">
            <w:pPr>
              <w:rPr>
                <w:rFonts w:ascii="宋体" w:hAnsi="宋体" w:cs="Arial"/>
                <w:sz w:val="21"/>
                <w:szCs w:val="21"/>
              </w:rPr>
            </w:pPr>
          </w:p>
        </w:tc>
        <w:tc>
          <w:tcPr>
            <w:tcW w:w="1068" w:type="dxa"/>
            <w:vAlign w:val="center"/>
          </w:tcPr>
          <w:p w14:paraId="6727CD7A">
            <w:pPr>
              <w:rPr>
                <w:rFonts w:ascii="宋体" w:hAnsi="宋体" w:cs="Arial"/>
                <w:sz w:val="21"/>
                <w:szCs w:val="21"/>
              </w:rPr>
            </w:pPr>
          </w:p>
        </w:tc>
        <w:tc>
          <w:tcPr>
            <w:tcW w:w="2915" w:type="dxa"/>
            <w:vAlign w:val="center"/>
          </w:tcPr>
          <w:p w14:paraId="7855BA3B">
            <w:pPr>
              <w:rPr>
                <w:rFonts w:ascii="宋体" w:hAnsi="宋体" w:cs="Arial"/>
                <w:sz w:val="21"/>
                <w:szCs w:val="21"/>
              </w:rPr>
            </w:pPr>
          </w:p>
        </w:tc>
      </w:tr>
      <w:tr w14:paraId="660D6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6AEB7AB1">
            <w:pPr>
              <w:numPr>
                <w:ilvl w:val="0"/>
                <w:numId w:val="84"/>
              </w:numPr>
              <w:ind w:left="420" w:hanging="420"/>
              <w:rPr>
                <w:rFonts w:ascii="宋体" w:hAnsi="宋体"/>
                <w:sz w:val="21"/>
                <w:szCs w:val="21"/>
              </w:rPr>
            </w:pPr>
          </w:p>
        </w:tc>
        <w:tc>
          <w:tcPr>
            <w:tcW w:w="1906" w:type="dxa"/>
            <w:vAlign w:val="center"/>
          </w:tcPr>
          <w:p w14:paraId="19FC0820">
            <w:pPr>
              <w:rPr>
                <w:rFonts w:ascii="宋体" w:hAnsi="宋体" w:cs="Arial"/>
                <w:sz w:val="21"/>
                <w:szCs w:val="21"/>
              </w:rPr>
            </w:pPr>
            <w:r>
              <w:rPr>
                <w:rFonts w:hint="eastAsia" w:ascii="宋体" w:hAnsi="宋体" w:cs="Arial"/>
                <w:sz w:val="21"/>
                <w:szCs w:val="21"/>
              </w:rPr>
              <w:t>收款方户名</w:t>
            </w:r>
          </w:p>
        </w:tc>
        <w:tc>
          <w:tcPr>
            <w:tcW w:w="1218" w:type="dxa"/>
            <w:vAlign w:val="center"/>
          </w:tcPr>
          <w:p w14:paraId="5DEC0C94">
            <w:pPr>
              <w:rPr>
                <w:rFonts w:ascii="宋体" w:hAnsi="宋体"/>
                <w:sz w:val="21"/>
                <w:szCs w:val="21"/>
              </w:rPr>
            </w:pPr>
            <w:r>
              <w:rPr>
                <w:rFonts w:hint="eastAsia" w:ascii="宋体" w:hAnsi="宋体" w:cs="Arial"/>
                <w:sz w:val="21"/>
                <w:szCs w:val="21"/>
              </w:rPr>
              <w:t>文本</w:t>
            </w:r>
          </w:p>
        </w:tc>
        <w:tc>
          <w:tcPr>
            <w:tcW w:w="1184" w:type="dxa"/>
            <w:vAlign w:val="center"/>
          </w:tcPr>
          <w:p w14:paraId="2753CEA7">
            <w:pPr>
              <w:rPr>
                <w:rFonts w:ascii="宋体" w:hAnsi="宋体" w:cs="Arial"/>
                <w:sz w:val="21"/>
                <w:szCs w:val="21"/>
              </w:rPr>
            </w:pPr>
          </w:p>
        </w:tc>
        <w:tc>
          <w:tcPr>
            <w:tcW w:w="1068" w:type="dxa"/>
            <w:vAlign w:val="center"/>
          </w:tcPr>
          <w:p w14:paraId="0E3F5095">
            <w:pPr>
              <w:rPr>
                <w:rFonts w:ascii="宋体" w:hAnsi="宋体" w:cs="Arial"/>
                <w:sz w:val="21"/>
                <w:szCs w:val="21"/>
              </w:rPr>
            </w:pPr>
          </w:p>
        </w:tc>
        <w:tc>
          <w:tcPr>
            <w:tcW w:w="1068" w:type="dxa"/>
            <w:vAlign w:val="center"/>
          </w:tcPr>
          <w:p w14:paraId="071D088D">
            <w:pPr>
              <w:rPr>
                <w:rFonts w:ascii="宋体" w:hAnsi="宋体" w:cs="Arial"/>
                <w:sz w:val="21"/>
                <w:szCs w:val="21"/>
              </w:rPr>
            </w:pPr>
          </w:p>
        </w:tc>
        <w:tc>
          <w:tcPr>
            <w:tcW w:w="2915" w:type="dxa"/>
            <w:vAlign w:val="center"/>
          </w:tcPr>
          <w:p w14:paraId="7EA152BC">
            <w:pPr>
              <w:rPr>
                <w:rFonts w:ascii="宋体" w:hAnsi="宋体" w:cs="Arial"/>
                <w:sz w:val="21"/>
                <w:szCs w:val="21"/>
              </w:rPr>
            </w:pPr>
          </w:p>
        </w:tc>
      </w:tr>
      <w:tr w14:paraId="41061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763D7E26">
            <w:pPr>
              <w:numPr>
                <w:ilvl w:val="0"/>
                <w:numId w:val="84"/>
              </w:numPr>
              <w:ind w:left="420" w:hanging="420"/>
              <w:rPr>
                <w:rFonts w:ascii="宋体" w:hAnsi="宋体"/>
                <w:sz w:val="21"/>
                <w:szCs w:val="21"/>
              </w:rPr>
            </w:pPr>
          </w:p>
        </w:tc>
        <w:tc>
          <w:tcPr>
            <w:tcW w:w="1906" w:type="dxa"/>
            <w:vAlign w:val="center"/>
          </w:tcPr>
          <w:p w14:paraId="520F15C4">
            <w:pPr>
              <w:rPr>
                <w:rFonts w:ascii="宋体" w:hAnsi="宋体" w:cs="Arial"/>
                <w:sz w:val="21"/>
                <w:szCs w:val="21"/>
              </w:rPr>
            </w:pPr>
            <w:r>
              <w:rPr>
                <w:rFonts w:hint="eastAsia" w:ascii="宋体" w:hAnsi="宋体" w:cs="Arial"/>
                <w:sz w:val="21"/>
                <w:szCs w:val="21"/>
              </w:rPr>
              <w:t>收款账户开户行</w:t>
            </w:r>
          </w:p>
        </w:tc>
        <w:tc>
          <w:tcPr>
            <w:tcW w:w="1218" w:type="dxa"/>
            <w:vAlign w:val="center"/>
          </w:tcPr>
          <w:p w14:paraId="385A57F5">
            <w:pPr>
              <w:rPr>
                <w:rFonts w:ascii="宋体" w:hAnsi="宋体" w:cs="Arial"/>
                <w:sz w:val="21"/>
                <w:szCs w:val="21"/>
              </w:rPr>
            </w:pPr>
            <w:r>
              <w:rPr>
                <w:rFonts w:hint="eastAsia" w:ascii="宋体" w:hAnsi="宋体" w:cs="Arial"/>
                <w:sz w:val="21"/>
                <w:szCs w:val="21"/>
              </w:rPr>
              <w:t>文本</w:t>
            </w:r>
          </w:p>
        </w:tc>
        <w:tc>
          <w:tcPr>
            <w:tcW w:w="1184" w:type="dxa"/>
            <w:vAlign w:val="center"/>
          </w:tcPr>
          <w:p w14:paraId="42DA320F">
            <w:pPr>
              <w:rPr>
                <w:rFonts w:ascii="宋体" w:hAnsi="宋体" w:cs="Arial"/>
                <w:sz w:val="21"/>
                <w:szCs w:val="21"/>
              </w:rPr>
            </w:pPr>
          </w:p>
        </w:tc>
        <w:tc>
          <w:tcPr>
            <w:tcW w:w="1068" w:type="dxa"/>
            <w:vAlign w:val="center"/>
          </w:tcPr>
          <w:p w14:paraId="1C0B16F2">
            <w:pPr>
              <w:rPr>
                <w:rFonts w:ascii="宋体" w:hAnsi="宋体" w:cs="Arial"/>
                <w:sz w:val="21"/>
                <w:szCs w:val="21"/>
              </w:rPr>
            </w:pPr>
          </w:p>
        </w:tc>
        <w:tc>
          <w:tcPr>
            <w:tcW w:w="1068" w:type="dxa"/>
            <w:vAlign w:val="center"/>
          </w:tcPr>
          <w:p w14:paraId="4E5930A3">
            <w:pPr>
              <w:rPr>
                <w:rFonts w:ascii="宋体" w:hAnsi="宋体" w:cs="Arial"/>
                <w:sz w:val="21"/>
                <w:szCs w:val="21"/>
              </w:rPr>
            </w:pPr>
          </w:p>
        </w:tc>
        <w:tc>
          <w:tcPr>
            <w:tcW w:w="2915" w:type="dxa"/>
            <w:vAlign w:val="center"/>
          </w:tcPr>
          <w:p w14:paraId="4CD1BE30">
            <w:pPr>
              <w:rPr>
                <w:rFonts w:ascii="宋体" w:hAnsi="宋体" w:cs="Arial"/>
                <w:sz w:val="21"/>
                <w:szCs w:val="21"/>
              </w:rPr>
            </w:pPr>
          </w:p>
        </w:tc>
      </w:tr>
      <w:tr w14:paraId="70ABC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02B39511">
            <w:pPr>
              <w:numPr>
                <w:ilvl w:val="0"/>
                <w:numId w:val="84"/>
              </w:numPr>
              <w:ind w:left="420" w:hanging="420"/>
              <w:rPr>
                <w:rFonts w:ascii="宋体" w:hAnsi="宋体"/>
                <w:sz w:val="21"/>
                <w:szCs w:val="21"/>
              </w:rPr>
            </w:pPr>
          </w:p>
        </w:tc>
        <w:tc>
          <w:tcPr>
            <w:tcW w:w="1906" w:type="dxa"/>
            <w:vAlign w:val="center"/>
          </w:tcPr>
          <w:p w14:paraId="322961F6">
            <w:pPr>
              <w:spacing w:line="360" w:lineRule="auto"/>
              <w:rPr>
                <w:rFonts w:ascii="宋体" w:hAnsi="宋体" w:cs="Arial"/>
                <w:color w:val="000000"/>
                <w:sz w:val="21"/>
                <w:szCs w:val="21"/>
              </w:rPr>
            </w:pPr>
            <w:r>
              <w:rPr>
                <w:rFonts w:hint="eastAsia" w:ascii="宋体" w:hAnsi="宋体" w:cs="Arial"/>
                <w:color w:val="000000"/>
                <w:sz w:val="21"/>
                <w:szCs w:val="21"/>
              </w:rPr>
              <w:t>收款账户省/市</w:t>
            </w:r>
          </w:p>
        </w:tc>
        <w:tc>
          <w:tcPr>
            <w:tcW w:w="1218" w:type="dxa"/>
          </w:tcPr>
          <w:p w14:paraId="54C6A8E6">
            <w:pPr>
              <w:rPr>
                <w:rFonts w:ascii="宋体" w:hAnsi="宋体" w:cs="Arial"/>
                <w:sz w:val="21"/>
                <w:szCs w:val="21"/>
              </w:rPr>
            </w:pPr>
            <w:r>
              <w:rPr>
                <w:rFonts w:hint="eastAsia" w:ascii="宋体" w:hAnsi="宋体" w:cs="Arial"/>
                <w:sz w:val="21"/>
                <w:szCs w:val="21"/>
              </w:rPr>
              <w:t>文本</w:t>
            </w:r>
          </w:p>
        </w:tc>
        <w:tc>
          <w:tcPr>
            <w:tcW w:w="1184" w:type="dxa"/>
            <w:vAlign w:val="center"/>
          </w:tcPr>
          <w:p w14:paraId="394146A4">
            <w:pPr>
              <w:rPr>
                <w:rFonts w:ascii="宋体" w:hAnsi="宋体" w:cs="Arial"/>
                <w:sz w:val="21"/>
                <w:szCs w:val="21"/>
              </w:rPr>
            </w:pPr>
          </w:p>
        </w:tc>
        <w:tc>
          <w:tcPr>
            <w:tcW w:w="1068" w:type="dxa"/>
            <w:vAlign w:val="center"/>
          </w:tcPr>
          <w:p w14:paraId="647C0325">
            <w:pPr>
              <w:rPr>
                <w:rFonts w:ascii="宋体" w:hAnsi="宋体" w:cs="Arial"/>
                <w:sz w:val="21"/>
                <w:szCs w:val="21"/>
              </w:rPr>
            </w:pPr>
          </w:p>
        </w:tc>
        <w:tc>
          <w:tcPr>
            <w:tcW w:w="1068" w:type="dxa"/>
            <w:vAlign w:val="center"/>
          </w:tcPr>
          <w:p w14:paraId="3B3707CE">
            <w:pPr>
              <w:rPr>
                <w:rFonts w:ascii="宋体" w:hAnsi="宋体" w:cs="Arial"/>
                <w:sz w:val="21"/>
                <w:szCs w:val="21"/>
              </w:rPr>
            </w:pPr>
          </w:p>
        </w:tc>
        <w:tc>
          <w:tcPr>
            <w:tcW w:w="2915" w:type="dxa"/>
            <w:vAlign w:val="center"/>
          </w:tcPr>
          <w:p w14:paraId="457C2036">
            <w:pPr>
              <w:rPr>
                <w:rFonts w:ascii="宋体" w:hAnsi="宋体" w:cs="Arial"/>
                <w:sz w:val="21"/>
                <w:szCs w:val="21"/>
              </w:rPr>
            </w:pPr>
            <w:r>
              <w:rPr>
                <w:rFonts w:hint="eastAsia" w:ascii="宋体" w:hAnsi="宋体" w:cs="Arial"/>
                <w:sz w:val="21"/>
                <w:szCs w:val="21"/>
              </w:rPr>
              <w:t>行外转账时显示</w:t>
            </w:r>
          </w:p>
        </w:tc>
      </w:tr>
      <w:tr w14:paraId="35446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151052F6">
            <w:pPr>
              <w:numPr>
                <w:ilvl w:val="0"/>
                <w:numId w:val="84"/>
              </w:numPr>
              <w:ind w:left="420" w:hanging="420"/>
              <w:rPr>
                <w:rFonts w:ascii="宋体" w:hAnsi="宋体"/>
                <w:sz w:val="21"/>
                <w:szCs w:val="21"/>
              </w:rPr>
            </w:pPr>
          </w:p>
        </w:tc>
        <w:tc>
          <w:tcPr>
            <w:tcW w:w="1906" w:type="dxa"/>
            <w:vAlign w:val="center"/>
          </w:tcPr>
          <w:p w14:paraId="1A3B2C27">
            <w:pPr>
              <w:spacing w:line="360" w:lineRule="auto"/>
              <w:rPr>
                <w:rFonts w:ascii="宋体" w:hAnsi="宋体" w:cs="Arial"/>
                <w:color w:val="000000"/>
                <w:sz w:val="21"/>
                <w:szCs w:val="21"/>
              </w:rPr>
            </w:pPr>
            <w:r>
              <w:rPr>
                <w:rFonts w:hint="eastAsia" w:ascii="宋体" w:hAnsi="宋体" w:cs="Arial"/>
                <w:color w:val="000000"/>
                <w:sz w:val="21"/>
                <w:szCs w:val="21"/>
              </w:rPr>
              <w:t>收款账户城市</w:t>
            </w:r>
          </w:p>
        </w:tc>
        <w:tc>
          <w:tcPr>
            <w:tcW w:w="1218" w:type="dxa"/>
          </w:tcPr>
          <w:p w14:paraId="0FFFE75F">
            <w:pPr>
              <w:rPr>
                <w:rFonts w:ascii="宋体" w:hAnsi="宋体" w:cs="Arial"/>
                <w:sz w:val="21"/>
                <w:szCs w:val="21"/>
              </w:rPr>
            </w:pPr>
            <w:r>
              <w:rPr>
                <w:rFonts w:hint="eastAsia" w:ascii="宋体" w:hAnsi="宋体" w:cs="Arial"/>
                <w:sz w:val="21"/>
                <w:szCs w:val="21"/>
              </w:rPr>
              <w:t>文本</w:t>
            </w:r>
          </w:p>
        </w:tc>
        <w:tc>
          <w:tcPr>
            <w:tcW w:w="1184" w:type="dxa"/>
            <w:vAlign w:val="center"/>
          </w:tcPr>
          <w:p w14:paraId="5B857353">
            <w:pPr>
              <w:rPr>
                <w:rFonts w:ascii="宋体" w:hAnsi="宋体" w:cs="Arial"/>
                <w:sz w:val="21"/>
                <w:szCs w:val="21"/>
              </w:rPr>
            </w:pPr>
          </w:p>
        </w:tc>
        <w:tc>
          <w:tcPr>
            <w:tcW w:w="1068" w:type="dxa"/>
            <w:vAlign w:val="center"/>
          </w:tcPr>
          <w:p w14:paraId="573155BB">
            <w:pPr>
              <w:rPr>
                <w:rFonts w:ascii="宋体" w:hAnsi="宋体" w:cs="Arial"/>
                <w:sz w:val="21"/>
                <w:szCs w:val="21"/>
              </w:rPr>
            </w:pPr>
          </w:p>
        </w:tc>
        <w:tc>
          <w:tcPr>
            <w:tcW w:w="1068" w:type="dxa"/>
            <w:vAlign w:val="center"/>
          </w:tcPr>
          <w:p w14:paraId="30A3F401">
            <w:pPr>
              <w:rPr>
                <w:rFonts w:ascii="宋体" w:hAnsi="宋体" w:cs="Arial"/>
                <w:sz w:val="21"/>
                <w:szCs w:val="21"/>
              </w:rPr>
            </w:pPr>
          </w:p>
        </w:tc>
        <w:tc>
          <w:tcPr>
            <w:tcW w:w="2915" w:type="dxa"/>
            <w:vAlign w:val="center"/>
          </w:tcPr>
          <w:p w14:paraId="11CDA465">
            <w:pPr>
              <w:rPr>
                <w:rFonts w:ascii="宋体" w:hAnsi="宋体" w:cs="Arial"/>
                <w:sz w:val="21"/>
                <w:szCs w:val="21"/>
              </w:rPr>
            </w:pPr>
            <w:r>
              <w:rPr>
                <w:rFonts w:hint="eastAsia" w:ascii="宋体" w:hAnsi="宋体" w:cs="Arial"/>
                <w:sz w:val="21"/>
                <w:szCs w:val="21"/>
              </w:rPr>
              <w:t>行外转账时显示</w:t>
            </w:r>
          </w:p>
        </w:tc>
      </w:tr>
      <w:tr w14:paraId="6EA51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3DF3080A">
            <w:pPr>
              <w:numPr>
                <w:ilvl w:val="0"/>
                <w:numId w:val="84"/>
              </w:numPr>
              <w:ind w:left="420" w:hanging="420"/>
              <w:rPr>
                <w:rFonts w:ascii="宋体" w:hAnsi="宋体"/>
                <w:sz w:val="21"/>
                <w:szCs w:val="21"/>
              </w:rPr>
            </w:pPr>
          </w:p>
        </w:tc>
        <w:tc>
          <w:tcPr>
            <w:tcW w:w="1906" w:type="dxa"/>
            <w:vAlign w:val="center"/>
          </w:tcPr>
          <w:p w14:paraId="5AA2841D">
            <w:pPr>
              <w:rPr>
                <w:rFonts w:ascii="宋体" w:hAnsi="宋体" w:cs="Arial"/>
                <w:sz w:val="21"/>
                <w:szCs w:val="21"/>
              </w:rPr>
            </w:pPr>
            <w:r>
              <w:rPr>
                <w:rFonts w:hint="eastAsia" w:ascii="宋体" w:hAnsi="宋体" w:cs="Arial"/>
                <w:sz w:val="21"/>
                <w:szCs w:val="21"/>
              </w:rPr>
              <w:t>转账金额</w:t>
            </w:r>
          </w:p>
        </w:tc>
        <w:tc>
          <w:tcPr>
            <w:tcW w:w="1218" w:type="dxa"/>
            <w:vAlign w:val="center"/>
          </w:tcPr>
          <w:p w14:paraId="79B37CCE">
            <w:pPr>
              <w:rPr>
                <w:rFonts w:ascii="宋体" w:hAnsi="宋体"/>
                <w:sz w:val="21"/>
                <w:szCs w:val="21"/>
              </w:rPr>
            </w:pPr>
            <w:r>
              <w:rPr>
                <w:rFonts w:hint="eastAsia" w:ascii="宋体" w:hAnsi="宋体" w:cs="Arial"/>
                <w:sz w:val="21"/>
                <w:szCs w:val="21"/>
              </w:rPr>
              <w:t>文本</w:t>
            </w:r>
          </w:p>
        </w:tc>
        <w:tc>
          <w:tcPr>
            <w:tcW w:w="1184" w:type="dxa"/>
            <w:vAlign w:val="center"/>
          </w:tcPr>
          <w:p w14:paraId="40538B5A">
            <w:pPr>
              <w:rPr>
                <w:rFonts w:ascii="宋体" w:hAnsi="宋体" w:cs="Arial"/>
                <w:sz w:val="21"/>
                <w:szCs w:val="21"/>
              </w:rPr>
            </w:pPr>
          </w:p>
        </w:tc>
        <w:tc>
          <w:tcPr>
            <w:tcW w:w="1068" w:type="dxa"/>
            <w:vAlign w:val="center"/>
          </w:tcPr>
          <w:p w14:paraId="654CB0A9">
            <w:pPr>
              <w:rPr>
                <w:rFonts w:ascii="宋体" w:hAnsi="宋体" w:cs="Arial"/>
                <w:sz w:val="21"/>
                <w:szCs w:val="21"/>
              </w:rPr>
            </w:pPr>
          </w:p>
        </w:tc>
        <w:tc>
          <w:tcPr>
            <w:tcW w:w="1068" w:type="dxa"/>
            <w:vAlign w:val="center"/>
          </w:tcPr>
          <w:p w14:paraId="305618E9">
            <w:pPr>
              <w:rPr>
                <w:rFonts w:ascii="宋体" w:hAnsi="宋体" w:cs="Arial"/>
                <w:sz w:val="21"/>
                <w:szCs w:val="21"/>
              </w:rPr>
            </w:pPr>
          </w:p>
        </w:tc>
        <w:tc>
          <w:tcPr>
            <w:tcW w:w="2915" w:type="dxa"/>
            <w:vAlign w:val="center"/>
          </w:tcPr>
          <w:p w14:paraId="4DDF179B">
            <w:pPr>
              <w:rPr>
                <w:rFonts w:ascii="宋体" w:hAnsi="宋体" w:cs="Arial"/>
                <w:sz w:val="21"/>
                <w:szCs w:val="21"/>
              </w:rPr>
            </w:pPr>
          </w:p>
        </w:tc>
      </w:tr>
      <w:tr w14:paraId="69C77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495" w:type="dxa"/>
            <w:vAlign w:val="center"/>
          </w:tcPr>
          <w:p w14:paraId="4B5DA14D">
            <w:pPr>
              <w:numPr>
                <w:ilvl w:val="0"/>
                <w:numId w:val="84"/>
              </w:numPr>
              <w:ind w:left="420" w:hanging="420"/>
              <w:rPr>
                <w:rFonts w:ascii="宋体" w:hAnsi="宋体"/>
                <w:sz w:val="21"/>
                <w:szCs w:val="21"/>
              </w:rPr>
            </w:pPr>
          </w:p>
        </w:tc>
        <w:tc>
          <w:tcPr>
            <w:tcW w:w="1906" w:type="dxa"/>
            <w:vAlign w:val="center"/>
          </w:tcPr>
          <w:p w14:paraId="7F62DD29">
            <w:pPr>
              <w:rPr>
                <w:rFonts w:ascii="宋体" w:hAnsi="宋体" w:cs="Arial"/>
                <w:sz w:val="21"/>
                <w:szCs w:val="21"/>
              </w:rPr>
            </w:pPr>
            <w:r>
              <w:rPr>
                <w:rFonts w:hint="eastAsia" w:ascii="宋体" w:hAnsi="宋体" w:cs="Arial"/>
                <w:sz w:val="21"/>
                <w:szCs w:val="21"/>
              </w:rPr>
              <w:t>提交时间</w:t>
            </w:r>
          </w:p>
        </w:tc>
        <w:tc>
          <w:tcPr>
            <w:tcW w:w="1218" w:type="dxa"/>
            <w:vAlign w:val="center"/>
          </w:tcPr>
          <w:p w14:paraId="0E7726F0">
            <w:pPr>
              <w:rPr>
                <w:rFonts w:ascii="宋体" w:hAnsi="宋体" w:cs="Arial"/>
                <w:sz w:val="21"/>
                <w:szCs w:val="21"/>
              </w:rPr>
            </w:pPr>
            <w:r>
              <w:rPr>
                <w:rFonts w:hint="eastAsia" w:ascii="宋体" w:hAnsi="宋体" w:cs="Arial"/>
                <w:sz w:val="21"/>
                <w:szCs w:val="21"/>
              </w:rPr>
              <w:t>文本</w:t>
            </w:r>
          </w:p>
        </w:tc>
        <w:tc>
          <w:tcPr>
            <w:tcW w:w="1184" w:type="dxa"/>
            <w:vAlign w:val="center"/>
          </w:tcPr>
          <w:p w14:paraId="05ABF4E6">
            <w:pPr>
              <w:rPr>
                <w:rFonts w:ascii="宋体" w:hAnsi="宋体" w:cs="Arial"/>
                <w:sz w:val="21"/>
                <w:szCs w:val="21"/>
              </w:rPr>
            </w:pPr>
          </w:p>
        </w:tc>
        <w:tc>
          <w:tcPr>
            <w:tcW w:w="1068" w:type="dxa"/>
            <w:vAlign w:val="center"/>
          </w:tcPr>
          <w:p w14:paraId="3C94976E">
            <w:pPr>
              <w:rPr>
                <w:rFonts w:ascii="宋体" w:hAnsi="宋体" w:cs="Arial"/>
                <w:sz w:val="21"/>
                <w:szCs w:val="21"/>
              </w:rPr>
            </w:pPr>
          </w:p>
        </w:tc>
        <w:tc>
          <w:tcPr>
            <w:tcW w:w="1068" w:type="dxa"/>
            <w:vAlign w:val="center"/>
          </w:tcPr>
          <w:p w14:paraId="297A7444">
            <w:pPr>
              <w:rPr>
                <w:rFonts w:ascii="宋体" w:hAnsi="宋体" w:cs="Arial"/>
                <w:sz w:val="21"/>
                <w:szCs w:val="21"/>
              </w:rPr>
            </w:pPr>
          </w:p>
        </w:tc>
        <w:tc>
          <w:tcPr>
            <w:tcW w:w="2915" w:type="dxa"/>
            <w:vAlign w:val="center"/>
          </w:tcPr>
          <w:p w14:paraId="42EF8048">
            <w:pPr>
              <w:rPr>
                <w:rFonts w:ascii="宋体" w:hAnsi="宋体" w:cs="Arial"/>
                <w:sz w:val="21"/>
                <w:szCs w:val="21"/>
              </w:rPr>
            </w:pPr>
          </w:p>
        </w:tc>
      </w:tr>
      <w:tr w14:paraId="7EE72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1165CCB0">
            <w:pPr>
              <w:numPr>
                <w:ilvl w:val="0"/>
                <w:numId w:val="84"/>
              </w:numPr>
              <w:ind w:left="420" w:hanging="420"/>
              <w:rPr>
                <w:rFonts w:ascii="宋体" w:hAnsi="宋体"/>
                <w:sz w:val="21"/>
                <w:szCs w:val="21"/>
              </w:rPr>
            </w:pPr>
          </w:p>
        </w:tc>
        <w:tc>
          <w:tcPr>
            <w:tcW w:w="1906" w:type="dxa"/>
            <w:vAlign w:val="center"/>
          </w:tcPr>
          <w:p w14:paraId="14E5CF7C">
            <w:pPr>
              <w:rPr>
                <w:rFonts w:ascii="宋体" w:hAnsi="宋体" w:cs="Arial"/>
                <w:sz w:val="21"/>
                <w:szCs w:val="21"/>
              </w:rPr>
            </w:pPr>
            <w:r>
              <w:rPr>
                <w:rFonts w:hint="eastAsia" w:ascii="宋体" w:hAnsi="宋体" w:cs="Arial"/>
                <w:sz w:val="21"/>
                <w:szCs w:val="21"/>
              </w:rPr>
              <w:t>预约状态</w:t>
            </w:r>
          </w:p>
        </w:tc>
        <w:tc>
          <w:tcPr>
            <w:tcW w:w="1218" w:type="dxa"/>
            <w:vAlign w:val="center"/>
          </w:tcPr>
          <w:p w14:paraId="33EAE6B9">
            <w:pPr>
              <w:rPr>
                <w:rFonts w:ascii="宋体" w:hAnsi="宋体" w:cs="Arial"/>
                <w:sz w:val="21"/>
                <w:szCs w:val="21"/>
              </w:rPr>
            </w:pPr>
            <w:r>
              <w:rPr>
                <w:rFonts w:hint="eastAsia" w:ascii="宋体" w:hAnsi="宋体" w:cs="Arial"/>
                <w:sz w:val="21"/>
                <w:szCs w:val="21"/>
              </w:rPr>
              <w:t>文本</w:t>
            </w:r>
          </w:p>
        </w:tc>
        <w:tc>
          <w:tcPr>
            <w:tcW w:w="1184" w:type="dxa"/>
            <w:vAlign w:val="center"/>
          </w:tcPr>
          <w:p w14:paraId="541D829A">
            <w:pPr>
              <w:rPr>
                <w:rFonts w:ascii="宋体" w:hAnsi="宋体" w:cs="Arial"/>
                <w:sz w:val="21"/>
                <w:szCs w:val="21"/>
              </w:rPr>
            </w:pPr>
          </w:p>
        </w:tc>
        <w:tc>
          <w:tcPr>
            <w:tcW w:w="1068" w:type="dxa"/>
            <w:vAlign w:val="center"/>
          </w:tcPr>
          <w:p w14:paraId="53BE0321">
            <w:pPr>
              <w:rPr>
                <w:rFonts w:ascii="宋体" w:hAnsi="宋体" w:cs="Arial"/>
                <w:sz w:val="21"/>
                <w:szCs w:val="21"/>
              </w:rPr>
            </w:pPr>
          </w:p>
        </w:tc>
        <w:tc>
          <w:tcPr>
            <w:tcW w:w="1068" w:type="dxa"/>
            <w:vAlign w:val="center"/>
          </w:tcPr>
          <w:p w14:paraId="6C6FA0B6">
            <w:pPr>
              <w:rPr>
                <w:rFonts w:ascii="宋体" w:hAnsi="宋体" w:cs="Arial"/>
                <w:sz w:val="21"/>
                <w:szCs w:val="21"/>
              </w:rPr>
            </w:pPr>
          </w:p>
        </w:tc>
        <w:tc>
          <w:tcPr>
            <w:tcW w:w="2915" w:type="dxa"/>
            <w:vAlign w:val="center"/>
          </w:tcPr>
          <w:p w14:paraId="4E5C978B">
            <w:pPr>
              <w:rPr>
                <w:rFonts w:ascii="宋体" w:hAnsi="宋体" w:cs="Arial"/>
                <w:sz w:val="21"/>
                <w:szCs w:val="21"/>
              </w:rPr>
            </w:pPr>
          </w:p>
        </w:tc>
      </w:tr>
      <w:tr w14:paraId="26BDB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7E193487">
            <w:pPr>
              <w:numPr>
                <w:ilvl w:val="0"/>
                <w:numId w:val="84"/>
              </w:numPr>
              <w:ind w:left="420" w:hanging="420"/>
              <w:rPr>
                <w:rFonts w:ascii="宋体" w:hAnsi="宋体"/>
                <w:sz w:val="21"/>
                <w:szCs w:val="21"/>
              </w:rPr>
            </w:pPr>
          </w:p>
        </w:tc>
        <w:tc>
          <w:tcPr>
            <w:tcW w:w="1906" w:type="dxa"/>
            <w:vAlign w:val="center"/>
          </w:tcPr>
          <w:p w14:paraId="6AFCBDDA">
            <w:pPr>
              <w:rPr>
                <w:rFonts w:ascii="宋体" w:hAnsi="宋体" w:cs="Arial"/>
                <w:sz w:val="21"/>
                <w:szCs w:val="21"/>
              </w:rPr>
            </w:pPr>
            <w:r>
              <w:rPr>
                <w:rFonts w:hint="eastAsia" w:ascii="宋体" w:hAnsi="宋体" w:cs="Arial"/>
                <w:sz w:val="21"/>
                <w:szCs w:val="21"/>
              </w:rPr>
              <w:t>详情</w:t>
            </w:r>
          </w:p>
        </w:tc>
        <w:tc>
          <w:tcPr>
            <w:tcW w:w="1218" w:type="dxa"/>
            <w:vAlign w:val="center"/>
          </w:tcPr>
          <w:p w14:paraId="503E6B2F">
            <w:pPr>
              <w:rPr>
                <w:rFonts w:ascii="宋体" w:hAnsi="宋体" w:cs="Arial"/>
                <w:sz w:val="21"/>
                <w:szCs w:val="21"/>
              </w:rPr>
            </w:pPr>
            <w:r>
              <w:rPr>
                <w:rFonts w:hint="eastAsia" w:ascii="宋体" w:hAnsi="宋体" w:cs="Arial"/>
                <w:sz w:val="21"/>
                <w:szCs w:val="21"/>
              </w:rPr>
              <w:t>链接</w:t>
            </w:r>
          </w:p>
        </w:tc>
        <w:tc>
          <w:tcPr>
            <w:tcW w:w="1184" w:type="dxa"/>
            <w:vAlign w:val="center"/>
          </w:tcPr>
          <w:p w14:paraId="046D82ED">
            <w:pPr>
              <w:rPr>
                <w:rFonts w:ascii="宋体" w:hAnsi="宋体" w:cs="Arial"/>
                <w:sz w:val="21"/>
                <w:szCs w:val="21"/>
              </w:rPr>
            </w:pPr>
          </w:p>
        </w:tc>
        <w:tc>
          <w:tcPr>
            <w:tcW w:w="1068" w:type="dxa"/>
            <w:vAlign w:val="center"/>
          </w:tcPr>
          <w:p w14:paraId="1F7872B8">
            <w:pPr>
              <w:rPr>
                <w:rFonts w:ascii="宋体" w:hAnsi="宋体" w:cs="Arial"/>
                <w:sz w:val="21"/>
                <w:szCs w:val="21"/>
              </w:rPr>
            </w:pPr>
          </w:p>
        </w:tc>
        <w:tc>
          <w:tcPr>
            <w:tcW w:w="1068" w:type="dxa"/>
            <w:vAlign w:val="center"/>
          </w:tcPr>
          <w:p w14:paraId="5CDADC7A">
            <w:pPr>
              <w:rPr>
                <w:rFonts w:ascii="宋体" w:hAnsi="宋体" w:cs="Arial"/>
                <w:sz w:val="21"/>
                <w:szCs w:val="21"/>
              </w:rPr>
            </w:pPr>
          </w:p>
        </w:tc>
        <w:tc>
          <w:tcPr>
            <w:tcW w:w="2915" w:type="dxa"/>
            <w:vAlign w:val="center"/>
          </w:tcPr>
          <w:p w14:paraId="35D074AB">
            <w:pPr>
              <w:rPr>
                <w:rFonts w:ascii="宋体" w:hAnsi="宋体" w:cs="Arial"/>
                <w:sz w:val="21"/>
                <w:szCs w:val="21"/>
              </w:rPr>
            </w:pPr>
            <w:r>
              <w:rPr>
                <w:rFonts w:hint="eastAsia" w:ascii="宋体" w:hAnsi="宋体" w:cs="Arial"/>
                <w:sz w:val="21"/>
                <w:szCs w:val="21"/>
              </w:rPr>
              <w:t>链接至预约详情页面</w:t>
            </w:r>
          </w:p>
        </w:tc>
      </w:tr>
      <w:tr w14:paraId="3F3B9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25C837D9">
            <w:pPr>
              <w:numPr>
                <w:ilvl w:val="0"/>
                <w:numId w:val="84"/>
              </w:numPr>
              <w:ind w:left="420" w:hanging="420"/>
              <w:rPr>
                <w:rFonts w:ascii="宋体" w:hAnsi="宋体"/>
                <w:sz w:val="21"/>
                <w:szCs w:val="21"/>
              </w:rPr>
            </w:pPr>
          </w:p>
        </w:tc>
        <w:tc>
          <w:tcPr>
            <w:tcW w:w="1906" w:type="dxa"/>
            <w:vAlign w:val="center"/>
          </w:tcPr>
          <w:p w14:paraId="65BC4B0A">
            <w:pPr>
              <w:rPr>
                <w:rFonts w:ascii="宋体" w:hAnsi="宋体" w:cs="Arial"/>
                <w:sz w:val="21"/>
                <w:szCs w:val="21"/>
              </w:rPr>
            </w:pPr>
            <w:r>
              <w:rPr>
                <w:rFonts w:hint="eastAsia" w:ascii="宋体" w:hAnsi="宋体" w:cs="Arial"/>
                <w:sz w:val="21"/>
                <w:szCs w:val="21"/>
              </w:rPr>
              <w:t>撤销</w:t>
            </w:r>
          </w:p>
        </w:tc>
        <w:tc>
          <w:tcPr>
            <w:tcW w:w="1218" w:type="dxa"/>
            <w:vAlign w:val="center"/>
          </w:tcPr>
          <w:p w14:paraId="5B7FA21D">
            <w:pPr>
              <w:rPr>
                <w:rFonts w:ascii="宋体" w:hAnsi="宋体" w:cs="Arial"/>
                <w:sz w:val="21"/>
                <w:szCs w:val="21"/>
              </w:rPr>
            </w:pPr>
            <w:r>
              <w:rPr>
                <w:rFonts w:hint="eastAsia" w:ascii="宋体" w:hAnsi="宋体" w:cs="Arial"/>
                <w:sz w:val="21"/>
                <w:szCs w:val="21"/>
              </w:rPr>
              <w:t>按钮</w:t>
            </w:r>
          </w:p>
        </w:tc>
        <w:tc>
          <w:tcPr>
            <w:tcW w:w="1184" w:type="dxa"/>
            <w:vAlign w:val="center"/>
          </w:tcPr>
          <w:p w14:paraId="6EED5FA7">
            <w:pPr>
              <w:rPr>
                <w:rFonts w:ascii="宋体" w:hAnsi="宋体" w:cs="Arial"/>
                <w:sz w:val="21"/>
                <w:szCs w:val="21"/>
              </w:rPr>
            </w:pPr>
          </w:p>
        </w:tc>
        <w:tc>
          <w:tcPr>
            <w:tcW w:w="1068" w:type="dxa"/>
            <w:vAlign w:val="center"/>
          </w:tcPr>
          <w:p w14:paraId="4FC27C76">
            <w:pPr>
              <w:rPr>
                <w:rFonts w:ascii="宋体" w:hAnsi="宋体" w:cs="Arial"/>
                <w:sz w:val="21"/>
                <w:szCs w:val="21"/>
              </w:rPr>
            </w:pPr>
          </w:p>
        </w:tc>
        <w:tc>
          <w:tcPr>
            <w:tcW w:w="1068" w:type="dxa"/>
            <w:vAlign w:val="center"/>
          </w:tcPr>
          <w:p w14:paraId="70986EDA">
            <w:pPr>
              <w:rPr>
                <w:rFonts w:ascii="宋体" w:hAnsi="宋体" w:cs="Arial"/>
                <w:sz w:val="21"/>
                <w:szCs w:val="21"/>
              </w:rPr>
            </w:pPr>
          </w:p>
        </w:tc>
        <w:tc>
          <w:tcPr>
            <w:tcW w:w="2915" w:type="dxa"/>
            <w:vAlign w:val="center"/>
          </w:tcPr>
          <w:p w14:paraId="40EF54FA">
            <w:pPr>
              <w:rPr>
                <w:rFonts w:ascii="宋体" w:hAnsi="宋体" w:cs="Arial"/>
                <w:sz w:val="21"/>
                <w:szCs w:val="21"/>
              </w:rPr>
            </w:pPr>
          </w:p>
        </w:tc>
      </w:tr>
      <w:tr w14:paraId="2E32D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9854" w:type="dxa"/>
            <w:gridSpan w:val="7"/>
            <w:vAlign w:val="center"/>
          </w:tcPr>
          <w:p w14:paraId="5983BE56">
            <w:pPr>
              <w:rPr>
                <w:rFonts w:ascii="宋体" w:hAnsi="宋体" w:cs="Arial"/>
                <w:sz w:val="21"/>
                <w:szCs w:val="21"/>
              </w:rPr>
            </w:pPr>
          </w:p>
        </w:tc>
      </w:tr>
      <w:tr w14:paraId="06353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17F0230B">
            <w:pPr>
              <w:numPr>
                <w:ilvl w:val="0"/>
                <w:numId w:val="84"/>
              </w:numPr>
              <w:ind w:left="420" w:hanging="420"/>
              <w:rPr>
                <w:rFonts w:ascii="宋体" w:hAnsi="宋体"/>
                <w:sz w:val="21"/>
                <w:szCs w:val="21"/>
              </w:rPr>
            </w:pPr>
          </w:p>
        </w:tc>
        <w:tc>
          <w:tcPr>
            <w:tcW w:w="1906" w:type="dxa"/>
            <w:vAlign w:val="center"/>
          </w:tcPr>
          <w:p w14:paraId="480F81DB">
            <w:pPr>
              <w:rPr>
                <w:rFonts w:ascii="宋体" w:hAnsi="宋体" w:cs="Arial"/>
                <w:sz w:val="21"/>
                <w:szCs w:val="21"/>
              </w:rPr>
            </w:pPr>
            <w:r>
              <w:rPr>
                <w:rFonts w:hint="eastAsia" w:ascii="宋体" w:hAnsi="宋体" w:cs="Arial"/>
                <w:sz w:val="21"/>
                <w:szCs w:val="21"/>
              </w:rPr>
              <w:t>打印</w:t>
            </w:r>
          </w:p>
        </w:tc>
        <w:tc>
          <w:tcPr>
            <w:tcW w:w="1218" w:type="dxa"/>
            <w:vAlign w:val="center"/>
          </w:tcPr>
          <w:p w14:paraId="2295DC52">
            <w:pPr>
              <w:rPr>
                <w:rFonts w:ascii="宋体" w:hAnsi="宋体" w:cs="Arial"/>
                <w:sz w:val="21"/>
                <w:szCs w:val="21"/>
              </w:rPr>
            </w:pPr>
            <w:r>
              <w:rPr>
                <w:rFonts w:hint="eastAsia" w:ascii="宋体" w:hAnsi="宋体" w:cs="Arial"/>
                <w:sz w:val="21"/>
                <w:szCs w:val="21"/>
              </w:rPr>
              <w:t>按钮</w:t>
            </w:r>
          </w:p>
        </w:tc>
        <w:tc>
          <w:tcPr>
            <w:tcW w:w="1184" w:type="dxa"/>
            <w:vAlign w:val="center"/>
          </w:tcPr>
          <w:p w14:paraId="27053FAE">
            <w:pPr>
              <w:rPr>
                <w:rFonts w:ascii="宋体" w:hAnsi="宋体" w:cs="Arial"/>
                <w:sz w:val="21"/>
                <w:szCs w:val="21"/>
              </w:rPr>
            </w:pPr>
          </w:p>
        </w:tc>
        <w:tc>
          <w:tcPr>
            <w:tcW w:w="1068" w:type="dxa"/>
            <w:vAlign w:val="center"/>
          </w:tcPr>
          <w:p w14:paraId="3DCB6DB8">
            <w:pPr>
              <w:rPr>
                <w:rFonts w:ascii="宋体" w:hAnsi="宋体" w:cs="Arial"/>
                <w:sz w:val="21"/>
                <w:szCs w:val="21"/>
              </w:rPr>
            </w:pPr>
          </w:p>
        </w:tc>
        <w:tc>
          <w:tcPr>
            <w:tcW w:w="1068" w:type="dxa"/>
            <w:vAlign w:val="center"/>
          </w:tcPr>
          <w:p w14:paraId="0565E8E2">
            <w:pPr>
              <w:rPr>
                <w:rFonts w:ascii="宋体" w:hAnsi="宋体" w:cs="Arial"/>
                <w:sz w:val="21"/>
                <w:szCs w:val="21"/>
              </w:rPr>
            </w:pPr>
          </w:p>
        </w:tc>
        <w:tc>
          <w:tcPr>
            <w:tcW w:w="2915" w:type="dxa"/>
            <w:vAlign w:val="center"/>
          </w:tcPr>
          <w:p w14:paraId="40CA2931">
            <w:pPr>
              <w:rPr>
                <w:rFonts w:ascii="宋体" w:hAnsi="宋体" w:cs="Arial"/>
                <w:sz w:val="21"/>
                <w:szCs w:val="21"/>
              </w:rPr>
            </w:pPr>
          </w:p>
        </w:tc>
      </w:tr>
    </w:tbl>
    <w:p w14:paraId="2235B149">
      <w:pPr>
        <w:pStyle w:val="5"/>
        <w:numPr>
          <w:ilvl w:val="0"/>
          <w:numId w:val="0"/>
        </w:numPr>
      </w:pPr>
      <w:r>
        <w:rPr>
          <w:rFonts w:hint="eastAsia"/>
        </w:rPr>
        <w:t>预约交易详情页面</w:t>
      </w:r>
    </w:p>
    <w:tbl>
      <w:tblPr>
        <w:tblStyle w:val="48"/>
        <w:tblW w:w="98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7"/>
        <w:gridCol w:w="1648"/>
        <w:gridCol w:w="1052"/>
        <w:gridCol w:w="1025"/>
        <w:gridCol w:w="924"/>
        <w:gridCol w:w="924"/>
        <w:gridCol w:w="3889"/>
      </w:tblGrid>
      <w:tr w14:paraId="59FF0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 w:type="dxa"/>
            <w:shd w:val="clear" w:color="auto" w:fill="FFCC99"/>
            <w:vAlign w:val="center"/>
          </w:tcPr>
          <w:p w14:paraId="31BB849F">
            <w:pPr>
              <w:rPr>
                <w:rFonts w:ascii="宋体" w:hAnsi="宋体" w:cs="Arial"/>
                <w:b/>
                <w:sz w:val="21"/>
                <w:szCs w:val="21"/>
              </w:rPr>
            </w:pPr>
            <w:r>
              <w:rPr>
                <w:rFonts w:ascii="宋体" w:hAnsi="宋体" w:cs="Arial"/>
                <w:b/>
                <w:sz w:val="21"/>
                <w:szCs w:val="21"/>
              </w:rPr>
              <w:t>序号</w:t>
            </w:r>
          </w:p>
        </w:tc>
        <w:tc>
          <w:tcPr>
            <w:tcW w:w="1648" w:type="dxa"/>
            <w:shd w:val="clear" w:color="auto" w:fill="FFCC99"/>
            <w:vAlign w:val="center"/>
          </w:tcPr>
          <w:p w14:paraId="6CA2E8DB">
            <w:pPr>
              <w:rPr>
                <w:rFonts w:ascii="宋体" w:hAnsi="宋体" w:cs="Arial"/>
                <w:b/>
                <w:sz w:val="21"/>
                <w:szCs w:val="21"/>
              </w:rPr>
            </w:pPr>
            <w:r>
              <w:rPr>
                <w:rFonts w:ascii="宋体" w:hAnsi="宋体" w:cs="Arial"/>
                <w:b/>
                <w:sz w:val="21"/>
                <w:szCs w:val="21"/>
              </w:rPr>
              <w:t>名称</w:t>
            </w:r>
          </w:p>
        </w:tc>
        <w:tc>
          <w:tcPr>
            <w:tcW w:w="1052" w:type="dxa"/>
            <w:shd w:val="clear" w:color="auto" w:fill="FFCC99"/>
            <w:vAlign w:val="center"/>
          </w:tcPr>
          <w:p w14:paraId="0B272340">
            <w:pPr>
              <w:rPr>
                <w:rFonts w:ascii="宋体" w:hAnsi="宋体" w:cs="Arial"/>
                <w:b/>
                <w:sz w:val="21"/>
                <w:szCs w:val="21"/>
              </w:rPr>
            </w:pPr>
            <w:r>
              <w:rPr>
                <w:rFonts w:ascii="宋体" w:hAnsi="宋体" w:cs="Arial"/>
                <w:b/>
                <w:sz w:val="21"/>
                <w:szCs w:val="21"/>
              </w:rPr>
              <w:t>输入</w:t>
            </w:r>
            <w:r>
              <w:rPr>
                <w:rFonts w:hint="eastAsia" w:ascii="宋体" w:hAnsi="宋体" w:cs="Arial"/>
                <w:b/>
                <w:sz w:val="21"/>
                <w:szCs w:val="21"/>
              </w:rPr>
              <w:t>/输出</w:t>
            </w:r>
          </w:p>
        </w:tc>
        <w:tc>
          <w:tcPr>
            <w:tcW w:w="1025" w:type="dxa"/>
            <w:shd w:val="clear" w:color="auto" w:fill="FFCC99"/>
            <w:vAlign w:val="center"/>
          </w:tcPr>
          <w:p w14:paraId="73E0064C">
            <w:pPr>
              <w:rPr>
                <w:rFonts w:ascii="宋体" w:hAnsi="宋体" w:cs="Arial"/>
                <w:b/>
                <w:sz w:val="21"/>
                <w:szCs w:val="21"/>
              </w:rPr>
            </w:pPr>
            <w:r>
              <w:rPr>
                <w:rFonts w:ascii="宋体" w:hAnsi="宋体" w:cs="Arial"/>
                <w:b/>
                <w:sz w:val="21"/>
                <w:szCs w:val="21"/>
              </w:rPr>
              <w:t>缺省值</w:t>
            </w:r>
          </w:p>
        </w:tc>
        <w:tc>
          <w:tcPr>
            <w:tcW w:w="924" w:type="dxa"/>
            <w:shd w:val="clear" w:color="auto" w:fill="FFCC99"/>
            <w:vAlign w:val="center"/>
          </w:tcPr>
          <w:p w14:paraId="36090FBD">
            <w:pPr>
              <w:rPr>
                <w:rFonts w:ascii="宋体" w:hAnsi="宋体" w:cs="Arial"/>
                <w:b/>
                <w:sz w:val="21"/>
                <w:szCs w:val="21"/>
              </w:rPr>
            </w:pPr>
            <w:r>
              <w:rPr>
                <w:rFonts w:hint="eastAsia" w:ascii="宋体" w:hAnsi="宋体" w:cs="Arial"/>
                <w:b/>
                <w:sz w:val="21"/>
                <w:szCs w:val="21"/>
              </w:rPr>
              <w:t>类型/长度</w:t>
            </w:r>
          </w:p>
        </w:tc>
        <w:tc>
          <w:tcPr>
            <w:tcW w:w="924" w:type="dxa"/>
            <w:shd w:val="clear" w:color="auto" w:fill="FFCC99"/>
            <w:vAlign w:val="center"/>
          </w:tcPr>
          <w:p w14:paraId="7F7DE036">
            <w:pPr>
              <w:rPr>
                <w:rFonts w:ascii="宋体" w:hAnsi="宋体" w:cs="Arial"/>
                <w:b/>
                <w:sz w:val="21"/>
                <w:szCs w:val="21"/>
              </w:rPr>
            </w:pPr>
            <w:r>
              <w:rPr>
                <w:rFonts w:hint="eastAsia" w:ascii="宋体" w:hAnsi="宋体" w:cs="Arial"/>
                <w:b/>
                <w:sz w:val="21"/>
                <w:szCs w:val="21"/>
              </w:rPr>
              <w:t>是否必输</w:t>
            </w:r>
          </w:p>
        </w:tc>
        <w:tc>
          <w:tcPr>
            <w:tcW w:w="3889" w:type="dxa"/>
            <w:shd w:val="clear" w:color="auto" w:fill="FFCC99"/>
            <w:vAlign w:val="center"/>
          </w:tcPr>
          <w:p w14:paraId="7B32EB8B">
            <w:pPr>
              <w:rPr>
                <w:rFonts w:ascii="宋体" w:hAnsi="宋体" w:cs="Arial"/>
                <w:b/>
                <w:sz w:val="21"/>
                <w:szCs w:val="21"/>
              </w:rPr>
            </w:pPr>
            <w:r>
              <w:rPr>
                <w:rFonts w:ascii="宋体" w:hAnsi="宋体" w:cs="Arial"/>
                <w:b/>
                <w:sz w:val="21"/>
                <w:szCs w:val="21"/>
              </w:rPr>
              <w:t>备注</w:t>
            </w:r>
          </w:p>
        </w:tc>
      </w:tr>
      <w:tr w14:paraId="74022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62CDD572">
            <w:pPr>
              <w:numPr>
                <w:ilvl w:val="0"/>
                <w:numId w:val="85"/>
              </w:numPr>
              <w:rPr>
                <w:rFonts w:ascii="宋体" w:hAnsi="宋体"/>
                <w:sz w:val="21"/>
                <w:szCs w:val="21"/>
              </w:rPr>
            </w:pPr>
          </w:p>
        </w:tc>
        <w:tc>
          <w:tcPr>
            <w:tcW w:w="1648" w:type="dxa"/>
            <w:vAlign w:val="center"/>
          </w:tcPr>
          <w:p w14:paraId="0136B35E">
            <w:pPr>
              <w:rPr>
                <w:rFonts w:ascii="宋体" w:hAnsi="宋体" w:cs="Arial"/>
                <w:sz w:val="21"/>
                <w:szCs w:val="21"/>
              </w:rPr>
            </w:pPr>
            <w:r>
              <w:rPr>
                <w:rFonts w:hint="eastAsia" w:ascii="宋体" w:hAnsi="宋体" w:cs="Arial"/>
                <w:sz w:val="21"/>
                <w:szCs w:val="21"/>
              </w:rPr>
              <w:t>付款账号</w:t>
            </w:r>
          </w:p>
        </w:tc>
        <w:tc>
          <w:tcPr>
            <w:tcW w:w="1052" w:type="dxa"/>
            <w:vAlign w:val="center"/>
          </w:tcPr>
          <w:p w14:paraId="3921B5F8">
            <w:pPr>
              <w:rPr>
                <w:rFonts w:ascii="宋体" w:hAnsi="宋体"/>
                <w:sz w:val="21"/>
                <w:szCs w:val="21"/>
              </w:rPr>
            </w:pPr>
            <w:r>
              <w:rPr>
                <w:rFonts w:hint="eastAsia" w:ascii="宋体" w:hAnsi="宋体"/>
                <w:sz w:val="21"/>
                <w:szCs w:val="21"/>
              </w:rPr>
              <w:t>文本</w:t>
            </w:r>
          </w:p>
        </w:tc>
        <w:tc>
          <w:tcPr>
            <w:tcW w:w="1025" w:type="dxa"/>
            <w:vAlign w:val="center"/>
          </w:tcPr>
          <w:p w14:paraId="176B8C6E">
            <w:pPr>
              <w:rPr>
                <w:rFonts w:ascii="宋体" w:hAnsi="宋体" w:cs="Arial"/>
                <w:sz w:val="21"/>
                <w:szCs w:val="21"/>
              </w:rPr>
            </w:pPr>
          </w:p>
        </w:tc>
        <w:tc>
          <w:tcPr>
            <w:tcW w:w="924" w:type="dxa"/>
            <w:vAlign w:val="center"/>
          </w:tcPr>
          <w:p w14:paraId="15941294">
            <w:pPr>
              <w:rPr>
                <w:rFonts w:ascii="宋体" w:hAnsi="宋体" w:cs="Arial"/>
                <w:sz w:val="21"/>
                <w:szCs w:val="21"/>
              </w:rPr>
            </w:pPr>
          </w:p>
        </w:tc>
        <w:tc>
          <w:tcPr>
            <w:tcW w:w="924" w:type="dxa"/>
            <w:vAlign w:val="center"/>
          </w:tcPr>
          <w:p w14:paraId="2063FA6A">
            <w:pPr>
              <w:rPr>
                <w:rFonts w:ascii="宋体" w:hAnsi="宋体" w:cs="Arial"/>
                <w:sz w:val="21"/>
                <w:szCs w:val="21"/>
              </w:rPr>
            </w:pPr>
          </w:p>
        </w:tc>
        <w:tc>
          <w:tcPr>
            <w:tcW w:w="3889" w:type="dxa"/>
            <w:vAlign w:val="center"/>
          </w:tcPr>
          <w:p w14:paraId="5EB84CA4">
            <w:pPr>
              <w:rPr>
                <w:rFonts w:ascii="宋体" w:hAnsi="宋体" w:cs="Arial"/>
                <w:sz w:val="21"/>
                <w:szCs w:val="21"/>
              </w:rPr>
            </w:pPr>
          </w:p>
        </w:tc>
      </w:tr>
      <w:tr w14:paraId="2DE42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30D00CA7">
            <w:pPr>
              <w:numPr>
                <w:ilvl w:val="0"/>
                <w:numId w:val="85"/>
              </w:numPr>
              <w:rPr>
                <w:rFonts w:ascii="宋体" w:hAnsi="宋体"/>
                <w:sz w:val="21"/>
                <w:szCs w:val="21"/>
              </w:rPr>
            </w:pPr>
          </w:p>
        </w:tc>
        <w:tc>
          <w:tcPr>
            <w:tcW w:w="1648" w:type="dxa"/>
            <w:vAlign w:val="center"/>
          </w:tcPr>
          <w:p w14:paraId="3A9FFA3F">
            <w:pPr>
              <w:rPr>
                <w:rFonts w:ascii="宋体" w:hAnsi="宋体" w:cs="Arial"/>
                <w:sz w:val="21"/>
                <w:szCs w:val="21"/>
              </w:rPr>
            </w:pPr>
            <w:r>
              <w:rPr>
                <w:rFonts w:hint="eastAsia" w:ascii="宋体" w:hAnsi="宋体" w:cs="Arial"/>
                <w:sz w:val="21"/>
                <w:szCs w:val="21"/>
              </w:rPr>
              <w:t>收款账号</w:t>
            </w:r>
          </w:p>
        </w:tc>
        <w:tc>
          <w:tcPr>
            <w:tcW w:w="1052" w:type="dxa"/>
          </w:tcPr>
          <w:p w14:paraId="48FB6F02">
            <w:pPr>
              <w:rPr>
                <w:rFonts w:ascii="宋体" w:hAnsi="宋体"/>
                <w:sz w:val="21"/>
                <w:szCs w:val="21"/>
              </w:rPr>
            </w:pPr>
            <w:r>
              <w:rPr>
                <w:rFonts w:hint="eastAsia" w:ascii="宋体" w:hAnsi="宋体"/>
                <w:sz w:val="21"/>
                <w:szCs w:val="21"/>
              </w:rPr>
              <w:t>文本</w:t>
            </w:r>
          </w:p>
        </w:tc>
        <w:tc>
          <w:tcPr>
            <w:tcW w:w="1025" w:type="dxa"/>
            <w:vAlign w:val="center"/>
          </w:tcPr>
          <w:p w14:paraId="4CFEB8FB">
            <w:pPr>
              <w:rPr>
                <w:rFonts w:ascii="宋体" w:hAnsi="宋体" w:cs="Arial"/>
                <w:sz w:val="21"/>
                <w:szCs w:val="21"/>
              </w:rPr>
            </w:pPr>
          </w:p>
        </w:tc>
        <w:tc>
          <w:tcPr>
            <w:tcW w:w="924" w:type="dxa"/>
            <w:vAlign w:val="center"/>
          </w:tcPr>
          <w:p w14:paraId="1014CFC4">
            <w:pPr>
              <w:rPr>
                <w:rFonts w:ascii="宋体" w:hAnsi="宋体" w:cs="Arial"/>
                <w:sz w:val="21"/>
                <w:szCs w:val="21"/>
              </w:rPr>
            </w:pPr>
          </w:p>
        </w:tc>
        <w:tc>
          <w:tcPr>
            <w:tcW w:w="924" w:type="dxa"/>
            <w:vAlign w:val="center"/>
          </w:tcPr>
          <w:p w14:paraId="6FEE732A">
            <w:pPr>
              <w:rPr>
                <w:rFonts w:ascii="宋体" w:hAnsi="宋体" w:cs="Arial"/>
                <w:sz w:val="21"/>
                <w:szCs w:val="21"/>
              </w:rPr>
            </w:pPr>
          </w:p>
        </w:tc>
        <w:tc>
          <w:tcPr>
            <w:tcW w:w="3889" w:type="dxa"/>
            <w:vAlign w:val="center"/>
          </w:tcPr>
          <w:p w14:paraId="40025B08">
            <w:pPr>
              <w:rPr>
                <w:rFonts w:ascii="宋体" w:hAnsi="宋体" w:cs="Arial"/>
                <w:sz w:val="21"/>
                <w:szCs w:val="21"/>
              </w:rPr>
            </w:pPr>
          </w:p>
        </w:tc>
      </w:tr>
      <w:tr w14:paraId="17BE9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3B356E91">
            <w:pPr>
              <w:numPr>
                <w:ilvl w:val="0"/>
                <w:numId w:val="85"/>
              </w:numPr>
              <w:rPr>
                <w:rFonts w:ascii="宋体" w:hAnsi="宋体"/>
                <w:sz w:val="21"/>
                <w:szCs w:val="21"/>
              </w:rPr>
            </w:pPr>
          </w:p>
        </w:tc>
        <w:tc>
          <w:tcPr>
            <w:tcW w:w="1648" w:type="dxa"/>
            <w:vAlign w:val="center"/>
          </w:tcPr>
          <w:p w14:paraId="2D7F36B5">
            <w:pPr>
              <w:rPr>
                <w:rFonts w:ascii="宋体" w:hAnsi="宋体" w:cs="Arial"/>
                <w:sz w:val="21"/>
                <w:szCs w:val="21"/>
              </w:rPr>
            </w:pPr>
            <w:r>
              <w:rPr>
                <w:rFonts w:hint="eastAsia" w:ascii="宋体" w:hAnsi="宋体" w:cs="Arial"/>
                <w:sz w:val="21"/>
                <w:szCs w:val="21"/>
              </w:rPr>
              <w:t>付款方户名</w:t>
            </w:r>
          </w:p>
        </w:tc>
        <w:tc>
          <w:tcPr>
            <w:tcW w:w="1052" w:type="dxa"/>
          </w:tcPr>
          <w:p w14:paraId="3BFDEEFD">
            <w:pPr>
              <w:rPr>
                <w:rFonts w:ascii="宋体" w:hAnsi="宋体"/>
                <w:sz w:val="21"/>
                <w:szCs w:val="21"/>
              </w:rPr>
            </w:pPr>
            <w:r>
              <w:rPr>
                <w:rFonts w:hint="eastAsia" w:ascii="宋体" w:hAnsi="宋体"/>
                <w:sz w:val="21"/>
                <w:szCs w:val="21"/>
              </w:rPr>
              <w:t>文本</w:t>
            </w:r>
          </w:p>
        </w:tc>
        <w:tc>
          <w:tcPr>
            <w:tcW w:w="1025" w:type="dxa"/>
            <w:vAlign w:val="center"/>
          </w:tcPr>
          <w:p w14:paraId="1828E6A3">
            <w:pPr>
              <w:rPr>
                <w:rFonts w:ascii="宋体" w:hAnsi="宋体" w:cs="Arial"/>
                <w:sz w:val="21"/>
                <w:szCs w:val="21"/>
              </w:rPr>
            </w:pPr>
          </w:p>
        </w:tc>
        <w:tc>
          <w:tcPr>
            <w:tcW w:w="924" w:type="dxa"/>
            <w:vAlign w:val="center"/>
          </w:tcPr>
          <w:p w14:paraId="1620BD3E">
            <w:pPr>
              <w:rPr>
                <w:rFonts w:ascii="宋体" w:hAnsi="宋体" w:cs="Arial"/>
                <w:sz w:val="21"/>
                <w:szCs w:val="21"/>
              </w:rPr>
            </w:pPr>
          </w:p>
        </w:tc>
        <w:tc>
          <w:tcPr>
            <w:tcW w:w="924" w:type="dxa"/>
            <w:vAlign w:val="center"/>
          </w:tcPr>
          <w:p w14:paraId="382175E1">
            <w:pPr>
              <w:rPr>
                <w:rFonts w:ascii="宋体" w:hAnsi="宋体" w:cs="Arial"/>
                <w:sz w:val="21"/>
                <w:szCs w:val="21"/>
              </w:rPr>
            </w:pPr>
          </w:p>
        </w:tc>
        <w:tc>
          <w:tcPr>
            <w:tcW w:w="3889" w:type="dxa"/>
            <w:vAlign w:val="center"/>
          </w:tcPr>
          <w:p w14:paraId="4FCDB2ED">
            <w:pPr>
              <w:rPr>
                <w:rFonts w:ascii="宋体" w:hAnsi="宋体" w:cs="Arial"/>
                <w:sz w:val="21"/>
                <w:szCs w:val="21"/>
              </w:rPr>
            </w:pPr>
          </w:p>
        </w:tc>
      </w:tr>
      <w:tr w14:paraId="20E66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0FB0EC9F">
            <w:pPr>
              <w:numPr>
                <w:ilvl w:val="0"/>
                <w:numId w:val="85"/>
              </w:numPr>
              <w:rPr>
                <w:rFonts w:ascii="宋体" w:hAnsi="宋体"/>
                <w:sz w:val="21"/>
                <w:szCs w:val="21"/>
              </w:rPr>
            </w:pPr>
          </w:p>
        </w:tc>
        <w:tc>
          <w:tcPr>
            <w:tcW w:w="1648" w:type="dxa"/>
            <w:vAlign w:val="center"/>
          </w:tcPr>
          <w:p w14:paraId="541F6199">
            <w:pPr>
              <w:rPr>
                <w:rFonts w:ascii="宋体" w:hAnsi="宋体" w:cs="Arial"/>
                <w:sz w:val="21"/>
                <w:szCs w:val="21"/>
              </w:rPr>
            </w:pPr>
            <w:r>
              <w:rPr>
                <w:rFonts w:hint="eastAsia" w:ascii="宋体" w:hAnsi="宋体" w:cs="Arial"/>
                <w:sz w:val="21"/>
                <w:szCs w:val="21"/>
              </w:rPr>
              <w:t>收款方户名</w:t>
            </w:r>
          </w:p>
        </w:tc>
        <w:tc>
          <w:tcPr>
            <w:tcW w:w="1052" w:type="dxa"/>
          </w:tcPr>
          <w:p w14:paraId="3C6E6819">
            <w:pPr>
              <w:rPr>
                <w:rFonts w:ascii="宋体" w:hAnsi="宋体"/>
                <w:sz w:val="21"/>
                <w:szCs w:val="21"/>
              </w:rPr>
            </w:pPr>
            <w:r>
              <w:rPr>
                <w:rFonts w:hint="eastAsia" w:ascii="宋体" w:hAnsi="宋体"/>
                <w:sz w:val="21"/>
                <w:szCs w:val="21"/>
              </w:rPr>
              <w:t>文本</w:t>
            </w:r>
          </w:p>
        </w:tc>
        <w:tc>
          <w:tcPr>
            <w:tcW w:w="1025" w:type="dxa"/>
            <w:vAlign w:val="center"/>
          </w:tcPr>
          <w:p w14:paraId="4C571791">
            <w:pPr>
              <w:rPr>
                <w:rFonts w:ascii="宋体" w:hAnsi="宋体" w:cs="Arial"/>
                <w:sz w:val="21"/>
                <w:szCs w:val="21"/>
              </w:rPr>
            </w:pPr>
          </w:p>
        </w:tc>
        <w:tc>
          <w:tcPr>
            <w:tcW w:w="924" w:type="dxa"/>
            <w:vAlign w:val="center"/>
          </w:tcPr>
          <w:p w14:paraId="5D532373">
            <w:pPr>
              <w:rPr>
                <w:rFonts w:ascii="宋体" w:hAnsi="宋体" w:cs="Arial"/>
                <w:sz w:val="21"/>
                <w:szCs w:val="21"/>
              </w:rPr>
            </w:pPr>
          </w:p>
        </w:tc>
        <w:tc>
          <w:tcPr>
            <w:tcW w:w="924" w:type="dxa"/>
            <w:vAlign w:val="center"/>
          </w:tcPr>
          <w:p w14:paraId="700ADAB0">
            <w:pPr>
              <w:rPr>
                <w:rFonts w:ascii="宋体" w:hAnsi="宋体" w:cs="Arial"/>
                <w:sz w:val="21"/>
                <w:szCs w:val="21"/>
              </w:rPr>
            </w:pPr>
          </w:p>
        </w:tc>
        <w:tc>
          <w:tcPr>
            <w:tcW w:w="3889" w:type="dxa"/>
            <w:vAlign w:val="center"/>
          </w:tcPr>
          <w:p w14:paraId="739A1343">
            <w:pPr>
              <w:rPr>
                <w:rFonts w:ascii="宋体" w:hAnsi="宋体" w:cs="Arial"/>
                <w:sz w:val="21"/>
                <w:szCs w:val="21"/>
              </w:rPr>
            </w:pPr>
          </w:p>
        </w:tc>
      </w:tr>
      <w:tr w14:paraId="09693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6F2653A5">
            <w:pPr>
              <w:numPr>
                <w:ilvl w:val="0"/>
                <w:numId w:val="85"/>
              </w:numPr>
              <w:rPr>
                <w:rFonts w:ascii="宋体" w:hAnsi="宋体"/>
                <w:sz w:val="21"/>
                <w:szCs w:val="21"/>
              </w:rPr>
            </w:pPr>
          </w:p>
        </w:tc>
        <w:tc>
          <w:tcPr>
            <w:tcW w:w="1648" w:type="dxa"/>
          </w:tcPr>
          <w:p w14:paraId="34629BB1">
            <w:pPr>
              <w:rPr>
                <w:rFonts w:ascii="宋体" w:hAnsi="宋体" w:cs="Arial"/>
                <w:sz w:val="21"/>
                <w:szCs w:val="21"/>
              </w:rPr>
            </w:pPr>
            <w:r>
              <w:rPr>
                <w:rFonts w:hint="eastAsia" w:ascii="宋体" w:hAnsi="宋体"/>
                <w:color w:val="000000"/>
                <w:sz w:val="21"/>
                <w:szCs w:val="21"/>
              </w:rPr>
              <w:t>币种</w:t>
            </w:r>
          </w:p>
        </w:tc>
        <w:tc>
          <w:tcPr>
            <w:tcW w:w="1052" w:type="dxa"/>
          </w:tcPr>
          <w:p w14:paraId="14160097">
            <w:pPr>
              <w:rPr>
                <w:rFonts w:ascii="宋体" w:hAnsi="宋体"/>
                <w:sz w:val="21"/>
                <w:szCs w:val="21"/>
              </w:rPr>
            </w:pPr>
            <w:r>
              <w:rPr>
                <w:rFonts w:hint="eastAsia" w:ascii="宋体" w:hAnsi="宋体" w:cs="Arial"/>
                <w:sz w:val="21"/>
                <w:szCs w:val="21"/>
              </w:rPr>
              <w:t>文本</w:t>
            </w:r>
          </w:p>
        </w:tc>
        <w:tc>
          <w:tcPr>
            <w:tcW w:w="1025" w:type="dxa"/>
            <w:vAlign w:val="center"/>
          </w:tcPr>
          <w:p w14:paraId="00D72D38">
            <w:pPr>
              <w:rPr>
                <w:rFonts w:ascii="宋体" w:hAnsi="宋体" w:cs="Arial"/>
                <w:sz w:val="21"/>
                <w:szCs w:val="21"/>
              </w:rPr>
            </w:pPr>
          </w:p>
        </w:tc>
        <w:tc>
          <w:tcPr>
            <w:tcW w:w="924" w:type="dxa"/>
            <w:vAlign w:val="center"/>
          </w:tcPr>
          <w:p w14:paraId="688ECE46">
            <w:pPr>
              <w:rPr>
                <w:rFonts w:ascii="宋体" w:hAnsi="宋体" w:cs="Arial"/>
                <w:sz w:val="21"/>
                <w:szCs w:val="21"/>
              </w:rPr>
            </w:pPr>
          </w:p>
        </w:tc>
        <w:tc>
          <w:tcPr>
            <w:tcW w:w="924" w:type="dxa"/>
            <w:vAlign w:val="center"/>
          </w:tcPr>
          <w:p w14:paraId="42247CA8">
            <w:pPr>
              <w:rPr>
                <w:rFonts w:ascii="宋体" w:hAnsi="宋体" w:cs="Arial"/>
                <w:sz w:val="21"/>
                <w:szCs w:val="21"/>
              </w:rPr>
            </w:pPr>
          </w:p>
        </w:tc>
        <w:tc>
          <w:tcPr>
            <w:tcW w:w="3889" w:type="dxa"/>
            <w:vAlign w:val="center"/>
          </w:tcPr>
          <w:p w14:paraId="5E8F23D3">
            <w:pPr>
              <w:rPr>
                <w:rFonts w:ascii="宋体" w:hAnsi="宋体" w:cs="Arial"/>
                <w:sz w:val="21"/>
                <w:szCs w:val="21"/>
              </w:rPr>
            </w:pPr>
          </w:p>
        </w:tc>
      </w:tr>
      <w:tr w14:paraId="0A7BD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01EBAC68">
            <w:pPr>
              <w:numPr>
                <w:ilvl w:val="0"/>
                <w:numId w:val="85"/>
              </w:numPr>
              <w:rPr>
                <w:rFonts w:ascii="宋体" w:hAnsi="宋体"/>
                <w:sz w:val="21"/>
                <w:szCs w:val="21"/>
              </w:rPr>
            </w:pPr>
          </w:p>
        </w:tc>
        <w:tc>
          <w:tcPr>
            <w:tcW w:w="1648" w:type="dxa"/>
            <w:vAlign w:val="center"/>
          </w:tcPr>
          <w:p w14:paraId="01683E2C">
            <w:pPr>
              <w:rPr>
                <w:rFonts w:ascii="宋体" w:hAnsi="宋体" w:cs="Arial"/>
                <w:sz w:val="21"/>
                <w:szCs w:val="21"/>
              </w:rPr>
            </w:pPr>
            <w:r>
              <w:rPr>
                <w:rFonts w:hint="eastAsia" w:ascii="宋体" w:hAnsi="宋体" w:cs="Arial"/>
                <w:sz w:val="21"/>
                <w:szCs w:val="21"/>
              </w:rPr>
              <w:t>收款账户开户行</w:t>
            </w:r>
          </w:p>
        </w:tc>
        <w:tc>
          <w:tcPr>
            <w:tcW w:w="1052" w:type="dxa"/>
          </w:tcPr>
          <w:p w14:paraId="562FE174">
            <w:pPr>
              <w:rPr>
                <w:rFonts w:ascii="宋体" w:hAnsi="宋体"/>
                <w:sz w:val="21"/>
                <w:szCs w:val="21"/>
              </w:rPr>
            </w:pPr>
            <w:r>
              <w:rPr>
                <w:rFonts w:hint="eastAsia" w:ascii="宋体" w:hAnsi="宋体"/>
                <w:sz w:val="21"/>
                <w:szCs w:val="21"/>
              </w:rPr>
              <w:t>文本</w:t>
            </w:r>
          </w:p>
        </w:tc>
        <w:tc>
          <w:tcPr>
            <w:tcW w:w="1025" w:type="dxa"/>
            <w:vAlign w:val="center"/>
          </w:tcPr>
          <w:p w14:paraId="090AC536">
            <w:pPr>
              <w:rPr>
                <w:rFonts w:ascii="宋体" w:hAnsi="宋体" w:cs="Arial"/>
                <w:sz w:val="21"/>
                <w:szCs w:val="21"/>
              </w:rPr>
            </w:pPr>
          </w:p>
        </w:tc>
        <w:tc>
          <w:tcPr>
            <w:tcW w:w="924" w:type="dxa"/>
            <w:vAlign w:val="center"/>
          </w:tcPr>
          <w:p w14:paraId="62F30585">
            <w:pPr>
              <w:rPr>
                <w:rFonts w:ascii="宋体" w:hAnsi="宋体" w:cs="Arial"/>
                <w:sz w:val="21"/>
                <w:szCs w:val="21"/>
              </w:rPr>
            </w:pPr>
          </w:p>
        </w:tc>
        <w:tc>
          <w:tcPr>
            <w:tcW w:w="924" w:type="dxa"/>
            <w:vAlign w:val="center"/>
          </w:tcPr>
          <w:p w14:paraId="75C79896">
            <w:pPr>
              <w:rPr>
                <w:rFonts w:ascii="宋体" w:hAnsi="宋体" w:cs="Arial"/>
                <w:sz w:val="21"/>
                <w:szCs w:val="21"/>
              </w:rPr>
            </w:pPr>
          </w:p>
        </w:tc>
        <w:tc>
          <w:tcPr>
            <w:tcW w:w="3889" w:type="dxa"/>
            <w:vAlign w:val="center"/>
          </w:tcPr>
          <w:p w14:paraId="27D8C3D7">
            <w:pPr>
              <w:rPr>
                <w:rFonts w:ascii="宋体" w:hAnsi="宋体" w:cs="Arial"/>
                <w:sz w:val="21"/>
                <w:szCs w:val="21"/>
              </w:rPr>
            </w:pPr>
          </w:p>
        </w:tc>
      </w:tr>
      <w:tr w14:paraId="671AF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61C3A131">
            <w:pPr>
              <w:numPr>
                <w:ilvl w:val="0"/>
                <w:numId w:val="85"/>
              </w:numPr>
              <w:rPr>
                <w:rFonts w:ascii="宋体" w:hAnsi="宋体"/>
                <w:sz w:val="21"/>
                <w:szCs w:val="21"/>
              </w:rPr>
            </w:pPr>
          </w:p>
        </w:tc>
        <w:tc>
          <w:tcPr>
            <w:tcW w:w="1648" w:type="dxa"/>
            <w:vAlign w:val="center"/>
          </w:tcPr>
          <w:p w14:paraId="6DEFE4BD">
            <w:pPr>
              <w:spacing w:line="360" w:lineRule="auto"/>
              <w:rPr>
                <w:rFonts w:ascii="宋体" w:hAnsi="宋体" w:cs="Arial"/>
                <w:color w:val="000000"/>
                <w:sz w:val="21"/>
                <w:szCs w:val="21"/>
              </w:rPr>
            </w:pPr>
            <w:r>
              <w:rPr>
                <w:rFonts w:hint="eastAsia" w:ascii="宋体" w:hAnsi="宋体" w:cs="Arial"/>
                <w:color w:val="000000"/>
                <w:sz w:val="21"/>
                <w:szCs w:val="21"/>
              </w:rPr>
              <w:t>收款账户省/市</w:t>
            </w:r>
          </w:p>
        </w:tc>
        <w:tc>
          <w:tcPr>
            <w:tcW w:w="1052" w:type="dxa"/>
          </w:tcPr>
          <w:p w14:paraId="01D43155">
            <w:pPr>
              <w:rPr>
                <w:rFonts w:ascii="宋体" w:hAnsi="宋体" w:cs="Arial"/>
                <w:sz w:val="21"/>
                <w:szCs w:val="21"/>
              </w:rPr>
            </w:pPr>
            <w:r>
              <w:rPr>
                <w:rFonts w:hint="eastAsia" w:ascii="宋体" w:hAnsi="宋体" w:cs="Arial"/>
                <w:sz w:val="21"/>
                <w:szCs w:val="21"/>
              </w:rPr>
              <w:t>文本</w:t>
            </w:r>
          </w:p>
        </w:tc>
        <w:tc>
          <w:tcPr>
            <w:tcW w:w="1025" w:type="dxa"/>
            <w:vAlign w:val="center"/>
          </w:tcPr>
          <w:p w14:paraId="63EFB2FA">
            <w:pPr>
              <w:rPr>
                <w:rFonts w:ascii="宋体" w:hAnsi="宋体" w:cs="Arial"/>
                <w:sz w:val="21"/>
                <w:szCs w:val="21"/>
              </w:rPr>
            </w:pPr>
          </w:p>
        </w:tc>
        <w:tc>
          <w:tcPr>
            <w:tcW w:w="924" w:type="dxa"/>
            <w:vAlign w:val="center"/>
          </w:tcPr>
          <w:p w14:paraId="79DB08EB">
            <w:pPr>
              <w:rPr>
                <w:rFonts w:ascii="宋体" w:hAnsi="宋体" w:cs="Arial"/>
                <w:sz w:val="21"/>
                <w:szCs w:val="21"/>
              </w:rPr>
            </w:pPr>
          </w:p>
        </w:tc>
        <w:tc>
          <w:tcPr>
            <w:tcW w:w="924" w:type="dxa"/>
            <w:vAlign w:val="center"/>
          </w:tcPr>
          <w:p w14:paraId="56D1E399">
            <w:pPr>
              <w:rPr>
                <w:rFonts w:ascii="宋体" w:hAnsi="宋体" w:cs="Arial"/>
                <w:sz w:val="21"/>
                <w:szCs w:val="21"/>
              </w:rPr>
            </w:pPr>
          </w:p>
        </w:tc>
        <w:tc>
          <w:tcPr>
            <w:tcW w:w="3889" w:type="dxa"/>
          </w:tcPr>
          <w:p w14:paraId="2F83BEC8">
            <w:pPr>
              <w:rPr>
                <w:rFonts w:ascii="宋体" w:hAnsi="宋体"/>
                <w:sz w:val="21"/>
                <w:szCs w:val="21"/>
              </w:rPr>
            </w:pPr>
            <w:r>
              <w:rPr>
                <w:rFonts w:hint="eastAsia" w:ascii="宋体" w:hAnsi="宋体" w:cs="Arial"/>
                <w:sz w:val="21"/>
                <w:szCs w:val="21"/>
              </w:rPr>
              <w:t>行外转账时显示</w:t>
            </w:r>
          </w:p>
        </w:tc>
      </w:tr>
      <w:tr w14:paraId="4822D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38723954">
            <w:pPr>
              <w:numPr>
                <w:ilvl w:val="0"/>
                <w:numId w:val="85"/>
              </w:numPr>
              <w:rPr>
                <w:rFonts w:ascii="宋体" w:hAnsi="宋体"/>
                <w:sz w:val="21"/>
                <w:szCs w:val="21"/>
              </w:rPr>
            </w:pPr>
          </w:p>
        </w:tc>
        <w:tc>
          <w:tcPr>
            <w:tcW w:w="1648" w:type="dxa"/>
            <w:vAlign w:val="center"/>
          </w:tcPr>
          <w:p w14:paraId="0D8F78A1">
            <w:pPr>
              <w:spacing w:line="360" w:lineRule="auto"/>
              <w:rPr>
                <w:rFonts w:ascii="宋体" w:hAnsi="宋体" w:cs="Arial"/>
                <w:color w:val="000000"/>
                <w:sz w:val="21"/>
                <w:szCs w:val="21"/>
              </w:rPr>
            </w:pPr>
            <w:r>
              <w:rPr>
                <w:rFonts w:hint="eastAsia" w:ascii="宋体" w:hAnsi="宋体" w:cs="Arial"/>
                <w:color w:val="000000"/>
                <w:sz w:val="21"/>
                <w:szCs w:val="21"/>
              </w:rPr>
              <w:t>收款账户城市</w:t>
            </w:r>
          </w:p>
        </w:tc>
        <w:tc>
          <w:tcPr>
            <w:tcW w:w="1052" w:type="dxa"/>
          </w:tcPr>
          <w:p w14:paraId="693F8E03">
            <w:pPr>
              <w:rPr>
                <w:rFonts w:ascii="宋体" w:hAnsi="宋体" w:cs="Arial"/>
                <w:sz w:val="21"/>
                <w:szCs w:val="21"/>
              </w:rPr>
            </w:pPr>
            <w:r>
              <w:rPr>
                <w:rFonts w:hint="eastAsia" w:ascii="宋体" w:hAnsi="宋体" w:cs="Arial"/>
                <w:sz w:val="21"/>
                <w:szCs w:val="21"/>
              </w:rPr>
              <w:t>文本</w:t>
            </w:r>
          </w:p>
        </w:tc>
        <w:tc>
          <w:tcPr>
            <w:tcW w:w="1025" w:type="dxa"/>
            <w:vAlign w:val="center"/>
          </w:tcPr>
          <w:p w14:paraId="4803C737">
            <w:pPr>
              <w:rPr>
                <w:rFonts w:ascii="宋体" w:hAnsi="宋体" w:cs="Arial"/>
                <w:sz w:val="21"/>
                <w:szCs w:val="21"/>
              </w:rPr>
            </w:pPr>
          </w:p>
        </w:tc>
        <w:tc>
          <w:tcPr>
            <w:tcW w:w="924" w:type="dxa"/>
            <w:vAlign w:val="center"/>
          </w:tcPr>
          <w:p w14:paraId="5DE04FA7">
            <w:pPr>
              <w:rPr>
                <w:rFonts w:ascii="宋体" w:hAnsi="宋体" w:cs="Arial"/>
                <w:sz w:val="21"/>
                <w:szCs w:val="21"/>
              </w:rPr>
            </w:pPr>
          </w:p>
        </w:tc>
        <w:tc>
          <w:tcPr>
            <w:tcW w:w="924" w:type="dxa"/>
            <w:vAlign w:val="center"/>
          </w:tcPr>
          <w:p w14:paraId="20D16842">
            <w:pPr>
              <w:rPr>
                <w:rFonts w:ascii="宋体" w:hAnsi="宋体" w:cs="Arial"/>
                <w:sz w:val="21"/>
                <w:szCs w:val="21"/>
              </w:rPr>
            </w:pPr>
          </w:p>
        </w:tc>
        <w:tc>
          <w:tcPr>
            <w:tcW w:w="3889" w:type="dxa"/>
          </w:tcPr>
          <w:p w14:paraId="762C3BED">
            <w:pPr>
              <w:rPr>
                <w:rFonts w:ascii="宋体" w:hAnsi="宋体"/>
                <w:sz w:val="21"/>
                <w:szCs w:val="21"/>
              </w:rPr>
            </w:pPr>
            <w:r>
              <w:rPr>
                <w:rFonts w:hint="eastAsia" w:ascii="宋体" w:hAnsi="宋体" w:cs="Arial"/>
                <w:sz w:val="21"/>
                <w:szCs w:val="21"/>
              </w:rPr>
              <w:t>行外转账时显示</w:t>
            </w:r>
          </w:p>
        </w:tc>
      </w:tr>
      <w:tr w14:paraId="4ED4F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77FF5926">
            <w:pPr>
              <w:numPr>
                <w:ilvl w:val="0"/>
                <w:numId w:val="85"/>
              </w:numPr>
              <w:rPr>
                <w:rFonts w:ascii="宋体" w:hAnsi="宋体"/>
                <w:sz w:val="21"/>
                <w:szCs w:val="21"/>
              </w:rPr>
            </w:pPr>
          </w:p>
        </w:tc>
        <w:tc>
          <w:tcPr>
            <w:tcW w:w="1648" w:type="dxa"/>
            <w:vAlign w:val="center"/>
          </w:tcPr>
          <w:p w14:paraId="5B17A1EC">
            <w:pPr>
              <w:rPr>
                <w:rFonts w:ascii="宋体" w:hAnsi="宋体" w:cs="Arial"/>
                <w:color w:val="000000"/>
                <w:sz w:val="21"/>
                <w:szCs w:val="21"/>
              </w:rPr>
            </w:pPr>
            <w:r>
              <w:rPr>
                <w:rFonts w:ascii="宋体" w:hAnsi="宋体" w:cs="Arial"/>
                <w:sz w:val="21"/>
                <w:szCs w:val="21"/>
              </w:rPr>
              <w:t>转账金额</w:t>
            </w:r>
          </w:p>
        </w:tc>
        <w:tc>
          <w:tcPr>
            <w:tcW w:w="1052" w:type="dxa"/>
            <w:vAlign w:val="center"/>
          </w:tcPr>
          <w:p w14:paraId="12E5AD9D">
            <w:pPr>
              <w:rPr>
                <w:rFonts w:ascii="宋体" w:hAnsi="宋体" w:cs="Arial"/>
                <w:color w:val="000000"/>
                <w:sz w:val="21"/>
                <w:szCs w:val="21"/>
              </w:rPr>
            </w:pPr>
            <w:r>
              <w:rPr>
                <w:rFonts w:hint="eastAsia" w:ascii="宋体" w:hAnsi="宋体" w:cs="Arial"/>
                <w:sz w:val="21"/>
                <w:szCs w:val="21"/>
              </w:rPr>
              <w:t>文本</w:t>
            </w:r>
          </w:p>
        </w:tc>
        <w:tc>
          <w:tcPr>
            <w:tcW w:w="1025" w:type="dxa"/>
            <w:vAlign w:val="center"/>
          </w:tcPr>
          <w:p w14:paraId="5924314C">
            <w:pPr>
              <w:rPr>
                <w:rFonts w:ascii="宋体" w:hAnsi="宋体" w:cs="Arial"/>
                <w:sz w:val="21"/>
                <w:szCs w:val="21"/>
              </w:rPr>
            </w:pPr>
          </w:p>
        </w:tc>
        <w:tc>
          <w:tcPr>
            <w:tcW w:w="924" w:type="dxa"/>
            <w:vAlign w:val="center"/>
          </w:tcPr>
          <w:p w14:paraId="64A7E5DE">
            <w:pPr>
              <w:rPr>
                <w:rFonts w:ascii="宋体" w:hAnsi="宋体" w:cs="Arial"/>
                <w:sz w:val="21"/>
                <w:szCs w:val="21"/>
              </w:rPr>
            </w:pPr>
          </w:p>
        </w:tc>
        <w:tc>
          <w:tcPr>
            <w:tcW w:w="924" w:type="dxa"/>
            <w:vAlign w:val="center"/>
          </w:tcPr>
          <w:p w14:paraId="2EC6D2E4">
            <w:pPr>
              <w:rPr>
                <w:rFonts w:ascii="宋体" w:hAnsi="宋体" w:cs="Arial"/>
                <w:sz w:val="21"/>
                <w:szCs w:val="21"/>
              </w:rPr>
            </w:pPr>
          </w:p>
        </w:tc>
        <w:tc>
          <w:tcPr>
            <w:tcW w:w="3889" w:type="dxa"/>
            <w:vAlign w:val="center"/>
          </w:tcPr>
          <w:p w14:paraId="42A120CD">
            <w:pPr>
              <w:rPr>
                <w:rFonts w:ascii="宋体" w:hAnsi="宋体" w:cs="Arial"/>
                <w:sz w:val="21"/>
                <w:szCs w:val="21"/>
              </w:rPr>
            </w:pPr>
          </w:p>
        </w:tc>
      </w:tr>
      <w:tr w14:paraId="722B9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3DBC37DD">
            <w:pPr>
              <w:numPr>
                <w:ilvl w:val="0"/>
                <w:numId w:val="85"/>
              </w:numPr>
              <w:rPr>
                <w:rFonts w:ascii="宋体" w:hAnsi="宋体"/>
                <w:sz w:val="21"/>
                <w:szCs w:val="21"/>
              </w:rPr>
            </w:pPr>
          </w:p>
        </w:tc>
        <w:tc>
          <w:tcPr>
            <w:tcW w:w="1648" w:type="dxa"/>
            <w:vAlign w:val="center"/>
          </w:tcPr>
          <w:p w14:paraId="3DE0F357">
            <w:pPr>
              <w:rPr>
                <w:rFonts w:ascii="宋体" w:hAnsi="宋体" w:cs="Arial"/>
                <w:color w:val="000000"/>
                <w:sz w:val="21"/>
                <w:szCs w:val="21"/>
              </w:rPr>
            </w:pPr>
            <w:r>
              <w:rPr>
                <w:rFonts w:hint="eastAsia" w:ascii="宋体" w:hAnsi="宋体"/>
                <w:sz w:val="21"/>
                <w:szCs w:val="21"/>
              </w:rPr>
              <w:t>转账用途</w:t>
            </w:r>
          </w:p>
        </w:tc>
        <w:tc>
          <w:tcPr>
            <w:tcW w:w="1052" w:type="dxa"/>
            <w:vAlign w:val="center"/>
          </w:tcPr>
          <w:p w14:paraId="4DDD303A">
            <w:pPr>
              <w:rPr>
                <w:rFonts w:ascii="宋体" w:hAnsi="宋体" w:cs="Arial"/>
                <w:color w:val="000000"/>
                <w:sz w:val="21"/>
                <w:szCs w:val="21"/>
              </w:rPr>
            </w:pPr>
            <w:r>
              <w:rPr>
                <w:rFonts w:hint="eastAsia" w:ascii="宋体" w:hAnsi="宋体" w:cs="Arial"/>
                <w:sz w:val="21"/>
                <w:szCs w:val="21"/>
              </w:rPr>
              <w:t>文本</w:t>
            </w:r>
          </w:p>
        </w:tc>
        <w:tc>
          <w:tcPr>
            <w:tcW w:w="1025" w:type="dxa"/>
            <w:vAlign w:val="center"/>
          </w:tcPr>
          <w:p w14:paraId="20BFCE68">
            <w:pPr>
              <w:rPr>
                <w:rFonts w:ascii="宋体" w:hAnsi="宋体" w:cs="Arial"/>
                <w:sz w:val="21"/>
                <w:szCs w:val="21"/>
              </w:rPr>
            </w:pPr>
          </w:p>
        </w:tc>
        <w:tc>
          <w:tcPr>
            <w:tcW w:w="924" w:type="dxa"/>
            <w:vAlign w:val="center"/>
          </w:tcPr>
          <w:p w14:paraId="466FEC79">
            <w:pPr>
              <w:rPr>
                <w:rFonts w:ascii="宋体" w:hAnsi="宋体" w:cs="Arial"/>
                <w:sz w:val="21"/>
                <w:szCs w:val="21"/>
              </w:rPr>
            </w:pPr>
          </w:p>
        </w:tc>
        <w:tc>
          <w:tcPr>
            <w:tcW w:w="924" w:type="dxa"/>
            <w:vAlign w:val="center"/>
          </w:tcPr>
          <w:p w14:paraId="1914648A">
            <w:pPr>
              <w:rPr>
                <w:rFonts w:ascii="宋体" w:hAnsi="宋体" w:cs="Arial"/>
                <w:sz w:val="21"/>
                <w:szCs w:val="21"/>
              </w:rPr>
            </w:pPr>
          </w:p>
        </w:tc>
        <w:tc>
          <w:tcPr>
            <w:tcW w:w="3889" w:type="dxa"/>
            <w:vAlign w:val="center"/>
          </w:tcPr>
          <w:p w14:paraId="249DAADF">
            <w:pPr>
              <w:rPr>
                <w:rFonts w:ascii="宋体" w:hAnsi="宋体" w:cs="Arial"/>
                <w:sz w:val="21"/>
                <w:szCs w:val="21"/>
              </w:rPr>
            </w:pPr>
          </w:p>
        </w:tc>
      </w:tr>
      <w:tr w14:paraId="4F880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0DBFFFE0">
            <w:pPr>
              <w:numPr>
                <w:ilvl w:val="0"/>
                <w:numId w:val="85"/>
              </w:numPr>
              <w:rPr>
                <w:rFonts w:ascii="宋体" w:hAnsi="宋体"/>
                <w:sz w:val="21"/>
                <w:szCs w:val="21"/>
              </w:rPr>
            </w:pPr>
          </w:p>
        </w:tc>
        <w:tc>
          <w:tcPr>
            <w:tcW w:w="1648" w:type="dxa"/>
            <w:vAlign w:val="center"/>
          </w:tcPr>
          <w:p w14:paraId="42501600">
            <w:pPr>
              <w:rPr>
                <w:rFonts w:ascii="宋体" w:hAnsi="宋体" w:cs="Arial"/>
                <w:sz w:val="21"/>
                <w:szCs w:val="21"/>
              </w:rPr>
            </w:pPr>
            <w:r>
              <w:rPr>
                <w:rFonts w:hint="eastAsia" w:ascii="宋体" w:hAnsi="宋体" w:cs="Arial"/>
                <w:sz w:val="21"/>
                <w:szCs w:val="21"/>
              </w:rPr>
              <w:t>收款人手机号</w:t>
            </w:r>
          </w:p>
        </w:tc>
        <w:tc>
          <w:tcPr>
            <w:tcW w:w="1052" w:type="dxa"/>
            <w:vAlign w:val="center"/>
          </w:tcPr>
          <w:p w14:paraId="6363B8A8">
            <w:pPr>
              <w:rPr>
                <w:rFonts w:ascii="宋体" w:hAnsi="宋体"/>
                <w:sz w:val="21"/>
                <w:szCs w:val="21"/>
              </w:rPr>
            </w:pPr>
            <w:r>
              <w:rPr>
                <w:rFonts w:hint="eastAsia" w:ascii="宋体" w:hAnsi="宋体" w:cs="Arial"/>
                <w:sz w:val="21"/>
                <w:szCs w:val="21"/>
              </w:rPr>
              <w:t>文本</w:t>
            </w:r>
          </w:p>
        </w:tc>
        <w:tc>
          <w:tcPr>
            <w:tcW w:w="1025" w:type="dxa"/>
            <w:vAlign w:val="center"/>
          </w:tcPr>
          <w:p w14:paraId="6A8106BE">
            <w:pPr>
              <w:rPr>
                <w:rFonts w:ascii="宋体" w:hAnsi="宋体" w:cs="Arial"/>
                <w:sz w:val="21"/>
                <w:szCs w:val="21"/>
              </w:rPr>
            </w:pPr>
          </w:p>
        </w:tc>
        <w:tc>
          <w:tcPr>
            <w:tcW w:w="924" w:type="dxa"/>
            <w:vAlign w:val="center"/>
          </w:tcPr>
          <w:p w14:paraId="46E52DA2">
            <w:pPr>
              <w:rPr>
                <w:rFonts w:ascii="宋体" w:hAnsi="宋体" w:cs="Arial"/>
                <w:sz w:val="21"/>
                <w:szCs w:val="21"/>
              </w:rPr>
            </w:pPr>
          </w:p>
        </w:tc>
        <w:tc>
          <w:tcPr>
            <w:tcW w:w="924" w:type="dxa"/>
            <w:vAlign w:val="center"/>
          </w:tcPr>
          <w:p w14:paraId="7FBD646D">
            <w:pPr>
              <w:rPr>
                <w:rFonts w:ascii="宋体" w:hAnsi="宋体" w:cs="Arial"/>
                <w:sz w:val="21"/>
                <w:szCs w:val="21"/>
              </w:rPr>
            </w:pPr>
          </w:p>
        </w:tc>
        <w:tc>
          <w:tcPr>
            <w:tcW w:w="3889" w:type="dxa"/>
            <w:vAlign w:val="center"/>
          </w:tcPr>
          <w:p w14:paraId="1DED25F7">
            <w:pPr>
              <w:rPr>
                <w:rFonts w:ascii="宋体" w:hAnsi="宋体" w:cs="Arial"/>
                <w:sz w:val="21"/>
                <w:szCs w:val="21"/>
              </w:rPr>
            </w:pPr>
          </w:p>
        </w:tc>
      </w:tr>
      <w:tr w14:paraId="3B21C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14B5D6CC">
            <w:pPr>
              <w:numPr>
                <w:ilvl w:val="0"/>
                <w:numId w:val="85"/>
              </w:numPr>
              <w:rPr>
                <w:rFonts w:ascii="宋体" w:hAnsi="宋体"/>
                <w:sz w:val="21"/>
                <w:szCs w:val="21"/>
              </w:rPr>
            </w:pPr>
          </w:p>
        </w:tc>
        <w:tc>
          <w:tcPr>
            <w:tcW w:w="1648" w:type="dxa"/>
            <w:vAlign w:val="center"/>
          </w:tcPr>
          <w:p w14:paraId="624DDE48">
            <w:pPr>
              <w:rPr>
                <w:rFonts w:ascii="宋体" w:hAnsi="宋体" w:cs="Arial"/>
                <w:sz w:val="21"/>
                <w:szCs w:val="21"/>
              </w:rPr>
            </w:pPr>
            <w:r>
              <w:rPr>
                <w:rFonts w:hint="eastAsia" w:ascii="宋体" w:hAnsi="宋体" w:cs="Arial"/>
                <w:sz w:val="21"/>
                <w:szCs w:val="21"/>
              </w:rPr>
              <w:t>预约类型</w:t>
            </w:r>
          </w:p>
        </w:tc>
        <w:tc>
          <w:tcPr>
            <w:tcW w:w="1052" w:type="dxa"/>
            <w:vAlign w:val="center"/>
          </w:tcPr>
          <w:p w14:paraId="59F3188A">
            <w:pPr>
              <w:rPr>
                <w:rFonts w:ascii="宋体" w:hAnsi="宋体" w:cs="Arial"/>
                <w:sz w:val="21"/>
                <w:szCs w:val="21"/>
              </w:rPr>
            </w:pPr>
            <w:r>
              <w:rPr>
                <w:rFonts w:hint="eastAsia" w:ascii="宋体" w:hAnsi="宋体" w:cs="Arial"/>
                <w:sz w:val="21"/>
                <w:szCs w:val="21"/>
              </w:rPr>
              <w:t>文本</w:t>
            </w:r>
          </w:p>
        </w:tc>
        <w:tc>
          <w:tcPr>
            <w:tcW w:w="1025" w:type="dxa"/>
            <w:vAlign w:val="center"/>
          </w:tcPr>
          <w:p w14:paraId="595555FE">
            <w:pPr>
              <w:rPr>
                <w:rFonts w:ascii="宋体" w:hAnsi="宋体" w:cs="Arial"/>
                <w:sz w:val="21"/>
                <w:szCs w:val="21"/>
              </w:rPr>
            </w:pPr>
          </w:p>
        </w:tc>
        <w:tc>
          <w:tcPr>
            <w:tcW w:w="924" w:type="dxa"/>
            <w:vAlign w:val="center"/>
          </w:tcPr>
          <w:p w14:paraId="368A4CCA">
            <w:pPr>
              <w:rPr>
                <w:rFonts w:ascii="宋体" w:hAnsi="宋体" w:cs="Arial"/>
                <w:sz w:val="21"/>
                <w:szCs w:val="21"/>
              </w:rPr>
            </w:pPr>
          </w:p>
        </w:tc>
        <w:tc>
          <w:tcPr>
            <w:tcW w:w="924" w:type="dxa"/>
            <w:vAlign w:val="center"/>
          </w:tcPr>
          <w:p w14:paraId="525C94D0">
            <w:pPr>
              <w:rPr>
                <w:rFonts w:ascii="宋体" w:hAnsi="宋体" w:cs="Arial"/>
                <w:sz w:val="21"/>
                <w:szCs w:val="21"/>
              </w:rPr>
            </w:pPr>
          </w:p>
        </w:tc>
        <w:tc>
          <w:tcPr>
            <w:tcW w:w="3889" w:type="dxa"/>
          </w:tcPr>
          <w:p w14:paraId="1D419336">
            <w:pPr>
              <w:rPr>
                <w:rFonts w:ascii="宋体" w:hAnsi="宋体" w:cs="Arial"/>
                <w:sz w:val="21"/>
                <w:szCs w:val="21"/>
              </w:rPr>
            </w:pPr>
            <w:r>
              <w:rPr>
                <w:rFonts w:hint="eastAsia" w:ascii="宋体" w:hAnsi="宋体" w:cs="Arial"/>
                <w:sz w:val="21"/>
                <w:szCs w:val="21"/>
              </w:rPr>
              <w:t>选择预约转账显示</w:t>
            </w:r>
          </w:p>
        </w:tc>
      </w:tr>
      <w:tr w14:paraId="2BB0F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6F550CA8">
            <w:pPr>
              <w:numPr>
                <w:ilvl w:val="0"/>
                <w:numId w:val="85"/>
              </w:numPr>
              <w:rPr>
                <w:rFonts w:ascii="宋体" w:hAnsi="宋体"/>
                <w:sz w:val="21"/>
                <w:szCs w:val="21"/>
              </w:rPr>
            </w:pPr>
          </w:p>
        </w:tc>
        <w:tc>
          <w:tcPr>
            <w:tcW w:w="1648" w:type="dxa"/>
            <w:vAlign w:val="center"/>
          </w:tcPr>
          <w:p w14:paraId="53A603D9">
            <w:pPr>
              <w:rPr>
                <w:rFonts w:ascii="宋体" w:hAnsi="宋体" w:cs="Arial"/>
                <w:color w:val="000000"/>
                <w:sz w:val="21"/>
                <w:szCs w:val="21"/>
              </w:rPr>
            </w:pPr>
            <w:r>
              <w:rPr>
                <w:rFonts w:hint="eastAsia" w:ascii="宋体" w:hAnsi="宋体" w:cs="宋体"/>
                <w:sz w:val="21"/>
                <w:szCs w:val="21"/>
              </w:rPr>
              <w:t>预约日期</w:t>
            </w:r>
          </w:p>
        </w:tc>
        <w:tc>
          <w:tcPr>
            <w:tcW w:w="1052" w:type="dxa"/>
            <w:vAlign w:val="center"/>
          </w:tcPr>
          <w:p w14:paraId="016DC36A">
            <w:pPr>
              <w:rPr>
                <w:rFonts w:ascii="宋体" w:hAnsi="宋体" w:cs="Arial"/>
                <w:color w:val="000000"/>
                <w:sz w:val="21"/>
                <w:szCs w:val="21"/>
              </w:rPr>
            </w:pPr>
            <w:r>
              <w:rPr>
                <w:rFonts w:hint="eastAsia" w:ascii="宋体" w:hAnsi="宋体" w:cs="宋体"/>
                <w:sz w:val="21"/>
                <w:szCs w:val="21"/>
              </w:rPr>
              <w:t>文本</w:t>
            </w:r>
          </w:p>
        </w:tc>
        <w:tc>
          <w:tcPr>
            <w:tcW w:w="1025" w:type="dxa"/>
            <w:vAlign w:val="center"/>
          </w:tcPr>
          <w:p w14:paraId="5500032C">
            <w:pPr>
              <w:rPr>
                <w:rFonts w:ascii="宋体" w:hAnsi="宋体" w:cs="Arial"/>
                <w:color w:val="000000"/>
                <w:sz w:val="21"/>
                <w:szCs w:val="21"/>
              </w:rPr>
            </w:pPr>
          </w:p>
        </w:tc>
        <w:tc>
          <w:tcPr>
            <w:tcW w:w="924" w:type="dxa"/>
            <w:vAlign w:val="center"/>
          </w:tcPr>
          <w:p w14:paraId="6B74ADDC">
            <w:pPr>
              <w:rPr>
                <w:rFonts w:ascii="宋体" w:hAnsi="宋体" w:cs="Arial"/>
                <w:color w:val="000000"/>
                <w:sz w:val="21"/>
                <w:szCs w:val="21"/>
              </w:rPr>
            </w:pPr>
          </w:p>
        </w:tc>
        <w:tc>
          <w:tcPr>
            <w:tcW w:w="924" w:type="dxa"/>
            <w:vAlign w:val="center"/>
          </w:tcPr>
          <w:p w14:paraId="70011CD5">
            <w:pPr>
              <w:rPr>
                <w:rFonts w:ascii="宋体" w:hAnsi="宋体" w:cs="Arial"/>
                <w:color w:val="000000"/>
                <w:sz w:val="21"/>
                <w:szCs w:val="21"/>
              </w:rPr>
            </w:pPr>
          </w:p>
        </w:tc>
        <w:tc>
          <w:tcPr>
            <w:tcW w:w="3889" w:type="dxa"/>
          </w:tcPr>
          <w:p w14:paraId="650FF7A7">
            <w:pPr>
              <w:rPr>
                <w:rFonts w:ascii="宋体" w:hAnsi="宋体" w:cs="Arial"/>
                <w:color w:val="000000"/>
                <w:sz w:val="21"/>
                <w:szCs w:val="21"/>
              </w:rPr>
            </w:pPr>
            <w:r>
              <w:rPr>
                <w:rFonts w:hint="eastAsia" w:ascii="宋体" w:hAnsi="宋体" w:cs="Arial"/>
                <w:sz w:val="21"/>
                <w:szCs w:val="21"/>
              </w:rPr>
              <w:t>选择预约转账显示</w:t>
            </w:r>
          </w:p>
        </w:tc>
      </w:tr>
      <w:tr w14:paraId="23241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3A7C19B2">
            <w:pPr>
              <w:numPr>
                <w:ilvl w:val="0"/>
                <w:numId w:val="85"/>
              </w:numPr>
              <w:rPr>
                <w:rFonts w:ascii="宋体" w:hAnsi="宋体"/>
                <w:sz w:val="21"/>
                <w:szCs w:val="21"/>
              </w:rPr>
            </w:pPr>
          </w:p>
        </w:tc>
        <w:tc>
          <w:tcPr>
            <w:tcW w:w="1648" w:type="dxa"/>
            <w:vAlign w:val="center"/>
          </w:tcPr>
          <w:p w14:paraId="2E9D2481">
            <w:pPr>
              <w:rPr>
                <w:rFonts w:ascii="宋体" w:hAnsi="宋体" w:cs="Arial"/>
                <w:color w:val="000000"/>
                <w:sz w:val="21"/>
                <w:szCs w:val="21"/>
              </w:rPr>
            </w:pPr>
            <w:r>
              <w:rPr>
                <w:rFonts w:hint="eastAsia" w:ascii="宋体" w:hAnsi="宋体" w:cs="宋体"/>
                <w:sz w:val="21"/>
                <w:szCs w:val="21"/>
              </w:rPr>
              <w:t>开始日期</w:t>
            </w:r>
          </w:p>
        </w:tc>
        <w:tc>
          <w:tcPr>
            <w:tcW w:w="1052" w:type="dxa"/>
            <w:vAlign w:val="center"/>
          </w:tcPr>
          <w:p w14:paraId="23298E7C">
            <w:pPr>
              <w:rPr>
                <w:rFonts w:ascii="宋体" w:hAnsi="宋体"/>
                <w:sz w:val="21"/>
                <w:szCs w:val="21"/>
              </w:rPr>
            </w:pPr>
            <w:r>
              <w:rPr>
                <w:rFonts w:hint="eastAsia" w:ascii="宋体" w:hAnsi="宋体"/>
                <w:color w:val="000000"/>
                <w:sz w:val="21"/>
                <w:szCs w:val="21"/>
              </w:rPr>
              <w:t>文本</w:t>
            </w:r>
          </w:p>
        </w:tc>
        <w:tc>
          <w:tcPr>
            <w:tcW w:w="1025" w:type="dxa"/>
            <w:vAlign w:val="center"/>
          </w:tcPr>
          <w:p w14:paraId="35E1B6A3">
            <w:pPr>
              <w:rPr>
                <w:rFonts w:ascii="宋体" w:hAnsi="宋体" w:cs="Arial"/>
                <w:color w:val="000000"/>
                <w:sz w:val="21"/>
                <w:szCs w:val="21"/>
              </w:rPr>
            </w:pPr>
          </w:p>
        </w:tc>
        <w:tc>
          <w:tcPr>
            <w:tcW w:w="924" w:type="dxa"/>
            <w:vAlign w:val="center"/>
          </w:tcPr>
          <w:p w14:paraId="174E49F3">
            <w:pPr>
              <w:rPr>
                <w:rFonts w:ascii="宋体" w:hAnsi="宋体" w:cs="Arial"/>
                <w:color w:val="000000"/>
                <w:sz w:val="21"/>
                <w:szCs w:val="21"/>
              </w:rPr>
            </w:pPr>
          </w:p>
        </w:tc>
        <w:tc>
          <w:tcPr>
            <w:tcW w:w="924" w:type="dxa"/>
            <w:vAlign w:val="center"/>
          </w:tcPr>
          <w:p w14:paraId="589E727C">
            <w:pPr>
              <w:rPr>
                <w:rFonts w:ascii="宋体" w:hAnsi="宋体" w:cs="Arial"/>
                <w:color w:val="000000"/>
                <w:sz w:val="21"/>
                <w:szCs w:val="21"/>
              </w:rPr>
            </w:pPr>
          </w:p>
        </w:tc>
        <w:tc>
          <w:tcPr>
            <w:tcW w:w="3889" w:type="dxa"/>
          </w:tcPr>
          <w:p w14:paraId="7708A575">
            <w:pPr>
              <w:rPr>
                <w:rFonts w:ascii="宋体" w:hAnsi="宋体" w:cs="Arial"/>
                <w:color w:val="000000"/>
                <w:sz w:val="21"/>
                <w:szCs w:val="21"/>
              </w:rPr>
            </w:pPr>
            <w:r>
              <w:rPr>
                <w:rFonts w:hint="eastAsia" w:ascii="宋体" w:hAnsi="宋体" w:cs="Arial"/>
                <w:sz w:val="21"/>
                <w:szCs w:val="21"/>
              </w:rPr>
              <w:t>周期预约转账显示</w:t>
            </w:r>
          </w:p>
        </w:tc>
      </w:tr>
      <w:tr w14:paraId="519AF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4CCDA730">
            <w:pPr>
              <w:numPr>
                <w:ilvl w:val="0"/>
                <w:numId w:val="85"/>
              </w:numPr>
              <w:rPr>
                <w:rFonts w:ascii="宋体" w:hAnsi="宋体"/>
                <w:sz w:val="21"/>
                <w:szCs w:val="21"/>
              </w:rPr>
            </w:pPr>
          </w:p>
        </w:tc>
        <w:tc>
          <w:tcPr>
            <w:tcW w:w="1648" w:type="dxa"/>
            <w:vAlign w:val="center"/>
          </w:tcPr>
          <w:p w14:paraId="2BE6C84E">
            <w:pPr>
              <w:rPr>
                <w:rFonts w:ascii="宋体" w:hAnsi="宋体" w:cs="Arial"/>
                <w:color w:val="000000"/>
                <w:sz w:val="21"/>
                <w:szCs w:val="21"/>
              </w:rPr>
            </w:pPr>
            <w:r>
              <w:rPr>
                <w:rFonts w:hint="eastAsia" w:ascii="宋体" w:hAnsi="宋体" w:cs="宋体"/>
                <w:sz w:val="21"/>
                <w:szCs w:val="21"/>
              </w:rPr>
              <w:t>转账次数</w:t>
            </w:r>
          </w:p>
        </w:tc>
        <w:tc>
          <w:tcPr>
            <w:tcW w:w="1052" w:type="dxa"/>
            <w:vAlign w:val="center"/>
          </w:tcPr>
          <w:p w14:paraId="3CACCD3C">
            <w:pPr>
              <w:rPr>
                <w:rFonts w:ascii="宋体" w:hAnsi="宋体"/>
                <w:sz w:val="21"/>
                <w:szCs w:val="21"/>
              </w:rPr>
            </w:pPr>
            <w:r>
              <w:rPr>
                <w:rFonts w:hint="eastAsia" w:ascii="宋体" w:hAnsi="宋体"/>
                <w:color w:val="000000"/>
                <w:sz w:val="21"/>
                <w:szCs w:val="21"/>
              </w:rPr>
              <w:t>文本</w:t>
            </w:r>
          </w:p>
        </w:tc>
        <w:tc>
          <w:tcPr>
            <w:tcW w:w="1025" w:type="dxa"/>
            <w:vAlign w:val="center"/>
          </w:tcPr>
          <w:p w14:paraId="71BA131F">
            <w:pPr>
              <w:rPr>
                <w:rFonts w:ascii="宋体" w:hAnsi="宋体" w:cs="Arial"/>
                <w:color w:val="000000"/>
                <w:sz w:val="21"/>
                <w:szCs w:val="21"/>
              </w:rPr>
            </w:pPr>
          </w:p>
        </w:tc>
        <w:tc>
          <w:tcPr>
            <w:tcW w:w="924" w:type="dxa"/>
            <w:vAlign w:val="center"/>
          </w:tcPr>
          <w:p w14:paraId="53684A75">
            <w:pPr>
              <w:rPr>
                <w:rFonts w:ascii="宋体" w:hAnsi="宋体" w:cs="Arial"/>
                <w:color w:val="000000"/>
                <w:sz w:val="21"/>
                <w:szCs w:val="21"/>
              </w:rPr>
            </w:pPr>
          </w:p>
        </w:tc>
        <w:tc>
          <w:tcPr>
            <w:tcW w:w="924" w:type="dxa"/>
            <w:vAlign w:val="center"/>
          </w:tcPr>
          <w:p w14:paraId="27E86B37">
            <w:pPr>
              <w:rPr>
                <w:rFonts w:ascii="宋体" w:hAnsi="宋体" w:cs="Arial"/>
                <w:color w:val="000000"/>
                <w:sz w:val="21"/>
                <w:szCs w:val="21"/>
              </w:rPr>
            </w:pPr>
          </w:p>
        </w:tc>
        <w:tc>
          <w:tcPr>
            <w:tcW w:w="3889" w:type="dxa"/>
          </w:tcPr>
          <w:p w14:paraId="196E12C3">
            <w:pPr>
              <w:rPr>
                <w:rFonts w:ascii="宋体" w:hAnsi="宋体" w:cs="Arial"/>
                <w:color w:val="000000"/>
                <w:sz w:val="21"/>
                <w:szCs w:val="21"/>
              </w:rPr>
            </w:pPr>
            <w:r>
              <w:rPr>
                <w:rFonts w:hint="eastAsia" w:ascii="宋体" w:hAnsi="宋体" w:cs="Arial"/>
                <w:sz w:val="21"/>
                <w:szCs w:val="21"/>
              </w:rPr>
              <w:t>周期预约转账显示</w:t>
            </w:r>
          </w:p>
        </w:tc>
      </w:tr>
      <w:tr w14:paraId="50FF3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2DFA4612">
            <w:pPr>
              <w:numPr>
                <w:ilvl w:val="0"/>
                <w:numId w:val="85"/>
              </w:numPr>
              <w:rPr>
                <w:rFonts w:ascii="宋体" w:hAnsi="宋体"/>
                <w:sz w:val="21"/>
                <w:szCs w:val="21"/>
              </w:rPr>
            </w:pPr>
          </w:p>
        </w:tc>
        <w:tc>
          <w:tcPr>
            <w:tcW w:w="1648" w:type="dxa"/>
            <w:vAlign w:val="center"/>
          </w:tcPr>
          <w:p w14:paraId="077A18AA">
            <w:pPr>
              <w:rPr>
                <w:rFonts w:ascii="宋体" w:hAnsi="宋体" w:cs="Arial"/>
                <w:sz w:val="21"/>
                <w:szCs w:val="21"/>
              </w:rPr>
            </w:pPr>
            <w:r>
              <w:rPr>
                <w:rFonts w:hint="eastAsia" w:ascii="宋体" w:hAnsi="宋体" w:cs="Arial"/>
                <w:sz w:val="21"/>
                <w:szCs w:val="21"/>
              </w:rPr>
              <w:t>下一执行日</w:t>
            </w:r>
          </w:p>
        </w:tc>
        <w:tc>
          <w:tcPr>
            <w:tcW w:w="1052" w:type="dxa"/>
          </w:tcPr>
          <w:p w14:paraId="4AE04E16">
            <w:pPr>
              <w:rPr>
                <w:rFonts w:ascii="宋体" w:hAnsi="宋体"/>
                <w:sz w:val="21"/>
                <w:szCs w:val="21"/>
              </w:rPr>
            </w:pPr>
            <w:r>
              <w:rPr>
                <w:rFonts w:hint="eastAsia" w:ascii="宋体" w:hAnsi="宋体"/>
                <w:sz w:val="21"/>
                <w:szCs w:val="21"/>
              </w:rPr>
              <w:t>文本</w:t>
            </w:r>
          </w:p>
        </w:tc>
        <w:tc>
          <w:tcPr>
            <w:tcW w:w="1025" w:type="dxa"/>
            <w:vAlign w:val="center"/>
          </w:tcPr>
          <w:p w14:paraId="55640346">
            <w:pPr>
              <w:rPr>
                <w:rFonts w:ascii="宋体" w:hAnsi="宋体" w:cs="Arial"/>
                <w:sz w:val="21"/>
                <w:szCs w:val="21"/>
              </w:rPr>
            </w:pPr>
          </w:p>
        </w:tc>
        <w:tc>
          <w:tcPr>
            <w:tcW w:w="924" w:type="dxa"/>
            <w:vAlign w:val="center"/>
          </w:tcPr>
          <w:p w14:paraId="7D76AD0E">
            <w:pPr>
              <w:rPr>
                <w:rFonts w:ascii="宋体" w:hAnsi="宋体" w:cs="Arial"/>
                <w:sz w:val="21"/>
                <w:szCs w:val="21"/>
              </w:rPr>
            </w:pPr>
          </w:p>
        </w:tc>
        <w:tc>
          <w:tcPr>
            <w:tcW w:w="924" w:type="dxa"/>
            <w:vAlign w:val="center"/>
          </w:tcPr>
          <w:p w14:paraId="21F42ACC">
            <w:pPr>
              <w:rPr>
                <w:rFonts w:ascii="宋体" w:hAnsi="宋体" w:cs="Arial"/>
                <w:sz w:val="21"/>
                <w:szCs w:val="21"/>
              </w:rPr>
            </w:pPr>
          </w:p>
        </w:tc>
        <w:tc>
          <w:tcPr>
            <w:tcW w:w="3889" w:type="dxa"/>
            <w:vAlign w:val="center"/>
          </w:tcPr>
          <w:p w14:paraId="729FBEC4">
            <w:pPr>
              <w:rPr>
                <w:rFonts w:ascii="宋体" w:hAnsi="宋体" w:cs="Arial"/>
                <w:sz w:val="21"/>
                <w:szCs w:val="21"/>
              </w:rPr>
            </w:pPr>
            <w:r>
              <w:rPr>
                <w:rFonts w:hint="eastAsia" w:ascii="宋体" w:hAnsi="宋体" w:cs="Arial"/>
                <w:sz w:val="21"/>
                <w:szCs w:val="21"/>
              </w:rPr>
              <w:t>周期预约转账显示</w:t>
            </w:r>
          </w:p>
        </w:tc>
      </w:tr>
      <w:tr w14:paraId="12F06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216E6C01">
            <w:pPr>
              <w:numPr>
                <w:ilvl w:val="0"/>
                <w:numId w:val="85"/>
              </w:numPr>
              <w:rPr>
                <w:rFonts w:ascii="宋体" w:hAnsi="宋体"/>
                <w:sz w:val="21"/>
                <w:szCs w:val="21"/>
              </w:rPr>
            </w:pPr>
          </w:p>
        </w:tc>
        <w:tc>
          <w:tcPr>
            <w:tcW w:w="1648" w:type="dxa"/>
            <w:vAlign w:val="center"/>
          </w:tcPr>
          <w:p w14:paraId="19C653D8">
            <w:pPr>
              <w:rPr>
                <w:rFonts w:ascii="宋体" w:hAnsi="宋体" w:cs="Arial"/>
                <w:sz w:val="21"/>
                <w:szCs w:val="21"/>
              </w:rPr>
            </w:pPr>
            <w:r>
              <w:rPr>
                <w:rFonts w:hint="eastAsia" w:ascii="宋体" w:hAnsi="宋体" w:cs="Arial"/>
                <w:sz w:val="21"/>
                <w:szCs w:val="21"/>
              </w:rPr>
              <w:t>已执行次数</w:t>
            </w:r>
          </w:p>
        </w:tc>
        <w:tc>
          <w:tcPr>
            <w:tcW w:w="1052" w:type="dxa"/>
          </w:tcPr>
          <w:p w14:paraId="26391BA4">
            <w:pPr>
              <w:rPr>
                <w:rFonts w:ascii="宋体" w:hAnsi="宋体"/>
                <w:sz w:val="21"/>
                <w:szCs w:val="21"/>
              </w:rPr>
            </w:pPr>
            <w:r>
              <w:rPr>
                <w:rFonts w:hint="eastAsia" w:ascii="宋体" w:hAnsi="宋体"/>
                <w:sz w:val="21"/>
                <w:szCs w:val="21"/>
              </w:rPr>
              <w:t>文本</w:t>
            </w:r>
          </w:p>
        </w:tc>
        <w:tc>
          <w:tcPr>
            <w:tcW w:w="1025" w:type="dxa"/>
            <w:vAlign w:val="center"/>
          </w:tcPr>
          <w:p w14:paraId="7423577B">
            <w:pPr>
              <w:rPr>
                <w:rFonts w:ascii="宋体" w:hAnsi="宋体" w:cs="Arial"/>
                <w:sz w:val="21"/>
                <w:szCs w:val="21"/>
              </w:rPr>
            </w:pPr>
          </w:p>
        </w:tc>
        <w:tc>
          <w:tcPr>
            <w:tcW w:w="924" w:type="dxa"/>
            <w:vAlign w:val="center"/>
          </w:tcPr>
          <w:p w14:paraId="4281CA5B">
            <w:pPr>
              <w:rPr>
                <w:rFonts w:ascii="宋体" w:hAnsi="宋体" w:cs="Arial"/>
                <w:sz w:val="21"/>
                <w:szCs w:val="21"/>
              </w:rPr>
            </w:pPr>
          </w:p>
        </w:tc>
        <w:tc>
          <w:tcPr>
            <w:tcW w:w="924" w:type="dxa"/>
            <w:vAlign w:val="center"/>
          </w:tcPr>
          <w:p w14:paraId="5E02D3B4">
            <w:pPr>
              <w:rPr>
                <w:rFonts w:ascii="宋体" w:hAnsi="宋体" w:cs="Arial"/>
                <w:sz w:val="21"/>
                <w:szCs w:val="21"/>
              </w:rPr>
            </w:pPr>
          </w:p>
        </w:tc>
        <w:tc>
          <w:tcPr>
            <w:tcW w:w="3889" w:type="dxa"/>
            <w:vAlign w:val="center"/>
          </w:tcPr>
          <w:p w14:paraId="3C41C35C">
            <w:pPr>
              <w:rPr>
                <w:rFonts w:ascii="宋体" w:hAnsi="宋体" w:cs="Arial"/>
                <w:sz w:val="21"/>
                <w:szCs w:val="21"/>
              </w:rPr>
            </w:pPr>
            <w:r>
              <w:rPr>
                <w:rFonts w:hint="eastAsia" w:ascii="宋体" w:hAnsi="宋体" w:cs="Arial"/>
                <w:sz w:val="21"/>
                <w:szCs w:val="21"/>
              </w:rPr>
              <w:t>周期预约转账显示</w:t>
            </w:r>
          </w:p>
        </w:tc>
      </w:tr>
      <w:tr w14:paraId="56ABD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223A0D9D">
            <w:pPr>
              <w:numPr>
                <w:ilvl w:val="0"/>
                <w:numId w:val="85"/>
              </w:numPr>
              <w:rPr>
                <w:rFonts w:ascii="宋体" w:hAnsi="宋体"/>
                <w:sz w:val="21"/>
                <w:szCs w:val="21"/>
              </w:rPr>
            </w:pPr>
          </w:p>
        </w:tc>
        <w:tc>
          <w:tcPr>
            <w:tcW w:w="1648" w:type="dxa"/>
            <w:vAlign w:val="center"/>
          </w:tcPr>
          <w:p w14:paraId="2079E538">
            <w:pPr>
              <w:rPr>
                <w:rFonts w:ascii="宋体" w:hAnsi="宋体" w:cs="Arial"/>
                <w:sz w:val="21"/>
                <w:szCs w:val="21"/>
              </w:rPr>
            </w:pPr>
            <w:r>
              <w:rPr>
                <w:rFonts w:hint="eastAsia" w:ascii="宋体" w:hAnsi="宋体" w:cs="Arial"/>
                <w:sz w:val="21"/>
                <w:szCs w:val="21"/>
              </w:rPr>
              <w:t>成功交易次数</w:t>
            </w:r>
          </w:p>
        </w:tc>
        <w:tc>
          <w:tcPr>
            <w:tcW w:w="1052" w:type="dxa"/>
          </w:tcPr>
          <w:p w14:paraId="7B56853A">
            <w:pPr>
              <w:rPr>
                <w:rFonts w:ascii="宋体" w:hAnsi="宋体"/>
                <w:sz w:val="21"/>
                <w:szCs w:val="21"/>
              </w:rPr>
            </w:pPr>
            <w:r>
              <w:rPr>
                <w:rFonts w:hint="eastAsia" w:ascii="宋体" w:hAnsi="宋体"/>
                <w:sz w:val="21"/>
                <w:szCs w:val="21"/>
              </w:rPr>
              <w:t>文本</w:t>
            </w:r>
          </w:p>
        </w:tc>
        <w:tc>
          <w:tcPr>
            <w:tcW w:w="1025" w:type="dxa"/>
            <w:vAlign w:val="center"/>
          </w:tcPr>
          <w:p w14:paraId="6D54AC4D">
            <w:pPr>
              <w:rPr>
                <w:rFonts w:ascii="宋体" w:hAnsi="宋体" w:cs="Arial"/>
                <w:sz w:val="21"/>
                <w:szCs w:val="21"/>
              </w:rPr>
            </w:pPr>
          </w:p>
        </w:tc>
        <w:tc>
          <w:tcPr>
            <w:tcW w:w="924" w:type="dxa"/>
            <w:vAlign w:val="center"/>
          </w:tcPr>
          <w:p w14:paraId="0C922C4F">
            <w:pPr>
              <w:rPr>
                <w:rFonts w:ascii="宋体" w:hAnsi="宋体" w:cs="Arial"/>
                <w:sz w:val="21"/>
                <w:szCs w:val="21"/>
              </w:rPr>
            </w:pPr>
          </w:p>
        </w:tc>
        <w:tc>
          <w:tcPr>
            <w:tcW w:w="924" w:type="dxa"/>
            <w:vAlign w:val="center"/>
          </w:tcPr>
          <w:p w14:paraId="1FAF1228">
            <w:pPr>
              <w:rPr>
                <w:rFonts w:ascii="宋体" w:hAnsi="宋体" w:cs="Arial"/>
                <w:sz w:val="21"/>
                <w:szCs w:val="21"/>
              </w:rPr>
            </w:pPr>
          </w:p>
        </w:tc>
        <w:tc>
          <w:tcPr>
            <w:tcW w:w="3889" w:type="dxa"/>
          </w:tcPr>
          <w:p w14:paraId="60BA39CB">
            <w:pPr>
              <w:rPr>
                <w:rFonts w:ascii="宋体" w:hAnsi="宋体" w:cs="Arial"/>
                <w:sz w:val="21"/>
                <w:szCs w:val="21"/>
              </w:rPr>
            </w:pPr>
            <w:r>
              <w:rPr>
                <w:rFonts w:hint="eastAsia" w:ascii="宋体" w:hAnsi="宋体" w:cs="Arial"/>
                <w:sz w:val="21"/>
                <w:szCs w:val="21"/>
              </w:rPr>
              <w:t>周期预约转账显示</w:t>
            </w:r>
          </w:p>
        </w:tc>
      </w:tr>
      <w:tr w14:paraId="15127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3013A732">
            <w:pPr>
              <w:numPr>
                <w:ilvl w:val="0"/>
                <w:numId w:val="85"/>
              </w:numPr>
              <w:rPr>
                <w:rFonts w:ascii="宋体" w:hAnsi="宋体"/>
                <w:sz w:val="21"/>
                <w:szCs w:val="21"/>
              </w:rPr>
            </w:pPr>
          </w:p>
        </w:tc>
        <w:tc>
          <w:tcPr>
            <w:tcW w:w="1648" w:type="dxa"/>
            <w:vAlign w:val="center"/>
          </w:tcPr>
          <w:p w14:paraId="6DD69CA0">
            <w:pPr>
              <w:rPr>
                <w:rFonts w:ascii="宋体" w:hAnsi="宋体" w:cs="Arial"/>
                <w:sz w:val="21"/>
                <w:szCs w:val="21"/>
              </w:rPr>
            </w:pPr>
            <w:r>
              <w:rPr>
                <w:rFonts w:hint="eastAsia" w:ascii="宋体" w:hAnsi="宋体" w:cs="Arial"/>
                <w:sz w:val="21"/>
                <w:szCs w:val="21"/>
              </w:rPr>
              <w:t>成功交易金额</w:t>
            </w:r>
          </w:p>
        </w:tc>
        <w:tc>
          <w:tcPr>
            <w:tcW w:w="1052" w:type="dxa"/>
          </w:tcPr>
          <w:p w14:paraId="4EA41EE7">
            <w:pPr>
              <w:rPr>
                <w:rFonts w:ascii="宋体" w:hAnsi="宋体"/>
                <w:sz w:val="21"/>
                <w:szCs w:val="21"/>
              </w:rPr>
            </w:pPr>
            <w:r>
              <w:rPr>
                <w:rFonts w:hint="eastAsia" w:ascii="宋体" w:hAnsi="宋体"/>
                <w:sz w:val="21"/>
                <w:szCs w:val="21"/>
              </w:rPr>
              <w:t>文本</w:t>
            </w:r>
          </w:p>
        </w:tc>
        <w:tc>
          <w:tcPr>
            <w:tcW w:w="1025" w:type="dxa"/>
            <w:vAlign w:val="center"/>
          </w:tcPr>
          <w:p w14:paraId="2F5216E2">
            <w:pPr>
              <w:rPr>
                <w:rFonts w:ascii="宋体" w:hAnsi="宋体" w:cs="Arial"/>
                <w:sz w:val="21"/>
                <w:szCs w:val="21"/>
              </w:rPr>
            </w:pPr>
          </w:p>
        </w:tc>
        <w:tc>
          <w:tcPr>
            <w:tcW w:w="924" w:type="dxa"/>
            <w:vAlign w:val="center"/>
          </w:tcPr>
          <w:p w14:paraId="6449E726">
            <w:pPr>
              <w:rPr>
                <w:rFonts w:ascii="宋体" w:hAnsi="宋体" w:cs="Arial"/>
                <w:sz w:val="21"/>
                <w:szCs w:val="21"/>
              </w:rPr>
            </w:pPr>
          </w:p>
        </w:tc>
        <w:tc>
          <w:tcPr>
            <w:tcW w:w="924" w:type="dxa"/>
            <w:vAlign w:val="center"/>
          </w:tcPr>
          <w:p w14:paraId="7CFFD7DB">
            <w:pPr>
              <w:rPr>
                <w:rFonts w:ascii="宋体" w:hAnsi="宋体" w:cs="Arial"/>
                <w:sz w:val="21"/>
                <w:szCs w:val="21"/>
              </w:rPr>
            </w:pPr>
          </w:p>
        </w:tc>
        <w:tc>
          <w:tcPr>
            <w:tcW w:w="3889" w:type="dxa"/>
          </w:tcPr>
          <w:p w14:paraId="158B6431">
            <w:pPr>
              <w:rPr>
                <w:rFonts w:ascii="宋体" w:hAnsi="宋体" w:cs="Arial"/>
                <w:sz w:val="21"/>
                <w:szCs w:val="21"/>
              </w:rPr>
            </w:pPr>
            <w:r>
              <w:rPr>
                <w:rFonts w:hint="eastAsia" w:ascii="宋体" w:hAnsi="宋体" w:cs="Arial"/>
                <w:sz w:val="21"/>
                <w:szCs w:val="21"/>
              </w:rPr>
              <w:t>周期预约转账显示</w:t>
            </w:r>
          </w:p>
        </w:tc>
      </w:tr>
      <w:tr w14:paraId="7217D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193C6622">
            <w:pPr>
              <w:numPr>
                <w:ilvl w:val="0"/>
                <w:numId w:val="85"/>
              </w:numPr>
              <w:rPr>
                <w:rFonts w:ascii="宋体" w:hAnsi="宋体"/>
                <w:sz w:val="21"/>
                <w:szCs w:val="21"/>
              </w:rPr>
            </w:pPr>
          </w:p>
        </w:tc>
        <w:tc>
          <w:tcPr>
            <w:tcW w:w="1648" w:type="dxa"/>
            <w:vAlign w:val="center"/>
          </w:tcPr>
          <w:p w14:paraId="008EB775">
            <w:pPr>
              <w:rPr>
                <w:rFonts w:ascii="宋体" w:hAnsi="宋体" w:cs="Arial"/>
                <w:sz w:val="21"/>
                <w:szCs w:val="21"/>
              </w:rPr>
            </w:pPr>
            <w:r>
              <w:rPr>
                <w:rFonts w:hint="eastAsia" w:ascii="宋体" w:hAnsi="宋体" w:cs="Arial"/>
                <w:sz w:val="21"/>
                <w:szCs w:val="21"/>
              </w:rPr>
              <w:t>失败交易次数</w:t>
            </w:r>
          </w:p>
        </w:tc>
        <w:tc>
          <w:tcPr>
            <w:tcW w:w="1052" w:type="dxa"/>
          </w:tcPr>
          <w:p w14:paraId="1B4731DA">
            <w:pPr>
              <w:rPr>
                <w:rFonts w:ascii="宋体" w:hAnsi="宋体"/>
                <w:sz w:val="21"/>
                <w:szCs w:val="21"/>
              </w:rPr>
            </w:pPr>
            <w:r>
              <w:rPr>
                <w:rFonts w:hint="eastAsia" w:ascii="宋体" w:hAnsi="宋体"/>
                <w:sz w:val="21"/>
                <w:szCs w:val="21"/>
              </w:rPr>
              <w:t>文本</w:t>
            </w:r>
          </w:p>
        </w:tc>
        <w:tc>
          <w:tcPr>
            <w:tcW w:w="1025" w:type="dxa"/>
            <w:vAlign w:val="center"/>
          </w:tcPr>
          <w:p w14:paraId="57AC0DAB">
            <w:pPr>
              <w:rPr>
                <w:rFonts w:ascii="宋体" w:hAnsi="宋体" w:cs="Arial"/>
                <w:sz w:val="21"/>
                <w:szCs w:val="21"/>
              </w:rPr>
            </w:pPr>
          </w:p>
        </w:tc>
        <w:tc>
          <w:tcPr>
            <w:tcW w:w="924" w:type="dxa"/>
            <w:vAlign w:val="center"/>
          </w:tcPr>
          <w:p w14:paraId="71768FF6">
            <w:pPr>
              <w:rPr>
                <w:rFonts w:ascii="宋体" w:hAnsi="宋体" w:cs="Arial"/>
                <w:sz w:val="21"/>
                <w:szCs w:val="21"/>
              </w:rPr>
            </w:pPr>
          </w:p>
        </w:tc>
        <w:tc>
          <w:tcPr>
            <w:tcW w:w="924" w:type="dxa"/>
            <w:vAlign w:val="center"/>
          </w:tcPr>
          <w:p w14:paraId="141258E4">
            <w:pPr>
              <w:rPr>
                <w:rFonts w:ascii="宋体" w:hAnsi="宋体" w:cs="Arial"/>
                <w:sz w:val="21"/>
                <w:szCs w:val="21"/>
              </w:rPr>
            </w:pPr>
          </w:p>
        </w:tc>
        <w:tc>
          <w:tcPr>
            <w:tcW w:w="3889" w:type="dxa"/>
          </w:tcPr>
          <w:p w14:paraId="5B372DB8">
            <w:pPr>
              <w:rPr>
                <w:rFonts w:ascii="宋体" w:hAnsi="宋体" w:cs="Arial"/>
                <w:sz w:val="21"/>
                <w:szCs w:val="21"/>
              </w:rPr>
            </w:pPr>
            <w:r>
              <w:rPr>
                <w:rFonts w:hint="eastAsia" w:ascii="宋体" w:hAnsi="宋体" w:cs="Arial"/>
                <w:sz w:val="21"/>
                <w:szCs w:val="21"/>
              </w:rPr>
              <w:t>周期预约转账显示</w:t>
            </w:r>
          </w:p>
        </w:tc>
      </w:tr>
      <w:tr w14:paraId="62D40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74DC6D9A">
            <w:pPr>
              <w:numPr>
                <w:ilvl w:val="0"/>
                <w:numId w:val="85"/>
              </w:numPr>
              <w:rPr>
                <w:rFonts w:ascii="宋体" w:hAnsi="宋体"/>
                <w:sz w:val="21"/>
                <w:szCs w:val="21"/>
              </w:rPr>
            </w:pPr>
          </w:p>
        </w:tc>
        <w:tc>
          <w:tcPr>
            <w:tcW w:w="1648" w:type="dxa"/>
            <w:vAlign w:val="center"/>
          </w:tcPr>
          <w:p w14:paraId="00FCCE8F">
            <w:pPr>
              <w:rPr>
                <w:rFonts w:ascii="宋体" w:hAnsi="宋体" w:cs="Arial"/>
                <w:sz w:val="21"/>
                <w:szCs w:val="21"/>
              </w:rPr>
            </w:pPr>
            <w:r>
              <w:rPr>
                <w:rFonts w:hint="eastAsia" w:ascii="宋体" w:hAnsi="宋体" w:cs="Arial"/>
                <w:sz w:val="21"/>
                <w:szCs w:val="21"/>
              </w:rPr>
              <w:t>失败交易金额</w:t>
            </w:r>
          </w:p>
        </w:tc>
        <w:tc>
          <w:tcPr>
            <w:tcW w:w="1052" w:type="dxa"/>
          </w:tcPr>
          <w:p w14:paraId="099B8DE5">
            <w:pPr>
              <w:rPr>
                <w:rFonts w:ascii="宋体" w:hAnsi="宋体"/>
                <w:sz w:val="21"/>
                <w:szCs w:val="21"/>
              </w:rPr>
            </w:pPr>
            <w:r>
              <w:rPr>
                <w:rFonts w:hint="eastAsia" w:ascii="宋体" w:hAnsi="宋体"/>
                <w:sz w:val="21"/>
                <w:szCs w:val="21"/>
              </w:rPr>
              <w:t>文本</w:t>
            </w:r>
          </w:p>
        </w:tc>
        <w:tc>
          <w:tcPr>
            <w:tcW w:w="1025" w:type="dxa"/>
            <w:vAlign w:val="center"/>
          </w:tcPr>
          <w:p w14:paraId="7B0C29EA">
            <w:pPr>
              <w:rPr>
                <w:rFonts w:ascii="宋体" w:hAnsi="宋体" w:cs="Arial"/>
                <w:sz w:val="21"/>
                <w:szCs w:val="21"/>
              </w:rPr>
            </w:pPr>
          </w:p>
        </w:tc>
        <w:tc>
          <w:tcPr>
            <w:tcW w:w="924" w:type="dxa"/>
            <w:vAlign w:val="center"/>
          </w:tcPr>
          <w:p w14:paraId="7CF213A1">
            <w:pPr>
              <w:rPr>
                <w:rFonts w:ascii="宋体" w:hAnsi="宋体" w:cs="Arial"/>
                <w:sz w:val="21"/>
                <w:szCs w:val="21"/>
              </w:rPr>
            </w:pPr>
          </w:p>
        </w:tc>
        <w:tc>
          <w:tcPr>
            <w:tcW w:w="924" w:type="dxa"/>
            <w:vAlign w:val="center"/>
          </w:tcPr>
          <w:p w14:paraId="37F3D4B5">
            <w:pPr>
              <w:rPr>
                <w:rFonts w:ascii="宋体" w:hAnsi="宋体" w:cs="Arial"/>
                <w:sz w:val="21"/>
                <w:szCs w:val="21"/>
              </w:rPr>
            </w:pPr>
          </w:p>
        </w:tc>
        <w:tc>
          <w:tcPr>
            <w:tcW w:w="3889" w:type="dxa"/>
            <w:vAlign w:val="center"/>
          </w:tcPr>
          <w:p w14:paraId="3F3C8E3D">
            <w:pPr>
              <w:rPr>
                <w:rFonts w:ascii="宋体" w:hAnsi="宋体" w:cs="Arial"/>
                <w:sz w:val="21"/>
                <w:szCs w:val="21"/>
              </w:rPr>
            </w:pPr>
            <w:r>
              <w:rPr>
                <w:rFonts w:hint="eastAsia" w:ascii="宋体" w:hAnsi="宋体" w:cs="Arial"/>
                <w:sz w:val="21"/>
                <w:szCs w:val="21"/>
              </w:rPr>
              <w:t>周期预约转账显示</w:t>
            </w:r>
          </w:p>
        </w:tc>
      </w:tr>
      <w:tr w14:paraId="07B2B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10D7717F">
            <w:pPr>
              <w:numPr>
                <w:ilvl w:val="0"/>
                <w:numId w:val="85"/>
              </w:numPr>
              <w:rPr>
                <w:rFonts w:ascii="宋体" w:hAnsi="宋体"/>
                <w:sz w:val="21"/>
                <w:szCs w:val="21"/>
              </w:rPr>
            </w:pPr>
          </w:p>
        </w:tc>
        <w:tc>
          <w:tcPr>
            <w:tcW w:w="1648" w:type="dxa"/>
            <w:vAlign w:val="center"/>
          </w:tcPr>
          <w:p w14:paraId="2CAD29D1">
            <w:pPr>
              <w:rPr>
                <w:rFonts w:ascii="宋体" w:hAnsi="宋体" w:cs="Arial"/>
                <w:sz w:val="21"/>
                <w:szCs w:val="21"/>
              </w:rPr>
            </w:pPr>
            <w:r>
              <w:rPr>
                <w:rFonts w:hint="eastAsia" w:ascii="宋体" w:hAnsi="宋体" w:cs="Arial"/>
                <w:sz w:val="21"/>
                <w:szCs w:val="21"/>
              </w:rPr>
              <w:t>提交时间</w:t>
            </w:r>
          </w:p>
        </w:tc>
        <w:tc>
          <w:tcPr>
            <w:tcW w:w="1052" w:type="dxa"/>
          </w:tcPr>
          <w:p w14:paraId="20F08FEC">
            <w:pPr>
              <w:rPr>
                <w:rFonts w:ascii="宋体" w:hAnsi="宋体"/>
                <w:sz w:val="21"/>
                <w:szCs w:val="21"/>
              </w:rPr>
            </w:pPr>
            <w:r>
              <w:rPr>
                <w:rFonts w:hint="eastAsia" w:ascii="宋体" w:hAnsi="宋体"/>
                <w:sz w:val="21"/>
                <w:szCs w:val="21"/>
              </w:rPr>
              <w:t>文本</w:t>
            </w:r>
          </w:p>
        </w:tc>
        <w:tc>
          <w:tcPr>
            <w:tcW w:w="1025" w:type="dxa"/>
            <w:vAlign w:val="center"/>
          </w:tcPr>
          <w:p w14:paraId="5ED55221">
            <w:pPr>
              <w:rPr>
                <w:rFonts w:ascii="宋体" w:hAnsi="宋体" w:cs="Arial"/>
                <w:sz w:val="21"/>
                <w:szCs w:val="21"/>
              </w:rPr>
            </w:pPr>
          </w:p>
        </w:tc>
        <w:tc>
          <w:tcPr>
            <w:tcW w:w="924" w:type="dxa"/>
            <w:vAlign w:val="center"/>
          </w:tcPr>
          <w:p w14:paraId="004B1AB1">
            <w:pPr>
              <w:rPr>
                <w:rFonts w:ascii="宋体" w:hAnsi="宋体" w:cs="Arial"/>
                <w:sz w:val="21"/>
                <w:szCs w:val="21"/>
              </w:rPr>
            </w:pPr>
          </w:p>
        </w:tc>
        <w:tc>
          <w:tcPr>
            <w:tcW w:w="924" w:type="dxa"/>
            <w:vAlign w:val="center"/>
          </w:tcPr>
          <w:p w14:paraId="3E2DFEF8">
            <w:pPr>
              <w:rPr>
                <w:rFonts w:ascii="宋体" w:hAnsi="宋体" w:cs="Arial"/>
                <w:sz w:val="21"/>
                <w:szCs w:val="21"/>
              </w:rPr>
            </w:pPr>
          </w:p>
        </w:tc>
        <w:tc>
          <w:tcPr>
            <w:tcW w:w="3889" w:type="dxa"/>
            <w:vAlign w:val="center"/>
          </w:tcPr>
          <w:p w14:paraId="17CE8DE9">
            <w:pPr>
              <w:rPr>
                <w:rFonts w:ascii="宋体" w:hAnsi="宋体" w:cs="Arial"/>
                <w:sz w:val="21"/>
                <w:szCs w:val="21"/>
              </w:rPr>
            </w:pPr>
          </w:p>
        </w:tc>
      </w:tr>
      <w:tr w14:paraId="17C3B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51BB5801">
            <w:pPr>
              <w:numPr>
                <w:ilvl w:val="0"/>
                <w:numId w:val="85"/>
              </w:numPr>
              <w:rPr>
                <w:rFonts w:ascii="宋体" w:hAnsi="宋体"/>
                <w:sz w:val="21"/>
                <w:szCs w:val="21"/>
              </w:rPr>
            </w:pPr>
          </w:p>
        </w:tc>
        <w:tc>
          <w:tcPr>
            <w:tcW w:w="1648" w:type="dxa"/>
            <w:vAlign w:val="center"/>
          </w:tcPr>
          <w:p w14:paraId="762DD0E2">
            <w:pPr>
              <w:rPr>
                <w:rFonts w:ascii="宋体" w:hAnsi="宋体" w:cs="Arial"/>
                <w:sz w:val="21"/>
                <w:szCs w:val="21"/>
              </w:rPr>
            </w:pPr>
            <w:r>
              <w:rPr>
                <w:rFonts w:hint="eastAsia" w:ascii="宋体" w:hAnsi="宋体" w:cs="Arial"/>
                <w:sz w:val="21"/>
                <w:szCs w:val="21"/>
              </w:rPr>
              <w:t>预约状态</w:t>
            </w:r>
          </w:p>
        </w:tc>
        <w:tc>
          <w:tcPr>
            <w:tcW w:w="1052" w:type="dxa"/>
          </w:tcPr>
          <w:p w14:paraId="18D32FE3">
            <w:pPr>
              <w:rPr>
                <w:rFonts w:ascii="宋体" w:hAnsi="宋体"/>
                <w:sz w:val="21"/>
                <w:szCs w:val="21"/>
              </w:rPr>
            </w:pPr>
            <w:r>
              <w:rPr>
                <w:rFonts w:hint="eastAsia" w:ascii="宋体" w:hAnsi="宋体"/>
                <w:sz w:val="21"/>
                <w:szCs w:val="21"/>
              </w:rPr>
              <w:t>文本</w:t>
            </w:r>
          </w:p>
        </w:tc>
        <w:tc>
          <w:tcPr>
            <w:tcW w:w="1025" w:type="dxa"/>
            <w:vAlign w:val="center"/>
          </w:tcPr>
          <w:p w14:paraId="41551A85">
            <w:pPr>
              <w:rPr>
                <w:rFonts w:ascii="宋体" w:hAnsi="宋体" w:cs="Arial"/>
                <w:sz w:val="21"/>
                <w:szCs w:val="21"/>
              </w:rPr>
            </w:pPr>
          </w:p>
        </w:tc>
        <w:tc>
          <w:tcPr>
            <w:tcW w:w="924" w:type="dxa"/>
            <w:vAlign w:val="center"/>
          </w:tcPr>
          <w:p w14:paraId="2AC49960">
            <w:pPr>
              <w:rPr>
                <w:rFonts w:ascii="宋体" w:hAnsi="宋体" w:cs="Arial"/>
                <w:sz w:val="21"/>
                <w:szCs w:val="21"/>
              </w:rPr>
            </w:pPr>
          </w:p>
        </w:tc>
        <w:tc>
          <w:tcPr>
            <w:tcW w:w="924" w:type="dxa"/>
            <w:vAlign w:val="center"/>
          </w:tcPr>
          <w:p w14:paraId="49F76D55">
            <w:pPr>
              <w:rPr>
                <w:rFonts w:ascii="宋体" w:hAnsi="宋体" w:cs="Arial"/>
                <w:sz w:val="21"/>
                <w:szCs w:val="21"/>
              </w:rPr>
            </w:pPr>
          </w:p>
        </w:tc>
        <w:tc>
          <w:tcPr>
            <w:tcW w:w="3889" w:type="dxa"/>
            <w:vAlign w:val="center"/>
          </w:tcPr>
          <w:p w14:paraId="4DA3302D">
            <w:pPr>
              <w:rPr>
                <w:rFonts w:ascii="宋体" w:hAnsi="宋体" w:cs="Arial"/>
                <w:sz w:val="21"/>
                <w:szCs w:val="21"/>
              </w:rPr>
            </w:pPr>
          </w:p>
        </w:tc>
      </w:tr>
      <w:tr w14:paraId="5ED9E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4DA21E80">
            <w:pPr>
              <w:numPr>
                <w:ilvl w:val="0"/>
                <w:numId w:val="85"/>
              </w:numPr>
              <w:rPr>
                <w:rFonts w:ascii="宋体" w:hAnsi="宋体"/>
                <w:sz w:val="21"/>
                <w:szCs w:val="21"/>
              </w:rPr>
            </w:pPr>
          </w:p>
        </w:tc>
        <w:tc>
          <w:tcPr>
            <w:tcW w:w="1648" w:type="dxa"/>
            <w:vAlign w:val="center"/>
          </w:tcPr>
          <w:p w14:paraId="2E85A972">
            <w:pPr>
              <w:rPr>
                <w:rFonts w:ascii="宋体" w:hAnsi="宋体" w:cs="Arial"/>
                <w:sz w:val="21"/>
                <w:szCs w:val="21"/>
              </w:rPr>
            </w:pPr>
            <w:r>
              <w:rPr>
                <w:rFonts w:hint="eastAsia" w:ascii="宋体" w:hAnsi="宋体" w:cs="Arial"/>
                <w:sz w:val="21"/>
                <w:szCs w:val="21"/>
              </w:rPr>
              <w:t>撤销</w:t>
            </w:r>
          </w:p>
        </w:tc>
        <w:tc>
          <w:tcPr>
            <w:tcW w:w="1052" w:type="dxa"/>
          </w:tcPr>
          <w:p w14:paraId="6336FD7D">
            <w:pPr>
              <w:rPr>
                <w:rFonts w:ascii="宋体" w:hAnsi="宋体"/>
                <w:sz w:val="21"/>
                <w:szCs w:val="21"/>
              </w:rPr>
            </w:pPr>
            <w:r>
              <w:rPr>
                <w:rFonts w:hint="eastAsia" w:ascii="宋体" w:hAnsi="宋体"/>
                <w:sz w:val="21"/>
                <w:szCs w:val="21"/>
              </w:rPr>
              <w:t>按钮</w:t>
            </w:r>
          </w:p>
        </w:tc>
        <w:tc>
          <w:tcPr>
            <w:tcW w:w="1025" w:type="dxa"/>
            <w:vAlign w:val="center"/>
          </w:tcPr>
          <w:p w14:paraId="1BF78711">
            <w:pPr>
              <w:rPr>
                <w:rFonts w:ascii="宋体" w:hAnsi="宋体" w:cs="Arial"/>
                <w:sz w:val="21"/>
                <w:szCs w:val="21"/>
              </w:rPr>
            </w:pPr>
          </w:p>
        </w:tc>
        <w:tc>
          <w:tcPr>
            <w:tcW w:w="924" w:type="dxa"/>
            <w:vAlign w:val="center"/>
          </w:tcPr>
          <w:p w14:paraId="18DE81E2">
            <w:pPr>
              <w:rPr>
                <w:rFonts w:ascii="宋体" w:hAnsi="宋体" w:cs="Arial"/>
                <w:sz w:val="21"/>
                <w:szCs w:val="21"/>
              </w:rPr>
            </w:pPr>
          </w:p>
        </w:tc>
        <w:tc>
          <w:tcPr>
            <w:tcW w:w="924" w:type="dxa"/>
            <w:vAlign w:val="center"/>
          </w:tcPr>
          <w:p w14:paraId="3027E56F">
            <w:pPr>
              <w:rPr>
                <w:rFonts w:ascii="宋体" w:hAnsi="宋体" w:cs="Arial"/>
                <w:sz w:val="21"/>
                <w:szCs w:val="21"/>
              </w:rPr>
            </w:pPr>
          </w:p>
        </w:tc>
        <w:tc>
          <w:tcPr>
            <w:tcW w:w="3889" w:type="dxa"/>
            <w:vAlign w:val="center"/>
          </w:tcPr>
          <w:p w14:paraId="7C5886FD">
            <w:pPr>
              <w:rPr>
                <w:rFonts w:ascii="宋体" w:hAnsi="宋体" w:cs="Arial"/>
                <w:sz w:val="21"/>
                <w:szCs w:val="21"/>
              </w:rPr>
            </w:pPr>
            <w:r>
              <w:rPr>
                <w:rFonts w:hint="eastAsia" w:ascii="宋体" w:hAnsi="宋体" w:cs="Arial"/>
                <w:sz w:val="21"/>
                <w:szCs w:val="21"/>
              </w:rPr>
              <w:t>链接到“预约交易撤销页面”；</w:t>
            </w:r>
          </w:p>
          <w:p w14:paraId="75AAC1B5">
            <w:pPr>
              <w:rPr>
                <w:rFonts w:ascii="宋体" w:hAnsi="宋体" w:cs="Arial"/>
                <w:sz w:val="21"/>
                <w:szCs w:val="21"/>
              </w:rPr>
            </w:pPr>
            <w:r>
              <w:rPr>
                <w:rFonts w:hint="eastAsia" w:ascii="宋体" w:hAnsi="宋体" w:cs="Arial"/>
                <w:sz w:val="21"/>
                <w:szCs w:val="21"/>
              </w:rPr>
              <w:t>状态为预约待处理的交易才有此项</w:t>
            </w:r>
          </w:p>
        </w:tc>
      </w:tr>
      <w:tr w14:paraId="1A1B5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2F20302A">
            <w:pPr>
              <w:numPr>
                <w:ilvl w:val="0"/>
                <w:numId w:val="85"/>
              </w:numPr>
              <w:rPr>
                <w:rFonts w:ascii="宋体" w:hAnsi="宋体"/>
                <w:sz w:val="21"/>
                <w:szCs w:val="21"/>
              </w:rPr>
            </w:pPr>
          </w:p>
        </w:tc>
        <w:tc>
          <w:tcPr>
            <w:tcW w:w="1648" w:type="dxa"/>
            <w:vAlign w:val="center"/>
          </w:tcPr>
          <w:p w14:paraId="4A4CB3BD">
            <w:pPr>
              <w:rPr>
                <w:rFonts w:ascii="宋体" w:hAnsi="宋体" w:cs="Arial"/>
                <w:sz w:val="21"/>
                <w:szCs w:val="21"/>
              </w:rPr>
            </w:pPr>
            <w:r>
              <w:rPr>
                <w:rFonts w:hint="eastAsia" w:ascii="宋体" w:hAnsi="宋体" w:cs="Arial"/>
                <w:sz w:val="21"/>
                <w:szCs w:val="21"/>
              </w:rPr>
              <w:t>返回</w:t>
            </w:r>
          </w:p>
        </w:tc>
        <w:tc>
          <w:tcPr>
            <w:tcW w:w="1052" w:type="dxa"/>
          </w:tcPr>
          <w:p w14:paraId="257789F5">
            <w:pPr>
              <w:rPr>
                <w:rFonts w:ascii="宋体" w:hAnsi="宋体"/>
                <w:sz w:val="21"/>
                <w:szCs w:val="21"/>
              </w:rPr>
            </w:pPr>
            <w:r>
              <w:rPr>
                <w:rFonts w:hint="eastAsia" w:ascii="宋体" w:hAnsi="宋体"/>
                <w:sz w:val="21"/>
                <w:szCs w:val="21"/>
              </w:rPr>
              <w:t>按钮</w:t>
            </w:r>
          </w:p>
        </w:tc>
        <w:tc>
          <w:tcPr>
            <w:tcW w:w="1025" w:type="dxa"/>
            <w:vAlign w:val="center"/>
          </w:tcPr>
          <w:p w14:paraId="6D813923">
            <w:pPr>
              <w:rPr>
                <w:rFonts w:ascii="宋体" w:hAnsi="宋体" w:cs="Arial"/>
                <w:sz w:val="21"/>
                <w:szCs w:val="21"/>
              </w:rPr>
            </w:pPr>
          </w:p>
        </w:tc>
        <w:tc>
          <w:tcPr>
            <w:tcW w:w="924" w:type="dxa"/>
            <w:vAlign w:val="center"/>
          </w:tcPr>
          <w:p w14:paraId="58D6D2A9">
            <w:pPr>
              <w:rPr>
                <w:rFonts w:ascii="宋体" w:hAnsi="宋体" w:cs="Arial"/>
                <w:sz w:val="21"/>
                <w:szCs w:val="21"/>
              </w:rPr>
            </w:pPr>
          </w:p>
        </w:tc>
        <w:tc>
          <w:tcPr>
            <w:tcW w:w="924" w:type="dxa"/>
            <w:vAlign w:val="center"/>
          </w:tcPr>
          <w:p w14:paraId="0B7DA91B">
            <w:pPr>
              <w:rPr>
                <w:rFonts w:ascii="宋体" w:hAnsi="宋体" w:cs="Arial"/>
                <w:sz w:val="21"/>
                <w:szCs w:val="21"/>
              </w:rPr>
            </w:pPr>
          </w:p>
        </w:tc>
        <w:tc>
          <w:tcPr>
            <w:tcW w:w="3889" w:type="dxa"/>
            <w:vAlign w:val="center"/>
          </w:tcPr>
          <w:p w14:paraId="7F567A70">
            <w:pPr>
              <w:rPr>
                <w:rFonts w:ascii="宋体" w:hAnsi="宋体" w:cs="Arial"/>
                <w:sz w:val="21"/>
                <w:szCs w:val="21"/>
              </w:rPr>
            </w:pPr>
            <w:r>
              <w:rPr>
                <w:rFonts w:hint="eastAsia" w:ascii="宋体" w:hAnsi="宋体" w:cs="Arial"/>
                <w:sz w:val="21"/>
                <w:szCs w:val="21"/>
              </w:rPr>
              <w:t>返回至预约交易查询页面</w:t>
            </w:r>
          </w:p>
        </w:tc>
      </w:tr>
    </w:tbl>
    <w:p w14:paraId="617AE9E4">
      <w:pPr>
        <w:pStyle w:val="5"/>
        <w:numPr>
          <w:ilvl w:val="0"/>
          <w:numId w:val="0"/>
        </w:numPr>
      </w:pPr>
      <w:r>
        <w:rPr>
          <w:rFonts w:hint="eastAsia"/>
        </w:rPr>
        <w:t>撤销确认页面</w:t>
      </w:r>
    </w:p>
    <w:tbl>
      <w:tblPr>
        <w:tblStyle w:val="48"/>
        <w:tblW w:w="98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5"/>
        <w:gridCol w:w="1906"/>
        <w:gridCol w:w="1218"/>
        <w:gridCol w:w="1184"/>
        <w:gridCol w:w="1068"/>
        <w:gridCol w:w="1068"/>
        <w:gridCol w:w="2915"/>
      </w:tblGrid>
      <w:tr w14:paraId="3E058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 w:type="dxa"/>
            <w:shd w:val="clear" w:color="auto" w:fill="FFCC99"/>
            <w:vAlign w:val="center"/>
          </w:tcPr>
          <w:p w14:paraId="25797959">
            <w:pPr>
              <w:rPr>
                <w:rFonts w:ascii="宋体" w:hAnsi="宋体" w:cs="Arial"/>
                <w:b/>
                <w:sz w:val="21"/>
                <w:szCs w:val="21"/>
              </w:rPr>
            </w:pPr>
            <w:r>
              <w:rPr>
                <w:rFonts w:ascii="宋体" w:hAnsi="宋体" w:cs="Arial"/>
                <w:b/>
                <w:sz w:val="21"/>
                <w:szCs w:val="21"/>
              </w:rPr>
              <w:t>序号</w:t>
            </w:r>
          </w:p>
        </w:tc>
        <w:tc>
          <w:tcPr>
            <w:tcW w:w="1906" w:type="dxa"/>
            <w:shd w:val="clear" w:color="auto" w:fill="FFCC99"/>
            <w:vAlign w:val="center"/>
          </w:tcPr>
          <w:p w14:paraId="75407767">
            <w:pPr>
              <w:rPr>
                <w:rFonts w:ascii="宋体" w:hAnsi="宋体" w:cs="Arial"/>
                <w:b/>
                <w:sz w:val="21"/>
                <w:szCs w:val="21"/>
              </w:rPr>
            </w:pPr>
            <w:r>
              <w:rPr>
                <w:rFonts w:ascii="宋体" w:hAnsi="宋体" w:cs="Arial"/>
                <w:b/>
                <w:sz w:val="21"/>
                <w:szCs w:val="21"/>
              </w:rPr>
              <w:t>名称</w:t>
            </w:r>
          </w:p>
        </w:tc>
        <w:tc>
          <w:tcPr>
            <w:tcW w:w="1218" w:type="dxa"/>
            <w:shd w:val="clear" w:color="auto" w:fill="FFCC99"/>
            <w:vAlign w:val="center"/>
          </w:tcPr>
          <w:p w14:paraId="1C7371EB">
            <w:pPr>
              <w:rPr>
                <w:rFonts w:ascii="宋体" w:hAnsi="宋体" w:cs="Arial"/>
                <w:b/>
                <w:sz w:val="21"/>
                <w:szCs w:val="21"/>
              </w:rPr>
            </w:pPr>
            <w:r>
              <w:rPr>
                <w:rFonts w:ascii="宋体" w:hAnsi="宋体" w:cs="Arial"/>
                <w:b/>
                <w:sz w:val="21"/>
                <w:szCs w:val="21"/>
              </w:rPr>
              <w:t>输入</w:t>
            </w:r>
            <w:r>
              <w:rPr>
                <w:rFonts w:hint="eastAsia" w:ascii="宋体" w:hAnsi="宋体" w:cs="Arial"/>
                <w:b/>
                <w:sz w:val="21"/>
                <w:szCs w:val="21"/>
              </w:rPr>
              <w:t>/输出</w:t>
            </w:r>
          </w:p>
        </w:tc>
        <w:tc>
          <w:tcPr>
            <w:tcW w:w="1184" w:type="dxa"/>
            <w:shd w:val="clear" w:color="auto" w:fill="FFCC99"/>
            <w:vAlign w:val="center"/>
          </w:tcPr>
          <w:p w14:paraId="523D5674">
            <w:pPr>
              <w:rPr>
                <w:rFonts w:ascii="宋体" w:hAnsi="宋体" w:cs="Arial"/>
                <w:b/>
                <w:sz w:val="21"/>
                <w:szCs w:val="21"/>
              </w:rPr>
            </w:pPr>
            <w:r>
              <w:rPr>
                <w:rFonts w:ascii="宋体" w:hAnsi="宋体" w:cs="Arial"/>
                <w:b/>
                <w:sz w:val="21"/>
                <w:szCs w:val="21"/>
              </w:rPr>
              <w:t>缺省值</w:t>
            </w:r>
          </w:p>
        </w:tc>
        <w:tc>
          <w:tcPr>
            <w:tcW w:w="1068" w:type="dxa"/>
            <w:shd w:val="clear" w:color="auto" w:fill="FFCC99"/>
            <w:vAlign w:val="center"/>
          </w:tcPr>
          <w:p w14:paraId="0315935D">
            <w:pPr>
              <w:rPr>
                <w:rFonts w:ascii="宋体" w:hAnsi="宋体" w:cs="Arial"/>
                <w:b/>
                <w:sz w:val="21"/>
                <w:szCs w:val="21"/>
              </w:rPr>
            </w:pPr>
            <w:r>
              <w:rPr>
                <w:rFonts w:hint="eastAsia" w:ascii="宋体" w:hAnsi="宋体" w:cs="Arial"/>
                <w:b/>
                <w:sz w:val="21"/>
                <w:szCs w:val="21"/>
              </w:rPr>
              <w:t>类型/长度</w:t>
            </w:r>
          </w:p>
        </w:tc>
        <w:tc>
          <w:tcPr>
            <w:tcW w:w="1068" w:type="dxa"/>
            <w:shd w:val="clear" w:color="auto" w:fill="FFCC99"/>
            <w:vAlign w:val="center"/>
          </w:tcPr>
          <w:p w14:paraId="3CA2AC53">
            <w:pPr>
              <w:rPr>
                <w:rFonts w:ascii="宋体" w:hAnsi="宋体" w:cs="Arial"/>
                <w:b/>
                <w:sz w:val="21"/>
                <w:szCs w:val="21"/>
              </w:rPr>
            </w:pPr>
            <w:r>
              <w:rPr>
                <w:rFonts w:hint="eastAsia" w:ascii="宋体" w:hAnsi="宋体" w:cs="Arial"/>
                <w:b/>
                <w:sz w:val="21"/>
                <w:szCs w:val="21"/>
              </w:rPr>
              <w:t>是否必输</w:t>
            </w:r>
          </w:p>
        </w:tc>
        <w:tc>
          <w:tcPr>
            <w:tcW w:w="2915" w:type="dxa"/>
            <w:shd w:val="clear" w:color="auto" w:fill="FFCC99"/>
            <w:vAlign w:val="center"/>
          </w:tcPr>
          <w:p w14:paraId="291380B8">
            <w:pPr>
              <w:rPr>
                <w:rFonts w:ascii="宋体" w:hAnsi="宋体" w:cs="Arial"/>
                <w:b/>
                <w:sz w:val="21"/>
                <w:szCs w:val="21"/>
              </w:rPr>
            </w:pPr>
            <w:r>
              <w:rPr>
                <w:rFonts w:ascii="宋体" w:hAnsi="宋体" w:cs="Arial"/>
                <w:b/>
                <w:sz w:val="21"/>
                <w:szCs w:val="21"/>
              </w:rPr>
              <w:t>备注</w:t>
            </w:r>
          </w:p>
        </w:tc>
      </w:tr>
      <w:tr w14:paraId="2405A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5A886F74">
            <w:pPr>
              <w:numPr>
                <w:ilvl w:val="0"/>
                <w:numId w:val="86"/>
              </w:numPr>
              <w:rPr>
                <w:rFonts w:ascii="宋体" w:hAnsi="宋体"/>
                <w:sz w:val="21"/>
                <w:szCs w:val="21"/>
              </w:rPr>
            </w:pPr>
          </w:p>
        </w:tc>
        <w:tc>
          <w:tcPr>
            <w:tcW w:w="1906" w:type="dxa"/>
            <w:vAlign w:val="center"/>
          </w:tcPr>
          <w:p w14:paraId="329A6455">
            <w:pPr>
              <w:rPr>
                <w:rFonts w:ascii="宋体" w:hAnsi="宋体" w:cs="Arial"/>
                <w:sz w:val="21"/>
                <w:szCs w:val="21"/>
              </w:rPr>
            </w:pPr>
            <w:r>
              <w:rPr>
                <w:rFonts w:hint="eastAsia" w:ascii="宋体" w:hAnsi="宋体" w:cs="Arial"/>
                <w:sz w:val="21"/>
                <w:szCs w:val="21"/>
              </w:rPr>
              <w:t>付款账号</w:t>
            </w:r>
          </w:p>
        </w:tc>
        <w:tc>
          <w:tcPr>
            <w:tcW w:w="1218" w:type="dxa"/>
            <w:vAlign w:val="center"/>
          </w:tcPr>
          <w:p w14:paraId="25EC1D6D">
            <w:pPr>
              <w:rPr>
                <w:rFonts w:ascii="宋体" w:hAnsi="宋体"/>
                <w:sz w:val="21"/>
                <w:szCs w:val="21"/>
              </w:rPr>
            </w:pPr>
            <w:r>
              <w:rPr>
                <w:rFonts w:hint="eastAsia" w:ascii="宋体" w:hAnsi="宋体"/>
                <w:sz w:val="21"/>
                <w:szCs w:val="21"/>
              </w:rPr>
              <w:t>文本</w:t>
            </w:r>
          </w:p>
        </w:tc>
        <w:tc>
          <w:tcPr>
            <w:tcW w:w="1184" w:type="dxa"/>
            <w:vAlign w:val="center"/>
          </w:tcPr>
          <w:p w14:paraId="59E3BA9C">
            <w:pPr>
              <w:rPr>
                <w:rFonts w:ascii="宋体" w:hAnsi="宋体" w:cs="Arial"/>
                <w:sz w:val="21"/>
                <w:szCs w:val="21"/>
              </w:rPr>
            </w:pPr>
          </w:p>
        </w:tc>
        <w:tc>
          <w:tcPr>
            <w:tcW w:w="1068" w:type="dxa"/>
            <w:vAlign w:val="center"/>
          </w:tcPr>
          <w:p w14:paraId="14D2D5C9">
            <w:pPr>
              <w:rPr>
                <w:rFonts w:ascii="宋体" w:hAnsi="宋体" w:cs="Arial"/>
                <w:sz w:val="21"/>
                <w:szCs w:val="21"/>
              </w:rPr>
            </w:pPr>
          </w:p>
        </w:tc>
        <w:tc>
          <w:tcPr>
            <w:tcW w:w="1068" w:type="dxa"/>
            <w:vAlign w:val="center"/>
          </w:tcPr>
          <w:p w14:paraId="705BD389">
            <w:pPr>
              <w:rPr>
                <w:rFonts w:ascii="宋体" w:hAnsi="宋体" w:cs="Arial"/>
                <w:sz w:val="21"/>
                <w:szCs w:val="21"/>
              </w:rPr>
            </w:pPr>
          </w:p>
        </w:tc>
        <w:tc>
          <w:tcPr>
            <w:tcW w:w="2915" w:type="dxa"/>
            <w:vAlign w:val="center"/>
          </w:tcPr>
          <w:p w14:paraId="63A8B6B5">
            <w:pPr>
              <w:rPr>
                <w:rFonts w:ascii="宋体" w:hAnsi="宋体" w:cs="Arial"/>
                <w:sz w:val="21"/>
                <w:szCs w:val="21"/>
              </w:rPr>
            </w:pPr>
          </w:p>
        </w:tc>
      </w:tr>
      <w:tr w14:paraId="2CF3C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04FD7581">
            <w:pPr>
              <w:numPr>
                <w:ilvl w:val="0"/>
                <w:numId w:val="86"/>
              </w:numPr>
              <w:rPr>
                <w:rFonts w:ascii="宋体" w:hAnsi="宋体"/>
                <w:sz w:val="21"/>
                <w:szCs w:val="21"/>
              </w:rPr>
            </w:pPr>
          </w:p>
        </w:tc>
        <w:tc>
          <w:tcPr>
            <w:tcW w:w="1906" w:type="dxa"/>
            <w:vAlign w:val="center"/>
          </w:tcPr>
          <w:p w14:paraId="1470F543">
            <w:pPr>
              <w:rPr>
                <w:rFonts w:ascii="宋体" w:hAnsi="宋体" w:cs="Arial"/>
                <w:sz w:val="21"/>
                <w:szCs w:val="21"/>
              </w:rPr>
            </w:pPr>
            <w:r>
              <w:rPr>
                <w:rFonts w:hint="eastAsia" w:ascii="宋体" w:hAnsi="宋体" w:cs="Arial"/>
                <w:sz w:val="21"/>
                <w:szCs w:val="21"/>
              </w:rPr>
              <w:t>收款账号</w:t>
            </w:r>
          </w:p>
        </w:tc>
        <w:tc>
          <w:tcPr>
            <w:tcW w:w="1218" w:type="dxa"/>
          </w:tcPr>
          <w:p w14:paraId="480B2F39">
            <w:pPr>
              <w:rPr>
                <w:rFonts w:ascii="宋体" w:hAnsi="宋体"/>
                <w:sz w:val="21"/>
                <w:szCs w:val="21"/>
              </w:rPr>
            </w:pPr>
            <w:r>
              <w:rPr>
                <w:rFonts w:hint="eastAsia" w:ascii="宋体" w:hAnsi="宋体"/>
                <w:sz w:val="21"/>
                <w:szCs w:val="21"/>
              </w:rPr>
              <w:t>文本</w:t>
            </w:r>
          </w:p>
        </w:tc>
        <w:tc>
          <w:tcPr>
            <w:tcW w:w="1184" w:type="dxa"/>
            <w:vAlign w:val="center"/>
          </w:tcPr>
          <w:p w14:paraId="3AA80EC6">
            <w:pPr>
              <w:rPr>
                <w:rFonts w:ascii="宋体" w:hAnsi="宋体" w:cs="Arial"/>
                <w:sz w:val="21"/>
                <w:szCs w:val="21"/>
              </w:rPr>
            </w:pPr>
          </w:p>
        </w:tc>
        <w:tc>
          <w:tcPr>
            <w:tcW w:w="1068" w:type="dxa"/>
            <w:vAlign w:val="center"/>
          </w:tcPr>
          <w:p w14:paraId="09C85933">
            <w:pPr>
              <w:rPr>
                <w:rFonts w:ascii="宋体" w:hAnsi="宋体" w:cs="Arial"/>
                <w:sz w:val="21"/>
                <w:szCs w:val="21"/>
              </w:rPr>
            </w:pPr>
          </w:p>
        </w:tc>
        <w:tc>
          <w:tcPr>
            <w:tcW w:w="1068" w:type="dxa"/>
            <w:vAlign w:val="center"/>
          </w:tcPr>
          <w:p w14:paraId="2536813F">
            <w:pPr>
              <w:rPr>
                <w:rFonts w:ascii="宋体" w:hAnsi="宋体" w:cs="Arial"/>
                <w:sz w:val="21"/>
                <w:szCs w:val="21"/>
              </w:rPr>
            </w:pPr>
          </w:p>
        </w:tc>
        <w:tc>
          <w:tcPr>
            <w:tcW w:w="2915" w:type="dxa"/>
            <w:vAlign w:val="center"/>
          </w:tcPr>
          <w:p w14:paraId="7FFA54F7">
            <w:pPr>
              <w:rPr>
                <w:rFonts w:ascii="宋体" w:hAnsi="宋体" w:cs="Arial"/>
                <w:sz w:val="21"/>
                <w:szCs w:val="21"/>
              </w:rPr>
            </w:pPr>
          </w:p>
        </w:tc>
      </w:tr>
      <w:tr w14:paraId="6CAC5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60B5B3D2">
            <w:pPr>
              <w:numPr>
                <w:ilvl w:val="0"/>
                <w:numId w:val="86"/>
              </w:numPr>
              <w:rPr>
                <w:rFonts w:ascii="宋体" w:hAnsi="宋体"/>
                <w:sz w:val="21"/>
                <w:szCs w:val="21"/>
              </w:rPr>
            </w:pPr>
          </w:p>
        </w:tc>
        <w:tc>
          <w:tcPr>
            <w:tcW w:w="1906" w:type="dxa"/>
            <w:vAlign w:val="center"/>
          </w:tcPr>
          <w:p w14:paraId="35DF1F3E">
            <w:pPr>
              <w:rPr>
                <w:rFonts w:ascii="宋体" w:hAnsi="宋体" w:cs="Arial"/>
                <w:sz w:val="21"/>
                <w:szCs w:val="21"/>
              </w:rPr>
            </w:pPr>
            <w:r>
              <w:rPr>
                <w:rFonts w:hint="eastAsia" w:ascii="宋体" w:hAnsi="宋体" w:cs="Arial"/>
                <w:sz w:val="21"/>
                <w:szCs w:val="21"/>
              </w:rPr>
              <w:t>付款方户名</w:t>
            </w:r>
          </w:p>
        </w:tc>
        <w:tc>
          <w:tcPr>
            <w:tcW w:w="1218" w:type="dxa"/>
          </w:tcPr>
          <w:p w14:paraId="03D7952E">
            <w:pPr>
              <w:rPr>
                <w:rFonts w:ascii="宋体" w:hAnsi="宋体"/>
                <w:sz w:val="21"/>
                <w:szCs w:val="21"/>
              </w:rPr>
            </w:pPr>
            <w:r>
              <w:rPr>
                <w:rFonts w:hint="eastAsia" w:ascii="宋体" w:hAnsi="宋体"/>
                <w:sz w:val="21"/>
                <w:szCs w:val="21"/>
              </w:rPr>
              <w:t>文本</w:t>
            </w:r>
          </w:p>
        </w:tc>
        <w:tc>
          <w:tcPr>
            <w:tcW w:w="1184" w:type="dxa"/>
            <w:vAlign w:val="center"/>
          </w:tcPr>
          <w:p w14:paraId="7E6DA6A3">
            <w:pPr>
              <w:rPr>
                <w:rFonts w:ascii="宋体" w:hAnsi="宋体" w:cs="Arial"/>
                <w:sz w:val="21"/>
                <w:szCs w:val="21"/>
              </w:rPr>
            </w:pPr>
          </w:p>
        </w:tc>
        <w:tc>
          <w:tcPr>
            <w:tcW w:w="1068" w:type="dxa"/>
            <w:vAlign w:val="center"/>
          </w:tcPr>
          <w:p w14:paraId="0DA552D9">
            <w:pPr>
              <w:rPr>
                <w:rFonts w:ascii="宋体" w:hAnsi="宋体" w:cs="Arial"/>
                <w:sz w:val="21"/>
                <w:szCs w:val="21"/>
              </w:rPr>
            </w:pPr>
          </w:p>
        </w:tc>
        <w:tc>
          <w:tcPr>
            <w:tcW w:w="1068" w:type="dxa"/>
            <w:vAlign w:val="center"/>
          </w:tcPr>
          <w:p w14:paraId="34EA4809">
            <w:pPr>
              <w:rPr>
                <w:rFonts w:ascii="宋体" w:hAnsi="宋体" w:cs="Arial"/>
                <w:sz w:val="21"/>
                <w:szCs w:val="21"/>
              </w:rPr>
            </w:pPr>
          </w:p>
        </w:tc>
        <w:tc>
          <w:tcPr>
            <w:tcW w:w="2915" w:type="dxa"/>
            <w:vAlign w:val="center"/>
          </w:tcPr>
          <w:p w14:paraId="08AB4694">
            <w:pPr>
              <w:rPr>
                <w:rFonts w:ascii="宋体" w:hAnsi="宋体" w:cs="Arial"/>
                <w:sz w:val="21"/>
                <w:szCs w:val="21"/>
              </w:rPr>
            </w:pPr>
          </w:p>
        </w:tc>
      </w:tr>
      <w:tr w14:paraId="6C3DC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2C3645AE">
            <w:pPr>
              <w:numPr>
                <w:ilvl w:val="0"/>
                <w:numId w:val="86"/>
              </w:numPr>
              <w:rPr>
                <w:rFonts w:ascii="宋体" w:hAnsi="宋体"/>
                <w:sz w:val="21"/>
                <w:szCs w:val="21"/>
              </w:rPr>
            </w:pPr>
          </w:p>
        </w:tc>
        <w:tc>
          <w:tcPr>
            <w:tcW w:w="1906" w:type="dxa"/>
            <w:vAlign w:val="center"/>
          </w:tcPr>
          <w:p w14:paraId="6198AAAC">
            <w:pPr>
              <w:rPr>
                <w:rFonts w:ascii="宋体" w:hAnsi="宋体" w:cs="Arial"/>
                <w:sz w:val="21"/>
                <w:szCs w:val="21"/>
              </w:rPr>
            </w:pPr>
            <w:r>
              <w:rPr>
                <w:rFonts w:hint="eastAsia" w:ascii="宋体" w:hAnsi="宋体" w:cs="Arial"/>
                <w:sz w:val="21"/>
                <w:szCs w:val="21"/>
              </w:rPr>
              <w:t>收款方户名</w:t>
            </w:r>
          </w:p>
        </w:tc>
        <w:tc>
          <w:tcPr>
            <w:tcW w:w="1218" w:type="dxa"/>
          </w:tcPr>
          <w:p w14:paraId="30AC2356">
            <w:pPr>
              <w:rPr>
                <w:rFonts w:ascii="宋体" w:hAnsi="宋体"/>
                <w:sz w:val="21"/>
                <w:szCs w:val="21"/>
              </w:rPr>
            </w:pPr>
            <w:r>
              <w:rPr>
                <w:rFonts w:hint="eastAsia" w:ascii="宋体" w:hAnsi="宋体"/>
                <w:sz w:val="21"/>
                <w:szCs w:val="21"/>
              </w:rPr>
              <w:t>文本</w:t>
            </w:r>
          </w:p>
        </w:tc>
        <w:tc>
          <w:tcPr>
            <w:tcW w:w="1184" w:type="dxa"/>
            <w:vAlign w:val="center"/>
          </w:tcPr>
          <w:p w14:paraId="5D61107D">
            <w:pPr>
              <w:rPr>
                <w:rFonts w:ascii="宋体" w:hAnsi="宋体" w:cs="Arial"/>
                <w:sz w:val="21"/>
                <w:szCs w:val="21"/>
              </w:rPr>
            </w:pPr>
          </w:p>
        </w:tc>
        <w:tc>
          <w:tcPr>
            <w:tcW w:w="1068" w:type="dxa"/>
            <w:vAlign w:val="center"/>
          </w:tcPr>
          <w:p w14:paraId="4C014402">
            <w:pPr>
              <w:rPr>
                <w:rFonts w:ascii="宋体" w:hAnsi="宋体" w:cs="Arial"/>
                <w:sz w:val="21"/>
                <w:szCs w:val="21"/>
              </w:rPr>
            </w:pPr>
          </w:p>
        </w:tc>
        <w:tc>
          <w:tcPr>
            <w:tcW w:w="1068" w:type="dxa"/>
            <w:vAlign w:val="center"/>
          </w:tcPr>
          <w:p w14:paraId="7216FF81">
            <w:pPr>
              <w:rPr>
                <w:rFonts w:ascii="宋体" w:hAnsi="宋体" w:cs="Arial"/>
                <w:sz w:val="21"/>
                <w:szCs w:val="21"/>
              </w:rPr>
            </w:pPr>
          </w:p>
        </w:tc>
        <w:tc>
          <w:tcPr>
            <w:tcW w:w="2915" w:type="dxa"/>
            <w:vAlign w:val="center"/>
          </w:tcPr>
          <w:p w14:paraId="18F100FB">
            <w:pPr>
              <w:rPr>
                <w:rFonts w:ascii="宋体" w:hAnsi="宋体" w:cs="Arial"/>
                <w:sz w:val="21"/>
                <w:szCs w:val="21"/>
              </w:rPr>
            </w:pPr>
          </w:p>
        </w:tc>
      </w:tr>
      <w:tr w14:paraId="43E94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1BE35051">
            <w:pPr>
              <w:numPr>
                <w:ilvl w:val="0"/>
                <w:numId w:val="86"/>
              </w:numPr>
              <w:rPr>
                <w:rFonts w:ascii="宋体" w:hAnsi="宋体"/>
                <w:sz w:val="21"/>
                <w:szCs w:val="21"/>
              </w:rPr>
            </w:pPr>
          </w:p>
        </w:tc>
        <w:tc>
          <w:tcPr>
            <w:tcW w:w="1906" w:type="dxa"/>
          </w:tcPr>
          <w:p w14:paraId="6A23A527">
            <w:pPr>
              <w:rPr>
                <w:rFonts w:ascii="宋体" w:hAnsi="宋体" w:cs="Arial"/>
                <w:sz w:val="21"/>
                <w:szCs w:val="21"/>
              </w:rPr>
            </w:pPr>
            <w:r>
              <w:rPr>
                <w:rFonts w:hint="eastAsia" w:ascii="宋体" w:hAnsi="宋体" w:cs="Arial"/>
                <w:sz w:val="21"/>
                <w:szCs w:val="21"/>
              </w:rPr>
              <w:t>收款账户开户行</w:t>
            </w:r>
          </w:p>
        </w:tc>
        <w:tc>
          <w:tcPr>
            <w:tcW w:w="1218" w:type="dxa"/>
          </w:tcPr>
          <w:p w14:paraId="431B5DE0">
            <w:pPr>
              <w:rPr>
                <w:rFonts w:ascii="宋体" w:hAnsi="宋体"/>
                <w:sz w:val="21"/>
                <w:szCs w:val="21"/>
              </w:rPr>
            </w:pPr>
            <w:r>
              <w:rPr>
                <w:rFonts w:hint="eastAsia" w:ascii="宋体" w:hAnsi="宋体" w:cs="Arial"/>
                <w:sz w:val="21"/>
                <w:szCs w:val="21"/>
              </w:rPr>
              <w:t>文本</w:t>
            </w:r>
          </w:p>
        </w:tc>
        <w:tc>
          <w:tcPr>
            <w:tcW w:w="1184" w:type="dxa"/>
            <w:vAlign w:val="center"/>
          </w:tcPr>
          <w:p w14:paraId="10304825">
            <w:pPr>
              <w:rPr>
                <w:rFonts w:ascii="宋体" w:hAnsi="宋体" w:cs="Arial"/>
                <w:sz w:val="21"/>
                <w:szCs w:val="21"/>
              </w:rPr>
            </w:pPr>
          </w:p>
        </w:tc>
        <w:tc>
          <w:tcPr>
            <w:tcW w:w="1068" w:type="dxa"/>
            <w:vAlign w:val="center"/>
          </w:tcPr>
          <w:p w14:paraId="0BE80518">
            <w:pPr>
              <w:rPr>
                <w:rFonts w:ascii="宋体" w:hAnsi="宋体" w:cs="Arial"/>
                <w:sz w:val="21"/>
                <w:szCs w:val="21"/>
              </w:rPr>
            </w:pPr>
          </w:p>
        </w:tc>
        <w:tc>
          <w:tcPr>
            <w:tcW w:w="1068" w:type="dxa"/>
            <w:vAlign w:val="center"/>
          </w:tcPr>
          <w:p w14:paraId="20746BCC">
            <w:pPr>
              <w:rPr>
                <w:rFonts w:ascii="宋体" w:hAnsi="宋体" w:cs="Arial"/>
                <w:sz w:val="21"/>
                <w:szCs w:val="21"/>
              </w:rPr>
            </w:pPr>
          </w:p>
        </w:tc>
        <w:tc>
          <w:tcPr>
            <w:tcW w:w="2915" w:type="dxa"/>
            <w:vAlign w:val="center"/>
          </w:tcPr>
          <w:p w14:paraId="631A360F">
            <w:pPr>
              <w:rPr>
                <w:rFonts w:ascii="宋体" w:hAnsi="宋体" w:cs="Arial"/>
                <w:sz w:val="21"/>
                <w:szCs w:val="21"/>
              </w:rPr>
            </w:pPr>
          </w:p>
        </w:tc>
      </w:tr>
      <w:tr w14:paraId="44051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66D08B23">
            <w:pPr>
              <w:numPr>
                <w:ilvl w:val="0"/>
                <w:numId w:val="86"/>
              </w:numPr>
              <w:rPr>
                <w:rFonts w:ascii="宋体" w:hAnsi="宋体"/>
                <w:sz w:val="21"/>
                <w:szCs w:val="21"/>
              </w:rPr>
            </w:pPr>
          </w:p>
        </w:tc>
        <w:tc>
          <w:tcPr>
            <w:tcW w:w="1906" w:type="dxa"/>
            <w:vAlign w:val="center"/>
          </w:tcPr>
          <w:p w14:paraId="2EF85863">
            <w:pPr>
              <w:spacing w:line="360" w:lineRule="auto"/>
              <w:rPr>
                <w:rFonts w:ascii="宋体" w:hAnsi="宋体" w:cs="Arial"/>
                <w:color w:val="000000"/>
                <w:sz w:val="21"/>
                <w:szCs w:val="21"/>
              </w:rPr>
            </w:pPr>
            <w:r>
              <w:rPr>
                <w:rFonts w:hint="eastAsia" w:ascii="宋体" w:hAnsi="宋体" w:cs="Arial"/>
                <w:color w:val="000000"/>
                <w:sz w:val="21"/>
                <w:szCs w:val="21"/>
              </w:rPr>
              <w:t>收款账户省/市</w:t>
            </w:r>
          </w:p>
        </w:tc>
        <w:tc>
          <w:tcPr>
            <w:tcW w:w="1218" w:type="dxa"/>
          </w:tcPr>
          <w:p w14:paraId="608B2CD9">
            <w:pPr>
              <w:rPr>
                <w:rFonts w:ascii="宋体" w:hAnsi="宋体" w:cs="Arial"/>
                <w:sz w:val="21"/>
                <w:szCs w:val="21"/>
              </w:rPr>
            </w:pPr>
            <w:r>
              <w:rPr>
                <w:rFonts w:hint="eastAsia" w:ascii="宋体" w:hAnsi="宋体" w:cs="Arial"/>
                <w:sz w:val="21"/>
                <w:szCs w:val="21"/>
              </w:rPr>
              <w:t>文本</w:t>
            </w:r>
          </w:p>
        </w:tc>
        <w:tc>
          <w:tcPr>
            <w:tcW w:w="1184" w:type="dxa"/>
            <w:vAlign w:val="center"/>
          </w:tcPr>
          <w:p w14:paraId="7EB8F7C2">
            <w:pPr>
              <w:rPr>
                <w:rFonts w:ascii="宋体" w:hAnsi="宋体" w:cs="Arial"/>
                <w:sz w:val="21"/>
                <w:szCs w:val="21"/>
              </w:rPr>
            </w:pPr>
          </w:p>
        </w:tc>
        <w:tc>
          <w:tcPr>
            <w:tcW w:w="1068" w:type="dxa"/>
            <w:vAlign w:val="center"/>
          </w:tcPr>
          <w:p w14:paraId="61B60297">
            <w:pPr>
              <w:rPr>
                <w:rFonts w:ascii="宋体" w:hAnsi="宋体" w:cs="Arial"/>
                <w:sz w:val="21"/>
                <w:szCs w:val="21"/>
              </w:rPr>
            </w:pPr>
          </w:p>
        </w:tc>
        <w:tc>
          <w:tcPr>
            <w:tcW w:w="1068" w:type="dxa"/>
            <w:vAlign w:val="center"/>
          </w:tcPr>
          <w:p w14:paraId="6C1CCA45">
            <w:pPr>
              <w:rPr>
                <w:rFonts w:ascii="宋体" w:hAnsi="宋体" w:cs="Arial"/>
                <w:sz w:val="21"/>
                <w:szCs w:val="21"/>
              </w:rPr>
            </w:pPr>
          </w:p>
        </w:tc>
        <w:tc>
          <w:tcPr>
            <w:tcW w:w="2915" w:type="dxa"/>
          </w:tcPr>
          <w:p w14:paraId="5A00BFED">
            <w:pPr>
              <w:rPr>
                <w:rFonts w:ascii="宋体" w:hAnsi="宋体"/>
                <w:sz w:val="21"/>
                <w:szCs w:val="21"/>
              </w:rPr>
            </w:pPr>
            <w:r>
              <w:rPr>
                <w:rFonts w:hint="eastAsia" w:ascii="宋体" w:hAnsi="宋体" w:cs="Arial"/>
                <w:sz w:val="21"/>
                <w:szCs w:val="21"/>
              </w:rPr>
              <w:t>行外转账时显示</w:t>
            </w:r>
          </w:p>
        </w:tc>
      </w:tr>
      <w:tr w14:paraId="7A9F5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54710745">
            <w:pPr>
              <w:numPr>
                <w:ilvl w:val="0"/>
                <w:numId w:val="86"/>
              </w:numPr>
              <w:rPr>
                <w:rFonts w:ascii="宋体" w:hAnsi="宋体"/>
                <w:sz w:val="21"/>
                <w:szCs w:val="21"/>
              </w:rPr>
            </w:pPr>
          </w:p>
        </w:tc>
        <w:tc>
          <w:tcPr>
            <w:tcW w:w="1906" w:type="dxa"/>
            <w:vAlign w:val="center"/>
          </w:tcPr>
          <w:p w14:paraId="5D465A94">
            <w:pPr>
              <w:spacing w:line="360" w:lineRule="auto"/>
              <w:rPr>
                <w:rFonts w:ascii="宋体" w:hAnsi="宋体" w:cs="Arial"/>
                <w:color w:val="000000"/>
                <w:sz w:val="21"/>
                <w:szCs w:val="21"/>
              </w:rPr>
            </w:pPr>
            <w:r>
              <w:rPr>
                <w:rFonts w:hint="eastAsia" w:ascii="宋体" w:hAnsi="宋体" w:cs="Arial"/>
                <w:color w:val="000000"/>
                <w:sz w:val="21"/>
                <w:szCs w:val="21"/>
              </w:rPr>
              <w:t>收款账户城市</w:t>
            </w:r>
          </w:p>
        </w:tc>
        <w:tc>
          <w:tcPr>
            <w:tcW w:w="1218" w:type="dxa"/>
          </w:tcPr>
          <w:p w14:paraId="00DCF225">
            <w:pPr>
              <w:rPr>
                <w:rFonts w:ascii="宋体" w:hAnsi="宋体" w:cs="Arial"/>
                <w:sz w:val="21"/>
                <w:szCs w:val="21"/>
              </w:rPr>
            </w:pPr>
            <w:r>
              <w:rPr>
                <w:rFonts w:hint="eastAsia" w:ascii="宋体" w:hAnsi="宋体" w:cs="Arial"/>
                <w:sz w:val="21"/>
                <w:szCs w:val="21"/>
              </w:rPr>
              <w:t>文本</w:t>
            </w:r>
          </w:p>
        </w:tc>
        <w:tc>
          <w:tcPr>
            <w:tcW w:w="1184" w:type="dxa"/>
            <w:vAlign w:val="center"/>
          </w:tcPr>
          <w:p w14:paraId="61C49F05">
            <w:pPr>
              <w:rPr>
                <w:rFonts w:ascii="宋体" w:hAnsi="宋体" w:cs="Arial"/>
                <w:sz w:val="21"/>
                <w:szCs w:val="21"/>
              </w:rPr>
            </w:pPr>
          </w:p>
        </w:tc>
        <w:tc>
          <w:tcPr>
            <w:tcW w:w="1068" w:type="dxa"/>
            <w:vAlign w:val="center"/>
          </w:tcPr>
          <w:p w14:paraId="34006235">
            <w:pPr>
              <w:rPr>
                <w:rFonts w:ascii="宋体" w:hAnsi="宋体" w:cs="Arial"/>
                <w:sz w:val="21"/>
                <w:szCs w:val="21"/>
              </w:rPr>
            </w:pPr>
          </w:p>
        </w:tc>
        <w:tc>
          <w:tcPr>
            <w:tcW w:w="1068" w:type="dxa"/>
            <w:vAlign w:val="center"/>
          </w:tcPr>
          <w:p w14:paraId="7E37293D">
            <w:pPr>
              <w:rPr>
                <w:rFonts w:ascii="宋体" w:hAnsi="宋体" w:cs="Arial"/>
                <w:sz w:val="21"/>
                <w:szCs w:val="21"/>
              </w:rPr>
            </w:pPr>
          </w:p>
        </w:tc>
        <w:tc>
          <w:tcPr>
            <w:tcW w:w="2915" w:type="dxa"/>
          </w:tcPr>
          <w:p w14:paraId="0C4D0AC6">
            <w:pPr>
              <w:rPr>
                <w:rFonts w:ascii="宋体" w:hAnsi="宋体"/>
                <w:sz w:val="21"/>
                <w:szCs w:val="21"/>
              </w:rPr>
            </w:pPr>
            <w:r>
              <w:rPr>
                <w:rFonts w:hint="eastAsia" w:ascii="宋体" w:hAnsi="宋体" w:cs="Arial"/>
                <w:sz w:val="21"/>
                <w:szCs w:val="21"/>
              </w:rPr>
              <w:t>行外转账时显示</w:t>
            </w:r>
          </w:p>
        </w:tc>
      </w:tr>
      <w:tr w14:paraId="4F4AF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41E28C34">
            <w:pPr>
              <w:numPr>
                <w:ilvl w:val="0"/>
                <w:numId w:val="86"/>
              </w:numPr>
              <w:rPr>
                <w:rFonts w:ascii="宋体" w:hAnsi="宋体"/>
                <w:sz w:val="21"/>
                <w:szCs w:val="21"/>
              </w:rPr>
            </w:pPr>
          </w:p>
        </w:tc>
        <w:tc>
          <w:tcPr>
            <w:tcW w:w="1906" w:type="dxa"/>
            <w:vAlign w:val="center"/>
          </w:tcPr>
          <w:p w14:paraId="5793DD87">
            <w:pPr>
              <w:rPr>
                <w:rFonts w:ascii="宋体" w:hAnsi="宋体" w:cs="Arial"/>
                <w:sz w:val="21"/>
                <w:szCs w:val="21"/>
              </w:rPr>
            </w:pPr>
            <w:r>
              <w:rPr>
                <w:rFonts w:hint="eastAsia" w:ascii="宋体" w:hAnsi="宋体"/>
                <w:color w:val="000000"/>
                <w:sz w:val="21"/>
                <w:szCs w:val="21"/>
              </w:rPr>
              <w:t>币种</w:t>
            </w:r>
          </w:p>
        </w:tc>
        <w:tc>
          <w:tcPr>
            <w:tcW w:w="1218" w:type="dxa"/>
          </w:tcPr>
          <w:p w14:paraId="4920F396">
            <w:pPr>
              <w:rPr>
                <w:rFonts w:ascii="宋体" w:hAnsi="宋体"/>
                <w:sz w:val="21"/>
                <w:szCs w:val="21"/>
              </w:rPr>
            </w:pPr>
            <w:r>
              <w:rPr>
                <w:rFonts w:hint="eastAsia" w:ascii="宋体" w:hAnsi="宋体"/>
                <w:sz w:val="21"/>
                <w:szCs w:val="21"/>
              </w:rPr>
              <w:t>文本</w:t>
            </w:r>
          </w:p>
        </w:tc>
        <w:tc>
          <w:tcPr>
            <w:tcW w:w="1184" w:type="dxa"/>
            <w:vAlign w:val="center"/>
          </w:tcPr>
          <w:p w14:paraId="481CB80B">
            <w:pPr>
              <w:rPr>
                <w:rFonts w:ascii="宋体" w:hAnsi="宋体" w:cs="Arial"/>
                <w:sz w:val="21"/>
                <w:szCs w:val="21"/>
              </w:rPr>
            </w:pPr>
          </w:p>
        </w:tc>
        <w:tc>
          <w:tcPr>
            <w:tcW w:w="1068" w:type="dxa"/>
            <w:vAlign w:val="center"/>
          </w:tcPr>
          <w:p w14:paraId="179A9B04">
            <w:pPr>
              <w:rPr>
                <w:rFonts w:ascii="宋体" w:hAnsi="宋体" w:cs="Arial"/>
                <w:sz w:val="21"/>
                <w:szCs w:val="21"/>
              </w:rPr>
            </w:pPr>
          </w:p>
        </w:tc>
        <w:tc>
          <w:tcPr>
            <w:tcW w:w="1068" w:type="dxa"/>
            <w:vAlign w:val="center"/>
          </w:tcPr>
          <w:p w14:paraId="134FACD9">
            <w:pPr>
              <w:rPr>
                <w:rFonts w:ascii="宋体" w:hAnsi="宋体" w:cs="Arial"/>
                <w:sz w:val="21"/>
                <w:szCs w:val="21"/>
              </w:rPr>
            </w:pPr>
          </w:p>
        </w:tc>
        <w:tc>
          <w:tcPr>
            <w:tcW w:w="2915" w:type="dxa"/>
            <w:vAlign w:val="center"/>
          </w:tcPr>
          <w:p w14:paraId="21173A33">
            <w:pPr>
              <w:rPr>
                <w:rFonts w:ascii="宋体" w:hAnsi="宋体" w:cs="Arial"/>
                <w:sz w:val="21"/>
                <w:szCs w:val="21"/>
              </w:rPr>
            </w:pPr>
          </w:p>
        </w:tc>
      </w:tr>
      <w:tr w14:paraId="5D4A6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78750DE1">
            <w:pPr>
              <w:numPr>
                <w:ilvl w:val="0"/>
                <w:numId w:val="86"/>
              </w:numPr>
              <w:rPr>
                <w:rFonts w:ascii="宋体" w:hAnsi="宋体"/>
                <w:sz w:val="21"/>
                <w:szCs w:val="21"/>
              </w:rPr>
            </w:pPr>
          </w:p>
        </w:tc>
        <w:tc>
          <w:tcPr>
            <w:tcW w:w="1906" w:type="dxa"/>
            <w:vAlign w:val="center"/>
          </w:tcPr>
          <w:p w14:paraId="03D45DAD">
            <w:pPr>
              <w:rPr>
                <w:rFonts w:ascii="宋体" w:hAnsi="宋体" w:cs="Arial"/>
                <w:color w:val="000000"/>
                <w:sz w:val="21"/>
                <w:szCs w:val="21"/>
              </w:rPr>
            </w:pPr>
            <w:r>
              <w:rPr>
                <w:rFonts w:ascii="宋体" w:hAnsi="宋体" w:cs="Arial"/>
                <w:sz w:val="21"/>
                <w:szCs w:val="21"/>
              </w:rPr>
              <w:t>转账金额</w:t>
            </w:r>
          </w:p>
        </w:tc>
        <w:tc>
          <w:tcPr>
            <w:tcW w:w="1218" w:type="dxa"/>
            <w:vAlign w:val="center"/>
          </w:tcPr>
          <w:p w14:paraId="5A5424B3">
            <w:pPr>
              <w:rPr>
                <w:rFonts w:ascii="宋体" w:hAnsi="宋体" w:cs="Arial"/>
                <w:color w:val="000000"/>
                <w:sz w:val="21"/>
                <w:szCs w:val="21"/>
              </w:rPr>
            </w:pPr>
            <w:r>
              <w:rPr>
                <w:rFonts w:hint="eastAsia" w:ascii="宋体" w:hAnsi="宋体" w:cs="Arial"/>
                <w:sz w:val="21"/>
                <w:szCs w:val="21"/>
              </w:rPr>
              <w:t>文本</w:t>
            </w:r>
          </w:p>
        </w:tc>
        <w:tc>
          <w:tcPr>
            <w:tcW w:w="1184" w:type="dxa"/>
            <w:vAlign w:val="center"/>
          </w:tcPr>
          <w:p w14:paraId="726949B7">
            <w:pPr>
              <w:rPr>
                <w:rFonts w:ascii="宋体" w:hAnsi="宋体" w:cs="Arial"/>
                <w:sz w:val="21"/>
                <w:szCs w:val="21"/>
              </w:rPr>
            </w:pPr>
          </w:p>
        </w:tc>
        <w:tc>
          <w:tcPr>
            <w:tcW w:w="1068" w:type="dxa"/>
            <w:vAlign w:val="center"/>
          </w:tcPr>
          <w:p w14:paraId="6BCE2B4F">
            <w:pPr>
              <w:rPr>
                <w:rFonts w:ascii="宋体" w:hAnsi="宋体" w:cs="Arial"/>
                <w:sz w:val="21"/>
                <w:szCs w:val="21"/>
              </w:rPr>
            </w:pPr>
          </w:p>
        </w:tc>
        <w:tc>
          <w:tcPr>
            <w:tcW w:w="1068" w:type="dxa"/>
            <w:vAlign w:val="center"/>
          </w:tcPr>
          <w:p w14:paraId="739B13D2">
            <w:pPr>
              <w:rPr>
                <w:rFonts w:ascii="宋体" w:hAnsi="宋体" w:cs="Arial"/>
                <w:sz w:val="21"/>
                <w:szCs w:val="21"/>
              </w:rPr>
            </w:pPr>
          </w:p>
        </w:tc>
        <w:tc>
          <w:tcPr>
            <w:tcW w:w="2915" w:type="dxa"/>
            <w:vAlign w:val="center"/>
          </w:tcPr>
          <w:p w14:paraId="312CC644">
            <w:pPr>
              <w:rPr>
                <w:rFonts w:ascii="宋体" w:hAnsi="宋体" w:cs="Arial"/>
                <w:sz w:val="21"/>
                <w:szCs w:val="21"/>
              </w:rPr>
            </w:pPr>
          </w:p>
        </w:tc>
      </w:tr>
      <w:tr w14:paraId="3CA26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240128F5">
            <w:pPr>
              <w:numPr>
                <w:ilvl w:val="0"/>
                <w:numId w:val="86"/>
              </w:numPr>
              <w:rPr>
                <w:rFonts w:ascii="宋体" w:hAnsi="宋体"/>
                <w:sz w:val="21"/>
                <w:szCs w:val="21"/>
              </w:rPr>
            </w:pPr>
          </w:p>
        </w:tc>
        <w:tc>
          <w:tcPr>
            <w:tcW w:w="1906" w:type="dxa"/>
            <w:vAlign w:val="center"/>
          </w:tcPr>
          <w:p w14:paraId="11C66EF7">
            <w:pPr>
              <w:rPr>
                <w:rFonts w:ascii="宋体" w:hAnsi="宋体"/>
                <w:color w:val="000000"/>
                <w:sz w:val="21"/>
                <w:szCs w:val="21"/>
              </w:rPr>
            </w:pPr>
            <w:r>
              <w:rPr>
                <w:rFonts w:hint="eastAsia" w:ascii="宋体" w:hAnsi="宋体"/>
                <w:color w:val="000000"/>
                <w:sz w:val="21"/>
                <w:szCs w:val="21"/>
              </w:rPr>
              <w:t>转账用途</w:t>
            </w:r>
          </w:p>
        </w:tc>
        <w:tc>
          <w:tcPr>
            <w:tcW w:w="1218" w:type="dxa"/>
            <w:vAlign w:val="center"/>
          </w:tcPr>
          <w:p w14:paraId="6E8CB46C">
            <w:pPr>
              <w:rPr>
                <w:rFonts w:ascii="宋体" w:hAnsi="宋体" w:cs="Arial"/>
                <w:color w:val="000000"/>
                <w:sz w:val="21"/>
                <w:szCs w:val="21"/>
              </w:rPr>
            </w:pPr>
            <w:r>
              <w:rPr>
                <w:rFonts w:hint="eastAsia" w:ascii="宋体" w:hAnsi="宋体" w:cs="Arial"/>
                <w:sz w:val="21"/>
                <w:szCs w:val="21"/>
              </w:rPr>
              <w:t>文本</w:t>
            </w:r>
          </w:p>
        </w:tc>
        <w:tc>
          <w:tcPr>
            <w:tcW w:w="1184" w:type="dxa"/>
            <w:vAlign w:val="center"/>
          </w:tcPr>
          <w:p w14:paraId="0BC2CFBE">
            <w:pPr>
              <w:rPr>
                <w:rFonts w:ascii="宋体" w:hAnsi="宋体" w:cs="Arial"/>
                <w:sz w:val="21"/>
                <w:szCs w:val="21"/>
              </w:rPr>
            </w:pPr>
          </w:p>
        </w:tc>
        <w:tc>
          <w:tcPr>
            <w:tcW w:w="1068" w:type="dxa"/>
            <w:vAlign w:val="center"/>
          </w:tcPr>
          <w:p w14:paraId="20C02982">
            <w:pPr>
              <w:rPr>
                <w:rFonts w:ascii="宋体" w:hAnsi="宋体" w:cs="Arial"/>
                <w:sz w:val="21"/>
                <w:szCs w:val="21"/>
              </w:rPr>
            </w:pPr>
          </w:p>
        </w:tc>
        <w:tc>
          <w:tcPr>
            <w:tcW w:w="1068" w:type="dxa"/>
            <w:vAlign w:val="center"/>
          </w:tcPr>
          <w:p w14:paraId="5FB4261A">
            <w:pPr>
              <w:rPr>
                <w:rFonts w:ascii="宋体" w:hAnsi="宋体" w:cs="Arial"/>
                <w:sz w:val="21"/>
                <w:szCs w:val="21"/>
              </w:rPr>
            </w:pPr>
          </w:p>
        </w:tc>
        <w:tc>
          <w:tcPr>
            <w:tcW w:w="2915" w:type="dxa"/>
            <w:vAlign w:val="center"/>
          </w:tcPr>
          <w:p w14:paraId="75E9D002">
            <w:pPr>
              <w:rPr>
                <w:rFonts w:ascii="宋体" w:hAnsi="宋体" w:cs="Arial"/>
                <w:sz w:val="21"/>
                <w:szCs w:val="21"/>
              </w:rPr>
            </w:pPr>
          </w:p>
        </w:tc>
      </w:tr>
      <w:tr w14:paraId="549DA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7B2BDAA9">
            <w:pPr>
              <w:numPr>
                <w:ilvl w:val="0"/>
                <w:numId w:val="86"/>
              </w:numPr>
              <w:rPr>
                <w:rFonts w:ascii="宋体" w:hAnsi="宋体"/>
                <w:sz w:val="21"/>
                <w:szCs w:val="21"/>
              </w:rPr>
            </w:pPr>
          </w:p>
        </w:tc>
        <w:tc>
          <w:tcPr>
            <w:tcW w:w="1906" w:type="dxa"/>
            <w:vAlign w:val="center"/>
          </w:tcPr>
          <w:p w14:paraId="61E36DD8">
            <w:pPr>
              <w:rPr>
                <w:rFonts w:ascii="宋体" w:hAnsi="宋体"/>
                <w:color w:val="000000"/>
                <w:sz w:val="21"/>
                <w:szCs w:val="21"/>
              </w:rPr>
            </w:pPr>
            <w:r>
              <w:rPr>
                <w:rFonts w:hint="eastAsia" w:ascii="宋体" w:hAnsi="宋体"/>
                <w:color w:val="000000"/>
                <w:sz w:val="21"/>
                <w:szCs w:val="21"/>
              </w:rPr>
              <w:t>收款人手机号</w:t>
            </w:r>
          </w:p>
        </w:tc>
        <w:tc>
          <w:tcPr>
            <w:tcW w:w="1218" w:type="dxa"/>
            <w:vAlign w:val="center"/>
          </w:tcPr>
          <w:p w14:paraId="06C13E6D">
            <w:pPr>
              <w:rPr>
                <w:rFonts w:ascii="宋体" w:hAnsi="宋体" w:cs="Arial"/>
                <w:color w:val="000000"/>
                <w:sz w:val="21"/>
                <w:szCs w:val="21"/>
              </w:rPr>
            </w:pPr>
            <w:r>
              <w:rPr>
                <w:rFonts w:hint="eastAsia" w:ascii="宋体" w:hAnsi="宋体" w:cs="Arial"/>
                <w:sz w:val="21"/>
                <w:szCs w:val="21"/>
              </w:rPr>
              <w:t>文本</w:t>
            </w:r>
          </w:p>
        </w:tc>
        <w:tc>
          <w:tcPr>
            <w:tcW w:w="1184" w:type="dxa"/>
            <w:vAlign w:val="center"/>
          </w:tcPr>
          <w:p w14:paraId="48B1BCFA">
            <w:pPr>
              <w:rPr>
                <w:rFonts w:ascii="宋体" w:hAnsi="宋体" w:cs="Arial"/>
                <w:sz w:val="21"/>
                <w:szCs w:val="21"/>
              </w:rPr>
            </w:pPr>
          </w:p>
        </w:tc>
        <w:tc>
          <w:tcPr>
            <w:tcW w:w="1068" w:type="dxa"/>
            <w:vAlign w:val="center"/>
          </w:tcPr>
          <w:p w14:paraId="5E88A2A6">
            <w:pPr>
              <w:rPr>
                <w:rFonts w:ascii="宋体" w:hAnsi="宋体" w:cs="Arial"/>
                <w:sz w:val="21"/>
                <w:szCs w:val="21"/>
              </w:rPr>
            </w:pPr>
          </w:p>
        </w:tc>
        <w:tc>
          <w:tcPr>
            <w:tcW w:w="1068" w:type="dxa"/>
            <w:vAlign w:val="center"/>
          </w:tcPr>
          <w:p w14:paraId="63300EC7">
            <w:pPr>
              <w:rPr>
                <w:rFonts w:ascii="宋体" w:hAnsi="宋体" w:cs="Arial"/>
                <w:sz w:val="21"/>
                <w:szCs w:val="21"/>
              </w:rPr>
            </w:pPr>
          </w:p>
        </w:tc>
        <w:tc>
          <w:tcPr>
            <w:tcW w:w="2915" w:type="dxa"/>
            <w:vAlign w:val="center"/>
          </w:tcPr>
          <w:p w14:paraId="29BB1F02">
            <w:pPr>
              <w:rPr>
                <w:rFonts w:ascii="宋体" w:hAnsi="宋体" w:cs="Arial"/>
                <w:sz w:val="21"/>
                <w:szCs w:val="21"/>
              </w:rPr>
            </w:pPr>
          </w:p>
        </w:tc>
      </w:tr>
      <w:tr w14:paraId="096F4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27A2863B">
            <w:pPr>
              <w:numPr>
                <w:ilvl w:val="0"/>
                <w:numId w:val="86"/>
              </w:numPr>
              <w:rPr>
                <w:rFonts w:ascii="宋体" w:hAnsi="宋体"/>
                <w:sz w:val="21"/>
                <w:szCs w:val="21"/>
              </w:rPr>
            </w:pPr>
          </w:p>
        </w:tc>
        <w:tc>
          <w:tcPr>
            <w:tcW w:w="1906" w:type="dxa"/>
            <w:vAlign w:val="center"/>
          </w:tcPr>
          <w:p w14:paraId="58A96160">
            <w:pPr>
              <w:rPr>
                <w:rFonts w:ascii="宋体" w:hAnsi="宋体"/>
                <w:color w:val="000000"/>
                <w:sz w:val="21"/>
                <w:szCs w:val="21"/>
              </w:rPr>
            </w:pPr>
            <w:r>
              <w:rPr>
                <w:rFonts w:hint="eastAsia" w:ascii="宋体" w:hAnsi="宋体"/>
                <w:color w:val="000000"/>
                <w:sz w:val="21"/>
                <w:szCs w:val="21"/>
              </w:rPr>
              <w:t>预约类型</w:t>
            </w:r>
          </w:p>
        </w:tc>
        <w:tc>
          <w:tcPr>
            <w:tcW w:w="1218" w:type="dxa"/>
            <w:vAlign w:val="center"/>
          </w:tcPr>
          <w:p w14:paraId="7260AF28">
            <w:pPr>
              <w:rPr>
                <w:rFonts w:ascii="宋体" w:hAnsi="宋体" w:cs="Arial"/>
                <w:sz w:val="21"/>
                <w:szCs w:val="21"/>
              </w:rPr>
            </w:pPr>
          </w:p>
        </w:tc>
        <w:tc>
          <w:tcPr>
            <w:tcW w:w="1184" w:type="dxa"/>
            <w:vAlign w:val="center"/>
          </w:tcPr>
          <w:p w14:paraId="725916FB">
            <w:pPr>
              <w:rPr>
                <w:rFonts w:ascii="宋体" w:hAnsi="宋体" w:cs="Arial"/>
                <w:sz w:val="21"/>
                <w:szCs w:val="21"/>
              </w:rPr>
            </w:pPr>
          </w:p>
        </w:tc>
        <w:tc>
          <w:tcPr>
            <w:tcW w:w="1068" w:type="dxa"/>
            <w:vAlign w:val="center"/>
          </w:tcPr>
          <w:p w14:paraId="507EE2BE">
            <w:pPr>
              <w:rPr>
                <w:rFonts w:ascii="宋体" w:hAnsi="宋体" w:cs="Arial"/>
                <w:sz w:val="21"/>
                <w:szCs w:val="21"/>
              </w:rPr>
            </w:pPr>
          </w:p>
        </w:tc>
        <w:tc>
          <w:tcPr>
            <w:tcW w:w="1068" w:type="dxa"/>
            <w:vAlign w:val="center"/>
          </w:tcPr>
          <w:p w14:paraId="07D586A0">
            <w:pPr>
              <w:rPr>
                <w:rFonts w:ascii="宋体" w:hAnsi="宋体" w:cs="Arial"/>
                <w:sz w:val="21"/>
                <w:szCs w:val="21"/>
              </w:rPr>
            </w:pPr>
          </w:p>
        </w:tc>
        <w:tc>
          <w:tcPr>
            <w:tcW w:w="2915" w:type="dxa"/>
            <w:vAlign w:val="center"/>
          </w:tcPr>
          <w:p w14:paraId="3A231F02">
            <w:pPr>
              <w:rPr>
                <w:rFonts w:ascii="宋体" w:hAnsi="宋体" w:cs="Arial"/>
                <w:sz w:val="21"/>
                <w:szCs w:val="21"/>
              </w:rPr>
            </w:pPr>
            <w:r>
              <w:rPr>
                <w:rFonts w:hint="eastAsia" w:ascii="宋体" w:hAnsi="宋体" w:cs="Arial"/>
                <w:sz w:val="21"/>
                <w:szCs w:val="21"/>
              </w:rPr>
              <w:t>选择预约转账显示</w:t>
            </w:r>
          </w:p>
        </w:tc>
      </w:tr>
      <w:tr w14:paraId="424F6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2CDCD647">
            <w:pPr>
              <w:numPr>
                <w:ilvl w:val="0"/>
                <w:numId w:val="86"/>
              </w:numPr>
              <w:rPr>
                <w:rFonts w:ascii="宋体" w:hAnsi="宋体"/>
                <w:sz w:val="21"/>
                <w:szCs w:val="21"/>
              </w:rPr>
            </w:pPr>
          </w:p>
        </w:tc>
        <w:tc>
          <w:tcPr>
            <w:tcW w:w="1906" w:type="dxa"/>
            <w:vAlign w:val="center"/>
          </w:tcPr>
          <w:p w14:paraId="216A5118">
            <w:pPr>
              <w:rPr>
                <w:rFonts w:ascii="宋体" w:hAnsi="宋体"/>
                <w:color w:val="000000"/>
                <w:sz w:val="21"/>
                <w:szCs w:val="21"/>
              </w:rPr>
            </w:pPr>
            <w:r>
              <w:rPr>
                <w:rFonts w:hint="eastAsia" w:ascii="宋体" w:hAnsi="宋体"/>
                <w:color w:val="000000"/>
                <w:sz w:val="21"/>
                <w:szCs w:val="21"/>
              </w:rPr>
              <w:t>预约日期</w:t>
            </w:r>
          </w:p>
        </w:tc>
        <w:tc>
          <w:tcPr>
            <w:tcW w:w="1218" w:type="dxa"/>
            <w:vAlign w:val="center"/>
          </w:tcPr>
          <w:p w14:paraId="2BEF7197">
            <w:pPr>
              <w:rPr>
                <w:rFonts w:ascii="宋体" w:hAnsi="宋体" w:cs="Arial"/>
                <w:color w:val="000000"/>
                <w:sz w:val="21"/>
                <w:szCs w:val="21"/>
              </w:rPr>
            </w:pPr>
            <w:r>
              <w:rPr>
                <w:rFonts w:hint="eastAsia" w:ascii="宋体" w:hAnsi="宋体" w:cs="宋体"/>
                <w:sz w:val="21"/>
                <w:szCs w:val="21"/>
              </w:rPr>
              <w:t>文本</w:t>
            </w:r>
          </w:p>
        </w:tc>
        <w:tc>
          <w:tcPr>
            <w:tcW w:w="1184" w:type="dxa"/>
            <w:vAlign w:val="center"/>
          </w:tcPr>
          <w:p w14:paraId="3F5FA131">
            <w:pPr>
              <w:rPr>
                <w:rFonts w:ascii="宋体" w:hAnsi="宋体" w:cs="Arial"/>
                <w:color w:val="000000"/>
                <w:sz w:val="21"/>
                <w:szCs w:val="21"/>
              </w:rPr>
            </w:pPr>
          </w:p>
        </w:tc>
        <w:tc>
          <w:tcPr>
            <w:tcW w:w="1068" w:type="dxa"/>
            <w:vAlign w:val="center"/>
          </w:tcPr>
          <w:p w14:paraId="19B71E0E">
            <w:pPr>
              <w:rPr>
                <w:rFonts w:ascii="宋体" w:hAnsi="宋体" w:cs="Arial"/>
                <w:color w:val="000000"/>
                <w:sz w:val="21"/>
                <w:szCs w:val="21"/>
              </w:rPr>
            </w:pPr>
          </w:p>
        </w:tc>
        <w:tc>
          <w:tcPr>
            <w:tcW w:w="1068" w:type="dxa"/>
            <w:vAlign w:val="center"/>
          </w:tcPr>
          <w:p w14:paraId="39E869E4">
            <w:pPr>
              <w:rPr>
                <w:rFonts w:ascii="宋体" w:hAnsi="宋体" w:cs="Arial"/>
                <w:color w:val="000000"/>
                <w:sz w:val="21"/>
                <w:szCs w:val="21"/>
              </w:rPr>
            </w:pPr>
          </w:p>
        </w:tc>
        <w:tc>
          <w:tcPr>
            <w:tcW w:w="2915" w:type="dxa"/>
          </w:tcPr>
          <w:p w14:paraId="467F12F5">
            <w:pPr>
              <w:rPr>
                <w:rFonts w:ascii="宋体" w:hAnsi="宋体" w:cs="Arial"/>
                <w:color w:val="000000"/>
                <w:sz w:val="21"/>
                <w:szCs w:val="21"/>
              </w:rPr>
            </w:pPr>
            <w:r>
              <w:rPr>
                <w:rFonts w:hint="eastAsia" w:ascii="宋体" w:hAnsi="宋体" w:cs="Arial"/>
                <w:sz w:val="21"/>
                <w:szCs w:val="21"/>
              </w:rPr>
              <w:t>选择预约转账显示</w:t>
            </w:r>
          </w:p>
        </w:tc>
      </w:tr>
      <w:tr w14:paraId="485C4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36D649ED">
            <w:pPr>
              <w:numPr>
                <w:ilvl w:val="0"/>
                <w:numId w:val="86"/>
              </w:numPr>
              <w:rPr>
                <w:rFonts w:ascii="宋体" w:hAnsi="宋体"/>
                <w:sz w:val="21"/>
                <w:szCs w:val="21"/>
              </w:rPr>
            </w:pPr>
          </w:p>
        </w:tc>
        <w:tc>
          <w:tcPr>
            <w:tcW w:w="1906" w:type="dxa"/>
            <w:vAlign w:val="center"/>
          </w:tcPr>
          <w:p w14:paraId="77E1F2BB">
            <w:pPr>
              <w:rPr>
                <w:rFonts w:ascii="宋体" w:hAnsi="宋体"/>
                <w:color w:val="000000"/>
                <w:sz w:val="21"/>
                <w:szCs w:val="21"/>
              </w:rPr>
            </w:pPr>
            <w:r>
              <w:rPr>
                <w:rFonts w:hint="eastAsia" w:ascii="宋体" w:hAnsi="宋体"/>
                <w:color w:val="000000"/>
                <w:sz w:val="21"/>
                <w:szCs w:val="21"/>
              </w:rPr>
              <w:t>开始日期</w:t>
            </w:r>
          </w:p>
        </w:tc>
        <w:tc>
          <w:tcPr>
            <w:tcW w:w="1218" w:type="dxa"/>
            <w:vAlign w:val="center"/>
          </w:tcPr>
          <w:p w14:paraId="6F393036">
            <w:pPr>
              <w:rPr>
                <w:rFonts w:ascii="宋体" w:hAnsi="宋体"/>
                <w:sz w:val="21"/>
                <w:szCs w:val="21"/>
              </w:rPr>
            </w:pPr>
            <w:r>
              <w:rPr>
                <w:rFonts w:hint="eastAsia" w:ascii="宋体" w:hAnsi="宋体"/>
                <w:color w:val="000000"/>
                <w:sz w:val="21"/>
                <w:szCs w:val="21"/>
              </w:rPr>
              <w:t>文本</w:t>
            </w:r>
          </w:p>
        </w:tc>
        <w:tc>
          <w:tcPr>
            <w:tcW w:w="1184" w:type="dxa"/>
            <w:vAlign w:val="center"/>
          </w:tcPr>
          <w:p w14:paraId="51AEFB9B">
            <w:pPr>
              <w:rPr>
                <w:rFonts w:ascii="宋体" w:hAnsi="宋体" w:cs="Arial"/>
                <w:color w:val="000000"/>
                <w:sz w:val="21"/>
                <w:szCs w:val="21"/>
              </w:rPr>
            </w:pPr>
          </w:p>
        </w:tc>
        <w:tc>
          <w:tcPr>
            <w:tcW w:w="1068" w:type="dxa"/>
            <w:vAlign w:val="center"/>
          </w:tcPr>
          <w:p w14:paraId="51AC38FA">
            <w:pPr>
              <w:rPr>
                <w:rFonts w:ascii="宋体" w:hAnsi="宋体" w:cs="Arial"/>
                <w:color w:val="000000"/>
                <w:sz w:val="21"/>
                <w:szCs w:val="21"/>
              </w:rPr>
            </w:pPr>
          </w:p>
        </w:tc>
        <w:tc>
          <w:tcPr>
            <w:tcW w:w="1068" w:type="dxa"/>
            <w:vAlign w:val="center"/>
          </w:tcPr>
          <w:p w14:paraId="252B19A5">
            <w:pPr>
              <w:rPr>
                <w:rFonts w:ascii="宋体" w:hAnsi="宋体" w:cs="Arial"/>
                <w:color w:val="000000"/>
                <w:sz w:val="21"/>
                <w:szCs w:val="21"/>
              </w:rPr>
            </w:pPr>
          </w:p>
        </w:tc>
        <w:tc>
          <w:tcPr>
            <w:tcW w:w="2915" w:type="dxa"/>
          </w:tcPr>
          <w:p w14:paraId="2F09D15C">
            <w:pPr>
              <w:rPr>
                <w:rFonts w:ascii="宋体" w:hAnsi="宋体" w:cs="Arial"/>
                <w:color w:val="000000"/>
                <w:sz w:val="21"/>
                <w:szCs w:val="21"/>
              </w:rPr>
            </w:pPr>
            <w:r>
              <w:rPr>
                <w:rFonts w:hint="eastAsia" w:ascii="宋体" w:hAnsi="宋体" w:cs="Arial"/>
                <w:sz w:val="21"/>
                <w:szCs w:val="21"/>
              </w:rPr>
              <w:t>周期预约转账显示</w:t>
            </w:r>
          </w:p>
        </w:tc>
      </w:tr>
      <w:tr w14:paraId="44B3D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7D59939B">
            <w:pPr>
              <w:numPr>
                <w:ilvl w:val="0"/>
                <w:numId w:val="86"/>
              </w:numPr>
              <w:rPr>
                <w:rFonts w:ascii="宋体" w:hAnsi="宋体"/>
                <w:sz w:val="21"/>
                <w:szCs w:val="21"/>
              </w:rPr>
            </w:pPr>
          </w:p>
        </w:tc>
        <w:tc>
          <w:tcPr>
            <w:tcW w:w="1906" w:type="dxa"/>
            <w:vAlign w:val="center"/>
          </w:tcPr>
          <w:p w14:paraId="4434B295">
            <w:pPr>
              <w:rPr>
                <w:rFonts w:ascii="宋体" w:hAnsi="宋体" w:cs="Arial"/>
                <w:color w:val="000000"/>
                <w:sz w:val="21"/>
                <w:szCs w:val="21"/>
              </w:rPr>
            </w:pPr>
            <w:r>
              <w:rPr>
                <w:rFonts w:hint="eastAsia" w:ascii="宋体" w:hAnsi="宋体" w:cs="宋体"/>
                <w:sz w:val="21"/>
                <w:szCs w:val="21"/>
              </w:rPr>
              <w:t>转账次数</w:t>
            </w:r>
          </w:p>
        </w:tc>
        <w:tc>
          <w:tcPr>
            <w:tcW w:w="1218" w:type="dxa"/>
            <w:vAlign w:val="center"/>
          </w:tcPr>
          <w:p w14:paraId="57AF4EAD">
            <w:pPr>
              <w:rPr>
                <w:rFonts w:ascii="宋体" w:hAnsi="宋体"/>
                <w:sz w:val="21"/>
                <w:szCs w:val="21"/>
              </w:rPr>
            </w:pPr>
            <w:r>
              <w:rPr>
                <w:rFonts w:hint="eastAsia" w:ascii="宋体" w:hAnsi="宋体"/>
                <w:color w:val="000000"/>
                <w:sz w:val="21"/>
                <w:szCs w:val="21"/>
              </w:rPr>
              <w:t>文本</w:t>
            </w:r>
          </w:p>
        </w:tc>
        <w:tc>
          <w:tcPr>
            <w:tcW w:w="1184" w:type="dxa"/>
            <w:vAlign w:val="center"/>
          </w:tcPr>
          <w:p w14:paraId="6C7EBF4C">
            <w:pPr>
              <w:rPr>
                <w:rFonts w:ascii="宋体" w:hAnsi="宋体" w:cs="Arial"/>
                <w:color w:val="000000"/>
                <w:sz w:val="21"/>
                <w:szCs w:val="21"/>
              </w:rPr>
            </w:pPr>
          </w:p>
        </w:tc>
        <w:tc>
          <w:tcPr>
            <w:tcW w:w="1068" w:type="dxa"/>
            <w:vAlign w:val="center"/>
          </w:tcPr>
          <w:p w14:paraId="24E34980">
            <w:pPr>
              <w:rPr>
                <w:rFonts w:ascii="宋体" w:hAnsi="宋体" w:cs="Arial"/>
                <w:color w:val="000000"/>
                <w:sz w:val="21"/>
                <w:szCs w:val="21"/>
              </w:rPr>
            </w:pPr>
          </w:p>
        </w:tc>
        <w:tc>
          <w:tcPr>
            <w:tcW w:w="1068" w:type="dxa"/>
            <w:vAlign w:val="center"/>
          </w:tcPr>
          <w:p w14:paraId="64C8C688">
            <w:pPr>
              <w:rPr>
                <w:rFonts w:ascii="宋体" w:hAnsi="宋体" w:cs="Arial"/>
                <w:color w:val="000000"/>
                <w:sz w:val="21"/>
                <w:szCs w:val="21"/>
              </w:rPr>
            </w:pPr>
          </w:p>
        </w:tc>
        <w:tc>
          <w:tcPr>
            <w:tcW w:w="2915" w:type="dxa"/>
          </w:tcPr>
          <w:p w14:paraId="638A2F8D">
            <w:pPr>
              <w:rPr>
                <w:rFonts w:ascii="宋体" w:hAnsi="宋体" w:cs="Arial"/>
                <w:color w:val="000000"/>
                <w:sz w:val="21"/>
                <w:szCs w:val="21"/>
              </w:rPr>
            </w:pPr>
            <w:r>
              <w:rPr>
                <w:rFonts w:hint="eastAsia" w:ascii="宋体" w:hAnsi="宋体" w:cs="Arial"/>
                <w:sz w:val="21"/>
                <w:szCs w:val="21"/>
              </w:rPr>
              <w:t>周期预约转账显示</w:t>
            </w:r>
          </w:p>
        </w:tc>
      </w:tr>
      <w:tr w14:paraId="2FDB0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600D69C0">
            <w:pPr>
              <w:numPr>
                <w:ilvl w:val="0"/>
                <w:numId w:val="86"/>
              </w:numPr>
              <w:rPr>
                <w:rFonts w:ascii="宋体" w:hAnsi="宋体"/>
                <w:sz w:val="21"/>
                <w:szCs w:val="21"/>
              </w:rPr>
            </w:pPr>
          </w:p>
        </w:tc>
        <w:tc>
          <w:tcPr>
            <w:tcW w:w="1906" w:type="dxa"/>
            <w:vAlign w:val="center"/>
          </w:tcPr>
          <w:p w14:paraId="4F85C9EA">
            <w:pPr>
              <w:rPr>
                <w:rFonts w:ascii="宋体" w:hAnsi="宋体" w:cs="Arial"/>
                <w:sz w:val="21"/>
                <w:szCs w:val="21"/>
              </w:rPr>
            </w:pPr>
            <w:r>
              <w:rPr>
                <w:rFonts w:hint="eastAsia" w:ascii="宋体" w:hAnsi="宋体" w:cs="Arial"/>
                <w:sz w:val="21"/>
                <w:szCs w:val="21"/>
              </w:rPr>
              <w:t>下一执行日</w:t>
            </w:r>
          </w:p>
        </w:tc>
        <w:tc>
          <w:tcPr>
            <w:tcW w:w="1218" w:type="dxa"/>
          </w:tcPr>
          <w:p w14:paraId="05A7344E">
            <w:pPr>
              <w:rPr>
                <w:rFonts w:ascii="宋体" w:hAnsi="宋体"/>
                <w:sz w:val="21"/>
                <w:szCs w:val="21"/>
              </w:rPr>
            </w:pPr>
            <w:r>
              <w:rPr>
                <w:rFonts w:hint="eastAsia" w:ascii="宋体" w:hAnsi="宋体"/>
                <w:sz w:val="21"/>
                <w:szCs w:val="21"/>
              </w:rPr>
              <w:t>文本</w:t>
            </w:r>
          </w:p>
        </w:tc>
        <w:tc>
          <w:tcPr>
            <w:tcW w:w="1184" w:type="dxa"/>
            <w:vAlign w:val="center"/>
          </w:tcPr>
          <w:p w14:paraId="33D84EFB">
            <w:pPr>
              <w:rPr>
                <w:rFonts w:ascii="宋体" w:hAnsi="宋体" w:cs="Arial"/>
                <w:sz w:val="21"/>
                <w:szCs w:val="21"/>
              </w:rPr>
            </w:pPr>
          </w:p>
        </w:tc>
        <w:tc>
          <w:tcPr>
            <w:tcW w:w="1068" w:type="dxa"/>
            <w:vAlign w:val="center"/>
          </w:tcPr>
          <w:p w14:paraId="123A5263">
            <w:pPr>
              <w:rPr>
                <w:rFonts w:ascii="宋体" w:hAnsi="宋体" w:cs="Arial"/>
                <w:sz w:val="21"/>
                <w:szCs w:val="21"/>
              </w:rPr>
            </w:pPr>
          </w:p>
        </w:tc>
        <w:tc>
          <w:tcPr>
            <w:tcW w:w="1068" w:type="dxa"/>
            <w:vAlign w:val="center"/>
          </w:tcPr>
          <w:p w14:paraId="3D05C04A">
            <w:pPr>
              <w:rPr>
                <w:rFonts w:ascii="宋体" w:hAnsi="宋体" w:cs="Arial"/>
                <w:sz w:val="21"/>
                <w:szCs w:val="21"/>
              </w:rPr>
            </w:pPr>
          </w:p>
        </w:tc>
        <w:tc>
          <w:tcPr>
            <w:tcW w:w="2915" w:type="dxa"/>
            <w:vAlign w:val="center"/>
          </w:tcPr>
          <w:p w14:paraId="69FFE4B6">
            <w:pPr>
              <w:rPr>
                <w:rFonts w:ascii="宋体" w:hAnsi="宋体" w:cs="Arial"/>
                <w:sz w:val="21"/>
                <w:szCs w:val="21"/>
              </w:rPr>
            </w:pPr>
            <w:r>
              <w:rPr>
                <w:rFonts w:hint="eastAsia" w:ascii="宋体" w:hAnsi="宋体" w:cs="Arial"/>
                <w:sz w:val="21"/>
                <w:szCs w:val="21"/>
              </w:rPr>
              <w:t>周期预约转账显示</w:t>
            </w:r>
          </w:p>
        </w:tc>
      </w:tr>
      <w:tr w14:paraId="7F996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493AEA8E">
            <w:pPr>
              <w:numPr>
                <w:ilvl w:val="0"/>
                <w:numId w:val="86"/>
              </w:numPr>
              <w:rPr>
                <w:rFonts w:ascii="宋体" w:hAnsi="宋体"/>
                <w:sz w:val="21"/>
                <w:szCs w:val="21"/>
              </w:rPr>
            </w:pPr>
          </w:p>
        </w:tc>
        <w:tc>
          <w:tcPr>
            <w:tcW w:w="1906" w:type="dxa"/>
            <w:vAlign w:val="center"/>
          </w:tcPr>
          <w:p w14:paraId="78E49981">
            <w:pPr>
              <w:rPr>
                <w:rFonts w:ascii="宋体" w:hAnsi="宋体" w:cs="Arial"/>
                <w:sz w:val="21"/>
                <w:szCs w:val="21"/>
              </w:rPr>
            </w:pPr>
            <w:r>
              <w:rPr>
                <w:rFonts w:hint="eastAsia" w:ascii="宋体" w:hAnsi="宋体" w:cs="Arial"/>
                <w:sz w:val="21"/>
                <w:szCs w:val="21"/>
              </w:rPr>
              <w:t>已执行次数</w:t>
            </w:r>
          </w:p>
        </w:tc>
        <w:tc>
          <w:tcPr>
            <w:tcW w:w="1218" w:type="dxa"/>
          </w:tcPr>
          <w:p w14:paraId="7C453DED">
            <w:pPr>
              <w:rPr>
                <w:rFonts w:ascii="宋体" w:hAnsi="宋体"/>
                <w:sz w:val="21"/>
                <w:szCs w:val="21"/>
              </w:rPr>
            </w:pPr>
            <w:r>
              <w:rPr>
                <w:rFonts w:hint="eastAsia" w:ascii="宋体" w:hAnsi="宋体"/>
                <w:sz w:val="21"/>
                <w:szCs w:val="21"/>
              </w:rPr>
              <w:t>文本</w:t>
            </w:r>
          </w:p>
        </w:tc>
        <w:tc>
          <w:tcPr>
            <w:tcW w:w="1184" w:type="dxa"/>
            <w:vAlign w:val="center"/>
          </w:tcPr>
          <w:p w14:paraId="0C3AAF21">
            <w:pPr>
              <w:rPr>
                <w:rFonts w:ascii="宋体" w:hAnsi="宋体" w:cs="Arial"/>
                <w:sz w:val="21"/>
                <w:szCs w:val="21"/>
              </w:rPr>
            </w:pPr>
          </w:p>
        </w:tc>
        <w:tc>
          <w:tcPr>
            <w:tcW w:w="1068" w:type="dxa"/>
            <w:vAlign w:val="center"/>
          </w:tcPr>
          <w:p w14:paraId="315F78DF">
            <w:pPr>
              <w:rPr>
                <w:rFonts w:ascii="宋体" w:hAnsi="宋体" w:cs="Arial"/>
                <w:sz w:val="21"/>
                <w:szCs w:val="21"/>
              </w:rPr>
            </w:pPr>
          </w:p>
        </w:tc>
        <w:tc>
          <w:tcPr>
            <w:tcW w:w="1068" w:type="dxa"/>
            <w:vAlign w:val="center"/>
          </w:tcPr>
          <w:p w14:paraId="6C313FDD">
            <w:pPr>
              <w:rPr>
                <w:rFonts w:ascii="宋体" w:hAnsi="宋体" w:cs="Arial"/>
                <w:sz w:val="21"/>
                <w:szCs w:val="21"/>
              </w:rPr>
            </w:pPr>
          </w:p>
        </w:tc>
        <w:tc>
          <w:tcPr>
            <w:tcW w:w="2915" w:type="dxa"/>
            <w:vAlign w:val="center"/>
          </w:tcPr>
          <w:p w14:paraId="15D51966">
            <w:pPr>
              <w:rPr>
                <w:rFonts w:ascii="宋体" w:hAnsi="宋体" w:cs="Arial"/>
                <w:sz w:val="21"/>
                <w:szCs w:val="21"/>
              </w:rPr>
            </w:pPr>
            <w:r>
              <w:rPr>
                <w:rFonts w:hint="eastAsia" w:ascii="宋体" w:hAnsi="宋体" w:cs="Arial"/>
                <w:sz w:val="21"/>
                <w:szCs w:val="21"/>
              </w:rPr>
              <w:t>周期预约转账显示</w:t>
            </w:r>
          </w:p>
        </w:tc>
      </w:tr>
      <w:tr w14:paraId="25CF9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207F434C">
            <w:pPr>
              <w:numPr>
                <w:ilvl w:val="0"/>
                <w:numId w:val="86"/>
              </w:numPr>
              <w:rPr>
                <w:rFonts w:ascii="宋体" w:hAnsi="宋体"/>
                <w:sz w:val="21"/>
                <w:szCs w:val="21"/>
              </w:rPr>
            </w:pPr>
          </w:p>
        </w:tc>
        <w:tc>
          <w:tcPr>
            <w:tcW w:w="1906" w:type="dxa"/>
            <w:vAlign w:val="center"/>
          </w:tcPr>
          <w:p w14:paraId="336093A2">
            <w:pPr>
              <w:rPr>
                <w:rFonts w:ascii="宋体" w:hAnsi="宋体" w:cs="Arial"/>
                <w:sz w:val="21"/>
                <w:szCs w:val="21"/>
              </w:rPr>
            </w:pPr>
            <w:r>
              <w:rPr>
                <w:rFonts w:hint="eastAsia" w:ascii="宋体" w:hAnsi="宋体" w:cs="Arial"/>
                <w:sz w:val="21"/>
                <w:szCs w:val="21"/>
              </w:rPr>
              <w:t>成功交易次数</w:t>
            </w:r>
          </w:p>
        </w:tc>
        <w:tc>
          <w:tcPr>
            <w:tcW w:w="1218" w:type="dxa"/>
          </w:tcPr>
          <w:p w14:paraId="412E39ED">
            <w:pPr>
              <w:rPr>
                <w:rFonts w:ascii="宋体" w:hAnsi="宋体"/>
                <w:sz w:val="21"/>
                <w:szCs w:val="21"/>
              </w:rPr>
            </w:pPr>
            <w:r>
              <w:rPr>
                <w:rFonts w:hint="eastAsia" w:ascii="宋体" w:hAnsi="宋体"/>
                <w:sz w:val="21"/>
                <w:szCs w:val="21"/>
              </w:rPr>
              <w:t>文本</w:t>
            </w:r>
          </w:p>
        </w:tc>
        <w:tc>
          <w:tcPr>
            <w:tcW w:w="1184" w:type="dxa"/>
            <w:vAlign w:val="center"/>
          </w:tcPr>
          <w:p w14:paraId="19E1B1D4">
            <w:pPr>
              <w:rPr>
                <w:rFonts w:ascii="宋体" w:hAnsi="宋体" w:cs="Arial"/>
                <w:sz w:val="21"/>
                <w:szCs w:val="21"/>
              </w:rPr>
            </w:pPr>
          </w:p>
        </w:tc>
        <w:tc>
          <w:tcPr>
            <w:tcW w:w="1068" w:type="dxa"/>
            <w:vAlign w:val="center"/>
          </w:tcPr>
          <w:p w14:paraId="026164EE">
            <w:pPr>
              <w:rPr>
                <w:rFonts w:ascii="宋体" w:hAnsi="宋体" w:cs="Arial"/>
                <w:sz w:val="21"/>
                <w:szCs w:val="21"/>
              </w:rPr>
            </w:pPr>
          </w:p>
        </w:tc>
        <w:tc>
          <w:tcPr>
            <w:tcW w:w="1068" w:type="dxa"/>
            <w:vAlign w:val="center"/>
          </w:tcPr>
          <w:p w14:paraId="20F5B903">
            <w:pPr>
              <w:rPr>
                <w:rFonts w:ascii="宋体" w:hAnsi="宋体" w:cs="Arial"/>
                <w:sz w:val="21"/>
                <w:szCs w:val="21"/>
              </w:rPr>
            </w:pPr>
          </w:p>
        </w:tc>
        <w:tc>
          <w:tcPr>
            <w:tcW w:w="2915" w:type="dxa"/>
          </w:tcPr>
          <w:p w14:paraId="0CCC10D4">
            <w:pPr>
              <w:rPr>
                <w:rFonts w:ascii="宋体" w:hAnsi="宋体" w:cs="Arial"/>
                <w:sz w:val="21"/>
                <w:szCs w:val="21"/>
              </w:rPr>
            </w:pPr>
            <w:r>
              <w:rPr>
                <w:rFonts w:hint="eastAsia" w:ascii="宋体" w:hAnsi="宋体" w:cs="Arial"/>
                <w:sz w:val="21"/>
                <w:szCs w:val="21"/>
              </w:rPr>
              <w:t>周期预约转账显示</w:t>
            </w:r>
          </w:p>
        </w:tc>
      </w:tr>
      <w:tr w14:paraId="7B1DB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7324A9D5">
            <w:pPr>
              <w:numPr>
                <w:ilvl w:val="0"/>
                <w:numId w:val="86"/>
              </w:numPr>
              <w:rPr>
                <w:rFonts w:ascii="宋体" w:hAnsi="宋体"/>
                <w:sz w:val="21"/>
                <w:szCs w:val="21"/>
              </w:rPr>
            </w:pPr>
          </w:p>
        </w:tc>
        <w:tc>
          <w:tcPr>
            <w:tcW w:w="1906" w:type="dxa"/>
            <w:vAlign w:val="center"/>
          </w:tcPr>
          <w:p w14:paraId="36D6B875">
            <w:pPr>
              <w:rPr>
                <w:rFonts w:ascii="宋体" w:hAnsi="宋体" w:cs="Arial"/>
                <w:sz w:val="21"/>
                <w:szCs w:val="21"/>
              </w:rPr>
            </w:pPr>
            <w:r>
              <w:rPr>
                <w:rFonts w:hint="eastAsia" w:ascii="宋体" w:hAnsi="宋体" w:cs="Arial"/>
                <w:sz w:val="21"/>
                <w:szCs w:val="21"/>
              </w:rPr>
              <w:t>成功交易金额</w:t>
            </w:r>
          </w:p>
        </w:tc>
        <w:tc>
          <w:tcPr>
            <w:tcW w:w="1218" w:type="dxa"/>
          </w:tcPr>
          <w:p w14:paraId="1B373EB5">
            <w:pPr>
              <w:rPr>
                <w:rFonts w:ascii="宋体" w:hAnsi="宋体"/>
                <w:sz w:val="21"/>
                <w:szCs w:val="21"/>
              </w:rPr>
            </w:pPr>
            <w:r>
              <w:rPr>
                <w:rFonts w:hint="eastAsia" w:ascii="宋体" w:hAnsi="宋体"/>
                <w:sz w:val="21"/>
                <w:szCs w:val="21"/>
              </w:rPr>
              <w:t>文本</w:t>
            </w:r>
          </w:p>
        </w:tc>
        <w:tc>
          <w:tcPr>
            <w:tcW w:w="1184" w:type="dxa"/>
            <w:vAlign w:val="center"/>
          </w:tcPr>
          <w:p w14:paraId="2FC79E6A">
            <w:pPr>
              <w:rPr>
                <w:rFonts w:ascii="宋体" w:hAnsi="宋体" w:cs="Arial"/>
                <w:sz w:val="21"/>
                <w:szCs w:val="21"/>
              </w:rPr>
            </w:pPr>
          </w:p>
        </w:tc>
        <w:tc>
          <w:tcPr>
            <w:tcW w:w="1068" w:type="dxa"/>
            <w:vAlign w:val="center"/>
          </w:tcPr>
          <w:p w14:paraId="74D66625">
            <w:pPr>
              <w:rPr>
                <w:rFonts w:ascii="宋体" w:hAnsi="宋体" w:cs="Arial"/>
                <w:sz w:val="21"/>
                <w:szCs w:val="21"/>
              </w:rPr>
            </w:pPr>
          </w:p>
        </w:tc>
        <w:tc>
          <w:tcPr>
            <w:tcW w:w="1068" w:type="dxa"/>
            <w:vAlign w:val="center"/>
          </w:tcPr>
          <w:p w14:paraId="1A52ECB9">
            <w:pPr>
              <w:rPr>
                <w:rFonts w:ascii="宋体" w:hAnsi="宋体" w:cs="Arial"/>
                <w:sz w:val="21"/>
                <w:szCs w:val="21"/>
              </w:rPr>
            </w:pPr>
          </w:p>
        </w:tc>
        <w:tc>
          <w:tcPr>
            <w:tcW w:w="2915" w:type="dxa"/>
          </w:tcPr>
          <w:p w14:paraId="221B2466">
            <w:pPr>
              <w:rPr>
                <w:rFonts w:ascii="宋体" w:hAnsi="宋体" w:cs="Arial"/>
                <w:sz w:val="21"/>
                <w:szCs w:val="21"/>
              </w:rPr>
            </w:pPr>
            <w:r>
              <w:rPr>
                <w:rFonts w:hint="eastAsia" w:ascii="宋体" w:hAnsi="宋体" w:cs="Arial"/>
                <w:sz w:val="21"/>
                <w:szCs w:val="21"/>
              </w:rPr>
              <w:t>周期预约转账显示</w:t>
            </w:r>
          </w:p>
        </w:tc>
      </w:tr>
      <w:tr w14:paraId="322EA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1E0E590D">
            <w:pPr>
              <w:numPr>
                <w:ilvl w:val="0"/>
                <w:numId w:val="86"/>
              </w:numPr>
              <w:rPr>
                <w:rFonts w:ascii="宋体" w:hAnsi="宋体"/>
                <w:sz w:val="21"/>
                <w:szCs w:val="21"/>
              </w:rPr>
            </w:pPr>
          </w:p>
        </w:tc>
        <w:tc>
          <w:tcPr>
            <w:tcW w:w="1906" w:type="dxa"/>
            <w:vAlign w:val="center"/>
          </w:tcPr>
          <w:p w14:paraId="367F36EF">
            <w:pPr>
              <w:rPr>
                <w:rFonts w:ascii="宋体" w:hAnsi="宋体" w:cs="Arial"/>
                <w:sz w:val="21"/>
                <w:szCs w:val="21"/>
              </w:rPr>
            </w:pPr>
            <w:r>
              <w:rPr>
                <w:rFonts w:hint="eastAsia" w:ascii="宋体" w:hAnsi="宋体" w:cs="Arial"/>
                <w:sz w:val="21"/>
                <w:szCs w:val="21"/>
              </w:rPr>
              <w:t>失败交易次数</w:t>
            </w:r>
          </w:p>
        </w:tc>
        <w:tc>
          <w:tcPr>
            <w:tcW w:w="1218" w:type="dxa"/>
          </w:tcPr>
          <w:p w14:paraId="2DB09168">
            <w:pPr>
              <w:rPr>
                <w:rFonts w:ascii="宋体" w:hAnsi="宋体"/>
                <w:sz w:val="21"/>
                <w:szCs w:val="21"/>
              </w:rPr>
            </w:pPr>
            <w:r>
              <w:rPr>
                <w:rFonts w:hint="eastAsia" w:ascii="宋体" w:hAnsi="宋体"/>
                <w:sz w:val="21"/>
                <w:szCs w:val="21"/>
              </w:rPr>
              <w:t>文本</w:t>
            </w:r>
          </w:p>
        </w:tc>
        <w:tc>
          <w:tcPr>
            <w:tcW w:w="1184" w:type="dxa"/>
            <w:vAlign w:val="center"/>
          </w:tcPr>
          <w:p w14:paraId="0EB81BC7">
            <w:pPr>
              <w:rPr>
                <w:rFonts w:ascii="宋体" w:hAnsi="宋体" w:cs="Arial"/>
                <w:sz w:val="21"/>
                <w:szCs w:val="21"/>
              </w:rPr>
            </w:pPr>
          </w:p>
        </w:tc>
        <w:tc>
          <w:tcPr>
            <w:tcW w:w="1068" w:type="dxa"/>
            <w:vAlign w:val="center"/>
          </w:tcPr>
          <w:p w14:paraId="3D522947">
            <w:pPr>
              <w:rPr>
                <w:rFonts w:ascii="宋体" w:hAnsi="宋体" w:cs="Arial"/>
                <w:sz w:val="21"/>
                <w:szCs w:val="21"/>
              </w:rPr>
            </w:pPr>
          </w:p>
        </w:tc>
        <w:tc>
          <w:tcPr>
            <w:tcW w:w="1068" w:type="dxa"/>
            <w:vAlign w:val="center"/>
          </w:tcPr>
          <w:p w14:paraId="788C1792">
            <w:pPr>
              <w:rPr>
                <w:rFonts w:ascii="宋体" w:hAnsi="宋体" w:cs="Arial"/>
                <w:sz w:val="21"/>
                <w:szCs w:val="21"/>
              </w:rPr>
            </w:pPr>
          </w:p>
        </w:tc>
        <w:tc>
          <w:tcPr>
            <w:tcW w:w="2915" w:type="dxa"/>
          </w:tcPr>
          <w:p w14:paraId="44DC8147">
            <w:pPr>
              <w:rPr>
                <w:rFonts w:ascii="宋体" w:hAnsi="宋体" w:cs="Arial"/>
                <w:sz w:val="21"/>
                <w:szCs w:val="21"/>
              </w:rPr>
            </w:pPr>
            <w:r>
              <w:rPr>
                <w:rFonts w:hint="eastAsia" w:ascii="宋体" w:hAnsi="宋体" w:cs="Arial"/>
                <w:sz w:val="21"/>
                <w:szCs w:val="21"/>
              </w:rPr>
              <w:t>周期预约转账显示</w:t>
            </w:r>
          </w:p>
        </w:tc>
      </w:tr>
      <w:tr w14:paraId="7ADFD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2FD02000">
            <w:pPr>
              <w:numPr>
                <w:ilvl w:val="0"/>
                <w:numId w:val="86"/>
              </w:numPr>
              <w:rPr>
                <w:rFonts w:ascii="宋体" w:hAnsi="宋体"/>
                <w:sz w:val="21"/>
                <w:szCs w:val="21"/>
              </w:rPr>
            </w:pPr>
          </w:p>
        </w:tc>
        <w:tc>
          <w:tcPr>
            <w:tcW w:w="1906" w:type="dxa"/>
            <w:vAlign w:val="center"/>
          </w:tcPr>
          <w:p w14:paraId="7D70DBCA">
            <w:pPr>
              <w:rPr>
                <w:rFonts w:ascii="宋体" w:hAnsi="宋体" w:cs="Arial"/>
                <w:sz w:val="21"/>
                <w:szCs w:val="21"/>
              </w:rPr>
            </w:pPr>
            <w:r>
              <w:rPr>
                <w:rFonts w:hint="eastAsia" w:ascii="宋体" w:hAnsi="宋体" w:cs="Arial"/>
                <w:sz w:val="21"/>
                <w:szCs w:val="21"/>
              </w:rPr>
              <w:t>失败交易金额</w:t>
            </w:r>
          </w:p>
        </w:tc>
        <w:tc>
          <w:tcPr>
            <w:tcW w:w="1218" w:type="dxa"/>
          </w:tcPr>
          <w:p w14:paraId="5FE800F1">
            <w:pPr>
              <w:rPr>
                <w:rFonts w:ascii="宋体" w:hAnsi="宋体"/>
                <w:sz w:val="21"/>
                <w:szCs w:val="21"/>
              </w:rPr>
            </w:pPr>
            <w:r>
              <w:rPr>
                <w:rFonts w:hint="eastAsia" w:ascii="宋体" w:hAnsi="宋体"/>
                <w:sz w:val="21"/>
                <w:szCs w:val="21"/>
              </w:rPr>
              <w:t>文本</w:t>
            </w:r>
          </w:p>
        </w:tc>
        <w:tc>
          <w:tcPr>
            <w:tcW w:w="1184" w:type="dxa"/>
            <w:vAlign w:val="center"/>
          </w:tcPr>
          <w:p w14:paraId="665234F6">
            <w:pPr>
              <w:rPr>
                <w:rFonts w:ascii="宋体" w:hAnsi="宋体" w:cs="Arial"/>
                <w:sz w:val="21"/>
                <w:szCs w:val="21"/>
              </w:rPr>
            </w:pPr>
          </w:p>
        </w:tc>
        <w:tc>
          <w:tcPr>
            <w:tcW w:w="1068" w:type="dxa"/>
            <w:vAlign w:val="center"/>
          </w:tcPr>
          <w:p w14:paraId="681FA499">
            <w:pPr>
              <w:rPr>
                <w:rFonts w:ascii="宋体" w:hAnsi="宋体" w:cs="Arial"/>
                <w:sz w:val="21"/>
                <w:szCs w:val="21"/>
              </w:rPr>
            </w:pPr>
          </w:p>
        </w:tc>
        <w:tc>
          <w:tcPr>
            <w:tcW w:w="1068" w:type="dxa"/>
            <w:vAlign w:val="center"/>
          </w:tcPr>
          <w:p w14:paraId="7C0782FB">
            <w:pPr>
              <w:rPr>
                <w:rFonts w:ascii="宋体" w:hAnsi="宋体" w:cs="Arial"/>
                <w:sz w:val="21"/>
                <w:szCs w:val="21"/>
              </w:rPr>
            </w:pPr>
          </w:p>
        </w:tc>
        <w:tc>
          <w:tcPr>
            <w:tcW w:w="2915" w:type="dxa"/>
            <w:vAlign w:val="center"/>
          </w:tcPr>
          <w:p w14:paraId="2D7E717B">
            <w:pPr>
              <w:rPr>
                <w:rFonts w:ascii="宋体" w:hAnsi="宋体" w:cs="Arial"/>
                <w:sz w:val="21"/>
                <w:szCs w:val="21"/>
              </w:rPr>
            </w:pPr>
            <w:r>
              <w:rPr>
                <w:rFonts w:hint="eastAsia" w:ascii="宋体" w:hAnsi="宋体" w:cs="Arial"/>
                <w:sz w:val="21"/>
                <w:szCs w:val="21"/>
              </w:rPr>
              <w:t>周期预约转账显示</w:t>
            </w:r>
          </w:p>
        </w:tc>
      </w:tr>
      <w:tr w14:paraId="29BB7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1F16275A">
            <w:pPr>
              <w:numPr>
                <w:ilvl w:val="0"/>
                <w:numId w:val="86"/>
              </w:numPr>
              <w:rPr>
                <w:rFonts w:ascii="宋体" w:hAnsi="宋体"/>
                <w:sz w:val="21"/>
                <w:szCs w:val="21"/>
              </w:rPr>
            </w:pPr>
          </w:p>
        </w:tc>
        <w:tc>
          <w:tcPr>
            <w:tcW w:w="1906" w:type="dxa"/>
            <w:vAlign w:val="center"/>
          </w:tcPr>
          <w:p w14:paraId="7183C629">
            <w:pPr>
              <w:rPr>
                <w:rFonts w:ascii="宋体" w:hAnsi="宋体" w:cs="Arial"/>
                <w:sz w:val="21"/>
                <w:szCs w:val="21"/>
              </w:rPr>
            </w:pPr>
            <w:r>
              <w:rPr>
                <w:rFonts w:hint="eastAsia" w:ascii="宋体" w:hAnsi="宋体" w:cs="Arial"/>
                <w:sz w:val="21"/>
                <w:szCs w:val="21"/>
              </w:rPr>
              <w:t>提交时间</w:t>
            </w:r>
          </w:p>
        </w:tc>
        <w:tc>
          <w:tcPr>
            <w:tcW w:w="1218" w:type="dxa"/>
          </w:tcPr>
          <w:p w14:paraId="0CA53493">
            <w:pPr>
              <w:rPr>
                <w:rFonts w:ascii="宋体" w:hAnsi="宋体"/>
                <w:sz w:val="21"/>
                <w:szCs w:val="21"/>
              </w:rPr>
            </w:pPr>
            <w:r>
              <w:rPr>
                <w:rFonts w:hint="eastAsia" w:ascii="宋体" w:hAnsi="宋体"/>
                <w:sz w:val="21"/>
                <w:szCs w:val="21"/>
              </w:rPr>
              <w:t>文本</w:t>
            </w:r>
          </w:p>
        </w:tc>
        <w:tc>
          <w:tcPr>
            <w:tcW w:w="1184" w:type="dxa"/>
            <w:vAlign w:val="center"/>
          </w:tcPr>
          <w:p w14:paraId="40248671">
            <w:pPr>
              <w:rPr>
                <w:rFonts w:ascii="宋体" w:hAnsi="宋体" w:cs="Arial"/>
                <w:sz w:val="21"/>
                <w:szCs w:val="21"/>
              </w:rPr>
            </w:pPr>
          </w:p>
        </w:tc>
        <w:tc>
          <w:tcPr>
            <w:tcW w:w="1068" w:type="dxa"/>
            <w:vAlign w:val="center"/>
          </w:tcPr>
          <w:p w14:paraId="0C4C9274">
            <w:pPr>
              <w:rPr>
                <w:rFonts w:ascii="宋体" w:hAnsi="宋体" w:cs="Arial"/>
                <w:sz w:val="21"/>
                <w:szCs w:val="21"/>
              </w:rPr>
            </w:pPr>
          </w:p>
        </w:tc>
        <w:tc>
          <w:tcPr>
            <w:tcW w:w="1068" w:type="dxa"/>
            <w:vAlign w:val="center"/>
          </w:tcPr>
          <w:p w14:paraId="3D31840D">
            <w:pPr>
              <w:rPr>
                <w:rFonts w:ascii="宋体" w:hAnsi="宋体" w:cs="Arial"/>
                <w:sz w:val="21"/>
                <w:szCs w:val="21"/>
              </w:rPr>
            </w:pPr>
          </w:p>
        </w:tc>
        <w:tc>
          <w:tcPr>
            <w:tcW w:w="2915" w:type="dxa"/>
            <w:vAlign w:val="center"/>
          </w:tcPr>
          <w:p w14:paraId="3516DC72">
            <w:pPr>
              <w:rPr>
                <w:rFonts w:ascii="宋体" w:hAnsi="宋体" w:cs="Arial"/>
                <w:sz w:val="21"/>
                <w:szCs w:val="21"/>
              </w:rPr>
            </w:pPr>
          </w:p>
        </w:tc>
      </w:tr>
      <w:tr w14:paraId="6B8E7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318BFADD">
            <w:pPr>
              <w:numPr>
                <w:ilvl w:val="0"/>
                <w:numId w:val="86"/>
              </w:numPr>
              <w:rPr>
                <w:rFonts w:ascii="宋体" w:hAnsi="宋体"/>
                <w:sz w:val="21"/>
                <w:szCs w:val="21"/>
              </w:rPr>
            </w:pPr>
          </w:p>
        </w:tc>
        <w:tc>
          <w:tcPr>
            <w:tcW w:w="1906" w:type="dxa"/>
            <w:vAlign w:val="center"/>
          </w:tcPr>
          <w:p w14:paraId="29ACCB11">
            <w:pPr>
              <w:rPr>
                <w:rFonts w:ascii="宋体" w:hAnsi="宋体" w:cs="Arial"/>
                <w:sz w:val="21"/>
                <w:szCs w:val="21"/>
              </w:rPr>
            </w:pPr>
            <w:r>
              <w:rPr>
                <w:rFonts w:hint="eastAsia" w:ascii="宋体" w:hAnsi="宋体" w:cs="Arial"/>
                <w:sz w:val="21"/>
                <w:szCs w:val="21"/>
              </w:rPr>
              <w:t>预约状态</w:t>
            </w:r>
          </w:p>
        </w:tc>
        <w:tc>
          <w:tcPr>
            <w:tcW w:w="1218" w:type="dxa"/>
          </w:tcPr>
          <w:p w14:paraId="7F36C60D">
            <w:pPr>
              <w:rPr>
                <w:rFonts w:ascii="宋体" w:hAnsi="宋体"/>
                <w:sz w:val="21"/>
                <w:szCs w:val="21"/>
              </w:rPr>
            </w:pPr>
            <w:r>
              <w:rPr>
                <w:rFonts w:hint="eastAsia" w:ascii="宋体" w:hAnsi="宋体"/>
                <w:sz w:val="21"/>
                <w:szCs w:val="21"/>
              </w:rPr>
              <w:t>文本</w:t>
            </w:r>
          </w:p>
        </w:tc>
        <w:tc>
          <w:tcPr>
            <w:tcW w:w="1184" w:type="dxa"/>
            <w:vAlign w:val="center"/>
          </w:tcPr>
          <w:p w14:paraId="3C58468C">
            <w:pPr>
              <w:rPr>
                <w:rFonts w:ascii="宋体" w:hAnsi="宋体" w:cs="Arial"/>
                <w:sz w:val="21"/>
                <w:szCs w:val="21"/>
              </w:rPr>
            </w:pPr>
          </w:p>
        </w:tc>
        <w:tc>
          <w:tcPr>
            <w:tcW w:w="1068" w:type="dxa"/>
            <w:vAlign w:val="center"/>
          </w:tcPr>
          <w:p w14:paraId="302B2648">
            <w:pPr>
              <w:rPr>
                <w:rFonts w:ascii="宋体" w:hAnsi="宋体" w:cs="Arial"/>
                <w:sz w:val="21"/>
                <w:szCs w:val="21"/>
              </w:rPr>
            </w:pPr>
          </w:p>
        </w:tc>
        <w:tc>
          <w:tcPr>
            <w:tcW w:w="1068" w:type="dxa"/>
            <w:vAlign w:val="center"/>
          </w:tcPr>
          <w:p w14:paraId="6ABCCB73">
            <w:pPr>
              <w:rPr>
                <w:rFonts w:ascii="宋体" w:hAnsi="宋体" w:cs="Arial"/>
                <w:sz w:val="21"/>
                <w:szCs w:val="21"/>
              </w:rPr>
            </w:pPr>
          </w:p>
        </w:tc>
        <w:tc>
          <w:tcPr>
            <w:tcW w:w="2915" w:type="dxa"/>
            <w:vAlign w:val="center"/>
          </w:tcPr>
          <w:p w14:paraId="35B221D2">
            <w:pPr>
              <w:rPr>
                <w:rFonts w:ascii="宋体" w:hAnsi="宋体" w:cs="Arial"/>
                <w:sz w:val="21"/>
                <w:szCs w:val="21"/>
              </w:rPr>
            </w:pPr>
          </w:p>
        </w:tc>
      </w:tr>
      <w:tr w14:paraId="5514C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2860321F">
            <w:pPr>
              <w:numPr>
                <w:ilvl w:val="0"/>
                <w:numId w:val="86"/>
              </w:numPr>
              <w:rPr>
                <w:rFonts w:ascii="宋体" w:hAnsi="宋体"/>
                <w:sz w:val="21"/>
                <w:szCs w:val="21"/>
              </w:rPr>
            </w:pPr>
          </w:p>
        </w:tc>
        <w:tc>
          <w:tcPr>
            <w:tcW w:w="1906" w:type="dxa"/>
            <w:vAlign w:val="center"/>
          </w:tcPr>
          <w:p w14:paraId="47885FFD">
            <w:pPr>
              <w:rPr>
                <w:rFonts w:ascii="宋体" w:hAnsi="宋体" w:cs="Arial"/>
                <w:sz w:val="21"/>
                <w:szCs w:val="21"/>
              </w:rPr>
            </w:pPr>
            <w:r>
              <w:rPr>
                <w:rFonts w:hint="eastAsia" w:ascii="宋体" w:hAnsi="宋体" w:cs="Arial"/>
                <w:sz w:val="21"/>
                <w:szCs w:val="21"/>
              </w:rPr>
              <w:t>提交</w:t>
            </w:r>
          </w:p>
        </w:tc>
        <w:tc>
          <w:tcPr>
            <w:tcW w:w="1218" w:type="dxa"/>
          </w:tcPr>
          <w:p w14:paraId="67FB0A0C">
            <w:pPr>
              <w:rPr>
                <w:rFonts w:ascii="宋体" w:hAnsi="宋体"/>
                <w:sz w:val="21"/>
                <w:szCs w:val="21"/>
              </w:rPr>
            </w:pPr>
            <w:r>
              <w:rPr>
                <w:rFonts w:hint="eastAsia" w:ascii="宋体" w:hAnsi="宋体"/>
                <w:sz w:val="21"/>
                <w:szCs w:val="21"/>
              </w:rPr>
              <w:t>按钮</w:t>
            </w:r>
          </w:p>
        </w:tc>
        <w:tc>
          <w:tcPr>
            <w:tcW w:w="1184" w:type="dxa"/>
            <w:vAlign w:val="center"/>
          </w:tcPr>
          <w:p w14:paraId="2ACEE719">
            <w:pPr>
              <w:rPr>
                <w:rFonts w:ascii="宋体" w:hAnsi="宋体" w:cs="Arial"/>
                <w:sz w:val="21"/>
                <w:szCs w:val="21"/>
              </w:rPr>
            </w:pPr>
          </w:p>
        </w:tc>
        <w:tc>
          <w:tcPr>
            <w:tcW w:w="1068" w:type="dxa"/>
            <w:vAlign w:val="center"/>
          </w:tcPr>
          <w:p w14:paraId="62748206">
            <w:pPr>
              <w:rPr>
                <w:rFonts w:ascii="宋体" w:hAnsi="宋体" w:cs="Arial"/>
                <w:sz w:val="21"/>
                <w:szCs w:val="21"/>
              </w:rPr>
            </w:pPr>
          </w:p>
        </w:tc>
        <w:tc>
          <w:tcPr>
            <w:tcW w:w="1068" w:type="dxa"/>
            <w:vAlign w:val="center"/>
          </w:tcPr>
          <w:p w14:paraId="322775D1">
            <w:pPr>
              <w:rPr>
                <w:rFonts w:ascii="宋体" w:hAnsi="宋体" w:cs="Arial"/>
                <w:sz w:val="21"/>
                <w:szCs w:val="21"/>
              </w:rPr>
            </w:pPr>
          </w:p>
        </w:tc>
        <w:tc>
          <w:tcPr>
            <w:tcW w:w="2915" w:type="dxa"/>
            <w:vAlign w:val="center"/>
          </w:tcPr>
          <w:p w14:paraId="78E2D030">
            <w:pPr>
              <w:rPr>
                <w:rFonts w:ascii="宋体" w:hAnsi="宋体" w:cs="Arial"/>
                <w:sz w:val="21"/>
                <w:szCs w:val="21"/>
              </w:rPr>
            </w:pPr>
          </w:p>
        </w:tc>
      </w:tr>
      <w:tr w14:paraId="3F9C8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16E551D6">
            <w:pPr>
              <w:numPr>
                <w:ilvl w:val="0"/>
                <w:numId w:val="86"/>
              </w:numPr>
              <w:rPr>
                <w:rFonts w:ascii="宋体" w:hAnsi="宋体"/>
                <w:sz w:val="21"/>
                <w:szCs w:val="21"/>
              </w:rPr>
            </w:pPr>
          </w:p>
        </w:tc>
        <w:tc>
          <w:tcPr>
            <w:tcW w:w="1906" w:type="dxa"/>
            <w:vAlign w:val="center"/>
          </w:tcPr>
          <w:p w14:paraId="499E2BFD">
            <w:pPr>
              <w:rPr>
                <w:rFonts w:ascii="宋体" w:hAnsi="宋体" w:cs="Arial"/>
                <w:sz w:val="21"/>
                <w:szCs w:val="21"/>
              </w:rPr>
            </w:pPr>
            <w:r>
              <w:rPr>
                <w:rFonts w:hint="eastAsia" w:ascii="宋体" w:hAnsi="宋体" w:cs="Arial"/>
                <w:sz w:val="21"/>
                <w:szCs w:val="21"/>
              </w:rPr>
              <w:t>返回</w:t>
            </w:r>
          </w:p>
        </w:tc>
        <w:tc>
          <w:tcPr>
            <w:tcW w:w="1218" w:type="dxa"/>
          </w:tcPr>
          <w:p w14:paraId="11543C4C">
            <w:pPr>
              <w:rPr>
                <w:rFonts w:ascii="宋体" w:hAnsi="宋体"/>
                <w:sz w:val="21"/>
                <w:szCs w:val="21"/>
              </w:rPr>
            </w:pPr>
            <w:r>
              <w:rPr>
                <w:rFonts w:hint="eastAsia" w:ascii="宋体" w:hAnsi="宋体"/>
                <w:sz w:val="21"/>
                <w:szCs w:val="21"/>
              </w:rPr>
              <w:t>按钮</w:t>
            </w:r>
          </w:p>
        </w:tc>
        <w:tc>
          <w:tcPr>
            <w:tcW w:w="1184" w:type="dxa"/>
            <w:vAlign w:val="center"/>
          </w:tcPr>
          <w:p w14:paraId="4E28E2E7">
            <w:pPr>
              <w:rPr>
                <w:rFonts w:ascii="宋体" w:hAnsi="宋体" w:cs="Arial"/>
                <w:sz w:val="21"/>
                <w:szCs w:val="21"/>
              </w:rPr>
            </w:pPr>
          </w:p>
        </w:tc>
        <w:tc>
          <w:tcPr>
            <w:tcW w:w="1068" w:type="dxa"/>
            <w:vAlign w:val="center"/>
          </w:tcPr>
          <w:p w14:paraId="00092E83">
            <w:pPr>
              <w:rPr>
                <w:rFonts w:ascii="宋体" w:hAnsi="宋体" w:cs="Arial"/>
                <w:sz w:val="21"/>
                <w:szCs w:val="21"/>
              </w:rPr>
            </w:pPr>
          </w:p>
        </w:tc>
        <w:tc>
          <w:tcPr>
            <w:tcW w:w="1068" w:type="dxa"/>
            <w:vAlign w:val="center"/>
          </w:tcPr>
          <w:p w14:paraId="2D088F4D">
            <w:pPr>
              <w:rPr>
                <w:rFonts w:ascii="宋体" w:hAnsi="宋体" w:cs="Arial"/>
                <w:sz w:val="21"/>
                <w:szCs w:val="21"/>
              </w:rPr>
            </w:pPr>
          </w:p>
        </w:tc>
        <w:tc>
          <w:tcPr>
            <w:tcW w:w="2915" w:type="dxa"/>
            <w:vAlign w:val="center"/>
          </w:tcPr>
          <w:p w14:paraId="02D2BCF5">
            <w:pPr>
              <w:rPr>
                <w:rFonts w:ascii="宋体" w:hAnsi="宋体" w:cs="Arial"/>
                <w:sz w:val="21"/>
                <w:szCs w:val="21"/>
              </w:rPr>
            </w:pPr>
            <w:r>
              <w:rPr>
                <w:rFonts w:hint="eastAsia" w:ascii="宋体" w:hAnsi="宋体" w:cs="Arial"/>
                <w:sz w:val="21"/>
                <w:szCs w:val="21"/>
              </w:rPr>
              <w:t>返回至预约交易详情页面</w:t>
            </w:r>
          </w:p>
        </w:tc>
      </w:tr>
    </w:tbl>
    <w:p w14:paraId="343E6941">
      <w:pPr>
        <w:pStyle w:val="5"/>
        <w:numPr>
          <w:ilvl w:val="0"/>
          <w:numId w:val="0"/>
        </w:numPr>
      </w:pPr>
      <w:r>
        <w:rPr>
          <w:rFonts w:hint="eastAsia"/>
        </w:rPr>
        <w:t>撤销成功页面</w:t>
      </w:r>
    </w:p>
    <w:tbl>
      <w:tblPr>
        <w:tblStyle w:val="48"/>
        <w:tblW w:w="98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5"/>
        <w:gridCol w:w="1906"/>
        <w:gridCol w:w="1218"/>
        <w:gridCol w:w="1184"/>
        <w:gridCol w:w="1068"/>
        <w:gridCol w:w="1068"/>
        <w:gridCol w:w="2915"/>
      </w:tblGrid>
      <w:tr w14:paraId="53B8F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 w:type="dxa"/>
            <w:shd w:val="clear" w:color="auto" w:fill="FFCC99"/>
            <w:vAlign w:val="center"/>
          </w:tcPr>
          <w:p w14:paraId="325E49D1">
            <w:pPr>
              <w:rPr>
                <w:rFonts w:ascii="宋体" w:hAnsi="宋体" w:cs="Arial"/>
                <w:b/>
                <w:sz w:val="21"/>
                <w:szCs w:val="21"/>
              </w:rPr>
            </w:pPr>
            <w:r>
              <w:rPr>
                <w:rFonts w:ascii="宋体" w:hAnsi="宋体" w:cs="Arial"/>
                <w:b/>
                <w:sz w:val="21"/>
                <w:szCs w:val="21"/>
              </w:rPr>
              <w:t>序号</w:t>
            </w:r>
          </w:p>
        </w:tc>
        <w:tc>
          <w:tcPr>
            <w:tcW w:w="1906" w:type="dxa"/>
            <w:shd w:val="clear" w:color="auto" w:fill="FFCC99"/>
            <w:vAlign w:val="center"/>
          </w:tcPr>
          <w:p w14:paraId="6A16BDF3">
            <w:pPr>
              <w:rPr>
                <w:rFonts w:ascii="宋体" w:hAnsi="宋体" w:cs="Arial"/>
                <w:b/>
                <w:sz w:val="21"/>
                <w:szCs w:val="21"/>
              </w:rPr>
            </w:pPr>
            <w:r>
              <w:rPr>
                <w:rFonts w:ascii="宋体" w:hAnsi="宋体" w:cs="Arial"/>
                <w:b/>
                <w:sz w:val="21"/>
                <w:szCs w:val="21"/>
              </w:rPr>
              <w:t>名称</w:t>
            </w:r>
          </w:p>
        </w:tc>
        <w:tc>
          <w:tcPr>
            <w:tcW w:w="1218" w:type="dxa"/>
            <w:shd w:val="clear" w:color="auto" w:fill="FFCC99"/>
            <w:vAlign w:val="center"/>
          </w:tcPr>
          <w:p w14:paraId="3519A71A">
            <w:pPr>
              <w:rPr>
                <w:rFonts w:ascii="宋体" w:hAnsi="宋体" w:cs="Arial"/>
                <w:b/>
                <w:sz w:val="21"/>
                <w:szCs w:val="21"/>
              </w:rPr>
            </w:pPr>
            <w:r>
              <w:rPr>
                <w:rFonts w:ascii="宋体" w:hAnsi="宋体" w:cs="Arial"/>
                <w:b/>
                <w:sz w:val="21"/>
                <w:szCs w:val="21"/>
              </w:rPr>
              <w:t>输入</w:t>
            </w:r>
            <w:r>
              <w:rPr>
                <w:rFonts w:hint="eastAsia" w:ascii="宋体" w:hAnsi="宋体" w:cs="Arial"/>
                <w:b/>
                <w:sz w:val="21"/>
                <w:szCs w:val="21"/>
              </w:rPr>
              <w:t>/输出</w:t>
            </w:r>
          </w:p>
        </w:tc>
        <w:tc>
          <w:tcPr>
            <w:tcW w:w="1184" w:type="dxa"/>
            <w:shd w:val="clear" w:color="auto" w:fill="FFCC99"/>
            <w:vAlign w:val="center"/>
          </w:tcPr>
          <w:p w14:paraId="3FDDC13F">
            <w:pPr>
              <w:rPr>
                <w:rFonts w:ascii="宋体" w:hAnsi="宋体" w:cs="Arial"/>
                <w:b/>
                <w:sz w:val="21"/>
                <w:szCs w:val="21"/>
              </w:rPr>
            </w:pPr>
            <w:r>
              <w:rPr>
                <w:rFonts w:ascii="宋体" w:hAnsi="宋体" w:cs="Arial"/>
                <w:b/>
                <w:sz w:val="21"/>
                <w:szCs w:val="21"/>
              </w:rPr>
              <w:t>缺省值</w:t>
            </w:r>
          </w:p>
        </w:tc>
        <w:tc>
          <w:tcPr>
            <w:tcW w:w="1068" w:type="dxa"/>
            <w:shd w:val="clear" w:color="auto" w:fill="FFCC99"/>
            <w:vAlign w:val="center"/>
          </w:tcPr>
          <w:p w14:paraId="1BAFBE89">
            <w:pPr>
              <w:rPr>
                <w:rFonts w:ascii="宋体" w:hAnsi="宋体" w:cs="Arial"/>
                <w:b/>
                <w:sz w:val="21"/>
                <w:szCs w:val="21"/>
              </w:rPr>
            </w:pPr>
            <w:r>
              <w:rPr>
                <w:rFonts w:hint="eastAsia" w:ascii="宋体" w:hAnsi="宋体" w:cs="Arial"/>
                <w:b/>
                <w:sz w:val="21"/>
                <w:szCs w:val="21"/>
              </w:rPr>
              <w:t>类型/长度</w:t>
            </w:r>
          </w:p>
        </w:tc>
        <w:tc>
          <w:tcPr>
            <w:tcW w:w="1068" w:type="dxa"/>
            <w:shd w:val="clear" w:color="auto" w:fill="FFCC99"/>
            <w:vAlign w:val="center"/>
          </w:tcPr>
          <w:p w14:paraId="2F60B655">
            <w:pPr>
              <w:rPr>
                <w:rFonts w:ascii="宋体" w:hAnsi="宋体" w:cs="Arial"/>
                <w:b/>
                <w:sz w:val="21"/>
                <w:szCs w:val="21"/>
              </w:rPr>
            </w:pPr>
            <w:r>
              <w:rPr>
                <w:rFonts w:hint="eastAsia" w:ascii="宋体" w:hAnsi="宋体" w:cs="Arial"/>
                <w:b/>
                <w:sz w:val="21"/>
                <w:szCs w:val="21"/>
              </w:rPr>
              <w:t>是否必输</w:t>
            </w:r>
          </w:p>
        </w:tc>
        <w:tc>
          <w:tcPr>
            <w:tcW w:w="2915" w:type="dxa"/>
            <w:shd w:val="clear" w:color="auto" w:fill="FFCC99"/>
            <w:vAlign w:val="center"/>
          </w:tcPr>
          <w:p w14:paraId="667DB951">
            <w:pPr>
              <w:rPr>
                <w:rFonts w:ascii="宋体" w:hAnsi="宋体" w:cs="Arial"/>
                <w:b/>
                <w:sz w:val="21"/>
                <w:szCs w:val="21"/>
              </w:rPr>
            </w:pPr>
            <w:r>
              <w:rPr>
                <w:rFonts w:ascii="宋体" w:hAnsi="宋体" w:cs="Arial"/>
                <w:b/>
                <w:sz w:val="21"/>
                <w:szCs w:val="21"/>
              </w:rPr>
              <w:t>备注</w:t>
            </w:r>
          </w:p>
        </w:tc>
      </w:tr>
      <w:tr w14:paraId="085BA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69C973C7">
            <w:pPr>
              <w:numPr>
                <w:ilvl w:val="0"/>
                <w:numId w:val="87"/>
              </w:numPr>
              <w:rPr>
                <w:rFonts w:ascii="宋体" w:hAnsi="宋体"/>
                <w:sz w:val="21"/>
                <w:szCs w:val="21"/>
              </w:rPr>
            </w:pPr>
          </w:p>
        </w:tc>
        <w:tc>
          <w:tcPr>
            <w:tcW w:w="1906" w:type="dxa"/>
            <w:vAlign w:val="center"/>
          </w:tcPr>
          <w:p w14:paraId="715F50EB">
            <w:pPr>
              <w:rPr>
                <w:rFonts w:ascii="宋体" w:hAnsi="宋体" w:cs="Arial"/>
                <w:sz w:val="21"/>
                <w:szCs w:val="21"/>
              </w:rPr>
            </w:pPr>
            <w:r>
              <w:rPr>
                <w:rFonts w:hint="eastAsia" w:ascii="宋体" w:hAnsi="宋体" w:cs="Arial"/>
                <w:sz w:val="21"/>
                <w:szCs w:val="21"/>
              </w:rPr>
              <w:t>付款账号</w:t>
            </w:r>
          </w:p>
        </w:tc>
        <w:tc>
          <w:tcPr>
            <w:tcW w:w="1218" w:type="dxa"/>
            <w:vAlign w:val="center"/>
          </w:tcPr>
          <w:p w14:paraId="6BA5A680">
            <w:pPr>
              <w:rPr>
                <w:rFonts w:ascii="宋体" w:hAnsi="宋体"/>
                <w:sz w:val="21"/>
                <w:szCs w:val="21"/>
              </w:rPr>
            </w:pPr>
            <w:r>
              <w:rPr>
                <w:rFonts w:hint="eastAsia" w:ascii="宋体" w:hAnsi="宋体"/>
                <w:sz w:val="21"/>
                <w:szCs w:val="21"/>
              </w:rPr>
              <w:t>文本</w:t>
            </w:r>
          </w:p>
        </w:tc>
        <w:tc>
          <w:tcPr>
            <w:tcW w:w="1184" w:type="dxa"/>
            <w:vAlign w:val="center"/>
          </w:tcPr>
          <w:p w14:paraId="2F175ECD">
            <w:pPr>
              <w:rPr>
                <w:rFonts w:ascii="宋体" w:hAnsi="宋体" w:cs="Arial"/>
                <w:sz w:val="21"/>
                <w:szCs w:val="21"/>
              </w:rPr>
            </w:pPr>
          </w:p>
        </w:tc>
        <w:tc>
          <w:tcPr>
            <w:tcW w:w="1068" w:type="dxa"/>
            <w:vAlign w:val="center"/>
          </w:tcPr>
          <w:p w14:paraId="422C89B0">
            <w:pPr>
              <w:rPr>
                <w:rFonts w:ascii="宋体" w:hAnsi="宋体" w:cs="Arial"/>
                <w:sz w:val="21"/>
                <w:szCs w:val="21"/>
              </w:rPr>
            </w:pPr>
          </w:p>
        </w:tc>
        <w:tc>
          <w:tcPr>
            <w:tcW w:w="1068" w:type="dxa"/>
            <w:vAlign w:val="center"/>
          </w:tcPr>
          <w:p w14:paraId="7ADBC694">
            <w:pPr>
              <w:rPr>
                <w:rFonts w:ascii="宋体" w:hAnsi="宋体" w:cs="Arial"/>
                <w:sz w:val="21"/>
                <w:szCs w:val="21"/>
              </w:rPr>
            </w:pPr>
          </w:p>
        </w:tc>
        <w:tc>
          <w:tcPr>
            <w:tcW w:w="2915" w:type="dxa"/>
            <w:vAlign w:val="center"/>
          </w:tcPr>
          <w:p w14:paraId="25DFDF9C">
            <w:pPr>
              <w:rPr>
                <w:rFonts w:ascii="宋体" w:hAnsi="宋体" w:cs="Arial"/>
                <w:sz w:val="21"/>
                <w:szCs w:val="21"/>
              </w:rPr>
            </w:pPr>
          </w:p>
        </w:tc>
      </w:tr>
      <w:tr w14:paraId="5AEC1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04CBF151">
            <w:pPr>
              <w:numPr>
                <w:ilvl w:val="0"/>
                <w:numId w:val="87"/>
              </w:numPr>
              <w:rPr>
                <w:rFonts w:ascii="宋体" w:hAnsi="宋体"/>
                <w:sz w:val="21"/>
                <w:szCs w:val="21"/>
              </w:rPr>
            </w:pPr>
          </w:p>
        </w:tc>
        <w:tc>
          <w:tcPr>
            <w:tcW w:w="1906" w:type="dxa"/>
            <w:vAlign w:val="center"/>
          </w:tcPr>
          <w:p w14:paraId="2B5AA012">
            <w:pPr>
              <w:rPr>
                <w:rFonts w:ascii="宋体" w:hAnsi="宋体" w:cs="Arial"/>
                <w:sz w:val="21"/>
                <w:szCs w:val="21"/>
              </w:rPr>
            </w:pPr>
            <w:r>
              <w:rPr>
                <w:rFonts w:hint="eastAsia" w:ascii="宋体" w:hAnsi="宋体" w:cs="Arial"/>
                <w:sz w:val="21"/>
                <w:szCs w:val="21"/>
              </w:rPr>
              <w:t>收款账号</w:t>
            </w:r>
          </w:p>
        </w:tc>
        <w:tc>
          <w:tcPr>
            <w:tcW w:w="1218" w:type="dxa"/>
          </w:tcPr>
          <w:p w14:paraId="5F8D2245">
            <w:pPr>
              <w:rPr>
                <w:rFonts w:ascii="宋体" w:hAnsi="宋体"/>
                <w:sz w:val="21"/>
                <w:szCs w:val="21"/>
              </w:rPr>
            </w:pPr>
            <w:r>
              <w:rPr>
                <w:rFonts w:hint="eastAsia" w:ascii="宋体" w:hAnsi="宋体"/>
                <w:sz w:val="21"/>
                <w:szCs w:val="21"/>
              </w:rPr>
              <w:t>文本</w:t>
            </w:r>
          </w:p>
        </w:tc>
        <w:tc>
          <w:tcPr>
            <w:tcW w:w="1184" w:type="dxa"/>
            <w:vAlign w:val="center"/>
          </w:tcPr>
          <w:p w14:paraId="51B55E5A">
            <w:pPr>
              <w:rPr>
                <w:rFonts w:ascii="宋体" w:hAnsi="宋体" w:cs="Arial"/>
                <w:sz w:val="21"/>
                <w:szCs w:val="21"/>
              </w:rPr>
            </w:pPr>
          </w:p>
        </w:tc>
        <w:tc>
          <w:tcPr>
            <w:tcW w:w="1068" w:type="dxa"/>
            <w:vAlign w:val="center"/>
          </w:tcPr>
          <w:p w14:paraId="45533B1B">
            <w:pPr>
              <w:rPr>
                <w:rFonts w:ascii="宋体" w:hAnsi="宋体" w:cs="Arial"/>
                <w:sz w:val="21"/>
                <w:szCs w:val="21"/>
              </w:rPr>
            </w:pPr>
          </w:p>
        </w:tc>
        <w:tc>
          <w:tcPr>
            <w:tcW w:w="1068" w:type="dxa"/>
            <w:vAlign w:val="center"/>
          </w:tcPr>
          <w:p w14:paraId="5AF07FD6">
            <w:pPr>
              <w:rPr>
                <w:rFonts w:ascii="宋体" w:hAnsi="宋体" w:cs="Arial"/>
                <w:sz w:val="21"/>
                <w:szCs w:val="21"/>
              </w:rPr>
            </w:pPr>
          </w:p>
        </w:tc>
        <w:tc>
          <w:tcPr>
            <w:tcW w:w="2915" w:type="dxa"/>
            <w:vAlign w:val="center"/>
          </w:tcPr>
          <w:p w14:paraId="6C85CF21">
            <w:pPr>
              <w:rPr>
                <w:rFonts w:ascii="宋体" w:hAnsi="宋体" w:cs="Arial"/>
                <w:sz w:val="21"/>
                <w:szCs w:val="21"/>
              </w:rPr>
            </w:pPr>
          </w:p>
        </w:tc>
      </w:tr>
      <w:tr w14:paraId="4213A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7423FFA1">
            <w:pPr>
              <w:numPr>
                <w:ilvl w:val="0"/>
                <w:numId w:val="87"/>
              </w:numPr>
              <w:rPr>
                <w:rFonts w:ascii="宋体" w:hAnsi="宋体"/>
                <w:sz w:val="21"/>
                <w:szCs w:val="21"/>
              </w:rPr>
            </w:pPr>
          </w:p>
        </w:tc>
        <w:tc>
          <w:tcPr>
            <w:tcW w:w="1906" w:type="dxa"/>
            <w:vAlign w:val="center"/>
          </w:tcPr>
          <w:p w14:paraId="721EEB14">
            <w:pPr>
              <w:rPr>
                <w:rFonts w:ascii="宋体" w:hAnsi="宋体" w:cs="Arial"/>
                <w:sz w:val="21"/>
                <w:szCs w:val="21"/>
              </w:rPr>
            </w:pPr>
            <w:r>
              <w:rPr>
                <w:rFonts w:hint="eastAsia" w:ascii="宋体" w:hAnsi="宋体" w:cs="Arial"/>
                <w:sz w:val="21"/>
                <w:szCs w:val="21"/>
              </w:rPr>
              <w:t>付款方户名</w:t>
            </w:r>
          </w:p>
        </w:tc>
        <w:tc>
          <w:tcPr>
            <w:tcW w:w="1218" w:type="dxa"/>
          </w:tcPr>
          <w:p w14:paraId="6D3A5B73">
            <w:pPr>
              <w:rPr>
                <w:rFonts w:ascii="宋体" w:hAnsi="宋体"/>
                <w:sz w:val="21"/>
                <w:szCs w:val="21"/>
              </w:rPr>
            </w:pPr>
            <w:r>
              <w:rPr>
                <w:rFonts w:hint="eastAsia" w:ascii="宋体" w:hAnsi="宋体"/>
                <w:sz w:val="21"/>
                <w:szCs w:val="21"/>
              </w:rPr>
              <w:t>文本</w:t>
            </w:r>
          </w:p>
        </w:tc>
        <w:tc>
          <w:tcPr>
            <w:tcW w:w="1184" w:type="dxa"/>
            <w:vAlign w:val="center"/>
          </w:tcPr>
          <w:p w14:paraId="4E48E382">
            <w:pPr>
              <w:rPr>
                <w:rFonts w:ascii="宋体" w:hAnsi="宋体" w:cs="Arial"/>
                <w:sz w:val="21"/>
                <w:szCs w:val="21"/>
              </w:rPr>
            </w:pPr>
          </w:p>
        </w:tc>
        <w:tc>
          <w:tcPr>
            <w:tcW w:w="1068" w:type="dxa"/>
            <w:vAlign w:val="center"/>
          </w:tcPr>
          <w:p w14:paraId="36A0EB64">
            <w:pPr>
              <w:rPr>
                <w:rFonts w:ascii="宋体" w:hAnsi="宋体" w:cs="Arial"/>
                <w:sz w:val="21"/>
                <w:szCs w:val="21"/>
              </w:rPr>
            </w:pPr>
          </w:p>
        </w:tc>
        <w:tc>
          <w:tcPr>
            <w:tcW w:w="1068" w:type="dxa"/>
            <w:vAlign w:val="center"/>
          </w:tcPr>
          <w:p w14:paraId="5B904D8F">
            <w:pPr>
              <w:rPr>
                <w:rFonts w:ascii="宋体" w:hAnsi="宋体" w:cs="Arial"/>
                <w:sz w:val="21"/>
                <w:szCs w:val="21"/>
              </w:rPr>
            </w:pPr>
          </w:p>
        </w:tc>
        <w:tc>
          <w:tcPr>
            <w:tcW w:w="2915" w:type="dxa"/>
            <w:vAlign w:val="center"/>
          </w:tcPr>
          <w:p w14:paraId="27868E1D">
            <w:pPr>
              <w:rPr>
                <w:rFonts w:ascii="宋体" w:hAnsi="宋体" w:cs="Arial"/>
                <w:sz w:val="21"/>
                <w:szCs w:val="21"/>
              </w:rPr>
            </w:pPr>
          </w:p>
        </w:tc>
      </w:tr>
      <w:tr w14:paraId="120BF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6122C3B0">
            <w:pPr>
              <w:numPr>
                <w:ilvl w:val="0"/>
                <w:numId w:val="87"/>
              </w:numPr>
              <w:rPr>
                <w:rFonts w:ascii="宋体" w:hAnsi="宋体"/>
                <w:sz w:val="21"/>
                <w:szCs w:val="21"/>
              </w:rPr>
            </w:pPr>
          </w:p>
        </w:tc>
        <w:tc>
          <w:tcPr>
            <w:tcW w:w="1906" w:type="dxa"/>
            <w:vAlign w:val="center"/>
          </w:tcPr>
          <w:p w14:paraId="5BCFA95F">
            <w:pPr>
              <w:rPr>
                <w:rFonts w:ascii="宋体" w:hAnsi="宋体" w:cs="Arial"/>
                <w:sz w:val="21"/>
                <w:szCs w:val="21"/>
              </w:rPr>
            </w:pPr>
            <w:r>
              <w:rPr>
                <w:rFonts w:hint="eastAsia" w:ascii="宋体" w:hAnsi="宋体" w:cs="Arial"/>
                <w:sz w:val="21"/>
                <w:szCs w:val="21"/>
              </w:rPr>
              <w:t>收款方户名</w:t>
            </w:r>
          </w:p>
        </w:tc>
        <w:tc>
          <w:tcPr>
            <w:tcW w:w="1218" w:type="dxa"/>
          </w:tcPr>
          <w:p w14:paraId="50C8EABC">
            <w:pPr>
              <w:rPr>
                <w:rFonts w:ascii="宋体" w:hAnsi="宋体"/>
                <w:sz w:val="21"/>
                <w:szCs w:val="21"/>
              </w:rPr>
            </w:pPr>
            <w:r>
              <w:rPr>
                <w:rFonts w:hint="eastAsia" w:ascii="宋体" w:hAnsi="宋体"/>
                <w:sz w:val="21"/>
                <w:szCs w:val="21"/>
              </w:rPr>
              <w:t>文本</w:t>
            </w:r>
          </w:p>
        </w:tc>
        <w:tc>
          <w:tcPr>
            <w:tcW w:w="1184" w:type="dxa"/>
            <w:vAlign w:val="center"/>
          </w:tcPr>
          <w:p w14:paraId="1E9BAC6B">
            <w:pPr>
              <w:rPr>
                <w:rFonts w:ascii="宋体" w:hAnsi="宋体" w:cs="Arial"/>
                <w:sz w:val="21"/>
                <w:szCs w:val="21"/>
              </w:rPr>
            </w:pPr>
          </w:p>
        </w:tc>
        <w:tc>
          <w:tcPr>
            <w:tcW w:w="1068" w:type="dxa"/>
            <w:vAlign w:val="center"/>
          </w:tcPr>
          <w:p w14:paraId="17346C67">
            <w:pPr>
              <w:rPr>
                <w:rFonts w:ascii="宋体" w:hAnsi="宋体" w:cs="Arial"/>
                <w:sz w:val="21"/>
                <w:szCs w:val="21"/>
              </w:rPr>
            </w:pPr>
          </w:p>
        </w:tc>
        <w:tc>
          <w:tcPr>
            <w:tcW w:w="1068" w:type="dxa"/>
            <w:vAlign w:val="center"/>
          </w:tcPr>
          <w:p w14:paraId="77723479">
            <w:pPr>
              <w:rPr>
                <w:rFonts w:ascii="宋体" w:hAnsi="宋体" w:cs="Arial"/>
                <w:sz w:val="21"/>
                <w:szCs w:val="21"/>
              </w:rPr>
            </w:pPr>
          </w:p>
        </w:tc>
        <w:tc>
          <w:tcPr>
            <w:tcW w:w="2915" w:type="dxa"/>
            <w:vAlign w:val="center"/>
          </w:tcPr>
          <w:p w14:paraId="58E267C6">
            <w:pPr>
              <w:rPr>
                <w:rFonts w:ascii="宋体" w:hAnsi="宋体" w:cs="Arial"/>
                <w:sz w:val="21"/>
                <w:szCs w:val="21"/>
              </w:rPr>
            </w:pPr>
          </w:p>
        </w:tc>
      </w:tr>
      <w:tr w14:paraId="6F9ED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3A01DE1E">
            <w:pPr>
              <w:numPr>
                <w:ilvl w:val="0"/>
                <w:numId w:val="87"/>
              </w:numPr>
              <w:rPr>
                <w:rFonts w:ascii="宋体" w:hAnsi="宋体"/>
                <w:sz w:val="21"/>
                <w:szCs w:val="21"/>
              </w:rPr>
            </w:pPr>
          </w:p>
        </w:tc>
        <w:tc>
          <w:tcPr>
            <w:tcW w:w="1906" w:type="dxa"/>
          </w:tcPr>
          <w:p w14:paraId="7DEB2DD7">
            <w:pPr>
              <w:rPr>
                <w:rFonts w:ascii="宋体" w:hAnsi="宋体" w:cs="Arial"/>
                <w:sz w:val="21"/>
                <w:szCs w:val="21"/>
              </w:rPr>
            </w:pPr>
            <w:r>
              <w:rPr>
                <w:rFonts w:hint="eastAsia" w:ascii="宋体" w:hAnsi="宋体" w:cs="Arial"/>
                <w:sz w:val="21"/>
                <w:szCs w:val="21"/>
              </w:rPr>
              <w:t>收款账户开户行</w:t>
            </w:r>
          </w:p>
        </w:tc>
        <w:tc>
          <w:tcPr>
            <w:tcW w:w="1218" w:type="dxa"/>
          </w:tcPr>
          <w:p w14:paraId="3FC866B8">
            <w:pPr>
              <w:rPr>
                <w:rFonts w:ascii="宋体" w:hAnsi="宋体"/>
                <w:sz w:val="21"/>
                <w:szCs w:val="21"/>
              </w:rPr>
            </w:pPr>
            <w:r>
              <w:rPr>
                <w:rFonts w:hint="eastAsia" w:ascii="宋体" w:hAnsi="宋体" w:cs="Arial"/>
                <w:sz w:val="21"/>
                <w:szCs w:val="21"/>
              </w:rPr>
              <w:t>文本</w:t>
            </w:r>
          </w:p>
        </w:tc>
        <w:tc>
          <w:tcPr>
            <w:tcW w:w="1184" w:type="dxa"/>
            <w:vAlign w:val="center"/>
          </w:tcPr>
          <w:p w14:paraId="16A11CD5">
            <w:pPr>
              <w:rPr>
                <w:rFonts w:ascii="宋体" w:hAnsi="宋体" w:cs="Arial"/>
                <w:sz w:val="21"/>
                <w:szCs w:val="21"/>
              </w:rPr>
            </w:pPr>
          </w:p>
        </w:tc>
        <w:tc>
          <w:tcPr>
            <w:tcW w:w="1068" w:type="dxa"/>
            <w:vAlign w:val="center"/>
          </w:tcPr>
          <w:p w14:paraId="444C5586">
            <w:pPr>
              <w:rPr>
                <w:rFonts w:ascii="宋体" w:hAnsi="宋体" w:cs="Arial"/>
                <w:sz w:val="21"/>
                <w:szCs w:val="21"/>
              </w:rPr>
            </w:pPr>
          </w:p>
        </w:tc>
        <w:tc>
          <w:tcPr>
            <w:tcW w:w="1068" w:type="dxa"/>
            <w:vAlign w:val="center"/>
          </w:tcPr>
          <w:p w14:paraId="4E04F52C">
            <w:pPr>
              <w:rPr>
                <w:rFonts w:ascii="宋体" w:hAnsi="宋体" w:cs="Arial"/>
                <w:sz w:val="21"/>
                <w:szCs w:val="21"/>
              </w:rPr>
            </w:pPr>
          </w:p>
        </w:tc>
        <w:tc>
          <w:tcPr>
            <w:tcW w:w="2915" w:type="dxa"/>
            <w:vAlign w:val="center"/>
          </w:tcPr>
          <w:p w14:paraId="3118B9C0">
            <w:pPr>
              <w:rPr>
                <w:rFonts w:ascii="宋体" w:hAnsi="宋体" w:cs="Arial"/>
                <w:sz w:val="21"/>
                <w:szCs w:val="21"/>
              </w:rPr>
            </w:pPr>
          </w:p>
        </w:tc>
      </w:tr>
      <w:tr w14:paraId="076EF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6FEEA745">
            <w:pPr>
              <w:numPr>
                <w:ilvl w:val="0"/>
                <w:numId w:val="87"/>
              </w:numPr>
              <w:rPr>
                <w:rFonts w:ascii="宋体" w:hAnsi="宋体"/>
                <w:sz w:val="21"/>
                <w:szCs w:val="21"/>
              </w:rPr>
            </w:pPr>
          </w:p>
        </w:tc>
        <w:tc>
          <w:tcPr>
            <w:tcW w:w="1906" w:type="dxa"/>
            <w:vAlign w:val="center"/>
          </w:tcPr>
          <w:p w14:paraId="50B684EE">
            <w:pPr>
              <w:spacing w:line="360" w:lineRule="auto"/>
              <w:rPr>
                <w:rFonts w:ascii="宋体" w:hAnsi="宋体" w:cs="Arial"/>
                <w:color w:val="000000"/>
                <w:sz w:val="21"/>
                <w:szCs w:val="21"/>
              </w:rPr>
            </w:pPr>
            <w:r>
              <w:rPr>
                <w:rFonts w:hint="eastAsia" w:ascii="宋体" w:hAnsi="宋体" w:cs="Arial"/>
                <w:color w:val="000000"/>
                <w:sz w:val="21"/>
                <w:szCs w:val="21"/>
              </w:rPr>
              <w:t>收款账户省/市</w:t>
            </w:r>
          </w:p>
        </w:tc>
        <w:tc>
          <w:tcPr>
            <w:tcW w:w="1218" w:type="dxa"/>
          </w:tcPr>
          <w:p w14:paraId="52C839B4">
            <w:pPr>
              <w:rPr>
                <w:rFonts w:ascii="宋体" w:hAnsi="宋体" w:cs="Arial"/>
                <w:sz w:val="21"/>
                <w:szCs w:val="21"/>
              </w:rPr>
            </w:pPr>
            <w:r>
              <w:rPr>
                <w:rFonts w:hint="eastAsia" w:ascii="宋体" w:hAnsi="宋体" w:cs="Arial"/>
                <w:sz w:val="21"/>
                <w:szCs w:val="21"/>
              </w:rPr>
              <w:t>文本</w:t>
            </w:r>
          </w:p>
        </w:tc>
        <w:tc>
          <w:tcPr>
            <w:tcW w:w="1184" w:type="dxa"/>
            <w:vAlign w:val="center"/>
          </w:tcPr>
          <w:p w14:paraId="0324E0CF">
            <w:pPr>
              <w:rPr>
                <w:rFonts w:ascii="宋体" w:hAnsi="宋体" w:cs="Arial"/>
                <w:sz w:val="21"/>
                <w:szCs w:val="21"/>
              </w:rPr>
            </w:pPr>
          </w:p>
        </w:tc>
        <w:tc>
          <w:tcPr>
            <w:tcW w:w="1068" w:type="dxa"/>
            <w:vAlign w:val="center"/>
          </w:tcPr>
          <w:p w14:paraId="09C1A0C5">
            <w:pPr>
              <w:rPr>
                <w:rFonts w:ascii="宋体" w:hAnsi="宋体" w:cs="Arial"/>
                <w:sz w:val="21"/>
                <w:szCs w:val="21"/>
              </w:rPr>
            </w:pPr>
          </w:p>
        </w:tc>
        <w:tc>
          <w:tcPr>
            <w:tcW w:w="1068" w:type="dxa"/>
            <w:vAlign w:val="center"/>
          </w:tcPr>
          <w:p w14:paraId="66F85838">
            <w:pPr>
              <w:rPr>
                <w:rFonts w:ascii="宋体" w:hAnsi="宋体" w:cs="Arial"/>
                <w:sz w:val="21"/>
                <w:szCs w:val="21"/>
              </w:rPr>
            </w:pPr>
          </w:p>
        </w:tc>
        <w:tc>
          <w:tcPr>
            <w:tcW w:w="2915" w:type="dxa"/>
          </w:tcPr>
          <w:p w14:paraId="1405E194">
            <w:pPr>
              <w:rPr>
                <w:rFonts w:ascii="宋体" w:hAnsi="宋体"/>
                <w:sz w:val="21"/>
                <w:szCs w:val="21"/>
              </w:rPr>
            </w:pPr>
            <w:r>
              <w:rPr>
                <w:rFonts w:hint="eastAsia" w:ascii="宋体" w:hAnsi="宋体" w:cs="Arial"/>
                <w:sz w:val="21"/>
                <w:szCs w:val="21"/>
              </w:rPr>
              <w:t>行外转账时显示</w:t>
            </w:r>
          </w:p>
        </w:tc>
      </w:tr>
      <w:tr w14:paraId="4DD57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70FEC306">
            <w:pPr>
              <w:numPr>
                <w:ilvl w:val="0"/>
                <w:numId w:val="87"/>
              </w:numPr>
              <w:rPr>
                <w:rFonts w:ascii="宋体" w:hAnsi="宋体"/>
                <w:sz w:val="21"/>
                <w:szCs w:val="21"/>
              </w:rPr>
            </w:pPr>
          </w:p>
        </w:tc>
        <w:tc>
          <w:tcPr>
            <w:tcW w:w="1906" w:type="dxa"/>
            <w:vAlign w:val="center"/>
          </w:tcPr>
          <w:p w14:paraId="049B9C97">
            <w:pPr>
              <w:spacing w:line="360" w:lineRule="auto"/>
              <w:rPr>
                <w:rFonts w:ascii="宋体" w:hAnsi="宋体" w:cs="Arial"/>
                <w:color w:val="000000"/>
                <w:sz w:val="21"/>
                <w:szCs w:val="21"/>
              </w:rPr>
            </w:pPr>
            <w:r>
              <w:rPr>
                <w:rFonts w:hint="eastAsia" w:ascii="宋体" w:hAnsi="宋体" w:cs="Arial"/>
                <w:color w:val="000000"/>
                <w:sz w:val="21"/>
                <w:szCs w:val="21"/>
              </w:rPr>
              <w:t>收款账户城市</w:t>
            </w:r>
          </w:p>
        </w:tc>
        <w:tc>
          <w:tcPr>
            <w:tcW w:w="1218" w:type="dxa"/>
          </w:tcPr>
          <w:p w14:paraId="33F18EF4">
            <w:pPr>
              <w:rPr>
                <w:rFonts w:ascii="宋体" w:hAnsi="宋体" w:cs="Arial"/>
                <w:sz w:val="21"/>
                <w:szCs w:val="21"/>
              </w:rPr>
            </w:pPr>
            <w:r>
              <w:rPr>
                <w:rFonts w:hint="eastAsia" w:ascii="宋体" w:hAnsi="宋体" w:cs="Arial"/>
                <w:sz w:val="21"/>
                <w:szCs w:val="21"/>
              </w:rPr>
              <w:t>文本</w:t>
            </w:r>
          </w:p>
        </w:tc>
        <w:tc>
          <w:tcPr>
            <w:tcW w:w="1184" w:type="dxa"/>
            <w:vAlign w:val="center"/>
          </w:tcPr>
          <w:p w14:paraId="6B136F01">
            <w:pPr>
              <w:rPr>
                <w:rFonts w:ascii="宋体" w:hAnsi="宋体" w:cs="Arial"/>
                <w:sz w:val="21"/>
                <w:szCs w:val="21"/>
              </w:rPr>
            </w:pPr>
          </w:p>
        </w:tc>
        <w:tc>
          <w:tcPr>
            <w:tcW w:w="1068" w:type="dxa"/>
            <w:vAlign w:val="center"/>
          </w:tcPr>
          <w:p w14:paraId="535FA3EA">
            <w:pPr>
              <w:rPr>
                <w:rFonts w:ascii="宋体" w:hAnsi="宋体" w:cs="Arial"/>
                <w:sz w:val="21"/>
                <w:szCs w:val="21"/>
              </w:rPr>
            </w:pPr>
          </w:p>
        </w:tc>
        <w:tc>
          <w:tcPr>
            <w:tcW w:w="1068" w:type="dxa"/>
            <w:vAlign w:val="center"/>
          </w:tcPr>
          <w:p w14:paraId="6306C2FD">
            <w:pPr>
              <w:rPr>
                <w:rFonts w:ascii="宋体" w:hAnsi="宋体" w:cs="Arial"/>
                <w:sz w:val="21"/>
                <w:szCs w:val="21"/>
              </w:rPr>
            </w:pPr>
          </w:p>
        </w:tc>
        <w:tc>
          <w:tcPr>
            <w:tcW w:w="2915" w:type="dxa"/>
          </w:tcPr>
          <w:p w14:paraId="75BD4CC1">
            <w:pPr>
              <w:rPr>
                <w:rFonts w:ascii="宋体" w:hAnsi="宋体"/>
                <w:sz w:val="21"/>
                <w:szCs w:val="21"/>
              </w:rPr>
            </w:pPr>
            <w:r>
              <w:rPr>
                <w:rFonts w:hint="eastAsia" w:ascii="宋体" w:hAnsi="宋体" w:cs="Arial"/>
                <w:sz w:val="21"/>
                <w:szCs w:val="21"/>
              </w:rPr>
              <w:t>行外转账时显示</w:t>
            </w:r>
          </w:p>
        </w:tc>
      </w:tr>
      <w:tr w14:paraId="4CF3B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798CE84B">
            <w:pPr>
              <w:numPr>
                <w:ilvl w:val="0"/>
                <w:numId w:val="87"/>
              </w:numPr>
              <w:rPr>
                <w:rFonts w:ascii="宋体" w:hAnsi="宋体"/>
                <w:sz w:val="21"/>
                <w:szCs w:val="21"/>
              </w:rPr>
            </w:pPr>
          </w:p>
        </w:tc>
        <w:tc>
          <w:tcPr>
            <w:tcW w:w="1906" w:type="dxa"/>
            <w:vAlign w:val="center"/>
          </w:tcPr>
          <w:p w14:paraId="7A7B23D8">
            <w:pPr>
              <w:rPr>
                <w:rFonts w:ascii="宋体" w:hAnsi="宋体" w:cs="Arial"/>
                <w:sz w:val="21"/>
                <w:szCs w:val="21"/>
              </w:rPr>
            </w:pPr>
            <w:r>
              <w:rPr>
                <w:rFonts w:hint="eastAsia" w:ascii="宋体" w:hAnsi="宋体"/>
                <w:color w:val="000000"/>
                <w:sz w:val="21"/>
                <w:szCs w:val="21"/>
              </w:rPr>
              <w:t>币种</w:t>
            </w:r>
          </w:p>
        </w:tc>
        <w:tc>
          <w:tcPr>
            <w:tcW w:w="1218" w:type="dxa"/>
          </w:tcPr>
          <w:p w14:paraId="50DB9DCC">
            <w:pPr>
              <w:rPr>
                <w:rFonts w:ascii="宋体" w:hAnsi="宋体"/>
                <w:sz w:val="21"/>
                <w:szCs w:val="21"/>
              </w:rPr>
            </w:pPr>
            <w:r>
              <w:rPr>
                <w:rFonts w:hint="eastAsia" w:ascii="宋体" w:hAnsi="宋体"/>
                <w:sz w:val="21"/>
                <w:szCs w:val="21"/>
              </w:rPr>
              <w:t>文本</w:t>
            </w:r>
          </w:p>
        </w:tc>
        <w:tc>
          <w:tcPr>
            <w:tcW w:w="1184" w:type="dxa"/>
            <w:vAlign w:val="center"/>
          </w:tcPr>
          <w:p w14:paraId="0E167720">
            <w:pPr>
              <w:rPr>
                <w:rFonts w:ascii="宋体" w:hAnsi="宋体" w:cs="Arial"/>
                <w:sz w:val="21"/>
                <w:szCs w:val="21"/>
              </w:rPr>
            </w:pPr>
          </w:p>
        </w:tc>
        <w:tc>
          <w:tcPr>
            <w:tcW w:w="1068" w:type="dxa"/>
            <w:vAlign w:val="center"/>
          </w:tcPr>
          <w:p w14:paraId="503F74E0">
            <w:pPr>
              <w:rPr>
                <w:rFonts w:ascii="宋体" w:hAnsi="宋体" w:cs="Arial"/>
                <w:sz w:val="21"/>
                <w:szCs w:val="21"/>
              </w:rPr>
            </w:pPr>
          </w:p>
        </w:tc>
        <w:tc>
          <w:tcPr>
            <w:tcW w:w="1068" w:type="dxa"/>
            <w:vAlign w:val="center"/>
          </w:tcPr>
          <w:p w14:paraId="239456B4">
            <w:pPr>
              <w:rPr>
                <w:rFonts w:ascii="宋体" w:hAnsi="宋体" w:cs="Arial"/>
                <w:sz w:val="21"/>
                <w:szCs w:val="21"/>
              </w:rPr>
            </w:pPr>
          </w:p>
        </w:tc>
        <w:tc>
          <w:tcPr>
            <w:tcW w:w="2915" w:type="dxa"/>
            <w:vAlign w:val="center"/>
          </w:tcPr>
          <w:p w14:paraId="492DB516">
            <w:pPr>
              <w:rPr>
                <w:rFonts w:ascii="宋体" w:hAnsi="宋体" w:cs="Arial"/>
                <w:sz w:val="21"/>
                <w:szCs w:val="21"/>
              </w:rPr>
            </w:pPr>
          </w:p>
        </w:tc>
      </w:tr>
      <w:tr w14:paraId="5F75E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7B1F0C6A">
            <w:pPr>
              <w:numPr>
                <w:ilvl w:val="0"/>
                <w:numId w:val="87"/>
              </w:numPr>
              <w:rPr>
                <w:rFonts w:ascii="宋体" w:hAnsi="宋体"/>
                <w:sz w:val="21"/>
                <w:szCs w:val="21"/>
              </w:rPr>
            </w:pPr>
          </w:p>
        </w:tc>
        <w:tc>
          <w:tcPr>
            <w:tcW w:w="1906" w:type="dxa"/>
            <w:vAlign w:val="center"/>
          </w:tcPr>
          <w:p w14:paraId="24C0912C">
            <w:pPr>
              <w:rPr>
                <w:rFonts w:ascii="宋体" w:hAnsi="宋体" w:cs="Arial"/>
                <w:color w:val="000000"/>
                <w:sz w:val="21"/>
                <w:szCs w:val="21"/>
              </w:rPr>
            </w:pPr>
            <w:r>
              <w:rPr>
                <w:rFonts w:ascii="宋体" w:hAnsi="宋体" w:cs="Arial"/>
                <w:sz w:val="21"/>
                <w:szCs w:val="21"/>
              </w:rPr>
              <w:t>转账金额</w:t>
            </w:r>
          </w:p>
        </w:tc>
        <w:tc>
          <w:tcPr>
            <w:tcW w:w="1218" w:type="dxa"/>
            <w:vAlign w:val="center"/>
          </w:tcPr>
          <w:p w14:paraId="20186895">
            <w:pPr>
              <w:rPr>
                <w:rFonts w:ascii="宋体" w:hAnsi="宋体" w:cs="Arial"/>
                <w:color w:val="000000"/>
                <w:sz w:val="21"/>
                <w:szCs w:val="21"/>
              </w:rPr>
            </w:pPr>
            <w:r>
              <w:rPr>
                <w:rFonts w:hint="eastAsia" w:ascii="宋体" w:hAnsi="宋体" w:cs="Arial"/>
                <w:sz w:val="21"/>
                <w:szCs w:val="21"/>
              </w:rPr>
              <w:t>文本</w:t>
            </w:r>
          </w:p>
        </w:tc>
        <w:tc>
          <w:tcPr>
            <w:tcW w:w="1184" w:type="dxa"/>
            <w:vAlign w:val="center"/>
          </w:tcPr>
          <w:p w14:paraId="6D4B341B">
            <w:pPr>
              <w:rPr>
                <w:rFonts w:ascii="宋体" w:hAnsi="宋体" w:cs="Arial"/>
                <w:sz w:val="21"/>
                <w:szCs w:val="21"/>
              </w:rPr>
            </w:pPr>
          </w:p>
        </w:tc>
        <w:tc>
          <w:tcPr>
            <w:tcW w:w="1068" w:type="dxa"/>
            <w:vAlign w:val="center"/>
          </w:tcPr>
          <w:p w14:paraId="7F44DA1F">
            <w:pPr>
              <w:rPr>
                <w:rFonts w:ascii="宋体" w:hAnsi="宋体" w:cs="Arial"/>
                <w:sz w:val="21"/>
                <w:szCs w:val="21"/>
              </w:rPr>
            </w:pPr>
          </w:p>
        </w:tc>
        <w:tc>
          <w:tcPr>
            <w:tcW w:w="1068" w:type="dxa"/>
            <w:vAlign w:val="center"/>
          </w:tcPr>
          <w:p w14:paraId="417491CC">
            <w:pPr>
              <w:rPr>
                <w:rFonts w:ascii="宋体" w:hAnsi="宋体" w:cs="Arial"/>
                <w:sz w:val="21"/>
                <w:szCs w:val="21"/>
              </w:rPr>
            </w:pPr>
          </w:p>
        </w:tc>
        <w:tc>
          <w:tcPr>
            <w:tcW w:w="2915" w:type="dxa"/>
            <w:vAlign w:val="center"/>
          </w:tcPr>
          <w:p w14:paraId="0C6DA5F2">
            <w:pPr>
              <w:rPr>
                <w:rFonts w:ascii="宋体" w:hAnsi="宋体" w:cs="Arial"/>
                <w:sz w:val="21"/>
                <w:szCs w:val="21"/>
              </w:rPr>
            </w:pPr>
          </w:p>
        </w:tc>
      </w:tr>
      <w:tr w14:paraId="4350F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2A79C5ED">
            <w:pPr>
              <w:numPr>
                <w:ilvl w:val="0"/>
                <w:numId w:val="87"/>
              </w:numPr>
              <w:rPr>
                <w:rFonts w:ascii="宋体" w:hAnsi="宋体"/>
                <w:sz w:val="21"/>
                <w:szCs w:val="21"/>
              </w:rPr>
            </w:pPr>
          </w:p>
        </w:tc>
        <w:tc>
          <w:tcPr>
            <w:tcW w:w="1906" w:type="dxa"/>
            <w:vAlign w:val="center"/>
          </w:tcPr>
          <w:p w14:paraId="295FA003">
            <w:pPr>
              <w:rPr>
                <w:rFonts w:ascii="宋体" w:hAnsi="宋体" w:cs="Arial"/>
                <w:sz w:val="21"/>
                <w:szCs w:val="21"/>
              </w:rPr>
            </w:pPr>
            <w:r>
              <w:rPr>
                <w:rFonts w:hint="eastAsia" w:ascii="宋体" w:hAnsi="宋体" w:cs="Arial"/>
                <w:sz w:val="21"/>
                <w:szCs w:val="21"/>
              </w:rPr>
              <w:t>转账用途</w:t>
            </w:r>
          </w:p>
        </w:tc>
        <w:tc>
          <w:tcPr>
            <w:tcW w:w="1218" w:type="dxa"/>
            <w:vAlign w:val="center"/>
          </w:tcPr>
          <w:p w14:paraId="2A8A2436">
            <w:pPr>
              <w:rPr>
                <w:rFonts w:ascii="宋体" w:hAnsi="宋体" w:cs="Arial"/>
                <w:color w:val="000000"/>
                <w:sz w:val="21"/>
                <w:szCs w:val="21"/>
              </w:rPr>
            </w:pPr>
            <w:r>
              <w:rPr>
                <w:rFonts w:hint="eastAsia" w:ascii="宋体" w:hAnsi="宋体" w:cs="Arial"/>
                <w:sz w:val="21"/>
                <w:szCs w:val="21"/>
              </w:rPr>
              <w:t>文本</w:t>
            </w:r>
          </w:p>
        </w:tc>
        <w:tc>
          <w:tcPr>
            <w:tcW w:w="1184" w:type="dxa"/>
            <w:vAlign w:val="center"/>
          </w:tcPr>
          <w:p w14:paraId="2D0DDCF7">
            <w:pPr>
              <w:rPr>
                <w:rFonts w:ascii="宋体" w:hAnsi="宋体" w:cs="Arial"/>
                <w:sz w:val="21"/>
                <w:szCs w:val="21"/>
              </w:rPr>
            </w:pPr>
          </w:p>
        </w:tc>
        <w:tc>
          <w:tcPr>
            <w:tcW w:w="1068" w:type="dxa"/>
            <w:vAlign w:val="center"/>
          </w:tcPr>
          <w:p w14:paraId="1BE8094A">
            <w:pPr>
              <w:rPr>
                <w:rFonts w:ascii="宋体" w:hAnsi="宋体" w:cs="Arial"/>
                <w:sz w:val="21"/>
                <w:szCs w:val="21"/>
              </w:rPr>
            </w:pPr>
          </w:p>
        </w:tc>
        <w:tc>
          <w:tcPr>
            <w:tcW w:w="1068" w:type="dxa"/>
            <w:vAlign w:val="center"/>
          </w:tcPr>
          <w:p w14:paraId="26F78346">
            <w:pPr>
              <w:rPr>
                <w:rFonts w:ascii="宋体" w:hAnsi="宋体" w:cs="Arial"/>
                <w:sz w:val="21"/>
                <w:szCs w:val="21"/>
              </w:rPr>
            </w:pPr>
          </w:p>
        </w:tc>
        <w:tc>
          <w:tcPr>
            <w:tcW w:w="2915" w:type="dxa"/>
            <w:vAlign w:val="center"/>
          </w:tcPr>
          <w:p w14:paraId="4EE286C9">
            <w:pPr>
              <w:rPr>
                <w:rFonts w:ascii="宋体" w:hAnsi="宋体" w:cs="Arial"/>
                <w:sz w:val="21"/>
                <w:szCs w:val="21"/>
              </w:rPr>
            </w:pPr>
          </w:p>
        </w:tc>
      </w:tr>
      <w:tr w14:paraId="33FF3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07CFE010">
            <w:pPr>
              <w:numPr>
                <w:ilvl w:val="0"/>
                <w:numId w:val="87"/>
              </w:numPr>
              <w:rPr>
                <w:rFonts w:ascii="宋体" w:hAnsi="宋体"/>
                <w:sz w:val="21"/>
                <w:szCs w:val="21"/>
              </w:rPr>
            </w:pPr>
          </w:p>
        </w:tc>
        <w:tc>
          <w:tcPr>
            <w:tcW w:w="1906" w:type="dxa"/>
            <w:vAlign w:val="center"/>
          </w:tcPr>
          <w:p w14:paraId="112D0AFD">
            <w:pPr>
              <w:rPr>
                <w:rFonts w:ascii="宋体" w:hAnsi="宋体" w:cs="Arial"/>
                <w:sz w:val="21"/>
                <w:szCs w:val="21"/>
              </w:rPr>
            </w:pPr>
            <w:r>
              <w:rPr>
                <w:rFonts w:hint="eastAsia" w:ascii="宋体" w:hAnsi="宋体" w:cs="Arial"/>
                <w:sz w:val="21"/>
                <w:szCs w:val="21"/>
              </w:rPr>
              <w:t>收款人手机号</w:t>
            </w:r>
          </w:p>
        </w:tc>
        <w:tc>
          <w:tcPr>
            <w:tcW w:w="1218" w:type="dxa"/>
            <w:vAlign w:val="center"/>
          </w:tcPr>
          <w:p w14:paraId="386BF0A9">
            <w:pPr>
              <w:rPr>
                <w:rFonts w:ascii="宋体" w:hAnsi="宋体" w:cs="Arial"/>
                <w:color w:val="000000"/>
                <w:sz w:val="21"/>
                <w:szCs w:val="21"/>
              </w:rPr>
            </w:pPr>
            <w:r>
              <w:rPr>
                <w:rFonts w:hint="eastAsia" w:ascii="宋体" w:hAnsi="宋体" w:cs="Arial"/>
                <w:sz w:val="21"/>
                <w:szCs w:val="21"/>
              </w:rPr>
              <w:t>文本</w:t>
            </w:r>
          </w:p>
        </w:tc>
        <w:tc>
          <w:tcPr>
            <w:tcW w:w="1184" w:type="dxa"/>
            <w:vAlign w:val="center"/>
          </w:tcPr>
          <w:p w14:paraId="059F7CD2">
            <w:pPr>
              <w:rPr>
                <w:rFonts w:ascii="宋体" w:hAnsi="宋体" w:cs="Arial"/>
                <w:sz w:val="21"/>
                <w:szCs w:val="21"/>
              </w:rPr>
            </w:pPr>
          </w:p>
        </w:tc>
        <w:tc>
          <w:tcPr>
            <w:tcW w:w="1068" w:type="dxa"/>
            <w:vAlign w:val="center"/>
          </w:tcPr>
          <w:p w14:paraId="4166329D">
            <w:pPr>
              <w:rPr>
                <w:rFonts w:ascii="宋体" w:hAnsi="宋体" w:cs="Arial"/>
                <w:sz w:val="21"/>
                <w:szCs w:val="21"/>
              </w:rPr>
            </w:pPr>
          </w:p>
        </w:tc>
        <w:tc>
          <w:tcPr>
            <w:tcW w:w="1068" w:type="dxa"/>
            <w:vAlign w:val="center"/>
          </w:tcPr>
          <w:p w14:paraId="1C3C18F5">
            <w:pPr>
              <w:rPr>
                <w:rFonts w:ascii="宋体" w:hAnsi="宋体" w:cs="Arial"/>
                <w:sz w:val="21"/>
                <w:szCs w:val="21"/>
              </w:rPr>
            </w:pPr>
          </w:p>
        </w:tc>
        <w:tc>
          <w:tcPr>
            <w:tcW w:w="2915" w:type="dxa"/>
            <w:vAlign w:val="center"/>
          </w:tcPr>
          <w:p w14:paraId="2CA23328">
            <w:pPr>
              <w:rPr>
                <w:rFonts w:ascii="宋体" w:hAnsi="宋体" w:cs="Arial"/>
                <w:sz w:val="21"/>
                <w:szCs w:val="21"/>
              </w:rPr>
            </w:pPr>
          </w:p>
        </w:tc>
      </w:tr>
      <w:tr w14:paraId="03EF9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3A69FC4C">
            <w:pPr>
              <w:numPr>
                <w:ilvl w:val="0"/>
                <w:numId w:val="87"/>
              </w:numPr>
              <w:rPr>
                <w:rFonts w:ascii="宋体" w:hAnsi="宋体"/>
                <w:sz w:val="21"/>
                <w:szCs w:val="21"/>
              </w:rPr>
            </w:pPr>
          </w:p>
        </w:tc>
        <w:tc>
          <w:tcPr>
            <w:tcW w:w="1906" w:type="dxa"/>
            <w:vAlign w:val="center"/>
          </w:tcPr>
          <w:p w14:paraId="4464FCF4">
            <w:pPr>
              <w:rPr>
                <w:rFonts w:ascii="宋体" w:hAnsi="宋体" w:cs="Arial"/>
                <w:sz w:val="21"/>
                <w:szCs w:val="21"/>
              </w:rPr>
            </w:pPr>
            <w:r>
              <w:rPr>
                <w:rFonts w:hint="eastAsia" w:ascii="宋体" w:hAnsi="宋体" w:cs="Arial"/>
                <w:sz w:val="21"/>
                <w:szCs w:val="21"/>
              </w:rPr>
              <w:t>预约类型</w:t>
            </w:r>
          </w:p>
        </w:tc>
        <w:tc>
          <w:tcPr>
            <w:tcW w:w="1218" w:type="dxa"/>
            <w:vAlign w:val="center"/>
          </w:tcPr>
          <w:p w14:paraId="02BD790D">
            <w:pPr>
              <w:rPr>
                <w:rFonts w:ascii="宋体" w:hAnsi="宋体" w:cs="宋体"/>
                <w:sz w:val="21"/>
                <w:szCs w:val="21"/>
              </w:rPr>
            </w:pPr>
            <w:r>
              <w:rPr>
                <w:rFonts w:hint="eastAsia" w:ascii="宋体" w:hAnsi="宋体" w:cs="Arial"/>
                <w:sz w:val="21"/>
                <w:szCs w:val="21"/>
              </w:rPr>
              <w:t>文本</w:t>
            </w:r>
          </w:p>
        </w:tc>
        <w:tc>
          <w:tcPr>
            <w:tcW w:w="1184" w:type="dxa"/>
            <w:vAlign w:val="center"/>
          </w:tcPr>
          <w:p w14:paraId="2BEB8BDE">
            <w:pPr>
              <w:rPr>
                <w:rFonts w:ascii="宋体" w:hAnsi="宋体" w:cs="Arial"/>
                <w:sz w:val="21"/>
                <w:szCs w:val="21"/>
              </w:rPr>
            </w:pPr>
          </w:p>
        </w:tc>
        <w:tc>
          <w:tcPr>
            <w:tcW w:w="1068" w:type="dxa"/>
            <w:vAlign w:val="center"/>
          </w:tcPr>
          <w:p w14:paraId="717CC6C7">
            <w:pPr>
              <w:rPr>
                <w:rFonts w:ascii="宋体" w:hAnsi="宋体" w:cs="Arial"/>
                <w:sz w:val="21"/>
                <w:szCs w:val="21"/>
              </w:rPr>
            </w:pPr>
          </w:p>
        </w:tc>
        <w:tc>
          <w:tcPr>
            <w:tcW w:w="1068" w:type="dxa"/>
            <w:vAlign w:val="center"/>
          </w:tcPr>
          <w:p w14:paraId="7D958BE0">
            <w:pPr>
              <w:rPr>
                <w:rFonts w:ascii="宋体" w:hAnsi="宋体" w:cs="Arial"/>
                <w:sz w:val="21"/>
                <w:szCs w:val="21"/>
              </w:rPr>
            </w:pPr>
          </w:p>
        </w:tc>
        <w:tc>
          <w:tcPr>
            <w:tcW w:w="2915" w:type="dxa"/>
          </w:tcPr>
          <w:p w14:paraId="628272B8">
            <w:pPr>
              <w:rPr>
                <w:rFonts w:ascii="宋体" w:hAnsi="宋体"/>
                <w:sz w:val="21"/>
                <w:szCs w:val="21"/>
              </w:rPr>
            </w:pPr>
            <w:r>
              <w:rPr>
                <w:rFonts w:hint="eastAsia" w:ascii="宋体" w:hAnsi="宋体" w:cs="Arial"/>
                <w:sz w:val="21"/>
                <w:szCs w:val="21"/>
              </w:rPr>
              <w:t>选择预约转账显示</w:t>
            </w:r>
          </w:p>
        </w:tc>
      </w:tr>
      <w:tr w14:paraId="4025E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56E64E7B">
            <w:pPr>
              <w:numPr>
                <w:ilvl w:val="0"/>
                <w:numId w:val="87"/>
              </w:numPr>
              <w:rPr>
                <w:rFonts w:ascii="宋体" w:hAnsi="宋体"/>
                <w:sz w:val="21"/>
                <w:szCs w:val="21"/>
              </w:rPr>
            </w:pPr>
          </w:p>
        </w:tc>
        <w:tc>
          <w:tcPr>
            <w:tcW w:w="1906" w:type="dxa"/>
            <w:vAlign w:val="center"/>
          </w:tcPr>
          <w:p w14:paraId="4E087DC8">
            <w:pPr>
              <w:rPr>
                <w:rFonts w:ascii="宋体" w:hAnsi="宋体" w:cs="Arial"/>
                <w:sz w:val="21"/>
                <w:szCs w:val="21"/>
              </w:rPr>
            </w:pPr>
            <w:r>
              <w:rPr>
                <w:rFonts w:hint="eastAsia" w:ascii="宋体" w:hAnsi="宋体" w:cs="Arial"/>
                <w:sz w:val="21"/>
                <w:szCs w:val="21"/>
              </w:rPr>
              <w:t>预约日期</w:t>
            </w:r>
          </w:p>
        </w:tc>
        <w:tc>
          <w:tcPr>
            <w:tcW w:w="1218" w:type="dxa"/>
            <w:vAlign w:val="center"/>
          </w:tcPr>
          <w:p w14:paraId="62326DCA">
            <w:pPr>
              <w:rPr>
                <w:rFonts w:ascii="宋体" w:hAnsi="宋体" w:cs="Arial"/>
                <w:color w:val="000000"/>
                <w:sz w:val="21"/>
                <w:szCs w:val="21"/>
              </w:rPr>
            </w:pPr>
            <w:r>
              <w:rPr>
                <w:rFonts w:hint="eastAsia" w:ascii="宋体" w:hAnsi="宋体" w:cs="宋体"/>
                <w:sz w:val="21"/>
                <w:szCs w:val="21"/>
              </w:rPr>
              <w:t>文本</w:t>
            </w:r>
          </w:p>
        </w:tc>
        <w:tc>
          <w:tcPr>
            <w:tcW w:w="1184" w:type="dxa"/>
            <w:vAlign w:val="center"/>
          </w:tcPr>
          <w:p w14:paraId="02E52BA3">
            <w:pPr>
              <w:rPr>
                <w:rFonts w:ascii="宋体" w:hAnsi="宋体" w:cs="Arial"/>
                <w:color w:val="000000"/>
                <w:sz w:val="21"/>
                <w:szCs w:val="21"/>
              </w:rPr>
            </w:pPr>
          </w:p>
        </w:tc>
        <w:tc>
          <w:tcPr>
            <w:tcW w:w="1068" w:type="dxa"/>
            <w:vAlign w:val="center"/>
          </w:tcPr>
          <w:p w14:paraId="7390D0E1">
            <w:pPr>
              <w:rPr>
                <w:rFonts w:ascii="宋体" w:hAnsi="宋体" w:cs="Arial"/>
                <w:color w:val="000000"/>
                <w:sz w:val="21"/>
                <w:szCs w:val="21"/>
              </w:rPr>
            </w:pPr>
          </w:p>
        </w:tc>
        <w:tc>
          <w:tcPr>
            <w:tcW w:w="1068" w:type="dxa"/>
            <w:vAlign w:val="center"/>
          </w:tcPr>
          <w:p w14:paraId="450F96D2">
            <w:pPr>
              <w:rPr>
                <w:rFonts w:ascii="宋体" w:hAnsi="宋体" w:cs="Arial"/>
                <w:color w:val="000000"/>
                <w:sz w:val="21"/>
                <w:szCs w:val="21"/>
              </w:rPr>
            </w:pPr>
          </w:p>
        </w:tc>
        <w:tc>
          <w:tcPr>
            <w:tcW w:w="2915" w:type="dxa"/>
          </w:tcPr>
          <w:p w14:paraId="2E94066D">
            <w:pPr>
              <w:rPr>
                <w:rFonts w:ascii="宋体" w:hAnsi="宋体"/>
                <w:sz w:val="21"/>
                <w:szCs w:val="21"/>
              </w:rPr>
            </w:pPr>
            <w:r>
              <w:rPr>
                <w:rFonts w:hint="eastAsia" w:ascii="宋体" w:hAnsi="宋体" w:cs="Arial"/>
                <w:sz w:val="21"/>
                <w:szCs w:val="21"/>
              </w:rPr>
              <w:t>选择预约转账显示</w:t>
            </w:r>
          </w:p>
        </w:tc>
      </w:tr>
      <w:tr w14:paraId="7757C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1A9406D2">
            <w:pPr>
              <w:numPr>
                <w:ilvl w:val="0"/>
                <w:numId w:val="87"/>
              </w:numPr>
              <w:rPr>
                <w:rFonts w:ascii="宋体" w:hAnsi="宋体"/>
                <w:sz w:val="21"/>
                <w:szCs w:val="21"/>
              </w:rPr>
            </w:pPr>
          </w:p>
        </w:tc>
        <w:tc>
          <w:tcPr>
            <w:tcW w:w="1906" w:type="dxa"/>
            <w:vAlign w:val="center"/>
          </w:tcPr>
          <w:p w14:paraId="61C2A812">
            <w:pPr>
              <w:rPr>
                <w:rFonts w:ascii="宋体" w:hAnsi="宋体" w:cs="Arial"/>
                <w:sz w:val="21"/>
                <w:szCs w:val="21"/>
              </w:rPr>
            </w:pPr>
            <w:r>
              <w:rPr>
                <w:rFonts w:hint="eastAsia" w:ascii="宋体" w:hAnsi="宋体" w:cs="Arial"/>
                <w:sz w:val="21"/>
                <w:szCs w:val="21"/>
              </w:rPr>
              <w:t>开始日期</w:t>
            </w:r>
          </w:p>
        </w:tc>
        <w:tc>
          <w:tcPr>
            <w:tcW w:w="1218" w:type="dxa"/>
            <w:vAlign w:val="center"/>
          </w:tcPr>
          <w:p w14:paraId="0F72AC55">
            <w:pPr>
              <w:rPr>
                <w:rFonts w:ascii="宋体" w:hAnsi="宋体"/>
                <w:sz w:val="21"/>
                <w:szCs w:val="21"/>
              </w:rPr>
            </w:pPr>
            <w:r>
              <w:rPr>
                <w:rFonts w:hint="eastAsia" w:ascii="宋体" w:hAnsi="宋体"/>
                <w:color w:val="000000"/>
                <w:sz w:val="21"/>
                <w:szCs w:val="21"/>
              </w:rPr>
              <w:t>文本</w:t>
            </w:r>
          </w:p>
        </w:tc>
        <w:tc>
          <w:tcPr>
            <w:tcW w:w="1184" w:type="dxa"/>
            <w:vAlign w:val="center"/>
          </w:tcPr>
          <w:p w14:paraId="7C9897C8">
            <w:pPr>
              <w:rPr>
                <w:rFonts w:ascii="宋体" w:hAnsi="宋体" w:cs="Arial"/>
                <w:color w:val="000000"/>
                <w:sz w:val="21"/>
                <w:szCs w:val="21"/>
              </w:rPr>
            </w:pPr>
          </w:p>
        </w:tc>
        <w:tc>
          <w:tcPr>
            <w:tcW w:w="1068" w:type="dxa"/>
            <w:vAlign w:val="center"/>
          </w:tcPr>
          <w:p w14:paraId="77411CE1">
            <w:pPr>
              <w:rPr>
                <w:rFonts w:ascii="宋体" w:hAnsi="宋体" w:cs="Arial"/>
                <w:color w:val="000000"/>
                <w:sz w:val="21"/>
                <w:szCs w:val="21"/>
              </w:rPr>
            </w:pPr>
          </w:p>
        </w:tc>
        <w:tc>
          <w:tcPr>
            <w:tcW w:w="1068" w:type="dxa"/>
            <w:vAlign w:val="center"/>
          </w:tcPr>
          <w:p w14:paraId="2231EA8D">
            <w:pPr>
              <w:rPr>
                <w:rFonts w:ascii="宋体" w:hAnsi="宋体" w:cs="Arial"/>
                <w:color w:val="000000"/>
                <w:sz w:val="21"/>
                <w:szCs w:val="21"/>
              </w:rPr>
            </w:pPr>
          </w:p>
        </w:tc>
        <w:tc>
          <w:tcPr>
            <w:tcW w:w="2915" w:type="dxa"/>
          </w:tcPr>
          <w:p w14:paraId="17C8FC6F">
            <w:pPr>
              <w:rPr>
                <w:rFonts w:ascii="宋体" w:hAnsi="宋体" w:cs="Arial"/>
                <w:color w:val="000000"/>
                <w:sz w:val="21"/>
                <w:szCs w:val="21"/>
              </w:rPr>
            </w:pPr>
            <w:r>
              <w:rPr>
                <w:rFonts w:hint="eastAsia" w:ascii="宋体" w:hAnsi="宋体" w:cs="Arial"/>
                <w:sz w:val="21"/>
                <w:szCs w:val="21"/>
              </w:rPr>
              <w:t>周期预约转账显示</w:t>
            </w:r>
          </w:p>
        </w:tc>
      </w:tr>
      <w:tr w14:paraId="0E051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17B8C5D3">
            <w:pPr>
              <w:numPr>
                <w:ilvl w:val="0"/>
                <w:numId w:val="87"/>
              </w:numPr>
              <w:rPr>
                <w:rFonts w:ascii="宋体" w:hAnsi="宋体"/>
                <w:sz w:val="21"/>
                <w:szCs w:val="21"/>
              </w:rPr>
            </w:pPr>
          </w:p>
        </w:tc>
        <w:tc>
          <w:tcPr>
            <w:tcW w:w="1906" w:type="dxa"/>
            <w:vAlign w:val="center"/>
          </w:tcPr>
          <w:p w14:paraId="407C45CF">
            <w:pPr>
              <w:rPr>
                <w:rFonts w:ascii="宋体" w:hAnsi="宋体" w:cs="Arial"/>
                <w:color w:val="000000"/>
                <w:sz w:val="21"/>
                <w:szCs w:val="21"/>
              </w:rPr>
            </w:pPr>
            <w:r>
              <w:rPr>
                <w:rFonts w:hint="eastAsia" w:ascii="宋体" w:hAnsi="宋体" w:cs="宋体"/>
                <w:sz w:val="21"/>
                <w:szCs w:val="21"/>
              </w:rPr>
              <w:t>转账次数</w:t>
            </w:r>
          </w:p>
        </w:tc>
        <w:tc>
          <w:tcPr>
            <w:tcW w:w="1218" w:type="dxa"/>
            <w:vAlign w:val="center"/>
          </w:tcPr>
          <w:p w14:paraId="7DAFBDA7">
            <w:pPr>
              <w:rPr>
                <w:rFonts w:ascii="宋体" w:hAnsi="宋体"/>
                <w:sz w:val="21"/>
                <w:szCs w:val="21"/>
              </w:rPr>
            </w:pPr>
            <w:r>
              <w:rPr>
                <w:rFonts w:hint="eastAsia" w:ascii="宋体" w:hAnsi="宋体"/>
                <w:color w:val="000000"/>
                <w:sz w:val="21"/>
                <w:szCs w:val="21"/>
              </w:rPr>
              <w:t>文本</w:t>
            </w:r>
          </w:p>
        </w:tc>
        <w:tc>
          <w:tcPr>
            <w:tcW w:w="1184" w:type="dxa"/>
            <w:vAlign w:val="center"/>
          </w:tcPr>
          <w:p w14:paraId="3A065CF3">
            <w:pPr>
              <w:rPr>
                <w:rFonts w:ascii="宋体" w:hAnsi="宋体" w:cs="Arial"/>
                <w:color w:val="000000"/>
                <w:sz w:val="21"/>
                <w:szCs w:val="21"/>
              </w:rPr>
            </w:pPr>
          </w:p>
        </w:tc>
        <w:tc>
          <w:tcPr>
            <w:tcW w:w="1068" w:type="dxa"/>
            <w:vAlign w:val="center"/>
          </w:tcPr>
          <w:p w14:paraId="6707F90C">
            <w:pPr>
              <w:rPr>
                <w:rFonts w:ascii="宋体" w:hAnsi="宋体" w:cs="Arial"/>
                <w:color w:val="000000"/>
                <w:sz w:val="21"/>
                <w:szCs w:val="21"/>
              </w:rPr>
            </w:pPr>
          </w:p>
        </w:tc>
        <w:tc>
          <w:tcPr>
            <w:tcW w:w="1068" w:type="dxa"/>
            <w:vAlign w:val="center"/>
          </w:tcPr>
          <w:p w14:paraId="6D62E4D9">
            <w:pPr>
              <w:rPr>
                <w:rFonts w:ascii="宋体" w:hAnsi="宋体" w:cs="Arial"/>
                <w:color w:val="000000"/>
                <w:sz w:val="21"/>
                <w:szCs w:val="21"/>
              </w:rPr>
            </w:pPr>
          </w:p>
        </w:tc>
        <w:tc>
          <w:tcPr>
            <w:tcW w:w="2915" w:type="dxa"/>
          </w:tcPr>
          <w:p w14:paraId="43901DC7">
            <w:pPr>
              <w:rPr>
                <w:rFonts w:ascii="宋体" w:hAnsi="宋体" w:cs="Arial"/>
                <w:color w:val="000000"/>
                <w:sz w:val="21"/>
                <w:szCs w:val="21"/>
              </w:rPr>
            </w:pPr>
            <w:r>
              <w:rPr>
                <w:rFonts w:hint="eastAsia" w:ascii="宋体" w:hAnsi="宋体" w:cs="Arial"/>
                <w:sz w:val="21"/>
                <w:szCs w:val="21"/>
              </w:rPr>
              <w:t>周期预约转账显示</w:t>
            </w:r>
          </w:p>
        </w:tc>
      </w:tr>
      <w:tr w14:paraId="692DE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4E647399">
            <w:pPr>
              <w:numPr>
                <w:ilvl w:val="0"/>
                <w:numId w:val="87"/>
              </w:numPr>
              <w:rPr>
                <w:rFonts w:ascii="宋体" w:hAnsi="宋体"/>
                <w:sz w:val="21"/>
                <w:szCs w:val="21"/>
              </w:rPr>
            </w:pPr>
          </w:p>
        </w:tc>
        <w:tc>
          <w:tcPr>
            <w:tcW w:w="1906" w:type="dxa"/>
            <w:vAlign w:val="center"/>
          </w:tcPr>
          <w:p w14:paraId="0F9E7708">
            <w:pPr>
              <w:rPr>
                <w:rFonts w:ascii="宋体" w:hAnsi="宋体" w:cs="Arial"/>
                <w:sz w:val="21"/>
                <w:szCs w:val="21"/>
              </w:rPr>
            </w:pPr>
            <w:r>
              <w:rPr>
                <w:rFonts w:hint="eastAsia" w:ascii="宋体" w:hAnsi="宋体" w:cs="Arial"/>
                <w:sz w:val="21"/>
                <w:szCs w:val="21"/>
              </w:rPr>
              <w:t>下一执行日</w:t>
            </w:r>
          </w:p>
        </w:tc>
        <w:tc>
          <w:tcPr>
            <w:tcW w:w="1218" w:type="dxa"/>
          </w:tcPr>
          <w:p w14:paraId="5B383AEE">
            <w:pPr>
              <w:rPr>
                <w:rFonts w:ascii="宋体" w:hAnsi="宋体"/>
                <w:sz w:val="21"/>
                <w:szCs w:val="21"/>
              </w:rPr>
            </w:pPr>
            <w:r>
              <w:rPr>
                <w:rFonts w:hint="eastAsia" w:ascii="宋体" w:hAnsi="宋体"/>
                <w:sz w:val="21"/>
                <w:szCs w:val="21"/>
              </w:rPr>
              <w:t>文本</w:t>
            </w:r>
          </w:p>
        </w:tc>
        <w:tc>
          <w:tcPr>
            <w:tcW w:w="1184" w:type="dxa"/>
            <w:vAlign w:val="center"/>
          </w:tcPr>
          <w:p w14:paraId="1582BF59">
            <w:pPr>
              <w:rPr>
                <w:rFonts w:ascii="宋体" w:hAnsi="宋体" w:cs="Arial"/>
                <w:sz w:val="21"/>
                <w:szCs w:val="21"/>
              </w:rPr>
            </w:pPr>
          </w:p>
        </w:tc>
        <w:tc>
          <w:tcPr>
            <w:tcW w:w="1068" w:type="dxa"/>
            <w:vAlign w:val="center"/>
          </w:tcPr>
          <w:p w14:paraId="56E85259">
            <w:pPr>
              <w:rPr>
                <w:rFonts w:ascii="宋体" w:hAnsi="宋体" w:cs="Arial"/>
                <w:sz w:val="21"/>
                <w:szCs w:val="21"/>
              </w:rPr>
            </w:pPr>
          </w:p>
        </w:tc>
        <w:tc>
          <w:tcPr>
            <w:tcW w:w="1068" w:type="dxa"/>
            <w:vAlign w:val="center"/>
          </w:tcPr>
          <w:p w14:paraId="01ED2D32">
            <w:pPr>
              <w:rPr>
                <w:rFonts w:ascii="宋体" w:hAnsi="宋体" w:cs="Arial"/>
                <w:sz w:val="21"/>
                <w:szCs w:val="21"/>
              </w:rPr>
            </w:pPr>
          </w:p>
        </w:tc>
        <w:tc>
          <w:tcPr>
            <w:tcW w:w="2915" w:type="dxa"/>
            <w:vAlign w:val="center"/>
          </w:tcPr>
          <w:p w14:paraId="2FA8DFD9">
            <w:pPr>
              <w:rPr>
                <w:rFonts w:ascii="宋体" w:hAnsi="宋体" w:cs="Arial"/>
                <w:sz w:val="21"/>
                <w:szCs w:val="21"/>
              </w:rPr>
            </w:pPr>
            <w:r>
              <w:rPr>
                <w:rFonts w:hint="eastAsia" w:ascii="宋体" w:hAnsi="宋体" w:cs="Arial"/>
                <w:sz w:val="21"/>
                <w:szCs w:val="21"/>
              </w:rPr>
              <w:t>周期预约转账显示</w:t>
            </w:r>
          </w:p>
        </w:tc>
      </w:tr>
      <w:tr w14:paraId="3D28E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2049BA29">
            <w:pPr>
              <w:numPr>
                <w:ilvl w:val="0"/>
                <w:numId w:val="87"/>
              </w:numPr>
              <w:rPr>
                <w:rFonts w:ascii="宋体" w:hAnsi="宋体"/>
                <w:sz w:val="21"/>
                <w:szCs w:val="21"/>
              </w:rPr>
            </w:pPr>
          </w:p>
        </w:tc>
        <w:tc>
          <w:tcPr>
            <w:tcW w:w="1906" w:type="dxa"/>
            <w:vAlign w:val="center"/>
          </w:tcPr>
          <w:p w14:paraId="6066A8E5">
            <w:pPr>
              <w:rPr>
                <w:rFonts w:ascii="宋体" w:hAnsi="宋体" w:cs="Arial"/>
                <w:sz w:val="21"/>
                <w:szCs w:val="21"/>
              </w:rPr>
            </w:pPr>
            <w:r>
              <w:rPr>
                <w:rFonts w:hint="eastAsia" w:ascii="宋体" w:hAnsi="宋体" w:cs="Arial"/>
                <w:sz w:val="21"/>
                <w:szCs w:val="21"/>
              </w:rPr>
              <w:t>已执行次数</w:t>
            </w:r>
          </w:p>
        </w:tc>
        <w:tc>
          <w:tcPr>
            <w:tcW w:w="1218" w:type="dxa"/>
          </w:tcPr>
          <w:p w14:paraId="10BE64AC">
            <w:pPr>
              <w:rPr>
                <w:rFonts w:ascii="宋体" w:hAnsi="宋体"/>
                <w:sz w:val="21"/>
                <w:szCs w:val="21"/>
              </w:rPr>
            </w:pPr>
            <w:r>
              <w:rPr>
                <w:rFonts w:hint="eastAsia" w:ascii="宋体" w:hAnsi="宋体"/>
                <w:sz w:val="21"/>
                <w:szCs w:val="21"/>
              </w:rPr>
              <w:t>文本</w:t>
            </w:r>
          </w:p>
        </w:tc>
        <w:tc>
          <w:tcPr>
            <w:tcW w:w="1184" w:type="dxa"/>
            <w:vAlign w:val="center"/>
          </w:tcPr>
          <w:p w14:paraId="273F5FE7">
            <w:pPr>
              <w:rPr>
                <w:rFonts w:ascii="宋体" w:hAnsi="宋体" w:cs="Arial"/>
                <w:sz w:val="21"/>
                <w:szCs w:val="21"/>
              </w:rPr>
            </w:pPr>
          </w:p>
        </w:tc>
        <w:tc>
          <w:tcPr>
            <w:tcW w:w="1068" w:type="dxa"/>
            <w:vAlign w:val="center"/>
          </w:tcPr>
          <w:p w14:paraId="52804FE7">
            <w:pPr>
              <w:rPr>
                <w:rFonts w:ascii="宋体" w:hAnsi="宋体" w:cs="Arial"/>
                <w:sz w:val="21"/>
                <w:szCs w:val="21"/>
              </w:rPr>
            </w:pPr>
          </w:p>
        </w:tc>
        <w:tc>
          <w:tcPr>
            <w:tcW w:w="1068" w:type="dxa"/>
            <w:vAlign w:val="center"/>
          </w:tcPr>
          <w:p w14:paraId="4013C084">
            <w:pPr>
              <w:rPr>
                <w:rFonts w:ascii="宋体" w:hAnsi="宋体" w:cs="Arial"/>
                <w:sz w:val="21"/>
                <w:szCs w:val="21"/>
              </w:rPr>
            </w:pPr>
          </w:p>
        </w:tc>
        <w:tc>
          <w:tcPr>
            <w:tcW w:w="2915" w:type="dxa"/>
            <w:vAlign w:val="center"/>
          </w:tcPr>
          <w:p w14:paraId="0FA58A6E">
            <w:pPr>
              <w:rPr>
                <w:rFonts w:ascii="宋体" w:hAnsi="宋体" w:cs="Arial"/>
                <w:sz w:val="21"/>
                <w:szCs w:val="21"/>
              </w:rPr>
            </w:pPr>
            <w:r>
              <w:rPr>
                <w:rFonts w:hint="eastAsia" w:ascii="宋体" w:hAnsi="宋体" w:cs="Arial"/>
                <w:sz w:val="21"/>
                <w:szCs w:val="21"/>
              </w:rPr>
              <w:t>周期预约转账显示</w:t>
            </w:r>
          </w:p>
        </w:tc>
      </w:tr>
      <w:tr w14:paraId="3EB13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13D1CA3E">
            <w:pPr>
              <w:numPr>
                <w:ilvl w:val="0"/>
                <w:numId w:val="87"/>
              </w:numPr>
              <w:rPr>
                <w:rFonts w:ascii="宋体" w:hAnsi="宋体"/>
                <w:sz w:val="21"/>
                <w:szCs w:val="21"/>
              </w:rPr>
            </w:pPr>
          </w:p>
        </w:tc>
        <w:tc>
          <w:tcPr>
            <w:tcW w:w="1906" w:type="dxa"/>
            <w:vAlign w:val="center"/>
          </w:tcPr>
          <w:p w14:paraId="11B8E5F8">
            <w:pPr>
              <w:rPr>
                <w:rFonts w:ascii="宋体" w:hAnsi="宋体" w:cs="Arial"/>
                <w:sz w:val="21"/>
                <w:szCs w:val="21"/>
              </w:rPr>
            </w:pPr>
            <w:r>
              <w:rPr>
                <w:rFonts w:hint="eastAsia" w:ascii="宋体" w:hAnsi="宋体" w:cs="Arial"/>
                <w:sz w:val="21"/>
                <w:szCs w:val="21"/>
              </w:rPr>
              <w:t>成功交易次数</w:t>
            </w:r>
          </w:p>
        </w:tc>
        <w:tc>
          <w:tcPr>
            <w:tcW w:w="1218" w:type="dxa"/>
          </w:tcPr>
          <w:p w14:paraId="3DD842B8">
            <w:pPr>
              <w:rPr>
                <w:rFonts w:ascii="宋体" w:hAnsi="宋体"/>
                <w:sz w:val="21"/>
                <w:szCs w:val="21"/>
              </w:rPr>
            </w:pPr>
            <w:r>
              <w:rPr>
                <w:rFonts w:hint="eastAsia" w:ascii="宋体" w:hAnsi="宋体"/>
                <w:sz w:val="21"/>
                <w:szCs w:val="21"/>
              </w:rPr>
              <w:t>文本</w:t>
            </w:r>
          </w:p>
        </w:tc>
        <w:tc>
          <w:tcPr>
            <w:tcW w:w="1184" w:type="dxa"/>
            <w:vAlign w:val="center"/>
          </w:tcPr>
          <w:p w14:paraId="73594DCD">
            <w:pPr>
              <w:rPr>
                <w:rFonts w:ascii="宋体" w:hAnsi="宋体" w:cs="Arial"/>
                <w:sz w:val="21"/>
                <w:szCs w:val="21"/>
              </w:rPr>
            </w:pPr>
          </w:p>
        </w:tc>
        <w:tc>
          <w:tcPr>
            <w:tcW w:w="1068" w:type="dxa"/>
            <w:vAlign w:val="center"/>
          </w:tcPr>
          <w:p w14:paraId="2E75B7A2">
            <w:pPr>
              <w:rPr>
                <w:rFonts w:ascii="宋体" w:hAnsi="宋体" w:cs="Arial"/>
                <w:sz w:val="21"/>
                <w:szCs w:val="21"/>
              </w:rPr>
            </w:pPr>
          </w:p>
        </w:tc>
        <w:tc>
          <w:tcPr>
            <w:tcW w:w="1068" w:type="dxa"/>
            <w:vAlign w:val="center"/>
          </w:tcPr>
          <w:p w14:paraId="0CC10E06">
            <w:pPr>
              <w:rPr>
                <w:rFonts w:ascii="宋体" w:hAnsi="宋体" w:cs="Arial"/>
                <w:sz w:val="21"/>
                <w:szCs w:val="21"/>
              </w:rPr>
            </w:pPr>
          </w:p>
        </w:tc>
        <w:tc>
          <w:tcPr>
            <w:tcW w:w="2915" w:type="dxa"/>
          </w:tcPr>
          <w:p w14:paraId="5E0B14A7">
            <w:pPr>
              <w:rPr>
                <w:rFonts w:ascii="宋体" w:hAnsi="宋体" w:cs="Arial"/>
                <w:sz w:val="21"/>
                <w:szCs w:val="21"/>
              </w:rPr>
            </w:pPr>
            <w:r>
              <w:rPr>
                <w:rFonts w:hint="eastAsia" w:ascii="宋体" w:hAnsi="宋体" w:cs="Arial"/>
                <w:sz w:val="21"/>
                <w:szCs w:val="21"/>
              </w:rPr>
              <w:t>周期预约转账显示</w:t>
            </w:r>
          </w:p>
        </w:tc>
      </w:tr>
      <w:tr w14:paraId="4925F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224F254F">
            <w:pPr>
              <w:numPr>
                <w:ilvl w:val="0"/>
                <w:numId w:val="87"/>
              </w:numPr>
              <w:rPr>
                <w:rFonts w:ascii="宋体" w:hAnsi="宋体"/>
                <w:sz w:val="21"/>
                <w:szCs w:val="21"/>
              </w:rPr>
            </w:pPr>
          </w:p>
        </w:tc>
        <w:tc>
          <w:tcPr>
            <w:tcW w:w="1906" w:type="dxa"/>
            <w:vAlign w:val="center"/>
          </w:tcPr>
          <w:p w14:paraId="7B84CC7A">
            <w:pPr>
              <w:rPr>
                <w:rFonts w:ascii="宋体" w:hAnsi="宋体" w:cs="Arial"/>
                <w:sz w:val="21"/>
                <w:szCs w:val="21"/>
              </w:rPr>
            </w:pPr>
            <w:r>
              <w:rPr>
                <w:rFonts w:hint="eastAsia" w:ascii="宋体" w:hAnsi="宋体" w:cs="Arial"/>
                <w:sz w:val="21"/>
                <w:szCs w:val="21"/>
              </w:rPr>
              <w:t>成功交易金额</w:t>
            </w:r>
          </w:p>
        </w:tc>
        <w:tc>
          <w:tcPr>
            <w:tcW w:w="1218" w:type="dxa"/>
          </w:tcPr>
          <w:p w14:paraId="10382A1A">
            <w:pPr>
              <w:rPr>
                <w:rFonts w:ascii="宋体" w:hAnsi="宋体"/>
                <w:sz w:val="21"/>
                <w:szCs w:val="21"/>
              </w:rPr>
            </w:pPr>
            <w:r>
              <w:rPr>
                <w:rFonts w:hint="eastAsia" w:ascii="宋体" w:hAnsi="宋体"/>
                <w:sz w:val="21"/>
                <w:szCs w:val="21"/>
              </w:rPr>
              <w:t>文本</w:t>
            </w:r>
          </w:p>
        </w:tc>
        <w:tc>
          <w:tcPr>
            <w:tcW w:w="1184" w:type="dxa"/>
            <w:vAlign w:val="center"/>
          </w:tcPr>
          <w:p w14:paraId="0E7A79E5">
            <w:pPr>
              <w:rPr>
                <w:rFonts w:ascii="宋体" w:hAnsi="宋体" w:cs="Arial"/>
                <w:sz w:val="21"/>
                <w:szCs w:val="21"/>
              </w:rPr>
            </w:pPr>
          </w:p>
        </w:tc>
        <w:tc>
          <w:tcPr>
            <w:tcW w:w="1068" w:type="dxa"/>
            <w:vAlign w:val="center"/>
          </w:tcPr>
          <w:p w14:paraId="019EA2CF">
            <w:pPr>
              <w:rPr>
                <w:rFonts w:ascii="宋体" w:hAnsi="宋体" w:cs="Arial"/>
                <w:sz w:val="21"/>
                <w:szCs w:val="21"/>
              </w:rPr>
            </w:pPr>
          </w:p>
        </w:tc>
        <w:tc>
          <w:tcPr>
            <w:tcW w:w="1068" w:type="dxa"/>
            <w:vAlign w:val="center"/>
          </w:tcPr>
          <w:p w14:paraId="2815C42A">
            <w:pPr>
              <w:rPr>
                <w:rFonts w:ascii="宋体" w:hAnsi="宋体" w:cs="Arial"/>
                <w:sz w:val="21"/>
                <w:szCs w:val="21"/>
              </w:rPr>
            </w:pPr>
          </w:p>
        </w:tc>
        <w:tc>
          <w:tcPr>
            <w:tcW w:w="2915" w:type="dxa"/>
          </w:tcPr>
          <w:p w14:paraId="0CE17518">
            <w:pPr>
              <w:rPr>
                <w:rFonts w:ascii="宋体" w:hAnsi="宋体" w:cs="Arial"/>
                <w:sz w:val="21"/>
                <w:szCs w:val="21"/>
              </w:rPr>
            </w:pPr>
            <w:r>
              <w:rPr>
                <w:rFonts w:hint="eastAsia" w:ascii="宋体" w:hAnsi="宋体" w:cs="Arial"/>
                <w:sz w:val="21"/>
                <w:szCs w:val="21"/>
              </w:rPr>
              <w:t>周期预约转账显示</w:t>
            </w:r>
          </w:p>
        </w:tc>
      </w:tr>
      <w:tr w14:paraId="2FA16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13278036">
            <w:pPr>
              <w:numPr>
                <w:ilvl w:val="0"/>
                <w:numId w:val="87"/>
              </w:numPr>
              <w:rPr>
                <w:rFonts w:ascii="宋体" w:hAnsi="宋体"/>
                <w:sz w:val="21"/>
                <w:szCs w:val="21"/>
              </w:rPr>
            </w:pPr>
          </w:p>
        </w:tc>
        <w:tc>
          <w:tcPr>
            <w:tcW w:w="1906" w:type="dxa"/>
            <w:vAlign w:val="center"/>
          </w:tcPr>
          <w:p w14:paraId="0B8E6323">
            <w:pPr>
              <w:rPr>
                <w:rFonts w:ascii="宋体" w:hAnsi="宋体" w:cs="Arial"/>
                <w:sz w:val="21"/>
                <w:szCs w:val="21"/>
              </w:rPr>
            </w:pPr>
            <w:r>
              <w:rPr>
                <w:rFonts w:hint="eastAsia" w:ascii="宋体" w:hAnsi="宋体" w:cs="Arial"/>
                <w:sz w:val="21"/>
                <w:szCs w:val="21"/>
              </w:rPr>
              <w:t>失败交易次数</w:t>
            </w:r>
          </w:p>
        </w:tc>
        <w:tc>
          <w:tcPr>
            <w:tcW w:w="1218" w:type="dxa"/>
          </w:tcPr>
          <w:p w14:paraId="10FDB265">
            <w:pPr>
              <w:rPr>
                <w:rFonts w:ascii="宋体" w:hAnsi="宋体"/>
                <w:sz w:val="21"/>
                <w:szCs w:val="21"/>
              </w:rPr>
            </w:pPr>
            <w:r>
              <w:rPr>
                <w:rFonts w:hint="eastAsia" w:ascii="宋体" w:hAnsi="宋体"/>
                <w:sz w:val="21"/>
                <w:szCs w:val="21"/>
              </w:rPr>
              <w:t>文本</w:t>
            </w:r>
          </w:p>
        </w:tc>
        <w:tc>
          <w:tcPr>
            <w:tcW w:w="1184" w:type="dxa"/>
            <w:vAlign w:val="center"/>
          </w:tcPr>
          <w:p w14:paraId="746B4641">
            <w:pPr>
              <w:rPr>
                <w:rFonts w:ascii="宋体" w:hAnsi="宋体" w:cs="Arial"/>
                <w:sz w:val="21"/>
                <w:szCs w:val="21"/>
              </w:rPr>
            </w:pPr>
          </w:p>
        </w:tc>
        <w:tc>
          <w:tcPr>
            <w:tcW w:w="1068" w:type="dxa"/>
            <w:vAlign w:val="center"/>
          </w:tcPr>
          <w:p w14:paraId="689A1BA8">
            <w:pPr>
              <w:rPr>
                <w:rFonts w:ascii="宋体" w:hAnsi="宋体" w:cs="Arial"/>
                <w:sz w:val="21"/>
                <w:szCs w:val="21"/>
              </w:rPr>
            </w:pPr>
          </w:p>
        </w:tc>
        <w:tc>
          <w:tcPr>
            <w:tcW w:w="1068" w:type="dxa"/>
            <w:vAlign w:val="center"/>
          </w:tcPr>
          <w:p w14:paraId="6F3717E7">
            <w:pPr>
              <w:rPr>
                <w:rFonts w:ascii="宋体" w:hAnsi="宋体" w:cs="Arial"/>
                <w:sz w:val="21"/>
                <w:szCs w:val="21"/>
              </w:rPr>
            </w:pPr>
          </w:p>
        </w:tc>
        <w:tc>
          <w:tcPr>
            <w:tcW w:w="2915" w:type="dxa"/>
          </w:tcPr>
          <w:p w14:paraId="774B76BB">
            <w:pPr>
              <w:rPr>
                <w:rFonts w:ascii="宋体" w:hAnsi="宋体" w:cs="Arial"/>
                <w:sz w:val="21"/>
                <w:szCs w:val="21"/>
              </w:rPr>
            </w:pPr>
            <w:r>
              <w:rPr>
                <w:rFonts w:hint="eastAsia" w:ascii="宋体" w:hAnsi="宋体" w:cs="Arial"/>
                <w:sz w:val="21"/>
                <w:szCs w:val="21"/>
              </w:rPr>
              <w:t>周期预约转账显示</w:t>
            </w:r>
          </w:p>
        </w:tc>
      </w:tr>
      <w:tr w14:paraId="55E5B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34530977">
            <w:pPr>
              <w:numPr>
                <w:ilvl w:val="0"/>
                <w:numId w:val="87"/>
              </w:numPr>
              <w:rPr>
                <w:rFonts w:ascii="宋体" w:hAnsi="宋体"/>
                <w:sz w:val="21"/>
                <w:szCs w:val="21"/>
              </w:rPr>
            </w:pPr>
          </w:p>
        </w:tc>
        <w:tc>
          <w:tcPr>
            <w:tcW w:w="1906" w:type="dxa"/>
            <w:vAlign w:val="center"/>
          </w:tcPr>
          <w:p w14:paraId="0A6FFE73">
            <w:pPr>
              <w:rPr>
                <w:rFonts w:ascii="宋体" w:hAnsi="宋体" w:cs="Arial"/>
                <w:sz w:val="21"/>
                <w:szCs w:val="21"/>
              </w:rPr>
            </w:pPr>
            <w:r>
              <w:rPr>
                <w:rFonts w:hint="eastAsia" w:ascii="宋体" w:hAnsi="宋体" w:cs="Arial"/>
                <w:sz w:val="21"/>
                <w:szCs w:val="21"/>
              </w:rPr>
              <w:t>失败交易金额</w:t>
            </w:r>
          </w:p>
        </w:tc>
        <w:tc>
          <w:tcPr>
            <w:tcW w:w="1218" w:type="dxa"/>
          </w:tcPr>
          <w:p w14:paraId="1FBC952A">
            <w:pPr>
              <w:rPr>
                <w:rFonts w:ascii="宋体" w:hAnsi="宋体"/>
                <w:sz w:val="21"/>
                <w:szCs w:val="21"/>
              </w:rPr>
            </w:pPr>
            <w:r>
              <w:rPr>
                <w:rFonts w:hint="eastAsia" w:ascii="宋体" w:hAnsi="宋体"/>
                <w:sz w:val="21"/>
                <w:szCs w:val="21"/>
              </w:rPr>
              <w:t>文本</w:t>
            </w:r>
          </w:p>
        </w:tc>
        <w:tc>
          <w:tcPr>
            <w:tcW w:w="1184" w:type="dxa"/>
            <w:vAlign w:val="center"/>
          </w:tcPr>
          <w:p w14:paraId="21C7ACFC">
            <w:pPr>
              <w:rPr>
                <w:rFonts w:ascii="宋体" w:hAnsi="宋体" w:cs="Arial"/>
                <w:sz w:val="21"/>
                <w:szCs w:val="21"/>
              </w:rPr>
            </w:pPr>
          </w:p>
        </w:tc>
        <w:tc>
          <w:tcPr>
            <w:tcW w:w="1068" w:type="dxa"/>
            <w:vAlign w:val="center"/>
          </w:tcPr>
          <w:p w14:paraId="21D99089">
            <w:pPr>
              <w:rPr>
                <w:rFonts w:ascii="宋体" w:hAnsi="宋体" w:cs="Arial"/>
                <w:sz w:val="21"/>
                <w:szCs w:val="21"/>
              </w:rPr>
            </w:pPr>
          </w:p>
        </w:tc>
        <w:tc>
          <w:tcPr>
            <w:tcW w:w="1068" w:type="dxa"/>
            <w:vAlign w:val="center"/>
          </w:tcPr>
          <w:p w14:paraId="5C95A748">
            <w:pPr>
              <w:rPr>
                <w:rFonts w:ascii="宋体" w:hAnsi="宋体" w:cs="Arial"/>
                <w:sz w:val="21"/>
                <w:szCs w:val="21"/>
              </w:rPr>
            </w:pPr>
          </w:p>
        </w:tc>
        <w:tc>
          <w:tcPr>
            <w:tcW w:w="2915" w:type="dxa"/>
            <w:vAlign w:val="center"/>
          </w:tcPr>
          <w:p w14:paraId="456CA7ED">
            <w:pPr>
              <w:rPr>
                <w:rFonts w:ascii="宋体" w:hAnsi="宋体" w:cs="Arial"/>
                <w:sz w:val="21"/>
                <w:szCs w:val="21"/>
              </w:rPr>
            </w:pPr>
            <w:r>
              <w:rPr>
                <w:rFonts w:hint="eastAsia" w:ascii="宋体" w:hAnsi="宋体" w:cs="Arial"/>
                <w:sz w:val="21"/>
                <w:szCs w:val="21"/>
              </w:rPr>
              <w:t>周期预约转账显示</w:t>
            </w:r>
          </w:p>
        </w:tc>
      </w:tr>
    </w:tbl>
    <w:p w14:paraId="4FE3D14F">
      <w:pPr>
        <w:pStyle w:val="3"/>
        <w:numPr>
          <w:ilvl w:val="1"/>
          <w:numId w:val="2"/>
        </w:numPr>
      </w:pPr>
      <w:bookmarkStart w:id="436" w:name="_Toc350867066"/>
      <w:bookmarkEnd w:id="436"/>
      <w:bookmarkStart w:id="437" w:name="_Toc350867058"/>
      <w:bookmarkEnd w:id="437"/>
      <w:bookmarkStart w:id="438" w:name="_Toc351988487"/>
      <w:bookmarkStart w:id="439" w:name="_Toc330539863"/>
      <w:bookmarkStart w:id="440" w:name="_Toc330759655"/>
      <w:r>
        <w:rPr>
          <w:rFonts w:hint="eastAsia"/>
        </w:rPr>
        <w:t>批量转账查询</w:t>
      </w:r>
      <w:bookmarkEnd w:id="438"/>
    </w:p>
    <w:p w14:paraId="1A1FDB01">
      <w:pPr>
        <w:pStyle w:val="4"/>
        <w:ind w:left="57"/>
      </w:pPr>
      <w:bookmarkStart w:id="441" w:name="_Toc351988488"/>
      <w:r>
        <w:rPr>
          <w:rFonts w:hint="eastAsia"/>
        </w:rPr>
        <w:t>功能描述</w:t>
      </w:r>
      <w:bookmarkEnd w:id="441"/>
    </w:p>
    <w:p w14:paraId="27C8F594">
      <w:pPr>
        <w:spacing w:line="360" w:lineRule="auto"/>
        <w:rPr>
          <w:sz w:val="21"/>
          <w:szCs w:val="21"/>
        </w:rPr>
      </w:pPr>
      <w:r>
        <w:rPr>
          <w:rFonts w:hint="eastAsia"/>
          <w:sz w:val="21"/>
          <w:szCs w:val="21"/>
        </w:rPr>
        <w:t>用户可通过此功能查询批量转账结果</w:t>
      </w:r>
    </w:p>
    <w:p w14:paraId="7AC83DD4">
      <w:pPr>
        <w:pStyle w:val="4"/>
        <w:ind w:left="57"/>
      </w:pPr>
      <w:bookmarkStart w:id="442" w:name="_Toc351988489"/>
      <w:r>
        <w:rPr>
          <w:rFonts w:hint="eastAsia"/>
        </w:rPr>
        <w:t>业务流程</w:t>
      </w:r>
      <w:bookmarkEnd w:id="442"/>
    </w:p>
    <w:p w14:paraId="57D4963E">
      <w:pPr>
        <w:numPr>
          <w:ilvl w:val="0"/>
          <w:numId w:val="88"/>
        </w:numPr>
        <w:spacing w:line="360" w:lineRule="auto"/>
        <w:rPr>
          <w:sz w:val="21"/>
          <w:szCs w:val="21"/>
        </w:rPr>
      </w:pPr>
      <w:r>
        <w:rPr>
          <w:rFonts w:hint="eastAsia"/>
          <w:sz w:val="21"/>
          <w:szCs w:val="21"/>
        </w:rPr>
        <w:t>用户点击“批量转账查询”菜单，进入批量转账查询页面</w:t>
      </w:r>
    </w:p>
    <w:p w14:paraId="6B9C7141">
      <w:pPr>
        <w:numPr>
          <w:ilvl w:val="0"/>
          <w:numId w:val="88"/>
        </w:numPr>
        <w:spacing w:line="360" w:lineRule="auto"/>
        <w:rPr>
          <w:sz w:val="21"/>
          <w:szCs w:val="21"/>
        </w:rPr>
      </w:pPr>
      <w:r>
        <w:rPr>
          <w:rFonts w:hint="eastAsia"/>
          <w:sz w:val="21"/>
          <w:szCs w:val="21"/>
        </w:rPr>
        <w:t>用户输入批次号和起止日期并点击“查询”按钮，显示查询结果</w:t>
      </w:r>
    </w:p>
    <w:p w14:paraId="5A1AE3FD">
      <w:pPr>
        <w:pStyle w:val="4"/>
        <w:ind w:left="57"/>
      </w:pPr>
      <w:bookmarkStart w:id="443" w:name="_Toc351988490"/>
      <w:r>
        <w:rPr>
          <w:rFonts w:hint="eastAsia"/>
        </w:rPr>
        <w:t>业务规则</w:t>
      </w:r>
      <w:bookmarkEnd w:id="443"/>
    </w:p>
    <w:p w14:paraId="6034B4B4">
      <w:pPr>
        <w:pStyle w:val="5"/>
        <w:numPr>
          <w:ilvl w:val="0"/>
          <w:numId w:val="0"/>
        </w:numPr>
        <w:ind w:left="6"/>
      </w:pPr>
      <w:r>
        <w:rPr>
          <w:rFonts w:hint="eastAsia"/>
        </w:rPr>
        <w:t>交易前</w:t>
      </w:r>
    </w:p>
    <w:p w14:paraId="75185A9D">
      <w:pPr>
        <w:pStyle w:val="5"/>
        <w:numPr>
          <w:ilvl w:val="0"/>
          <w:numId w:val="0"/>
        </w:numPr>
        <w:ind w:left="6"/>
      </w:pPr>
      <w:r>
        <w:rPr>
          <w:rFonts w:hint="eastAsia"/>
        </w:rPr>
        <w:t>交易中</w:t>
      </w:r>
    </w:p>
    <w:p w14:paraId="506ED117">
      <w:pPr>
        <w:pStyle w:val="5"/>
        <w:numPr>
          <w:ilvl w:val="0"/>
          <w:numId w:val="0"/>
        </w:numPr>
        <w:ind w:left="6"/>
      </w:pPr>
      <w:r>
        <w:rPr>
          <w:rFonts w:hint="eastAsia"/>
        </w:rPr>
        <w:t>交易后</w:t>
      </w:r>
    </w:p>
    <w:p w14:paraId="79A5FF1B">
      <w:pPr>
        <w:pStyle w:val="4"/>
        <w:ind w:left="57"/>
      </w:pPr>
      <w:bookmarkStart w:id="444" w:name="_Toc351988491"/>
      <w:r>
        <w:rPr>
          <w:rFonts w:hint="eastAsia"/>
        </w:rPr>
        <w:t>页面要素</w:t>
      </w:r>
      <w:bookmarkEnd w:id="444"/>
    </w:p>
    <w:tbl>
      <w:tblPr>
        <w:tblStyle w:val="48"/>
        <w:tblpPr w:leftFromText="180" w:rightFromText="180" w:vertAnchor="text" w:tblpY="481"/>
        <w:tblW w:w="86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9"/>
        <w:gridCol w:w="1475"/>
        <w:gridCol w:w="1076"/>
        <w:gridCol w:w="993"/>
        <w:gridCol w:w="992"/>
        <w:gridCol w:w="992"/>
        <w:gridCol w:w="2126"/>
      </w:tblGrid>
      <w:tr w14:paraId="6A296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shd w:val="clear" w:color="auto" w:fill="FABF8F"/>
            <w:vAlign w:val="center"/>
          </w:tcPr>
          <w:p w14:paraId="2CA4D8AE">
            <w:pPr>
              <w:widowControl w:val="0"/>
              <w:rPr>
                <w:rFonts w:ascii="宋体" w:hAnsi="宋体"/>
                <w:sz w:val="21"/>
                <w:szCs w:val="21"/>
              </w:rPr>
            </w:pPr>
            <w:r>
              <w:rPr>
                <w:rFonts w:ascii="宋体" w:hAnsi="宋体" w:cs="Arial"/>
                <w:b/>
                <w:color w:val="000000"/>
                <w:sz w:val="21"/>
                <w:szCs w:val="21"/>
              </w:rPr>
              <w:t>序号</w:t>
            </w:r>
          </w:p>
        </w:tc>
        <w:tc>
          <w:tcPr>
            <w:tcW w:w="1475" w:type="dxa"/>
            <w:shd w:val="clear" w:color="auto" w:fill="FABF8F"/>
            <w:vAlign w:val="center"/>
          </w:tcPr>
          <w:p w14:paraId="39A08F6F">
            <w:pPr>
              <w:widowControl w:val="0"/>
              <w:rPr>
                <w:rFonts w:ascii="宋体" w:hAnsi="宋体"/>
                <w:sz w:val="21"/>
                <w:szCs w:val="21"/>
              </w:rPr>
            </w:pPr>
            <w:r>
              <w:rPr>
                <w:rFonts w:ascii="宋体" w:hAnsi="宋体" w:cs="Arial"/>
                <w:b/>
                <w:color w:val="000000"/>
                <w:sz w:val="21"/>
                <w:szCs w:val="21"/>
              </w:rPr>
              <w:t>名称</w:t>
            </w:r>
          </w:p>
        </w:tc>
        <w:tc>
          <w:tcPr>
            <w:tcW w:w="1076" w:type="dxa"/>
            <w:shd w:val="clear" w:color="auto" w:fill="FABF8F"/>
            <w:vAlign w:val="center"/>
          </w:tcPr>
          <w:p w14:paraId="4F85F2F2">
            <w:pPr>
              <w:widowControl w:val="0"/>
              <w:rPr>
                <w:rFonts w:ascii="宋体" w:hAnsi="宋体"/>
                <w:sz w:val="21"/>
                <w:szCs w:val="21"/>
              </w:rPr>
            </w:pPr>
            <w:r>
              <w:rPr>
                <w:rFonts w:ascii="宋体" w:hAnsi="宋体" w:cs="Arial"/>
                <w:b/>
                <w:color w:val="000000"/>
                <w:sz w:val="21"/>
                <w:szCs w:val="21"/>
              </w:rPr>
              <w:t>输入</w:t>
            </w:r>
            <w:r>
              <w:rPr>
                <w:rFonts w:hint="eastAsia" w:ascii="宋体" w:hAnsi="宋体" w:cs="Arial"/>
                <w:b/>
                <w:color w:val="000000"/>
                <w:sz w:val="21"/>
                <w:szCs w:val="21"/>
              </w:rPr>
              <w:t>/输出</w:t>
            </w:r>
          </w:p>
        </w:tc>
        <w:tc>
          <w:tcPr>
            <w:tcW w:w="993" w:type="dxa"/>
            <w:shd w:val="clear" w:color="auto" w:fill="FABF8F"/>
            <w:vAlign w:val="center"/>
          </w:tcPr>
          <w:p w14:paraId="265D69E8">
            <w:pPr>
              <w:widowControl w:val="0"/>
              <w:rPr>
                <w:rFonts w:ascii="宋体" w:hAnsi="宋体"/>
                <w:sz w:val="21"/>
                <w:szCs w:val="21"/>
              </w:rPr>
            </w:pPr>
            <w:r>
              <w:rPr>
                <w:rFonts w:ascii="宋体" w:hAnsi="宋体" w:cs="Arial"/>
                <w:b/>
                <w:color w:val="000000"/>
                <w:sz w:val="21"/>
                <w:szCs w:val="21"/>
              </w:rPr>
              <w:t>缺省值</w:t>
            </w:r>
          </w:p>
        </w:tc>
        <w:tc>
          <w:tcPr>
            <w:tcW w:w="992" w:type="dxa"/>
            <w:shd w:val="clear" w:color="auto" w:fill="FABF8F"/>
            <w:vAlign w:val="center"/>
          </w:tcPr>
          <w:p w14:paraId="23FFBF0F">
            <w:pPr>
              <w:widowControl w:val="0"/>
              <w:rPr>
                <w:rFonts w:ascii="宋体" w:hAnsi="宋体"/>
                <w:sz w:val="21"/>
                <w:szCs w:val="21"/>
              </w:rPr>
            </w:pPr>
            <w:r>
              <w:rPr>
                <w:rFonts w:hint="eastAsia" w:ascii="宋体" w:hAnsi="宋体" w:cs="Arial"/>
                <w:b/>
                <w:color w:val="000000"/>
                <w:sz w:val="21"/>
                <w:szCs w:val="21"/>
              </w:rPr>
              <w:t>类型/长度</w:t>
            </w:r>
          </w:p>
        </w:tc>
        <w:tc>
          <w:tcPr>
            <w:tcW w:w="992" w:type="dxa"/>
            <w:shd w:val="clear" w:color="auto" w:fill="FABF8F"/>
            <w:vAlign w:val="center"/>
          </w:tcPr>
          <w:p w14:paraId="461B94CC">
            <w:pPr>
              <w:widowControl w:val="0"/>
              <w:rPr>
                <w:rFonts w:ascii="宋体" w:hAnsi="宋体"/>
                <w:sz w:val="21"/>
                <w:szCs w:val="21"/>
              </w:rPr>
            </w:pPr>
            <w:r>
              <w:rPr>
                <w:rFonts w:hint="eastAsia" w:ascii="宋体" w:hAnsi="宋体" w:cs="Arial"/>
                <w:b/>
                <w:color w:val="000000"/>
                <w:sz w:val="21"/>
                <w:szCs w:val="21"/>
              </w:rPr>
              <w:t>是否必输</w:t>
            </w:r>
          </w:p>
        </w:tc>
        <w:tc>
          <w:tcPr>
            <w:tcW w:w="2126" w:type="dxa"/>
            <w:shd w:val="clear" w:color="auto" w:fill="FABF8F"/>
            <w:vAlign w:val="center"/>
          </w:tcPr>
          <w:p w14:paraId="7A5DFD6D">
            <w:pPr>
              <w:widowControl w:val="0"/>
              <w:rPr>
                <w:rFonts w:ascii="宋体" w:hAnsi="宋体"/>
                <w:sz w:val="21"/>
                <w:szCs w:val="21"/>
              </w:rPr>
            </w:pPr>
            <w:r>
              <w:rPr>
                <w:rFonts w:ascii="宋体" w:hAnsi="宋体" w:cs="Arial"/>
                <w:b/>
                <w:color w:val="000000"/>
                <w:sz w:val="21"/>
                <w:szCs w:val="21"/>
              </w:rPr>
              <w:t>备注</w:t>
            </w:r>
          </w:p>
        </w:tc>
      </w:tr>
      <w:tr w14:paraId="13E6D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13" w:type="dxa"/>
            <w:gridSpan w:val="7"/>
          </w:tcPr>
          <w:p w14:paraId="594DE619">
            <w:pPr>
              <w:widowControl w:val="0"/>
              <w:rPr>
                <w:rFonts w:ascii="宋体" w:hAnsi="宋体"/>
                <w:sz w:val="21"/>
                <w:szCs w:val="21"/>
              </w:rPr>
            </w:pPr>
            <w:r>
              <w:rPr>
                <w:rFonts w:hint="eastAsia" w:ascii="宋体" w:hAnsi="宋体"/>
                <w:sz w:val="21"/>
                <w:szCs w:val="21"/>
              </w:rPr>
              <w:t>查询条件：</w:t>
            </w:r>
          </w:p>
        </w:tc>
      </w:tr>
      <w:tr w14:paraId="477D3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599BC7C7">
            <w:pPr>
              <w:widowControl w:val="0"/>
              <w:numPr>
                <w:ilvl w:val="0"/>
                <w:numId w:val="89"/>
              </w:numPr>
              <w:rPr>
                <w:rFonts w:ascii="宋体" w:hAnsi="宋体"/>
                <w:sz w:val="21"/>
                <w:szCs w:val="21"/>
              </w:rPr>
            </w:pPr>
          </w:p>
        </w:tc>
        <w:tc>
          <w:tcPr>
            <w:tcW w:w="1475" w:type="dxa"/>
          </w:tcPr>
          <w:p w14:paraId="46DB66DA">
            <w:pPr>
              <w:widowControl w:val="0"/>
              <w:rPr>
                <w:rFonts w:ascii="宋体" w:hAnsi="宋体"/>
                <w:sz w:val="21"/>
                <w:szCs w:val="21"/>
              </w:rPr>
            </w:pPr>
            <w:r>
              <w:rPr>
                <w:rFonts w:hint="eastAsia" w:ascii="宋体" w:hAnsi="宋体"/>
                <w:sz w:val="21"/>
                <w:szCs w:val="21"/>
              </w:rPr>
              <w:t>批次号</w:t>
            </w:r>
          </w:p>
        </w:tc>
        <w:tc>
          <w:tcPr>
            <w:tcW w:w="1076" w:type="dxa"/>
          </w:tcPr>
          <w:p w14:paraId="2614BFA8">
            <w:pPr>
              <w:widowControl w:val="0"/>
              <w:rPr>
                <w:rFonts w:ascii="宋体" w:hAnsi="宋体"/>
                <w:sz w:val="21"/>
                <w:szCs w:val="21"/>
              </w:rPr>
            </w:pPr>
            <w:r>
              <w:rPr>
                <w:rFonts w:hint="eastAsia" w:ascii="宋体" w:hAnsi="宋体"/>
                <w:sz w:val="21"/>
                <w:szCs w:val="21"/>
              </w:rPr>
              <w:t>文本框</w:t>
            </w:r>
          </w:p>
        </w:tc>
        <w:tc>
          <w:tcPr>
            <w:tcW w:w="993" w:type="dxa"/>
          </w:tcPr>
          <w:p w14:paraId="612EF53F">
            <w:pPr>
              <w:widowControl w:val="0"/>
              <w:rPr>
                <w:rFonts w:ascii="宋体" w:hAnsi="宋体"/>
                <w:sz w:val="21"/>
                <w:szCs w:val="21"/>
              </w:rPr>
            </w:pPr>
          </w:p>
        </w:tc>
        <w:tc>
          <w:tcPr>
            <w:tcW w:w="992" w:type="dxa"/>
          </w:tcPr>
          <w:p w14:paraId="57CD574E">
            <w:pPr>
              <w:widowControl w:val="0"/>
              <w:rPr>
                <w:rFonts w:ascii="宋体" w:hAnsi="宋体"/>
                <w:sz w:val="21"/>
                <w:szCs w:val="21"/>
              </w:rPr>
            </w:pPr>
          </w:p>
        </w:tc>
        <w:tc>
          <w:tcPr>
            <w:tcW w:w="992" w:type="dxa"/>
          </w:tcPr>
          <w:p w14:paraId="42C2D4B6">
            <w:pPr>
              <w:widowControl w:val="0"/>
              <w:rPr>
                <w:rFonts w:ascii="宋体" w:hAnsi="宋体"/>
                <w:sz w:val="21"/>
                <w:szCs w:val="21"/>
              </w:rPr>
            </w:pPr>
            <w:r>
              <w:rPr>
                <w:rFonts w:hint="eastAsia" w:ascii="宋体" w:hAnsi="宋体"/>
                <w:sz w:val="21"/>
                <w:szCs w:val="21"/>
              </w:rPr>
              <w:t>是</w:t>
            </w:r>
          </w:p>
        </w:tc>
        <w:tc>
          <w:tcPr>
            <w:tcW w:w="2126" w:type="dxa"/>
          </w:tcPr>
          <w:p w14:paraId="12F4BDAD">
            <w:pPr>
              <w:widowControl w:val="0"/>
              <w:rPr>
                <w:rFonts w:ascii="宋体" w:hAnsi="宋体"/>
                <w:sz w:val="21"/>
                <w:szCs w:val="21"/>
              </w:rPr>
            </w:pPr>
            <w:r>
              <w:rPr>
                <w:rFonts w:hint="eastAsia" w:ascii="宋体" w:hAnsi="宋体"/>
                <w:sz w:val="21"/>
                <w:szCs w:val="21"/>
              </w:rPr>
              <w:t>显示“请输入批次号”</w:t>
            </w:r>
          </w:p>
        </w:tc>
      </w:tr>
      <w:tr w14:paraId="20764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4CAB2C50">
            <w:pPr>
              <w:widowControl w:val="0"/>
              <w:numPr>
                <w:ilvl w:val="0"/>
                <w:numId w:val="89"/>
              </w:numPr>
              <w:rPr>
                <w:rFonts w:ascii="宋体" w:hAnsi="宋体"/>
                <w:sz w:val="21"/>
                <w:szCs w:val="21"/>
              </w:rPr>
            </w:pPr>
          </w:p>
        </w:tc>
        <w:tc>
          <w:tcPr>
            <w:tcW w:w="1475" w:type="dxa"/>
            <w:vAlign w:val="center"/>
          </w:tcPr>
          <w:p w14:paraId="3418FEA0">
            <w:pPr>
              <w:widowControl w:val="0"/>
              <w:rPr>
                <w:rFonts w:ascii="宋体" w:hAnsi="宋体"/>
                <w:sz w:val="21"/>
                <w:szCs w:val="21"/>
              </w:rPr>
            </w:pPr>
            <w:r>
              <w:rPr>
                <w:rFonts w:hint="eastAsia" w:ascii="宋体" w:hAnsi="宋体" w:cs="Arial"/>
                <w:sz w:val="21"/>
                <w:szCs w:val="21"/>
              </w:rPr>
              <w:t>起始日期</w:t>
            </w:r>
          </w:p>
        </w:tc>
        <w:tc>
          <w:tcPr>
            <w:tcW w:w="1076" w:type="dxa"/>
            <w:vAlign w:val="center"/>
          </w:tcPr>
          <w:p w14:paraId="19C05358">
            <w:pPr>
              <w:widowControl w:val="0"/>
              <w:rPr>
                <w:rFonts w:ascii="宋体" w:hAnsi="宋体"/>
                <w:sz w:val="21"/>
                <w:szCs w:val="21"/>
              </w:rPr>
            </w:pPr>
            <w:r>
              <w:rPr>
                <w:rFonts w:hint="eastAsia" w:ascii="宋体" w:hAnsi="宋体" w:cs="Arial"/>
                <w:sz w:val="21"/>
                <w:szCs w:val="21"/>
              </w:rPr>
              <w:t>文本框</w:t>
            </w:r>
          </w:p>
        </w:tc>
        <w:tc>
          <w:tcPr>
            <w:tcW w:w="993" w:type="dxa"/>
            <w:vAlign w:val="center"/>
          </w:tcPr>
          <w:p w14:paraId="1F3D54AC">
            <w:pPr>
              <w:widowControl w:val="0"/>
              <w:rPr>
                <w:rFonts w:ascii="宋体" w:hAnsi="宋体"/>
                <w:sz w:val="21"/>
                <w:szCs w:val="21"/>
              </w:rPr>
            </w:pPr>
          </w:p>
        </w:tc>
        <w:tc>
          <w:tcPr>
            <w:tcW w:w="992" w:type="dxa"/>
            <w:vAlign w:val="center"/>
          </w:tcPr>
          <w:p w14:paraId="089A56C4">
            <w:pPr>
              <w:widowControl w:val="0"/>
              <w:rPr>
                <w:rFonts w:ascii="宋体" w:hAnsi="宋体"/>
                <w:sz w:val="21"/>
                <w:szCs w:val="21"/>
              </w:rPr>
            </w:pPr>
            <w:r>
              <w:rPr>
                <w:rFonts w:ascii="宋体" w:hAnsi="宋体" w:cs="Arial"/>
                <w:color w:val="000000"/>
                <w:sz w:val="21"/>
                <w:szCs w:val="21"/>
              </w:rPr>
              <w:t>C/</w:t>
            </w:r>
            <w:r>
              <w:rPr>
                <w:rFonts w:hint="eastAsia" w:ascii="宋体" w:hAnsi="宋体" w:cs="Arial"/>
                <w:color w:val="000000"/>
                <w:sz w:val="21"/>
                <w:szCs w:val="21"/>
              </w:rPr>
              <w:t>10</w:t>
            </w:r>
          </w:p>
        </w:tc>
        <w:tc>
          <w:tcPr>
            <w:tcW w:w="992" w:type="dxa"/>
            <w:vAlign w:val="center"/>
          </w:tcPr>
          <w:p w14:paraId="68F076C7">
            <w:pPr>
              <w:widowControl w:val="0"/>
              <w:rPr>
                <w:rFonts w:ascii="宋体" w:hAnsi="宋体"/>
                <w:sz w:val="21"/>
                <w:szCs w:val="21"/>
              </w:rPr>
            </w:pPr>
            <w:r>
              <w:rPr>
                <w:rFonts w:hint="eastAsia" w:ascii="宋体" w:hAnsi="宋体"/>
                <w:sz w:val="21"/>
                <w:szCs w:val="21"/>
              </w:rPr>
              <w:t>是</w:t>
            </w:r>
          </w:p>
        </w:tc>
        <w:tc>
          <w:tcPr>
            <w:tcW w:w="2126" w:type="dxa"/>
            <w:vAlign w:val="center"/>
          </w:tcPr>
          <w:p w14:paraId="4214394E">
            <w:pPr>
              <w:widowControl w:val="0"/>
              <w:rPr>
                <w:rFonts w:ascii="宋体" w:hAnsi="宋体"/>
                <w:sz w:val="21"/>
                <w:szCs w:val="21"/>
              </w:rPr>
            </w:pPr>
            <w:r>
              <w:rPr>
                <w:rFonts w:hint="eastAsia" w:ascii="宋体" w:hAnsi="宋体" w:cs="Arial"/>
                <w:sz w:val="21"/>
                <w:szCs w:val="21"/>
              </w:rPr>
              <w:t>日期控件</w:t>
            </w:r>
          </w:p>
        </w:tc>
      </w:tr>
      <w:tr w14:paraId="2F8D5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4206D26B">
            <w:pPr>
              <w:widowControl w:val="0"/>
              <w:numPr>
                <w:ilvl w:val="0"/>
                <w:numId w:val="89"/>
              </w:numPr>
              <w:rPr>
                <w:rFonts w:ascii="宋体" w:hAnsi="宋体"/>
                <w:sz w:val="21"/>
                <w:szCs w:val="21"/>
              </w:rPr>
            </w:pPr>
          </w:p>
        </w:tc>
        <w:tc>
          <w:tcPr>
            <w:tcW w:w="1475" w:type="dxa"/>
            <w:vAlign w:val="center"/>
          </w:tcPr>
          <w:p w14:paraId="28F6DE28">
            <w:pPr>
              <w:widowControl w:val="0"/>
              <w:rPr>
                <w:rFonts w:ascii="宋体" w:hAnsi="宋体"/>
                <w:sz w:val="21"/>
                <w:szCs w:val="21"/>
              </w:rPr>
            </w:pPr>
            <w:r>
              <w:rPr>
                <w:rFonts w:hint="eastAsia" w:ascii="宋体" w:hAnsi="宋体" w:cs="Arial"/>
                <w:sz w:val="21"/>
                <w:szCs w:val="21"/>
              </w:rPr>
              <w:t>结束日期</w:t>
            </w:r>
          </w:p>
        </w:tc>
        <w:tc>
          <w:tcPr>
            <w:tcW w:w="1076" w:type="dxa"/>
            <w:vAlign w:val="center"/>
          </w:tcPr>
          <w:p w14:paraId="0C6D9FA2">
            <w:pPr>
              <w:widowControl w:val="0"/>
              <w:rPr>
                <w:rFonts w:ascii="宋体" w:hAnsi="宋体"/>
                <w:sz w:val="21"/>
                <w:szCs w:val="21"/>
              </w:rPr>
            </w:pPr>
            <w:r>
              <w:rPr>
                <w:rFonts w:hint="eastAsia" w:ascii="宋体" w:hAnsi="宋体" w:cs="Arial"/>
                <w:sz w:val="21"/>
                <w:szCs w:val="21"/>
              </w:rPr>
              <w:t>文本框</w:t>
            </w:r>
          </w:p>
        </w:tc>
        <w:tc>
          <w:tcPr>
            <w:tcW w:w="993" w:type="dxa"/>
            <w:vAlign w:val="center"/>
          </w:tcPr>
          <w:p w14:paraId="26C36E84">
            <w:pPr>
              <w:widowControl w:val="0"/>
              <w:rPr>
                <w:rFonts w:ascii="宋体" w:hAnsi="宋体"/>
                <w:sz w:val="21"/>
                <w:szCs w:val="21"/>
              </w:rPr>
            </w:pPr>
          </w:p>
        </w:tc>
        <w:tc>
          <w:tcPr>
            <w:tcW w:w="992" w:type="dxa"/>
            <w:vAlign w:val="center"/>
          </w:tcPr>
          <w:p w14:paraId="18B83E86">
            <w:pPr>
              <w:widowControl w:val="0"/>
              <w:rPr>
                <w:rFonts w:ascii="宋体" w:hAnsi="宋体"/>
                <w:sz w:val="21"/>
                <w:szCs w:val="21"/>
              </w:rPr>
            </w:pPr>
            <w:r>
              <w:rPr>
                <w:rFonts w:ascii="宋体" w:hAnsi="宋体" w:cs="Arial"/>
                <w:color w:val="000000"/>
                <w:sz w:val="21"/>
                <w:szCs w:val="21"/>
              </w:rPr>
              <w:t>C/</w:t>
            </w:r>
            <w:r>
              <w:rPr>
                <w:rFonts w:hint="eastAsia" w:ascii="宋体" w:hAnsi="宋体" w:cs="Arial"/>
                <w:color w:val="000000"/>
                <w:sz w:val="21"/>
                <w:szCs w:val="21"/>
              </w:rPr>
              <w:t>10</w:t>
            </w:r>
          </w:p>
        </w:tc>
        <w:tc>
          <w:tcPr>
            <w:tcW w:w="992" w:type="dxa"/>
            <w:vAlign w:val="center"/>
          </w:tcPr>
          <w:p w14:paraId="742DF98A">
            <w:pPr>
              <w:widowControl w:val="0"/>
              <w:rPr>
                <w:rFonts w:ascii="宋体" w:hAnsi="宋体"/>
                <w:sz w:val="21"/>
                <w:szCs w:val="21"/>
              </w:rPr>
            </w:pPr>
            <w:r>
              <w:rPr>
                <w:rFonts w:hint="eastAsia" w:ascii="宋体" w:hAnsi="宋体" w:cs="Arial"/>
                <w:sz w:val="21"/>
                <w:szCs w:val="21"/>
              </w:rPr>
              <w:t>是</w:t>
            </w:r>
          </w:p>
        </w:tc>
        <w:tc>
          <w:tcPr>
            <w:tcW w:w="2126" w:type="dxa"/>
            <w:vAlign w:val="center"/>
          </w:tcPr>
          <w:p w14:paraId="505E08F6">
            <w:pPr>
              <w:widowControl w:val="0"/>
              <w:rPr>
                <w:rFonts w:ascii="宋体" w:hAnsi="宋体"/>
                <w:sz w:val="21"/>
                <w:szCs w:val="21"/>
              </w:rPr>
            </w:pPr>
            <w:r>
              <w:rPr>
                <w:rFonts w:hint="eastAsia" w:ascii="宋体" w:hAnsi="宋体" w:cs="Arial"/>
                <w:sz w:val="21"/>
                <w:szCs w:val="21"/>
              </w:rPr>
              <w:t>日期控件</w:t>
            </w:r>
          </w:p>
        </w:tc>
      </w:tr>
      <w:tr w14:paraId="6F98D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4A0A2778">
            <w:pPr>
              <w:widowControl w:val="0"/>
              <w:numPr>
                <w:ilvl w:val="0"/>
                <w:numId w:val="89"/>
              </w:numPr>
              <w:rPr>
                <w:rFonts w:ascii="宋体" w:hAnsi="宋体"/>
                <w:sz w:val="21"/>
                <w:szCs w:val="21"/>
              </w:rPr>
            </w:pPr>
          </w:p>
        </w:tc>
        <w:tc>
          <w:tcPr>
            <w:tcW w:w="1475" w:type="dxa"/>
            <w:vAlign w:val="center"/>
          </w:tcPr>
          <w:p w14:paraId="3B546596">
            <w:pPr>
              <w:widowControl w:val="0"/>
              <w:rPr>
                <w:rFonts w:ascii="宋体" w:hAnsi="宋体" w:cs="Arial"/>
                <w:sz w:val="21"/>
                <w:szCs w:val="21"/>
              </w:rPr>
            </w:pPr>
            <w:r>
              <w:rPr>
                <w:rFonts w:hint="eastAsia" w:ascii="宋体" w:hAnsi="宋体" w:cs="Arial"/>
                <w:sz w:val="21"/>
                <w:szCs w:val="21"/>
              </w:rPr>
              <w:t>查询</w:t>
            </w:r>
          </w:p>
        </w:tc>
        <w:tc>
          <w:tcPr>
            <w:tcW w:w="1076" w:type="dxa"/>
            <w:vAlign w:val="center"/>
          </w:tcPr>
          <w:p w14:paraId="672CC8B3">
            <w:pPr>
              <w:widowControl w:val="0"/>
              <w:rPr>
                <w:rFonts w:ascii="宋体" w:hAnsi="宋体" w:cs="Arial"/>
                <w:sz w:val="21"/>
                <w:szCs w:val="21"/>
              </w:rPr>
            </w:pPr>
            <w:r>
              <w:rPr>
                <w:rFonts w:hint="eastAsia" w:ascii="宋体" w:hAnsi="宋体" w:cs="Arial"/>
                <w:sz w:val="21"/>
                <w:szCs w:val="21"/>
              </w:rPr>
              <w:t>按钮</w:t>
            </w:r>
          </w:p>
        </w:tc>
        <w:tc>
          <w:tcPr>
            <w:tcW w:w="993" w:type="dxa"/>
            <w:vAlign w:val="center"/>
          </w:tcPr>
          <w:p w14:paraId="273E1D30">
            <w:pPr>
              <w:widowControl w:val="0"/>
              <w:rPr>
                <w:rFonts w:ascii="宋体" w:hAnsi="宋体"/>
                <w:sz w:val="21"/>
                <w:szCs w:val="21"/>
              </w:rPr>
            </w:pPr>
          </w:p>
        </w:tc>
        <w:tc>
          <w:tcPr>
            <w:tcW w:w="992" w:type="dxa"/>
            <w:vAlign w:val="center"/>
          </w:tcPr>
          <w:p w14:paraId="030EA46A">
            <w:pPr>
              <w:widowControl w:val="0"/>
              <w:rPr>
                <w:rFonts w:ascii="宋体" w:hAnsi="宋体" w:cs="Arial"/>
                <w:color w:val="000000"/>
                <w:sz w:val="21"/>
                <w:szCs w:val="21"/>
              </w:rPr>
            </w:pPr>
          </w:p>
        </w:tc>
        <w:tc>
          <w:tcPr>
            <w:tcW w:w="992" w:type="dxa"/>
            <w:vAlign w:val="center"/>
          </w:tcPr>
          <w:p w14:paraId="544A1809">
            <w:pPr>
              <w:widowControl w:val="0"/>
              <w:rPr>
                <w:rFonts w:ascii="宋体" w:hAnsi="宋体" w:cs="Arial"/>
                <w:sz w:val="21"/>
                <w:szCs w:val="21"/>
              </w:rPr>
            </w:pPr>
          </w:p>
        </w:tc>
        <w:tc>
          <w:tcPr>
            <w:tcW w:w="2126" w:type="dxa"/>
            <w:vAlign w:val="center"/>
          </w:tcPr>
          <w:p w14:paraId="28985674">
            <w:pPr>
              <w:widowControl w:val="0"/>
              <w:rPr>
                <w:rFonts w:ascii="宋体" w:hAnsi="宋体" w:cs="Arial"/>
                <w:sz w:val="21"/>
                <w:szCs w:val="21"/>
              </w:rPr>
            </w:pPr>
          </w:p>
        </w:tc>
      </w:tr>
      <w:tr w14:paraId="0BE1D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13" w:type="dxa"/>
            <w:gridSpan w:val="7"/>
          </w:tcPr>
          <w:p w14:paraId="71175DD7">
            <w:pPr>
              <w:widowControl w:val="0"/>
              <w:rPr>
                <w:rFonts w:ascii="宋体" w:hAnsi="宋体"/>
                <w:sz w:val="21"/>
                <w:szCs w:val="21"/>
              </w:rPr>
            </w:pPr>
            <w:r>
              <w:rPr>
                <w:rFonts w:hint="eastAsia" w:ascii="宋体" w:hAnsi="宋体"/>
                <w:sz w:val="21"/>
                <w:szCs w:val="21"/>
              </w:rPr>
              <w:t>查询结果</w:t>
            </w:r>
          </w:p>
        </w:tc>
      </w:tr>
      <w:tr w14:paraId="3548A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31213D63">
            <w:pPr>
              <w:widowControl w:val="0"/>
              <w:numPr>
                <w:ilvl w:val="0"/>
                <w:numId w:val="89"/>
              </w:numPr>
              <w:rPr>
                <w:rFonts w:ascii="宋体" w:hAnsi="宋体"/>
                <w:sz w:val="21"/>
                <w:szCs w:val="21"/>
              </w:rPr>
            </w:pPr>
          </w:p>
        </w:tc>
        <w:tc>
          <w:tcPr>
            <w:tcW w:w="1475" w:type="dxa"/>
          </w:tcPr>
          <w:p w14:paraId="1E99CD9D">
            <w:pPr>
              <w:widowControl w:val="0"/>
              <w:rPr>
                <w:rFonts w:ascii="宋体" w:hAnsi="宋体"/>
                <w:sz w:val="21"/>
                <w:szCs w:val="21"/>
              </w:rPr>
            </w:pPr>
            <w:r>
              <w:rPr>
                <w:rFonts w:hint="eastAsia" w:ascii="宋体" w:hAnsi="宋体"/>
                <w:sz w:val="21"/>
                <w:szCs w:val="21"/>
              </w:rPr>
              <w:t>批次号</w:t>
            </w:r>
          </w:p>
        </w:tc>
        <w:tc>
          <w:tcPr>
            <w:tcW w:w="1076" w:type="dxa"/>
          </w:tcPr>
          <w:p w14:paraId="2BCCF0C5">
            <w:pPr>
              <w:widowControl w:val="0"/>
              <w:rPr>
                <w:rFonts w:ascii="宋体" w:hAnsi="宋体"/>
                <w:sz w:val="21"/>
                <w:szCs w:val="21"/>
              </w:rPr>
            </w:pPr>
            <w:r>
              <w:rPr>
                <w:rFonts w:hint="eastAsia" w:ascii="宋体" w:hAnsi="宋体"/>
                <w:sz w:val="21"/>
                <w:szCs w:val="21"/>
              </w:rPr>
              <w:t>链接</w:t>
            </w:r>
          </w:p>
        </w:tc>
        <w:tc>
          <w:tcPr>
            <w:tcW w:w="993" w:type="dxa"/>
          </w:tcPr>
          <w:p w14:paraId="10DC3CA7">
            <w:pPr>
              <w:widowControl w:val="0"/>
              <w:rPr>
                <w:rFonts w:ascii="宋体" w:hAnsi="宋体"/>
                <w:sz w:val="21"/>
                <w:szCs w:val="21"/>
              </w:rPr>
            </w:pPr>
          </w:p>
        </w:tc>
        <w:tc>
          <w:tcPr>
            <w:tcW w:w="992" w:type="dxa"/>
          </w:tcPr>
          <w:p w14:paraId="2CCB665D">
            <w:pPr>
              <w:widowControl w:val="0"/>
              <w:rPr>
                <w:rFonts w:ascii="宋体" w:hAnsi="宋体"/>
                <w:sz w:val="21"/>
                <w:szCs w:val="21"/>
              </w:rPr>
            </w:pPr>
          </w:p>
        </w:tc>
        <w:tc>
          <w:tcPr>
            <w:tcW w:w="992" w:type="dxa"/>
          </w:tcPr>
          <w:p w14:paraId="43FD9A30">
            <w:pPr>
              <w:widowControl w:val="0"/>
              <w:rPr>
                <w:rFonts w:ascii="宋体" w:hAnsi="宋体"/>
                <w:sz w:val="21"/>
                <w:szCs w:val="21"/>
              </w:rPr>
            </w:pPr>
          </w:p>
        </w:tc>
        <w:tc>
          <w:tcPr>
            <w:tcW w:w="2126" w:type="dxa"/>
          </w:tcPr>
          <w:p w14:paraId="513206D4">
            <w:pPr>
              <w:widowControl w:val="0"/>
              <w:rPr>
                <w:rFonts w:ascii="宋体" w:hAnsi="宋体"/>
                <w:sz w:val="21"/>
                <w:szCs w:val="21"/>
              </w:rPr>
            </w:pPr>
            <w:r>
              <w:rPr>
                <w:rFonts w:hint="eastAsia" w:ascii="宋体" w:hAnsi="宋体"/>
                <w:sz w:val="21"/>
                <w:szCs w:val="21"/>
              </w:rPr>
              <w:t>显示详情页面</w:t>
            </w:r>
          </w:p>
        </w:tc>
      </w:tr>
      <w:tr w14:paraId="7B7E7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7BA41DAB">
            <w:pPr>
              <w:widowControl w:val="0"/>
              <w:numPr>
                <w:ilvl w:val="0"/>
                <w:numId w:val="89"/>
              </w:numPr>
              <w:rPr>
                <w:rFonts w:ascii="宋体" w:hAnsi="宋体"/>
                <w:sz w:val="21"/>
                <w:szCs w:val="21"/>
              </w:rPr>
            </w:pPr>
          </w:p>
        </w:tc>
        <w:tc>
          <w:tcPr>
            <w:tcW w:w="1475" w:type="dxa"/>
          </w:tcPr>
          <w:p w14:paraId="03967708">
            <w:pPr>
              <w:widowControl w:val="0"/>
              <w:rPr>
                <w:rFonts w:ascii="宋体" w:hAnsi="宋体"/>
                <w:sz w:val="21"/>
                <w:szCs w:val="21"/>
              </w:rPr>
            </w:pPr>
            <w:r>
              <w:rPr>
                <w:rFonts w:hint="eastAsia" w:ascii="宋体" w:hAnsi="宋体"/>
                <w:sz w:val="21"/>
                <w:szCs w:val="21"/>
              </w:rPr>
              <w:t>交易日期</w:t>
            </w:r>
          </w:p>
        </w:tc>
        <w:tc>
          <w:tcPr>
            <w:tcW w:w="1076" w:type="dxa"/>
          </w:tcPr>
          <w:p w14:paraId="58EDC626">
            <w:pPr>
              <w:widowControl w:val="0"/>
              <w:rPr>
                <w:rFonts w:ascii="宋体" w:hAnsi="宋体"/>
                <w:sz w:val="21"/>
                <w:szCs w:val="21"/>
              </w:rPr>
            </w:pPr>
            <w:r>
              <w:rPr>
                <w:rFonts w:hint="eastAsia" w:ascii="宋体" w:hAnsi="宋体"/>
                <w:sz w:val="21"/>
                <w:szCs w:val="21"/>
              </w:rPr>
              <w:t>文本</w:t>
            </w:r>
          </w:p>
        </w:tc>
        <w:tc>
          <w:tcPr>
            <w:tcW w:w="993" w:type="dxa"/>
          </w:tcPr>
          <w:p w14:paraId="2EC5D658">
            <w:pPr>
              <w:widowControl w:val="0"/>
              <w:rPr>
                <w:rFonts w:ascii="宋体" w:hAnsi="宋体"/>
                <w:sz w:val="21"/>
                <w:szCs w:val="21"/>
              </w:rPr>
            </w:pPr>
          </w:p>
        </w:tc>
        <w:tc>
          <w:tcPr>
            <w:tcW w:w="992" w:type="dxa"/>
          </w:tcPr>
          <w:p w14:paraId="2C73700D">
            <w:pPr>
              <w:widowControl w:val="0"/>
              <w:rPr>
                <w:rFonts w:ascii="宋体" w:hAnsi="宋体"/>
                <w:sz w:val="21"/>
                <w:szCs w:val="21"/>
              </w:rPr>
            </w:pPr>
          </w:p>
        </w:tc>
        <w:tc>
          <w:tcPr>
            <w:tcW w:w="992" w:type="dxa"/>
          </w:tcPr>
          <w:p w14:paraId="38F0F291">
            <w:pPr>
              <w:widowControl w:val="0"/>
              <w:rPr>
                <w:rFonts w:ascii="宋体" w:hAnsi="宋体"/>
                <w:sz w:val="21"/>
                <w:szCs w:val="21"/>
              </w:rPr>
            </w:pPr>
          </w:p>
        </w:tc>
        <w:tc>
          <w:tcPr>
            <w:tcW w:w="2126" w:type="dxa"/>
          </w:tcPr>
          <w:p w14:paraId="4547A893">
            <w:pPr>
              <w:widowControl w:val="0"/>
              <w:rPr>
                <w:rFonts w:ascii="宋体" w:hAnsi="宋体"/>
                <w:sz w:val="21"/>
                <w:szCs w:val="21"/>
              </w:rPr>
            </w:pPr>
          </w:p>
        </w:tc>
      </w:tr>
      <w:tr w14:paraId="308D3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75F652A8">
            <w:pPr>
              <w:widowControl w:val="0"/>
              <w:numPr>
                <w:ilvl w:val="0"/>
                <w:numId w:val="89"/>
              </w:numPr>
              <w:rPr>
                <w:rFonts w:ascii="宋体" w:hAnsi="宋体"/>
                <w:sz w:val="21"/>
                <w:szCs w:val="21"/>
              </w:rPr>
            </w:pPr>
          </w:p>
        </w:tc>
        <w:tc>
          <w:tcPr>
            <w:tcW w:w="1475" w:type="dxa"/>
          </w:tcPr>
          <w:p w14:paraId="25C3B057">
            <w:pPr>
              <w:widowControl w:val="0"/>
              <w:rPr>
                <w:rFonts w:ascii="宋体" w:hAnsi="宋体"/>
                <w:sz w:val="21"/>
                <w:szCs w:val="21"/>
              </w:rPr>
            </w:pPr>
            <w:r>
              <w:rPr>
                <w:rFonts w:hint="eastAsia" w:ascii="宋体" w:hAnsi="宋体"/>
                <w:sz w:val="21"/>
                <w:szCs w:val="21"/>
              </w:rPr>
              <w:t>总笔数</w:t>
            </w:r>
          </w:p>
        </w:tc>
        <w:tc>
          <w:tcPr>
            <w:tcW w:w="1076" w:type="dxa"/>
          </w:tcPr>
          <w:p w14:paraId="538EF36E">
            <w:pPr>
              <w:widowControl w:val="0"/>
              <w:rPr>
                <w:rFonts w:ascii="宋体" w:hAnsi="宋体"/>
                <w:sz w:val="21"/>
                <w:szCs w:val="21"/>
              </w:rPr>
            </w:pPr>
            <w:r>
              <w:rPr>
                <w:rFonts w:hint="eastAsia" w:ascii="宋体" w:hAnsi="宋体"/>
                <w:sz w:val="21"/>
                <w:szCs w:val="21"/>
              </w:rPr>
              <w:t>文本</w:t>
            </w:r>
          </w:p>
        </w:tc>
        <w:tc>
          <w:tcPr>
            <w:tcW w:w="993" w:type="dxa"/>
          </w:tcPr>
          <w:p w14:paraId="10C16D64">
            <w:pPr>
              <w:widowControl w:val="0"/>
              <w:rPr>
                <w:rFonts w:ascii="宋体" w:hAnsi="宋体"/>
                <w:sz w:val="21"/>
                <w:szCs w:val="21"/>
              </w:rPr>
            </w:pPr>
          </w:p>
        </w:tc>
        <w:tc>
          <w:tcPr>
            <w:tcW w:w="992" w:type="dxa"/>
          </w:tcPr>
          <w:p w14:paraId="1EBCD4E7">
            <w:pPr>
              <w:widowControl w:val="0"/>
              <w:rPr>
                <w:rFonts w:ascii="宋体" w:hAnsi="宋体"/>
                <w:sz w:val="21"/>
                <w:szCs w:val="21"/>
              </w:rPr>
            </w:pPr>
          </w:p>
        </w:tc>
        <w:tc>
          <w:tcPr>
            <w:tcW w:w="992" w:type="dxa"/>
          </w:tcPr>
          <w:p w14:paraId="63516D20">
            <w:pPr>
              <w:widowControl w:val="0"/>
              <w:rPr>
                <w:rFonts w:ascii="宋体" w:hAnsi="宋体"/>
                <w:sz w:val="21"/>
                <w:szCs w:val="21"/>
              </w:rPr>
            </w:pPr>
          </w:p>
        </w:tc>
        <w:tc>
          <w:tcPr>
            <w:tcW w:w="2126" w:type="dxa"/>
          </w:tcPr>
          <w:p w14:paraId="2C0B621B">
            <w:pPr>
              <w:widowControl w:val="0"/>
              <w:rPr>
                <w:rFonts w:ascii="宋体" w:hAnsi="宋体"/>
                <w:sz w:val="21"/>
                <w:szCs w:val="21"/>
              </w:rPr>
            </w:pPr>
          </w:p>
        </w:tc>
      </w:tr>
      <w:tr w14:paraId="3C34B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333E6BA2">
            <w:pPr>
              <w:widowControl w:val="0"/>
              <w:numPr>
                <w:ilvl w:val="0"/>
                <w:numId w:val="89"/>
              </w:numPr>
              <w:rPr>
                <w:rFonts w:ascii="宋体" w:hAnsi="宋体"/>
                <w:sz w:val="21"/>
                <w:szCs w:val="21"/>
              </w:rPr>
            </w:pPr>
          </w:p>
        </w:tc>
        <w:tc>
          <w:tcPr>
            <w:tcW w:w="1475" w:type="dxa"/>
          </w:tcPr>
          <w:p w14:paraId="4C0C8624">
            <w:pPr>
              <w:widowControl w:val="0"/>
              <w:rPr>
                <w:rFonts w:ascii="宋体" w:hAnsi="宋体"/>
                <w:sz w:val="21"/>
                <w:szCs w:val="21"/>
              </w:rPr>
            </w:pPr>
            <w:r>
              <w:rPr>
                <w:rFonts w:hint="eastAsia" w:ascii="宋体" w:hAnsi="宋体"/>
                <w:sz w:val="21"/>
                <w:szCs w:val="21"/>
              </w:rPr>
              <w:t>总金额</w:t>
            </w:r>
          </w:p>
        </w:tc>
        <w:tc>
          <w:tcPr>
            <w:tcW w:w="1076" w:type="dxa"/>
          </w:tcPr>
          <w:p w14:paraId="14D4D411">
            <w:pPr>
              <w:widowControl w:val="0"/>
              <w:rPr>
                <w:rFonts w:ascii="宋体" w:hAnsi="宋体"/>
                <w:sz w:val="21"/>
                <w:szCs w:val="21"/>
              </w:rPr>
            </w:pPr>
            <w:r>
              <w:rPr>
                <w:rFonts w:hint="eastAsia" w:ascii="宋体" w:hAnsi="宋体"/>
                <w:sz w:val="21"/>
                <w:szCs w:val="21"/>
              </w:rPr>
              <w:t>文本</w:t>
            </w:r>
          </w:p>
        </w:tc>
        <w:tc>
          <w:tcPr>
            <w:tcW w:w="993" w:type="dxa"/>
          </w:tcPr>
          <w:p w14:paraId="615CA36F">
            <w:pPr>
              <w:widowControl w:val="0"/>
              <w:rPr>
                <w:rFonts w:ascii="宋体" w:hAnsi="宋体"/>
                <w:sz w:val="21"/>
                <w:szCs w:val="21"/>
              </w:rPr>
            </w:pPr>
          </w:p>
        </w:tc>
        <w:tc>
          <w:tcPr>
            <w:tcW w:w="992" w:type="dxa"/>
          </w:tcPr>
          <w:p w14:paraId="68FE198C">
            <w:pPr>
              <w:widowControl w:val="0"/>
              <w:rPr>
                <w:rFonts w:ascii="宋体" w:hAnsi="宋体"/>
                <w:sz w:val="21"/>
                <w:szCs w:val="21"/>
              </w:rPr>
            </w:pPr>
          </w:p>
        </w:tc>
        <w:tc>
          <w:tcPr>
            <w:tcW w:w="992" w:type="dxa"/>
          </w:tcPr>
          <w:p w14:paraId="66141C3E">
            <w:pPr>
              <w:widowControl w:val="0"/>
              <w:rPr>
                <w:rFonts w:ascii="宋体" w:hAnsi="宋体"/>
                <w:sz w:val="21"/>
                <w:szCs w:val="21"/>
              </w:rPr>
            </w:pPr>
          </w:p>
        </w:tc>
        <w:tc>
          <w:tcPr>
            <w:tcW w:w="2126" w:type="dxa"/>
          </w:tcPr>
          <w:p w14:paraId="0A75B863">
            <w:pPr>
              <w:widowControl w:val="0"/>
              <w:rPr>
                <w:rFonts w:ascii="宋体" w:hAnsi="宋体"/>
                <w:sz w:val="21"/>
                <w:szCs w:val="21"/>
              </w:rPr>
            </w:pPr>
          </w:p>
        </w:tc>
      </w:tr>
      <w:tr w14:paraId="6EDEE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37B4BD10">
            <w:pPr>
              <w:widowControl w:val="0"/>
              <w:numPr>
                <w:ilvl w:val="0"/>
                <w:numId w:val="89"/>
              </w:numPr>
              <w:rPr>
                <w:rFonts w:ascii="宋体" w:hAnsi="宋体"/>
                <w:sz w:val="21"/>
                <w:szCs w:val="21"/>
              </w:rPr>
            </w:pPr>
          </w:p>
        </w:tc>
        <w:tc>
          <w:tcPr>
            <w:tcW w:w="1475" w:type="dxa"/>
          </w:tcPr>
          <w:p w14:paraId="71F23CF2">
            <w:pPr>
              <w:widowControl w:val="0"/>
              <w:rPr>
                <w:rFonts w:ascii="宋体" w:hAnsi="宋体"/>
                <w:sz w:val="21"/>
                <w:szCs w:val="21"/>
              </w:rPr>
            </w:pPr>
            <w:r>
              <w:rPr>
                <w:rFonts w:hint="eastAsia" w:ascii="宋体" w:hAnsi="宋体"/>
                <w:sz w:val="21"/>
                <w:szCs w:val="21"/>
              </w:rPr>
              <w:t>状态</w:t>
            </w:r>
          </w:p>
        </w:tc>
        <w:tc>
          <w:tcPr>
            <w:tcW w:w="1076" w:type="dxa"/>
          </w:tcPr>
          <w:p w14:paraId="35266843">
            <w:pPr>
              <w:widowControl w:val="0"/>
              <w:rPr>
                <w:rFonts w:ascii="宋体" w:hAnsi="宋体"/>
                <w:sz w:val="21"/>
                <w:szCs w:val="21"/>
              </w:rPr>
            </w:pPr>
            <w:r>
              <w:rPr>
                <w:rFonts w:hint="eastAsia" w:ascii="宋体" w:hAnsi="宋体"/>
                <w:sz w:val="21"/>
                <w:szCs w:val="21"/>
              </w:rPr>
              <w:t>文本</w:t>
            </w:r>
          </w:p>
        </w:tc>
        <w:tc>
          <w:tcPr>
            <w:tcW w:w="993" w:type="dxa"/>
          </w:tcPr>
          <w:p w14:paraId="2484A3BA">
            <w:pPr>
              <w:widowControl w:val="0"/>
              <w:rPr>
                <w:rFonts w:ascii="宋体" w:hAnsi="宋体"/>
                <w:sz w:val="21"/>
                <w:szCs w:val="21"/>
              </w:rPr>
            </w:pPr>
          </w:p>
        </w:tc>
        <w:tc>
          <w:tcPr>
            <w:tcW w:w="992" w:type="dxa"/>
          </w:tcPr>
          <w:p w14:paraId="25732260">
            <w:pPr>
              <w:widowControl w:val="0"/>
              <w:rPr>
                <w:rFonts w:ascii="宋体" w:hAnsi="宋体"/>
                <w:sz w:val="21"/>
                <w:szCs w:val="21"/>
              </w:rPr>
            </w:pPr>
          </w:p>
        </w:tc>
        <w:tc>
          <w:tcPr>
            <w:tcW w:w="992" w:type="dxa"/>
          </w:tcPr>
          <w:p w14:paraId="3BAF14CA">
            <w:pPr>
              <w:widowControl w:val="0"/>
              <w:rPr>
                <w:rFonts w:ascii="宋体" w:hAnsi="宋体"/>
                <w:sz w:val="21"/>
                <w:szCs w:val="21"/>
              </w:rPr>
            </w:pPr>
          </w:p>
        </w:tc>
        <w:tc>
          <w:tcPr>
            <w:tcW w:w="2126" w:type="dxa"/>
          </w:tcPr>
          <w:p w14:paraId="1439F40E">
            <w:pPr>
              <w:widowControl w:val="0"/>
              <w:rPr>
                <w:rFonts w:ascii="宋体" w:hAnsi="宋体"/>
                <w:sz w:val="21"/>
                <w:szCs w:val="21"/>
              </w:rPr>
            </w:pPr>
            <w:r>
              <w:rPr>
                <w:rFonts w:ascii="Arial" w:hAnsi="Arial" w:cs="Arial"/>
                <w:color w:val="1F1F1F"/>
                <w:sz w:val="18"/>
                <w:szCs w:val="18"/>
              </w:rPr>
              <w:t>银行处理中</w:t>
            </w:r>
            <w:r>
              <w:rPr>
                <w:rFonts w:hint="eastAsia" w:ascii="Arial" w:hAnsi="Arial" w:cs="Arial"/>
                <w:color w:val="1F1F1F"/>
                <w:sz w:val="18"/>
                <w:szCs w:val="18"/>
              </w:rPr>
              <w:t>、</w:t>
            </w:r>
            <w:r>
              <w:rPr>
                <w:rFonts w:ascii="Arial" w:hAnsi="Arial" w:cs="Arial"/>
                <w:color w:val="1F1F1F"/>
                <w:sz w:val="18"/>
                <w:szCs w:val="18"/>
              </w:rPr>
              <w:t>处理完成</w:t>
            </w:r>
          </w:p>
        </w:tc>
      </w:tr>
      <w:tr w14:paraId="06133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13" w:type="dxa"/>
            <w:gridSpan w:val="7"/>
          </w:tcPr>
          <w:p w14:paraId="7378CD9E">
            <w:pPr>
              <w:widowControl w:val="0"/>
              <w:rPr>
                <w:rFonts w:ascii="宋体" w:hAnsi="宋体"/>
                <w:sz w:val="21"/>
                <w:szCs w:val="21"/>
              </w:rPr>
            </w:pPr>
          </w:p>
        </w:tc>
      </w:tr>
      <w:tr w14:paraId="1EB48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58DB36A4">
            <w:pPr>
              <w:widowControl w:val="0"/>
              <w:numPr>
                <w:ilvl w:val="0"/>
                <w:numId w:val="89"/>
              </w:numPr>
              <w:rPr>
                <w:rFonts w:ascii="宋体" w:hAnsi="宋体"/>
                <w:sz w:val="21"/>
                <w:szCs w:val="21"/>
              </w:rPr>
            </w:pPr>
          </w:p>
        </w:tc>
        <w:tc>
          <w:tcPr>
            <w:tcW w:w="1475" w:type="dxa"/>
          </w:tcPr>
          <w:p w14:paraId="365D25C4">
            <w:pPr>
              <w:widowControl w:val="0"/>
              <w:rPr>
                <w:rFonts w:ascii="宋体" w:hAnsi="宋体"/>
                <w:sz w:val="21"/>
                <w:szCs w:val="21"/>
              </w:rPr>
            </w:pPr>
            <w:r>
              <w:rPr>
                <w:rFonts w:hint="eastAsia" w:ascii="宋体" w:hAnsi="宋体"/>
                <w:sz w:val="21"/>
                <w:szCs w:val="21"/>
              </w:rPr>
              <w:t>上一页</w:t>
            </w:r>
          </w:p>
        </w:tc>
        <w:tc>
          <w:tcPr>
            <w:tcW w:w="1076" w:type="dxa"/>
          </w:tcPr>
          <w:p w14:paraId="53399C30">
            <w:pPr>
              <w:widowControl w:val="0"/>
              <w:rPr>
                <w:rFonts w:ascii="宋体" w:hAnsi="宋体"/>
                <w:sz w:val="21"/>
                <w:szCs w:val="21"/>
              </w:rPr>
            </w:pPr>
            <w:r>
              <w:rPr>
                <w:rFonts w:hint="eastAsia" w:ascii="宋体" w:hAnsi="宋体"/>
                <w:sz w:val="21"/>
                <w:szCs w:val="21"/>
              </w:rPr>
              <w:t>按钮</w:t>
            </w:r>
          </w:p>
        </w:tc>
        <w:tc>
          <w:tcPr>
            <w:tcW w:w="993" w:type="dxa"/>
          </w:tcPr>
          <w:p w14:paraId="2C91137C">
            <w:pPr>
              <w:widowControl w:val="0"/>
              <w:rPr>
                <w:rFonts w:ascii="宋体" w:hAnsi="宋体"/>
                <w:sz w:val="21"/>
                <w:szCs w:val="21"/>
              </w:rPr>
            </w:pPr>
          </w:p>
        </w:tc>
        <w:tc>
          <w:tcPr>
            <w:tcW w:w="992" w:type="dxa"/>
          </w:tcPr>
          <w:p w14:paraId="075E5554">
            <w:pPr>
              <w:widowControl w:val="0"/>
              <w:rPr>
                <w:rFonts w:ascii="宋体" w:hAnsi="宋体"/>
                <w:sz w:val="21"/>
                <w:szCs w:val="21"/>
              </w:rPr>
            </w:pPr>
          </w:p>
        </w:tc>
        <w:tc>
          <w:tcPr>
            <w:tcW w:w="992" w:type="dxa"/>
          </w:tcPr>
          <w:p w14:paraId="0DD79E3B">
            <w:pPr>
              <w:widowControl w:val="0"/>
              <w:rPr>
                <w:rFonts w:ascii="宋体" w:hAnsi="宋体"/>
                <w:sz w:val="21"/>
                <w:szCs w:val="21"/>
              </w:rPr>
            </w:pPr>
          </w:p>
        </w:tc>
        <w:tc>
          <w:tcPr>
            <w:tcW w:w="2126" w:type="dxa"/>
          </w:tcPr>
          <w:p w14:paraId="09E1B9C6">
            <w:pPr>
              <w:widowControl w:val="0"/>
              <w:rPr>
                <w:rFonts w:ascii="宋体" w:hAnsi="宋体"/>
                <w:sz w:val="21"/>
                <w:szCs w:val="21"/>
              </w:rPr>
            </w:pPr>
          </w:p>
        </w:tc>
      </w:tr>
      <w:tr w14:paraId="59BBE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53820729">
            <w:pPr>
              <w:widowControl w:val="0"/>
              <w:numPr>
                <w:ilvl w:val="0"/>
                <w:numId w:val="89"/>
              </w:numPr>
              <w:rPr>
                <w:rFonts w:ascii="宋体" w:hAnsi="宋体"/>
                <w:sz w:val="21"/>
                <w:szCs w:val="21"/>
              </w:rPr>
            </w:pPr>
          </w:p>
        </w:tc>
        <w:tc>
          <w:tcPr>
            <w:tcW w:w="1475" w:type="dxa"/>
          </w:tcPr>
          <w:p w14:paraId="077EECB4">
            <w:pPr>
              <w:widowControl w:val="0"/>
              <w:rPr>
                <w:rFonts w:ascii="宋体" w:hAnsi="宋体"/>
                <w:sz w:val="21"/>
                <w:szCs w:val="21"/>
              </w:rPr>
            </w:pPr>
            <w:r>
              <w:rPr>
                <w:rFonts w:hint="eastAsia" w:ascii="宋体" w:hAnsi="宋体"/>
                <w:sz w:val="21"/>
                <w:szCs w:val="21"/>
              </w:rPr>
              <w:t>下一页</w:t>
            </w:r>
          </w:p>
        </w:tc>
        <w:tc>
          <w:tcPr>
            <w:tcW w:w="1076" w:type="dxa"/>
          </w:tcPr>
          <w:p w14:paraId="6B87E01A">
            <w:pPr>
              <w:widowControl w:val="0"/>
              <w:rPr>
                <w:rFonts w:ascii="宋体" w:hAnsi="宋体"/>
                <w:sz w:val="21"/>
                <w:szCs w:val="21"/>
              </w:rPr>
            </w:pPr>
            <w:r>
              <w:rPr>
                <w:rFonts w:hint="eastAsia" w:ascii="宋体" w:hAnsi="宋体"/>
                <w:sz w:val="21"/>
                <w:szCs w:val="21"/>
              </w:rPr>
              <w:t>按钮</w:t>
            </w:r>
          </w:p>
        </w:tc>
        <w:tc>
          <w:tcPr>
            <w:tcW w:w="993" w:type="dxa"/>
          </w:tcPr>
          <w:p w14:paraId="3467112B">
            <w:pPr>
              <w:widowControl w:val="0"/>
              <w:rPr>
                <w:rFonts w:ascii="宋体" w:hAnsi="宋体"/>
                <w:sz w:val="21"/>
                <w:szCs w:val="21"/>
              </w:rPr>
            </w:pPr>
          </w:p>
        </w:tc>
        <w:tc>
          <w:tcPr>
            <w:tcW w:w="992" w:type="dxa"/>
          </w:tcPr>
          <w:p w14:paraId="6E601C05">
            <w:pPr>
              <w:widowControl w:val="0"/>
              <w:rPr>
                <w:rFonts w:ascii="宋体" w:hAnsi="宋体"/>
                <w:sz w:val="21"/>
                <w:szCs w:val="21"/>
              </w:rPr>
            </w:pPr>
          </w:p>
        </w:tc>
        <w:tc>
          <w:tcPr>
            <w:tcW w:w="992" w:type="dxa"/>
          </w:tcPr>
          <w:p w14:paraId="26D8A0B8">
            <w:pPr>
              <w:widowControl w:val="0"/>
              <w:rPr>
                <w:rFonts w:ascii="宋体" w:hAnsi="宋体"/>
                <w:sz w:val="21"/>
                <w:szCs w:val="21"/>
              </w:rPr>
            </w:pPr>
          </w:p>
        </w:tc>
        <w:tc>
          <w:tcPr>
            <w:tcW w:w="2126" w:type="dxa"/>
          </w:tcPr>
          <w:p w14:paraId="69FD69A8">
            <w:pPr>
              <w:widowControl w:val="0"/>
              <w:rPr>
                <w:rFonts w:ascii="宋体" w:hAnsi="宋体"/>
                <w:sz w:val="21"/>
                <w:szCs w:val="21"/>
              </w:rPr>
            </w:pPr>
          </w:p>
        </w:tc>
      </w:tr>
      <w:tr w14:paraId="3BEA9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2E88C71A">
            <w:pPr>
              <w:widowControl w:val="0"/>
              <w:numPr>
                <w:ilvl w:val="0"/>
                <w:numId w:val="89"/>
              </w:numPr>
              <w:rPr>
                <w:rFonts w:ascii="宋体" w:hAnsi="宋体"/>
                <w:sz w:val="21"/>
                <w:szCs w:val="21"/>
              </w:rPr>
            </w:pPr>
          </w:p>
        </w:tc>
        <w:tc>
          <w:tcPr>
            <w:tcW w:w="1475" w:type="dxa"/>
          </w:tcPr>
          <w:p w14:paraId="07BFF3CC">
            <w:pPr>
              <w:widowControl w:val="0"/>
              <w:rPr>
                <w:rFonts w:ascii="宋体" w:hAnsi="宋体"/>
                <w:sz w:val="21"/>
                <w:szCs w:val="21"/>
              </w:rPr>
            </w:pPr>
            <w:r>
              <w:rPr>
                <w:rFonts w:hint="eastAsia" w:ascii="宋体" w:hAnsi="宋体"/>
                <w:sz w:val="21"/>
                <w:szCs w:val="21"/>
              </w:rPr>
              <w:t>打印</w:t>
            </w:r>
          </w:p>
        </w:tc>
        <w:tc>
          <w:tcPr>
            <w:tcW w:w="1076" w:type="dxa"/>
          </w:tcPr>
          <w:p w14:paraId="046CA31F">
            <w:pPr>
              <w:widowControl w:val="0"/>
              <w:rPr>
                <w:rFonts w:ascii="宋体" w:hAnsi="宋体"/>
                <w:sz w:val="21"/>
                <w:szCs w:val="21"/>
              </w:rPr>
            </w:pPr>
            <w:r>
              <w:rPr>
                <w:rFonts w:hint="eastAsia" w:ascii="宋体" w:hAnsi="宋体"/>
                <w:sz w:val="21"/>
                <w:szCs w:val="21"/>
              </w:rPr>
              <w:t>按钮</w:t>
            </w:r>
          </w:p>
        </w:tc>
        <w:tc>
          <w:tcPr>
            <w:tcW w:w="993" w:type="dxa"/>
          </w:tcPr>
          <w:p w14:paraId="78C3791F">
            <w:pPr>
              <w:widowControl w:val="0"/>
              <w:rPr>
                <w:rFonts w:ascii="宋体" w:hAnsi="宋体"/>
                <w:sz w:val="21"/>
                <w:szCs w:val="21"/>
              </w:rPr>
            </w:pPr>
          </w:p>
        </w:tc>
        <w:tc>
          <w:tcPr>
            <w:tcW w:w="992" w:type="dxa"/>
          </w:tcPr>
          <w:p w14:paraId="6E6B344A">
            <w:pPr>
              <w:widowControl w:val="0"/>
              <w:rPr>
                <w:rFonts w:ascii="宋体" w:hAnsi="宋体"/>
                <w:sz w:val="21"/>
                <w:szCs w:val="21"/>
              </w:rPr>
            </w:pPr>
          </w:p>
        </w:tc>
        <w:tc>
          <w:tcPr>
            <w:tcW w:w="992" w:type="dxa"/>
          </w:tcPr>
          <w:p w14:paraId="4EB453FC">
            <w:pPr>
              <w:widowControl w:val="0"/>
              <w:rPr>
                <w:rFonts w:ascii="宋体" w:hAnsi="宋体"/>
                <w:sz w:val="21"/>
                <w:szCs w:val="21"/>
              </w:rPr>
            </w:pPr>
          </w:p>
        </w:tc>
        <w:tc>
          <w:tcPr>
            <w:tcW w:w="2126" w:type="dxa"/>
          </w:tcPr>
          <w:p w14:paraId="207ED529">
            <w:pPr>
              <w:widowControl w:val="0"/>
              <w:rPr>
                <w:rFonts w:ascii="宋体" w:hAnsi="宋体"/>
                <w:sz w:val="21"/>
                <w:szCs w:val="21"/>
              </w:rPr>
            </w:pPr>
          </w:p>
        </w:tc>
      </w:tr>
      <w:tr w14:paraId="63396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3FB078D7">
            <w:pPr>
              <w:widowControl w:val="0"/>
              <w:numPr>
                <w:ilvl w:val="0"/>
                <w:numId w:val="89"/>
              </w:numPr>
              <w:rPr>
                <w:rFonts w:ascii="宋体" w:hAnsi="宋体"/>
                <w:sz w:val="21"/>
                <w:szCs w:val="21"/>
              </w:rPr>
            </w:pPr>
          </w:p>
        </w:tc>
        <w:tc>
          <w:tcPr>
            <w:tcW w:w="1475" w:type="dxa"/>
          </w:tcPr>
          <w:p w14:paraId="7C71F374">
            <w:pPr>
              <w:widowControl w:val="0"/>
              <w:rPr>
                <w:rFonts w:ascii="宋体" w:hAnsi="宋体"/>
                <w:sz w:val="21"/>
                <w:szCs w:val="21"/>
              </w:rPr>
            </w:pPr>
            <w:r>
              <w:rPr>
                <w:rFonts w:hint="eastAsia" w:ascii="宋体" w:hAnsi="宋体"/>
                <w:sz w:val="21"/>
                <w:szCs w:val="21"/>
              </w:rPr>
              <w:t>导出</w:t>
            </w:r>
          </w:p>
        </w:tc>
        <w:tc>
          <w:tcPr>
            <w:tcW w:w="1076" w:type="dxa"/>
          </w:tcPr>
          <w:p w14:paraId="5CC1FCEB">
            <w:pPr>
              <w:widowControl w:val="0"/>
              <w:rPr>
                <w:rFonts w:ascii="宋体" w:hAnsi="宋体"/>
                <w:sz w:val="21"/>
                <w:szCs w:val="21"/>
              </w:rPr>
            </w:pPr>
            <w:r>
              <w:rPr>
                <w:rFonts w:hint="eastAsia" w:ascii="宋体" w:hAnsi="宋体"/>
                <w:sz w:val="21"/>
                <w:szCs w:val="21"/>
              </w:rPr>
              <w:t>按钮</w:t>
            </w:r>
          </w:p>
        </w:tc>
        <w:tc>
          <w:tcPr>
            <w:tcW w:w="993" w:type="dxa"/>
          </w:tcPr>
          <w:p w14:paraId="15C9CF2E">
            <w:pPr>
              <w:widowControl w:val="0"/>
              <w:rPr>
                <w:rFonts w:ascii="宋体" w:hAnsi="宋体"/>
                <w:sz w:val="21"/>
                <w:szCs w:val="21"/>
              </w:rPr>
            </w:pPr>
          </w:p>
        </w:tc>
        <w:tc>
          <w:tcPr>
            <w:tcW w:w="992" w:type="dxa"/>
          </w:tcPr>
          <w:p w14:paraId="1EA66969">
            <w:pPr>
              <w:widowControl w:val="0"/>
              <w:rPr>
                <w:rFonts w:ascii="宋体" w:hAnsi="宋体"/>
                <w:sz w:val="21"/>
                <w:szCs w:val="21"/>
              </w:rPr>
            </w:pPr>
          </w:p>
        </w:tc>
        <w:tc>
          <w:tcPr>
            <w:tcW w:w="992" w:type="dxa"/>
          </w:tcPr>
          <w:p w14:paraId="1C8E0C57">
            <w:pPr>
              <w:widowControl w:val="0"/>
              <w:rPr>
                <w:rFonts w:ascii="宋体" w:hAnsi="宋体"/>
                <w:sz w:val="21"/>
                <w:szCs w:val="21"/>
              </w:rPr>
            </w:pPr>
          </w:p>
        </w:tc>
        <w:tc>
          <w:tcPr>
            <w:tcW w:w="2126" w:type="dxa"/>
          </w:tcPr>
          <w:p w14:paraId="50CA741E">
            <w:pPr>
              <w:widowControl w:val="0"/>
              <w:rPr>
                <w:rFonts w:ascii="宋体" w:hAnsi="宋体"/>
                <w:sz w:val="21"/>
                <w:szCs w:val="21"/>
              </w:rPr>
            </w:pPr>
          </w:p>
        </w:tc>
      </w:tr>
      <w:tr w14:paraId="6211B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13" w:type="dxa"/>
            <w:gridSpan w:val="7"/>
          </w:tcPr>
          <w:p w14:paraId="55D8F6CB">
            <w:pPr>
              <w:widowControl w:val="0"/>
              <w:rPr>
                <w:rFonts w:ascii="宋体" w:hAnsi="宋体"/>
                <w:sz w:val="21"/>
                <w:szCs w:val="21"/>
              </w:rPr>
            </w:pPr>
          </w:p>
        </w:tc>
      </w:tr>
      <w:tr w14:paraId="2B17A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13" w:type="dxa"/>
            <w:gridSpan w:val="7"/>
          </w:tcPr>
          <w:p w14:paraId="0629ECF0">
            <w:pPr>
              <w:widowControl w:val="0"/>
              <w:rPr>
                <w:rFonts w:ascii="宋体" w:hAnsi="宋体"/>
                <w:sz w:val="21"/>
                <w:szCs w:val="21"/>
              </w:rPr>
            </w:pPr>
            <w:r>
              <w:rPr>
                <w:rFonts w:hint="eastAsia" w:ascii="宋体" w:hAnsi="宋体"/>
                <w:sz w:val="21"/>
                <w:szCs w:val="21"/>
              </w:rPr>
              <w:t>详情</w:t>
            </w:r>
          </w:p>
        </w:tc>
      </w:tr>
      <w:tr w14:paraId="2C40B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7A26BDB7">
            <w:pPr>
              <w:widowControl w:val="0"/>
              <w:numPr>
                <w:ilvl w:val="0"/>
                <w:numId w:val="89"/>
              </w:numPr>
              <w:rPr>
                <w:rFonts w:ascii="宋体" w:hAnsi="宋体"/>
                <w:sz w:val="21"/>
                <w:szCs w:val="21"/>
              </w:rPr>
            </w:pPr>
          </w:p>
        </w:tc>
        <w:tc>
          <w:tcPr>
            <w:tcW w:w="1475" w:type="dxa"/>
          </w:tcPr>
          <w:p w14:paraId="203E95FE">
            <w:pPr>
              <w:widowControl w:val="0"/>
              <w:rPr>
                <w:rFonts w:ascii="宋体" w:hAnsi="宋体"/>
                <w:sz w:val="21"/>
                <w:szCs w:val="21"/>
              </w:rPr>
            </w:pPr>
            <w:r>
              <w:rPr>
                <w:rFonts w:hint="eastAsia" w:ascii="宋体" w:hAnsi="宋体"/>
                <w:sz w:val="21"/>
                <w:szCs w:val="21"/>
              </w:rPr>
              <w:t>网银流水号</w:t>
            </w:r>
          </w:p>
        </w:tc>
        <w:tc>
          <w:tcPr>
            <w:tcW w:w="1076" w:type="dxa"/>
          </w:tcPr>
          <w:p w14:paraId="0C61B9EE">
            <w:pPr>
              <w:widowControl w:val="0"/>
              <w:rPr>
                <w:rFonts w:ascii="宋体" w:hAnsi="宋体"/>
                <w:sz w:val="21"/>
                <w:szCs w:val="21"/>
              </w:rPr>
            </w:pPr>
            <w:r>
              <w:rPr>
                <w:rFonts w:hint="eastAsia" w:ascii="宋体" w:hAnsi="宋体"/>
                <w:sz w:val="21"/>
                <w:szCs w:val="21"/>
              </w:rPr>
              <w:t>文本</w:t>
            </w:r>
          </w:p>
        </w:tc>
        <w:tc>
          <w:tcPr>
            <w:tcW w:w="993" w:type="dxa"/>
          </w:tcPr>
          <w:p w14:paraId="4C00C0A4">
            <w:pPr>
              <w:widowControl w:val="0"/>
              <w:rPr>
                <w:rFonts w:ascii="宋体" w:hAnsi="宋体"/>
                <w:sz w:val="21"/>
                <w:szCs w:val="21"/>
              </w:rPr>
            </w:pPr>
          </w:p>
        </w:tc>
        <w:tc>
          <w:tcPr>
            <w:tcW w:w="992" w:type="dxa"/>
          </w:tcPr>
          <w:p w14:paraId="449C1A94">
            <w:pPr>
              <w:widowControl w:val="0"/>
              <w:rPr>
                <w:rFonts w:ascii="宋体" w:hAnsi="宋体"/>
                <w:sz w:val="21"/>
                <w:szCs w:val="21"/>
              </w:rPr>
            </w:pPr>
          </w:p>
        </w:tc>
        <w:tc>
          <w:tcPr>
            <w:tcW w:w="992" w:type="dxa"/>
          </w:tcPr>
          <w:p w14:paraId="6F67BE0F">
            <w:pPr>
              <w:widowControl w:val="0"/>
              <w:rPr>
                <w:rFonts w:ascii="宋体" w:hAnsi="宋体"/>
                <w:sz w:val="21"/>
                <w:szCs w:val="21"/>
              </w:rPr>
            </w:pPr>
          </w:p>
        </w:tc>
        <w:tc>
          <w:tcPr>
            <w:tcW w:w="2126" w:type="dxa"/>
          </w:tcPr>
          <w:p w14:paraId="4B30579D">
            <w:pPr>
              <w:widowControl w:val="0"/>
              <w:rPr>
                <w:rFonts w:ascii="宋体" w:hAnsi="宋体"/>
                <w:sz w:val="21"/>
                <w:szCs w:val="21"/>
              </w:rPr>
            </w:pPr>
          </w:p>
        </w:tc>
      </w:tr>
      <w:tr w14:paraId="459D0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5F4439B5">
            <w:pPr>
              <w:widowControl w:val="0"/>
              <w:numPr>
                <w:ilvl w:val="0"/>
                <w:numId w:val="89"/>
              </w:numPr>
              <w:rPr>
                <w:rFonts w:ascii="宋体" w:hAnsi="宋体"/>
                <w:sz w:val="21"/>
                <w:szCs w:val="21"/>
              </w:rPr>
            </w:pPr>
          </w:p>
        </w:tc>
        <w:tc>
          <w:tcPr>
            <w:tcW w:w="1475" w:type="dxa"/>
          </w:tcPr>
          <w:p w14:paraId="34F6AA97">
            <w:pPr>
              <w:widowControl w:val="0"/>
              <w:rPr>
                <w:rFonts w:ascii="宋体" w:hAnsi="宋体"/>
                <w:sz w:val="21"/>
                <w:szCs w:val="21"/>
              </w:rPr>
            </w:pPr>
            <w:r>
              <w:rPr>
                <w:rFonts w:hint="eastAsia" w:ascii="宋体" w:hAnsi="宋体"/>
                <w:sz w:val="21"/>
                <w:szCs w:val="21"/>
              </w:rPr>
              <w:t>付款账号</w:t>
            </w:r>
          </w:p>
        </w:tc>
        <w:tc>
          <w:tcPr>
            <w:tcW w:w="1076" w:type="dxa"/>
          </w:tcPr>
          <w:p w14:paraId="6EEA1771">
            <w:pPr>
              <w:widowControl w:val="0"/>
              <w:rPr>
                <w:rFonts w:ascii="宋体" w:hAnsi="宋体"/>
                <w:sz w:val="21"/>
                <w:szCs w:val="21"/>
              </w:rPr>
            </w:pPr>
            <w:r>
              <w:rPr>
                <w:rFonts w:hint="eastAsia" w:ascii="宋体" w:hAnsi="宋体"/>
                <w:sz w:val="21"/>
                <w:szCs w:val="21"/>
              </w:rPr>
              <w:t>文本</w:t>
            </w:r>
          </w:p>
        </w:tc>
        <w:tc>
          <w:tcPr>
            <w:tcW w:w="993" w:type="dxa"/>
          </w:tcPr>
          <w:p w14:paraId="06EA967B">
            <w:pPr>
              <w:widowControl w:val="0"/>
              <w:rPr>
                <w:rFonts w:ascii="宋体" w:hAnsi="宋体"/>
                <w:sz w:val="21"/>
                <w:szCs w:val="21"/>
              </w:rPr>
            </w:pPr>
          </w:p>
        </w:tc>
        <w:tc>
          <w:tcPr>
            <w:tcW w:w="992" w:type="dxa"/>
          </w:tcPr>
          <w:p w14:paraId="0057AB8A">
            <w:pPr>
              <w:widowControl w:val="0"/>
              <w:rPr>
                <w:rFonts w:ascii="宋体" w:hAnsi="宋体"/>
                <w:sz w:val="21"/>
                <w:szCs w:val="21"/>
              </w:rPr>
            </w:pPr>
          </w:p>
        </w:tc>
        <w:tc>
          <w:tcPr>
            <w:tcW w:w="992" w:type="dxa"/>
          </w:tcPr>
          <w:p w14:paraId="67A61F2E">
            <w:pPr>
              <w:widowControl w:val="0"/>
              <w:rPr>
                <w:rFonts w:ascii="宋体" w:hAnsi="宋体"/>
                <w:sz w:val="21"/>
                <w:szCs w:val="21"/>
              </w:rPr>
            </w:pPr>
          </w:p>
        </w:tc>
        <w:tc>
          <w:tcPr>
            <w:tcW w:w="2126" w:type="dxa"/>
          </w:tcPr>
          <w:p w14:paraId="7EC3A07A">
            <w:pPr>
              <w:widowControl w:val="0"/>
              <w:rPr>
                <w:rFonts w:ascii="宋体" w:hAnsi="宋体"/>
                <w:sz w:val="21"/>
                <w:szCs w:val="21"/>
              </w:rPr>
            </w:pPr>
          </w:p>
        </w:tc>
      </w:tr>
      <w:tr w14:paraId="2D4E0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1C682780">
            <w:pPr>
              <w:widowControl w:val="0"/>
              <w:numPr>
                <w:ilvl w:val="0"/>
                <w:numId w:val="89"/>
              </w:numPr>
              <w:rPr>
                <w:rFonts w:ascii="宋体" w:hAnsi="宋体"/>
                <w:sz w:val="21"/>
                <w:szCs w:val="21"/>
              </w:rPr>
            </w:pPr>
          </w:p>
        </w:tc>
        <w:tc>
          <w:tcPr>
            <w:tcW w:w="1475" w:type="dxa"/>
          </w:tcPr>
          <w:p w14:paraId="358AACAA">
            <w:pPr>
              <w:widowControl w:val="0"/>
              <w:rPr>
                <w:rFonts w:ascii="宋体" w:hAnsi="宋体"/>
                <w:sz w:val="21"/>
                <w:szCs w:val="21"/>
              </w:rPr>
            </w:pPr>
            <w:r>
              <w:rPr>
                <w:rFonts w:hint="eastAsia" w:ascii="宋体" w:hAnsi="宋体"/>
                <w:sz w:val="21"/>
                <w:szCs w:val="21"/>
              </w:rPr>
              <w:t>收款账号</w:t>
            </w:r>
          </w:p>
        </w:tc>
        <w:tc>
          <w:tcPr>
            <w:tcW w:w="1076" w:type="dxa"/>
          </w:tcPr>
          <w:p w14:paraId="39A7219F">
            <w:pPr>
              <w:widowControl w:val="0"/>
              <w:rPr>
                <w:rFonts w:ascii="宋体" w:hAnsi="宋体"/>
                <w:sz w:val="21"/>
                <w:szCs w:val="21"/>
              </w:rPr>
            </w:pPr>
            <w:r>
              <w:rPr>
                <w:rFonts w:hint="eastAsia" w:ascii="宋体" w:hAnsi="宋体"/>
                <w:sz w:val="21"/>
                <w:szCs w:val="21"/>
              </w:rPr>
              <w:t>文本</w:t>
            </w:r>
          </w:p>
        </w:tc>
        <w:tc>
          <w:tcPr>
            <w:tcW w:w="993" w:type="dxa"/>
          </w:tcPr>
          <w:p w14:paraId="626B0785">
            <w:pPr>
              <w:widowControl w:val="0"/>
              <w:rPr>
                <w:rFonts w:ascii="宋体" w:hAnsi="宋体"/>
                <w:sz w:val="21"/>
                <w:szCs w:val="21"/>
              </w:rPr>
            </w:pPr>
          </w:p>
        </w:tc>
        <w:tc>
          <w:tcPr>
            <w:tcW w:w="992" w:type="dxa"/>
          </w:tcPr>
          <w:p w14:paraId="36454596">
            <w:pPr>
              <w:widowControl w:val="0"/>
              <w:rPr>
                <w:rFonts w:ascii="宋体" w:hAnsi="宋体"/>
                <w:sz w:val="21"/>
                <w:szCs w:val="21"/>
              </w:rPr>
            </w:pPr>
          </w:p>
        </w:tc>
        <w:tc>
          <w:tcPr>
            <w:tcW w:w="992" w:type="dxa"/>
          </w:tcPr>
          <w:p w14:paraId="7855E48F">
            <w:pPr>
              <w:widowControl w:val="0"/>
              <w:rPr>
                <w:rFonts w:ascii="宋体" w:hAnsi="宋体"/>
                <w:sz w:val="21"/>
                <w:szCs w:val="21"/>
              </w:rPr>
            </w:pPr>
          </w:p>
        </w:tc>
        <w:tc>
          <w:tcPr>
            <w:tcW w:w="2126" w:type="dxa"/>
          </w:tcPr>
          <w:p w14:paraId="1DB9737C">
            <w:pPr>
              <w:widowControl w:val="0"/>
              <w:rPr>
                <w:rFonts w:ascii="宋体" w:hAnsi="宋体"/>
                <w:sz w:val="21"/>
                <w:szCs w:val="21"/>
              </w:rPr>
            </w:pPr>
          </w:p>
        </w:tc>
      </w:tr>
      <w:tr w14:paraId="08B49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27D0DB8B">
            <w:pPr>
              <w:widowControl w:val="0"/>
              <w:numPr>
                <w:ilvl w:val="0"/>
                <w:numId w:val="89"/>
              </w:numPr>
              <w:rPr>
                <w:rFonts w:ascii="宋体" w:hAnsi="宋体"/>
                <w:sz w:val="21"/>
                <w:szCs w:val="21"/>
              </w:rPr>
            </w:pPr>
          </w:p>
        </w:tc>
        <w:tc>
          <w:tcPr>
            <w:tcW w:w="1475" w:type="dxa"/>
          </w:tcPr>
          <w:p w14:paraId="232E91EC">
            <w:pPr>
              <w:widowControl w:val="0"/>
              <w:rPr>
                <w:rFonts w:ascii="宋体" w:hAnsi="宋体"/>
                <w:sz w:val="21"/>
                <w:szCs w:val="21"/>
              </w:rPr>
            </w:pPr>
            <w:r>
              <w:rPr>
                <w:rFonts w:hint="eastAsia" w:ascii="宋体" w:hAnsi="宋体"/>
                <w:sz w:val="21"/>
                <w:szCs w:val="21"/>
              </w:rPr>
              <w:t>收款方名称</w:t>
            </w:r>
          </w:p>
        </w:tc>
        <w:tc>
          <w:tcPr>
            <w:tcW w:w="1076" w:type="dxa"/>
          </w:tcPr>
          <w:p w14:paraId="0E2730CC">
            <w:pPr>
              <w:widowControl w:val="0"/>
              <w:rPr>
                <w:rFonts w:ascii="宋体" w:hAnsi="宋体"/>
                <w:sz w:val="21"/>
                <w:szCs w:val="21"/>
              </w:rPr>
            </w:pPr>
            <w:r>
              <w:rPr>
                <w:rFonts w:hint="eastAsia" w:ascii="宋体" w:hAnsi="宋体"/>
                <w:sz w:val="21"/>
                <w:szCs w:val="21"/>
              </w:rPr>
              <w:t>文本</w:t>
            </w:r>
          </w:p>
        </w:tc>
        <w:tc>
          <w:tcPr>
            <w:tcW w:w="993" w:type="dxa"/>
          </w:tcPr>
          <w:p w14:paraId="6668C023">
            <w:pPr>
              <w:widowControl w:val="0"/>
              <w:rPr>
                <w:rFonts w:ascii="宋体" w:hAnsi="宋体"/>
                <w:sz w:val="21"/>
                <w:szCs w:val="21"/>
              </w:rPr>
            </w:pPr>
          </w:p>
        </w:tc>
        <w:tc>
          <w:tcPr>
            <w:tcW w:w="992" w:type="dxa"/>
          </w:tcPr>
          <w:p w14:paraId="21D63039">
            <w:pPr>
              <w:widowControl w:val="0"/>
              <w:rPr>
                <w:rFonts w:ascii="宋体" w:hAnsi="宋体"/>
                <w:sz w:val="21"/>
                <w:szCs w:val="21"/>
              </w:rPr>
            </w:pPr>
          </w:p>
        </w:tc>
        <w:tc>
          <w:tcPr>
            <w:tcW w:w="992" w:type="dxa"/>
          </w:tcPr>
          <w:p w14:paraId="31A11DA5">
            <w:pPr>
              <w:widowControl w:val="0"/>
              <w:rPr>
                <w:rFonts w:ascii="宋体" w:hAnsi="宋体"/>
                <w:sz w:val="21"/>
                <w:szCs w:val="21"/>
              </w:rPr>
            </w:pPr>
          </w:p>
        </w:tc>
        <w:tc>
          <w:tcPr>
            <w:tcW w:w="2126" w:type="dxa"/>
          </w:tcPr>
          <w:p w14:paraId="50ECB4D9">
            <w:pPr>
              <w:widowControl w:val="0"/>
              <w:rPr>
                <w:rFonts w:ascii="宋体" w:hAnsi="宋体"/>
                <w:sz w:val="21"/>
                <w:szCs w:val="21"/>
              </w:rPr>
            </w:pPr>
          </w:p>
        </w:tc>
      </w:tr>
      <w:tr w14:paraId="6308A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41DC8DBB">
            <w:pPr>
              <w:widowControl w:val="0"/>
              <w:numPr>
                <w:ilvl w:val="0"/>
                <w:numId w:val="89"/>
              </w:numPr>
              <w:rPr>
                <w:rFonts w:ascii="宋体" w:hAnsi="宋体"/>
                <w:sz w:val="21"/>
                <w:szCs w:val="21"/>
              </w:rPr>
            </w:pPr>
          </w:p>
        </w:tc>
        <w:tc>
          <w:tcPr>
            <w:tcW w:w="1475" w:type="dxa"/>
          </w:tcPr>
          <w:p w14:paraId="309245DC">
            <w:pPr>
              <w:widowControl w:val="0"/>
              <w:rPr>
                <w:rFonts w:ascii="宋体" w:hAnsi="宋体"/>
                <w:sz w:val="21"/>
                <w:szCs w:val="21"/>
              </w:rPr>
            </w:pPr>
            <w:r>
              <w:rPr>
                <w:rFonts w:hint="eastAsia" w:ascii="宋体" w:hAnsi="宋体"/>
                <w:sz w:val="21"/>
                <w:szCs w:val="21"/>
              </w:rPr>
              <w:t>金额</w:t>
            </w:r>
          </w:p>
        </w:tc>
        <w:tc>
          <w:tcPr>
            <w:tcW w:w="1076" w:type="dxa"/>
          </w:tcPr>
          <w:p w14:paraId="7A5BBE94">
            <w:pPr>
              <w:widowControl w:val="0"/>
              <w:rPr>
                <w:rFonts w:ascii="宋体" w:hAnsi="宋体"/>
                <w:sz w:val="21"/>
                <w:szCs w:val="21"/>
              </w:rPr>
            </w:pPr>
            <w:r>
              <w:rPr>
                <w:rFonts w:hint="eastAsia" w:ascii="宋体" w:hAnsi="宋体"/>
                <w:sz w:val="21"/>
                <w:szCs w:val="21"/>
              </w:rPr>
              <w:t>文本</w:t>
            </w:r>
          </w:p>
        </w:tc>
        <w:tc>
          <w:tcPr>
            <w:tcW w:w="993" w:type="dxa"/>
          </w:tcPr>
          <w:p w14:paraId="04D47046">
            <w:pPr>
              <w:widowControl w:val="0"/>
              <w:rPr>
                <w:rFonts w:ascii="宋体" w:hAnsi="宋体"/>
                <w:sz w:val="21"/>
                <w:szCs w:val="21"/>
              </w:rPr>
            </w:pPr>
          </w:p>
        </w:tc>
        <w:tc>
          <w:tcPr>
            <w:tcW w:w="992" w:type="dxa"/>
          </w:tcPr>
          <w:p w14:paraId="36EEC53F">
            <w:pPr>
              <w:widowControl w:val="0"/>
              <w:rPr>
                <w:rFonts w:ascii="宋体" w:hAnsi="宋体"/>
                <w:sz w:val="21"/>
                <w:szCs w:val="21"/>
              </w:rPr>
            </w:pPr>
          </w:p>
        </w:tc>
        <w:tc>
          <w:tcPr>
            <w:tcW w:w="992" w:type="dxa"/>
          </w:tcPr>
          <w:p w14:paraId="41D1713E">
            <w:pPr>
              <w:widowControl w:val="0"/>
              <w:rPr>
                <w:rFonts w:ascii="宋体" w:hAnsi="宋体"/>
                <w:sz w:val="21"/>
                <w:szCs w:val="21"/>
              </w:rPr>
            </w:pPr>
          </w:p>
        </w:tc>
        <w:tc>
          <w:tcPr>
            <w:tcW w:w="2126" w:type="dxa"/>
          </w:tcPr>
          <w:p w14:paraId="7411BE8C">
            <w:pPr>
              <w:widowControl w:val="0"/>
              <w:rPr>
                <w:rFonts w:ascii="宋体" w:hAnsi="宋体"/>
                <w:sz w:val="21"/>
                <w:szCs w:val="21"/>
              </w:rPr>
            </w:pPr>
          </w:p>
        </w:tc>
      </w:tr>
      <w:tr w14:paraId="14AA7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7D39B221">
            <w:pPr>
              <w:widowControl w:val="0"/>
              <w:numPr>
                <w:ilvl w:val="0"/>
                <w:numId w:val="89"/>
              </w:numPr>
              <w:rPr>
                <w:rFonts w:ascii="宋体" w:hAnsi="宋体"/>
                <w:sz w:val="21"/>
                <w:szCs w:val="21"/>
              </w:rPr>
            </w:pPr>
          </w:p>
        </w:tc>
        <w:tc>
          <w:tcPr>
            <w:tcW w:w="1475" w:type="dxa"/>
          </w:tcPr>
          <w:p w14:paraId="1D386475">
            <w:pPr>
              <w:widowControl w:val="0"/>
              <w:rPr>
                <w:rFonts w:ascii="宋体" w:hAnsi="宋体"/>
                <w:sz w:val="21"/>
                <w:szCs w:val="21"/>
              </w:rPr>
            </w:pPr>
            <w:r>
              <w:rPr>
                <w:rFonts w:hint="eastAsia" w:ascii="宋体" w:hAnsi="宋体"/>
                <w:sz w:val="21"/>
                <w:szCs w:val="21"/>
              </w:rPr>
              <w:t>手续费</w:t>
            </w:r>
          </w:p>
        </w:tc>
        <w:tc>
          <w:tcPr>
            <w:tcW w:w="1076" w:type="dxa"/>
          </w:tcPr>
          <w:p w14:paraId="78F30BDB">
            <w:pPr>
              <w:widowControl w:val="0"/>
              <w:rPr>
                <w:rFonts w:ascii="宋体" w:hAnsi="宋体"/>
                <w:sz w:val="21"/>
                <w:szCs w:val="21"/>
              </w:rPr>
            </w:pPr>
            <w:r>
              <w:rPr>
                <w:rFonts w:hint="eastAsia" w:ascii="宋体" w:hAnsi="宋体"/>
                <w:sz w:val="21"/>
                <w:szCs w:val="21"/>
              </w:rPr>
              <w:t>文本</w:t>
            </w:r>
          </w:p>
        </w:tc>
        <w:tc>
          <w:tcPr>
            <w:tcW w:w="993" w:type="dxa"/>
          </w:tcPr>
          <w:p w14:paraId="2D720451">
            <w:pPr>
              <w:widowControl w:val="0"/>
              <w:rPr>
                <w:rFonts w:ascii="宋体" w:hAnsi="宋体"/>
                <w:sz w:val="21"/>
                <w:szCs w:val="21"/>
              </w:rPr>
            </w:pPr>
          </w:p>
        </w:tc>
        <w:tc>
          <w:tcPr>
            <w:tcW w:w="992" w:type="dxa"/>
          </w:tcPr>
          <w:p w14:paraId="10BCBA18">
            <w:pPr>
              <w:widowControl w:val="0"/>
              <w:rPr>
                <w:rFonts w:ascii="宋体" w:hAnsi="宋体"/>
                <w:sz w:val="21"/>
                <w:szCs w:val="21"/>
              </w:rPr>
            </w:pPr>
          </w:p>
        </w:tc>
        <w:tc>
          <w:tcPr>
            <w:tcW w:w="992" w:type="dxa"/>
          </w:tcPr>
          <w:p w14:paraId="4FF956BA">
            <w:pPr>
              <w:widowControl w:val="0"/>
              <w:rPr>
                <w:rFonts w:ascii="宋体" w:hAnsi="宋体"/>
                <w:sz w:val="21"/>
                <w:szCs w:val="21"/>
              </w:rPr>
            </w:pPr>
          </w:p>
        </w:tc>
        <w:tc>
          <w:tcPr>
            <w:tcW w:w="2126" w:type="dxa"/>
          </w:tcPr>
          <w:p w14:paraId="11CF08F6">
            <w:pPr>
              <w:widowControl w:val="0"/>
              <w:rPr>
                <w:rFonts w:ascii="宋体" w:hAnsi="宋体"/>
                <w:sz w:val="21"/>
                <w:szCs w:val="21"/>
              </w:rPr>
            </w:pPr>
          </w:p>
        </w:tc>
      </w:tr>
      <w:tr w14:paraId="1A468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1C7D927D">
            <w:pPr>
              <w:widowControl w:val="0"/>
              <w:numPr>
                <w:ilvl w:val="0"/>
                <w:numId w:val="89"/>
              </w:numPr>
              <w:rPr>
                <w:rFonts w:ascii="宋体" w:hAnsi="宋体"/>
                <w:sz w:val="21"/>
                <w:szCs w:val="21"/>
              </w:rPr>
            </w:pPr>
          </w:p>
        </w:tc>
        <w:tc>
          <w:tcPr>
            <w:tcW w:w="1475" w:type="dxa"/>
          </w:tcPr>
          <w:p w14:paraId="004C7AE2">
            <w:pPr>
              <w:widowControl w:val="0"/>
              <w:rPr>
                <w:rFonts w:ascii="宋体" w:hAnsi="宋体"/>
                <w:sz w:val="21"/>
                <w:szCs w:val="21"/>
              </w:rPr>
            </w:pPr>
            <w:r>
              <w:rPr>
                <w:rFonts w:hint="eastAsia" w:ascii="宋体" w:hAnsi="宋体"/>
                <w:sz w:val="21"/>
                <w:szCs w:val="21"/>
              </w:rPr>
              <w:t>指令状态</w:t>
            </w:r>
          </w:p>
        </w:tc>
        <w:tc>
          <w:tcPr>
            <w:tcW w:w="1076" w:type="dxa"/>
          </w:tcPr>
          <w:p w14:paraId="38979CCC">
            <w:pPr>
              <w:widowControl w:val="0"/>
              <w:rPr>
                <w:rFonts w:ascii="宋体" w:hAnsi="宋体"/>
                <w:sz w:val="21"/>
                <w:szCs w:val="21"/>
              </w:rPr>
            </w:pPr>
            <w:r>
              <w:rPr>
                <w:rFonts w:hint="eastAsia" w:ascii="宋体" w:hAnsi="宋体"/>
                <w:sz w:val="21"/>
                <w:szCs w:val="21"/>
              </w:rPr>
              <w:t>文本</w:t>
            </w:r>
          </w:p>
        </w:tc>
        <w:tc>
          <w:tcPr>
            <w:tcW w:w="993" w:type="dxa"/>
          </w:tcPr>
          <w:p w14:paraId="4996DF66">
            <w:pPr>
              <w:widowControl w:val="0"/>
              <w:rPr>
                <w:rFonts w:ascii="宋体" w:hAnsi="宋体"/>
                <w:sz w:val="21"/>
                <w:szCs w:val="21"/>
              </w:rPr>
            </w:pPr>
          </w:p>
        </w:tc>
        <w:tc>
          <w:tcPr>
            <w:tcW w:w="992" w:type="dxa"/>
          </w:tcPr>
          <w:p w14:paraId="434E442C">
            <w:pPr>
              <w:widowControl w:val="0"/>
              <w:rPr>
                <w:rFonts w:ascii="宋体" w:hAnsi="宋体"/>
                <w:sz w:val="21"/>
                <w:szCs w:val="21"/>
              </w:rPr>
            </w:pPr>
          </w:p>
        </w:tc>
        <w:tc>
          <w:tcPr>
            <w:tcW w:w="992" w:type="dxa"/>
          </w:tcPr>
          <w:p w14:paraId="69C794CD">
            <w:pPr>
              <w:widowControl w:val="0"/>
              <w:rPr>
                <w:rFonts w:ascii="宋体" w:hAnsi="宋体"/>
                <w:sz w:val="21"/>
                <w:szCs w:val="21"/>
              </w:rPr>
            </w:pPr>
          </w:p>
        </w:tc>
        <w:tc>
          <w:tcPr>
            <w:tcW w:w="2126" w:type="dxa"/>
          </w:tcPr>
          <w:p w14:paraId="66CA0F53">
            <w:pPr>
              <w:widowControl w:val="0"/>
              <w:rPr>
                <w:rFonts w:ascii="宋体" w:hAnsi="宋体"/>
                <w:sz w:val="21"/>
                <w:szCs w:val="21"/>
              </w:rPr>
            </w:pPr>
          </w:p>
        </w:tc>
      </w:tr>
      <w:tr w14:paraId="5555F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22087F2B">
            <w:pPr>
              <w:widowControl w:val="0"/>
              <w:numPr>
                <w:ilvl w:val="0"/>
                <w:numId w:val="89"/>
              </w:numPr>
              <w:rPr>
                <w:rFonts w:ascii="宋体" w:hAnsi="宋体"/>
                <w:sz w:val="21"/>
                <w:szCs w:val="21"/>
              </w:rPr>
            </w:pPr>
          </w:p>
        </w:tc>
        <w:tc>
          <w:tcPr>
            <w:tcW w:w="1475" w:type="dxa"/>
          </w:tcPr>
          <w:p w14:paraId="4D951E59">
            <w:pPr>
              <w:widowControl w:val="0"/>
              <w:rPr>
                <w:rFonts w:ascii="宋体" w:hAnsi="宋体"/>
                <w:sz w:val="21"/>
                <w:szCs w:val="21"/>
              </w:rPr>
            </w:pPr>
            <w:r>
              <w:rPr>
                <w:rFonts w:hint="eastAsia" w:ascii="宋体" w:hAnsi="宋体"/>
                <w:sz w:val="21"/>
                <w:szCs w:val="21"/>
              </w:rPr>
              <w:t>上一页</w:t>
            </w:r>
          </w:p>
        </w:tc>
        <w:tc>
          <w:tcPr>
            <w:tcW w:w="1076" w:type="dxa"/>
          </w:tcPr>
          <w:p w14:paraId="0C86D211">
            <w:pPr>
              <w:widowControl w:val="0"/>
              <w:rPr>
                <w:rFonts w:ascii="宋体" w:hAnsi="宋体"/>
                <w:sz w:val="21"/>
                <w:szCs w:val="21"/>
              </w:rPr>
            </w:pPr>
            <w:r>
              <w:rPr>
                <w:rFonts w:hint="eastAsia" w:ascii="宋体" w:hAnsi="宋体"/>
                <w:sz w:val="21"/>
                <w:szCs w:val="21"/>
              </w:rPr>
              <w:t>按钮</w:t>
            </w:r>
          </w:p>
        </w:tc>
        <w:tc>
          <w:tcPr>
            <w:tcW w:w="993" w:type="dxa"/>
          </w:tcPr>
          <w:p w14:paraId="46C1496E">
            <w:pPr>
              <w:widowControl w:val="0"/>
              <w:rPr>
                <w:rFonts w:ascii="宋体" w:hAnsi="宋体"/>
                <w:sz w:val="21"/>
                <w:szCs w:val="21"/>
              </w:rPr>
            </w:pPr>
          </w:p>
        </w:tc>
        <w:tc>
          <w:tcPr>
            <w:tcW w:w="992" w:type="dxa"/>
          </w:tcPr>
          <w:p w14:paraId="6288B247">
            <w:pPr>
              <w:widowControl w:val="0"/>
              <w:rPr>
                <w:rFonts w:ascii="宋体" w:hAnsi="宋体"/>
                <w:sz w:val="21"/>
                <w:szCs w:val="21"/>
              </w:rPr>
            </w:pPr>
          </w:p>
        </w:tc>
        <w:tc>
          <w:tcPr>
            <w:tcW w:w="992" w:type="dxa"/>
          </w:tcPr>
          <w:p w14:paraId="22D1FA9C">
            <w:pPr>
              <w:widowControl w:val="0"/>
              <w:rPr>
                <w:rFonts w:ascii="宋体" w:hAnsi="宋体"/>
                <w:sz w:val="21"/>
                <w:szCs w:val="21"/>
              </w:rPr>
            </w:pPr>
          </w:p>
        </w:tc>
        <w:tc>
          <w:tcPr>
            <w:tcW w:w="2126" w:type="dxa"/>
          </w:tcPr>
          <w:p w14:paraId="35B84684">
            <w:pPr>
              <w:widowControl w:val="0"/>
              <w:rPr>
                <w:rFonts w:ascii="宋体" w:hAnsi="宋体"/>
                <w:sz w:val="21"/>
                <w:szCs w:val="21"/>
              </w:rPr>
            </w:pPr>
          </w:p>
        </w:tc>
      </w:tr>
      <w:tr w14:paraId="06A00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48BC9EF8">
            <w:pPr>
              <w:widowControl w:val="0"/>
              <w:numPr>
                <w:ilvl w:val="0"/>
                <w:numId w:val="89"/>
              </w:numPr>
              <w:rPr>
                <w:rFonts w:ascii="宋体" w:hAnsi="宋体"/>
                <w:sz w:val="21"/>
                <w:szCs w:val="21"/>
              </w:rPr>
            </w:pPr>
          </w:p>
        </w:tc>
        <w:tc>
          <w:tcPr>
            <w:tcW w:w="1475" w:type="dxa"/>
          </w:tcPr>
          <w:p w14:paraId="6B219B57">
            <w:pPr>
              <w:widowControl w:val="0"/>
              <w:rPr>
                <w:rFonts w:ascii="宋体" w:hAnsi="宋体"/>
                <w:sz w:val="21"/>
                <w:szCs w:val="21"/>
              </w:rPr>
            </w:pPr>
            <w:r>
              <w:rPr>
                <w:rFonts w:hint="eastAsia" w:ascii="宋体" w:hAnsi="宋体"/>
                <w:sz w:val="21"/>
                <w:szCs w:val="21"/>
              </w:rPr>
              <w:t>下一页</w:t>
            </w:r>
          </w:p>
        </w:tc>
        <w:tc>
          <w:tcPr>
            <w:tcW w:w="1076" w:type="dxa"/>
          </w:tcPr>
          <w:p w14:paraId="01044EBF">
            <w:pPr>
              <w:widowControl w:val="0"/>
              <w:rPr>
                <w:rFonts w:ascii="宋体" w:hAnsi="宋体"/>
                <w:sz w:val="21"/>
                <w:szCs w:val="21"/>
              </w:rPr>
            </w:pPr>
            <w:r>
              <w:rPr>
                <w:rFonts w:hint="eastAsia" w:ascii="宋体" w:hAnsi="宋体"/>
                <w:sz w:val="21"/>
                <w:szCs w:val="21"/>
              </w:rPr>
              <w:t>按钮</w:t>
            </w:r>
          </w:p>
        </w:tc>
        <w:tc>
          <w:tcPr>
            <w:tcW w:w="993" w:type="dxa"/>
          </w:tcPr>
          <w:p w14:paraId="21971AD5">
            <w:pPr>
              <w:widowControl w:val="0"/>
              <w:rPr>
                <w:rFonts w:ascii="宋体" w:hAnsi="宋体"/>
                <w:sz w:val="21"/>
                <w:szCs w:val="21"/>
              </w:rPr>
            </w:pPr>
          </w:p>
        </w:tc>
        <w:tc>
          <w:tcPr>
            <w:tcW w:w="992" w:type="dxa"/>
          </w:tcPr>
          <w:p w14:paraId="574C9428">
            <w:pPr>
              <w:widowControl w:val="0"/>
              <w:rPr>
                <w:rFonts w:ascii="宋体" w:hAnsi="宋体"/>
                <w:sz w:val="21"/>
                <w:szCs w:val="21"/>
              </w:rPr>
            </w:pPr>
          </w:p>
        </w:tc>
        <w:tc>
          <w:tcPr>
            <w:tcW w:w="992" w:type="dxa"/>
          </w:tcPr>
          <w:p w14:paraId="3135626A">
            <w:pPr>
              <w:widowControl w:val="0"/>
              <w:rPr>
                <w:rFonts w:ascii="宋体" w:hAnsi="宋体"/>
                <w:sz w:val="21"/>
                <w:szCs w:val="21"/>
              </w:rPr>
            </w:pPr>
          </w:p>
        </w:tc>
        <w:tc>
          <w:tcPr>
            <w:tcW w:w="2126" w:type="dxa"/>
          </w:tcPr>
          <w:p w14:paraId="58549015">
            <w:pPr>
              <w:widowControl w:val="0"/>
              <w:rPr>
                <w:rFonts w:ascii="宋体" w:hAnsi="宋体"/>
                <w:sz w:val="21"/>
                <w:szCs w:val="21"/>
              </w:rPr>
            </w:pPr>
          </w:p>
        </w:tc>
      </w:tr>
      <w:tr w14:paraId="1A591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15C1C4DF">
            <w:pPr>
              <w:widowControl w:val="0"/>
              <w:numPr>
                <w:ilvl w:val="0"/>
                <w:numId w:val="89"/>
              </w:numPr>
              <w:rPr>
                <w:rFonts w:ascii="宋体" w:hAnsi="宋体"/>
                <w:sz w:val="21"/>
                <w:szCs w:val="21"/>
              </w:rPr>
            </w:pPr>
          </w:p>
        </w:tc>
        <w:tc>
          <w:tcPr>
            <w:tcW w:w="1475" w:type="dxa"/>
          </w:tcPr>
          <w:p w14:paraId="54E390B7">
            <w:pPr>
              <w:widowControl w:val="0"/>
              <w:rPr>
                <w:rFonts w:ascii="宋体" w:hAnsi="宋体"/>
                <w:sz w:val="21"/>
                <w:szCs w:val="21"/>
              </w:rPr>
            </w:pPr>
            <w:r>
              <w:rPr>
                <w:rFonts w:hint="eastAsia" w:ascii="宋体" w:hAnsi="宋体"/>
                <w:sz w:val="21"/>
                <w:szCs w:val="21"/>
              </w:rPr>
              <w:t>打印</w:t>
            </w:r>
          </w:p>
        </w:tc>
        <w:tc>
          <w:tcPr>
            <w:tcW w:w="1076" w:type="dxa"/>
          </w:tcPr>
          <w:p w14:paraId="61A65FC3">
            <w:pPr>
              <w:widowControl w:val="0"/>
              <w:rPr>
                <w:rFonts w:ascii="宋体" w:hAnsi="宋体"/>
                <w:sz w:val="21"/>
                <w:szCs w:val="21"/>
              </w:rPr>
            </w:pPr>
            <w:r>
              <w:rPr>
                <w:rFonts w:hint="eastAsia" w:ascii="宋体" w:hAnsi="宋体"/>
                <w:sz w:val="21"/>
                <w:szCs w:val="21"/>
              </w:rPr>
              <w:t>按钮</w:t>
            </w:r>
          </w:p>
        </w:tc>
        <w:tc>
          <w:tcPr>
            <w:tcW w:w="993" w:type="dxa"/>
          </w:tcPr>
          <w:p w14:paraId="2C72248C">
            <w:pPr>
              <w:widowControl w:val="0"/>
              <w:rPr>
                <w:rFonts w:ascii="宋体" w:hAnsi="宋体"/>
                <w:sz w:val="21"/>
                <w:szCs w:val="21"/>
              </w:rPr>
            </w:pPr>
          </w:p>
        </w:tc>
        <w:tc>
          <w:tcPr>
            <w:tcW w:w="992" w:type="dxa"/>
          </w:tcPr>
          <w:p w14:paraId="147C9CF8">
            <w:pPr>
              <w:widowControl w:val="0"/>
              <w:rPr>
                <w:rFonts w:ascii="宋体" w:hAnsi="宋体"/>
                <w:sz w:val="21"/>
                <w:szCs w:val="21"/>
              </w:rPr>
            </w:pPr>
          </w:p>
        </w:tc>
        <w:tc>
          <w:tcPr>
            <w:tcW w:w="992" w:type="dxa"/>
          </w:tcPr>
          <w:p w14:paraId="2B269A25">
            <w:pPr>
              <w:widowControl w:val="0"/>
              <w:rPr>
                <w:rFonts w:ascii="宋体" w:hAnsi="宋体"/>
                <w:sz w:val="21"/>
                <w:szCs w:val="21"/>
              </w:rPr>
            </w:pPr>
          </w:p>
        </w:tc>
        <w:tc>
          <w:tcPr>
            <w:tcW w:w="2126" w:type="dxa"/>
          </w:tcPr>
          <w:p w14:paraId="5E6F2A75">
            <w:pPr>
              <w:widowControl w:val="0"/>
              <w:rPr>
                <w:rFonts w:ascii="宋体" w:hAnsi="宋体"/>
                <w:sz w:val="21"/>
                <w:szCs w:val="21"/>
              </w:rPr>
            </w:pPr>
          </w:p>
        </w:tc>
      </w:tr>
      <w:tr w14:paraId="0AE0A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29296054">
            <w:pPr>
              <w:widowControl w:val="0"/>
              <w:numPr>
                <w:ilvl w:val="0"/>
                <w:numId w:val="89"/>
              </w:numPr>
              <w:rPr>
                <w:rFonts w:ascii="宋体" w:hAnsi="宋体"/>
                <w:sz w:val="21"/>
                <w:szCs w:val="21"/>
              </w:rPr>
            </w:pPr>
          </w:p>
        </w:tc>
        <w:tc>
          <w:tcPr>
            <w:tcW w:w="1475" w:type="dxa"/>
          </w:tcPr>
          <w:p w14:paraId="2F1AD754">
            <w:pPr>
              <w:widowControl w:val="0"/>
              <w:rPr>
                <w:rFonts w:ascii="宋体" w:hAnsi="宋体"/>
                <w:sz w:val="21"/>
                <w:szCs w:val="21"/>
              </w:rPr>
            </w:pPr>
            <w:r>
              <w:rPr>
                <w:rFonts w:hint="eastAsia" w:ascii="宋体" w:hAnsi="宋体"/>
                <w:sz w:val="21"/>
                <w:szCs w:val="21"/>
              </w:rPr>
              <w:t>导出</w:t>
            </w:r>
          </w:p>
        </w:tc>
        <w:tc>
          <w:tcPr>
            <w:tcW w:w="1076" w:type="dxa"/>
          </w:tcPr>
          <w:p w14:paraId="009A82A2">
            <w:pPr>
              <w:widowControl w:val="0"/>
              <w:rPr>
                <w:rFonts w:ascii="宋体" w:hAnsi="宋体"/>
                <w:sz w:val="21"/>
                <w:szCs w:val="21"/>
              </w:rPr>
            </w:pPr>
            <w:r>
              <w:rPr>
                <w:rFonts w:hint="eastAsia" w:ascii="宋体" w:hAnsi="宋体"/>
                <w:sz w:val="21"/>
                <w:szCs w:val="21"/>
              </w:rPr>
              <w:t>按钮</w:t>
            </w:r>
          </w:p>
        </w:tc>
        <w:tc>
          <w:tcPr>
            <w:tcW w:w="993" w:type="dxa"/>
          </w:tcPr>
          <w:p w14:paraId="3C45E09F">
            <w:pPr>
              <w:widowControl w:val="0"/>
              <w:rPr>
                <w:rFonts w:ascii="宋体" w:hAnsi="宋体"/>
                <w:sz w:val="21"/>
                <w:szCs w:val="21"/>
              </w:rPr>
            </w:pPr>
          </w:p>
        </w:tc>
        <w:tc>
          <w:tcPr>
            <w:tcW w:w="992" w:type="dxa"/>
          </w:tcPr>
          <w:p w14:paraId="5A56F1A6">
            <w:pPr>
              <w:widowControl w:val="0"/>
              <w:rPr>
                <w:rFonts w:ascii="宋体" w:hAnsi="宋体"/>
                <w:sz w:val="21"/>
                <w:szCs w:val="21"/>
              </w:rPr>
            </w:pPr>
          </w:p>
        </w:tc>
        <w:tc>
          <w:tcPr>
            <w:tcW w:w="992" w:type="dxa"/>
          </w:tcPr>
          <w:p w14:paraId="0F093350">
            <w:pPr>
              <w:widowControl w:val="0"/>
              <w:rPr>
                <w:rFonts w:ascii="宋体" w:hAnsi="宋体"/>
                <w:sz w:val="21"/>
                <w:szCs w:val="21"/>
              </w:rPr>
            </w:pPr>
          </w:p>
        </w:tc>
        <w:tc>
          <w:tcPr>
            <w:tcW w:w="2126" w:type="dxa"/>
          </w:tcPr>
          <w:p w14:paraId="1E6D8260">
            <w:pPr>
              <w:widowControl w:val="0"/>
              <w:rPr>
                <w:rFonts w:ascii="宋体" w:hAnsi="宋体"/>
                <w:sz w:val="21"/>
                <w:szCs w:val="21"/>
              </w:rPr>
            </w:pPr>
          </w:p>
        </w:tc>
      </w:tr>
      <w:tr w14:paraId="039C0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4315F5CD">
            <w:pPr>
              <w:widowControl w:val="0"/>
              <w:numPr>
                <w:ilvl w:val="0"/>
                <w:numId w:val="89"/>
              </w:numPr>
              <w:rPr>
                <w:rFonts w:ascii="宋体" w:hAnsi="宋体"/>
                <w:sz w:val="21"/>
                <w:szCs w:val="21"/>
              </w:rPr>
            </w:pPr>
          </w:p>
        </w:tc>
        <w:tc>
          <w:tcPr>
            <w:tcW w:w="1475" w:type="dxa"/>
          </w:tcPr>
          <w:p w14:paraId="5A4A0D6D">
            <w:pPr>
              <w:widowControl w:val="0"/>
              <w:rPr>
                <w:rFonts w:ascii="宋体" w:hAnsi="宋体"/>
                <w:sz w:val="21"/>
                <w:szCs w:val="21"/>
              </w:rPr>
            </w:pPr>
            <w:r>
              <w:rPr>
                <w:rFonts w:hint="eastAsia" w:ascii="宋体" w:hAnsi="宋体"/>
                <w:sz w:val="21"/>
                <w:szCs w:val="21"/>
              </w:rPr>
              <w:t>返回</w:t>
            </w:r>
          </w:p>
        </w:tc>
        <w:tc>
          <w:tcPr>
            <w:tcW w:w="1076" w:type="dxa"/>
          </w:tcPr>
          <w:p w14:paraId="5F5B41F3">
            <w:pPr>
              <w:widowControl w:val="0"/>
              <w:rPr>
                <w:rFonts w:ascii="宋体" w:hAnsi="宋体"/>
                <w:sz w:val="21"/>
                <w:szCs w:val="21"/>
              </w:rPr>
            </w:pPr>
            <w:r>
              <w:rPr>
                <w:rFonts w:hint="eastAsia" w:ascii="宋体" w:hAnsi="宋体"/>
                <w:sz w:val="21"/>
                <w:szCs w:val="21"/>
              </w:rPr>
              <w:t>按钮</w:t>
            </w:r>
          </w:p>
        </w:tc>
        <w:tc>
          <w:tcPr>
            <w:tcW w:w="993" w:type="dxa"/>
          </w:tcPr>
          <w:p w14:paraId="0CCBA7F1">
            <w:pPr>
              <w:widowControl w:val="0"/>
              <w:rPr>
                <w:rFonts w:ascii="宋体" w:hAnsi="宋体"/>
                <w:sz w:val="21"/>
                <w:szCs w:val="21"/>
              </w:rPr>
            </w:pPr>
          </w:p>
        </w:tc>
        <w:tc>
          <w:tcPr>
            <w:tcW w:w="992" w:type="dxa"/>
          </w:tcPr>
          <w:p w14:paraId="4B1CDE4F">
            <w:pPr>
              <w:widowControl w:val="0"/>
              <w:rPr>
                <w:rFonts w:ascii="宋体" w:hAnsi="宋体"/>
                <w:sz w:val="21"/>
                <w:szCs w:val="21"/>
              </w:rPr>
            </w:pPr>
          </w:p>
        </w:tc>
        <w:tc>
          <w:tcPr>
            <w:tcW w:w="992" w:type="dxa"/>
          </w:tcPr>
          <w:p w14:paraId="67E73121">
            <w:pPr>
              <w:widowControl w:val="0"/>
              <w:rPr>
                <w:rFonts w:ascii="宋体" w:hAnsi="宋体"/>
                <w:sz w:val="21"/>
                <w:szCs w:val="21"/>
              </w:rPr>
            </w:pPr>
          </w:p>
        </w:tc>
        <w:tc>
          <w:tcPr>
            <w:tcW w:w="2126" w:type="dxa"/>
          </w:tcPr>
          <w:p w14:paraId="405E502C">
            <w:pPr>
              <w:widowControl w:val="0"/>
              <w:rPr>
                <w:rFonts w:ascii="宋体" w:hAnsi="宋体"/>
                <w:sz w:val="21"/>
                <w:szCs w:val="21"/>
              </w:rPr>
            </w:pPr>
            <w:r>
              <w:rPr>
                <w:rFonts w:hint="eastAsia" w:ascii="宋体" w:hAnsi="宋体"/>
                <w:sz w:val="21"/>
                <w:szCs w:val="21"/>
              </w:rPr>
              <w:t>返回查询结果页面</w:t>
            </w:r>
          </w:p>
        </w:tc>
      </w:tr>
    </w:tbl>
    <w:p w14:paraId="565476D8"/>
    <w:p w14:paraId="057A6A16">
      <w:pPr>
        <w:pStyle w:val="3"/>
        <w:numPr>
          <w:ilvl w:val="1"/>
          <w:numId w:val="2"/>
        </w:numPr>
      </w:pPr>
      <w:bookmarkStart w:id="445" w:name="_Toc351988492"/>
      <w:r>
        <w:rPr>
          <w:rFonts w:hint="eastAsia"/>
        </w:rPr>
        <w:t>转账结果查询</w:t>
      </w:r>
      <w:bookmarkEnd w:id="439"/>
      <w:bookmarkEnd w:id="440"/>
      <w:bookmarkEnd w:id="445"/>
    </w:p>
    <w:p w14:paraId="3DBDC298">
      <w:pPr>
        <w:pStyle w:val="4"/>
        <w:numPr>
          <w:ilvl w:val="2"/>
          <w:numId w:val="2"/>
        </w:numPr>
        <w:ind w:left="57"/>
      </w:pPr>
      <w:bookmarkStart w:id="446" w:name="_Toc330539864"/>
      <w:bookmarkStart w:id="447" w:name="_Toc351988493"/>
      <w:bookmarkStart w:id="448" w:name="_Toc330759656"/>
      <w:r>
        <w:rPr>
          <w:rFonts w:hint="eastAsia"/>
        </w:rPr>
        <w:t>功能描述</w:t>
      </w:r>
      <w:bookmarkEnd w:id="446"/>
      <w:bookmarkEnd w:id="447"/>
      <w:bookmarkEnd w:id="448"/>
    </w:p>
    <w:p w14:paraId="314A6949">
      <w:pPr>
        <w:spacing w:line="360" w:lineRule="auto"/>
        <w:ind w:firstLine="420"/>
        <w:rPr>
          <w:sz w:val="21"/>
          <w:szCs w:val="21"/>
        </w:rPr>
      </w:pPr>
      <w:r>
        <w:rPr>
          <w:rFonts w:hint="eastAsia"/>
          <w:sz w:val="21"/>
          <w:szCs w:val="21"/>
        </w:rPr>
        <w:t>用户通过该功能查看所有转账交易状态和详情，并对可疑交易提供查证操作</w:t>
      </w:r>
    </w:p>
    <w:p w14:paraId="65F855D1">
      <w:pPr>
        <w:pStyle w:val="4"/>
        <w:numPr>
          <w:ilvl w:val="2"/>
          <w:numId w:val="2"/>
        </w:numPr>
        <w:ind w:left="57"/>
      </w:pPr>
      <w:bookmarkStart w:id="449" w:name="_Toc330759657"/>
      <w:bookmarkStart w:id="450" w:name="_Toc351988494"/>
      <w:bookmarkStart w:id="451" w:name="_Toc330539865"/>
      <w:r>
        <w:rPr>
          <w:rFonts w:hint="eastAsia"/>
        </w:rPr>
        <w:t>业务流程</w:t>
      </w:r>
      <w:bookmarkEnd w:id="449"/>
      <w:bookmarkEnd w:id="450"/>
      <w:bookmarkEnd w:id="451"/>
    </w:p>
    <w:p w14:paraId="7D896492">
      <w:pPr>
        <w:spacing w:line="360" w:lineRule="auto"/>
        <w:rPr>
          <w:sz w:val="21"/>
          <w:szCs w:val="21"/>
        </w:rPr>
      </w:pPr>
      <w:r>
        <w:object>
          <v:shape id="_x0000_i1040" o:spt="75" type="#_x0000_t75" style="height:324.75pt;width:476.25pt;" o:ole="t" filled="f" o:preferrelative="t" stroked="f" coordsize="21600,21600">
            <v:path/>
            <v:fill on="f" focussize="0,0"/>
            <v:stroke on="f" joinstyle="miter"/>
            <v:imagedata r:id="rId40" o:title=""/>
            <o:lock v:ext="edit" aspectratio="t"/>
            <w10:wrap type="none"/>
            <w10:anchorlock/>
          </v:shape>
          <o:OLEObject Type="Embed" ProgID="Visio.Drawing.11" ShapeID="_x0000_i1040" DrawAspect="Content" ObjectID="_1468075740" r:id="rId39">
            <o:LockedField>false</o:LockedField>
          </o:OLEObject>
        </w:object>
      </w:r>
      <w:r>
        <w:rPr>
          <w:rFonts w:hint="eastAsia"/>
          <w:b/>
          <w:sz w:val="21"/>
          <w:szCs w:val="21"/>
        </w:rPr>
        <w:t>流程说明：</w:t>
      </w:r>
    </w:p>
    <w:p w14:paraId="6B5AFC64">
      <w:pPr>
        <w:widowControl w:val="0"/>
        <w:numPr>
          <w:ilvl w:val="0"/>
          <w:numId w:val="90"/>
        </w:numPr>
        <w:spacing w:after="0" w:line="360" w:lineRule="auto"/>
        <w:rPr>
          <w:sz w:val="21"/>
          <w:szCs w:val="21"/>
        </w:rPr>
      </w:pPr>
      <w:r>
        <w:rPr>
          <w:rFonts w:hint="eastAsia"/>
          <w:sz w:val="21"/>
          <w:szCs w:val="21"/>
        </w:rPr>
        <w:t>用户点击“转账交易明细查询”按钮，进入转账交易查询明细页面</w:t>
      </w:r>
    </w:p>
    <w:p w14:paraId="4F95E276">
      <w:pPr>
        <w:widowControl w:val="0"/>
        <w:numPr>
          <w:ilvl w:val="0"/>
          <w:numId w:val="90"/>
        </w:numPr>
        <w:spacing w:after="0" w:line="360" w:lineRule="auto"/>
        <w:rPr>
          <w:sz w:val="21"/>
          <w:szCs w:val="21"/>
        </w:rPr>
      </w:pPr>
      <w:r>
        <w:rPr>
          <w:rFonts w:hint="eastAsia"/>
          <w:sz w:val="21"/>
          <w:szCs w:val="21"/>
        </w:rPr>
        <w:t>用户选择或输入其它查询条件，包括：付款账号、交易状态、起止日期，点击“查询”按钮，网银系统查询并返回相关查询类型的交易明细列表</w:t>
      </w:r>
    </w:p>
    <w:p w14:paraId="42E7C340">
      <w:pPr>
        <w:widowControl w:val="0"/>
        <w:numPr>
          <w:ilvl w:val="0"/>
          <w:numId w:val="90"/>
        </w:numPr>
        <w:spacing w:after="0" w:line="360" w:lineRule="auto"/>
        <w:rPr>
          <w:sz w:val="21"/>
          <w:szCs w:val="21"/>
        </w:rPr>
      </w:pPr>
      <w:r>
        <w:rPr>
          <w:rFonts w:hint="eastAsia"/>
          <w:sz w:val="21"/>
          <w:szCs w:val="21"/>
        </w:rPr>
        <w:t>对于交易状态为“可疑”的交易，系统提供“查证”功能，用户可点击“查证”按钮，网银系统实时从核心系统查证并更新交易明细列表中的交易状态</w:t>
      </w:r>
    </w:p>
    <w:p w14:paraId="09304C52">
      <w:pPr>
        <w:pStyle w:val="4"/>
        <w:numPr>
          <w:ilvl w:val="2"/>
          <w:numId w:val="2"/>
        </w:numPr>
        <w:ind w:left="57"/>
      </w:pPr>
      <w:bookmarkStart w:id="452" w:name="_Toc351988495"/>
      <w:bookmarkStart w:id="453" w:name="_Toc330539866"/>
      <w:bookmarkStart w:id="454" w:name="_Toc330759658"/>
      <w:r>
        <w:rPr>
          <w:rFonts w:hint="eastAsia"/>
        </w:rPr>
        <w:t>业务规则</w:t>
      </w:r>
      <w:bookmarkEnd w:id="452"/>
      <w:bookmarkEnd w:id="453"/>
      <w:bookmarkEnd w:id="454"/>
    </w:p>
    <w:p w14:paraId="47A0762E">
      <w:pPr>
        <w:pStyle w:val="5"/>
        <w:numPr>
          <w:ilvl w:val="0"/>
          <w:numId w:val="0"/>
        </w:numPr>
      </w:pPr>
      <w:r>
        <w:rPr>
          <w:rFonts w:hint="eastAsia"/>
        </w:rPr>
        <w:t>交易前</w:t>
      </w:r>
    </w:p>
    <w:p w14:paraId="2A821CB7">
      <w:pPr>
        <w:pStyle w:val="5"/>
        <w:numPr>
          <w:ilvl w:val="0"/>
          <w:numId w:val="0"/>
        </w:numPr>
      </w:pPr>
      <w:r>
        <w:rPr>
          <w:rFonts w:hint="eastAsia"/>
        </w:rPr>
        <w:t>交易中</w:t>
      </w:r>
    </w:p>
    <w:p w14:paraId="041F22EB">
      <w:pPr>
        <w:pStyle w:val="5"/>
        <w:numPr>
          <w:ilvl w:val="0"/>
          <w:numId w:val="0"/>
        </w:numPr>
      </w:pPr>
      <w:r>
        <w:rPr>
          <w:rFonts w:hint="eastAsia"/>
        </w:rPr>
        <w:t>交易后</w:t>
      </w:r>
    </w:p>
    <w:p w14:paraId="29425608">
      <w:pPr>
        <w:pStyle w:val="4"/>
        <w:numPr>
          <w:ilvl w:val="2"/>
          <w:numId w:val="2"/>
        </w:numPr>
        <w:ind w:left="57"/>
      </w:pPr>
      <w:bookmarkStart w:id="455" w:name="_Toc330759659"/>
      <w:bookmarkStart w:id="456" w:name="_Toc330539867"/>
      <w:bookmarkStart w:id="457" w:name="_Toc351988496"/>
      <w:r>
        <w:rPr>
          <w:rFonts w:hint="eastAsia"/>
        </w:rPr>
        <w:t>页面要素</w:t>
      </w:r>
      <w:bookmarkEnd w:id="455"/>
      <w:bookmarkEnd w:id="456"/>
      <w:bookmarkEnd w:id="457"/>
    </w:p>
    <w:p w14:paraId="13FCA42F">
      <w:pPr>
        <w:pStyle w:val="5"/>
        <w:numPr>
          <w:ilvl w:val="0"/>
          <w:numId w:val="0"/>
        </w:numPr>
      </w:pPr>
      <w:r>
        <w:rPr>
          <w:rFonts w:hint="eastAsia"/>
        </w:rPr>
        <w:t>转账交易明细查询页面</w:t>
      </w:r>
    </w:p>
    <w:tbl>
      <w:tblPr>
        <w:tblStyle w:val="48"/>
        <w:tblW w:w="95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6"/>
        <w:gridCol w:w="1815"/>
        <w:gridCol w:w="1163"/>
        <w:gridCol w:w="1416"/>
        <w:gridCol w:w="1275"/>
        <w:gridCol w:w="1276"/>
        <w:gridCol w:w="1974"/>
      </w:tblGrid>
      <w:tr w14:paraId="7510E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676" w:type="dxa"/>
            <w:shd w:val="clear" w:color="auto" w:fill="FFCC99"/>
            <w:vAlign w:val="center"/>
          </w:tcPr>
          <w:p w14:paraId="0FDDB35F">
            <w:pPr>
              <w:jc w:val="center"/>
              <w:rPr>
                <w:rFonts w:ascii="宋体" w:hAnsi="宋体" w:cs="Arial"/>
                <w:b/>
                <w:color w:val="000000"/>
                <w:sz w:val="21"/>
                <w:szCs w:val="21"/>
              </w:rPr>
            </w:pPr>
            <w:r>
              <w:rPr>
                <w:rFonts w:ascii="宋体" w:hAnsi="宋体" w:cs="Arial"/>
                <w:b/>
                <w:color w:val="000000"/>
                <w:sz w:val="21"/>
                <w:szCs w:val="21"/>
              </w:rPr>
              <w:t>序号</w:t>
            </w:r>
          </w:p>
        </w:tc>
        <w:tc>
          <w:tcPr>
            <w:tcW w:w="1815" w:type="dxa"/>
            <w:shd w:val="clear" w:color="auto" w:fill="FFCC99"/>
            <w:vAlign w:val="center"/>
          </w:tcPr>
          <w:p w14:paraId="5A0A12F6">
            <w:pPr>
              <w:jc w:val="center"/>
              <w:rPr>
                <w:rFonts w:ascii="宋体" w:hAnsi="宋体" w:cs="Arial"/>
                <w:b/>
                <w:color w:val="000000"/>
                <w:sz w:val="21"/>
                <w:szCs w:val="21"/>
              </w:rPr>
            </w:pPr>
            <w:r>
              <w:rPr>
                <w:rFonts w:ascii="宋体" w:hAnsi="宋体" w:cs="Arial"/>
                <w:b/>
                <w:color w:val="000000"/>
                <w:sz w:val="21"/>
                <w:szCs w:val="21"/>
              </w:rPr>
              <w:t>名称</w:t>
            </w:r>
          </w:p>
        </w:tc>
        <w:tc>
          <w:tcPr>
            <w:tcW w:w="1163" w:type="dxa"/>
            <w:shd w:val="clear" w:color="auto" w:fill="FFCC99"/>
            <w:vAlign w:val="center"/>
          </w:tcPr>
          <w:p w14:paraId="2550DF78">
            <w:pPr>
              <w:jc w:val="center"/>
              <w:rPr>
                <w:rFonts w:ascii="宋体" w:hAnsi="宋体" w:cs="Arial"/>
                <w:b/>
                <w:color w:val="000000"/>
                <w:sz w:val="21"/>
                <w:szCs w:val="21"/>
              </w:rPr>
            </w:pPr>
            <w:r>
              <w:rPr>
                <w:rFonts w:ascii="宋体" w:hAnsi="宋体" w:cs="Arial"/>
                <w:b/>
                <w:color w:val="000000"/>
                <w:sz w:val="21"/>
                <w:szCs w:val="21"/>
              </w:rPr>
              <w:t>输入</w:t>
            </w:r>
            <w:r>
              <w:rPr>
                <w:rFonts w:hint="eastAsia" w:ascii="宋体" w:hAnsi="宋体" w:cs="Arial"/>
                <w:b/>
                <w:color w:val="000000"/>
                <w:sz w:val="21"/>
                <w:szCs w:val="21"/>
              </w:rPr>
              <w:t>/输出</w:t>
            </w:r>
          </w:p>
        </w:tc>
        <w:tc>
          <w:tcPr>
            <w:tcW w:w="1416" w:type="dxa"/>
            <w:shd w:val="clear" w:color="auto" w:fill="FFCC99"/>
            <w:vAlign w:val="center"/>
          </w:tcPr>
          <w:p w14:paraId="1DF0AA4B">
            <w:pPr>
              <w:jc w:val="center"/>
              <w:rPr>
                <w:rFonts w:ascii="宋体" w:hAnsi="宋体" w:cs="Arial"/>
                <w:b/>
                <w:color w:val="000000"/>
                <w:sz w:val="21"/>
                <w:szCs w:val="21"/>
              </w:rPr>
            </w:pPr>
            <w:r>
              <w:rPr>
                <w:rFonts w:ascii="宋体" w:hAnsi="宋体" w:cs="Arial"/>
                <w:b/>
                <w:color w:val="000000"/>
                <w:sz w:val="21"/>
                <w:szCs w:val="21"/>
              </w:rPr>
              <w:t>缺省值</w:t>
            </w:r>
          </w:p>
        </w:tc>
        <w:tc>
          <w:tcPr>
            <w:tcW w:w="1275" w:type="dxa"/>
            <w:shd w:val="clear" w:color="auto" w:fill="FFCC99"/>
            <w:vAlign w:val="center"/>
          </w:tcPr>
          <w:p w14:paraId="0826C597">
            <w:pPr>
              <w:jc w:val="center"/>
              <w:rPr>
                <w:rFonts w:ascii="宋体" w:hAnsi="宋体" w:cs="Arial"/>
                <w:b/>
                <w:color w:val="000000"/>
                <w:sz w:val="21"/>
                <w:szCs w:val="21"/>
              </w:rPr>
            </w:pPr>
            <w:r>
              <w:rPr>
                <w:rFonts w:hint="eastAsia" w:ascii="宋体" w:hAnsi="宋体" w:cs="Arial"/>
                <w:b/>
                <w:color w:val="000000"/>
                <w:sz w:val="21"/>
                <w:szCs w:val="21"/>
              </w:rPr>
              <w:t>类型/长度</w:t>
            </w:r>
          </w:p>
        </w:tc>
        <w:tc>
          <w:tcPr>
            <w:tcW w:w="1276" w:type="dxa"/>
            <w:shd w:val="clear" w:color="auto" w:fill="FFCC99"/>
            <w:vAlign w:val="center"/>
          </w:tcPr>
          <w:p w14:paraId="10E1323F">
            <w:pPr>
              <w:jc w:val="center"/>
              <w:rPr>
                <w:rFonts w:ascii="宋体" w:hAnsi="宋体" w:cs="Arial"/>
                <w:b/>
                <w:color w:val="000000"/>
                <w:sz w:val="21"/>
                <w:szCs w:val="21"/>
              </w:rPr>
            </w:pPr>
            <w:r>
              <w:rPr>
                <w:rFonts w:hint="eastAsia" w:ascii="宋体" w:hAnsi="宋体" w:cs="Arial"/>
                <w:b/>
                <w:color w:val="000000"/>
                <w:sz w:val="21"/>
                <w:szCs w:val="21"/>
              </w:rPr>
              <w:t>是否必输</w:t>
            </w:r>
          </w:p>
        </w:tc>
        <w:tc>
          <w:tcPr>
            <w:tcW w:w="1974" w:type="dxa"/>
            <w:shd w:val="clear" w:color="auto" w:fill="FFCC99"/>
            <w:vAlign w:val="center"/>
          </w:tcPr>
          <w:p w14:paraId="07B586EE">
            <w:pPr>
              <w:jc w:val="center"/>
              <w:rPr>
                <w:rFonts w:ascii="宋体" w:hAnsi="宋体" w:cs="Arial"/>
                <w:b/>
                <w:color w:val="000000"/>
                <w:sz w:val="21"/>
                <w:szCs w:val="21"/>
              </w:rPr>
            </w:pPr>
            <w:r>
              <w:rPr>
                <w:rFonts w:ascii="宋体" w:hAnsi="宋体" w:cs="Arial"/>
                <w:b/>
                <w:color w:val="000000"/>
                <w:sz w:val="21"/>
                <w:szCs w:val="21"/>
              </w:rPr>
              <w:t>备注</w:t>
            </w:r>
          </w:p>
        </w:tc>
      </w:tr>
      <w:tr w14:paraId="52E0F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595" w:type="dxa"/>
            <w:gridSpan w:val="7"/>
            <w:vAlign w:val="center"/>
          </w:tcPr>
          <w:p w14:paraId="485574FE">
            <w:pPr>
              <w:rPr>
                <w:rFonts w:ascii="宋体" w:hAnsi="宋体" w:cs="Arial"/>
                <w:sz w:val="21"/>
                <w:szCs w:val="21"/>
              </w:rPr>
            </w:pPr>
            <w:r>
              <w:rPr>
                <w:rFonts w:hint="eastAsia" w:ascii="宋体" w:hAnsi="宋体" w:cs="Arial"/>
                <w:sz w:val="21"/>
                <w:szCs w:val="21"/>
              </w:rPr>
              <w:t>查询条件</w:t>
            </w:r>
          </w:p>
        </w:tc>
      </w:tr>
      <w:tr w14:paraId="7235D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676" w:type="dxa"/>
            <w:vAlign w:val="center"/>
          </w:tcPr>
          <w:p w14:paraId="5868BA10">
            <w:pPr>
              <w:widowControl w:val="0"/>
              <w:numPr>
                <w:ilvl w:val="0"/>
                <w:numId w:val="91"/>
              </w:numPr>
              <w:spacing w:after="0"/>
              <w:jc w:val="center"/>
              <w:rPr>
                <w:rFonts w:ascii="宋体" w:hAnsi="宋体"/>
                <w:color w:val="000000"/>
                <w:sz w:val="21"/>
                <w:szCs w:val="21"/>
              </w:rPr>
            </w:pPr>
          </w:p>
        </w:tc>
        <w:tc>
          <w:tcPr>
            <w:tcW w:w="1815" w:type="dxa"/>
          </w:tcPr>
          <w:p w14:paraId="3D99B637">
            <w:pPr>
              <w:widowControl w:val="0"/>
              <w:rPr>
                <w:rFonts w:ascii="宋体" w:hAnsi="宋体"/>
                <w:sz w:val="21"/>
                <w:szCs w:val="21"/>
              </w:rPr>
            </w:pPr>
            <w:r>
              <w:rPr>
                <w:rFonts w:hint="eastAsia" w:ascii="宋体" w:hAnsi="宋体"/>
                <w:sz w:val="21"/>
                <w:szCs w:val="21"/>
              </w:rPr>
              <w:t>付款账号</w:t>
            </w:r>
          </w:p>
        </w:tc>
        <w:tc>
          <w:tcPr>
            <w:tcW w:w="1163" w:type="dxa"/>
          </w:tcPr>
          <w:p w14:paraId="329D7307">
            <w:pPr>
              <w:widowControl w:val="0"/>
              <w:jc w:val="left"/>
              <w:rPr>
                <w:rFonts w:ascii="宋体" w:hAnsi="宋体" w:cs="宋体"/>
                <w:sz w:val="21"/>
                <w:szCs w:val="21"/>
              </w:rPr>
            </w:pPr>
            <w:r>
              <w:rPr>
                <w:rFonts w:hint="eastAsia" w:ascii="宋体" w:hAnsi="宋体" w:cs="宋体"/>
                <w:sz w:val="21"/>
                <w:szCs w:val="21"/>
              </w:rPr>
              <w:t>下拉框</w:t>
            </w:r>
          </w:p>
        </w:tc>
        <w:tc>
          <w:tcPr>
            <w:tcW w:w="1416" w:type="dxa"/>
          </w:tcPr>
          <w:p w14:paraId="77C9E63C">
            <w:pPr>
              <w:widowControl w:val="0"/>
              <w:jc w:val="left"/>
              <w:rPr>
                <w:rFonts w:ascii="宋体" w:hAnsi="宋体" w:cs="Arial"/>
                <w:color w:val="000000"/>
                <w:sz w:val="21"/>
                <w:szCs w:val="21"/>
              </w:rPr>
            </w:pPr>
          </w:p>
        </w:tc>
        <w:tc>
          <w:tcPr>
            <w:tcW w:w="1275" w:type="dxa"/>
          </w:tcPr>
          <w:p w14:paraId="080B229A">
            <w:pPr>
              <w:widowControl w:val="0"/>
              <w:ind w:firstLine="630"/>
              <w:jc w:val="left"/>
              <w:rPr>
                <w:rFonts w:ascii="宋体" w:hAnsi="宋体" w:cs="Arial"/>
                <w:color w:val="000000"/>
                <w:sz w:val="21"/>
                <w:szCs w:val="21"/>
              </w:rPr>
            </w:pPr>
          </w:p>
        </w:tc>
        <w:tc>
          <w:tcPr>
            <w:tcW w:w="1276" w:type="dxa"/>
          </w:tcPr>
          <w:p w14:paraId="338B04C7">
            <w:pPr>
              <w:widowControl w:val="0"/>
              <w:rPr>
                <w:rFonts w:ascii="宋体" w:hAnsi="宋体" w:cs="Arial"/>
                <w:color w:val="000000"/>
                <w:sz w:val="21"/>
                <w:szCs w:val="21"/>
              </w:rPr>
            </w:pPr>
          </w:p>
        </w:tc>
        <w:tc>
          <w:tcPr>
            <w:tcW w:w="1974" w:type="dxa"/>
          </w:tcPr>
          <w:p w14:paraId="4F86035B">
            <w:pPr>
              <w:widowControl w:val="0"/>
              <w:rPr>
                <w:rFonts w:ascii="宋体" w:hAnsi="宋体"/>
                <w:sz w:val="21"/>
                <w:szCs w:val="21"/>
              </w:rPr>
            </w:pPr>
          </w:p>
        </w:tc>
      </w:tr>
      <w:tr w14:paraId="64A95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676" w:type="dxa"/>
            <w:vAlign w:val="center"/>
          </w:tcPr>
          <w:p w14:paraId="0F27BC68">
            <w:pPr>
              <w:widowControl w:val="0"/>
              <w:numPr>
                <w:ilvl w:val="0"/>
                <w:numId w:val="91"/>
              </w:numPr>
              <w:spacing w:after="0"/>
              <w:jc w:val="center"/>
              <w:rPr>
                <w:rFonts w:ascii="宋体" w:hAnsi="宋体"/>
                <w:color w:val="000000"/>
                <w:sz w:val="21"/>
                <w:szCs w:val="21"/>
              </w:rPr>
            </w:pPr>
          </w:p>
        </w:tc>
        <w:tc>
          <w:tcPr>
            <w:tcW w:w="1815" w:type="dxa"/>
            <w:vAlign w:val="center"/>
          </w:tcPr>
          <w:p w14:paraId="79622B07">
            <w:pPr>
              <w:rPr>
                <w:rFonts w:ascii="宋体" w:hAnsi="宋体" w:cs="Arial"/>
                <w:sz w:val="21"/>
                <w:szCs w:val="21"/>
              </w:rPr>
            </w:pPr>
            <w:r>
              <w:rPr>
                <w:rFonts w:hint="eastAsia" w:ascii="宋体" w:hAnsi="宋体"/>
                <w:sz w:val="21"/>
                <w:szCs w:val="21"/>
              </w:rPr>
              <w:t>交易类型</w:t>
            </w:r>
          </w:p>
        </w:tc>
        <w:tc>
          <w:tcPr>
            <w:tcW w:w="1163" w:type="dxa"/>
            <w:vAlign w:val="center"/>
          </w:tcPr>
          <w:p w14:paraId="3C3026A1">
            <w:pPr>
              <w:pStyle w:val="6"/>
              <w:rPr>
                <w:rFonts w:ascii="宋体" w:hAnsi="宋体"/>
                <w:sz w:val="21"/>
                <w:szCs w:val="21"/>
              </w:rPr>
            </w:pPr>
            <w:r>
              <w:rPr>
                <w:rFonts w:hint="eastAsia" w:ascii="宋体" w:hAnsi="宋体"/>
                <w:sz w:val="21"/>
                <w:szCs w:val="21"/>
              </w:rPr>
              <w:t>下拉框</w:t>
            </w:r>
          </w:p>
        </w:tc>
        <w:tc>
          <w:tcPr>
            <w:tcW w:w="1416" w:type="dxa"/>
            <w:vAlign w:val="center"/>
          </w:tcPr>
          <w:p w14:paraId="3D609E05">
            <w:pPr>
              <w:pStyle w:val="6"/>
              <w:rPr>
                <w:rFonts w:ascii="宋体" w:hAnsi="宋体"/>
                <w:sz w:val="21"/>
                <w:szCs w:val="21"/>
              </w:rPr>
            </w:pPr>
            <w:r>
              <w:rPr>
                <w:rFonts w:hint="eastAsia" w:ascii="Arial" w:hAnsi="Arial" w:cs="Arial"/>
                <w:color w:val="000000"/>
                <w:sz w:val="21"/>
                <w:szCs w:val="21"/>
              </w:rPr>
              <w:t>全部</w:t>
            </w:r>
          </w:p>
        </w:tc>
        <w:tc>
          <w:tcPr>
            <w:tcW w:w="1275" w:type="dxa"/>
            <w:vAlign w:val="center"/>
          </w:tcPr>
          <w:p w14:paraId="525EE585">
            <w:pPr>
              <w:pStyle w:val="6"/>
              <w:rPr>
                <w:rFonts w:ascii="宋体" w:hAnsi="宋体"/>
                <w:sz w:val="21"/>
                <w:szCs w:val="21"/>
              </w:rPr>
            </w:pPr>
          </w:p>
        </w:tc>
        <w:tc>
          <w:tcPr>
            <w:tcW w:w="1276" w:type="dxa"/>
            <w:vAlign w:val="center"/>
          </w:tcPr>
          <w:p w14:paraId="5919FC70">
            <w:pPr>
              <w:pStyle w:val="6"/>
              <w:rPr>
                <w:rFonts w:ascii="宋体" w:hAnsi="宋体"/>
                <w:sz w:val="21"/>
                <w:szCs w:val="21"/>
              </w:rPr>
            </w:pPr>
          </w:p>
        </w:tc>
        <w:tc>
          <w:tcPr>
            <w:tcW w:w="1974" w:type="dxa"/>
            <w:vAlign w:val="center"/>
          </w:tcPr>
          <w:p w14:paraId="0DB0E4F0">
            <w:pPr>
              <w:pStyle w:val="6"/>
              <w:rPr>
                <w:rFonts w:ascii="宋体" w:hAnsi="宋体"/>
                <w:sz w:val="21"/>
                <w:szCs w:val="21"/>
              </w:rPr>
            </w:pPr>
            <w:r>
              <w:rPr>
                <w:rFonts w:hint="eastAsia" w:ascii="Arial" w:hAnsi="Arial" w:cs="Arial"/>
                <w:color w:val="000000"/>
                <w:sz w:val="21"/>
                <w:szCs w:val="21"/>
              </w:rPr>
              <w:t>全部︱行内转账︱行外转账</w:t>
            </w:r>
          </w:p>
        </w:tc>
      </w:tr>
      <w:tr w14:paraId="3198F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676" w:type="dxa"/>
            <w:vAlign w:val="center"/>
          </w:tcPr>
          <w:p w14:paraId="4E39029E">
            <w:pPr>
              <w:widowControl w:val="0"/>
              <w:numPr>
                <w:ilvl w:val="0"/>
                <w:numId w:val="91"/>
              </w:numPr>
              <w:spacing w:after="0"/>
              <w:jc w:val="center"/>
              <w:rPr>
                <w:rFonts w:ascii="宋体" w:hAnsi="宋体"/>
                <w:color w:val="000000"/>
                <w:sz w:val="21"/>
                <w:szCs w:val="21"/>
              </w:rPr>
            </w:pPr>
          </w:p>
        </w:tc>
        <w:tc>
          <w:tcPr>
            <w:tcW w:w="1815" w:type="dxa"/>
            <w:vAlign w:val="center"/>
          </w:tcPr>
          <w:p w14:paraId="17AEECF5">
            <w:pPr>
              <w:rPr>
                <w:rFonts w:ascii="宋体" w:hAnsi="宋体" w:cs="Arial"/>
                <w:sz w:val="21"/>
                <w:szCs w:val="21"/>
              </w:rPr>
            </w:pPr>
            <w:r>
              <w:rPr>
                <w:rFonts w:hint="eastAsia" w:ascii="宋体" w:hAnsi="宋体" w:cs="Arial"/>
                <w:sz w:val="21"/>
                <w:szCs w:val="21"/>
              </w:rPr>
              <w:t>交易状态</w:t>
            </w:r>
          </w:p>
        </w:tc>
        <w:tc>
          <w:tcPr>
            <w:tcW w:w="1163" w:type="dxa"/>
            <w:vAlign w:val="center"/>
          </w:tcPr>
          <w:p w14:paraId="0A6A166B">
            <w:pPr>
              <w:rPr>
                <w:rFonts w:ascii="宋体" w:hAnsi="宋体" w:cs="Arial"/>
                <w:sz w:val="21"/>
                <w:szCs w:val="21"/>
              </w:rPr>
            </w:pPr>
            <w:r>
              <w:rPr>
                <w:rFonts w:hint="eastAsia" w:ascii="宋体" w:hAnsi="宋体" w:cs="Arial"/>
                <w:sz w:val="21"/>
                <w:szCs w:val="21"/>
              </w:rPr>
              <w:t>下拉列表</w:t>
            </w:r>
          </w:p>
        </w:tc>
        <w:tc>
          <w:tcPr>
            <w:tcW w:w="1416" w:type="dxa"/>
            <w:vAlign w:val="center"/>
          </w:tcPr>
          <w:p w14:paraId="187C7162">
            <w:pPr>
              <w:rPr>
                <w:rFonts w:ascii="宋体" w:hAnsi="宋体" w:cs="Arial"/>
                <w:sz w:val="21"/>
                <w:szCs w:val="21"/>
              </w:rPr>
            </w:pPr>
          </w:p>
        </w:tc>
        <w:tc>
          <w:tcPr>
            <w:tcW w:w="1275" w:type="dxa"/>
            <w:vAlign w:val="center"/>
          </w:tcPr>
          <w:p w14:paraId="7705007B">
            <w:pPr>
              <w:rPr>
                <w:rFonts w:ascii="宋体" w:hAnsi="宋体" w:cs="Arial"/>
                <w:sz w:val="21"/>
                <w:szCs w:val="21"/>
              </w:rPr>
            </w:pPr>
          </w:p>
        </w:tc>
        <w:tc>
          <w:tcPr>
            <w:tcW w:w="1276" w:type="dxa"/>
            <w:vAlign w:val="center"/>
          </w:tcPr>
          <w:p w14:paraId="77C78631">
            <w:pPr>
              <w:rPr>
                <w:rFonts w:ascii="宋体" w:hAnsi="宋体" w:cs="Arial"/>
                <w:sz w:val="21"/>
                <w:szCs w:val="21"/>
              </w:rPr>
            </w:pPr>
          </w:p>
        </w:tc>
        <w:tc>
          <w:tcPr>
            <w:tcW w:w="1974" w:type="dxa"/>
            <w:vAlign w:val="center"/>
          </w:tcPr>
          <w:p w14:paraId="5239F148">
            <w:pPr>
              <w:rPr>
                <w:rFonts w:ascii="宋体" w:hAnsi="宋体" w:cs="Arial"/>
                <w:sz w:val="21"/>
                <w:szCs w:val="21"/>
              </w:rPr>
            </w:pPr>
            <w:r>
              <w:rPr>
                <w:rFonts w:hint="eastAsia" w:ascii="宋体" w:hAnsi="宋体" w:cs="Arial"/>
                <w:sz w:val="21"/>
                <w:szCs w:val="21"/>
              </w:rPr>
              <w:t>包括：</w:t>
            </w:r>
          </w:p>
          <w:p w14:paraId="316F8740">
            <w:pPr>
              <w:rPr>
                <w:rFonts w:ascii="宋体" w:hAnsi="宋体" w:cs="Arial"/>
                <w:sz w:val="21"/>
                <w:szCs w:val="21"/>
              </w:rPr>
            </w:pPr>
            <w:r>
              <w:rPr>
                <w:rFonts w:hint="eastAsia" w:ascii="宋体" w:hAnsi="宋体" w:cs="Arial"/>
                <w:sz w:val="21"/>
                <w:szCs w:val="21"/>
              </w:rPr>
              <w:t>交易成功</w:t>
            </w:r>
          </w:p>
          <w:p w14:paraId="411E50E6">
            <w:pPr>
              <w:rPr>
                <w:rFonts w:ascii="宋体" w:hAnsi="宋体" w:cs="Arial"/>
                <w:sz w:val="21"/>
                <w:szCs w:val="21"/>
              </w:rPr>
            </w:pPr>
            <w:r>
              <w:rPr>
                <w:rFonts w:hint="eastAsia" w:ascii="宋体" w:hAnsi="宋体" w:cs="Arial"/>
                <w:sz w:val="21"/>
                <w:szCs w:val="21"/>
              </w:rPr>
              <w:t>交易失败</w:t>
            </w:r>
          </w:p>
          <w:p w14:paraId="3167C465">
            <w:pPr>
              <w:rPr>
                <w:rFonts w:ascii="宋体" w:hAnsi="宋体" w:cs="Arial"/>
                <w:sz w:val="21"/>
                <w:szCs w:val="21"/>
              </w:rPr>
            </w:pPr>
            <w:r>
              <w:rPr>
                <w:rFonts w:hint="eastAsia" w:ascii="宋体" w:hAnsi="宋体" w:cs="Arial"/>
                <w:sz w:val="21"/>
                <w:szCs w:val="21"/>
              </w:rPr>
              <w:t>银行处理中</w:t>
            </w:r>
          </w:p>
          <w:p w14:paraId="77539B56">
            <w:pPr>
              <w:rPr>
                <w:rFonts w:ascii="宋体" w:hAnsi="宋体" w:cs="Arial"/>
                <w:sz w:val="21"/>
                <w:szCs w:val="21"/>
              </w:rPr>
            </w:pPr>
            <w:r>
              <w:rPr>
                <w:rFonts w:hint="eastAsia" w:ascii="宋体" w:hAnsi="宋体" w:cs="Arial"/>
                <w:sz w:val="21"/>
                <w:szCs w:val="21"/>
              </w:rPr>
              <w:t>预约待处理</w:t>
            </w:r>
          </w:p>
          <w:p w14:paraId="2F9B029B">
            <w:pPr>
              <w:rPr>
                <w:rFonts w:ascii="宋体" w:hAnsi="宋体" w:cs="Arial"/>
                <w:sz w:val="21"/>
                <w:szCs w:val="21"/>
              </w:rPr>
            </w:pPr>
            <w:r>
              <w:rPr>
                <w:rFonts w:hint="eastAsia" w:ascii="宋体" w:hAnsi="宋体" w:cs="Arial"/>
                <w:sz w:val="21"/>
                <w:szCs w:val="21"/>
              </w:rPr>
              <w:t>预约被撤销</w:t>
            </w:r>
          </w:p>
          <w:p w14:paraId="063D4004">
            <w:pPr>
              <w:rPr>
                <w:rFonts w:ascii="宋体" w:hAnsi="宋体" w:cs="Arial"/>
                <w:sz w:val="21"/>
                <w:szCs w:val="21"/>
              </w:rPr>
            </w:pPr>
          </w:p>
        </w:tc>
      </w:tr>
      <w:tr w14:paraId="478FC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676" w:type="dxa"/>
            <w:vAlign w:val="center"/>
          </w:tcPr>
          <w:p w14:paraId="48FDE4A1">
            <w:pPr>
              <w:widowControl w:val="0"/>
              <w:numPr>
                <w:ilvl w:val="0"/>
                <w:numId w:val="91"/>
              </w:numPr>
              <w:spacing w:after="0"/>
              <w:jc w:val="center"/>
              <w:rPr>
                <w:rFonts w:ascii="宋体" w:hAnsi="宋体"/>
                <w:color w:val="000000"/>
                <w:sz w:val="21"/>
                <w:szCs w:val="21"/>
              </w:rPr>
            </w:pPr>
          </w:p>
        </w:tc>
        <w:tc>
          <w:tcPr>
            <w:tcW w:w="1815" w:type="dxa"/>
            <w:vAlign w:val="center"/>
          </w:tcPr>
          <w:p w14:paraId="64CEA7DA">
            <w:pPr>
              <w:rPr>
                <w:rFonts w:ascii="宋体" w:hAnsi="宋体" w:cs="Arial"/>
                <w:sz w:val="21"/>
                <w:szCs w:val="21"/>
              </w:rPr>
            </w:pPr>
            <w:r>
              <w:rPr>
                <w:rFonts w:hint="eastAsia" w:ascii="宋体" w:hAnsi="宋体" w:cs="Arial"/>
                <w:sz w:val="21"/>
                <w:szCs w:val="21"/>
              </w:rPr>
              <w:t>开始日期</w:t>
            </w:r>
          </w:p>
        </w:tc>
        <w:tc>
          <w:tcPr>
            <w:tcW w:w="1163" w:type="dxa"/>
            <w:vAlign w:val="center"/>
          </w:tcPr>
          <w:p w14:paraId="54FAC454">
            <w:pPr>
              <w:rPr>
                <w:rFonts w:ascii="宋体" w:hAnsi="宋体" w:cs="Arial"/>
                <w:sz w:val="21"/>
                <w:szCs w:val="21"/>
              </w:rPr>
            </w:pPr>
            <w:r>
              <w:rPr>
                <w:rFonts w:hint="eastAsia" w:ascii="宋体" w:hAnsi="宋体" w:cs="Arial"/>
                <w:sz w:val="21"/>
                <w:szCs w:val="21"/>
              </w:rPr>
              <w:t>文本框</w:t>
            </w:r>
          </w:p>
        </w:tc>
        <w:tc>
          <w:tcPr>
            <w:tcW w:w="1416" w:type="dxa"/>
            <w:vAlign w:val="center"/>
          </w:tcPr>
          <w:p w14:paraId="2992F73F">
            <w:pPr>
              <w:rPr>
                <w:rFonts w:ascii="宋体" w:hAnsi="宋体" w:cs="Arial"/>
                <w:sz w:val="21"/>
                <w:szCs w:val="21"/>
              </w:rPr>
            </w:pPr>
          </w:p>
        </w:tc>
        <w:tc>
          <w:tcPr>
            <w:tcW w:w="1275" w:type="dxa"/>
            <w:vAlign w:val="center"/>
          </w:tcPr>
          <w:p w14:paraId="01C6EBB8">
            <w:pPr>
              <w:rPr>
                <w:rFonts w:ascii="宋体" w:hAnsi="宋体" w:cs="Arial"/>
                <w:color w:val="000000"/>
                <w:sz w:val="21"/>
                <w:szCs w:val="21"/>
              </w:rPr>
            </w:pPr>
            <w:r>
              <w:rPr>
                <w:rFonts w:ascii="宋体" w:hAnsi="宋体" w:cs="Arial"/>
                <w:color w:val="000000"/>
                <w:sz w:val="21"/>
                <w:szCs w:val="21"/>
              </w:rPr>
              <w:t>C/</w:t>
            </w:r>
            <w:r>
              <w:rPr>
                <w:rFonts w:hint="eastAsia" w:ascii="宋体" w:hAnsi="宋体" w:cs="Arial"/>
                <w:color w:val="000000"/>
                <w:sz w:val="21"/>
                <w:szCs w:val="21"/>
              </w:rPr>
              <w:t>10</w:t>
            </w:r>
          </w:p>
        </w:tc>
        <w:tc>
          <w:tcPr>
            <w:tcW w:w="1276" w:type="dxa"/>
            <w:vAlign w:val="center"/>
          </w:tcPr>
          <w:p w14:paraId="31EBE722">
            <w:pPr>
              <w:rPr>
                <w:rFonts w:ascii="宋体" w:hAnsi="宋体"/>
                <w:sz w:val="21"/>
                <w:szCs w:val="21"/>
              </w:rPr>
            </w:pPr>
          </w:p>
        </w:tc>
        <w:tc>
          <w:tcPr>
            <w:tcW w:w="1974" w:type="dxa"/>
            <w:vAlign w:val="center"/>
          </w:tcPr>
          <w:p w14:paraId="79145236">
            <w:pPr>
              <w:rPr>
                <w:rFonts w:ascii="宋体" w:hAnsi="宋体" w:cs="Arial"/>
                <w:sz w:val="21"/>
                <w:szCs w:val="21"/>
              </w:rPr>
            </w:pPr>
            <w:r>
              <w:rPr>
                <w:rFonts w:hint="eastAsia" w:ascii="宋体" w:hAnsi="宋体" w:cs="Arial"/>
                <w:sz w:val="21"/>
                <w:szCs w:val="21"/>
              </w:rPr>
              <w:t>日期控件</w:t>
            </w:r>
          </w:p>
        </w:tc>
      </w:tr>
      <w:tr w14:paraId="2FE2F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676" w:type="dxa"/>
            <w:vAlign w:val="center"/>
          </w:tcPr>
          <w:p w14:paraId="4F2DA441">
            <w:pPr>
              <w:widowControl w:val="0"/>
              <w:numPr>
                <w:ilvl w:val="0"/>
                <w:numId w:val="91"/>
              </w:numPr>
              <w:spacing w:after="0"/>
              <w:jc w:val="center"/>
              <w:rPr>
                <w:rFonts w:ascii="宋体" w:hAnsi="宋体"/>
                <w:color w:val="000000"/>
                <w:sz w:val="21"/>
                <w:szCs w:val="21"/>
              </w:rPr>
            </w:pPr>
          </w:p>
        </w:tc>
        <w:tc>
          <w:tcPr>
            <w:tcW w:w="1815" w:type="dxa"/>
            <w:vAlign w:val="center"/>
          </w:tcPr>
          <w:p w14:paraId="721BABE4">
            <w:pPr>
              <w:rPr>
                <w:rFonts w:ascii="宋体" w:hAnsi="宋体" w:cs="Arial"/>
                <w:sz w:val="21"/>
                <w:szCs w:val="21"/>
              </w:rPr>
            </w:pPr>
            <w:r>
              <w:rPr>
                <w:rFonts w:hint="eastAsia" w:ascii="宋体" w:hAnsi="宋体" w:cs="Arial"/>
                <w:sz w:val="21"/>
                <w:szCs w:val="21"/>
              </w:rPr>
              <w:t>结束日期</w:t>
            </w:r>
          </w:p>
        </w:tc>
        <w:tc>
          <w:tcPr>
            <w:tcW w:w="1163" w:type="dxa"/>
            <w:vAlign w:val="center"/>
          </w:tcPr>
          <w:p w14:paraId="44381F3C">
            <w:pPr>
              <w:rPr>
                <w:rFonts w:ascii="宋体" w:hAnsi="宋体" w:cs="Arial"/>
                <w:sz w:val="21"/>
                <w:szCs w:val="21"/>
              </w:rPr>
            </w:pPr>
            <w:r>
              <w:rPr>
                <w:rFonts w:hint="eastAsia" w:ascii="宋体" w:hAnsi="宋体" w:cs="Arial"/>
                <w:sz w:val="21"/>
                <w:szCs w:val="21"/>
              </w:rPr>
              <w:t>文本框</w:t>
            </w:r>
          </w:p>
        </w:tc>
        <w:tc>
          <w:tcPr>
            <w:tcW w:w="1416" w:type="dxa"/>
            <w:vAlign w:val="center"/>
          </w:tcPr>
          <w:p w14:paraId="23F3112B">
            <w:pPr>
              <w:rPr>
                <w:rFonts w:ascii="宋体" w:hAnsi="宋体" w:cs="Arial"/>
                <w:sz w:val="21"/>
                <w:szCs w:val="21"/>
              </w:rPr>
            </w:pPr>
          </w:p>
        </w:tc>
        <w:tc>
          <w:tcPr>
            <w:tcW w:w="1275" w:type="dxa"/>
            <w:vAlign w:val="center"/>
          </w:tcPr>
          <w:p w14:paraId="3E63AE04">
            <w:pPr>
              <w:rPr>
                <w:rFonts w:ascii="宋体" w:hAnsi="宋体" w:cs="Arial"/>
                <w:color w:val="000000"/>
                <w:sz w:val="21"/>
                <w:szCs w:val="21"/>
              </w:rPr>
            </w:pPr>
            <w:r>
              <w:rPr>
                <w:rFonts w:ascii="宋体" w:hAnsi="宋体" w:cs="Arial"/>
                <w:color w:val="000000"/>
                <w:sz w:val="21"/>
                <w:szCs w:val="21"/>
              </w:rPr>
              <w:t>C/</w:t>
            </w:r>
            <w:r>
              <w:rPr>
                <w:rFonts w:hint="eastAsia" w:ascii="宋体" w:hAnsi="宋体" w:cs="Arial"/>
                <w:color w:val="000000"/>
                <w:sz w:val="21"/>
                <w:szCs w:val="21"/>
              </w:rPr>
              <w:t>10</w:t>
            </w:r>
          </w:p>
        </w:tc>
        <w:tc>
          <w:tcPr>
            <w:tcW w:w="1276" w:type="dxa"/>
            <w:vAlign w:val="center"/>
          </w:tcPr>
          <w:p w14:paraId="5E902089">
            <w:pPr>
              <w:rPr>
                <w:rFonts w:ascii="宋体" w:hAnsi="宋体" w:cs="Arial"/>
                <w:sz w:val="21"/>
                <w:szCs w:val="21"/>
              </w:rPr>
            </w:pPr>
          </w:p>
        </w:tc>
        <w:tc>
          <w:tcPr>
            <w:tcW w:w="1974" w:type="dxa"/>
            <w:vAlign w:val="center"/>
          </w:tcPr>
          <w:p w14:paraId="0D7D0A79">
            <w:pPr>
              <w:rPr>
                <w:rFonts w:ascii="宋体" w:hAnsi="宋体" w:cs="Arial"/>
                <w:sz w:val="21"/>
                <w:szCs w:val="21"/>
              </w:rPr>
            </w:pPr>
            <w:r>
              <w:rPr>
                <w:rFonts w:hint="eastAsia" w:ascii="宋体" w:hAnsi="宋体" w:cs="Arial"/>
                <w:sz w:val="21"/>
                <w:szCs w:val="21"/>
              </w:rPr>
              <w:t>日期控件</w:t>
            </w:r>
          </w:p>
        </w:tc>
      </w:tr>
      <w:tr w14:paraId="058B7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676" w:type="dxa"/>
            <w:vAlign w:val="center"/>
          </w:tcPr>
          <w:p w14:paraId="1068BBFC">
            <w:pPr>
              <w:widowControl w:val="0"/>
              <w:numPr>
                <w:ilvl w:val="0"/>
                <w:numId w:val="91"/>
              </w:numPr>
              <w:spacing w:after="0"/>
              <w:jc w:val="center"/>
              <w:rPr>
                <w:rFonts w:ascii="宋体" w:hAnsi="宋体"/>
                <w:color w:val="000000"/>
                <w:sz w:val="21"/>
                <w:szCs w:val="21"/>
              </w:rPr>
            </w:pPr>
          </w:p>
        </w:tc>
        <w:tc>
          <w:tcPr>
            <w:tcW w:w="1815" w:type="dxa"/>
            <w:vAlign w:val="center"/>
          </w:tcPr>
          <w:p w14:paraId="5B69880D">
            <w:pPr>
              <w:rPr>
                <w:rFonts w:ascii="宋体" w:hAnsi="宋体" w:cs="Arial"/>
                <w:sz w:val="21"/>
                <w:szCs w:val="21"/>
              </w:rPr>
            </w:pPr>
            <w:r>
              <w:rPr>
                <w:rFonts w:hint="eastAsia" w:ascii="宋体" w:hAnsi="宋体" w:cs="Arial"/>
                <w:sz w:val="21"/>
                <w:szCs w:val="21"/>
              </w:rPr>
              <w:t>查询</w:t>
            </w:r>
          </w:p>
        </w:tc>
        <w:tc>
          <w:tcPr>
            <w:tcW w:w="1163" w:type="dxa"/>
            <w:vAlign w:val="center"/>
          </w:tcPr>
          <w:p w14:paraId="5B695C26">
            <w:pPr>
              <w:rPr>
                <w:rFonts w:ascii="宋体" w:hAnsi="宋体" w:cs="Arial"/>
                <w:sz w:val="21"/>
                <w:szCs w:val="21"/>
              </w:rPr>
            </w:pPr>
            <w:r>
              <w:rPr>
                <w:rFonts w:hint="eastAsia" w:ascii="宋体" w:hAnsi="宋体" w:cs="Arial"/>
                <w:sz w:val="21"/>
                <w:szCs w:val="21"/>
              </w:rPr>
              <w:t>按钮</w:t>
            </w:r>
          </w:p>
        </w:tc>
        <w:tc>
          <w:tcPr>
            <w:tcW w:w="1416" w:type="dxa"/>
            <w:vAlign w:val="center"/>
          </w:tcPr>
          <w:p w14:paraId="030486F3">
            <w:pPr>
              <w:rPr>
                <w:rFonts w:ascii="宋体" w:hAnsi="宋体" w:cs="Arial"/>
                <w:sz w:val="21"/>
                <w:szCs w:val="21"/>
              </w:rPr>
            </w:pPr>
          </w:p>
        </w:tc>
        <w:tc>
          <w:tcPr>
            <w:tcW w:w="1275" w:type="dxa"/>
            <w:vAlign w:val="center"/>
          </w:tcPr>
          <w:p w14:paraId="4B3C5BC4">
            <w:pPr>
              <w:rPr>
                <w:rFonts w:ascii="宋体" w:hAnsi="宋体" w:cs="Arial"/>
                <w:sz w:val="21"/>
                <w:szCs w:val="21"/>
              </w:rPr>
            </w:pPr>
          </w:p>
        </w:tc>
        <w:tc>
          <w:tcPr>
            <w:tcW w:w="1276" w:type="dxa"/>
            <w:vAlign w:val="center"/>
          </w:tcPr>
          <w:p w14:paraId="6E0077BB">
            <w:pPr>
              <w:rPr>
                <w:rFonts w:ascii="宋体" w:hAnsi="宋体" w:cs="Arial"/>
                <w:sz w:val="21"/>
                <w:szCs w:val="21"/>
              </w:rPr>
            </w:pPr>
          </w:p>
        </w:tc>
        <w:tc>
          <w:tcPr>
            <w:tcW w:w="1974" w:type="dxa"/>
            <w:vAlign w:val="center"/>
          </w:tcPr>
          <w:p w14:paraId="26D79E78">
            <w:pPr>
              <w:rPr>
                <w:rFonts w:ascii="宋体" w:hAnsi="宋体" w:cs="Arial"/>
                <w:sz w:val="21"/>
                <w:szCs w:val="21"/>
              </w:rPr>
            </w:pPr>
          </w:p>
        </w:tc>
      </w:tr>
      <w:tr w14:paraId="699E6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676" w:type="dxa"/>
            <w:vAlign w:val="center"/>
          </w:tcPr>
          <w:p w14:paraId="2039C9C3">
            <w:pPr>
              <w:widowControl w:val="0"/>
              <w:numPr>
                <w:ilvl w:val="0"/>
                <w:numId w:val="91"/>
              </w:numPr>
              <w:spacing w:after="0"/>
              <w:jc w:val="center"/>
              <w:rPr>
                <w:rFonts w:ascii="宋体" w:hAnsi="宋体"/>
                <w:color w:val="000000"/>
                <w:sz w:val="21"/>
                <w:szCs w:val="21"/>
              </w:rPr>
            </w:pPr>
          </w:p>
        </w:tc>
        <w:tc>
          <w:tcPr>
            <w:tcW w:w="1815" w:type="dxa"/>
            <w:vAlign w:val="center"/>
          </w:tcPr>
          <w:p w14:paraId="7C347F2C">
            <w:pPr>
              <w:rPr>
                <w:rFonts w:ascii="宋体" w:hAnsi="宋体" w:cs="Arial"/>
                <w:sz w:val="21"/>
                <w:szCs w:val="21"/>
              </w:rPr>
            </w:pPr>
            <w:r>
              <w:rPr>
                <w:rFonts w:hint="eastAsia" w:ascii="宋体" w:hAnsi="宋体" w:cs="Arial"/>
                <w:sz w:val="21"/>
                <w:szCs w:val="21"/>
              </w:rPr>
              <w:t>重置</w:t>
            </w:r>
          </w:p>
        </w:tc>
        <w:tc>
          <w:tcPr>
            <w:tcW w:w="1163" w:type="dxa"/>
            <w:vAlign w:val="center"/>
          </w:tcPr>
          <w:p w14:paraId="18AF4672">
            <w:pPr>
              <w:rPr>
                <w:rFonts w:ascii="宋体" w:hAnsi="宋体" w:cs="Arial"/>
                <w:sz w:val="21"/>
                <w:szCs w:val="21"/>
              </w:rPr>
            </w:pPr>
            <w:r>
              <w:rPr>
                <w:rFonts w:hint="eastAsia" w:ascii="宋体" w:hAnsi="宋体" w:cs="Arial"/>
                <w:sz w:val="21"/>
                <w:szCs w:val="21"/>
              </w:rPr>
              <w:t>按钮</w:t>
            </w:r>
          </w:p>
        </w:tc>
        <w:tc>
          <w:tcPr>
            <w:tcW w:w="1416" w:type="dxa"/>
            <w:vAlign w:val="center"/>
          </w:tcPr>
          <w:p w14:paraId="6A178620">
            <w:pPr>
              <w:rPr>
                <w:rFonts w:ascii="宋体" w:hAnsi="宋体" w:cs="Arial"/>
                <w:sz w:val="21"/>
                <w:szCs w:val="21"/>
              </w:rPr>
            </w:pPr>
          </w:p>
        </w:tc>
        <w:tc>
          <w:tcPr>
            <w:tcW w:w="1275" w:type="dxa"/>
            <w:vAlign w:val="center"/>
          </w:tcPr>
          <w:p w14:paraId="45491E01">
            <w:pPr>
              <w:rPr>
                <w:rFonts w:ascii="宋体" w:hAnsi="宋体" w:cs="Arial"/>
                <w:sz w:val="21"/>
                <w:szCs w:val="21"/>
              </w:rPr>
            </w:pPr>
          </w:p>
        </w:tc>
        <w:tc>
          <w:tcPr>
            <w:tcW w:w="1276" w:type="dxa"/>
            <w:vAlign w:val="center"/>
          </w:tcPr>
          <w:p w14:paraId="16F4924E">
            <w:pPr>
              <w:rPr>
                <w:rFonts w:ascii="宋体" w:hAnsi="宋体" w:cs="Arial"/>
                <w:sz w:val="21"/>
                <w:szCs w:val="21"/>
              </w:rPr>
            </w:pPr>
          </w:p>
        </w:tc>
        <w:tc>
          <w:tcPr>
            <w:tcW w:w="1974" w:type="dxa"/>
            <w:vAlign w:val="center"/>
          </w:tcPr>
          <w:p w14:paraId="137F1E0F">
            <w:pPr>
              <w:rPr>
                <w:rFonts w:ascii="宋体" w:hAnsi="宋体" w:cs="Arial"/>
                <w:sz w:val="21"/>
                <w:szCs w:val="21"/>
              </w:rPr>
            </w:pPr>
          </w:p>
        </w:tc>
      </w:tr>
      <w:tr w14:paraId="6DA77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9595" w:type="dxa"/>
            <w:gridSpan w:val="7"/>
          </w:tcPr>
          <w:p w14:paraId="08F1114C">
            <w:pPr>
              <w:rPr>
                <w:rFonts w:ascii="宋体" w:hAnsi="宋体"/>
                <w:sz w:val="21"/>
                <w:szCs w:val="21"/>
              </w:rPr>
            </w:pPr>
            <w:r>
              <w:rPr>
                <w:rFonts w:hint="eastAsia" w:ascii="宋体" w:hAnsi="宋体"/>
                <w:sz w:val="21"/>
                <w:szCs w:val="21"/>
              </w:rPr>
              <w:t>查询结果</w:t>
            </w:r>
          </w:p>
        </w:tc>
      </w:tr>
      <w:tr w14:paraId="76C22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676" w:type="dxa"/>
            <w:vAlign w:val="center"/>
          </w:tcPr>
          <w:p w14:paraId="19E31C1C">
            <w:pPr>
              <w:widowControl w:val="0"/>
              <w:numPr>
                <w:ilvl w:val="0"/>
                <w:numId w:val="91"/>
              </w:numPr>
              <w:spacing w:after="0"/>
              <w:jc w:val="center"/>
              <w:rPr>
                <w:rFonts w:ascii="宋体" w:hAnsi="宋体"/>
                <w:color w:val="000000"/>
                <w:sz w:val="21"/>
                <w:szCs w:val="21"/>
              </w:rPr>
            </w:pPr>
          </w:p>
        </w:tc>
        <w:tc>
          <w:tcPr>
            <w:tcW w:w="1815" w:type="dxa"/>
            <w:vAlign w:val="center"/>
          </w:tcPr>
          <w:p w14:paraId="72EB0C23">
            <w:pPr>
              <w:rPr>
                <w:rFonts w:ascii="宋体" w:hAnsi="宋体" w:cs="Arial"/>
                <w:sz w:val="21"/>
                <w:szCs w:val="21"/>
              </w:rPr>
            </w:pPr>
            <w:r>
              <w:rPr>
                <w:rFonts w:hint="eastAsia" w:ascii="宋体" w:hAnsi="宋体" w:cs="Arial"/>
                <w:sz w:val="21"/>
                <w:szCs w:val="21"/>
              </w:rPr>
              <w:t>交易流水号</w:t>
            </w:r>
          </w:p>
        </w:tc>
        <w:tc>
          <w:tcPr>
            <w:tcW w:w="1163" w:type="dxa"/>
            <w:vAlign w:val="center"/>
          </w:tcPr>
          <w:p w14:paraId="767C46BB">
            <w:pPr>
              <w:rPr>
                <w:rFonts w:ascii="宋体" w:hAnsi="宋体" w:cs="Arial"/>
                <w:sz w:val="21"/>
                <w:szCs w:val="21"/>
              </w:rPr>
            </w:pPr>
            <w:r>
              <w:rPr>
                <w:rFonts w:hint="eastAsia" w:ascii="宋体" w:hAnsi="宋体" w:cs="Arial"/>
                <w:sz w:val="21"/>
                <w:szCs w:val="21"/>
              </w:rPr>
              <w:t>链接</w:t>
            </w:r>
          </w:p>
        </w:tc>
        <w:tc>
          <w:tcPr>
            <w:tcW w:w="1416" w:type="dxa"/>
            <w:vAlign w:val="center"/>
          </w:tcPr>
          <w:p w14:paraId="02880E52">
            <w:pPr>
              <w:rPr>
                <w:rFonts w:ascii="宋体" w:hAnsi="宋体" w:cs="Arial"/>
                <w:sz w:val="21"/>
                <w:szCs w:val="21"/>
              </w:rPr>
            </w:pPr>
          </w:p>
        </w:tc>
        <w:tc>
          <w:tcPr>
            <w:tcW w:w="1275" w:type="dxa"/>
            <w:vAlign w:val="center"/>
          </w:tcPr>
          <w:p w14:paraId="4FE97AA0">
            <w:pPr>
              <w:rPr>
                <w:rFonts w:ascii="宋体" w:hAnsi="宋体" w:cs="Arial"/>
                <w:sz w:val="21"/>
                <w:szCs w:val="21"/>
              </w:rPr>
            </w:pPr>
          </w:p>
        </w:tc>
        <w:tc>
          <w:tcPr>
            <w:tcW w:w="1276" w:type="dxa"/>
            <w:vAlign w:val="center"/>
          </w:tcPr>
          <w:p w14:paraId="3C417074">
            <w:pPr>
              <w:rPr>
                <w:rFonts w:ascii="宋体" w:hAnsi="宋体" w:cs="Arial"/>
                <w:sz w:val="21"/>
                <w:szCs w:val="21"/>
              </w:rPr>
            </w:pPr>
          </w:p>
        </w:tc>
        <w:tc>
          <w:tcPr>
            <w:tcW w:w="1974" w:type="dxa"/>
            <w:vAlign w:val="center"/>
          </w:tcPr>
          <w:p w14:paraId="2E53E02A">
            <w:pPr>
              <w:rPr>
                <w:rFonts w:ascii="宋体" w:hAnsi="宋体" w:cs="Arial"/>
                <w:sz w:val="21"/>
                <w:szCs w:val="21"/>
              </w:rPr>
            </w:pPr>
            <w:r>
              <w:rPr>
                <w:rFonts w:hint="eastAsia" w:ascii="宋体" w:hAnsi="宋体" w:cs="Arial"/>
                <w:sz w:val="21"/>
                <w:szCs w:val="21"/>
              </w:rPr>
              <w:t>链接至交易明细详情</w:t>
            </w:r>
          </w:p>
        </w:tc>
      </w:tr>
      <w:tr w14:paraId="1ADE8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676" w:type="dxa"/>
            <w:vAlign w:val="center"/>
          </w:tcPr>
          <w:p w14:paraId="0536D173">
            <w:pPr>
              <w:widowControl w:val="0"/>
              <w:numPr>
                <w:ilvl w:val="0"/>
                <w:numId w:val="91"/>
              </w:numPr>
              <w:spacing w:after="0"/>
              <w:jc w:val="center"/>
              <w:rPr>
                <w:rFonts w:ascii="宋体" w:hAnsi="宋体"/>
                <w:color w:val="000000"/>
                <w:sz w:val="21"/>
                <w:szCs w:val="21"/>
              </w:rPr>
            </w:pPr>
          </w:p>
        </w:tc>
        <w:tc>
          <w:tcPr>
            <w:tcW w:w="1815" w:type="dxa"/>
            <w:vAlign w:val="center"/>
          </w:tcPr>
          <w:p w14:paraId="2987A7CC">
            <w:pPr>
              <w:rPr>
                <w:rFonts w:ascii="宋体" w:hAnsi="宋体" w:cs="Arial"/>
                <w:sz w:val="21"/>
                <w:szCs w:val="21"/>
              </w:rPr>
            </w:pPr>
            <w:r>
              <w:rPr>
                <w:rFonts w:hint="eastAsia" w:ascii="宋体" w:hAnsi="宋体" w:cs="Arial"/>
                <w:sz w:val="21"/>
                <w:szCs w:val="21"/>
              </w:rPr>
              <w:t>交易时间</w:t>
            </w:r>
          </w:p>
        </w:tc>
        <w:tc>
          <w:tcPr>
            <w:tcW w:w="1163" w:type="dxa"/>
            <w:vAlign w:val="center"/>
          </w:tcPr>
          <w:p w14:paraId="3798D11A">
            <w:pPr>
              <w:rPr>
                <w:rFonts w:ascii="宋体" w:hAnsi="宋体" w:cs="Arial"/>
                <w:sz w:val="21"/>
                <w:szCs w:val="21"/>
              </w:rPr>
            </w:pPr>
            <w:r>
              <w:rPr>
                <w:rFonts w:hint="eastAsia" w:ascii="宋体" w:hAnsi="宋体" w:cs="Arial"/>
                <w:sz w:val="21"/>
                <w:szCs w:val="21"/>
              </w:rPr>
              <w:t>文本</w:t>
            </w:r>
          </w:p>
        </w:tc>
        <w:tc>
          <w:tcPr>
            <w:tcW w:w="1416" w:type="dxa"/>
            <w:vAlign w:val="center"/>
          </w:tcPr>
          <w:p w14:paraId="70034147">
            <w:pPr>
              <w:rPr>
                <w:rFonts w:ascii="宋体" w:hAnsi="宋体" w:cs="Arial"/>
                <w:sz w:val="21"/>
                <w:szCs w:val="21"/>
              </w:rPr>
            </w:pPr>
          </w:p>
        </w:tc>
        <w:tc>
          <w:tcPr>
            <w:tcW w:w="1275" w:type="dxa"/>
            <w:vAlign w:val="center"/>
          </w:tcPr>
          <w:p w14:paraId="23474777">
            <w:pPr>
              <w:rPr>
                <w:rFonts w:ascii="宋体" w:hAnsi="宋体" w:cs="Arial"/>
                <w:sz w:val="21"/>
                <w:szCs w:val="21"/>
              </w:rPr>
            </w:pPr>
          </w:p>
        </w:tc>
        <w:tc>
          <w:tcPr>
            <w:tcW w:w="1276" w:type="dxa"/>
            <w:vAlign w:val="center"/>
          </w:tcPr>
          <w:p w14:paraId="5051A071">
            <w:pPr>
              <w:rPr>
                <w:rFonts w:ascii="宋体" w:hAnsi="宋体" w:cs="Arial"/>
                <w:sz w:val="21"/>
                <w:szCs w:val="21"/>
              </w:rPr>
            </w:pPr>
          </w:p>
        </w:tc>
        <w:tc>
          <w:tcPr>
            <w:tcW w:w="1974" w:type="dxa"/>
            <w:vAlign w:val="center"/>
          </w:tcPr>
          <w:p w14:paraId="172C83E3">
            <w:pPr>
              <w:rPr>
                <w:rFonts w:ascii="宋体" w:hAnsi="宋体" w:cs="Arial"/>
                <w:sz w:val="21"/>
                <w:szCs w:val="21"/>
              </w:rPr>
            </w:pPr>
          </w:p>
        </w:tc>
      </w:tr>
      <w:tr w14:paraId="03640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676" w:type="dxa"/>
            <w:vAlign w:val="center"/>
          </w:tcPr>
          <w:p w14:paraId="50817552">
            <w:pPr>
              <w:widowControl w:val="0"/>
              <w:numPr>
                <w:ilvl w:val="0"/>
                <w:numId w:val="91"/>
              </w:numPr>
              <w:spacing w:after="0"/>
              <w:jc w:val="center"/>
              <w:rPr>
                <w:rFonts w:ascii="宋体" w:hAnsi="宋体"/>
                <w:color w:val="000000"/>
                <w:sz w:val="21"/>
                <w:szCs w:val="21"/>
              </w:rPr>
            </w:pPr>
          </w:p>
        </w:tc>
        <w:tc>
          <w:tcPr>
            <w:tcW w:w="1815" w:type="dxa"/>
            <w:vAlign w:val="center"/>
          </w:tcPr>
          <w:p w14:paraId="5D240D0D">
            <w:pPr>
              <w:rPr>
                <w:rFonts w:ascii="宋体" w:hAnsi="宋体" w:cs="Arial"/>
                <w:sz w:val="21"/>
                <w:szCs w:val="21"/>
              </w:rPr>
            </w:pPr>
            <w:r>
              <w:rPr>
                <w:rFonts w:hint="eastAsia" w:ascii="宋体" w:hAnsi="宋体"/>
                <w:sz w:val="21"/>
                <w:szCs w:val="21"/>
              </w:rPr>
              <w:t>交易类型</w:t>
            </w:r>
          </w:p>
        </w:tc>
        <w:tc>
          <w:tcPr>
            <w:tcW w:w="1163" w:type="dxa"/>
          </w:tcPr>
          <w:p w14:paraId="1CF814FE">
            <w:pPr>
              <w:rPr>
                <w:rFonts w:ascii="宋体" w:hAnsi="宋体" w:cs="Arial"/>
                <w:sz w:val="21"/>
                <w:szCs w:val="21"/>
              </w:rPr>
            </w:pPr>
            <w:r>
              <w:rPr>
                <w:rFonts w:hint="eastAsia" w:ascii="宋体" w:hAnsi="宋体"/>
                <w:sz w:val="21"/>
                <w:szCs w:val="21"/>
              </w:rPr>
              <w:t>文本</w:t>
            </w:r>
          </w:p>
        </w:tc>
        <w:tc>
          <w:tcPr>
            <w:tcW w:w="1416" w:type="dxa"/>
            <w:vAlign w:val="center"/>
          </w:tcPr>
          <w:p w14:paraId="509315FF">
            <w:pPr>
              <w:rPr>
                <w:rFonts w:ascii="宋体" w:hAnsi="宋体" w:cs="Arial"/>
                <w:sz w:val="21"/>
                <w:szCs w:val="21"/>
              </w:rPr>
            </w:pPr>
          </w:p>
        </w:tc>
        <w:tc>
          <w:tcPr>
            <w:tcW w:w="1275" w:type="dxa"/>
            <w:vAlign w:val="center"/>
          </w:tcPr>
          <w:p w14:paraId="7D39978D">
            <w:pPr>
              <w:rPr>
                <w:rFonts w:ascii="宋体" w:hAnsi="宋体" w:cs="Arial"/>
                <w:sz w:val="21"/>
                <w:szCs w:val="21"/>
              </w:rPr>
            </w:pPr>
          </w:p>
        </w:tc>
        <w:tc>
          <w:tcPr>
            <w:tcW w:w="1276" w:type="dxa"/>
            <w:vAlign w:val="center"/>
          </w:tcPr>
          <w:p w14:paraId="2ABEEAFA">
            <w:pPr>
              <w:rPr>
                <w:rFonts w:ascii="宋体" w:hAnsi="宋体" w:cs="Arial"/>
                <w:sz w:val="21"/>
                <w:szCs w:val="21"/>
              </w:rPr>
            </w:pPr>
          </w:p>
        </w:tc>
        <w:tc>
          <w:tcPr>
            <w:tcW w:w="1974" w:type="dxa"/>
            <w:vAlign w:val="center"/>
          </w:tcPr>
          <w:p w14:paraId="6A5FA7D9">
            <w:pPr>
              <w:rPr>
                <w:rFonts w:ascii="宋体" w:hAnsi="宋体" w:cs="Arial"/>
                <w:sz w:val="21"/>
                <w:szCs w:val="21"/>
              </w:rPr>
            </w:pPr>
            <w:r>
              <w:rPr>
                <w:rFonts w:hint="eastAsia" w:ascii="Arial" w:hAnsi="Arial" w:cs="Arial"/>
                <w:color w:val="000000"/>
                <w:sz w:val="21"/>
                <w:szCs w:val="21"/>
              </w:rPr>
              <w:t>行内转账︱行外转账</w:t>
            </w:r>
          </w:p>
        </w:tc>
      </w:tr>
      <w:tr w14:paraId="3BCF5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676" w:type="dxa"/>
            <w:vAlign w:val="center"/>
          </w:tcPr>
          <w:p w14:paraId="2792DC06">
            <w:pPr>
              <w:widowControl w:val="0"/>
              <w:numPr>
                <w:ilvl w:val="0"/>
                <w:numId w:val="91"/>
              </w:numPr>
              <w:spacing w:after="0"/>
              <w:jc w:val="center"/>
              <w:rPr>
                <w:rFonts w:ascii="宋体" w:hAnsi="宋体"/>
                <w:color w:val="000000"/>
                <w:sz w:val="21"/>
                <w:szCs w:val="21"/>
              </w:rPr>
            </w:pPr>
          </w:p>
        </w:tc>
        <w:tc>
          <w:tcPr>
            <w:tcW w:w="1815" w:type="dxa"/>
            <w:vAlign w:val="center"/>
          </w:tcPr>
          <w:p w14:paraId="6F466565">
            <w:pPr>
              <w:rPr>
                <w:rFonts w:ascii="宋体" w:hAnsi="宋体" w:cs="Arial"/>
                <w:sz w:val="21"/>
                <w:szCs w:val="21"/>
              </w:rPr>
            </w:pPr>
            <w:r>
              <w:rPr>
                <w:rFonts w:hint="eastAsia" w:ascii="宋体" w:hAnsi="宋体"/>
                <w:sz w:val="21"/>
                <w:szCs w:val="21"/>
              </w:rPr>
              <w:t>转出账号</w:t>
            </w:r>
          </w:p>
        </w:tc>
        <w:tc>
          <w:tcPr>
            <w:tcW w:w="1163" w:type="dxa"/>
          </w:tcPr>
          <w:p w14:paraId="1FB4E876">
            <w:pPr>
              <w:rPr>
                <w:rFonts w:ascii="宋体" w:hAnsi="宋体" w:cs="Arial"/>
                <w:sz w:val="21"/>
                <w:szCs w:val="21"/>
              </w:rPr>
            </w:pPr>
            <w:r>
              <w:rPr>
                <w:rFonts w:hint="eastAsia" w:ascii="宋体" w:hAnsi="宋体"/>
                <w:sz w:val="21"/>
                <w:szCs w:val="21"/>
              </w:rPr>
              <w:t>文本</w:t>
            </w:r>
          </w:p>
        </w:tc>
        <w:tc>
          <w:tcPr>
            <w:tcW w:w="1416" w:type="dxa"/>
            <w:vAlign w:val="center"/>
          </w:tcPr>
          <w:p w14:paraId="7139C9BA">
            <w:pPr>
              <w:rPr>
                <w:rFonts w:ascii="宋体" w:hAnsi="宋体" w:cs="Arial"/>
                <w:sz w:val="21"/>
                <w:szCs w:val="21"/>
              </w:rPr>
            </w:pPr>
          </w:p>
        </w:tc>
        <w:tc>
          <w:tcPr>
            <w:tcW w:w="1275" w:type="dxa"/>
            <w:vAlign w:val="center"/>
          </w:tcPr>
          <w:p w14:paraId="454CDB45">
            <w:pPr>
              <w:rPr>
                <w:rFonts w:ascii="宋体" w:hAnsi="宋体" w:cs="Arial"/>
                <w:sz w:val="21"/>
                <w:szCs w:val="21"/>
              </w:rPr>
            </w:pPr>
          </w:p>
        </w:tc>
        <w:tc>
          <w:tcPr>
            <w:tcW w:w="1276" w:type="dxa"/>
            <w:vAlign w:val="center"/>
          </w:tcPr>
          <w:p w14:paraId="02017850">
            <w:pPr>
              <w:rPr>
                <w:rFonts w:ascii="宋体" w:hAnsi="宋体" w:cs="Arial"/>
                <w:sz w:val="21"/>
                <w:szCs w:val="21"/>
              </w:rPr>
            </w:pPr>
          </w:p>
        </w:tc>
        <w:tc>
          <w:tcPr>
            <w:tcW w:w="1974" w:type="dxa"/>
            <w:vAlign w:val="center"/>
          </w:tcPr>
          <w:p w14:paraId="1D92DFDC">
            <w:pPr>
              <w:rPr>
                <w:rFonts w:ascii="宋体" w:hAnsi="宋体" w:cs="Arial"/>
                <w:sz w:val="21"/>
                <w:szCs w:val="21"/>
              </w:rPr>
            </w:pPr>
          </w:p>
        </w:tc>
      </w:tr>
      <w:tr w14:paraId="385EB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676" w:type="dxa"/>
            <w:vAlign w:val="center"/>
          </w:tcPr>
          <w:p w14:paraId="6182D1D0">
            <w:pPr>
              <w:widowControl w:val="0"/>
              <w:numPr>
                <w:ilvl w:val="0"/>
                <w:numId w:val="91"/>
              </w:numPr>
              <w:spacing w:after="0"/>
              <w:jc w:val="center"/>
              <w:rPr>
                <w:rFonts w:ascii="宋体" w:hAnsi="宋体"/>
                <w:color w:val="000000"/>
                <w:sz w:val="21"/>
                <w:szCs w:val="21"/>
              </w:rPr>
            </w:pPr>
          </w:p>
        </w:tc>
        <w:tc>
          <w:tcPr>
            <w:tcW w:w="1815" w:type="dxa"/>
            <w:vAlign w:val="center"/>
          </w:tcPr>
          <w:p w14:paraId="0B682920">
            <w:pPr>
              <w:rPr>
                <w:rFonts w:ascii="宋体" w:hAnsi="宋体" w:cs="Arial"/>
                <w:sz w:val="21"/>
                <w:szCs w:val="21"/>
              </w:rPr>
            </w:pPr>
            <w:r>
              <w:rPr>
                <w:rFonts w:hint="eastAsia" w:ascii="宋体" w:hAnsi="宋体"/>
                <w:sz w:val="21"/>
                <w:szCs w:val="21"/>
              </w:rPr>
              <w:t>交易金额</w:t>
            </w:r>
          </w:p>
        </w:tc>
        <w:tc>
          <w:tcPr>
            <w:tcW w:w="1163" w:type="dxa"/>
          </w:tcPr>
          <w:p w14:paraId="596E8BBA">
            <w:pPr>
              <w:rPr>
                <w:rFonts w:ascii="宋体" w:hAnsi="宋体" w:cs="Arial"/>
                <w:sz w:val="21"/>
                <w:szCs w:val="21"/>
              </w:rPr>
            </w:pPr>
            <w:r>
              <w:rPr>
                <w:rFonts w:hint="eastAsia" w:ascii="宋体" w:hAnsi="宋体"/>
                <w:sz w:val="21"/>
                <w:szCs w:val="21"/>
              </w:rPr>
              <w:t>文本</w:t>
            </w:r>
          </w:p>
        </w:tc>
        <w:tc>
          <w:tcPr>
            <w:tcW w:w="1416" w:type="dxa"/>
            <w:vAlign w:val="center"/>
          </w:tcPr>
          <w:p w14:paraId="1AB16599">
            <w:pPr>
              <w:rPr>
                <w:rFonts w:ascii="宋体" w:hAnsi="宋体" w:cs="Arial"/>
                <w:sz w:val="21"/>
                <w:szCs w:val="21"/>
              </w:rPr>
            </w:pPr>
          </w:p>
        </w:tc>
        <w:tc>
          <w:tcPr>
            <w:tcW w:w="1275" w:type="dxa"/>
            <w:vAlign w:val="center"/>
          </w:tcPr>
          <w:p w14:paraId="56B0C089">
            <w:pPr>
              <w:rPr>
                <w:rFonts w:ascii="宋体" w:hAnsi="宋体" w:cs="Arial"/>
                <w:sz w:val="21"/>
                <w:szCs w:val="21"/>
              </w:rPr>
            </w:pPr>
          </w:p>
        </w:tc>
        <w:tc>
          <w:tcPr>
            <w:tcW w:w="1276" w:type="dxa"/>
            <w:vAlign w:val="center"/>
          </w:tcPr>
          <w:p w14:paraId="5D9E781C">
            <w:pPr>
              <w:rPr>
                <w:rFonts w:ascii="宋体" w:hAnsi="宋体" w:cs="Arial"/>
                <w:sz w:val="21"/>
                <w:szCs w:val="21"/>
              </w:rPr>
            </w:pPr>
          </w:p>
        </w:tc>
        <w:tc>
          <w:tcPr>
            <w:tcW w:w="1974" w:type="dxa"/>
            <w:vAlign w:val="center"/>
          </w:tcPr>
          <w:p w14:paraId="01672BD2">
            <w:pPr>
              <w:rPr>
                <w:rFonts w:ascii="宋体" w:hAnsi="宋体" w:cs="Arial"/>
                <w:sz w:val="21"/>
                <w:szCs w:val="21"/>
              </w:rPr>
            </w:pPr>
          </w:p>
        </w:tc>
      </w:tr>
      <w:tr w14:paraId="3186C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676" w:type="dxa"/>
            <w:vAlign w:val="center"/>
          </w:tcPr>
          <w:p w14:paraId="25EEA054">
            <w:pPr>
              <w:widowControl w:val="0"/>
              <w:numPr>
                <w:ilvl w:val="0"/>
                <w:numId w:val="91"/>
              </w:numPr>
              <w:spacing w:after="0"/>
              <w:jc w:val="center"/>
              <w:rPr>
                <w:rFonts w:ascii="宋体" w:hAnsi="宋体"/>
                <w:color w:val="000000"/>
                <w:sz w:val="21"/>
                <w:szCs w:val="21"/>
              </w:rPr>
            </w:pPr>
          </w:p>
        </w:tc>
        <w:tc>
          <w:tcPr>
            <w:tcW w:w="1815" w:type="dxa"/>
            <w:vAlign w:val="center"/>
          </w:tcPr>
          <w:p w14:paraId="200B1666">
            <w:pPr>
              <w:rPr>
                <w:rFonts w:ascii="宋体" w:hAnsi="宋体" w:cs="Arial"/>
                <w:sz w:val="21"/>
                <w:szCs w:val="21"/>
              </w:rPr>
            </w:pPr>
            <w:r>
              <w:rPr>
                <w:rFonts w:hint="eastAsia" w:ascii="宋体" w:hAnsi="宋体"/>
                <w:sz w:val="21"/>
                <w:szCs w:val="21"/>
              </w:rPr>
              <w:t>交易状态</w:t>
            </w:r>
          </w:p>
        </w:tc>
        <w:tc>
          <w:tcPr>
            <w:tcW w:w="1163" w:type="dxa"/>
            <w:vAlign w:val="center"/>
          </w:tcPr>
          <w:p w14:paraId="47A83B5B">
            <w:pPr>
              <w:rPr>
                <w:rFonts w:ascii="宋体" w:hAnsi="宋体" w:cs="Arial"/>
                <w:sz w:val="21"/>
                <w:szCs w:val="21"/>
              </w:rPr>
            </w:pPr>
            <w:r>
              <w:rPr>
                <w:rFonts w:hint="eastAsia" w:ascii="宋体" w:hAnsi="宋体"/>
                <w:sz w:val="21"/>
                <w:szCs w:val="21"/>
              </w:rPr>
              <w:t>文本</w:t>
            </w:r>
          </w:p>
        </w:tc>
        <w:tc>
          <w:tcPr>
            <w:tcW w:w="1416" w:type="dxa"/>
            <w:vAlign w:val="center"/>
          </w:tcPr>
          <w:p w14:paraId="0AD922F3">
            <w:pPr>
              <w:rPr>
                <w:rFonts w:ascii="宋体" w:hAnsi="宋体" w:cs="Arial"/>
                <w:sz w:val="21"/>
                <w:szCs w:val="21"/>
              </w:rPr>
            </w:pPr>
          </w:p>
        </w:tc>
        <w:tc>
          <w:tcPr>
            <w:tcW w:w="1275" w:type="dxa"/>
            <w:vAlign w:val="center"/>
          </w:tcPr>
          <w:p w14:paraId="5F2473EB">
            <w:pPr>
              <w:rPr>
                <w:rFonts w:ascii="宋体" w:hAnsi="宋体" w:cs="Arial"/>
                <w:sz w:val="21"/>
                <w:szCs w:val="21"/>
              </w:rPr>
            </w:pPr>
          </w:p>
        </w:tc>
        <w:tc>
          <w:tcPr>
            <w:tcW w:w="1276" w:type="dxa"/>
            <w:vAlign w:val="center"/>
          </w:tcPr>
          <w:p w14:paraId="1DBC5D09">
            <w:pPr>
              <w:rPr>
                <w:rFonts w:ascii="宋体" w:hAnsi="宋体" w:cs="Arial"/>
                <w:sz w:val="21"/>
                <w:szCs w:val="21"/>
              </w:rPr>
            </w:pPr>
          </w:p>
        </w:tc>
        <w:tc>
          <w:tcPr>
            <w:tcW w:w="1974" w:type="dxa"/>
            <w:vAlign w:val="center"/>
          </w:tcPr>
          <w:p w14:paraId="1E11A09D">
            <w:pPr>
              <w:rPr>
                <w:rFonts w:ascii="宋体" w:hAnsi="宋体" w:cs="Arial"/>
                <w:sz w:val="21"/>
                <w:szCs w:val="21"/>
              </w:rPr>
            </w:pPr>
            <w:r>
              <w:rPr>
                <w:rFonts w:hint="eastAsia"/>
                <w:sz w:val="21"/>
                <w:szCs w:val="21"/>
              </w:rPr>
              <w:t>交易成功</w:t>
            </w:r>
            <w:r>
              <w:rPr>
                <w:rFonts w:hint="eastAsia" w:ascii="Arial" w:hAnsi="Arial" w:cs="Arial"/>
                <w:color w:val="000000"/>
                <w:sz w:val="21"/>
                <w:szCs w:val="21"/>
              </w:rPr>
              <w:t>︱</w:t>
            </w:r>
            <w:r>
              <w:rPr>
                <w:rFonts w:hint="eastAsia"/>
                <w:sz w:val="21"/>
                <w:szCs w:val="21"/>
              </w:rPr>
              <w:t>交易失败</w:t>
            </w:r>
            <w:r>
              <w:rPr>
                <w:rFonts w:hint="eastAsia" w:ascii="Arial" w:hAnsi="Arial" w:cs="Arial"/>
                <w:color w:val="000000"/>
                <w:sz w:val="21"/>
                <w:szCs w:val="21"/>
              </w:rPr>
              <w:t>︱</w:t>
            </w:r>
            <w:r>
              <w:rPr>
                <w:rFonts w:hint="eastAsia"/>
                <w:sz w:val="21"/>
                <w:szCs w:val="21"/>
              </w:rPr>
              <w:t>被银行取消</w:t>
            </w:r>
            <w:r>
              <w:rPr>
                <w:rFonts w:hint="eastAsia" w:ascii="Arial" w:hAnsi="Arial" w:cs="Arial"/>
                <w:color w:val="000000"/>
                <w:sz w:val="21"/>
                <w:szCs w:val="21"/>
              </w:rPr>
              <w:t>︱</w:t>
            </w:r>
            <w:r>
              <w:rPr>
                <w:rFonts w:hint="eastAsia"/>
                <w:sz w:val="21"/>
                <w:szCs w:val="21"/>
              </w:rPr>
              <w:t>已撤销</w:t>
            </w:r>
            <w:r>
              <w:rPr>
                <w:rFonts w:hint="eastAsia" w:ascii="Arial" w:hAnsi="Arial" w:cs="Arial"/>
                <w:color w:val="000000"/>
                <w:sz w:val="21"/>
                <w:szCs w:val="21"/>
              </w:rPr>
              <w:t>︱银行处理中</w:t>
            </w:r>
          </w:p>
        </w:tc>
      </w:tr>
      <w:tr w14:paraId="65A15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676" w:type="dxa"/>
            <w:vAlign w:val="center"/>
          </w:tcPr>
          <w:p w14:paraId="643BC3E5">
            <w:pPr>
              <w:widowControl w:val="0"/>
              <w:numPr>
                <w:ilvl w:val="0"/>
                <w:numId w:val="91"/>
              </w:numPr>
              <w:spacing w:after="0"/>
              <w:jc w:val="center"/>
              <w:rPr>
                <w:rFonts w:ascii="宋体" w:hAnsi="宋体"/>
                <w:color w:val="000000"/>
                <w:sz w:val="21"/>
                <w:szCs w:val="21"/>
              </w:rPr>
            </w:pPr>
          </w:p>
        </w:tc>
        <w:tc>
          <w:tcPr>
            <w:tcW w:w="1815" w:type="dxa"/>
            <w:vAlign w:val="center"/>
          </w:tcPr>
          <w:p w14:paraId="3DF630B9">
            <w:pPr>
              <w:rPr>
                <w:rFonts w:ascii="宋体" w:hAnsi="宋体" w:cs="Arial"/>
                <w:sz w:val="21"/>
                <w:szCs w:val="21"/>
              </w:rPr>
            </w:pPr>
            <w:r>
              <w:rPr>
                <w:rFonts w:hint="eastAsia" w:ascii="宋体" w:hAnsi="宋体" w:cs="Arial"/>
                <w:sz w:val="21"/>
                <w:szCs w:val="21"/>
              </w:rPr>
              <w:t>电子回单</w:t>
            </w:r>
          </w:p>
        </w:tc>
        <w:tc>
          <w:tcPr>
            <w:tcW w:w="1163" w:type="dxa"/>
            <w:vAlign w:val="center"/>
          </w:tcPr>
          <w:p w14:paraId="5C4E798A">
            <w:pPr>
              <w:rPr>
                <w:rFonts w:ascii="宋体" w:hAnsi="宋体" w:cs="Arial"/>
                <w:sz w:val="21"/>
                <w:szCs w:val="21"/>
              </w:rPr>
            </w:pPr>
            <w:r>
              <w:rPr>
                <w:rFonts w:hint="eastAsia" w:ascii="宋体" w:hAnsi="宋体" w:cs="Arial"/>
                <w:sz w:val="21"/>
                <w:szCs w:val="21"/>
              </w:rPr>
              <w:t>链接</w:t>
            </w:r>
          </w:p>
        </w:tc>
        <w:tc>
          <w:tcPr>
            <w:tcW w:w="1416" w:type="dxa"/>
            <w:vAlign w:val="center"/>
          </w:tcPr>
          <w:p w14:paraId="6D31DFEF">
            <w:pPr>
              <w:rPr>
                <w:rFonts w:ascii="宋体" w:hAnsi="宋体" w:cs="Arial"/>
                <w:sz w:val="21"/>
                <w:szCs w:val="21"/>
              </w:rPr>
            </w:pPr>
          </w:p>
        </w:tc>
        <w:tc>
          <w:tcPr>
            <w:tcW w:w="1275" w:type="dxa"/>
            <w:vAlign w:val="center"/>
          </w:tcPr>
          <w:p w14:paraId="2FC9F5A6">
            <w:pPr>
              <w:rPr>
                <w:rFonts w:ascii="宋体" w:hAnsi="宋体" w:cs="Arial"/>
                <w:sz w:val="21"/>
                <w:szCs w:val="21"/>
              </w:rPr>
            </w:pPr>
          </w:p>
        </w:tc>
        <w:tc>
          <w:tcPr>
            <w:tcW w:w="1276" w:type="dxa"/>
            <w:vAlign w:val="center"/>
          </w:tcPr>
          <w:p w14:paraId="44E963E4">
            <w:pPr>
              <w:rPr>
                <w:rFonts w:ascii="宋体" w:hAnsi="宋体" w:cs="Arial"/>
                <w:sz w:val="21"/>
                <w:szCs w:val="21"/>
              </w:rPr>
            </w:pPr>
          </w:p>
        </w:tc>
        <w:tc>
          <w:tcPr>
            <w:tcW w:w="1974" w:type="dxa"/>
            <w:vAlign w:val="center"/>
          </w:tcPr>
          <w:p w14:paraId="684B09CA">
            <w:pPr>
              <w:rPr>
                <w:rFonts w:ascii="宋体" w:hAnsi="宋体" w:cs="Arial"/>
                <w:sz w:val="21"/>
                <w:szCs w:val="21"/>
              </w:rPr>
            </w:pPr>
            <w:r>
              <w:rPr>
                <w:rFonts w:hint="eastAsia" w:ascii="宋体" w:hAnsi="宋体" w:cs="Arial"/>
                <w:sz w:val="21"/>
                <w:szCs w:val="21"/>
              </w:rPr>
              <w:t>显示电子回单页面</w:t>
            </w:r>
          </w:p>
          <w:p w14:paraId="2B0687BC">
            <w:pPr>
              <w:rPr>
                <w:rFonts w:ascii="宋体" w:hAnsi="宋体" w:cs="Arial"/>
                <w:sz w:val="21"/>
                <w:szCs w:val="21"/>
              </w:rPr>
            </w:pPr>
            <w:r>
              <w:rPr>
                <w:rFonts w:hint="eastAsia" w:ascii="宋体" w:hAnsi="宋体" w:cs="Arial"/>
                <w:sz w:val="21"/>
                <w:szCs w:val="21"/>
              </w:rPr>
              <w:t>只有交易状态为成功的交易提供此功能</w:t>
            </w:r>
          </w:p>
        </w:tc>
      </w:tr>
      <w:tr w14:paraId="5995B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676" w:type="dxa"/>
            <w:vAlign w:val="center"/>
          </w:tcPr>
          <w:p w14:paraId="7F4FAE41">
            <w:pPr>
              <w:widowControl w:val="0"/>
              <w:numPr>
                <w:ilvl w:val="0"/>
                <w:numId w:val="91"/>
              </w:numPr>
              <w:spacing w:after="0"/>
              <w:jc w:val="center"/>
              <w:rPr>
                <w:rFonts w:ascii="宋体" w:hAnsi="宋体"/>
                <w:color w:val="000000"/>
                <w:sz w:val="21"/>
                <w:szCs w:val="21"/>
              </w:rPr>
            </w:pPr>
          </w:p>
        </w:tc>
        <w:tc>
          <w:tcPr>
            <w:tcW w:w="1815" w:type="dxa"/>
            <w:vAlign w:val="center"/>
          </w:tcPr>
          <w:p w14:paraId="0C744F92">
            <w:pPr>
              <w:rPr>
                <w:rFonts w:ascii="宋体" w:hAnsi="宋体" w:cs="Arial"/>
                <w:sz w:val="21"/>
                <w:szCs w:val="21"/>
              </w:rPr>
            </w:pPr>
            <w:r>
              <w:rPr>
                <w:rFonts w:hint="eastAsia" w:ascii="宋体" w:hAnsi="宋体" w:cs="Arial"/>
                <w:sz w:val="21"/>
                <w:szCs w:val="21"/>
              </w:rPr>
              <w:t>查证</w:t>
            </w:r>
          </w:p>
        </w:tc>
        <w:tc>
          <w:tcPr>
            <w:tcW w:w="1163" w:type="dxa"/>
            <w:vAlign w:val="center"/>
          </w:tcPr>
          <w:p w14:paraId="6CAE6758">
            <w:pPr>
              <w:rPr>
                <w:rFonts w:ascii="宋体" w:hAnsi="宋体" w:cs="Arial"/>
                <w:sz w:val="21"/>
                <w:szCs w:val="21"/>
              </w:rPr>
            </w:pPr>
            <w:r>
              <w:rPr>
                <w:rFonts w:hint="eastAsia" w:ascii="宋体" w:hAnsi="宋体" w:cs="Arial"/>
                <w:sz w:val="21"/>
                <w:szCs w:val="21"/>
              </w:rPr>
              <w:t>按钮</w:t>
            </w:r>
          </w:p>
        </w:tc>
        <w:tc>
          <w:tcPr>
            <w:tcW w:w="1416" w:type="dxa"/>
            <w:vAlign w:val="center"/>
          </w:tcPr>
          <w:p w14:paraId="3FB72331">
            <w:pPr>
              <w:rPr>
                <w:rFonts w:ascii="宋体" w:hAnsi="宋体" w:cs="Arial"/>
                <w:sz w:val="21"/>
                <w:szCs w:val="21"/>
              </w:rPr>
            </w:pPr>
          </w:p>
        </w:tc>
        <w:tc>
          <w:tcPr>
            <w:tcW w:w="1275" w:type="dxa"/>
            <w:vAlign w:val="center"/>
          </w:tcPr>
          <w:p w14:paraId="6E3ECF05">
            <w:pPr>
              <w:rPr>
                <w:rFonts w:ascii="宋体" w:hAnsi="宋体" w:cs="Arial"/>
                <w:sz w:val="21"/>
                <w:szCs w:val="21"/>
              </w:rPr>
            </w:pPr>
          </w:p>
        </w:tc>
        <w:tc>
          <w:tcPr>
            <w:tcW w:w="1276" w:type="dxa"/>
            <w:vAlign w:val="center"/>
          </w:tcPr>
          <w:p w14:paraId="64EA2CF3">
            <w:pPr>
              <w:rPr>
                <w:rFonts w:ascii="宋体" w:hAnsi="宋体" w:cs="Arial"/>
                <w:sz w:val="21"/>
                <w:szCs w:val="21"/>
              </w:rPr>
            </w:pPr>
          </w:p>
        </w:tc>
        <w:tc>
          <w:tcPr>
            <w:tcW w:w="1974" w:type="dxa"/>
            <w:vAlign w:val="center"/>
          </w:tcPr>
          <w:p w14:paraId="6EE1638D">
            <w:pPr>
              <w:rPr>
                <w:rFonts w:ascii="宋体" w:hAnsi="宋体" w:cs="Arial"/>
                <w:sz w:val="21"/>
                <w:szCs w:val="21"/>
              </w:rPr>
            </w:pPr>
            <w:r>
              <w:rPr>
                <w:rFonts w:hint="eastAsia" w:ascii="宋体" w:hAnsi="宋体" w:cs="Arial"/>
                <w:sz w:val="21"/>
                <w:szCs w:val="21"/>
              </w:rPr>
              <w:t>可疑交易有此项</w:t>
            </w:r>
          </w:p>
        </w:tc>
      </w:tr>
      <w:tr w14:paraId="723CB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676" w:type="dxa"/>
            <w:vAlign w:val="center"/>
          </w:tcPr>
          <w:p w14:paraId="1E7C6ABB">
            <w:pPr>
              <w:widowControl w:val="0"/>
              <w:numPr>
                <w:ilvl w:val="0"/>
                <w:numId w:val="91"/>
              </w:numPr>
              <w:spacing w:after="0"/>
              <w:jc w:val="center"/>
              <w:rPr>
                <w:rFonts w:ascii="宋体" w:hAnsi="宋体"/>
                <w:color w:val="000000"/>
                <w:sz w:val="21"/>
                <w:szCs w:val="21"/>
              </w:rPr>
            </w:pPr>
          </w:p>
        </w:tc>
        <w:tc>
          <w:tcPr>
            <w:tcW w:w="1815" w:type="dxa"/>
            <w:vAlign w:val="center"/>
          </w:tcPr>
          <w:p w14:paraId="2E68FD8B">
            <w:pPr>
              <w:rPr>
                <w:rFonts w:ascii="宋体" w:hAnsi="宋体" w:cs="Arial"/>
                <w:sz w:val="21"/>
                <w:szCs w:val="21"/>
              </w:rPr>
            </w:pPr>
            <w:r>
              <w:rPr>
                <w:rFonts w:hint="eastAsia" w:ascii="宋体" w:hAnsi="宋体" w:cs="Arial"/>
                <w:sz w:val="21"/>
                <w:szCs w:val="21"/>
              </w:rPr>
              <w:t>打印</w:t>
            </w:r>
          </w:p>
        </w:tc>
        <w:tc>
          <w:tcPr>
            <w:tcW w:w="1163" w:type="dxa"/>
            <w:vAlign w:val="center"/>
          </w:tcPr>
          <w:p w14:paraId="6DD2A4A6">
            <w:pPr>
              <w:rPr>
                <w:rFonts w:ascii="宋体" w:hAnsi="宋体" w:cs="Arial"/>
                <w:sz w:val="21"/>
                <w:szCs w:val="21"/>
              </w:rPr>
            </w:pPr>
            <w:r>
              <w:rPr>
                <w:rFonts w:hint="eastAsia" w:ascii="宋体" w:hAnsi="宋体" w:cs="Arial"/>
                <w:sz w:val="21"/>
                <w:szCs w:val="21"/>
              </w:rPr>
              <w:t>按钮</w:t>
            </w:r>
          </w:p>
        </w:tc>
        <w:tc>
          <w:tcPr>
            <w:tcW w:w="1416" w:type="dxa"/>
            <w:vAlign w:val="center"/>
          </w:tcPr>
          <w:p w14:paraId="3427D252">
            <w:pPr>
              <w:rPr>
                <w:rFonts w:ascii="宋体" w:hAnsi="宋体" w:cs="Arial"/>
                <w:sz w:val="21"/>
                <w:szCs w:val="21"/>
              </w:rPr>
            </w:pPr>
          </w:p>
        </w:tc>
        <w:tc>
          <w:tcPr>
            <w:tcW w:w="1275" w:type="dxa"/>
            <w:vAlign w:val="center"/>
          </w:tcPr>
          <w:p w14:paraId="5B38FD77">
            <w:pPr>
              <w:rPr>
                <w:rFonts w:ascii="宋体" w:hAnsi="宋体" w:cs="Arial"/>
                <w:sz w:val="21"/>
                <w:szCs w:val="21"/>
              </w:rPr>
            </w:pPr>
          </w:p>
        </w:tc>
        <w:tc>
          <w:tcPr>
            <w:tcW w:w="1276" w:type="dxa"/>
            <w:vAlign w:val="center"/>
          </w:tcPr>
          <w:p w14:paraId="1B6F1A68">
            <w:pPr>
              <w:rPr>
                <w:rFonts w:ascii="宋体" w:hAnsi="宋体" w:cs="Arial"/>
                <w:sz w:val="21"/>
                <w:szCs w:val="21"/>
              </w:rPr>
            </w:pPr>
          </w:p>
        </w:tc>
        <w:tc>
          <w:tcPr>
            <w:tcW w:w="1974" w:type="dxa"/>
            <w:vAlign w:val="center"/>
          </w:tcPr>
          <w:p w14:paraId="7642FED2">
            <w:pPr>
              <w:rPr>
                <w:rFonts w:ascii="宋体" w:hAnsi="宋体" w:cs="Arial"/>
                <w:sz w:val="21"/>
                <w:szCs w:val="21"/>
              </w:rPr>
            </w:pPr>
          </w:p>
        </w:tc>
      </w:tr>
      <w:tr w14:paraId="62AF6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676" w:type="dxa"/>
            <w:vAlign w:val="center"/>
          </w:tcPr>
          <w:p w14:paraId="6278E6F2">
            <w:pPr>
              <w:widowControl w:val="0"/>
              <w:numPr>
                <w:ilvl w:val="0"/>
                <w:numId w:val="91"/>
              </w:numPr>
              <w:spacing w:after="0"/>
              <w:jc w:val="center"/>
              <w:rPr>
                <w:rFonts w:ascii="宋体" w:hAnsi="宋体"/>
                <w:color w:val="000000"/>
                <w:sz w:val="21"/>
                <w:szCs w:val="21"/>
              </w:rPr>
            </w:pPr>
          </w:p>
        </w:tc>
        <w:tc>
          <w:tcPr>
            <w:tcW w:w="1815" w:type="dxa"/>
            <w:vAlign w:val="center"/>
          </w:tcPr>
          <w:p w14:paraId="204C0378">
            <w:pPr>
              <w:rPr>
                <w:rFonts w:ascii="宋体" w:hAnsi="宋体" w:cs="Arial"/>
                <w:sz w:val="21"/>
                <w:szCs w:val="21"/>
              </w:rPr>
            </w:pPr>
            <w:r>
              <w:rPr>
                <w:rFonts w:hint="eastAsia" w:ascii="宋体" w:hAnsi="宋体" w:cs="Arial"/>
                <w:sz w:val="21"/>
                <w:szCs w:val="21"/>
              </w:rPr>
              <w:t>导出</w:t>
            </w:r>
          </w:p>
        </w:tc>
        <w:tc>
          <w:tcPr>
            <w:tcW w:w="1163" w:type="dxa"/>
            <w:vAlign w:val="center"/>
          </w:tcPr>
          <w:p w14:paraId="002DA61B">
            <w:pPr>
              <w:rPr>
                <w:rFonts w:ascii="宋体" w:hAnsi="宋体" w:cs="Arial"/>
                <w:sz w:val="21"/>
                <w:szCs w:val="21"/>
              </w:rPr>
            </w:pPr>
            <w:r>
              <w:rPr>
                <w:rFonts w:hint="eastAsia" w:ascii="宋体" w:hAnsi="宋体" w:cs="Arial"/>
                <w:sz w:val="21"/>
                <w:szCs w:val="21"/>
              </w:rPr>
              <w:t>按钮</w:t>
            </w:r>
          </w:p>
        </w:tc>
        <w:tc>
          <w:tcPr>
            <w:tcW w:w="1416" w:type="dxa"/>
            <w:vAlign w:val="center"/>
          </w:tcPr>
          <w:p w14:paraId="01153A8E">
            <w:pPr>
              <w:rPr>
                <w:rFonts w:ascii="宋体" w:hAnsi="宋体" w:cs="Arial"/>
                <w:sz w:val="21"/>
                <w:szCs w:val="21"/>
              </w:rPr>
            </w:pPr>
          </w:p>
        </w:tc>
        <w:tc>
          <w:tcPr>
            <w:tcW w:w="1275" w:type="dxa"/>
            <w:vAlign w:val="center"/>
          </w:tcPr>
          <w:p w14:paraId="2362D23E">
            <w:pPr>
              <w:rPr>
                <w:rFonts w:ascii="宋体" w:hAnsi="宋体" w:cs="Arial"/>
                <w:sz w:val="21"/>
                <w:szCs w:val="21"/>
              </w:rPr>
            </w:pPr>
          </w:p>
        </w:tc>
        <w:tc>
          <w:tcPr>
            <w:tcW w:w="1276" w:type="dxa"/>
            <w:vAlign w:val="center"/>
          </w:tcPr>
          <w:p w14:paraId="48E8B431">
            <w:pPr>
              <w:rPr>
                <w:rFonts w:ascii="宋体" w:hAnsi="宋体" w:cs="Arial"/>
                <w:sz w:val="21"/>
                <w:szCs w:val="21"/>
              </w:rPr>
            </w:pPr>
          </w:p>
        </w:tc>
        <w:tc>
          <w:tcPr>
            <w:tcW w:w="1974" w:type="dxa"/>
            <w:vAlign w:val="center"/>
          </w:tcPr>
          <w:p w14:paraId="76045D01">
            <w:pPr>
              <w:rPr>
                <w:rFonts w:ascii="宋体" w:hAnsi="宋体" w:cs="Arial"/>
                <w:sz w:val="21"/>
                <w:szCs w:val="21"/>
              </w:rPr>
            </w:pPr>
          </w:p>
        </w:tc>
      </w:tr>
    </w:tbl>
    <w:p w14:paraId="5F7374F8">
      <w:pPr>
        <w:pStyle w:val="5"/>
        <w:numPr>
          <w:ilvl w:val="0"/>
          <w:numId w:val="0"/>
        </w:numPr>
      </w:pPr>
      <w:r>
        <w:rPr>
          <w:rFonts w:hint="eastAsia"/>
        </w:rPr>
        <w:t>转账交易明细详情页面</w:t>
      </w:r>
    </w:p>
    <w:tbl>
      <w:tblPr>
        <w:tblStyle w:val="48"/>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487"/>
        <w:gridCol w:w="1488"/>
        <w:gridCol w:w="851"/>
        <w:gridCol w:w="1438"/>
        <w:gridCol w:w="1132"/>
        <w:gridCol w:w="2535"/>
      </w:tblGrid>
      <w:tr w14:paraId="05AB2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FFCC99"/>
            <w:vAlign w:val="center"/>
          </w:tcPr>
          <w:p w14:paraId="53D6C600">
            <w:pPr>
              <w:rPr>
                <w:rFonts w:ascii="宋体" w:hAnsi="宋体" w:cs="Arial"/>
                <w:b/>
                <w:sz w:val="21"/>
                <w:szCs w:val="21"/>
              </w:rPr>
            </w:pPr>
            <w:r>
              <w:rPr>
                <w:rFonts w:ascii="宋体" w:hAnsi="宋体" w:cs="Arial"/>
                <w:b/>
                <w:sz w:val="21"/>
                <w:szCs w:val="21"/>
              </w:rPr>
              <w:t>序号</w:t>
            </w:r>
          </w:p>
        </w:tc>
        <w:tc>
          <w:tcPr>
            <w:tcW w:w="1487" w:type="dxa"/>
            <w:shd w:val="clear" w:color="auto" w:fill="FFCC99"/>
            <w:vAlign w:val="center"/>
          </w:tcPr>
          <w:p w14:paraId="29400FA8">
            <w:pPr>
              <w:rPr>
                <w:rFonts w:ascii="宋体" w:hAnsi="宋体" w:cs="Arial"/>
                <w:b/>
                <w:sz w:val="21"/>
                <w:szCs w:val="21"/>
              </w:rPr>
            </w:pPr>
            <w:r>
              <w:rPr>
                <w:rFonts w:ascii="宋体" w:hAnsi="宋体" w:cs="Arial"/>
                <w:b/>
                <w:sz w:val="21"/>
                <w:szCs w:val="21"/>
              </w:rPr>
              <w:t>名称</w:t>
            </w:r>
          </w:p>
        </w:tc>
        <w:tc>
          <w:tcPr>
            <w:tcW w:w="1488" w:type="dxa"/>
            <w:shd w:val="clear" w:color="auto" w:fill="FFCC99"/>
            <w:vAlign w:val="center"/>
          </w:tcPr>
          <w:p w14:paraId="4EFAEEAE">
            <w:pPr>
              <w:rPr>
                <w:rFonts w:ascii="宋体" w:hAnsi="宋体" w:cs="Arial"/>
                <w:b/>
                <w:sz w:val="21"/>
                <w:szCs w:val="21"/>
              </w:rPr>
            </w:pPr>
            <w:r>
              <w:rPr>
                <w:rFonts w:ascii="宋体" w:hAnsi="宋体" w:cs="Arial"/>
                <w:b/>
                <w:sz w:val="21"/>
                <w:szCs w:val="21"/>
              </w:rPr>
              <w:t>输入</w:t>
            </w:r>
            <w:r>
              <w:rPr>
                <w:rFonts w:hint="eastAsia" w:ascii="宋体" w:hAnsi="宋体" w:cs="Arial"/>
                <w:b/>
                <w:sz w:val="21"/>
                <w:szCs w:val="21"/>
              </w:rPr>
              <w:t>/输出</w:t>
            </w:r>
          </w:p>
        </w:tc>
        <w:tc>
          <w:tcPr>
            <w:tcW w:w="851" w:type="dxa"/>
            <w:shd w:val="clear" w:color="auto" w:fill="FFCC99"/>
            <w:vAlign w:val="center"/>
          </w:tcPr>
          <w:p w14:paraId="7F594255">
            <w:pPr>
              <w:rPr>
                <w:rFonts w:ascii="宋体" w:hAnsi="宋体" w:cs="Arial"/>
                <w:b/>
                <w:sz w:val="21"/>
                <w:szCs w:val="21"/>
              </w:rPr>
            </w:pPr>
            <w:r>
              <w:rPr>
                <w:rFonts w:ascii="宋体" w:hAnsi="宋体" w:cs="Arial"/>
                <w:b/>
                <w:sz w:val="21"/>
                <w:szCs w:val="21"/>
              </w:rPr>
              <w:t>缺省值</w:t>
            </w:r>
          </w:p>
        </w:tc>
        <w:tc>
          <w:tcPr>
            <w:tcW w:w="1438" w:type="dxa"/>
            <w:shd w:val="clear" w:color="auto" w:fill="FFCC99"/>
            <w:vAlign w:val="center"/>
          </w:tcPr>
          <w:p w14:paraId="45A460A8">
            <w:pPr>
              <w:rPr>
                <w:rFonts w:ascii="宋体" w:hAnsi="宋体" w:cs="Arial"/>
                <w:b/>
                <w:sz w:val="21"/>
                <w:szCs w:val="21"/>
              </w:rPr>
            </w:pPr>
            <w:r>
              <w:rPr>
                <w:rFonts w:hint="eastAsia" w:ascii="宋体" w:hAnsi="宋体" w:cs="Arial"/>
                <w:b/>
                <w:sz w:val="21"/>
                <w:szCs w:val="21"/>
              </w:rPr>
              <w:t>类型/长度</w:t>
            </w:r>
          </w:p>
        </w:tc>
        <w:tc>
          <w:tcPr>
            <w:tcW w:w="1132" w:type="dxa"/>
            <w:shd w:val="clear" w:color="auto" w:fill="FFCC99"/>
            <w:vAlign w:val="center"/>
          </w:tcPr>
          <w:p w14:paraId="5A399C54">
            <w:pPr>
              <w:rPr>
                <w:rFonts w:ascii="宋体" w:hAnsi="宋体" w:cs="Arial"/>
                <w:b/>
                <w:sz w:val="21"/>
                <w:szCs w:val="21"/>
              </w:rPr>
            </w:pPr>
            <w:r>
              <w:rPr>
                <w:rFonts w:hint="eastAsia" w:ascii="宋体" w:hAnsi="宋体" w:cs="Arial"/>
                <w:b/>
                <w:sz w:val="21"/>
                <w:szCs w:val="21"/>
              </w:rPr>
              <w:t>是否必输</w:t>
            </w:r>
          </w:p>
        </w:tc>
        <w:tc>
          <w:tcPr>
            <w:tcW w:w="2535" w:type="dxa"/>
            <w:shd w:val="clear" w:color="auto" w:fill="FFCC99"/>
            <w:vAlign w:val="center"/>
          </w:tcPr>
          <w:p w14:paraId="0B283BA3">
            <w:pPr>
              <w:rPr>
                <w:rFonts w:ascii="宋体" w:hAnsi="宋体" w:cs="Arial"/>
                <w:b/>
                <w:sz w:val="21"/>
                <w:szCs w:val="21"/>
              </w:rPr>
            </w:pPr>
            <w:r>
              <w:rPr>
                <w:rFonts w:ascii="宋体" w:hAnsi="宋体" w:cs="Arial"/>
                <w:b/>
                <w:sz w:val="21"/>
                <w:szCs w:val="21"/>
              </w:rPr>
              <w:t>备注</w:t>
            </w:r>
          </w:p>
        </w:tc>
      </w:tr>
      <w:tr w14:paraId="3E67C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675" w:type="dxa"/>
            <w:vAlign w:val="center"/>
          </w:tcPr>
          <w:p w14:paraId="31BAC260">
            <w:pPr>
              <w:widowControl w:val="0"/>
              <w:numPr>
                <w:ilvl w:val="0"/>
                <w:numId w:val="92"/>
              </w:numPr>
              <w:spacing w:after="0"/>
              <w:rPr>
                <w:rFonts w:ascii="宋体" w:hAnsi="宋体"/>
                <w:sz w:val="21"/>
                <w:szCs w:val="21"/>
              </w:rPr>
            </w:pPr>
          </w:p>
        </w:tc>
        <w:tc>
          <w:tcPr>
            <w:tcW w:w="1487" w:type="dxa"/>
            <w:vAlign w:val="center"/>
          </w:tcPr>
          <w:p w14:paraId="12AD48E4">
            <w:pPr>
              <w:jc w:val="left"/>
              <w:rPr>
                <w:rFonts w:ascii="宋体" w:hAnsi="宋体" w:cs="Arial"/>
                <w:sz w:val="21"/>
                <w:szCs w:val="21"/>
              </w:rPr>
            </w:pPr>
            <w:r>
              <w:rPr>
                <w:rFonts w:hint="eastAsia" w:ascii="宋体" w:hAnsi="宋体" w:cs="Arial"/>
                <w:sz w:val="21"/>
                <w:szCs w:val="21"/>
              </w:rPr>
              <w:t>交易时间</w:t>
            </w:r>
          </w:p>
        </w:tc>
        <w:tc>
          <w:tcPr>
            <w:tcW w:w="1488" w:type="dxa"/>
            <w:vAlign w:val="center"/>
          </w:tcPr>
          <w:p w14:paraId="34241001">
            <w:pPr>
              <w:jc w:val="left"/>
              <w:rPr>
                <w:rFonts w:ascii="宋体" w:hAnsi="宋体" w:cs="Arial"/>
                <w:sz w:val="21"/>
                <w:szCs w:val="21"/>
              </w:rPr>
            </w:pPr>
            <w:r>
              <w:rPr>
                <w:rFonts w:hint="eastAsia" w:ascii="宋体" w:hAnsi="宋体" w:cs="Arial"/>
                <w:sz w:val="21"/>
                <w:szCs w:val="21"/>
              </w:rPr>
              <w:t>文本</w:t>
            </w:r>
          </w:p>
        </w:tc>
        <w:tc>
          <w:tcPr>
            <w:tcW w:w="851" w:type="dxa"/>
            <w:vAlign w:val="center"/>
          </w:tcPr>
          <w:p w14:paraId="144A340E">
            <w:pPr>
              <w:rPr>
                <w:rFonts w:ascii="宋体" w:hAnsi="宋体" w:cs="Arial"/>
                <w:sz w:val="21"/>
                <w:szCs w:val="21"/>
              </w:rPr>
            </w:pPr>
          </w:p>
        </w:tc>
        <w:tc>
          <w:tcPr>
            <w:tcW w:w="1438" w:type="dxa"/>
            <w:vAlign w:val="center"/>
          </w:tcPr>
          <w:p w14:paraId="32127505">
            <w:pPr>
              <w:rPr>
                <w:rFonts w:ascii="宋体" w:hAnsi="宋体" w:cs="Arial"/>
                <w:sz w:val="21"/>
                <w:szCs w:val="21"/>
              </w:rPr>
            </w:pPr>
          </w:p>
        </w:tc>
        <w:tc>
          <w:tcPr>
            <w:tcW w:w="1132" w:type="dxa"/>
          </w:tcPr>
          <w:p w14:paraId="63ADCE31">
            <w:pPr>
              <w:rPr>
                <w:rFonts w:ascii="宋体" w:hAnsi="宋体" w:cs="Arial"/>
                <w:sz w:val="21"/>
                <w:szCs w:val="21"/>
              </w:rPr>
            </w:pPr>
          </w:p>
        </w:tc>
        <w:tc>
          <w:tcPr>
            <w:tcW w:w="2535" w:type="dxa"/>
          </w:tcPr>
          <w:p w14:paraId="15BCB29C">
            <w:pPr>
              <w:rPr>
                <w:rFonts w:ascii="宋体" w:hAnsi="宋体" w:cs="Arial"/>
                <w:sz w:val="21"/>
                <w:szCs w:val="21"/>
              </w:rPr>
            </w:pPr>
          </w:p>
        </w:tc>
      </w:tr>
      <w:tr w14:paraId="7C549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675" w:type="dxa"/>
            <w:vAlign w:val="center"/>
          </w:tcPr>
          <w:p w14:paraId="676870BF">
            <w:pPr>
              <w:widowControl w:val="0"/>
              <w:numPr>
                <w:ilvl w:val="0"/>
                <w:numId w:val="92"/>
              </w:numPr>
              <w:spacing w:after="0"/>
              <w:rPr>
                <w:rFonts w:ascii="宋体" w:hAnsi="宋体"/>
                <w:sz w:val="21"/>
                <w:szCs w:val="21"/>
              </w:rPr>
            </w:pPr>
          </w:p>
        </w:tc>
        <w:tc>
          <w:tcPr>
            <w:tcW w:w="1487" w:type="dxa"/>
            <w:vAlign w:val="center"/>
          </w:tcPr>
          <w:p w14:paraId="208E2262">
            <w:pPr>
              <w:jc w:val="left"/>
              <w:rPr>
                <w:rFonts w:ascii="宋体" w:hAnsi="宋体" w:cs="Arial"/>
                <w:sz w:val="21"/>
                <w:szCs w:val="21"/>
              </w:rPr>
            </w:pPr>
            <w:r>
              <w:rPr>
                <w:rFonts w:hint="eastAsia" w:ascii="宋体" w:hAnsi="宋体"/>
                <w:sz w:val="21"/>
                <w:szCs w:val="21"/>
              </w:rPr>
              <w:t>交易类型</w:t>
            </w:r>
          </w:p>
        </w:tc>
        <w:tc>
          <w:tcPr>
            <w:tcW w:w="1488" w:type="dxa"/>
          </w:tcPr>
          <w:p w14:paraId="20DCE23E">
            <w:pPr>
              <w:jc w:val="left"/>
              <w:rPr>
                <w:rFonts w:ascii="宋体" w:hAnsi="宋体" w:cs="Arial"/>
                <w:sz w:val="21"/>
                <w:szCs w:val="21"/>
              </w:rPr>
            </w:pPr>
            <w:r>
              <w:rPr>
                <w:rFonts w:hint="eastAsia" w:ascii="宋体" w:hAnsi="宋体"/>
                <w:sz w:val="21"/>
                <w:szCs w:val="21"/>
              </w:rPr>
              <w:t>文本</w:t>
            </w:r>
          </w:p>
        </w:tc>
        <w:tc>
          <w:tcPr>
            <w:tcW w:w="851" w:type="dxa"/>
            <w:vAlign w:val="center"/>
          </w:tcPr>
          <w:p w14:paraId="5A318302">
            <w:pPr>
              <w:rPr>
                <w:rFonts w:ascii="宋体" w:hAnsi="宋体" w:cs="Arial"/>
                <w:sz w:val="21"/>
                <w:szCs w:val="21"/>
              </w:rPr>
            </w:pPr>
          </w:p>
        </w:tc>
        <w:tc>
          <w:tcPr>
            <w:tcW w:w="1438" w:type="dxa"/>
            <w:vAlign w:val="center"/>
          </w:tcPr>
          <w:p w14:paraId="2C592792">
            <w:pPr>
              <w:rPr>
                <w:rFonts w:ascii="宋体" w:hAnsi="宋体" w:cs="Arial"/>
                <w:sz w:val="21"/>
                <w:szCs w:val="21"/>
              </w:rPr>
            </w:pPr>
          </w:p>
        </w:tc>
        <w:tc>
          <w:tcPr>
            <w:tcW w:w="1132" w:type="dxa"/>
          </w:tcPr>
          <w:p w14:paraId="08B7CC90">
            <w:pPr>
              <w:rPr>
                <w:rFonts w:ascii="宋体" w:hAnsi="宋体" w:cs="Arial"/>
                <w:sz w:val="21"/>
                <w:szCs w:val="21"/>
              </w:rPr>
            </w:pPr>
          </w:p>
        </w:tc>
        <w:tc>
          <w:tcPr>
            <w:tcW w:w="2535" w:type="dxa"/>
          </w:tcPr>
          <w:p w14:paraId="2E91E195">
            <w:pPr>
              <w:rPr>
                <w:rFonts w:ascii="宋体" w:hAnsi="宋体" w:cs="Arial"/>
                <w:sz w:val="21"/>
                <w:szCs w:val="21"/>
              </w:rPr>
            </w:pPr>
          </w:p>
        </w:tc>
      </w:tr>
      <w:tr w14:paraId="5B2E4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675" w:type="dxa"/>
            <w:vAlign w:val="center"/>
          </w:tcPr>
          <w:p w14:paraId="08DB521F">
            <w:pPr>
              <w:widowControl w:val="0"/>
              <w:numPr>
                <w:ilvl w:val="0"/>
                <w:numId w:val="92"/>
              </w:numPr>
              <w:spacing w:after="0"/>
              <w:rPr>
                <w:rFonts w:ascii="宋体" w:hAnsi="宋体"/>
                <w:sz w:val="21"/>
                <w:szCs w:val="21"/>
              </w:rPr>
            </w:pPr>
          </w:p>
        </w:tc>
        <w:tc>
          <w:tcPr>
            <w:tcW w:w="1487" w:type="dxa"/>
            <w:vAlign w:val="center"/>
          </w:tcPr>
          <w:p w14:paraId="26E4EE84">
            <w:pPr>
              <w:jc w:val="left"/>
              <w:rPr>
                <w:rFonts w:ascii="宋体" w:hAnsi="宋体"/>
                <w:sz w:val="21"/>
                <w:szCs w:val="21"/>
              </w:rPr>
            </w:pPr>
            <w:r>
              <w:rPr>
                <w:rFonts w:hint="eastAsia" w:ascii="宋体" w:hAnsi="宋体"/>
                <w:sz w:val="21"/>
                <w:szCs w:val="21"/>
              </w:rPr>
              <w:t>交易状态</w:t>
            </w:r>
          </w:p>
        </w:tc>
        <w:tc>
          <w:tcPr>
            <w:tcW w:w="1488" w:type="dxa"/>
          </w:tcPr>
          <w:p w14:paraId="3F6C15C6">
            <w:pPr>
              <w:jc w:val="left"/>
              <w:rPr>
                <w:rFonts w:ascii="宋体" w:hAnsi="宋体"/>
                <w:sz w:val="21"/>
                <w:szCs w:val="21"/>
              </w:rPr>
            </w:pPr>
            <w:r>
              <w:rPr>
                <w:rFonts w:hint="eastAsia" w:ascii="宋体" w:hAnsi="宋体"/>
                <w:sz w:val="21"/>
                <w:szCs w:val="21"/>
              </w:rPr>
              <w:t>文本</w:t>
            </w:r>
          </w:p>
        </w:tc>
        <w:tc>
          <w:tcPr>
            <w:tcW w:w="851" w:type="dxa"/>
            <w:vAlign w:val="center"/>
          </w:tcPr>
          <w:p w14:paraId="090C8478">
            <w:pPr>
              <w:rPr>
                <w:rFonts w:ascii="宋体" w:hAnsi="宋体" w:cs="Arial"/>
                <w:sz w:val="21"/>
                <w:szCs w:val="21"/>
              </w:rPr>
            </w:pPr>
          </w:p>
        </w:tc>
        <w:tc>
          <w:tcPr>
            <w:tcW w:w="1438" w:type="dxa"/>
            <w:vAlign w:val="center"/>
          </w:tcPr>
          <w:p w14:paraId="5BC65916">
            <w:pPr>
              <w:rPr>
                <w:rFonts w:ascii="宋体" w:hAnsi="宋体" w:cs="Arial"/>
                <w:sz w:val="21"/>
                <w:szCs w:val="21"/>
              </w:rPr>
            </w:pPr>
          </w:p>
        </w:tc>
        <w:tc>
          <w:tcPr>
            <w:tcW w:w="1132" w:type="dxa"/>
          </w:tcPr>
          <w:p w14:paraId="075EC582">
            <w:pPr>
              <w:rPr>
                <w:rFonts w:ascii="宋体" w:hAnsi="宋体" w:cs="Arial"/>
                <w:sz w:val="21"/>
                <w:szCs w:val="21"/>
              </w:rPr>
            </w:pPr>
          </w:p>
        </w:tc>
        <w:tc>
          <w:tcPr>
            <w:tcW w:w="2535" w:type="dxa"/>
          </w:tcPr>
          <w:p w14:paraId="4C7B8D46">
            <w:pPr>
              <w:rPr>
                <w:rFonts w:ascii="宋体" w:hAnsi="宋体" w:cs="Arial"/>
                <w:sz w:val="21"/>
                <w:szCs w:val="21"/>
              </w:rPr>
            </w:pPr>
          </w:p>
        </w:tc>
      </w:tr>
      <w:tr w14:paraId="2E427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675" w:type="dxa"/>
            <w:vAlign w:val="center"/>
          </w:tcPr>
          <w:p w14:paraId="7147E4A7">
            <w:pPr>
              <w:widowControl w:val="0"/>
              <w:numPr>
                <w:ilvl w:val="0"/>
                <w:numId w:val="92"/>
              </w:numPr>
              <w:spacing w:after="0"/>
              <w:rPr>
                <w:rFonts w:ascii="宋体" w:hAnsi="宋体"/>
                <w:sz w:val="21"/>
                <w:szCs w:val="21"/>
              </w:rPr>
            </w:pPr>
          </w:p>
        </w:tc>
        <w:tc>
          <w:tcPr>
            <w:tcW w:w="1487" w:type="dxa"/>
          </w:tcPr>
          <w:p w14:paraId="64EE13DF">
            <w:pPr>
              <w:rPr>
                <w:rFonts w:ascii="宋体" w:hAnsi="宋体" w:cs="Arial"/>
                <w:sz w:val="21"/>
                <w:szCs w:val="21"/>
              </w:rPr>
            </w:pPr>
            <w:r>
              <w:rPr>
                <w:rFonts w:hint="eastAsia" w:ascii="宋体" w:hAnsi="宋体" w:cs="Arial"/>
                <w:sz w:val="21"/>
                <w:szCs w:val="21"/>
              </w:rPr>
              <w:t>付款账号</w:t>
            </w:r>
          </w:p>
        </w:tc>
        <w:tc>
          <w:tcPr>
            <w:tcW w:w="1488" w:type="dxa"/>
          </w:tcPr>
          <w:p w14:paraId="59406B15">
            <w:pPr>
              <w:rPr>
                <w:rFonts w:ascii="宋体" w:hAnsi="宋体" w:cs="Arial"/>
                <w:sz w:val="21"/>
                <w:szCs w:val="21"/>
              </w:rPr>
            </w:pPr>
            <w:r>
              <w:rPr>
                <w:rFonts w:hint="eastAsia" w:ascii="宋体" w:hAnsi="宋体" w:cs="Arial"/>
                <w:sz w:val="21"/>
                <w:szCs w:val="21"/>
              </w:rPr>
              <w:t>文本</w:t>
            </w:r>
          </w:p>
        </w:tc>
        <w:tc>
          <w:tcPr>
            <w:tcW w:w="851" w:type="dxa"/>
            <w:vAlign w:val="center"/>
          </w:tcPr>
          <w:p w14:paraId="669B6C07">
            <w:pPr>
              <w:rPr>
                <w:rFonts w:ascii="宋体" w:hAnsi="宋体" w:cs="Arial"/>
                <w:sz w:val="21"/>
                <w:szCs w:val="21"/>
              </w:rPr>
            </w:pPr>
          </w:p>
        </w:tc>
        <w:tc>
          <w:tcPr>
            <w:tcW w:w="1438" w:type="dxa"/>
            <w:vAlign w:val="center"/>
          </w:tcPr>
          <w:p w14:paraId="0D99318B">
            <w:pPr>
              <w:rPr>
                <w:rFonts w:ascii="宋体" w:hAnsi="宋体" w:cs="Arial"/>
                <w:sz w:val="21"/>
                <w:szCs w:val="21"/>
              </w:rPr>
            </w:pPr>
          </w:p>
        </w:tc>
        <w:tc>
          <w:tcPr>
            <w:tcW w:w="1132" w:type="dxa"/>
          </w:tcPr>
          <w:p w14:paraId="226CE9CA">
            <w:pPr>
              <w:rPr>
                <w:rFonts w:ascii="宋体" w:hAnsi="宋体" w:cs="Arial"/>
                <w:sz w:val="21"/>
                <w:szCs w:val="21"/>
              </w:rPr>
            </w:pPr>
          </w:p>
        </w:tc>
        <w:tc>
          <w:tcPr>
            <w:tcW w:w="2535" w:type="dxa"/>
          </w:tcPr>
          <w:p w14:paraId="1EF87181">
            <w:pPr>
              <w:rPr>
                <w:rFonts w:ascii="宋体" w:hAnsi="宋体" w:cs="Arial"/>
                <w:sz w:val="21"/>
                <w:szCs w:val="21"/>
              </w:rPr>
            </w:pPr>
          </w:p>
        </w:tc>
      </w:tr>
      <w:tr w14:paraId="5BB3C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9" w:hRule="atLeast"/>
        </w:trPr>
        <w:tc>
          <w:tcPr>
            <w:tcW w:w="675" w:type="dxa"/>
            <w:vAlign w:val="center"/>
          </w:tcPr>
          <w:p w14:paraId="018B17FA">
            <w:pPr>
              <w:widowControl w:val="0"/>
              <w:numPr>
                <w:ilvl w:val="0"/>
                <w:numId w:val="92"/>
              </w:numPr>
              <w:spacing w:after="0"/>
              <w:rPr>
                <w:rFonts w:ascii="宋体" w:hAnsi="宋体"/>
                <w:sz w:val="21"/>
                <w:szCs w:val="21"/>
              </w:rPr>
            </w:pPr>
          </w:p>
        </w:tc>
        <w:tc>
          <w:tcPr>
            <w:tcW w:w="1487" w:type="dxa"/>
          </w:tcPr>
          <w:p w14:paraId="2600C2B1">
            <w:pPr>
              <w:rPr>
                <w:rFonts w:ascii="宋体" w:hAnsi="宋体" w:cs="Arial"/>
                <w:sz w:val="21"/>
                <w:szCs w:val="21"/>
              </w:rPr>
            </w:pPr>
            <w:r>
              <w:rPr>
                <w:rFonts w:hint="eastAsia" w:ascii="宋体" w:hAnsi="宋体" w:cs="Arial"/>
                <w:sz w:val="21"/>
                <w:szCs w:val="21"/>
              </w:rPr>
              <w:t>转账金额</w:t>
            </w:r>
          </w:p>
        </w:tc>
        <w:tc>
          <w:tcPr>
            <w:tcW w:w="1488" w:type="dxa"/>
          </w:tcPr>
          <w:p w14:paraId="2398D008">
            <w:pPr>
              <w:rPr>
                <w:rFonts w:ascii="宋体" w:hAnsi="宋体" w:cs="Arial"/>
                <w:sz w:val="21"/>
                <w:szCs w:val="21"/>
              </w:rPr>
            </w:pPr>
            <w:r>
              <w:rPr>
                <w:rFonts w:hint="eastAsia" w:ascii="宋体" w:hAnsi="宋体" w:cs="Arial"/>
                <w:sz w:val="21"/>
                <w:szCs w:val="21"/>
              </w:rPr>
              <w:t>文本</w:t>
            </w:r>
          </w:p>
        </w:tc>
        <w:tc>
          <w:tcPr>
            <w:tcW w:w="851" w:type="dxa"/>
            <w:vAlign w:val="center"/>
          </w:tcPr>
          <w:p w14:paraId="139696D2">
            <w:pPr>
              <w:jc w:val="center"/>
              <w:rPr>
                <w:rFonts w:ascii="宋体" w:hAnsi="宋体" w:cs="Arial"/>
                <w:sz w:val="21"/>
                <w:szCs w:val="21"/>
              </w:rPr>
            </w:pPr>
          </w:p>
        </w:tc>
        <w:tc>
          <w:tcPr>
            <w:tcW w:w="1438" w:type="dxa"/>
            <w:vAlign w:val="center"/>
          </w:tcPr>
          <w:p w14:paraId="35AF5223">
            <w:pPr>
              <w:rPr>
                <w:rFonts w:ascii="宋体" w:hAnsi="宋体" w:cs="Arial"/>
                <w:sz w:val="21"/>
                <w:szCs w:val="21"/>
              </w:rPr>
            </w:pPr>
          </w:p>
        </w:tc>
        <w:tc>
          <w:tcPr>
            <w:tcW w:w="1132" w:type="dxa"/>
          </w:tcPr>
          <w:p w14:paraId="2EDF2B1E">
            <w:pPr>
              <w:rPr>
                <w:rFonts w:ascii="宋体" w:hAnsi="宋体" w:cs="Arial"/>
                <w:sz w:val="21"/>
                <w:szCs w:val="21"/>
              </w:rPr>
            </w:pPr>
          </w:p>
        </w:tc>
        <w:tc>
          <w:tcPr>
            <w:tcW w:w="2535" w:type="dxa"/>
          </w:tcPr>
          <w:p w14:paraId="6B7457DB">
            <w:pPr>
              <w:rPr>
                <w:rFonts w:ascii="宋体" w:hAnsi="宋体" w:cs="Arial"/>
                <w:sz w:val="21"/>
                <w:szCs w:val="21"/>
              </w:rPr>
            </w:pPr>
          </w:p>
        </w:tc>
      </w:tr>
      <w:tr w14:paraId="1C590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9" w:hRule="atLeast"/>
        </w:trPr>
        <w:tc>
          <w:tcPr>
            <w:tcW w:w="675" w:type="dxa"/>
            <w:vAlign w:val="center"/>
          </w:tcPr>
          <w:p w14:paraId="0304EF98">
            <w:pPr>
              <w:widowControl w:val="0"/>
              <w:numPr>
                <w:ilvl w:val="0"/>
                <w:numId w:val="92"/>
              </w:numPr>
              <w:spacing w:after="0"/>
              <w:rPr>
                <w:rFonts w:ascii="宋体" w:hAnsi="宋体"/>
                <w:sz w:val="21"/>
                <w:szCs w:val="21"/>
              </w:rPr>
            </w:pPr>
          </w:p>
        </w:tc>
        <w:tc>
          <w:tcPr>
            <w:tcW w:w="1487" w:type="dxa"/>
          </w:tcPr>
          <w:p w14:paraId="79AF7E0D">
            <w:pPr>
              <w:rPr>
                <w:rFonts w:ascii="宋体" w:hAnsi="宋体" w:cs="Arial"/>
                <w:sz w:val="21"/>
                <w:szCs w:val="21"/>
              </w:rPr>
            </w:pPr>
            <w:r>
              <w:rPr>
                <w:rFonts w:hint="eastAsia" w:ascii="宋体" w:hAnsi="宋体" w:cs="Arial"/>
                <w:sz w:val="21"/>
                <w:szCs w:val="21"/>
              </w:rPr>
              <w:t>大写金额</w:t>
            </w:r>
          </w:p>
        </w:tc>
        <w:tc>
          <w:tcPr>
            <w:tcW w:w="1488" w:type="dxa"/>
          </w:tcPr>
          <w:p w14:paraId="6C6FA826">
            <w:pPr>
              <w:rPr>
                <w:rFonts w:ascii="宋体" w:hAnsi="宋体" w:cs="Arial"/>
                <w:sz w:val="21"/>
                <w:szCs w:val="21"/>
              </w:rPr>
            </w:pPr>
            <w:r>
              <w:rPr>
                <w:rFonts w:hint="eastAsia" w:ascii="宋体" w:hAnsi="宋体" w:cs="Arial"/>
                <w:sz w:val="21"/>
                <w:szCs w:val="21"/>
              </w:rPr>
              <w:t>文本</w:t>
            </w:r>
          </w:p>
        </w:tc>
        <w:tc>
          <w:tcPr>
            <w:tcW w:w="851" w:type="dxa"/>
            <w:vAlign w:val="center"/>
          </w:tcPr>
          <w:p w14:paraId="64072D75">
            <w:pPr>
              <w:jc w:val="center"/>
              <w:rPr>
                <w:rFonts w:ascii="宋体" w:hAnsi="宋体" w:cs="Arial"/>
                <w:sz w:val="21"/>
                <w:szCs w:val="21"/>
              </w:rPr>
            </w:pPr>
          </w:p>
        </w:tc>
        <w:tc>
          <w:tcPr>
            <w:tcW w:w="1438" w:type="dxa"/>
            <w:vAlign w:val="center"/>
          </w:tcPr>
          <w:p w14:paraId="10F2481B">
            <w:pPr>
              <w:rPr>
                <w:rFonts w:ascii="宋体" w:hAnsi="宋体" w:cs="Arial"/>
                <w:sz w:val="21"/>
                <w:szCs w:val="21"/>
              </w:rPr>
            </w:pPr>
          </w:p>
        </w:tc>
        <w:tc>
          <w:tcPr>
            <w:tcW w:w="1132" w:type="dxa"/>
          </w:tcPr>
          <w:p w14:paraId="59350B6B">
            <w:pPr>
              <w:rPr>
                <w:rFonts w:ascii="宋体" w:hAnsi="宋体" w:cs="Arial"/>
                <w:sz w:val="21"/>
                <w:szCs w:val="21"/>
              </w:rPr>
            </w:pPr>
          </w:p>
        </w:tc>
        <w:tc>
          <w:tcPr>
            <w:tcW w:w="2535" w:type="dxa"/>
          </w:tcPr>
          <w:p w14:paraId="67514E3A">
            <w:pPr>
              <w:rPr>
                <w:rFonts w:ascii="宋体" w:hAnsi="宋体" w:cs="Arial"/>
                <w:sz w:val="21"/>
                <w:szCs w:val="21"/>
              </w:rPr>
            </w:pPr>
          </w:p>
        </w:tc>
      </w:tr>
      <w:tr w14:paraId="7C5FA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675" w:type="dxa"/>
            <w:vAlign w:val="center"/>
          </w:tcPr>
          <w:p w14:paraId="0419BBF6">
            <w:pPr>
              <w:widowControl w:val="0"/>
              <w:numPr>
                <w:ilvl w:val="0"/>
                <w:numId w:val="92"/>
              </w:numPr>
              <w:spacing w:after="0"/>
              <w:rPr>
                <w:rFonts w:ascii="宋体" w:hAnsi="宋体"/>
                <w:sz w:val="21"/>
                <w:szCs w:val="21"/>
              </w:rPr>
            </w:pPr>
          </w:p>
        </w:tc>
        <w:tc>
          <w:tcPr>
            <w:tcW w:w="1487" w:type="dxa"/>
          </w:tcPr>
          <w:p w14:paraId="03C310FC">
            <w:pPr>
              <w:rPr>
                <w:rFonts w:ascii="宋体" w:hAnsi="宋体" w:cs="Arial"/>
                <w:sz w:val="21"/>
                <w:szCs w:val="21"/>
              </w:rPr>
            </w:pPr>
            <w:r>
              <w:rPr>
                <w:rFonts w:hint="eastAsia" w:ascii="宋体" w:hAnsi="宋体" w:cs="Arial"/>
                <w:sz w:val="21"/>
                <w:szCs w:val="21"/>
              </w:rPr>
              <w:t>收款账户</w:t>
            </w:r>
          </w:p>
        </w:tc>
        <w:tc>
          <w:tcPr>
            <w:tcW w:w="1488" w:type="dxa"/>
          </w:tcPr>
          <w:p w14:paraId="03B89964">
            <w:pPr>
              <w:rPr>
                <w:rFonts w:ascii="宋体" w:hAnsi="宋体" w:cs="Arial"/>
                <w:sz w:val="21"/>
                <w:szCs w:val="21"/>
              </w:rPr>
            </w:pPr>
            <w:r>
              <w:rPr>
                <w:rFonts w:hint="eastAsia" w:ascii="宋体" w:hAnsi="宋体" w:cs="Arial"/>
                <w:sz w:val="21"/>
                <w:szCs w:val="21"/>
              </w:rPr>
              <w:t>文本</w:t>
            </w:r>
          </w:p>
        </w:tc>
        <w:tc>
          <w:tcPr>
            <w:tcW w:w="851" w:type="dxa"/>
            <w:vAlign w:val="center"/>
          </w:tcPr>
          <w:p w14:paraId="6643071A">
            <w:pPr>
              <w:jc w:val="center"/>
              <w:rPr>
                <w:rFonts w:ascii="宋体" w:hAnsi="宋体" w:cs="Arial"/>
                <w:sz w:val="21"/>
                <w:szCs w:val="21"/>
              </w:rPr>
            </w:pPr>
          </w:p>
        </w:tc>
        <w:tc>
          <w:tcPr>
            <w:tcW w:w="1438" w:type="dxa"/>
            <w:vAlign w:val="center"/>
          </w:tcPr>
          <w:p w14:paraId="0FEC0A66">
            <w:pPr>
              <w:rPr>
                <w:rFonts w:ascii="宋体" w:hAnsi="宋体" w:cs="Arial"/>
                <w:sz w:val="21"/>
                <w:szCs w:val="21"/>
              </w:rPr>
            </w:pPr>
          </w:p>
        </w:tc>
        <w:tc>
          <w:tcPr>
            <w:tcW w:w="1132" w:type="dxa"/>
          </w:tcPr>
          <w:p w14:paraId="566B80D9">
            <w:pPr>
              <w:rPr>
                <w:rFonts w:ascii="宋体" w:hAnsi="宋体" w:cs="Arial"/>
                <w:sz w:val="21"/>
                <w:szCs w:val="21"/>
              </w:rPr>
            </w:pPr>
          </w:p>
        </w:tc>
        <w:tc>
          <w:tcPr>
            <w:tcW w:w="2535" w:type="dxa"/>
          </w:tcPr>
          <w:p w14:paraId="0C42C0B3">
            <w:pPr>
              <w:rPr>
                <w:rFonts w:ascii="宋体" w:hAnsi="宋体" w:cs="Arial"/>
                <w:sz w:val="21"/>
                <w:szCs w:val="21"/>
              </w:rPr>
            </w:pPr>
          </w:p>
        </w:tc>
      </w:tr>
      <w:tr w14:paraId="7E7ED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675" w:type="dxa"/>
            <w:vAlign w:val="center"/>
          </w:tcPr>
          <w:p w14:paraId="33C5B12D">
            <w:pPr>
              <w:widowControl w:val="0"/>
              <w:numPr>
                <w:ilvl w:val="0"/>
                <w:numId w:val="92"/>
              </w:numPr>
              <w:spacing w:after="0"/>
              <w:rPr>
                <w:rFonts w:ascii="宋体" w:hAnsi="宋体"/>
                <w:sz w:val="21"/>
                <w:szCs w:val="21"/>
              </w:rPr>
            </w:pPr>
          </w:p>
        </w:tc>
        <w:tc>
          <w:tcPr>
            <w:tcW w:w="1487" w:type="dxa"/>
          </w:tcPr>
          <w:p w14:paraId="0F1D5FFF">
            <w:pPr>
              <w:rPr>
                <w:rFonts w:ascii="宋体" w:hAnsi="宋体" w:cs="Arial"/>
                <w:sz w:val="21"/>
                <w:szCs w:val="21"/>
              </w:rPr>
            </w:pPr>
            <w:r>
              <w:rPr>
                <w:rFonts w:hint="eastAsia" w:ascii="宋体" w:hAnsi="宋体" w:cs="Arial"/>
                <w:sz w:val="21"/>
                <w:szCs w:val="21"/>
              </w:rPr>
              <w:t>收款人户名</w:t>
            </w:r>
          </w:p>
        </w:tc>
        <w:tc>
          <w:tcPr>
            <w:tcW w:w="1488" w:type="dxa"/>
          </w:tcPr>
          <w:p w14:paraId="230B96CF">
            <w:pPr>
              <w:rPr>
                <w:rFonts w:ascii="宋体" w:hAnsi="宋体" w:cs="Arial"/>
                <w:sz w:val="21"/>
                <w:szCs w:val="21"/>
              </w:rPr>
            </w:pPr>
            <w:r>
              <w:rPr>
                <w:rFonts w:hint="eastAsia" w:ascii="宋体" w:hAnsi="宋体" w:cs="Arial"/>
                <w:sz w:val="21"/>
                <w:szCs w:val="21"/>
              </w:rPr>
              <w:t>文本</w:t>
            </w:r>
          </w:p>
        </w:tc>
        <w:tc>
          <w:tcPr>
            <w:tcW w:w="851" w:type="dxa"/>
            <w:vAlign w:val="center"/>
          </w:tcPr>
          <w:p w14:paraId="710EBDC0">
            <w:pPr>
              <w:jc w:val="center"/>
              <w:rPr>
                <w:rFonts w:ascii="宋体" w:hAnsi="宋体" w:cs="Arial"/>
                <w:sz w:val="21"/>
                <w:szCs w:val="21"/>
              </w:rPr>
            </w:pPr>
          </w:p>
        </w:tc>
        <w:tc>
          <w:tcPr>
            <w:tcW w:w="1438" w:type="dxa"/>
          </w:tcPr>
          <w:p w14:paraId="6708F6EE">
            <w:pPr>
              <w:rPr>
                <w:rFonts w:ascii="宋体" w:hAnsi="宋体"/>
                <w:sz w:val="21"/>
                <w:szCs w:val="21"/>
              </w:rPr>
            </w:pPr>
          </w:p>
        </w:tc>
        <w:tc>
          <w:tcPr>
            <w:tcW w:w="1132" w:type="dxa"/>
          </w:tcPr>
          <w:p w14:paraId="06D479DD">
            <w:pPr>
              <w:rPr>
                <w:rFonts w:ascii="宋体" w:hAnsi="宋体" w:cs="Arial"/>
                <w:sz w:val="21"/>
                <w:szCs w:val="21"/>
              </w:rPr>
            </w:pPr>
          </w:p>
        </w:tc>
        <w:tc>
          <w:tcPr>
            <w:tcW w:w="2535" w:type="dxa"/>
          </w:tcPr>
          <w:p w14:paraId="032EB4AF">
            <w:pPr>
              <w:rPr>
                <w:rFonts w:ascii="宋体" w:hAnsi="宋体" w:cs="Arial"/>
                <w:sz w:val="21"/>
                <w:szCs w:val="21"/>
              </w:rPr>
            </w:pPr>
          </w:p>
        </w:tc>
      </w:tr>
      <w:tr w14:paraId="11B00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7827C17A">
            <w:pPr>
              <w:widowControl w:val="0"/>
              <w:numPr>
                <w:ilvl w:val="0"/>
                <w:numId w:val="92"/>
              </w:numPr>
              <w:spacing w:after="0"/>
              <w:rPr>
                <w:rFonts w:ascii="宋体" w:hAnsi="宋体"/>
                <w:sz w:val="21"/>
                <w:szCs w:val="21"/>
              </w:rPr>
            </w:pPr>
          </w:p>
        </w:tc>
        <w:tc>
          <w:tcPr>
            <w:tcW w:w="1487" w:type="dxa"/>
          </w:tcPr>
          <w:p w14:paraId="66765EF0">
            <w:pPr>
              <w:rPr>
                <w:rFonts w:ascii="宋体" w:hAnsi="宋体" w:cs="Arial"/>
                <w:sz w:val="21"/>
                <w:szCs w:val="21"/>
              </w:rPr>
            </w:pPr>
            <w:r>
              <w:rPr>
                <w:rFonts w:hint="eastAsia" w:ascii="宋体" w:hAnsi="宋体" w:cs="Arial"/>
                <w:sz w:val="21"/>
                <w:szCs w:val="21"/>
              </w:rPr>
              <w:t>收款账户开户行</w:t>
            </w:r>
          </w:p>
        </w:tc>
        <w:tc>
          <w:tcPr>
            <w:tcW w:w="1488" w:type="dxa"/>
          </w:tcPr>
          <w:p w14:paraId="1BF07CBE">
            <w:pPr>
              <w:rPr>
                <w:rFonts w:ascii="宋体" w:hAnsi="宋体" w:cs="Arial"/>
                <w:sz w:val="21"/>
                <w:szCs w:val="21"/>
              </w:rPr>
            </w:pPr>
            <w:r>
              <w:rPr>
                <w:rFonts w:hint="eastAsia" w:ascii="宋体" w:hAnsi="宋体" w:cs="Arial"/>
                <w:sz w:val="21"/>
                <w:szCs w:val="21"/>
              </w:rPr>
              <w:t>文本</w:t>
            </w:r>
          </w:p>
        </w:tc>
        <w:tc>
          <w:tcPr>
            <w:tcW w:w="851" w:type="dxa"/>
            <w:vAlign w:val="center"/>
          </w:tcPr>
          <w:p w14:paraId="4DEB0CEC">
            <w:pPr>
              <w:jc w:val="center"/>
              <w:rPr>
                <w:rFonts w:ascii="宋体" w:hAnsi="宋体" w:cs="Arial"/>
                <w:sz w:val="21"/>
                <w:szCs w:val="21"/>
              </w:rPr>
            </w:pPr>
          </w:p>
        </w:tc>
        <w:tc>
          <w:tcPr>
            <w:tcW w:w="1438" w:type="dxa"/>
          </w:tcPr>
          <w:p w14:paraId="65C6E2B7">
            <w:pPr>
              <w:rPr>
                <w:rFonts w:ascii="宋体" w:hAnsi="宋体"/>
                <w:sz w:val="21"/>
                <w:szCs w:val="21"/>
              </w:rPr>
            </w:pPr>
          </w:p>
        </w:tc>
        <w:tc>
          <w:tcPr>
            <w:tcW w:w="1132" w:type="dxa"/>
          </w:tcPr>
          <w:p w14:paraId="5F3ABA7C">
            <w:pPr>
              <w:rPr>
                <w:rFonts w:ascii="宋体" w:hAnsi="宋体" w:cs="Arial"/>
                <w:sz w:val="21"/>
                <w:szCs w:val="21"/>
              </w:rPr>
            </w:pPr>
          </w:p>
        </w:tc>
        <w:tc>
          <w:tcPr>
            <w:tcW w:w="2535" w:type="dxa"/>
          </w:tcPr>
          <w:p w14:paraId="0A771CD2">
            <w:pPr>
              <w:rPr>
                <w:rFonts w:ascii="宋体" w:hAnsi="宋体" w:cs="Arial"/>
                <w:sz w:val="21"/>
                <w:szCs w:val="21"/>
              </w:rPr>
            </w:pPr>
            <w:r>
              <w:rPr>
                <w:rFonts w:hint="eastAsia" w:ascii="宋体" w:hAnsi="宋体" w:cs="Arial"/>
                <w:sz w:val="21"/>
                <w:szCs w:val="21"/>
              </w:rPr>
              <w:t>行外转账时显示</w:t>
            </w:r>
          </w:p>
        </w:tc>
      </w:tr>
      <w:tr w14:paraId="1A910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1594CE8F">
            <w:pPr>
              <w:widowControl w:val="0"/>
              <w:numPr>
                <w:ilvl w:val="0"/>
                <w:numId w:val="92"/>
              </w:numPr>
              <w:spacing w:after="0"/>
              <w:rPr>
                <w:rFonts w:ascii="宋体" w:hAnsi="宋体"/>
                <w:sz w:val="21"/>
                <w:szCs w:val="21"/>
              </w:rPr>
            </w:pPr>
          </w:p>
        </w:tc>
        <w:tc>
          <w:tcPr>
            <w:tcW w:w="1487" w:type="dxa"/>
          </w:tcPr>
          <w:p w14:paraId="1AFC6598">
            <w:pPr>
              <w:rPr>
                <w:rFonts w:ascii="宋体" w:hAnsi="宋体" w:cs="Arial"/>
                <w:sz w:val="21"/>
                <w:szCs w:val="21"/>
              </w:rPr>
            </w:pPr>
            <w:r>
              <w:rPr>
                <w:rFonts w:hint="eastAsia" w:ascii="宋体" w:hAnsi="宋体" w:cs="Arial"/>
                <w:sz w:val="21"/>
                <w:szCs w:val="21"/>
              </w:rPr>
              <w:t>转账用途</w:t>
            </w:r>
          </w:p>
        </w:tc>
        <w:tc>
          <w:tcPr>
            <w:tcW w:w="1488" w:type="dxa"/>
          </w:tcPr>
          <w:p w14:paraId="2C97830F">
            <w:pPr>
              <w:rPr>
                <w:rFonts w:ascii="宋体" w:hAnsi="宋体" w:cs="Arial"/>
                <w:sz w:val="21"/>
                <w:szCs w:val="21"/>
              </w:rPr>
            </w:pPr>
            <w:r>
              <w:rPr>
                <w:rFonts w:hint="eastAsia" w:ascii="宋体" w:hAnsi="宋体" w:cs="Arial"/>
                <w:sz w:val="21"/>
                <w:szCs w:val="21"/>
              </w:rPr>
              <w:t>文本</w:t>
            </w:r>
          </w:p>
        </w:tc>
        <w:tc>
          <w:tcPr>
            <w:tcW w:w="851" w:type="dxa"/>
            <w:vAlign w:val="center"/>
          </w:tcPr>
          <w:p w14:paraId="1C23A1F3">
            <w:pPr>
              <w:jc w:val="center"/>
              <w:rPr>
                <w:rFonts w:ascii="宋体" w:hAnsi="宋体" w:cs="Arial"/>
                <w:sz w:val="21"/>
                <w:szCs w:val="21"/>
              </w:rPr>
            </w:pPr>
          </w:p>
        </w:tc>
        <w:tc>
          <w:tcPr>
            <w:tcW w:w="1438" w:type="dxa"/>
          </w:tcPr>
          <w:p w14:paraId="548C7E3B">
            <w:pPr>
              <w:rPr>
                <w:rFonts w:ascii="宋体" w:hAnsi="宋体"/>
                <w:sz w:val="21"/>
                <w:szCs w:val="21"/>
              </w:rPr>
            </w:pPr>
          </w:p>
        </w:tc>
        <w:tc>
          <w:tcPr>
            <w:tcW w:w="1132" w:type="dxa"/>
          </w:tcPr>
          <w:p w14:paraId="2A1C4CF2">
            <w:pPr>
              <w:rPr>
                <w:rFonts w:ascii="宋体" w:hAnsi="宋体" w:cs="Arial"/>
                <w:sz w:val="21"/>
                <w:szCs w:val="21"/>
              </w:rPr>
            </w:pPr>
          </w:p>
        </w:tc>
        <w:tc>
          <w:tcPr>
            <w:tcW w:w="2535" w:type="dxa"/>
          </w:tcPr>
          <w:p w14:paraId="66FBE0C1">
            <w:pPr>
              <w:rPr>
                <w:rFonts w:ascii="宋体" w:hAnsi="宋体" w:cs="Arial"/>
                <w:sz w:val="21"/>
                <w:szCs w:val="21"/>
              </w:rPr>
            </w:pPr>
          </w:p>
        </w:tc>
      </w:tr>
      <w:tr w14:paraId="6EBB4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511ABA1A">
            <w:pPr>
              <w:widowControl w:val="0"/>
              <w:numPr>
                <w:ilvl w:val="0"/>
                <w:numId w:val="92"/>
              </w:numPr>
              <w:spacing w:after="0"/>
              <w:rPr>
                <w:rFonts w:ascii="宋体" w:hAnsi="宋体"/>
                <w:sz w:val="21"/>
                <w:szCs w:val="21"/>
              </w:rPr>
            </w:pPr>
          </w:p>
        </w:tc>
        <w:tc>
          <w:tcPr>
            <w:tcW w:w="1487" w:type="dxa"/>
          </w:tcPr>
          <w:p w14:paraId="0642CC65">
            <w:pPr>
              <w:rPr>
                <w:rFonts w:ascii="宋体" w:hAnsi="宋体" w:cs="Arial"/>
                <w:sz w:val="21"/>
                <w:szCs w:val="21"/>
              </w:rPr>
            </w:pPr>
            <w:r>
              <w:rPr>
                <w:rFonts w:hint="eastAsia" w:ascii="宋体" w:hAnsi="宋体" w:cs="Arial"/>
                <w:sz w:val="21"/>
                <w:szCs w:val="21"/>
              </w:rPr>
              <w:t>通知手机号</w:t>
            </w:r>
          </w:p>
        </w:tc>
        <w:tc>
          <w:tcPr>
            <w:tcW w:w="1488" w:type="dxa"/>
          </w:tcPr>
          <w:p w14:paraId="3E44BAAA">
            <w:pPr>
              <w:rPr>
                <w:rFonts w:ascii="宋体" w:hAnsi="宋体" w:cs="Arial"/>
                <w:sz w:val="21"/>
                <w:szCs w:val="21"/>
              </w:rPr>
            </w:pPr>
            <w:r>
              <w:rPr>
                <w:rFonts w:hint="eastAsia" w:ascii="宋体" w:hAnsi="宋体" w:cs="Arial"/>
                <w:sz w:val="21"/>
                <w:szCs w:val="21"/>
              </w:rPr>
              <w:t>文本</w:t>
            </w:r>
          </w:p>
        </w:tc>
        <w:tc>
          <w:tcPr>
            <w:tcW w:w="851" w:type="dxa"/>
            <w:vAlign w:val="center"/>
          </w:tcPr>
          <w:p w14:paraId="5A784139">
            <w:pPr>
              <w:jc w:val="center"/>
              <w:rPr>
                <w:rFonts w:ascii="宋体" w:hAnsi="宋体" w:cs="Arial"/>
                <w:sz w:val="21"/>
                <w:szCs w:val="21"/>
              </w:rPr>
            </w:pPr>
          </w:p>
        </w:tc>
        <w:tc>
          <w:tcPr>
            <w:tcW w:w="1438" w:type="dxa"/>
          </w:tcPr>
          <w:p w14:paraId="63298588">
            <w:pPr>
              <w:rPr>
                <w:rFonts w:ascii="宋体" w:hAnsi="宋体"/>
                <w:sz w:val="21"/>
                <w:szCs w:val="21"/>
              </w:rPr>
            </w:pPr>
          </w:p>
        </w:tc>
        <w:tc>
          <w:tcPr>
            <w:tcW w:w="1132" w:type="dxa"/>
          </w:tcPr>
          <w:p w14:paraId="31A8E69D">
            <w:pPr>
              <w:rPr>
                <w:rFonts w:ascii="宋体" w:hAnsi="宋体" w:cs="Arial"/>
                <w:sz w:val="21"/>
                <w:szCs w:val="21"/>
              </w:rPr>
            </w:pPr>
          </w:p>
        </w:tc>
        <w:tc>
          <w:tcPr>
            <w:tcW w:w="2535" w:type="dxa"/>
          </w:tcPr>
          <w:p w14:paraId="1BCEDCC7">
            <w:pPr>
              <w:rPr>
                <w:rFonts w:ascii="宋体" w:hAnsi="宋体" w:cs="Arial"/>
                <w:sz w:val="21"/>
                <w:szCs w:val="21"/>
              </w:rPr>
            </w:pPr>
          </w:p>
        </w:tc>
      </w:tr>
      <w:tr w14:paraId="75ACB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249F5E46">
            <w:pPr>
              <w:widowControl w:val="0"/>
              <w:numPr>
                <w:ilvl w:val="0"/>
                <w:numId w:val="92"/>
              </w:numPr>
              <w:spacing w:after="0"/>
              <w:rPr>
                <w:rFonts w:ascii="宋体" w:hAnsi="宋体"/>
                <w:sz w:val="21"/>
                <w:szCs w:val="21"/>
              </w:rPr>
            </w:pPr>
          </w:p>
        </w:tc>
        <w:tc>
          <w:tcPr>
            <w:tcW w:w="1487" w:type="dxa"/>
          </w:tcPr>
          <w:p w14:paraId="74219F03">
            <w:pPr>
              <w:rPr>
                <w:rFonts w:ascii="宋体" w:hAnsi="宋体" w:cs="Arial"/>
                <w:sz w:val="21"/>
                <w:szCs w:val="21"/>
              </w:rPr>
            </w:pPr>
            <w:r>
              <w:rPr>
                <w:rFonts w:hint="eastAsia" w:ascii="宋体" w:hAnsi="宋体" w:cs="Arial"/>
                <w:sz w:val="21"/>
                <w:szCs w:val="21"/>
              </w:rPr>
              <w:t>预约类型</w:t>
            </w:r>
          </w:p>
        </w:tc>
        <w:tc>
          <w:tcPr>
            <w:tcW w:w="1488" w:type="dxa"/>
          </w:tcPr>
          <w:p w14:paraId="58B693EC">
            <w:pPr>
              <w:rPr>
                <w:rFonts w:ascii="宋体" w:hAnsi="宋体" w:cs="Arial"/>
                <w:sz w:val="21"/>
                <w:szCs w:val="21"/>
              </w:rPr>
            </w:pPr>
            <w:r>
              <w:rPr>
                <w:rFonts w:hint="eastAsia" w:ascii="宋体" w:hAnsi="宋体" w:cs="Arial"/>
                <w:sz w:val="21"/>
                <w:szCs w:val="21"/>
              </w:rPr>
              <w:t>文本</w:t>
            </w:r>
          </w:p>
        </w:tc>
        <w:tc>
          <w:tcPr>
            <w:tcW w:w="851" w:type="dxa"/>
            <w:vAlign w:val="center"/>
          </w:tcPr>
          <w:p w14:paraId="19577A6D">
            <w:pPr>
              <w:jc w:val="center"/>
              <w:rPr>
                <w:rFonts w:ascii="宋体" w:hAnsi="宋体" w:cs="Arial"/>
                <w:sz w:val="21"/>
                <w:szCs w:val="21"/>
              </w:rPr>
            </w:pPr>
          </w:p>
        </w:tc>
        <w:tc>
          <w:tcPr>
            <w:tcW w:w="1438" w:type="dxa"/>
          </w:tcPr>
          <w:p w14:paraId="754FD377">
            <w:pPr>
              <w:rPr>
                <w:rFonts w:ascii="宋体" w:hAnsi="宋体"/>
                <w:sz w:val="21"/>
                <w:szCs w:val="21"/>
              </w:rPr>
            </w:pPr>
          </w:p>
        </w:tc>
        <w:tc>
          <w:tcPr>
            <w:tcW w:w="1132" w:type="dxa"/>
          </w:tcPr>
          <w:p w14:paraId="3B61EBE6">
            <w:pPr>
              <w:rPr>
                <w:rFonts w:ascii="宋体" w:hAnsi="宋体" w:cs="Arial"/>
                <w:sz w:val="21"/>
                <w:szCs w:val="21"/>
              </w:rPr>
            </w:pPr>
          </w:p>
        </w:tc>
        <w:tc>
          <w:tcPr>
            <w:tcW w:w="2535" w:type="dxa"/>
          </w:tcPr>
          <w:p w14:paraId="14315F05">
            <w:pPr>
              <w:rPr>
                <w:rFonts w:ascii="宋体" w:hAnsi="宋体" w:cs="Arial"/>
                <w:sz w:val="21"/>
                <w:szCs w:val="21"/>
              </w:rPr>
            </w:pPr>
            <w:r>
              <w:rPr>
                <w:rFonts w:hint="eastAsia" w:ascii="宋体" w:hAnsi="宋体" w:cs="Arial"/>
                <w:sz w:val="21"/>
                <w:szCs w:val="21"/>
              </w:rPr>
              <w:t>选择预约交易时显示</w:t>
            </w:r>
          </w:p>
        </w:tc>
      </w:tr>
      <w:tr w14:paraId="5051F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15FB1965">
            <w:pPr>
              <w:widowControl w:val="0"/>
              <w:numPr>
                <w:ilvl w:val="0"/>
                <w:numId w:val="92"/>
              </w:numPr>
              <w:spacing w:after="0"/>
              <w:rPr>
                <w:rFonts w:ascii="宋体" w:hAnsi="宋体"/>
                <w:sz w:val="21"/>
                <w:szCs w:val="21"/>
              </w:rPr>
            </w:pPr>
          </w:p>
        </w:tc>
        <w:tc>
          <w:tcPr>
            <w:tcW w:w="1487" w:type="dxa"/>
            <w:vAlign w:val="center"/>
          </w:tcPr>
          <w:p w14:paraId="76EF2615">
            <w:pPr>
              <w:rPr>
                <w:rFonts w:ascii="宋体" w:hAnsi="宋体" w:cs="宋体"/>
                <w:sz w:val="21"/>
                <w:szCs w:val="21"/>
              </w:rPr>
            </w:pPr>
            <w:r>
              <w:rPr>
                <w:rFonts w:hint="eastAsia" w:ascii="宋体" w:hAnsi="宋体" w:cs="宋体"/>
                <w:sz w:val="21"/>
                <w:szCs w:val="21"/>
              </w:rPr>
              <w:t>预约日期</w:t>
            </w:r>
          </w:p>
        </w:tc>
        <w:tc>
          <w:tcPr>
            <w:tcW w:w="1488" w:type="dxa"/>
          </w:tcPr>
          <w:p w14:paraId="63883D40">
            <w:pPr>
              <w:rPr>
                <w:rFonts w:ascii="宋体" w:hAnsi="宋体" w:cs="Arial"/>
                <w:sz w:val="21"/>
                <w:szCs w:val="21"/>
              </w:rPr>
            </w:pPr>
            <w:r>
              <w:rPr>
                <w:rFonts w:hint="eastAsia" w:ascii="宋体" w:hAnsi="宋体" w:cs="Arial"/>
                <w:sz w:val="21"/>
                <w:szCs w:val="21"/>
              </w:rPr>
              <w:t>文本</w:t>
            </w:r>
          </w:p>
        </w:tc>
        <w:tc>
          <w:tcPr>
            <w:tcW w:w="851" w:type="dxa"/>
            <w:vAlign w:val="center"/>
          </w:tcPr>
          <w:p w14:paraId="09683924">
            <w:pPr>
              <w:jc w:val="center"/>
              <w:rPr>
                <w:rFonts w:ascii="宋体" w:hAnsi="宋体" w:cs="Arial"/>
                <w:sz w:val="21"/>
                <w:szCs w:val="21"/>
              </w:rPr>
            </w:pPr>
          </w:p>
        </w:tc>
        <w:tc>
          <w:tcPr>
            <w:tcW w:w="1438" w:type="dxa"/>
          </w:tcPr>
          <w:p w14:paraId="705660A9">
            <w:pPr>
              <w:rPr>
                <w:rFonts w:ascii="宋体" w:hAnsi="宋体"/>
                <w:sz w:val="21"/>
                <w:szCs w:val="21"/>
              </w:rPr>
            </w:pPr>
          </w:p>
        </w:tc>
        <w:tc>
          <w:tcPr>
            <w:tcW w:w="1132" w:type="dxa"/>
          </w:tcPr>
          <w:p w14:paraId="08A1CBCA">
            <w:pPr>
              <w:rPr>
                <w:rFonts w:ascii="宋体" w:hAnsi="宋体" w:cs="Arial"/>
                <w:sz w:val="21"/>
                <w:szCs w:val="21"/>
              </w:rPr>
            </w:pPr>
          </w:p>
        </w:tc>
        <w:tc>
          <w:tcPr>
            <w:tcW w:w="2535" w:type="dxa"/>
          </w:tcPr>
          <w:p w14:paraId="5ED3557F">
            <w:pPr>
              <w:rPr>
                <w:rFonts w:ascii="宋体" w:hAnsi="宋体" w:cs="Arial"/>
                <w:sz w:val="21"/>
                <w:szCs w:val="21"/>
              </w:rPr>
            </w:pPr>
            <w:r>
              <w:rPr>
                <w:rFonts w:hint="eastAsia" w:ascii="宋体" w:hAnsi="宋体" w:cs="Arial"/>
                <w:sz w:val="21"/>
                <w:szCs w:val="21"/>
              </w:rPr>
              <w:t>选择预约交易时显示</w:t>
            </w:r>
          </w:p>
        </w:tc>
      </w:tr>
      <w:tr w14:paraId="604A4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107E5111">
            <w:pPr>
              <w:widowControl w:val="0"/>
              <w:numPr>
                <w:ilvl w:val="0"/>
                <w:numId w:val="92"/>
              </w:numPr>
              <w:spacing w:after="0"/>
              <w:rPr>
                <w:rFonts w:ascii="宋体" w:hAnsi="宋体"/>
                <w:sz w:val="21"/>
                <w:szCs w:val="21"/>
              </w:rPr>
            </w:pPr>
          </w:p>
        </w:tc>
        <w:tc>
          <w:tcPr>
            <w:tcW w:w="1487" w:type="dxa"/>
            <w:vAlign w:val="center"/>
          </w:tcPr>
          <w:p w14:paraId="533AD47B">
            <w:pPr>
              <w:rPr>
                <w:rFonts w:ascii="宋体" w:hAnsi="宋体" w:cs="宋体"/>
                <w:sz w:val="21"/>
                <w:szCs w:val="21"/>
              </w:rPr>
            </w:pPr>
            <w:r>
              <w:rPr>
                <w:rFonts w:hint="eastAsia" w:ascii="宋体" w:hAnsi="宋体" w:cs="宋体"/>
                <w:sz w:val="21"/>
                <w:szCs w:val="21"/>
              </w:rPr>
              <w:t>开始日期</w:t>
            </w:r>
          </w:p>
        </w:tc>
        <w:tc>
          <w:tcPr>
            <w:tcW w:w="1488" w:type="dxa"/>
          </w:tcPr>
          <w:p w14:paraId="1AC87E9A">
            <w:pPr>
              <w:rPr>
                <w:rFonts w:ascii="宋体" w:hAnsi="宋体" w:cs="Arial"/>
                <w:sz w:val="21"/>
                <w:szCs w:val="21"/>
              </w:rPr>
            </w:pPr>
            <w:r>
              <w:rPr>
                <w:rFonts w:hint="eastAsia" w:ascii="宋体" w:hAnsi="宋体" w:cs="Arial"/>
                <w:sz w:val="21"/>
                <w:szCs w:val="21"/>
              </w:rPr>
              <w:t>文本</w:t>
            </w:r>
          </w:p>
        </w:tc>
        <w:tc>
          <w:tcPr>
            <w:tcW w:w="851" w:type="dxa"/>
            <w:vAlign w:val="center"/>
          </w:tcPr>
          <w:p w14:paraId="50F58DA2">
            <w:pPr>
              <w:jc w:val="center"/>
              <w:rPr>
                <w:rFonts w:ascii="宋体" w:hAnsi="宋体" w:cs="Arial"/>
                <w:sz w:val="21"/>
                <w:szCs w:val="21"/>
              </w:rPr>
            </w:pPr>
          </w:p>
        </w:tc>
        <w:tc>
          <w:tcPr>
            <w:tcW w:w="1438" w:type="dxa"/>
          </w:tcPr>
          <w:p w14:paraId="5B826334">
            <w:pPr>
              <w:rPr>
                <w:rFonts w:ascii="宋体" w:hAnsi="宋体"/>
                <w:sz w:val="21"/>
                <w:szCs w:val="21"/>
              </w:rPr>
            </w:pPr>
          </w:p>
        </w:tc>
        <w:tc>
          <w:tcPr>
            <w:tcW w:w="1132" w:type="dxa"/>
          </w:tcPr>
          <w:p w14:paraId="6D2C2D4E">
            <w:pPr>
              <w:rPr>
                <w:rFonts w:ascii="宋体" w:hAnsi="宋体" w:cs="Arial"/>
                <w:sz w:val="21"/>
                <w:szCs w:val="21"/>
              </w:rPr>
            </w:pPr>
          </w:p>
        </w:tc>
        <w:tc>
          <w:tcPr>
            <w:tcW w:w="2535" w:type="dxa"/>
          </w:tcPr>
          <w:p w14:paraId="32744733">
            <w:pPr>
              <w:rPr>
                <w:rFonts w:ascii="宋体" w:hAnsi="宋体" w:cs="Arial"/>
                <w:sz w:val="21"/>
                <w:szCs w:val="21"/>
              </w:rPr>
            </w:pPr>
            <w:r>
              <w:rPr>
                <w:rFonts w:hint="eastAsia" w:ascii="宋体" w:hAnsi="宋体" w:cs="Arial"/>
                <w:sz w:val="21"/>
                <w:szCs w:val="21"/>
              </w:rPr>
              <w:t>选择预约交易中的指定周期预约时显示</w:t>
            </w:r>
          </w:p>
        </w:tc>
      </w:tr>
      <w:tr w14:paraId="2A5BB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753EDA30">
            <w:pPr>
              <w:widowControl w:val="0"/>
              <w:numPr>
                <w:ilvl w:val="0"/>
                <w:numId w:val="92"/>
              </w:numPr>
              <w:spacing w:after="0"/>
              <w:rPr>
                <w:rFonts w:ascii="宋体" w:hAnsi="宋体"/>
                <w:sz w:val="21"/>
                <w:szCs w:val="21"/>
              </w:rPr>
            </w:pPr>
          </w:p>
        </w:tc>
        <w:tc>
          <w:tcPr>
            <w:tcW w:w="1487" w:type="dxa"/>
            <w:vAlign w:val="center"/>
          </w:tcPr>
          <w:p w14:paraId="2F0168AB">
            <w:pPr>
              <w:rPr>
                <w:rFonts w:ascii="宋体" w:hAnsi="宋体" w:cs="宋体"/>
                <w:sz w:val="21"/>
                <w:szCs w:val="21"/>
              </w:rPr>
            </w:pPr>
            <w:r>
              <w:rPr>
                <w:rFonts w:hint="eastAsia" w:ascii="宋体" w:hAnsi="宋体" w:cs="宋体"/>
                <w:sz w:val="21"/>
                <w:szCs w:val="21"/>
              </w:rPr>
              <w:t>转账次数</w:t>
            </w:r>
          </w:p>
        </w:tc>
        <w:tc>
          <w:tcPr>
            <w:tcW w:w="1488" w:type="dxa"/>
          </w:tcPr>
          <w:p w14:paraId="22A01ECA">
            <w:pPr>
              <w:rPr>
                <w:rFonts w:ascii="宋体" w:hAnsi="宋体" w:cs="Arial"/>
                <w:sz w:val="21"/>
                <w:szCs w:val="21"/>
              </w:rPr>
            </w:pPr>
            <w:r>
              <w:rPr>
                <w:rFonts w:hint="eastAsia" w:ascii="宋体" w:hAnsi="宋体" w:cs="Arial"/>
                <w:sz w:val="21"/>
                <w:szCs w:val="21"/>
              </w:rPr>
              <w:t>文本</w:t>
            </w:r>
          </w:p>
        </w:tc>
        <w:tc>
          <w:tcPr>
            <w:tcW w:w="851" w:type="dxa"/>
            <w:vAlign w:val="center"/>
          </w:tcPr>
          <w:p w14:paraId="35DB7FA9">
            <w:pPr>
              <w:jc w:val="center"/>
              <w:rPr>
                <w:rFonts w:ascii="宋体" w:hAnsi="宋体" w:cs="Arial"/>
                <w:sz w:val="21"/>
                <w:szCs w:val="21"/>
              </w:rPr>
            </w:pPr>
          </w:p>
        </w:tc>
        <w:tc>
          <w:tcPr>
            <w:tcW w:w="1438" w:type="dxa"/>
          </w:tcPr>
          <w:p w14:paraId="10A2373F">
            <w:pPr>
              <w:rPr>
                <w:rFonts w:ascii="宋体" w:hAnsi="宋体"/>
                <w:sz w:val="21"/>
                <w:szCs w:val="21"/>
              </w:rPr>
            </w:pPr>
          </w:p>
        </w:tc>
        <w:tc>
          <w:tcPr>
            <w:tcW w:w="1132" w:type="dxa"/>
          </w:tcPr>
          <w:p w14:paraId="772D08EA">
            <w:pPr>
              <w:rPr>
                <w:rFonts w:ascii="宋体" w:hAnsi="宋体" w:cs="Arial"/>
                <w:sz w:val="21"/>
                <w:szCs w:val="21"/>
              </w:rPr>
            </w:pPr>
          </w:p>
        </w:tc>
        <w:tc>
          <w:tcPr>
            <w:tcW w:w="2535" w:type="dxa"/>
          </w:tcPr>
          <w:p w14:paraId="581D28E4">
            <w:pPr>
              <w:rPr>
                <w:rFonts w:ascii="宋体" w:hAnsi="宋体" w:cs="Arial"/>
                <w:sz w:val="21"/>
                <w:szCs w:val="21"/>
              </w:rPr>
            </w:pPr>
            <w:r>
              <w:rPr>
                <w:rFonts w:hint="eastAsia" w:ascii="宋体" w:hAnsi="宋体" w:cs="Arial"/>
                <w:sz w:val="21"/>
                <w:szCs w:val="21"/>
              </w:rPr>
              <w:t>选择预约交易中的指定周期预约时显示</w:t>
            </w:r>
          </w:p>
        </w:tc>
      </w:tr>
      <w:tr w14:paraId="6CB22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159F8351">
            <w:pPr>
              <w:widowControl w:val="0"/>
              <w:numPr>
                <w:ilvl w:val="0"/>
                <w:numId w:val="92"/>
              </w:numPr>
              <w:spacing w:after="0"/>
              <w:rPr>
                <w:rFonts w:ascii="宋体" w:hAnsi="宋体"/>
                <w:sz w:val="21"/>
                <w:szCs w:val="21"/>
              </w:rPr>
            </w:pPr>
          </w:p>
        </w:tc>
        <w:tc>
          <w:tcPr>
            <w:tcW w:w="1487" w:type="dxa"/>
          </w:tcPr>
          <w:p w14:paraId="7E600CCD">
            <w:pPr>
              <w:rPr>
                <w:rFonts w:ascii="宋体" w:hAnsi="宋体" w:cs="Arial"/>
                <w:sz w:val="21"/>
                <w:szCs w:val="21"/>
              </w:rPr>
            </w:pPr>
            <w:r>
              <w:rPr>
                <w:rFonts w:hint="eastAsia" w:ascii="宋体" w:hAnsi="宋体" w:cs="Arial"/>
                <w:sz w:val="21"/>
                <w:szCs w:val="21"/>
              </w:rPr>
              <w:t>返回</w:t>
            </w:r>
          </w:p>
        </w:tc>
        <w:tc>
          <w:tcPr>
            <w:tcW w:w="1488" w:type="dxa"/>
          </w:tcPr>
          <w:p w14:paraId="260F5043">
            <w:pPr>
              <w:rPr>
                <w:rFonts w:ascii="宋体" w:hAnsi="宋体" w:cs="Arial"/>
                <w:sz w:val="21"/>
                <w:szCs w:val="21"/>
              </w:rPr>
            </w:pPr>
            <w:r>
              <w:rPr>
                <w:rFonts w:hint="eastAsia" w:ascii="宋体" w:hAnsi="宋体" w:cs="Arial"/>
                <w:sz w:val="21"/>
                <w:szCs w:val="21"/>
              </w:rPr>
              <w:t>按钮</w:t>
            </w:r>
          </w:p>
        </w:tc>
        <w:tc>
          <w:tcPr>
            <w:tcW w:w="851" w:type="dxa"/>
            <w:vAlign w:val="center"/>
          </w:tcPr>
          <w:p w14:paraId="6D61D59F">
            <w:pPr>
              <w:jc w:val="center"/>
              <w:rPr>
                <w:rFonts w:ascii="宋体" w:hAnsi="宋体" w:cs="Arial"/>
                <w:sz w:val="21"/>
                <w:szCs w:val="21"/>
              </w:rPr>
            </w:pPr>
          </w:p>
        </w:tc>
        <w:tc>
          <w:tcPr>
            <w:tcW w:w="1438" w:type="dxa"/>
          </w:tcPr>
          <w:p w14:paraId="6C4EB64F">
            <w:pPr>
              <w:rPr>
                <w:rFonts w:ascii="宋体" w:hAnsi="宋体"/>
                <w:sz w:val="21"/>
                <w:szCs w:val="21"/>
              </w:rPr>
            </w:pPr>
          </w:p>
        </w:tc>
        <w:tc>
          <w:tcPr>
            <w:tcW w:w="1132" w:type="dxa"/>
          </w:tcPr>
          <w:p w14:paraId="6B44668E">
            <w:pPr>
              <w:rPr>
                <w:rFonts w:ascii="宋体" w:hAnsi="宋体" w:cs="Arial"/>
                <w:sz w:val="21"/>
                <w:szCs w:val="21"/>
              </w:rPr>
            </w:pPr>
          </w:p>
        </w:tc>
        <w:tc>
          <w:tcPr>
            <w:tcW w:w="2535" w:type="dxa"/>
          </w:tcPr>
          <w:p w14:paraId="0350F8B8">
            <w:pPr>
              <w:rPr>
                <w:rFonts w:ascii="宋体" w:hAnsi="宋体" w:cs="Arial"/>
                <w:sz w:val="21"/>
                <w:szCs w:val="21"/>
              </w:rPr>
            </w:pPr>
            <w:r>
              <w:rPr>
                <w:rFonts w:hint="eastAsia" w:ascii="宋体" w:hAnsi="宋体" w:cs="Arial"/>
                <w:sz w:val="21"/>
                <w:szCs w:val="21"/>
              </w:rPr>
              <w:t>返回一站式转账页面</w:t>
            </w:r>
          </w:p>
        </w:tc>
      </w:tr>
    </w:tbl>
    <w:p w14:paraId="6F3CB91C">
      <w:pPr>
        <w:pStyle w:val="5"/>
        <w:numPr>
          <w:ilvl w:val="0"/>
          <w:numId w:val="0"/>
        </w:numPr>
        <w:ind w:left="6"/>
      </w:pPr>
      <w:bookmarkStart w:id="458" w:name="_Toc330759640"/>
      <w:bookmarkStart w:id="459" w:name="_Toc330539848"/>
      <w:r>
        <w:rPr>
          <w:rFonts w:hint="eastAsia"/>
        </w:rPr>
        <w:t>电子回单</w:t>
      </w:r>
    </w:p>
    <w:tbl>
      <w:tblPr>
        <w:tblStyle w:val="48"/>
        <w:tblW w:w="97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418"/>
        <w:gridCol w:w="1558"/>
        <w:gridCol w:w="1217"/>
        <w:gridCol w:w="1218"/>
        <w:gridCol w:w="1218"/>
        <w:gridCol w:w="2443"/>
      </w:tblGrid>
      <w:tr w14:paraId="7F815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FABF8F"/>
            <w:vAlign w:val="center"/>
          </w:tcPr>
          <w:p w14:paraId="3C95487F">
            <w:pPr>
              <w:pStyle w:val="6"/>
              <w:widowControl w:val="0"/>
              <w:rPr>
                <w:rFonts w:ascii="宋体" w:hAnsi="宋体"/>
                <w:sz w:val="21"/>
                <w:szCs w:val="21"/>
              </w:rPr>
            </w:pPr>
            <w:r>
              <w:rPr>
                <w:rFonts w:ascii="宋体" w:hAnsi="宋体" w:cs="Arial"/>
                <w:b/>
                <w:sz w:val="21"/>
                <w:szCs w:val="21"/>
              </w:rPr>
              <w:t>序号</w:t>
            </w:r>
          </w:p>
        </w:tc>
        <w:tc>
          <w:tcPr>
            <w:tcW w:w="1418" w:type="dxa"/>
            <w:shd w:val="clear" w:color="auto" w:fill="FABF8F"/>
            <w:vAlign w:val="center"/>
          </w:tcPr>
          <w:p w14:paraId="424663C6">
            <w:pPr>
              <w:pStyle w:val="6"/>
              <w:widowControl w:val="0"/>
              <w:rPr>
                <w:rFonts w:ascii="宋体" w:hAnsi="宋体"/>
                <w:sz w:val="21"/>
                <w:szCs w:val="21"/>
              </w:rPr>
            </w:pPr>
            <w:r>
              <w:rPr>
                <w:rFonts w:ascii="宋体" w:hAnsi="宋体" w:cs="Arial"/>
                <w:b/>
                <w:sz w:val="21"/>
                <w:szCs w:val="21"/>
              </w:rPr>
              <w:t>名称</w:t>
            </w:r>
          </w:p>
        </w:tc>
        <w:tc>
          <w:tcPr>
            <w:tcW w:w="1558" w:type="dxa"/>
            <w:shd w:val="clear" w:color="auto" w:fill="FABF8F"/>
            <w:vAlign w:val="center"/>
          </w:tcPr>
          <w:p w14:paraId="042E7ED2">
            <w:pPr>
              <w:pStyle w:val="6"/>
              <w:widowControl w:val="0"/>
              <w:rPr>
                <w:rFonts w:ascii="宋体" w:hAnsi="宋体"/>
                <w:sz w:val="21"/>
                <w:szCs w:val="21"/>
              </w:rPr>
            </w:pPr>
            <w:r>
              <w:rPr>
                <w:rFonts w:ascii="宋体" w:hAnsi="宋体" w:cs="Arial"/>
                <w:b/>
                <w:sz w:val="21"/>
                <w:szCs w:val="21"/>
              </w:rPr>
              <w:t>输入/输出</w:t>
            </w:r>
          </w:p>
        </w:tc>
        <w:tc>
          <w:tcPr>
            <w:tcW w:w="1217" w:type="dxa"/>
            <w:shd w:val="clear" w:color="auto" w:fill="FABF8F"/>
            <w:vAlign w:val="center"/>
          </w:tcPr>
          <w:p w14:paraId="590B419E">
            <w:pPr>
              <w:pStyle w:val="6"/>
              <w:widowControl w:val="0"/>
              <w:rPr>
                <w:rFonts w:ascii="宋体" w:hAnsi="宋体"/>
                <w:sz w:val="21"/>
                <w:szCs w:val="21"/>
              </w:rPr>
            </w:pPr>
            <w:r>
              <w:rPr>
                <w:rFonts w:ascii="宋体" w:hAnsi="宋体" w:cs="Arial"/>
                <w:b/>
                <w:sz w:val="21"/>
                <w:szCs w:val="21"/>
              </w:rPr>
              <w:t>缺省值</w:t>
            </w:r>
          </w:p>
        </w:tc>
        <w:tc>
          <w:tcPr>
            <w:tcW w:w="1218" w:type="dxa"/>
            <w:shd w:val="clear" w:color="auto" w:fill="FABF8F"/>
            <w:vAlign w:val="center"/>
          </w:tcPr>
          <w:p w14:paraId="566CD1A5">
            <w:pPr>
              <w:pStyle w:val="6"/>
              <w:widowControl w:val="0"/>
              <w:rPr>
                <w:rFonts w:ascii="宋体" w:hAnsi="宋体"/>
                <w:sz w:val="21"/>
                <w:szCs w:val="21"/>
              </w:rPr>
            </w:pPr>
            <w:r>
              <w:rPr>
                <w:rFonts w:hint="eastAsia" w:ascii="宋体" w:hAnsi="宋体" w:cs="Arial"/>
                <w:b/>
                <w:sz w:val="21"/>
                <w:szCs w:val="21"/>
              </w:rPr>
              <w:t>类型</w:t>
            </w:r>
            <w:r>
              <w:rPr>
                <w:rFonts w:ascii="宋体" w:hAnsi="宋体" w:cs="Arial"/>
                <w:b/>
                <w:sz w:val="21"/>
                <w:szCs w:val="21"/>
              </w:rPr>
              <w:t>/长度</w:t>
            </w:r>
          </w:p>
        </w:tc>
        <w:tc>
          <w:tcPr>
            <w:tcW w:w="1218" w:type="dxa"/>
            <w:shd w:val="clear" w:color="auto" w:fill="FABF8F"/>
            <w:vAlign w:val="center"/>
          </w:tcPr>
          <w:p w14:paraId="712DB1AA">
            <w:pPr>
              <w:pStyle w:val="6"/>
              <w:widowControl w:val="0"/>
              <w:rPr>
                <w:rFonts w:ascii="宋体" w:hAnsi="宋体"/>
                <w:sz w:val="21"/>
                <w:szCs w:val="21"/>
              </w:rPr>
            </w:pPr>
            <w:r>
              <w:rPr>
                <w:rFonts w:hint="eastAsia" w:ascii="宋体" w:hAnsi="宋体" w:cs="Arial"/>
                <w:b/>
                <w:sz w:val="21"/>
                <w:szCs w:val="21"/>
              </w:rPr>
              <w:t>是否必输</w:t>
            </w:r>
          </w:p>
        </w:tc>
        <w:tc>
          <w:tcPr>
            <w:tcW w:w="2443" w:type="dxa"/>
            <w:shd w:val="clear" w:color="auto" w:fill="FABF8F"/>
            <w:vAlign w:val="center"/>
          </w:tcPr>
          <w:p w14:paraId="6E72CD46">
            <w:pPr>
              <w:pStyle w:val="6"/>
              <w:widowControl w:val="0"/>
              <w:rPr>
                <w:rFonts w:ascii="宋体" w:hAnsi="宋体"/>
                <w:sz w:val="21"/>
                <w:szCs w:val="21"/>
              </w:rPr>
            </w:pPr>
            <w:r>
              <w:rPr>
                <w:rFonts w:ascii="宋体" w:hAnsi="宋体" w:cs="Arial"/>
                <w:b/>
                <w:sz w:val="21"/>
                <w:szCs w:val="21"/>
              </w:rPr>
              <w:t>备注</w:t>
            </w:r>
          </w:p>
        </w:tc>
      </w:tr>
      <w:tr w14:paraId="33315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60AF8844">
            <w:pPr>
              <w:pStyle w:val="6"/>
              <w:widowControl w:val="0"/>
              <w:numPr>
                <w:ilvl w:val="0"/>
                <w:numId w:val="93"/>
              </w:numPr>
              <w:rPr>
                <w:rFonts w:ascii="宋体" w:hAnsi="宋体"/>
                <w:sz w:val="21"/>
                <w:szCs w:val="21"/>
              </w:rPr>
            </w:pPr>
          </w:p>
        </w:tc>
        <w:tc>
          <w:tcPr>
            <w:tcW w:w="1418" w:type="dxa"/>
          </w:tcPr>
          <w:p w14:paraId="21E24C02">
            <w:pPr>
              <w:pStyle w:val="6"/>
              <w:widowControl w:val="0"/>
              <w:rPr>
                <w:rFonts w:ascii="宋体" w:hAnsi="宋体"/>
                <w:sz w:val="21"/>
                <w:szCs w:val="21"/>
              </w:rPr>
            </w:pPr>
            <w:r>
              <w:rPr>
                <w:rFonts w:hint="eastAsia" w:ascii="宋体" w:hAnsi="宋体"/>
                <w:sz w:val="21"/>
                <w:szCs w:val="21"/>
              </w:rPr>
              <w:t>电子回单号</w:t>
            </w:r>
          </w:p>
        </w:tc>
        <w:tc>
          <w:tcPr>
            <w:tcW w:w="1558" w:type="dxa"/>
          </w:tcPr>
          <w:p w14:paraId="3441D3AE">
            <w:pPr>
              <w:pStyle w:val="6"/>
              <w:widowControl w:val="0"/>
              <w:rPr>
                <w:rFonts w:ascii="宋体" w:hAnsi="宋体"/>
                <w:sz w:val="21"/>
                <w:szCs w:val="21"/>
              </w:rPr>
            </w:pPr>
            <w:r>
              <w:rPr>
                <w:rFonts w:hint="eastAsia" w:ascii="宋体" w:hAnsi="宋体"/>
                <w:sz w:val="21"/>
                <w:szCs w:val="21"/>
              </w:rPr>
              <w:t>文本</w:t>
            </w:r>
          </w:p>
        </w:tc>
        <w:tc>
          <w:tcPr>
            <w:tcW w:w="1217" w:type="dxa"/>
          </w:tcPr>
          <w:p w14:paraId="6295A7F4">
            <w:pPr>
              <w:pStyle w:val="6"/>
              <w:widowControl w:val="0"/>
              <w:rPr>
                <w:rFonts w:ascii="宋体" w:hAnsi="宋体"/>
                <w:sz w:val="21"/>
                <w:szCs w:val="21"/>
              </w:rPr>
            </w:pPr>
          </w:p>
        </w:tc>
        <w:tc>
          <w:tcPr>
            <w:tcW w:w="1218" w:type="dxa"/>
          </w:tcPr>
          <w:p w14:paraId="64556F1B">
            <w:pPr>
              <w:pStyle w:val="6"/>
              <w:widowControl w:val="0"/>
              <w:rPr>
                <w:rFonts w:ascii="宋体" w:hAnsi="宋体"/>
                <w:sz w:val="21"/>
                <w:szCs w:val="21"/>
              </w:rPr>
            </w:pPr>
          </w:p>
        </w:tc>
        <w:tc>
          <w:tcPr>
            <w:tcW w:w="1218" w:type="dxa"/>
          </w:tcPr>
          <w:p w14:paraId="678B2D99">
            <w:pPr>
              <w:pStyle w:val="6"/>
              <w:widowControl w:val="0"/>
              <w:rPr>
                <w:rFonts w:ascii="宋体" w:hAnsi="宋体"/>
                <w:sz w:val="21"/>
                <w:szCs w:val="21"/>
              </w:rPr>
            </w:pPr>
          </w:p>
        </w:tc>
        <w:tc>
          <w:tcPr>
            <w:tcW w:w="2443" w:type="dxa"/>
          </w:tcPr>
          <w:p w14:paraId="18E8664E">
            <w:pPr>
              <w:pStyle w:val="6"/>
              <w:widowControl w:val="0"/>
              <w:rPr>
                <w:rFonts w:ascii="宋体" w:hAnsi="宋体"/>
                <w:sz w:val="21"/>
                <w:szCs w:val="21"/>
              </w:rPr>
            </w:pPr>
          </w:p>
        </w:tc>
      </w:tr>
      <w:tr w14:paraId="6DF90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28370A0F">
            <w:pPr>
              <w:pStyle w:val="6"/>
              <w:widowControl w:val="0"/>
              <w:numPr>
                <w:ilvl w:val="0"/>
                <w:numId w:val="93"/>
              </w:numPr>
              <w:rPr>
                <w:rFonts w:ascii="宋体" w:hAnsi="宋体"/>
                <w:sz w:val="21"/>
                <w:szCs w:val="21"/>
              </w:rPr>
            </w:pPr>
          </w:p>
        </w:tc>
        <w:tc>
          <w:tcPr>
            <w:tcW w:w="1418" w:type="dxa"/>
          </w:tcPr>
          <w:p w14:paraId="77E58C26">
            <w:pPr>
              <w:pStyle w:val="6"/>
              <w:widowControl w:val="0"/>
              <w:rPr>
                <w:rFonts w:ascii="宋体" w:hAnsi="宋体"/>
                <w:sz w:val="21"/>
                <w:szCs w:val="21"/>
              </w:rPr>
            </w:pPr>
            <w:r>
              <w:rPr>
                <w:rFonts w:hint="eastAsia" w:ascii="宋体" w:hAnsi="宋体"/>
                <w:sz w:val="21"/>
                <w:szCs w:val="21"/>
              </w:rPr>
              <w:t>交易时间</w:t>
            </w:r>
          </w:p>
        </w:tc>
        <w:tc>
          <w:tcPr>
            <w:tcW w:w="1558" w:type="dxa"/>
          </w:tcPr>
          <w:p w14:paraId="13E76E02">
            <w:pPr>
              <w:pStyle w:val="6"/>
              <w:widowControl w:val="0"/>
              <w:rPr>
                <w:rFonts w:ascii="宋体" w:hAnsi="宋体"/>
                <w:sz w:val="21"/>
                <w:szCs w:val="21"/>
              </w:rPr>
            </w:pPr>
            <w:r>
              <w:rPr>
                <w:rFonts w:hint="eastAsia" w:ascii="宋体" w:hAnsi="宋体"/>
                <w:sz w:val="21"/>
                <w:szCs w:val="21"/>
              </w:rPr>
              <w:t>文本</w:t>
            </w:r>
          </w:p>
        </w:tc>
        <w:tc>
          <w:tcPr>
            <w:tcW w:w="1217" w:type="dxa"/>
          </w:tcPr>
          <w:p w14:paraId="5B538072">
            <w:pPr>
              <w:pStyle w:val="6"/>
              <w:widowControl w:val="0"/>
              <w:rPr>
                <w:rFonts w:ascii="宋体" w:hAnsi="宋体"/>
                <w:sz w:val="21"/>
                <w:szCs w:val="21"/>
              </w:rPr>
            </w:pPr>
          </w:p>
        </w:tc>
        <w:tc>
          <w:tcPr>
            <w:tcW w:w="1218" w:type="dxa"/>
          </w:tcPr>
          <w:p w14:paraId="7904FBBA">
            <w:pPr>
              <w:pStyle w:val="6"/>
              <w:widowControl w:val="0"/>
              <w:rPr>
                <w:rFonts w:ascii="宋体" w:hAnsi="宋体"/>
                <w:sz w:val="21"/>
                <w:szCs w:val="21"/>
              </w:rPr>
            </w:pPr>
          </w:p>
        </w:tc>
        <w:tc>
          <w:tcPr>
            <w:tcW w:w="1218" w:type="dxa"/>
          </w:tcPr>
          <w:p w14:paraId="7093AC19">
            <w:pPr>
              <w:pStyle w:val="6"/>
              <w:widowControl w:val="0"/>
              <w:rPr>
                <w:rFonts w:ascii="宋体" w:hAnsi="宋体"/>
                <w:sz w:val="21"/>
                <w:szCs w:val="21"/>
              </w:rPr>
            </w:pPr>
          </w:p>
        </w:tc>
        <w:tc>
          <w:tcPr>
            <w:tcW w:w="2443" w:type="dxa"/>
          </w:tcPr>
          <w:p w14:paraId="50C7407F">
            <w:pPr>
              <w:pStyle w:val="6"/>
              <w:widowControl w:val="0"/>
              <w:rPr>
                <w:rFonts w:ascii="宋体" w:hAnsi="宋体"/>
                <w:sz w:val="21"/>
                <w:szCs w:val="21"/>
              </w:rPr>
            </w:pPr>
          </w:p>
        </w:tc>
      </w:tr>
      <w:tr w14:paraId="29231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7" w:type="dxa"/>
            <w:gridSpan w:val="7"/>
          </w:tcPr>
          <w:p w14:paraId="2A509290">
            <w:pPr>
              <w:pStyle w:val="6"/>
              <w:widowControl w:val="0"/>
              <w:rPr>
                <w:rFonts w:ascii="宋体" w:hAnsi="宋体"/>
                <w:sz w:val="21"/>
                <w:szCs w:val="21"/>
              </w:rPr>
            </w:pPr>
            <w:r>
              <w:rPr>
                <w:rFonts w:hint="eastAsia" w:ascii="宋体" w:hAnsi="宋体"/>
                <w:sz w:val="21"/>
                <w:szCs w:val="21"/>
              </w:rPr>
              <w:t>收款人</w:t>
            </w:r>
          </w:p>
        </w:tc>
      </w:tr>
      <w:tr w14:paraId="09EA3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7D1E7483">
            <w:pPr>
              <w:pStyle w:val="6"/>
              <w:widowControl w:val="0"/>
              <w:numPr>
                <w:ilvl w:val="0"/>
                <w:numId w:val="93"/>
              </w:numPr>
              <w:rPr>
                <w:rFonts w:ascii="宋体" w:hAnsi="宋体"/>
                <w:sz w:val="21"/>
                <w:szCs w:val="21"/>
              </w:rPr>
            </w:pPr>
          </w:p>
        </w:tc>
        <w:tc>
          <w:tcPr>
            <w:tcW w:w="1418" w:type="dxa"/>
          </w:tcPr>
          <w:p w14:paraId="27CD0476">
            <w:pPr>
              <w:pStyle w:val="6"/>
              <w:widowControl w:val="0"/>
              <w:rPr>
                <w:rFonts w:ascii="宋体" w:hAnsi="宋体"/>
                <w:sz w:val="21"/>
                <w:szCs w:val="21"/>
              </w:rPr>
            </w:pPr>
            <w:r>
              <w:rPr>
                <w:rFonts w:hint="eastAsia" w:ascii="宋体" w:hAnsi="宋体"/>
                <w:sz w:val="21"/>
                <w:szCs w:val="21"/>
              </w:rPr>
              <w:t>户名</w:t>
            </w:r>
          </w:p>
        </w:tc>
        <w:tc>
          <w:tcPr>
            <w:tcW w:w="1558" w:type="dxa"/>
          </w:tcPr>
          <w:p w14:paraId="3F538180">
            <w:pPr>
              <w:pStyle w:val="6"/>
              <w:widowControl w:val="0"/>
              <w:rPr>
                <w:rFonts w:ascii="宋体" w:hAnsi="宋体"/>
                <w:sz w:val="21"/>
                <w:szCs w:val="21"/>
              </w:rPr>
            </w:pPr>
            <w:r>
              <w:rPr>
                <w:rFonts w:hint="eastAsia" w:ascii="宋体" w:hAnsi="宋体"/>
                <w:sz w:val="21"/>
                <w:szCs w:val="21"/>
              </w:rPr>
              <w:t>文本</w:t>
            </w:r>
          </w:p>
        </w:tc>
        <w:tc>
          <w:tcPr>
            <w:tcW w:w="1217" w:type="dxa"/>
          </w:tcPr>
          <w:p w14:paraId="17DCEE81">
            <w:pPr>
              <w:pStyle w:val="6"/>
              <w:widowControl w:val="0"/>
              <w:rPr>
                <w:rFonts w:ascii="宋体" w:hAnsi="宋体"/>
                <w:sz w:val="21"/>
                <w:szCs w:val="21"/>
              </w:rPr>
            </w:pPr>
          </w:p>
        </w:tc>
        <w:tc>
          <w:tcPr>
            <w:tcW w:w="1218" w:type="dxa"/>
          </w:tcPr>
          <w:p w14:paraId="12B3BEE7">
            <w:pPr>
              <w:pStyle w:val="6"/>
              <w:widowControl w:val="0"/>
              <w:rPr>
                <w:rFonts w:ascii="宋体" w:hAnsi="宋体"/>
                <w:sz w:val="21"/>
                <w:szCs w:val="21"/>
              </w:rPr>
            </w:pPr>
          </w:p>
        </w:tc>
        <w:tc>
          <w:tcPr>
            <w:tcW w:w="1218" w:type="dxa"/>
          </w:tcPr>
          <w:p w14:paraId="6F1C704D">
            <w:pPr>
              <w:pStyle w:val="6"/>
              <w:widowControl w:val="0"/>
              <w:rPr>
                <w:rFonts w:ascii="宋体" w:hAnsi="宋体"/>
                <w:sz w:val="21"/>
                <w:szCs w:val="21"/>
              </w:rPr>
            </w:pPr>
          </w:p>
        </w:tc>
        <w:tc>
          <w:tcPr>
            <w:tcW w:w="2443" w:type="dxa"/>
          </w:tcPr>
          <w:p w14:paraId="4C254FF6">
            <w:pPr>
              <w:pStyle w:val="6"/>
              <w:widowControl w:val="0"/>
              <w:rPr>
                <w:rFonts w:ascii="宋体" w:hAnsi="宋体"/>
                <w:sz w:val="21"/>
                <w:szCs w:val="21"/>
              </w:rPr>
            </w:pPr>
          </w:p>
        </w:tc>
      </w:tr>
      <w:tr w14:paraId="7E261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3AF85706">
            <w:pPr>
              <w:pStyle w:val="6"/>
              <w:widowControl w:val="0"/>
              <w:numPr>
                <w:ilvl w:val="0"/>
                <w:numId w:val="93"/>
              </w:numPr>
              <w:rPr>
                <w:rFonts w:ascii="宋体" w:hAnsi="宋体"/>
                <w:sz w:val="21"/>
                <w:szCs w:val="21"/>
              </w:rPr>
            </w:pPr>
          </w:p>
        </w:tc>
        <w:tc>
          <w:tcPr>
            <w:tcW w:w="1418" w:type="dxa"/>
          </w:tcPr>
          <w:p w14:paraId="47690ADE">
            <w:pPr>
              <w:pStyle w:val="6"/>
              <w:widowControl w:val="0"/>
              <w:rPr>
                <w:rFonts w:ascii="宋体" w:hAnsi="宋体"/>
                <w:sz w:val="21"/>
                <w:szCs w:val="21"/>
              </w:rPr>
            </w:pPr>
            <w:r>
              <w:rPr>
                <w:rFonts w:hint="eastAsia" w:ascii="宋体" w:hAnsi="宋体"/>
                <w:sz w:val="21"/>
                <w:szCs w:val="21"/>
              </w:rPr>
              <w:t>账号</w:t>
            </w:r>
          </w:p>
        </w:tc>
        <w:tc>
          <w:tcPr>
            <w:tcW w:w="1558" w:type="dxa"/>
          </w:tcPr>
          <w:p w14:paraId="662C8BC6">
            <w:pPr>
              <w:pStyle w:val="6"/>
              <w:widowControl w:val="0"/>
              <w:rPr>
                <w:rFonts w:ascii="宋体" w:hAnsi="宋体"/>
                <w:sz w:val="21"/>
                <w:szCs w:val="21"/>
              </w:rPr>
            </w:pPr>
            <w:r>
              <w:rPr>
                <w:rFonts w:hint="eastAsia" w:ascii="宋体" w:hAnsi="宋体"/>
                <w:sz w:val="21"/>
                <w:szCs w:val="21"/>
              </w:rPr>
              <w:t>文本</w:t>
            </w:r>
          </w:p>
        </w:tc>
        <w:tc>
          <w:tcPr>
            <w:tcW w:w="1217" w:type="dxa"/>
          </w:tcPr>
          <w:p w14:paraId="289F2297">
            <w:pPr>
              <w:pStyle w:val="6"/>
              <w:widowControl w:val="0"/>
              <w:rPr>
                <w:rFonts w:ascii="宋体" w:hAnsi="宋体"/>
                <w:sz w:val="21"/>
                <w:szCs w:val="21"/>
              </w:rPr>
            </w:pPr>
          </w:p>
        </w:tc>
        <w:tc>
          <w:tcPr>
            <w:tcW w:w="1218" w:type="dxa"/>
          </w:tcPr>
          <w:p w14:paraId="36236C8F">
            <w:pPr>
              <w:pStyle w:val="6"/>
              <w:widowControl w:val="0"/>
              <w:rPr>
                <w:rFonts w:ascii="宋体" w:hAnsi="宋体"/>
                <w:sz w:val="21"/>
                <w:szCs w:val="21"/>
              </w:rPr>
            </w:pPr>
          </w:p>
        </w:tc>
        <w:tc>
          <w:tcPr>
            <w:tcW w:w="1218" w:type="dxa"/>
          </w:tcPr>
          <w:p w14:paraId="0B500821">
            <w:pPr>
              <w:pStyle w:val="6"/>
              <w:widowControl w:val="0"/>
              <w:rPr>
                <w:rFonts w:ascii="宋体" w:hAnsi="宋体"/>
                <w:sz w:val="21"/>
                <w:szCs w:val="21"/>
              </w:rPr>
            </w:pPr>
          </w:p>
        </w:tc>
        <w:tc>
          <w:tcPr>
            <w:tcW w:w="2443" w:type="dxa"/>
          </w:tcPr>
          <w:p w14:paraId="66BC3A12">
            <w:pPr>
              <w:pStyle w:val="6"/>
              <w:widowControl w:val="0"/>
              <w:rPr>
                <w:rFonts w:ascii="宋体" w:hAnsi="宋体"/>
                <w:sz w:val="21"/>
                <w:szCs w:val="21"/>
              </w:rPr>
            </w:pPr>
          </w:p>
        </w:tc>
      </w:tr>
      <w:tr w14:paraId="7D0CB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61387F0">
            <w:pPr>
              <w:pStyle w:val="6"/>
              <w:widowControl w:val="0"/>
              <w:numPr>
                <w:ilvl w:val="0"/>
                <w:numId w:val="93"/>
              </w:numPr>
              <w:rPr>
                <w:rFonts w:ascii="宋体" w:hAnsi="宋体"/>
                <w:sz w:val="21"/>
                <w:szCs w:val="21"/>
              </w:rPr>
            </w:pPr>
          </w:p>
        </w:tc>
        <w:tc>
          <w:tcPr>
            <w:tcW w:w="1418" w:type="dxa"/>
          </w:tcPr>
          <w:p w14:paraId="1F7FDE55">
            <w:pPr>
              <w:pStyle w:val="6"/>
              <w:widowControl w:val="0"/>
              <w:rPr>
                <w:rFonts w:ascii="宋体" w:hAnsi="宋体"/>
                <w:sz w:val="21"/>
                <w:szCs w:val="21"/>
              </w:rPr>
            </w:pPr>
            <w:r>
              <w:rPr>
                <w:rFonts w:hint="eastAsia" w:ascii="宋体" w:hAnsi="宋体"/>
                <w:sz w:val="21"/>
                <w:szCs w:val="21"/>
              </w:rPr>
              <w:t>网点</w:t>
            </w:r>
          </w:p>
        </w:tc>
        <w:tc>
          <w:tcPr>
            <w:tcW w:w="1558" w:type="dxa"/>
          </w:tcPr>
          <w:p w14:paraId="48496D2E">
            <w:pPr>
              <w:pStyle w:val="6"/>
              <w:widowControl w:val="0"/>
              <w:rPr>
                <w:rFonts w:ascii="宋体" w:hAnsi="宋体"/>
                <w:sz w:val="21"/>
                <w:szCs w:val="21"/>
              </w:rPr>
            </w:pPr>
            <w:r>
              <w:rPr>
                <w:rFonts w:hint="eastAsia" w:ascii="宋体" w:hAnsi="宋体"/>
                <w:sz w:val="21"/>
                <w:szCs w:val="21"/>
              </w:rPr>
              <w:t>文本</w:t>
            </w:r>
          </w:p>
        </w:tc>
        <w:tc>
          <w:tcPr>
            <w:tcW w:w="1217" w:type="dxa"/>
          </w:tcPr>
          <w:p w14:paraId="34F4B8F9">
            <w:pPr>
              <w:pStyle w:val="6"/>
              <w:widowControl w:val="0"/>
              <w:rPr>
                <w:rFonts w:ascii="宋体" w:hAnsi="宋体"/>
                <w:sz w:val="21"/>
                <w:szCs w:val="21"/>
              </w:rPr>
            </w:pPr>
          </w:p>
        </w:tc>
        <w:tc>
          <w:tcPr>
            <w:tcW w:w="1218" w:type="dxa"/>
          </w:tcPr>
          <w:p w14:paraId="766CB307">
            <w:pPr>
              <w:pStyle w:val="6"/>
              <w:widowControl w:val="0"/>
              <w:rPr>
                <w:rFonts w:ascii="宋体" w:hAnsi="宋体"/>
                <w:sz w:val="21"/>
                <w:szCs w:val="21"/>
              </w:rPr>
            </w:pPr>
          </w:p>
        </w:tc>
        <w:tc>
          <w:tcPr>
            <w:tcW w:w="1218" w:type="dxa"/>
          </w:tcPr>
          <w:p w14:paraId="79E4BC11">
            <w:pPr>
              <w:pStyle w:val="6"/>
              <w:widowControl w:val="0"/>
              <w:rPr>
                <w:rFonts w:ascii="宋体" w:hAnsi="宋体"/>
                <w:sz w:val="21"/>
                <w:szCs w:val="21"/>
              </w:rPr>
            </w:pPr>
          </w:p>
        </w:tc>
        <w:tc>
          <w:tcPr>
            <w:tcW w:w="2443" w:type="dxa"/>
          </w:tcPr>
          <w:p w14:paraId="567372FD">
            <w:pPr>
              <w:pStyle w:val="6"/>
              <w:widowControl w:val="0"/>
              <w:rPr>
                <w:rFonts w:ascii="宋体" w:hAnsi="宋体"/>
                <w:sz w:val="21"/>
                <w:szCs w:val="21"/>
              </w:rPr>
            </w:pPr>
          </w:p>
        </w:tc>
      </w:tr>
      <w:tr w14:paraId="219DA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7" w:type="dxa"/>
            <w:gridSpan w:val="7"/>
          </w:tcPr>
          <w:p w14:paraId="0119E48F">
            <w:pPr>
              <w:pStyle w:val="6"/>
              <w:widowControl w:val="0"/>
              <w:rPr>
                <w:rFonts w:ascii="宋体" w:hAnsi="宋体"/>
                <w:sz w:val="21"/>
                <w:szCs w:val="21"/>
              </w:rPr>
            </w:pPr>
            <w:r>
              <w:rPr>
                <w:rFonts w:hint="eastAsia" w:ascii="宋体" w:hAnsi="宋体"/>
                <w:sz w:val="21"/>
                <w:szCs w:val="21"/>
              </w:rPr>
              <w:t>付款人</w:t>
            </w:r>
          </w:p>
        </w:tc>
      </w:tr>
      <w:tr w14:paraId="43362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5DADA14C">
            <w:pPr>
              <w:pStyle w:val="6"/>
              <w:widowControl w:val="0"/>
              <w:numPr>
                <w:ilvl w:val="0"/>
                <w:numId w:val="93"/>
              </w:numPr>
              <w:rPr>
                <w:rFonts w:ascii="宋体" w:hAnsi="宋体"/>
                <w:sz w:val="21"/>
                <w:szCs w:val="21"/>
              </w:rPr>
            </w:pPr>
          </w:p>
        </w:tc>
        <w:tc>
          <w:tcPr>
            <w:tcW w:w="1418" w:type="dxa"/>
          </w:tcPr>
          <w:p w14:paraId="09C6F011">
            <w:pPr>
              <w:pStyle w:val="6"/>
              <w:widowControl w:val="0"/>
              <w:rPr>
                <w:rFonts w:ascii="宋体" w:hAnsi="宋体"/>
                <w:sz w:val="21"/>
                <w:szCs w:val="21"/>
              </w:rPr>
            </w:pPr>
            <w:r>
              <w:rPr>
                <w:rFonts w:hint="eastAsia" w:ascii="宋体" w:hAnsi="宋体"/>
                <w:sz w:val="21"/>
                <w:szCs w:val="21"/>
              </w:rPr>
              <w:t>户名</w:t>
            </w:r>
          </w:p>
        </w:tc>
        <w:tc>
          <w:tcPr>
            <w:tcW w:w="1558" w:type="dxa"/>
          </w:tcPr>
          <w:p w14:paraId="501E113E">
            <w:pPr>
              <w:pStyle w:val="6"/>
              <w:widowControl w:val="0"/>
              <w:rPr>
                <w:rFonts w:ascii="宋体" w:hAnsi="宋体"/>
                <w:sz w:val="21"/>
                <w:szCs w:val="21"/>
              </w:rPr>
            </w:pPr>
            <w:r>
              <w:rPr>
                <w:rFonts w:hint="eastAsia" w:ascii="宋体" w:hAnsi="宋体"/>
                <w:sz w:val="21"/>
                <w:szCs w:val="21"/>
              </w:rPr>
              <w:t>文本</w:t>
            </w:r>
          </w:p>
        </w:tc>
        <w:tc>
          <w:tcPr>
            <w:tcW w:w="1217" w:type="dxa"/>
          </w:tcPr>
          <w:p w14:paraId="53122514">
            <w:pPr>
              <w:pStyle w:val="6"/>
              <w:widowControl w:val="0"/>
              <w:rPr>
                <w:rFonts w:ascii="宋体" w:hAnsi="宋体"/>
                <w:sz w:val="21"/>
                <w:szCs w:val="21"/>
              </w:rPr>
            </w:pPr>
          </w:p>
        </w:tc>
        <w:tc>
          <w:tcPr>
            <w:tcW w:w="1218" w:type="dxa"/>
          </w:tcPr>
          <w:p w14:paraId="34F70D4F">
            <w:pPr>
              <w:pStyle w:val="6"/>
              <w:widowControl w:val="0"/>
              <w:rPr>
                <w:rFonts w:ascii="宋体" w:hAnsi="宋体"/>
                <w:sz w:val="21"/>
                <w:szCs w:val="21"/>
              </w:rPr>
            </w:pPr>
          </w:p>
        </w:tc>
        <w:tc>
          <w:tcPr>
            <w:tcW w:w="1218" w:type="dxa"/>
          </w:tcPr>
          <w:p w14:paraId="21C46440">
            <w:pPr>
              <w:pStyle w:val="6"/>
              <w:widowControl w:val="0"/>
              <w:rPr>
                <w:rFonts w:ascii="宋体" w:hAnsi="宋体"/>
                <w:sz w:val="21"/>
                <w:szCs w:val="21"/>
              </w:rPr>
            </w:pPr>
          </w:p>
        </w:tc>
        <w:tc>
          <w:tcPr>
            <w:tcW w:w="2443" w:type="dxa"/>
          </w:tcPr>
          <w:p w14:paraId="18EFC39D">
            <w:pPr>
              <w:pStyle w:val="6"/>
              <w:widowControl w:val="0"/>
              <w:rPr>
                <w:rFonts w:ascii="宋体" w:hAnsi="宋体"/>
                <w:sz w:val="21"/>
                <w:szCs w:val="21"/>
              </w:rPr>
            </w:pPr>
          </w:p>
        </w:tc>
      </w:tr>
      <w:tr w14:paraId="7877C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2959C365">
            <w:pPr>
              <w:pStyle w:val="6"/>
              <w:widowControl w:val="0"/>
              <w:numPr>
                <w:ilvl w:val="0"/>
                <w:numId w:val="93"/>
              </w:numPr>
              <w:rPr>
                <w:rFonts w:ascii="宋体" w:hAnsi="宋体"/>
                <w:sz w:val="21"/>
                <w:szCs w:val="21"/>
              </w:rPr>
            </w:pPr>
          </w:p>
        </w:tc>
        <w:tc>
          <w:tcPr>
            <w:tcW w:w="1418" w:type="dxa"/>
          </w:tcPr>
          <w:p w14:paraId="21FB9E78">
            <w:pPr>
              <w:pStyle w:val="6"/>
              <w:widowControl w:val="0"/>
              <w:rPr>
                <w:rFonts w:ascii="宋体" w:hAnsi="宋体"/>
                <w:sz w:val="21"/>
                <w:szCs w:val="21"/>
              </w:rPr>
            </w:pPr>
            <w:r>
              <w:rPr>
                <w:rFonts w:hint="eastAsia" w:ascii="宋体" w:hAnsi="宋体"/>
                <w:sz w:val="21"/>
                <w:szCs w:val="21"/>
              </w:rPr>
              <w:t>账号</w:t>
            </w:r>
          </w:p>
        </w:tc>
        <w:tc>
          <w:tcPr>
            <w:tcW w:w="1558" w:type="dxa"/>
          </w:tcPr>
          <w:p w14:paraId="11995CF7">
            <w:pPr>
              <w:pStyle w:val="6"/>
              <w:widowControl w:val="0"/>
              <w:rPr>
                <w:rFonts w:ascii="宋体" w:hAnsi="宋体"/>
                <w:sz w:val="21"/>
                <w:szCs w:val="21"/>
              </w:rPr>
            </w:pPr>
            <w:r>
              <w:rPr>
                <w:rFonts w:hint="eastAsia" w:ascii="宋体" w:hAnsi="宋体"/>
                <w:sz w:val="21"/>
                <w:szCs w:val="21"/>
              </w:rPr>
              <w:t>文本</w:t>
            </w:r>
          </w:p>
        </w:tc>
        <w:tc>
          <w:tcPr>
            <w:tcW w:w="1217" w:type="dxa"/>
          </w:tcPr>
          <w:p w14:paraId="6F010DFD">
            <w:pPr>
              <w:pStyle w:val="6"/>
              <w:widowControl w:val="0"/>
              <w:rPr>
                <w:rFonts w:ascii="宋体" w:hAnsi="宋体"/>
                <w:sz w:val="21"/>
                <w:szCs w:val="21"/>
              </w:rPr>
            </w:pPr>
          </w:p>
        </w:tc>
        <w:tc>
          <w:tcPr>
            <w:tcW w:w="1218" w:type="dxa"/>
          </w:tcPr>
          <w:p w14:paraId="0975C0FB">
            <w:pPr>
              <w:pStyle w:val="6"/>
              <w:widowControl w:val="0"/>
              <w:rPr>
                <w:rFonts w:ascii="宋体" w:hAnsi="宋体"/>
                <w:sz w:val="21"/>
                <w:szCs w:val="21"/>
              </w:rPr>
            </w:pPr>
          </w:p>
        </w:tc>
        <w:tc>
          <w:tcPr>
            <w:tcW w:w="1218" w:type="dxa"/>
          </w:tcPr>
          <w:p w14:paraId="6A58DAAE">
            <w:pPr>
              <w:pStyle w:val="6"/>
              <w:widowControl w:val="0"/>
              <w:rPr>
                <w:rFonts w:ascii="宋体" w:hAnsi="宋体"/>
                <w:sz w:val="21"/>
                <w:szCs w:val="21"/>
              </w:rPr>
            </w:pPr>
          </w:p>
        </w:tc>
        <w:tc>
          <w:tcPr>
            <w:tcW w:w="2443" w:type="dxa"/>
          </w:tcPr>
          <w:p w14:paraId="6578150E">
            <w:pPr>
              <w:pStyle w:val="6"/>
              <w:widowControl w:val="0"/>
              <w:rPr>
                <w:rFonts w:ascii="宋体" w:hAnsi="宋体"/>
                <w:sz w:val="21"/>
                <w:szCs w:val="21"/>
              </w:rPr>
            </w:pPr>
          </w:p>
        </w:tc>
      </w:tr>
      <w:tr w14:paraId="75901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7C072FF7">
            <w:pPr>
              <w:pStyle w:val="6"/>
              <w:widowControl w:val="0"/>
              <w:numPr>
                <w:ilvl w:val="0"/>
                <w:numId w:val="93"/>
              </w:numPr>
              <w:rPr>
                <w:rFonts w:ascii="宋体" w:hAnsi="宋体"/>
                <w:sz w:val="21"/>
                <w:szCs w:val="21"/>
              </w:rPr>
            </w:pPr>
          </w:p>
        </w:tc>
        <w:tc>
          <w:tcPr>
            <w:tcW w:w="1418" w:type="dxa"/>
          </w:tcPr>
          <w:p w14:paraId="258BC37E">
            <w:pPr>
              <w:pStyle w:val="6"/>
              <w:widowControl w:val="0"/>
              <w:rPr>
                <w:rFonts w:ascii="宋体" w:hAnsi="宋体"/>
                <w:sz w:val="21"/>
                <w:szCs w:val="21"/>
              </w:rPr>
            </w:pPr>
            <w:r>
              <w:rPr>
                <w:rFonts w:hint="eastAsia" w:ascii="宋体" w:hAnsi="宋体"/>
                <w:sz w:val="21"/>
                <w:szCs w:val="21"/>
              </w:rPr>
              <w:t>网点</w:t>
            </w:r>
          </w:p>
        </w:tc>
        <w:tc>
          <w:tcPr>
            <w:tcW w:w="1558" w:type="dxa"/>
          </w:tcPr>
          <w:p w14:paraId="4F8EF90F">
            <w:pPr>
              <w:pStyle w:val="6"/>
              <w:widowControl w:val="0"/>
              <w:rPr>
                <w:rFonts w:ascii="宋体" w:hAnsi="宋体"/>
                <w:sz w:val="21"/>
                <w:szCs w:val="21"/>
              </w:rPr>
            </w:pPr>
            <w:r>
              <w:rPr>
                <w:rFonts w:hint="eastAsia" w:ascii="宋体" w:hAnsi="宋体"/>
                <w:sz w:val="21"/>
                <w:szCs w:val="21"/>
              </w:rPr>
              <w:t>文本</w:t>
            </w:r>
          </w:p>
        </w:tc>
        <w:tc>
          <w:tcPr>
            <w:tcW w:w="1217" w:type="dxa"/>
          </w:tcPr>
          <w:p w14:paraId="14C43AA3">
            <w:pPr>
              <w:pStyle w:val="6"/>
              <w:widowControl w:val="0"/>
              <w:rPr>
                <w:rFonts w:ascii="宋体" w:hAnsi="宋体"/>
                <w:sz w:val="21"/>
                <w:szCs w:val="21"/>
              </w:rPr>
            </w:pPr>
          </w:p>
        </w:tc>
        <w:tc>
          <w:tcPr>
            <w:tcW w:w="1218" w:type="dxa"/>
          </w:tcPr>
          <w:p w14:paraId="028C024E">
            <w:pPr>
              <w:pStyle w:val="6"/>
              <w:widowControl w:val="0"/>
              <w:rPr>
                <w:rFonts w:ascii="宋体" w:hAnsi="宋体"/>
                <w:sz w:val="21"/>
                <w:szCs w:val="21"/>
              </w:rPr>
            </w:pPr>
          </w:p>
        </w:tc>
        <w:tc>
          <w:tcPr>
            <w:tcW w:w="1218" w:type="dxa"/>
          </w:tcPr>
          <w:p w14:paraId="1446D916">
            <w:pPr>
              <w:pStyle w:val="6"/>
              <w:widowControl w:val="0"/>
              <w:rPr>
                <w:rFonts w:ascii="宋体" w:hAnsi="宋体"/>
                <w:sz w:val="21"/>
                <w:szCs w:val="21"/>
              </w:rPr>
            </w:pPr>
          </w:p>
        </w:tc>
        <w:tc>
          <w:tcPr>
            <w:tcW w:w="2443" w:type="dxa"/>
          </w:tcPr>
          <w:p w14:paraId="64A517B7">
            <w:pPr>
              <w:pStyle w:val="6"/>
              <w:widowControl w:val="0"/>
              <w:rPr>
                <w:rFonts w:ascii="宋体" w:hAnsi="宋体"/>
                <w:sz w:val="21"/>
                <w:szCs w:val="21"/>
              </w:rPr>
            </w:pPr>
          </w:p>
        </w:tc>
      </w:tr>
      <w:tr w14:paraId="027CC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7" w:type="dxa"/>
            <w:gridSpan w:val="7"/>
          </w:tcPr>
          <w:p w14:paraId="49B47F57">
            <w:pPr>
              <w:pStyle w:val="6"/>
              <w:widowControl w:val="0"/>
              <w:rPr>
                <w:rFonts w:ascii="宋体" w:hAnsi="宋体"/>
                <w:sz w:val="21"/>
                <w:szCs w:val="21"/>
              </w:rPr>
            </w:pPr>
          </w:p>
        </w:tc>
      </w:tr>
      <w:tr w14:paraId="5007F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6D01BC76">
            <w:pPr>
              <w:pStyle w:val="6"/>
              <w:widowControl w:val="0"/>
              <w:numPr>
                <w:ilvl w:val="0"/>
                <w:numId w:val="93"/>
              </w:numPr>
              <w:rPr>
                <w:rFonts w:ascii="宋体" w:hAnsi="宋体"/>
                <w:sz w:val="21"/>
                <w:szCs w:val="21"/>
              </w:rPr>
            </w:pPr>
          </w:p>
        </w:tc>
        <w:tc>
          <w:tcPr>
            <w:tcW w:w="1418" w:type="dxa"/>
          </w:tcPr>
          <w:p w14:paraId="4F990D69">
            <w:pPr>
              <w:pStyle w:val="6"/>
              <w:widowControl w:val="0"/>
              <w:rPr>
                <w:rFonts w:ascii="宋体" w:hAnsi="宋体"/>
                <w:sz w:val="21"/>
                <w:szCs w:val="21"/>
              </w:rPr>
            </w:pPr>
            <w:r>
              <w:rPr>
                <w:rFonts w:hint="eastAsia" w:ascii="宋体" w:hAnsi="宋体"/>
                <w:sz w:val="21"/>
                <w:szCs w:val="21"/>
              </w:rPr>
              <w:t>币种</w:t>
            </w:r>
          </w:p>
        </w:tc>
        <w:tc>
          <w:tcPr>
            <w:tcW w:w="1558" w:type="dxa"/>
          </w:tcPr>
          <w:p w14:paraId="73454287">
            <w:pPr>
              <w:pStyle w:val="6"/>
              <w:widowControl w:val="0"/>
              <w:rPr>
                <w:rFonts w:ascii="宋体" w:hAnsi="宋体"/>
                <w:sz w:val="21"/>
                <w:szCs w:val="21"/>
              </w:rPr>
            </w:pPr>
            <w:r>
              <w:rPr>
                <w:rFonts w:hint="eastAsia" w:ascii="宋体" w:hAnsi="宋体"/>
                <w:sz w:val="21"/>
                <w:szCs w:val="21"/>
              </w:rPr>
              <w:t>文本</w:t>
            </w:r>
          </w:p>
        </w:tc>
        <w:tc>
          <w:tcPr>
            <w:tcW w:w="1217" w:type="dxa"/>
          </w:tcPr>
          <w:p w14:paraId="48B3B246">
            <w:pPr>
              <w:pStyle w:val="6"/>
              <w:widowControl w:val="0"/>
              <w:rPr>
                <w:rFonts w:ascii="宋体" w:hAnsi="宋体"/>
                <w:sz w:val="21"/>
                <w:szCs w:val="21"/>
              </w:rPr>
            </w:pPr>
          </w:p>
        </w:tc>
        <w:tc>
          <w:tcPr>
            <w:tcW w:w="1218" w:type="dxa"/>
          </w:tcPr>
          <w:p w14:paraId="40F73EA6">
            <w:pPr>
              <w:pStyle w:val="6"/>
              <w:widowControl w:val="0"/>
              <w:rPr>
                <w:rFonts w:ascii="宋体" w:hAnsi="宋体"/>
                <w:sz w:val="21"/>
                <w:szCs w:val="21"/>
              </w:rPr>
            </w:pPr>
          </w:p>
        </w:tc>
        <w:tc>
          <w:tcPr>
            <w:tcW w:w="1218" w:type="dxa"/>
          </w:tcPr>
          <w:p w14:paraId="4758CF84">
            <w:pPr>
              <w:pStyle w:val="6"/>
              <w:widowControl w:val="0"/>
              <w:rPr>
                <w:rFonts w:ascii="宋体" w:hAnsi="宋体"/>
                <w:sz w:val="21"/>
                <w:szCs w:val="21"/>
              </w:rPr>
            </w:pPr>
          </w:p>
        </w:tc>
        <w:tc>
          <w:tcPr>
            <w:tcW w:w="2443" w:type="dxa"/>
          </w:tcPr>
          <w:p w14:paraId="542641BD">
            <w:pPr>
              <w:pStyle w:val="6"/>
              <w:widowControl w:val="0"/>
              <w:rPr>
                <w:rFonts w:ascii="宋体" w:hAnsi="宋体"/>
                <w:sz w:val="21"/>
                <w:szCs w:val="21"/>
              </w:rPr>
            </w:pPr>
          </w:p>
        </w:tc>
      </w:tr>
      <w:tr w14:paraId="05143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30ECBEE7">
            <w:pPr>
              <w:pStyle w:val="6"/>
              <w:widowControl w:val="0"/>
              <w:numPr>
                <w:ilvl w:val="0"/>
                <w:numId w:val="93"/>
              </w:numPr>
              <w:rPr>
                <w:rFonts w:ascii="宋体" w:hAnsi="宋体"/>
                <w:sz w:val="21"/>
                <w:szCs w:val="21"/>
              </w:rPr>
            </w:pPr>
          </w:p>
        </w:tc>
        <w:tc>
          <w:tcPr>
            <w:tcW w:w="1418" w:type="dxa"/>
          </w:tcPr>
          <w:p w14:paraId="775B5062">
            <w:pPr>
              <w:pStyle w:val="6"/>
              <w:widowControl w:val="0"/>
              <w:rPr>
                <w:rFonts w:ascii="宋体" w:hAnsi="宋体"/>
                <w:sz w:val="21"/>
                <w:szCs w:val="21"/>
              </w:rPr>
            </w:pPr>
            <w:r>
              <w:rPr>
                <w:rFonts w:hint="eastAsia" w:ascii="宋体" w:hAnsi="宋体"/>
                <w:sz w:val="21"/>
                <w:szCs w:val="21"/>
              </w:rPr>
              <w:t>金额</w:t>
            </w:r>
          </w:p>
        </w:tc>
        <w:tc>
          <w:tcPr>
            <w:tcW w:w="1558" w:type="dxa"/>
          </w:tcPr>
          <w:p w14:paraId="59D9DBB2">
            <w:pPr>
              <w:pStyle w:val="6"/>
              <w:widowControl w:val="0"/>
              <w:rPr>
                <w:rFonts w:ascii="宋体" w:hAnsi="宋体"/>
                <w:sz w:val="21"/>
                <w:szCs w:val="21"/>
              </w:rPr>
            </w:pPr>
            <w:r>
              <w:rPr>
                <w:rFonts w:hint="eastAsia" w:ascii="宋体" w:hAnsi="宋体"/>
                <w:sz w:val="21"/>
                <w:szCs w:val="21"/>
              </w:rPr>
              <w:t>文本</w:t>
            </w:r>
          </w:p>
        </w:tc>
        <w:tc>
          <w:tcPr>
            <w:tcW w:w="1217" w:type="dxa"/>
          </w:tcPr>
          <w:p w14:paraId="0E4388C5">
            <w:pPr>
              <w:pStyle w:val="6"/>
              <w:widowControl w:val="0"/>
              <w:rPr>
                <w:rFonts w:ascii="宋体" w:hAnsi="宋体"/>
                <w:sz w:val="21"/>
                <w:szCs w:val="21"/>
              </w:rPr>
            </w:pPr>
          </w:p>
        </w:tc>
        <w:tc>
          <w:tcPr>
            <w:tcW w:w="1218" w:type="dxa"/>
          </w:tcPr>
          <w:p w14:paraId="2527DC03">
            <w:pPr>
              <w:pStyle w:val="6"/>
              <w:widowControl w:val="0"/>
              <w:rPr>
                <w:rFonts w:ascii="宋体" w:hAnsi="宋体"/>
                <w:sz w:val="21"/>
                <w:szCs w:val="21"/>
              </w:rPr>
            </w:pPr>
          </w:p>
        </w:tc>
        <w:tc>
          <w:tcPr>
            <w:tcW w:w="1218" w:type="dxa"/>
          </w:tcPr>
          <w:p w14:paraId="3DD52896">
            <w:pPr>
              <w:pStyle w:val="6"/>
              <w:widowControl w:val="0"/>
              <w:rPr>
                <w:rFonts w:ascii="宋体" w:hAnsi="宋体"/>
                <w:sz w:val="21"/>
                <w:szCs w:val="21"/>
              </w:rPr>
            </w:pPr>
          </w:p>
        </w:tc>
        <w:tc>
          <w:tcPr>
            <w:tcW w:w="2443" w:type="dxa"/>
          </w:tcPr>
          <w:p w14:paraId="3C07EF19">
            <w:pPr>
              <w:pStyle w:val="6"/>
              <w:widowControl w:val="0"/>
              <w:rPr>
                <w:rFonts w:ascii="宋体" w:hAnsi="宋体"/>
                <w:sz w:val="21"/>
                <w:szCs w:val="21"/>
              </w:rPr>
            </w:pPr>
          </w:p>
        </w:tc>
      </w:tr>
      <w:tr w14:paraId="65C37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48616774">
            <w:pPr>
              <w:pStyle w:val="6"/>
              <w:widowControl w:val="0"/>
              <w:numPr>
                <w:ilvl w:val="0"/>
                <w:numId w:val="93"/>
              </w:numPr>
              <w:rPr>
                <w:rFonts w:ascii="宋体" w:hAnsi="宋体"/>
                <w:sz w:val="21"/>
                <w:szCs w:val="21"/>
              </w:rPr>
            </w:pPr>
          </w:p>
        </w:tc>
        <w:tc>
          <w:tcPr>
            <w:tcW w:w="1418" w:type="dxa"/>
          </w:tcPr>
          <w:p w14:paraId="0ECB6C2E">
            <w:pPr>
              <w:pStyle w:val="6"/>
              <w:widowControl w:val="0"/>
              <w:rPr>
                <w:rFonts w:ascii="宋体" w:hAnsi="宋体"/>
                <w:sz w:val="21"/>
                <w:szCs w:val="21"/>
              </w:rPr>
            </w:pPr>
            <w:r>
              <w:rPr>
                <w:rFonts w:hint="eastAsia" w:ascii="宋体" w:hAnsi="宋体"/>
                <w:sz w:val="21"/>
                <w:szCs w:val="21"/>
              </w:rPr>
              <w:t>手续费</w:t>
            </w:r>
          </w:p>
        </w:tc>
        <w:tc>
          <w:tcPr>
            <w:tcW w:w="1558" w:type="dxa"/>
          </w:tcPr>
          <w:p w14:paraId="406338B1">
            <w:pPr>
              <w:pStyle w:val="6"/>
              <w:widowControl w:val="0"/>
              <w:rPr>
                <w:rFonts w:ascii="宋体" w:hAnsi="宋体"/>
                <w:sz w:val="21"/>
                <w:szCs w:val="21"/>
              </w:rPr>
            </w:pPr>
            <w:r>
              <w:rPr>
                <w:rFonts w:hint="eastAsia" w:ascii="宋体" w:hAnsi="宋体"/>
                <w:sz w:val="21"/>
                <w:szCs w:val="21"/>
              </w:rPr>
              <w:t>文本</w:t>
            </w:r>
          </w:p>
        </w:tc>
        <w:tc>
          <w:tcPr>
            <w:tcW w:w="1217" w:type="dxa"/>
          </w:tcPr>
          <w:p w14:paraId="54304250">
            <w:pPr>
              <w:pStyle w:val="6"/>
              <w:widowControl w:val="0"/>
              <w:rPr>
                <w:rFonts w:ascii="宋体" w:hAnsi="宋体"/>
                <w:sz w:val="21"/>
                <w:szCs w:val="21"/>
              </w:rPr>
            </w:pPr>
          </w:p>
        </w:tc>
        <w:tc>
          <w:tcPr>
            <w:tcW w:w="1218" w:type="dxa"/>
          </w:tcPr>
          <w:p w14:paraId="56C692A3">
            <w:pPr>
              <w:pStyle w:val="6"/>
              <w:widowControl w:val="0"/>
              <w:rPr>
                <w:rFonts w:ascii="宋体" w:hAnsi="宋体"/>
                <w:sz w:val="21"/>
                <w:szCs w:val="21"/>
              </w:rPr>
            </w:pPr>
          </w:p>
        </w:tc>
        <w:tc>
          <w:tcPr>
            <w:tcW w:w="1218" w:type="dxa"/>
          </w:tcPr>
          <w:p w14:paraId="5B489AC8">
            <w:pPr>
              <w:pStyle w:val="6"/>
              <w:widowControl w:val="0"/>
              <w:rPr>
                <w:rFonts w:ascii="宋体" w:hAnsi="宋体"/>
                <w:sz w:val="21"/>
                <w:szCs w:val="21"/>
              </w:rPr>
            </w:pPr>
          </w:p>
        </w:tc>
        <w:tc>
          <w:tcPr>
            <w:tcW w:w="2443" w:type="dxa"/>
          </w:tcPr>
          <w:p w14:paraId="11FB18AC">
            <w:pPr>
              <w:pStyle w:val="6"/>
              <w:widowControl w:val="0"/>
              <w:rPr>
                <w:rFonts w:ascii="宋体" w:hAnsi="宋体"/>
                <w:sz w:val="21"/>
                <w:szCs w:val="21"/>
              </w:rPr>
            </w:pPr>
          </w:p>
        </w:tc>
      </w:tr>
      <w:tr w14:paraId="5D002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77AD5C5A">
            <w:pPr>
              <w:pStyle w:val="6"/>
              <w:widowControl w:val="0"/>
              <w:numPr>
                <w:ilvl w:val="0"/>
                <w:numId w:val="93"/>
              </w:numPr>
              <w:rPr>
                <w:rFonts w:ascii="宋体" w:hAnsi="宋体"/>
                <w:sz w:val="21"/>
                <w:szCs w:val="21"/>
              </w:rPr>
            </w:pPr>
          </w:p>
        </w:tc>
        <w:tc>
          <w:tcPr>
            <w:tcW w:w="1418" w:type="dxa"/>
          </w:tcPr>
          <w:p w14:paraId="5A963741">
            <w:pPr>
              <w:pStyle w:val="6"/>
              <w:widowControl w:val="0"/>
              <w:rPr>
                <w:rFonts w:ascii="宋体" w:hAnsi="宋体"/>
                <w:sz w:val="21"/>
                <w:szCs w:val="21"/>
              </w:rPr>
            </w:pPr>
            <w:r>
              <w:rPr>
                <w:rFonts w:hint="eastAsia" w:ascii="宋体" w:hAnsi="宋体"/>
                <w:sz w:val="21"/>
                <w:szCs w:val="21"/>
              </w:rPr>
              <w:t>网银流水号</w:t>
            </w:r>
          </w:p>
        </w:tc>
        <w:tc>
          <w:tcPr>
            <w:tcW w:w="1558" w:type="dxa"/>
          </w:tcPr>
          <w:p w14:paraId="5EA263EB">
            <w:pPr>
              <w:pStyle w:val="6"/>
              <w:widowControl w:val="0"/>
              <w:rPr>
                <w:rFonts w:ascii="宋体" w:hAnsi="宋体"/>
                <w:sz w:val="21"/>
                <w:szCs w:val="21"/>
              </w:rPr>
            </w:pPr>
            <w:r>
              <w:rPr>
                <w:rFonts w:hint="eastAsia" w:ascii="宋体" w:hAnsi="宋体"/>
                <w:sz w:val="21"/>
                <w:szCs w:val="21"/>
              </w:rPr>
              <w:t>文本</w:t>
            </w:r>
          </w:p>
        </w:tc>
        <w:tc>
          <w:tcPr>
            <w:tcW w:w="1217" w:type="dxa"/>
          </w:tcPr>
          <w:p w14:paraId="739B72A8">
            <w:pPr>
              <w:pStyle w:val="6"/>
              <w:widowControl w:val="0"/>
              <w:rPr>
                <w:rFonts w:ascii="宋体" w:hAnsi="宋体"/>
                <w:sz w:val="21"/>
                <w:szCs w:val="21"/>
              </w:rPr>
            </w:pPr>
          </w:p>
        </w:tc>
        <w:tc>
          <w:tcPr>
            <w:tcW w:w="1218" w:type="dxa"/>
          </w:tcPr>
          <w:p w14:paraId="3DCBA76C">
            <w:pPr>
              <w:pStyle w:val="6"/>
              <w:widowControl w:val="0"/>
              <w:rPr>
                <w:rFonts w:ascii="宋体" w:hAnsi="宋体"/>
                <w:sz w:val="21"/>
                <w:szCs w:val="21"/>
              </w:rPr>
            </w:pPr>
          </w:p>
        </w:tc>
        <w:tc>
          <w:tcPr>
            <w:tcW w:w="1218" w:type="dxa"/>
          </w:tcPr>
          <w:p w14:paraId="199F2E72">
            <w:pPr>
              <w:pStyle w:val="6"/>
              <w:widowControl w:val="0"/>
              <w:rPr>
                <w:rFonts w:ascii="宋体" w:hAnsi="宋体"/>
                <w:sz w:val="21"/>
                <w:szCs w:val="21"/>
              </w:rPr>
            </w:pPr>
          </w:p>
        </w:tc>
        <w:tc>
          <w:tcPr>
            <w:tcW w:w="2443" w:type="dxa"/>
          </w:tcPr>
          <w:p w14:paraId="3EA02892">
            <w:pPr>
              <w:pStyle w:val="6"/>
              <w:widowControl w:val="0"/>
              <w:rPr>
                <w:rFonts w:ascii="宋体" w:hAnsi="宋体"/>
                <w:sz w:val="21"/>
                <w:szCs w:val="21"/>
              </w:rPr>
            </w:pPr>
          </w:p>
        </w:tc>
      </w:tr>
      <w:tr w14:paraId="382A4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702B45F3">
            <w:pPr>
              <w:pStyle w:val="6"/>
              <w:widowControl w:val="0"/>
              <w:numPr>
                <w:ilvl w:val="0"/>
                <w:numId w:val="93"/>
              </w:numPr>
              <w:rPr>
                <w:rFonts w:ascii="宋体" w:hAnsi="宋体"/>
                <w:sz w:val="21"/>
                <w:szCs w:val="21"/>
              </w:rPr>
            </w:pPr>
          </w:p>
        </w:tc>
        <w:tc>
          <w:tcPr>
            <w:tcW w:w="1418" w:type="dxa"/>
          </w:tcPr>
          <w:p w14:paraId="639677D8">
            <w:pPr>
              <w:pStyle w:val="6"/>
              <w:widowControl w:val="0"/>
              <w:rPr>
                <w:rFonts w:ascii="宋体" w:hAnsi="宋体"/>
                <w:sz w:val="21"/>
                <w:szCs w:val="21"/>
              </w:rPr>
            </w:pPr>
            <w:r>
              <w:rPr>
                <w:rFonts w:hint="eastAsia" w:ascii="宋体" w:hAnsi="宋体"/>
                <w:sz w:val="21"/>
                <w:szCs w:val="21"/>
              </w:rPr>
              <w:t>交易类型</w:t>
            </w:r>
          </w:p>
        </w:tc>
        <w:tc>
          <w:tcPr>
            <w:tcW w:w="1558" w:type="dxa"/>
          </w:tcPr>
          <w:p w14:paraId="0FA43C48">
            <w:pPr>
              <w:pStyle w:val="6"/>
              <w:widowControl w:val="0"/>
              <w:rPr>
                <w:rFonts w:ascii="宋体" w:hAnsi="宋体"/>
                <w:sz w:val="21"/>
                <w:szCs w:val="21"/>
              </w:rPr>
            </w:pPr>
            <w:r>
              <w:rPr>
                <w:rFonts w:hint="eastAsia" w:ascii="宋体" w:hAnsi="宋体"/>
                <w:sz w:val="21"/>
                <w:szCs w:val="21"/>
              </w:rPr>
              <w:t>文本</w:t>
            </w:r>
          </w:p>
        </w:tc>
        <w:tc>
          <w:tcPr>
            <w:tcW w:w="1217" w:type="dxa"/>
          </w:tcPr>
          <w:p w14:paraId="3E9E2D2D">
            <w:pPr>
              <w:pStyle w:val="6"/>
              <w:widowControl w:val="0"/>
              <w:rPr>
                <w:rFonts w:ascii="宋体" w:hAnsi="宋体"/>
                <w:sz w:val="21"/>
                <w:szCs w:val="21"/>
              </w:rPr>
            </w:pPr>
          </w:p>
        </w:tc>
        <w:tc>
          <w:tcPr>
            <w:tcW w:w="1218" w:type="dxa"/>
          </w:tcPr>
          <w:p w14:paraId="42C31BB6">
            <w:pPr>
              <w:pStyle w:val="6"/>
              <w:widowControl w:val="0"/>
              <w:rPr>
                <w:rFonts w:ascii="宋体" w:hAnsi="宋体"/>
                <w:sz w:val="21"/>
                <w:szCs w:val="21"/>
              </w:rPr>
            </w:pPr>
          </w:p>
        </w:tc>
        <w:tc>
          <w:tcPr>
            <w:tcW w:w="1218" w:type="dxa"/>
          </w:tcPr>
          <w:p w14:paraId="38D20A11">
            <w:pPr>
              <w:pStyle w:val="6"/>
              <w:widowControl w:val="0"/>
              <w:rPr>
                <w:rFonts w:ascii="宋体" w:hAnsi="宋体"/>
                <w:sz w:val="21"/>
                <w:szCs w:val="21"/>
              </w:rPr>
            </w:pPr>
          </w:p>
        </w:tc>
        <w:tc>
          <w:tcPr>
            <w:tcW w:w="2443" w:type="dxa"/>
          </w:tcPr>
          <w:p w14:paraId="7792652E">
            <w:pPr>
              <w:pStyle w:val="6"/>
              <w:widowControl w:val="0"/>
              <w:rPr>
                <w:rFonts w:ascii="宋体" w:hAnsi="宋体"/>
                <w:sz w:val="21"/>
                <w:szCs w:val="21"/>
              </w:rPr>
            </w:pPr>
          </w:p>
        </w:tc>
      </w:tr>
      <w:tr w14:paraId="31A83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657A1019">
            <w:pPr>
              <w:pStyle w:val="6"/>
              <w:widowControl w:val="0"/>
              <w:numPr>
                <w:ilvl w:val="0"/>
                <w:numId w:val="93"/>
              </w:numPr>
              <w:rPr>
                <w:rFonts w:ascii="宋体" w:hAnsi="宋体"/>
                <w:sz w:val="21"/>
                <w:szCs w:val="21"/>
              </w:rPr>
            </w:pPr>
          </w:p>
        </w:tc>
        <w:tc>
          <w:tcPr>
            <w:tcW w:w="1418" w:type="dxa"/>
          </w:tcPr>
          <w:p w14:paraId="15250046">
            <w:pPr>
              <w:pStyle w:val="6"/>
              <w:widowControl w:val="0"/>
              <w:rPr>
                <w:rFonts w:ascii="宋体" w:hAnsi="宋体"/>
                <w:sz w:val="21"/>
                <w:szCs w:val="21"/>
              </w:rPr>
            </w:pPr>
            <w:r>
              <w:rPr>
                <w:rFonts w:hint="eastAsia" w:ascii="宋体" w:hAnsi="宋体"/>
                <w:sz w:val="21"/>
                <w:szCs w:val="21"/>
              </w:rPr>
              <w:t>用途</w:t>
            </w:r>
          </w:p>
        </w:tc>
        <w:tc>
          <w:tcPr>
            <w:tcW w:w="1558" w:type="dxa"/>
          </w:tcPr>
          <w:p w14:paraId="3ABAD910">
            <w:pPr>
              <w:pStyle w:val="6"/>
              <w:widowControl w:val="0"/>
              <w:rPr>
                <w:rFonts w:ascii="宋体" w:hAnsi="宋体"/>
                <w:sz w:val="21"/>
                <w:szCs w:val="21"/>
              </w:rPr>
            </w:pPr>
            <w:r>
              <w:rPr>
                <w:rFonts w:hint="eastAsia" w:ascii="宋体" w:hAnsi="宋体"/>
                <w:sz w:val="21"/>
                <w:szCs w:val="21"/>
              </w:rPr>
              <w:t>文本</w:t>
            </w:r>
          </w:p>
        </w:tc>
        <w:tc>
          <w:tcPr>
            <w:tcW w:w="1217" w:type="dxa"/>
          </w:tcPr>
          <w:p w14:paraId="23C4B225">
            <w:pPr>
              <w:pStyle w:val="6"/>
              <w:widowControl w:val="0"/>
              <w:rPr>
                <w:rFonts w:ascii="宋体" w:hAnsi="宋体"/>
                <w:sz w:val="21"/>
                <w:szCs w:val="21"/>
              </w:rPr>
            </w:pPr>
          </w:p>
        </w:tc>
        <w:tc>
          <w:tcPr>
            <w:tcW w:w="1218" w:type="dxa"/>
          </w:tcPr>
          <w:p w14:paraId="07E8B9D2">
            <w:pPr>
              <w:pStyle w:val="6"/>
              <w:widowControl w:val="0"/>
              <w:rPr>
                <w:rFonts w:ascii="宋体" w:hAnsi="宋体"/>
                <w:sz w:val="21"/>
                <w:szCs w:val="21"/>
              </w:rPr>
            </w:pPr>
          </w:p>
        </w:tc>
        <w:tc>
          <w:tcPr>
            <w:tcW w:w="1218" w:type="dxa"/>
          </w:tcPr>
          <w:p w14:paraId="36A580CA">
            <w:pPr>
              <w:pStyle w:val="6"/>
              <w:widowControl w:val="0"/>
              <w:rPr>
                <w:rFonts w:ascii="宋体" w:hAnsi="宋体"/>
                <w:sz w:val="21"/>
                <w:szCs w:val="21"/>
              </w:rPr>
            </w:pPr>
          </w:p>
        </w:tc>
        <w:tc>
          <w:tcPr>
            <w:tcW w:w="2443" w:type="dxa"/>
          </w:tcPr>
          <w:p w14:paraId="68B8C56C">
            <w:pPr>
              <w:pStyle w:val="6"/>
              <w:widowControl w:val="0"/>
              <w:rPr>
                <w:rFonts w:ascii="宋体" w:hAnsi="宋体"/>
                <w:sz w:val="21"/>
                <w:szCs w:val="21"/>
              </w:rPr>
            </w:pPr>
          </w:p>
        </w:tc>
      </w:tr>
      <w:tr w14:paraId="1E905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74A8C61D">
            <w:pPr>
              <w:pStyle w:val="6"/>
              <w:widowControl w:val="0"/>
              <w:numPr>
                <w:ilvl w:val="0"/>
                <w:numId w:val="93"/>
              </w:numPr>
              <w:rPr>
                <w:rFonts w:ascii="宋体" w:hAnsi="宋体"/>
                <w:sz w:val="21"/>
                <w:szCs w:val="21"/>
              </w:rPr>
            </w:pPr>
          </w:p>
        </w:tc>
        <w:tc>
          <w:tcPr>
            <w:tcW w:w="1418" w:type="dxa"/>
          </w:tcPr>
          <w:p w14:paraId="15B895C6">
            <w:pPr>
              <w:pStyle w:val="6"/>
              <w:widowControl w:val="0"/>
              <w:rPr>
                <w:rFonts w:ascii="宋体" w:hAnsi="宋体"/>
                <w:sz w:val="21"/>
                <w:szCs w:val="21"/>
              </w:rPr>
            </w:pPr>
            <w:r>
              <w:rPr>
                <w:rFonts w:hint="eastAsia" w:ascii="宋体" w:hAnsi="宋体"/>
                <w:sz w:val="21"/>
                <w:szCs w:val="21"/>
              </w:rPr>
              <w:t>备注</w:t>
            </w:r>
          </w:p>
        </w:tc>
        <w:tc>
          <w:tcPr>
            <w:tcW w:w="1558" w:type="dxa"/>
          </w:tcPr>
          <w:p w14:paraId="66E7C82D">
            <w:pPr>
              <w:pStyle w:val="6"/>
              <w:widowControl w:val="0"/>
              <w:rPr>
                <w:rFonts w:ascii="宋体" w:hAnsi="宋体"/>
                <w:sz w:val="21"/>
                <w:szCs w:val="21"/>
              </w:rPr>
            </w:pPr>
            <w:r>
              <w:rPr>
                <w:rFonts w:hint="eastAsia" w:ascii="宋体" w:hAnsi="宋体"/>
                <w:sz w:val="21"/>
                <w:szCs w:val="21"/>
              </w:rPr>
              <w:t>文本</w:t>
            </w:r>
          </w:p>
        </w:tc>
        <w:tc>
          <w:tcPr>
            <w:tcW w:w="1217" w:type="dxa"/>
          </w:tcPr>
          <w:p w14:paraId="1E17DB4C">
            <w:pPr>
              <w:pStyle w:val="6"/>
              <w:widowControl w:val="0"/>
              <w:rPr>
                <w:rFonts w:ascii="宋体" w:hAnsi="宋体"/>
                <w:sz w:val="21"/>
                <w:szCs w:val="21"/>
              </w:rPr>
            </w:pPr>
          </w:p>
        </w:tc>
        <w:tc>
          <w:tcPr>
            <w:tcW w:w="1218" w:type="dxa"/>
          </w:tcPr>
          <w:p w14:paraId="5A7C673B">
            <w:pPr>
              <w:pStyle w:val="6"/>
              <w:widowControl w:val="0"/>
              <w:rPr>
                <w:rFonts w:ascii="宋体" w:hAnsi="宋体"/>
                <w:sz w:val="21"/>
                <w:szCs w:val="21"/>
              </w:rPr>
            </w:pPr>
          </w:p>
        </w:tc>
        <w:tc>
          <w:tcPr>
            <w:tcW w:w="1218" w:type="dxa"/>
          </w:tcPr>
          <w:p w14:paraId="56E48A38">
            <w:pPr>
              <w:pStyle w:val="6"/>
              <w:widowControl w:val="0"/>
              <w:rPr>
                <w:rFonts w:ascii="宋体" w:hAnsi="宋体"/>
                <w:sz w:val="21"/>
                <w:szCs w:val="21"/>
              </w:rPr>
            </w:pPr>
          </w:p>
        </w:tc>
        <w:tc>
          <w:tcPr>
            <w:tcW w:w="2443" w:type="dxa"/>
          </w:tcPr>
          <w:p w14:paraId="23CBBAB6">
            <w:pPr>
              <w:pStyle w:val="6"/>
              <w:widowControl w:val="0"/>
              <w:rPr>
                <w:rFonts w:ascii="宋体" w:hAnsi="宋体"/>
                <w:sz w:val="21"/>
                <w:szCs w:val="21"/>
              </w:rPr>
            </w:pPr>
          </w:p>
        </w:tc>
      </w:tr>
      <w:tr w14:paraId="58A1C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6165C510">
            <w:pPr>
              <w:pStyle w:val="6"/>
              <w:widowControl w:val="0"/>
              <w:numPr>
                <w:ilvl w:val="0"/>
                <w:numId w:val="93"/>
              </w:numPr>
              <w:rPr>
                <w:rFonts w:ascii="宋体" w:hAnsi="宋体"/>
                <w:sz w:val="21"/>
                <w:szCs w:val="21"/>
              </w:rPr>
            </w:pPr>
          </w:p>
        </w:tc>
        <w:tc>
          <w:tcPr>
            <w:tcW w:w="1418" w:type="dxa"/>
          </w:tcPr>
          <w:p w14:paraId="0C4364B5">
            <w:pPr>
              <w:pStyle w:val="6"/>
              <w:widowControl w:val="0"/>
              <w:rPr>
                <w:rFonts w:ascii="宋体" w:hAnsi="宋体"/>
                <w:sz w:val="21"/>
                <w:szCs w:val="21"/>
              </w:rPr>
            </w:pPr>
            <w:r>
              <w:rPr>
                <w:rFonts w:hint="eastAsia" w:ascii="宋体" w:hAnsi="宋体"/>
                <w:sz w:val="21"/>
                <w:szCs w:val="21"/>
              </w:rPr>
              <w:t>电子回单专用章</w:t>
            </w:r>
          </w:p>
        </w:tc>
        <w:tc>
          <w:tcPr>
            <w:tcW w:w="1558" w:type="dxa"/>
          </w:tcPr>
          <w:p w14:paraId="5F1E342E">
            <w:pPr>
              <w:pStyle w:val="6"/>
              <w:widowControl w:val="0"/>
              <w:rPr>
                <w:rFonts w:ascii="宋体" w:hAnsi="宋体"/>
                <w:sz w:val="21"/>
                <w:szCs w:val="21"/>
              </w:rPr>
            </w:pPr>
            <w:r>
              <w:rPr>
                <w:rFonts w:hint="eastAsia" w:ascii="宋体" w:hAnsi="宋体"/>
                <w:sz w:val="21"/>
                <w:szCs w:val="21"/>
              </w:rPr>
              <w:t>图章</w:t>
            </w:r>
          </w:p>
        </w:tc>
        <w:tc>
          <w:tcPr>
            <w:tcW w:w="1217" w:type="dxa"/>
          </w:tcPr>
          <w:p w14:paraId="3A8A5591">
            <w:pPr>
              <w:pStyle w:val="6"/>
              <w:widowControl w:val="0"/>
              <w:rPr>
                <w:rFonts w:ascii="宋体" w:hAnsi="宋体"/>
                <w:sz w:val="21"/>
                <w:szCs w:val="21"/>
              </w:rPr>
            </w:pPr>
          </w:p>
        </w:tc>
        <w:tc>
          <w:tcPr>
            <w:tcW w:w="1218" w:type="dxa"/>
          </w:tcPr>
          <w:p w14:paraId="4C3272B2">
            <w:pPr>
              <w:pStyle w:val="6"/>
              <w:widowControl w:val="0"/>
              <w:rPr>
                <w:rFonts w:ascii="宋体" w:hAnsi="宋体"/>
                <w:sz w:val="21"/>
                <w:szCs w:val="21"/>
              </w:rPr>
            </w:pPr>
          </w:p>
        </w:tc>
        <w:tc>
          <w:tcPr>
            <w:tcW w:w="1218" w:type="dxa"/>
          </w:tcPr>
          <w:p w14:paraId="350C2C3B">
            <w:pPr>
              <w:pStyle w:val="6"/>
              <w:widowControl w:val="0"/>
              <w:rPr>
                <w:rFonts w:ascii="宋体" w:hAnsi="宋体"/>
                <w:sz w:val="21"/>
                <w:szCs w:val="21"/>
              </w:rPr>
            </w:pPr>
          </w:p>
        </w:tc>
        <w:tc>
          <w:tcPr>
            <w:tcW w:w="2443" w:type="dxa"/>
          </w:tcPr>
          <w:p w14:paraId="3FFAFC4F">
            <w:pPr>
              <w:pStyle w:val="6"/>
              <w:widowControl w:val="0"/>
              <w:rPr>
                <w:rFonts w:ascii="宋体" w:hAnsi="宋体"/>
                <w:sz w:val="21"/>
                <w:szCs w:val="21"/>
              </w:rPr>
            </w:pPr>
          </w:p>
        </w:tc>
      </w:tr>
      <w:tr w14:paraId="5D59C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7E12F9A4">
            <w:pPr>
              <w:pStyle w:val="6"/>
              <w:widowControl w:val="0"/>
              <w:numPr>
                <w:ilvl w:val="0"/>
                <w:numId w:val="93"/>
              </w:numPr>
              <w:rPr>
                <w:rFonts w:ascii="宋体" w:hAnsi="宋体"/>
                <w:sz w:val="21"/>
                <w:szCs w:val="21"/>
              </w:rPr>
            </w:pPr>
          </w:p>
        </w:tc>
        <w:tc>
          <w:tcPr>
            <w:tcW w:w="1418" w:type="dxa"/>
          </w:tcPr>
          <w:p w14:paraId="42BB47D2">
            <w:pPr>
              <w:pStyle w:val="6"/>
              <w:widowControl w:val="0"/>
              <w:rPr>
                <w:rFonts w:ascii="宋体" w:hAnsi="宋体"/>
                <w:sz w:val="21"/>
                <w:szCs w:val="21"/>
              </w:rPr>
            </w:pPr>
            <w:r>
              <w:rPr>
                <w:rFonts w:hint="eastAsia" w:ascii="宋体" w:hAnsi="宋体"/>
                <w:sz w:val="21"/>
                <w:szCs w:val="21"/>
              </w:rPr>
              <w:t>操作员</w:t>
            </w:r>
          </w:p>
        </w:tc>
        <w:tc>
          <w:tcPr>
            <w:tcW w:w="1558" w:type="dxa"/>
          </w:tcPr>
          <w:p w14:paraId="6B7AF322">
            <w:pPr>
              <w:pStyle w:val="6"/>
              <w:widowControl w:val="0"/>
              <w:rPr>
                <w:rFonts w:ascii="宋体" w:hAnsi="宋体"/>
                <w:sz w:val="21"/>
                <w:szCs w:val="21"/>
              </w:rPr>
            </w:pPr>
            <w:r>
              <w:rPr>
                <w:rFonts w:hint="eastAsia" w:ascii="宋体" w:hAnsi="宋体"/>
                <w:sz w:val="21"/>
                <w:szCs w:val="21"/>
              </w:rPr>
              <w:t>文本</w:t>
            </w:r>
          </w:p>
        </w:tc>
        <w:tc>
          <w:tcPr>
            <w:tcW w:w="1217" w:type="dxa"/>
          </w:tcPr>
          <w:p w14:paraId="4C05CD49">
            <w:pPr>
              <w:pStyle w:val="6"/>
              <w:widowControl w:val="0"/>
              <w:rPr>
                <w:rFonts w:ascii="宋体" w:hAnsi="宋体"/>
                <w:sz w:val="21"/>
                <w:szCs w:val="21"/>
              </w:rPr>
            </w:pPr>
          </w:p>
        </w:tc>
        <w:tc>
          <w:tcPr>
            <w:tcW w:w="1218" w:type="dxa"/>
          </w:tcPr>
          <w:p w14:paraId="75CE2CB1">
            <w:pPr>
              <w:pStyle w:val="6"/>
              <w:widowControl w:val="0"/>
              <w:rPr>
                <w:rFonts w:ascii="宋体" w:hAnsi="宋体"/>
                <w:sz w:val="21"/>
                <w:szCs w:val="21"/>
              </w:rPr>
            </w:pPr>
          </w:p>
        </w:tc>
        <w:tc>
          <w:tcPr>
            <w:tcW w:w="1218" w:type="dxa"/>
          </w:tcPr>
          <w:p w14:paraId="789EB636">
            <w:pPr>
              <w:pStyle w:val="6"/>
              <w:widowControl w:val="0"/>
              <w:rPr>
                <w:rFonts w:ascii="宋体" w:hAnsi="宋体"/>
                <w:sz w:val="21"/>
                <w:szCs w:val="21"/>
              </w:rPr>
            </w:pPr>
          </w:p>
        </w:tc>
        <w:tc>
          <w:tcPr>
            <w:tcW w:w="2443" w:type="dxa"/>
          </w:tcPr>
          <w:p w14:paraId="48C91F04">
            <w:pPr>
              <w:pStyle w:val="6"/>
              <w:widowControl w:val="0"/>
              <w:rPr>
                <w:rFonts w:ascii="宋体" w:hAnsi="宋体"/>
                <w:sz w:val="21"/>
                <w:szCs w:val="21"/>
              </w:rPr>
            </w:pPr>
          </w:p>
        </w:tc>
      </w:tr>
      <w:tr w14:paraId="1E058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46914141">
            <w:pPr>
              <w:pStyle w:val="6"/>
              <w:widowControl w:val="0"/>
              <w:numPr>
                <w:ilvl w:val="0"/>
                <w:numId w:val="93"/>
              </w:numPr>
              <w:rPr>
                <w:rFonts w:ascii="宋体" w:hAnsi="宋体"/>
                <w:sz w:val="21"/>
                <w:szCs w:val="21"/>
              </w:rPr>
            </w:pPr>
          </w:p>
        </w:tc>
        <w:tc>
          <w:tcPr>
            <w:tcW w:w="1418" w:type="dxa"/>
          </w:tcPr>
          <w:p w14:paraId="587AC6E8">
            <w:pPr>
              <w:pStyle w:val="6"/>
              <w:widowControl w:val="0"/>
              <w:rPr>
                <w:rFonts w:ascii="宋体" w:hAnsi="宋体"/>
                <w:sz w:val="21"/>
                <w:szCs w:val="21"/>
              </w:rPr>
            </w:pPr>
            <w:r>
              <w:rPr>
                <w:rFonts w:hint="eastAsia" w:ascii="宋体" w:hAnsi="宋体"/>
                <w:sz w:val="21"/>
                <w:szCs w:val="21"/>
              </w:rPr>
              <w:t>打印时间</w:t>
            </w:r>
          </w:p>
        </w:tc>
        <w:tc>
          <w:tcPr>
            <w:tcW w:w="1558" w:type="dxa"/>
          </w:tcPr>
          <w:p w14:paraId="374EE17D">
            <w:pPr>
              <w:pStyle w:val="6"/>
              <w:widowControl w:val="0"/>
              <w:rPr>
                <w:rFonts w:ascii="宋体" w:hAnsi="宋体"/>
                <w:sz w:val="21"/>
                <w:szCs w:val="21"/>
              </w:rPr>
            </w:pPr>
            <w:r>
              <w:rPr>
                <w:rFonts w:hint="eastAsia" w:ascii="宋体" w:hAnsi="宋体"/>
                <w:sz w:val="21"/>
                <w:szCs w:val="21"/>
              </w:rPr>
              <w:t>文本</w:t>
            </w:r>
          </w:p>
        </w:tc>
        <w:tc>
          <w:tcPr>
            <w:tcW w:w="1217" w:type="dxa"/>
          </w:tcPr>
          <w:p w14:paraId="439CEB74">
            <w:pPr>
              <w:pStyle w:val="6"/>
              <w:widowControl w:val="0"/>
              <w:rPr>
                <w:rFonts w:ascii="宋体" w:hAnsi="宋体"/>
                <w:sz w:val="21"/>
                <w:szCs w:val="21"/>
              </w:rPr>
            </w:pPr>
          </w:p>
        </w:tc>
        <w:tc>
          <w:tcPr>
            <w:tcW w:w="1218" w:type="dxa"/>
          </w:tcPr>
          <w:p w14:paraId="40571C86">
            <w:pPr>
              <w:pStyle w:val="6"/>
              <w:widowControl w:val="0"/>
              <w:rPr>
                <w:rFonts w:ascii="宋体" w:hAnsi="宋体"/>
                <w:sz w:val="21"/>
                <w:szCs w:val="21"/>
              </w:rPr>
            </w:pPr>
          </w:p>
        </w:tc>
        <w:tc>
          <w:tcPr>
            <w:tcW w:w="1218" w:type="dxa"/>
          </w:tcPr>
          <w:p w14:paraId="195CB15E">
            <w:pPr>
              <w:pStyle w:val="6"/>
              <w:widowControl w:val="0"/>
              <w:rPr>
                <w:rFonts w:ascii="宋体" w:hAnsi="宋体"/>
                <w:sz w:val="21"/>
                <w:szCs w:val="21"/>
              </w:rPr>
            </w:pPr>
          </w:p>
        </w:tc>
        <w:tc>
          <w:tcPr>
            <w:tcW w:w="2443" w:type="dxa"/>
          </w:tcPr>
          <w:p w14:paraId="284344DD">
            <w:pPr>
              <w:pStyle w:val="6"/>
              <w:widowControl w:val="0"/>
              <w:rPr>
                <w:rFonts w:ascii="宋体" w:hAnsi="宋体"/>
                <w:sz w:val="21"/>
                <w:szCs w:val="21"/>
              </w:rPr>
            </w:pPr>
          </w:p>
        </w:tc>
      </w:tr>
      <w:tr w14:paraId="62C25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DE7CCD4">
            <w:pPr>
              <w:pStyle w:val="6"/>
              <w:widowControl w:val="0"/>
              <w:numPr>
                <w:ilvl w:val="0"/>
                <w:numId w:val="93"/>
              </w:numPr>
              <w:rPr>
                <w:rFonts w:ascii="宋体" w:hAnsi="宋体"/>
                <w:sz w:val="21"/>
                <w:szCs w:val="21"/>
              </w:rPr>
            </w:pPr>
          </w:p>
        </w:tc>
        <w:tc>
          <w:tcPr>
            <w:tcW w:w="1418" w:type="dxa"/>
          </w:tcPr>
          <w:p w14:paraId="5169E827">
            <w:pPr>
              <w:pStyle w:val="6"/>
              <w:widowControl w:val="0"/>
              <w:rPr>
                <w:rFonts w:ascii="宋体" w:hAnsi="宋体"/>
                <w:sz w:val="21"/>
                <w:szCs w:val="21"/>
              </w:rPr>
            </w:pPr>
            <w:r>
              <w:rPr>
                <w:rFonts w:hint="eastAsia" w:ascii="宋体" w:hAnsi="宋体"/>
                <w:sz w:val="21"/>
                <w:szCs w:val="21"/>
              </w:rPr>
              <w:t>打印</w:t>
            </w:r>
          </w:p>
        </w:tc>
        <w:tc>
          <w:tcPr>
            <w:tcW w:w="1558" w:type="dxa"/>
          </w:tcPr>
          <w:p w14:paraId="491B8E59">
            <w:pPr>
              <w:pStyle w:val="6"/>
              <w:widowControl w:val="0"/>
              <w:rPr>
                <w:rFonts w:ascii="宋体" w:hAnsi="宋体"/>
                <w:sz w:val="21"/>
                <w:szCs w:val="21"/>
              </w:rPr>
            </w:pPr>
            <w:r>
              <w:rPr>
                <w:rFonts w:hint="eastAsia" w:ascii="宋体" w:hAnsi="宋体"/>
                <w:sz w:val="21"/>
                <w:szCs w:val="21"/>
              </w:rPr>
              <w:t>按钮</w:t>
            </w:r>
          </w:p>
        </w:tc>
        <w:tc>
          <w:tcPr>
            <w:tcW w:w="1217" w:type="dxa"/>
          </w:tcPr>
          <w:p w14:paraId="50722807">
            <w:pPr>
              <w:pStyle w:val="6"/>
              <w:widowControl w:val="0"/>
              <w:rPr>
                <w:rFonts w:ascii="宋体" w:hAnsi="宋体"/>
                <w:sz w:val="21"/>
                <w:szCs w:val="21"/>
              </w:rPr>
            </w:pPr>
          </w:p>
        </w:tc>
        <w:tc>
          <w:tcPr>
            <w:tcW w:w="1218" w:type="dxa"/>
          </w:tcPr>
          <w:p w14:paraId="538183DC">
            <w:pPr>
              <w:pStyle w:val="6"/>
              <w:widowControl w:val="0"/>
              <w:rPr>
                <w:rFonts w:ascii="宋体" w:hAnsi="宋体"/>
                <w:sz w:val="21"/>
                <w:szCs w:val="21"/>
              </w:rPr>
            </w:pPr>
          </w:p>
        </w:tc>
        <w:tc>
          <w:tcPr>
            <w:tcW w:w="1218" w:type="dxa"/>
          </w:tcPr>
          <w:p w14:paraId="5371C985">
            <w:pPr>
              <w:pStyle w:val="6"/>
              <w:widowControl w:val="0"/>
              <w:rPr>
                <w:rFonts w:ascii="宋体" w:hAnsi="宋体"/>
                <w:sz w:val="21"/>
                <w:szCs w:val="21"/>
              </w:rPr>
            </w:pPr>
          </w:p>
        </w:tc>
        <w:tc>
          <w:tcPr>
            <w:tcW w:w="2443" w:type="dxa"/>
          </w:tcPr>
          <w:p w14:paraId="1E42A822">
            <w:pPr>
              <w:pStyle w:val="6"/>
              <w:widowControl w:val="0"/>
              <w:rPr>
                <w:rFonts w:ascii="宋体" w:hAnsi="宋体"/>
                <w:sz w:val="21"/>
                <w:szCs w:val="21"/>
              </w:rPr>
            </w:pPr>
          </w:p>
        </w:tc>
      </w:tr>
      <w:tr w14:paraId="2B452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04AA474E">
            <w:pPr>
              <w:pStyle w:val="6"/>
              <w:widowControl w:val="0"/>
              <w:numPr>
                <w:ilvl w:val="0"/>
                <w:numId w:val="93"/>
              </w:numPr>
              <w:rPr>
                <w:rFonts w:ascii="宋体" w:hAnsi="宋体"/>
                <w:sz w:val="21"/>
                <w:szCs w:val="21"/>
              </w:rPr>
            </w:pPr>
          </w:p>
        </w:tc>
        <w:tc>
          <w:tcPr>
            <w:tcW w:w="1418" w:type="dxa"/>
          </w:tcPr>
          <w:p w14:paraId="6F6241F8">
            <w:pPr>
              <w:pStyle w:val="6"/>
              <w:widowControl w:val="0"/>
              <w:rPr>
                <w:rFonts w:ascii="宋体" w:hAnsi="宋体"/>
                <w:sz w:val="21"/>
                <w:szCs w:val="21"/>
              </w:rPr>
            </w:pPr>
            <w:r>
              <w:rPr>
                <w:rFonts w:hint="eastAsia" w:ascii="宋体" w:hAnsi="宋体"/>
                <w:sz w:val="21"/>
                <w:szCs w:val="21"/>
              </w:rPr>
              <w:t>关闭</w:t>
            </w:r>
          </w:p>
        </w:tc>
        <w:tc>
          <w:tcPr>
            <w:tcW w:w="1558" w:type="dxa"/>
          </w:tcPr>
          <w:p w14:paraId="641DE7CF">
            <w:pPr>
              <w:pStyle w:val="6"/>
              <w:widowControl w:val="0"/>
              <w:rPr>
                <w:rFonts w:ascii="宋体" w:hAnsi="宋体"/>
                <w:sz w:val="21"/>
                <w:szCs w:val="21"/>
              </w:rPr>
            </w:pPr>
            <w:r>
              <w:rPr>
                <w:rFonts w:hint="eastAsia" w:ascii="宋体" w:hAnsi="宋体"/>
                <w:sz w:val="21"/>
                <w:szCs w:val="21"/>
              </w:rPr>
              <w:t>按钮</w:t>
            </w:r>
          </w:p>
        </w:tc>
        <w:tc>
          <w:tcPr>
            <w:tcW w:w="1217" w:type="dxa"/>
          </w:tcPr>
          <w:p w14:paraId="5CD4D9B6">
            <w:pPr>
              <w:pStyle w:val="6"/>
              <w:widowControl w:val="0"/>
              <w:rPr>
                <w:rFonts w:ascii="宋体" w:hAnsi="宋体"/>
                <w:sz w:val="21"/>
                <w:szCs w:val="21"/>
              </w:rPr>
            </w:pPr>
          </w:p>
        </w:tc>
        <w:tc>
          <w:tcPr>
            <w:tcW w:w="1218" w:type="dxa"/>
          </w:tcPr>
          <w:p w14:paraId="0ABC143B">
            <w:pPr>
              <w:pStyle w:val="6"/>
              <w:widowControl w:val="0"/>
              <w:rPr>
                <w:rFonts w:ascii="宋体" w:hAnsi="宋体"/>
                <w:sz w:val="21"/>
                <w:szCs w:val="21"/>
              </w:rPr>
            </w:pPr>
          </w:p>
        </w:tc>
        <w:tc>
          <w:tcPr>
            <w:tcW w:w="1218" w:type="dxa"/>
          </w:tcPr>
          <w:p w14:paraId="250E7230">
            <w:pPr>
              <w:pStyle w:val="6"/>
              <w:widowControl w:val="0"/>
              <w:rPr>
                <w:rFonts w:ascii="宋体" w:hAnsi="宋体"/>
                <w:sz w:val="21"/>
                <w:szCs w:val="21"/>
              </w:rPr>
            </w:pPr>
          </w:p>
        </w:tc>
        <w:tc>
          <w:tcPr>
            <w:tcW w:w="2443" w:type="dxa"/>
          </w:tcPr>
          <w:p w14:paraId="1EC38A07">
            <w:pPr>
              <w:pStyle w:val="6"/>
              <w:widowControl w:val="0"/>
              <w:rPr>
                <w:rFonts w:ascii="宋体" w:hAnsi="宋体"/>
                <w:sz w:val="21"/>
                <w:szCs w:val="21"/>
              </w:rPr>
            </w:pPr>
          </w:p>
        </w:tc>
      </w:tr>
      <w:tr w14:paraId="70DAE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7" w:type="dxa"/>
            <w:gridSpan w:val="7"/>
          </w:tcPr>
          <w:p w14:paraId="63EE4DE8">
            <w:pPr>
              <w:pStyle w:val="6"/>
              <w:widowControl w:val="0"/>
              <w:rPr>
                <w:rFonts w:ascii="宋体" w:hAnsi="宋体"/>
                <w:sz w:val="21"/>
                <w:szCs w:val="21"/>
              </w:rPr>
            </w:pPr>
            <w:r>
              <w:rPr>
                <w:rFonts w:hint="eastAsia" w:ascii="宋体" w:hAnsi="宋体"/>
                <w:sz w:val="21"/>
                <w:szCs w:val="21"/>
              </w:rPr>
              <w:t>重要提示：</w:t>
            </w:r>
          </w:p>
          <w:p w14:paraId="6CEB70A0">
            <w:pPr>
              <w:pStyle w:val="6"/>
              <w:widowControl w:val="0"/>
              <w:rPr>
                <w:rFonts w:ascii="宋体" w:hAnsi="宋体"/>
                <w:sz w:val="21"/>
                <w:szCs w:val="21"/>
              </w:rPr>
            </w:pPr>
            <w:r>
              <w:rPr>
                <w:rFonts w:hint="eastAsia" w:ascii="宋体" w:hAnsi="宋体"/>
                <w:sz w:val="21"/>
                <w:szCs w:val="21"/>
              </w:rPr>
              <w:t>此电子回单仅作为记账凭证，不作为记账依据！</w:t>
            </w:r>
          </w:p>
        </w:tc>
      </w:tr>
    </w:tbl>
    <w:p w14:paraId="14EC1626"/>
    <w:p w14:paraId="120E252D">
      <w:pPr>
        <w:pStyle w:val="3"/>
        <w:spacing w:line="415" w:lineRule="auto"/>
        <w:rPr>
          <w:rFonts w:ascii="宋体" w:hAnsi="宋体"/>
        </w:rPr>
      </w:pPr>
      <w:bookmarkStart w:id="460" w:name="_Toc351988497"/>
      <w:r>
        <w:rPr>
          <w:rFonts w:hint="eastAsia" w:ascii="宋体" w:hAnsi="宋体"/>
        </w:rPr>
        <w:t>收款人名册维护</w:t>
      </w:r>
      <w:bookmarkEnd w:id="460"/>
    </w:p>
    <w:p w14:paraId="6CDDC836">
      <w:pPr>
        <w:pStyle w:val="4"/>
        <w:spacing w:line="415" w:lineRule="auto"/>
        <w:ind w:left="57"/>
        <w:rPr>
          <w:rFonts w:ascii="宋体" w:hAnsi="宋体"/>
        </w:rPr>
      </w:pPr>
      <w:bookmarkStart w:id="461" w:name="_Toc351988498"/>
      <w:r>
        <w:rPr>
          <w:rFonts w:hint="eastAsia" w:ascii="宋体" w:hAnsi="宋体"/>
        </w:rPr>
        <w:t>功能描述</w:t>
      </w:r>
      <w:bookmarkEnd w:id="461"/>
    </w:p>
    <w:p w14:paraId="23892FD1">
      <w:pPr>
        <w:pStyle w:val="88"/>
        <w:rPr>
          <w:rFonts w:ascii="宋体" w:hAnsi="宋体"/>
          <w:szCs w:val="21"/>
        </w:rPr>
      </w:pPr>
      <w:r>
        <w:rPr>
          <w:rFonts w:ascii="宋体" w:hAnsi="宋体"/>
          <w:szCs w:val="21"/>
        </w:rPr>
        <w:t>用于管理</w:t>
      </w:r>
      <w:r>
        <w:rPr>
          <w:rFonts w:hint="eastAsia" w:ascii="宋体" w:hAnsi="宋体"/>
          <w:szCs w:val="21"/>
        </w:rPr>
        <w:t>用户</w:t>
      </w:r>
      <w:r>
        <w:rPr>
          <w:rFonts w:ascii="宋体" w:hAnsi="宋体"/>
          <w:szCs w:val="21"/>
        </w:rPr>
        <w:t>用于转账的收款方信息，以便在办理转账汇款业务时，在其中选中某位收款人，让系统自动补齐收款方户名、账号等信息，有助于</w:t>
      </w:r>
      <w:r>
        <w:rPr>
          <w:rFonts w:hint="eastAsia" w:ascii="宋体" w:hAnsi="宋体"/>
          <w:szCs w:val="21"/>
        </w:rPr>
        <w:t>用户</w:t>
      </w:r>
      <w:r>
        <w:rPr>
          <w:rFonts w:ascii="宋体" w:hAnsi="宋体"/>
          <w:szCs w:val="21"/>
        </w:rPr>
        <w:t>减少输入工作量及操作失误。</w:t>
      </w:r>
    </w:p>
    <w:p w14:paraId="206221D3">
      <w:pPr>
        <w:pStyle w:val="88"/>
        <w:rPr>
          <w:rFonts w:ascii="宋体" w:hAnsi="宋体"/>
          <w:szCs w:val="21"/>
        </w:rPr>
      </w:pPr>
      <w:r>
        <w:rPr>
          <w:rFonts w:hint="eastAsia" w:ascii="宋体" w:hAnsi="宋体"/>
          <w:szCs w:val="21"/>
        </w:rPr>
        <w:t>用户通过此功能，可以进行创建收款人组别，编辑分组，删除分组等操作，同时也可对收款人信息进行查询、修改、删除，更改组别等操作。</w:t>
      </w:r>
    </w:p>
    <w:p w14:paraId="1894407C">
      <w:pPr>
        <w:pStyle w:val="4"/>
        <w:spacing w:line="415" w:lineRule="auto"/>
        <w:ind w:left="57"/>
        <w:rPr>
          <w:rFonts w:ascii="宋体" w:hAnsi="宋体"/>
        </w:rPr>
      </w:pPr>
      <w:bookmarkStart w:id="462" w:name="_Toc351988499"/>
      <w:r>
        <w:rPr>
          <w:rFonts w:hint="eastAsia" w:ascii="宋体" w:hAnsi="宋体"/>
        </w:rPr>
        <w:t>业务流程</w:t>
      </w:r>
      <w:bookmarkEnd w:id="462"/>
    </w:p>
    <w:p w14:paraId="030591FA">
      <w:pPr>
        <w:spacing w:line="360" w:lineRule="auto"/>
        <w:rPr>
          <w:b/>
          <w:sz w:val="21"/>
          <w:szCs w:val="21"/>
        </w:rPr>
      </w:pPr>
      <w:r>
        <w:object>
          <v:shape id="_x0000_i1041" o:spt="75" type="#_x0000_t75" style="height:555.75pt;width:492pt;" o:ole="t" filled="f" o:preferrelative="t" stroked="f" coordsize="21600,21600">
            <v:path/>
            <v:fill on="f" focussize="0,0"/>
            <v:stroke on="f" joinstyle="miter"/>
            <v:imagedata r:id="rId42" o:title=""/>
            <o:lock v:ext="edit" aspectratio="t"/>
            <w10:wrap type="none"/>
            <w10:anchorlock/>
          </v:shape>
          <o:OLEObject Type="Embed" ProgID="Visio.Drawing.11" ShapeID="_x0000_i1041" DrawAspect="Content" ObjectID="_1468075741" r:id="rId41">
            <o:LockedField>false</o:LockedField>
          </o:OLEObject>
        </w:object>
      </w:r>
      <w:r>
        <w:rPr>
          <w:rFonts w:hint="eastAsia"/>
          <w:b/>
          <w:sz w:val="21"/>
          <w:szCs w:val="21"/>
        </w:rPr>
        <w:t>流程说明：</w:t>
      </w:r>
    </w:p>
    <w:p w14:paraId="0758031A">
      <w:pPr>
        <w:pStyle w:val="70"/>
        <w:widowControl w:val="0"/>
        <w:numPr>
          <w:ilvl w:val="0"/>
          <w:numId w:val="94"/>
        </w:numPr>
        <w:spacing w:after="0" w:line="360" w:lineRule="auto"/>
        <w:ind w:firstLineChars="0"/>
        <w:rPr>
          <w:b/>
          <w:sz w:val="21"/>
          <w:szCs w:val="21"/>
        </w:rPr>
      </w:pPr>
      <w:r>
        <w:rPr>
          <w:rFonts w:hint="eastAsia"/>
          <w:sz w:val="21"/>
          <w:szCs w:val="21"/>
        </w:rPr>
        <w:t>用户点击“收款人名册维护”菜单进入收款人名册维护页面；</w:t>
      </w:r>
    </w:p>
    <w:p w14:paraId="50B1E3E6">
      <w:pPr>
        <w:pStyle w:val="70"/>
        <w:widowControl w:val="0"/>
        <w:numPr>
          <w:ilvl w:val="0"/>
          <w:numId w:val="94"/>
        </w:numPr>
        <w:spacing w:after="0" w:line="360" w:lineRule="auto"/>
        <w:ind w:firstLineChars="0"/>
        <w:rPr>
          <w:b/>
          <w:sz w:val="21"/>
          <w:szCs w:val="21"/>
        </w:rPr>
      </w:pPr>
      <w:r>
        <w:rPr>
          <w:rFonts w:hint="eastAsia"/>
          <w:sz w:val="21"/>
          <w:szCs w:val="21"/>
        </w:rPr>
        <w:t>收款人名册页面有查询，组别管理和组员管理三大模块功能；</w:t>
      </w:r>
    </w:p>
    <w:p w14:paraId="5EA8FBE6">
      <w:pPr>
        <w:pStyle w:val="70"/>
        <w:widowControl w:val="0"/>
        <w:numPr>
          <w:ilvl w:val="0"/>
          <w:numId w:val="94"/>
        </w:numPr>
        <w:spacing w:after="0" w:line="360" w:lineRule="auto"/>
        <w:ind w:firstLineChars="0"/>
        <w:rPr>
          <w:b/>
          <w:sz w:val="21"/>
          <w:szCs w:val="21"/>
        </w:rPr>
      </w:pPr>
      <w:r>
        <w:rPr>
          <w:rFonts w:hint="eastAsia"/>
          <w:sz w:val="21"/>
          <w:szCs w:val="21"/>
        </w:rPr>
        <w:t>当用户进入收款人名册维护页面时，页面显示全部收款人信息；</w:t>
      </w:r>
    </w:p>
    <w:p w14:paraId="0F6499D7">
      <w:pPr>
        <w:pStyle w:val="70"/>
        <w:widowControl w:val="0"/>
        <w:numPr>
          <w:ilvl w:val="0"/>
          <w:numId w:val="94"/>
        </w:numPr>
        <w:spacing w:after="0" w:line="360" w:lineRule="auto"/>
        <w:ind w:firstLineChars="0"/>
        <w:rPr>
          <w:b/>
          <w:sz w:val="21"/>
          <w:szCs w:val="21"/>
        </w:rPr>
      </w:pPr>
      <w:r>
        <w:rPr>
          <w:rFonts w:hint="eastAsia"/>
          <w:sz w:val="21"/>
          <w:szCs w:val="21"/>
        </w:rPr>
        <w:t>收款人名册的查询功能：</w:t>
      </w:r>
    </w:p>
    <w:p w14:paraId="56FECFF2">
      <w:pPr>
        <w:pStyle w:val="70"/>
        <w:widowControl w:val="0"/>
        <w:numPr>
          <w:ilvl w:val="0"/>
          <w:numId w:val="95"/>
        </w:numPr>
        <w:spacing w:after="0" w:line="360" w:lineRule="auto"/>
        <w:ind w:firstLineChars="0"/>
        <w:rPr>
          <w:sz w:val="21"/>
          <w:szCs w:val="21"/>
        </w:rPr>
      </w:pPr>
      <w:r>
        <w:rPr>
          <w:rFonts w:hint="eastAsia"/>
          <w:sz w:val="21"/>
          <w:szCs w:val="21"/>
        </w:rPr>
        <w:t>用户在查询条件文本框中输入收款人姓名进行模糊查询操作</w:t>
      </w:r>
    </w:p>
    <w:p w14:paraId="78D67626">
      <w:pPr>
        <w:pStyle w:val="70"/>
        <w:widowControl w:val="0"/>
        <w:numPr>
          <w:ilvl w:val="0"/>
          <w:numId w:val="95"/>
        </w:numPr>
        <w:spacing w:after="0" w:line="360" w:lineRule="auto"/>
        <w:ind w:firstLineChars="0"/>
        <w:rPr>
          <w:sz w:val="21"/>
          <w:szCs w:val="21"/>
        </w:rPr>
      </w:pPr>
      <w:r>
        <w:rPr>
          <w:rFonts w:hint="eastAsia"/>
          <w:sz w:val="21"/>
          <w:szCs w:val="21"/>
        </w:rPr>
        <w:t>查询结果显示在页面下方的表格中</w:t>
      </w:r>
    </w:p>
    <w:p w14:paraId="3803D6E4">
      <w:pPr>
        <w:pStyle w:val="70"/>
        <w:widowControl w:val="0"/>
        <w:numPr>
          <w:ilvl w:val="0"/>
          <w:numId w:val="94"/>
        </w:numPr>
        <w:spacing w:after="0" w:line="360" w:lineRule="auto"/>
        <w:ind w:firstLineChars="0"/>
        <w:rPr>
          <w:b/>
          <w:sz w:val="21"/>
          <w:szCs w:val="21"/>
        </w:rPr>
      </w:pPr>
      <w:r>
        <w:rPr>
          <w:rFonts w:hint="eastAsia"/>
          <w:sz w:val="21"/>
          <w:szCs w:val="21"/>
        </w:rPr>
        <w:t>收款人名册的组别管理功能：</w:t>
      </w:r>
    </w:p>
    <w:p w14:paraId="5164641D">
      <w:pPr>
        <w:pStyle w:val="70"/>
        <w:widowControl w:val="0"/>
        <w:numPr>
          <w:ilvl w:val="0"/>
          <w:numId w:val="96"/>
        </w:numPr>
        <w:spacing w:after="0" w:line="360" w:lineRule="auto"/>
        <w:ind w:firstLineChars="0"/>
        <w:rPr>
          <w:sz w:val="21"/>
          <w:szCs w:val="21"/>
        </w:rPr>
      </w:pPr>
      <w:r>
        <w:rPr>
          <w:rFonts w:hint="eastAsia"/>
          <w:sz w:val="21"/>
          <w:szCs w:val="21"/>
        </w:rPr>
        <w:t>收款人名册中的默认组别为：全部，未分组，朋友和家人四大组别，其中朋友和家人的组名可由用户通过“编辑分组”和“删除该组”进行修改或删除操作；</w:t>
      </w:r>
    </w:p>
    <w:p w14:paraId="59FB14DD">
      <w:pPr>
        <w:pStyle w:val="70"/>
        <w:widowControl w:val="0"/>
        <w:numPr>
          <w:ilvl w:val="0"/>
          <w:numId w:val="96"/>
        </w:numPr>
        <w:spacing w:after="0" w:line="360" w:lineRule="auto"/>
        <w:ind w:firstLineChars="0"/>
        <w:rPr>
          <w:sz w:val="21"/>
          <w:szCs w:val="21"/>
        </w:rPr>
      </w:pPr>
      <w:r>
        <w:rPr>
          <w:rFonts w:hint="eastAsia"/>
          <w:sz w:val="21"/>
          <w:szCs w:val="21"/>
        </w:rPr>
        <w:t>用户点击“创建分组”，输入新组名信息，点击“确认”后新组出现在分组菜单中；</w:t>
      </w:r>
    </w:p>
    <w:p w14:paraId="10D84DCA">
      <w:pPr>
        <w:pStyle w:val="70"/>
        <w:widowControl w:val="0"/>
        <w:numPr>
          <w:ilvl w:val="0"/>
          <w:numId w:val="96"/>
        </w:numPr>
        <w:spacing w:after="0" w:line="360" w:lineRule="auto"/>
        <w:ind w:firstLineChars="0"/>
        <w:rPr>
          <w:sz w:val="21"/>
          <w:szCs w:val="21"/>
        </w:rPr>
      </w:pPr>
      <w:r>
        <w:rPr>
          <w:rFonts w:hint="eastAsia"/>
          <w:sz w:val="21"/>
          <w:szCs w:val="21"/>
        </w:rPr>
        <w:t>用户点击“编辑分组”，系统出现带有选中组名的小页面，用户可对组名进行更新修改，并点击“确定”，新组名将显示在分组菜单中；</w:t>
      </w:r>
    </w:p>
    <w:p w14:paraId="798018D5">
      <w:pPr>
        <w:pStyle w:val="70"/>
        <w:widowControl w:val="0"/>
        <w:numPr>
          <w:ilvl w:val="0"/>
          <w:numId w:val="96"/>
        </w:numPr>
        <w:spacing w:after="0" w:line="360" w:lineRule="auto"/>
        <w:ind w:firstLineChars="0"/>
        <w:rPr>
          <w:sz w:val="21"/>
          <w:szCs w:val="21"/>
        </w:rPr>
      </w:pPr>
      <w:r>
        <w:rPr>
          <w:rFonts w:hint="eastAsia"/>
          <w:sz w:val="21"/>
          <w:szCs w:val="21"/>
        </w:rPr>
        <w:t>用户点击“删除该组”，系统出现“是否删除该组”的提示框，用户点击“确定”则删除所在组，此组全部组员将移至未分组中；用户点击“取消”则取消删除组操作，返回收款人名册页面；</w:t>
      </w:r>
    </w:p>
    <w:p w14:paraId="3CEF7974">
      <w:pPr>
        <w:pStyle w:val="70"/>
        <w:widowControl w:val="0"/>
        <w:numPr>
          <w:ilvl w:val="0"/>
          <w:numId w:val="94"/>
        </w:numPr>
        <w:spacing w:after="0" w:line="360" w:lineRule="auto"/>
        <w:ind w:firstLineChars="0"/>
        <w:rPr>
          <w:b/>
          <w:sz w:val="21"/>
          <w:szCs w:val="21"/>
        </w:rPr>
      </w:pPr>
      <w:r>
        <w:rPr>
          <w:rFonts w:hint="eastAsia"/>
          <w:sz w:val="21"/>
          <w:szCs w:val="21"/>
        </w:rPr>
        <w:t>收款人名册的组员管理功能：</w:t>
      </w:r>
    </w:p>
    <w:p w14:paraId="6EE29AA7">
      <w:pPr>
        <w:pStyle w:val="70"/>
        <w:widowControl w:val="0"/>
        <w:numPr>
          <w:ilvl w:val="0"/>
          <w:numId w:val="97"/>
        </w:numPr>
        <w:spacing w:after="0" w:line="360" w:lineRule="auto"/>
        <w:ind w:firstLineChars="0"/>
        <w:rPr>
          <w:b/>
          <w:sz w:val="21"/>
          <w:szCs w:val="21"/>
        </w:rPr>
      </w:pPr>
      <w:r>
        <w:rPr>
          <w:rFonts w:hint="eastAsia"/>
          <w:sz w:val="21"/>
          <w:szCs w:val="21"/>
        </w:rPr>
        <w:t>进入收款人名册页面，默认显示全部收款人名册信息；</w:t>
      </w:r>
    </w:p>
    <w:p w14:paraId="0BAC2E48">
      <w:pPr>
        <w:pStyle w:val="70"/>
        <w:widowControl w:val="0"/>
        <w:numPr>
          <w:ilvl w:val="0"/>
          <w:numId w:val="97"/>
        </w:numPr>
        <w:spacing w:after="0" w:line="360" w:lineRule="auto"/>
        <w:ind w:firstLineChars="0"/>
        <w:rPr>
          <w:b/>
          <w:sz w:val="21"/>
          <w:szCs w:val="21"/>
        </w:rPr>
      </w:pPr>
      <w:r>
        <w:rPr>
          <w:rFonts w:hint="eastAsia"/>
          <w:sz w:val="21"/>
          <w:szCs w:val="21"/>
        </w:rPr>
        <w:t>根据查询或分组信息，此表格显示相应的收款人信息，内容包括：选择，组名，收款账号，收款人姓名，账户别名，收款方所在行和操作信息；</w:t>
      </w:r>
    </w:p>
    <w:p w14:paraId="1A333489">
      <w:pPr>
        <w:pStyle w:val="70"/>
        <w:widowControl w:val="0"/>
        <w:numPr>
          <w:ilvl w:val="0"/>
          <w:numId w:val="97"/>
        </w:numPr>
        <w:spacing w:after="0" w:line="360" w:lineRule="auto"/>
        <w:ind w:firstLineChars="0"/>
        <w:rPr>
          <w:b/>
          <w:sz w:val="21"/>
          <w:szCs w:val="21"/>
        </w:rPr>
      </w:pPr>
      <w:r>
        <w:rPr>
          <w:rFonts w:hint="eastAsia"/>
          <w:sz w:val="21"/>
          <w:szCs w:val="21"/>
        </w:rPr>
        <w:t>用户在收款人名册列表中选择其中一个收款人信息，则勾选此行选择项中的单选框，并点击“确定”将信息填入收款人信息的相应位置中；</w:t>
      </w:r>
    </w:p>
    <w:p w14:paraId="70027405">
      <w:pPr>
        <w:pStyle w:val="70"/>
        <w:widowControl w:val="0"/>
        <w:numPr>
          <w:ilvl w:val="0"/>
          <w:numId w:val="97"/>
        </w:numPr>
        <w:spacing w:after="0" w:line="360" w:lineRule="auto"/>
        <w:ind w:firstLineChars="0"/>
        <w:rPr>
          <w:b/>
          <w:sz w:val="21"/>
          <w:szCs w:val="21"/>
        </w:rPr>
      </w:pPr>
      <w:r>
        <w:rPr>
          <w:rFonts w:hint="eastAsia"/>
          <w:sz w:val="21"/>
          <w:szCs w:val="21"/>
        </w:rPr>
        <w:t>点击“编辑”，显示组员信息编辑页面，用户可以修改收款人信息；</w:t>
      </w:r>
    </w:p>
    <w:p w14:paraId="37E02434">
      <w:pPr>
        <w:pStyle w:val="70"/>
        <w:widowControl w:val="0"/>
        <w:numPr>
          <w:ilvl w:val="0"/>
          <w:numId w:val="97"/>
        </w:numPr>
        <w:spacing w:after="0" w:line="360" w:lineRule="auto"/>
        <w:ind w:firstLineChars="0"/>
        <w:rPr>
          <w:b/>
          <w:sz w:val="21"/>
          <w:szCs w:val="21"/>
        </w:rPr>
      </w:pPr>
      <w:r>
        <w:rPr>
          <w:rFonts w:hint="eastAsia"/>
          <w:sz w:val="21"/>
          <w:szCs w:val="21"/>
        </w:rPr>
        <w:t>点击“删除”，删除此行收款人信息；</w:t>
      </w:r>
    </w:p>
    <w:p w14:paraId="53F58089">
      <w:pPr>
        <w:pStyle w:val="70"/>
        <w:widowControl w:val="0"/>
        <w:numPr>
          <w:ilvl w:val="0"/>
          <w:numId w:val="97"/>
        </w:numPr>
        <w:spacing w:after="0" w:line="360" w:lineRule="auto"/>
        <w:ind w:firstLineChars="0"/>
        <w:rPr>
          <w:b/>
          <w:sz w:val="21"/>
          <w:szCs w:val="21"/>
        </w:rPr>
      </w:pPr>
      <w:r>
        <w:rPr>
          <w:rFonts w:hint="eastAsia"/>
          <w:sz w:val="21"/>
          <w:szCs w:val="21"/>
        </w:rPr>
        <w:t xml:space="preserve">选择“更改别名”下拉列表，出现所有组名，选择后此收款人信息移至选中的组别中； </w:t>
      </w:r>
    </w:p>
    <w:p w14:paraId="4ADD7872">
      <w:pPr>
        <w:pStyle w:val="4"/>
        <w:spacing w:line="415" w:lineRule="auto"/>
        <w:ind w:left="57"/>
        <w:rPr>
          <w:rFonts w:ascii="宋体" w:hAnsi="宋体"/>
        </w:rPr>
      </w:pPr>
      <w:bookmarkStart w:id="463" w:name="_Toc350867087"/>
      <w:bookmarkEnd w:id="463"/>
      <w:bookmarkStart w:id="464" w:name="_Toc351988500"/>
      <w:r>
        <w:rPr>
          <w:rFonts w:hint="eastAsia" w:ascii="宋体" w:hAnsi="宋体"/>
        </w:rPr>
        <w:t>业务规则</w:t>
      </w:r>
      <w:bookmarkEnd w:id="464"/>
    </w:p>
    <w:p w14:paraId="2777999B">
      <w:pPr>
        <w:pStyle w:val="5"/>
        <w:numPr>
          <w:ilvl w:val="0"/>
          <w:numId w:val="0"/>
        </w:numPr>
        <w:spacing w:line="377" w:lineRule="auto"/>
        <w:ind w:left="113"/>
      </w:pPr>
      <w:r>
        <w:rPr>
          <w:rFonts w:hint="eastAsia"/>
        </w:rPr>
        <w:t>交易前</w:t>
      </w:r>
    </w:p>
    <w:p w14:paraId="79735423">
      <w:pPr>
        <w:pStyle w:val="5"/>
        <w:numPr>
          <w:ilvl w:val="0"/>
          <w:numId w:val="0"/>
        </w:numPr>
        <w:spacing w:line="377" w:lineRule="auto"/>
        <w:ind w:left="113"/>
      </w:pPr>
      <w:r>
        <w:rPr>
          <w:rFonts w:hint="eastAsia"/>
        </w:rPr>
        <w:t>交易中</w:t>
      </w:r>
    </w:p>
    <w:p w14:paraId="39C9B40D">
      <w:pPr>
        <w:pStyle w:val="5"/>
        <w:numPr>
          <w:ilvl w:val="0"/>
          <w:numId w:val="0"/>
        </w:numPr>
        <w:spacing w:line="377" w:lineRule="auto"/>
        <w:ind w:left="113"/>
      </w:pPr>
      <w:r>
        <w:rPr>
          <w:rFonts w:hint="eastAsia"/>
        </w:rPr>
        <w:t>交易后</w:t>
      </w:r>
    </w:p>
    <w:p w14:paraId="23E64505">
      <w:pPr>
        <w:pStyle w:val="88"/>
        <w:rPr>
          <w:rFonts w:cs="Arial"/>
          <w:color w:val="000000"/>
        </w:rPr>
      </w:pPr>
      <w:r>
        <w:rPr>
          <w:rFonts w:hint="eastAsia" w:cs="Arial"/>
          <w:color w:val="000000"/>
        </w:rPr>
        <w:t>对收款人名册的任何操作无论成功失败都记录日志。日志应该在内部管理里的日志管理-用户操作日志查询里的个人客户日志中查询到。用户也可以在个人网银里的客户服务里的网银操作日志查询到。</w:t>
      </w:r>
    </w:p>
    <w:p w14:paraId="25B68185">
      <w:pPr>
        <w:pStyle w:val="4"/>
        <w:spacing w:line="415" w:lineRule="auto"/>
        <w:ind w:left="57"/>
        <w:rPr>
          <w:rFonts w:ascii="宋体" w:hAnsi="宋体"/>
        </w:rPr>
      </w:pPr>
      <w:bookmarkStart w:id="465" w:name="_Toc351988501"/>
      <w:r>
        <w:rPr>
          <w:rFonts w:hint="eastAsia" w:ascii="宋体" w:hAnsi="宋体"/>
        </w:rPr>
        <w:t>页面要素</w:t>
      </w:r>
      <w:bookmarkEnd w:id="465"/>
    </w:p>
    <w:p w14:paraId="2AA3569C">
      <w:pPr>
        <w:pStyle w:val="5"/>
        <w:numPr>
          <w:ilvl w:val="0"/>
          <w:numId w:val="0"/>
        </w:numPr>
        <w:spacing w:line="377" w:lineRule="auto"/>
        <w:ind w:left="113"/>
      </w:pPr>
      <w:r>
        <w:rPr>
          <w:rFonts w:hint="eastAsia"/>
        </w:rPr>
        <w:t>收款人名册页面</w:t>
      </w:r>
    </w:p>
    <w:tbl>
      <w:tblPr>
        <w:tblStyle w:val="48"/>
        <w:tblW w:w="9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
        <w:gridCol w:w="1417"/>
        <w:gridCol w:w="851"/>
        <w:gridCol w:w="1134"/>
        <w:gridCol w:w="1417"/>
        <w:gridCol w:w="1134"/>
        <w:gridCol w:w="2693"/>
      </w:tblGrid>
      <w:tr w14:paraId="777EF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FFCC99"/>
          </w:tcPr>
          <w:p w14:paraId="4DA4E7E8">
            <w:pPr>
              <w:widowControl w:val="0"/>
              <w:rPr>
                <w:rFonts w:ascii="宋体" w:hAnsi="宋体" w:cs="Arial"/>
                <w:b/>
                <w:color w:val="000000"/>
                <w:sz w:val="21"/>
                <w:szCs w:val="21"/>
              </w:rPr>
            </w:pPr>
            <w:r>
              <w:rPr>
                <w:rFonts w:ascii="宋体" w:hAnsi="宋体" w:cs="Arial"/>
                <w:b/>
                <w:color w:val="000000"/>
                <w:sz w:val="21"/>
                <w:szCs w:val="21"/>
              </w:rPr>
              <w:t>序号</w:t>
            </w:r>
          </w:p>
        </w:tc>
        <w:tc>
          <w:tcPr>
            <w:tcW w:w="1417" w:type="dxa"/>
            <w:shd w:val="clear" w:color="auto" w:fill="FFCC99"/>
          </w:tcPr>
          <w:p w14:paraId="50A40BD2">
            <w:pPr>
              <w:widowControl w:val="0"/>
              <w:rPr>
                <w:rFonts w:ascii="宋体" w:hAnsi="宋体" w:cs="Arial"/>
                <w:b/>
                <w:color w:val="000000"/>
                <w:sz w:val="21"/>
                <w:szCs w:val="21"/>
              </w:rPr>
            </w:pPr>
            <w:r>
              <w:rPr>
                <w:rFonts w:ascii="宋体" w:hAnsi="宋体" w:cs="Arial"/>
                <w:b/>
                <w:color w:val="000000"/>
                <w:sz w:val="21"/>
                <w:szCs w:val="21"/>
              </w:rPr>
              <w:t>名称</w:t>
            </w:r>
          </w:p>
        </w:tc>
        <w:tc>
          <w:tcPr>
            <w:tcW w:w="851" w:type="dxa"/>
            <w:shd w:val="clear" w:color="auto" w:fill="FFCC99"/>
          </w:tcPr>
          <w:p w14:paraId="4C7C9464">
            <w:pPr>
              <w:widowControl w:val="0"/>
              <w:rPr>
                <w:rFonts w:ascii="宋体" w:hAnsi="宋体" w:cs="Arial"/>
                <w:b/>
                <w:color w:val="000000"/>
                <w:sz w:val="21"/>
                <w:szCs w:val="21"/>
              </w:rPr>
            </w:pPr>
            <w:r>
              <w:rPr>
                <w:rFonts w:ascii="宋体" w:hAnsi="宋体" w:cs="Arial"/>
                <w:b/>
                <w:color w:val="000000"/>
                <w:sz w:val="21"/>
                <w:szCs w:val="21"/>
              </w:rPr>
              <w:t>输入</w:t>
            </w:r>
            <w:r>
              <w:rPr>
                <w:rFonts w:hint="eastAsia" w:ascii="宋体" w:hAnsi="宋体" w:cs="Arial"/>
                <w:b/>
                <w:color w:val="000000"/>
                <w:sz w:val="21"/>
                <w:szCs w:val="21"/>
              </w:rPr>
              <w:t>/输出</w:t>
            </w:r>
          </w:p>
        </w:tc>
        <w:tc>
          <w:tcPr>
            <w:tcW w:w="1134" w:type="dxa"/>
            <w:shd w:val="clear" w:color="auto" w:fill="FFCC99"/>
          </w:tcPr>
          <w:p w14:paraId="4511C4EC">
            <w:pPr>
              <w:widowControl w:val="0"/>
              <w:rPr>
                <w:rFonts w:ascii="宋体" w:hAnsi="宋体" w:cs="Arial"/>
                <w:b/>
                <w:color w:val="000000"/>
                <w:sz w:val="21"/>
                <w:szCs w:val="21"/>
              </w:rPr>
            </w:pPr>
            <w:r>
              <w:rPr>
                <w:rFonts w:ascii="宋体" w:hAnsi="宋体" w:cs="Arial"/>
                <w:b/>
                <w:color w:val="000000"/>
                <w:sz w:val="21"/>
                <w:szCs w:val="21"/>
              </w:rPr>
              <w:t>缺省值</w:t>
            </w:r>
          </w:p>
        </w:tc>
        <w:tc>
          <w:tcPr>
            <w:tcW w:w="1417" w:type="dxa"/>
            <w:shd w:val="clear" w:color="auto" w:fill="FFCC99"/>
          </w:tcPr>
          <w:p w14:paraId="701C5E37">
            <w:pPr>
              <w:widowControl w:val="0"/>
              <w:rPr>
                <w:rFonts w:ascii="宋体" w:hAnsi="宋体" w:cs="Arial"/>
                <w:b/>
                <w:color w:val="000000"/>
                <w:sz w:val="21"/>
                <w:szCs w:val="21"/>
              </w:rPr>
            </w:pPr>
            <w:r>
              <w:rPr>
                <w:rFonts w:hint="eastAsia" w:ascii="宋体" w:hAnsi="宋体" w:cs="Arial"/>
                <w:b/>
                <w:color w:val="000000"/>
                <w:sz w:val="21"/>
                <w:szCs w:val="21"/>
              </w:rPr>
              <w:t>类型/长度</w:t>
            </w:r>
          </w:p>
        </w:tc>
        <w:tc>
          <w:tcPr>
            <w:tcW w:w="1134" w:type="dxa"/>
            <w:shd w:val="clear" w:color="auto" w:fill="FFCC99"/>
          </w:tcPr>
          <w:p w14:paraId="437A6723">
            <w:pPr>
              <w:widowControl w:val="0"/>
              <w:rPr>
                <w:rFonts w:ascii="宋体" w:hAnsi="宋体" w:cs="Arial"/>
                <w:b/>
                <w:color w:val="000000"/>
                <w:sz w:val="21"/>
                <w:szCs w:val="21"/>
              </w:rPr>
            </w:pPr>
            <w:r>
              <w:rPr>
                <w:rFonts w:hint="eastAsia" w:ascii="宋体" w:hAnsi="宋体" w:cs="Arial"/>
                <w:b/>
                <w:color w:val="000000"/>
                <w:sz w:val="21"/>
                <w:szCs w:val="21"/>
              </w:rPr>
              <w:t>是否必输</w:t>
            </w:r>
          </w:p>
        </w:tc>
        <w:tc>
          <w:tcPr>
            <w:tcW w:w="2693" w:type="dxa"/>
            <w:shd w:val="clear" w:color="auto" w:fill="FFCC99"/>
          </w:tcPr>
          <w:p w14:paraId="3AE4AEED">
            <w:pPr>
              <w:widowControl w:val="0"/>
              <w:rPr>
                <w:rFonts w:ascii="宋体" w:hAnsi="宋体" w:cs="Arial"/>
                <w:b/>
                <w:color w:val="000000"/>
                <w:sz w:val="21"/>
                <w:szCs w:val="21"/>
              </w:rPr>
            </w:pPr>
            <w:r>
              <w:rPr>
                <w:rFonts w:ascii="宋体" w:hAnsi="宋体" w:cs="Arial"/>
                <w:b/>
                <w:color w:val="000000"/>
                <w:sz w:val="21"/>
                <w:szCs w:val="21"/>
              </w:rPr>
              <w:t>备注</w:t>
            </w:r>
          </w:p>
        </w:tc>
      </w:tr>
      <w:tr w14:paraId="70547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tcPr>
          <w:p w14:paraId="5FEEFB9B">
            <w:pPr>
              <w:pStyle w:val="70"/>
              <w:widowControl w:val="0"/>
              <w:numPr>
                <w:ilvl w:val="0"/>
                <w:numId w:val="98"/>
              </w:numPr>
              <w:spacing w:after="0"/>
              <w:ind w:firstLineChars="0"/>
              <w:rPr>
                <w:rFonts w:ascii="宋体" w:hAnsi="宋体"/>
                <w:sz w:val="21"/>
                <w:szCs w:val="21"/>
              </w:rPr>
            </w:pPr>
          </w:p>
        </w:tc>
        <w:tc>
          <w:tcPr>
            <w:tcW w:w="1417" w:type="dxa"/>
          </w:tcPr>
          <w:p w14:paraId="10F55FF0">
            <w:pPr>
              <w:widowControl w:val="0"/>
              <w:rPr>
                <w:rFonts w:ascii="宋体" w:hAnsi="宋体"/>
                <w:sz w:val="21"/>
                <w:szCs w:val="21"/>
              </w:rPr>
            </w:pPr>
            <w:r>
              <w:rPr>
                <w:rFonts w:hint="eastAsia" w:ascii="宋体" w:hAnsi="宋体"/>
                <w:sz w:val="21"/>
                <w:szCs w:val="21"/>
              </w:rPr>
              <w:t>查询条件</w:t>
            </w:r>
          </w:p>
        </w:tc>
        <w:tc>
          <w:tcPr>
            <w:tcW w:w="851" w:type="dxa"/>
          </w:tcPr>
          <w:p w14:paraId="1E15C358">
            <w:pPr>
              <w:widowControl w:val="0"/>
              <w:rPr>
                <w:rFonts w:ascii="宋体" w:hAnsi="宋体"/>
                <w:sz w:val="21"/>
                <w:szCs w:val="21"/>
              </w:rPr>
            </w:pPr>
            <w:r>
              <w:rPr>
                <w:rFonts w:hint="eastAsia" w:ascii="宋体" w:hAnsi="宋体"/>
                <w:sz w:val="21"/>
                <w:szCs w:val="21"/>
              </w:rPr>
              <w:t>文本框</w:t>
            </w:r>
          </w:p>
        </w:tc>
        <w:tc>
          <w:tcPr>
            <w:tcW w:w="1134" w:type="dxa"/>
          </w:tcPr>
          <w:p w14:paraId="1057F8B7">
            <w:pPr>
              <w:widowControl w:val="0"/>
              <w:rPr>
                <w:rFonts w:ascii="宋体" w:hAnsi="宋体"/>
                <w:sz w:val="21"/>
                <w:szCs w:val="21"/>
              </w:rPr>
            </w:pPr>
          </w:p>
        </w:tc>
        <w:tc>
          <w:tcPr>
            <w:tcW w:w="1417" w:type="dxa"/>
          </w:tcPr>
          <w:p w14:paraId="41F880C7">
            <w:pPr>
              <w:widowControl w:val="0"/>
              <w:rPr>
                <w:rFonts w:ascii="宋体" w:hAnsi="宋体"/>
                <w:sz w:val="21"/>
                <w:szCs w:val="21"/>
              </w:rPr>
            </w:pPr>
            <w:r>
              <w:rPr>
                <w:rFonts w:hint="eastAsia" w:ascii="宋体" w:hAnsi="宋体"/>
                <w:sz w:val="21"/>
                <w:szCs w:val="21"/>
              </w:rPr>
              <w:t>C/10</w:t>
            </w:r>
          </w:p>
        </w:tc>
        <w:tc>
          <w:tcPr>
            <w:tcW w:w="1134" w:type="dxa"/>
          </w:tcPr>
          <w:p w14:paraId="29306935">
            <w:pPr>
              <w:widowControl w:val="0"/>
              <w:rPr>
                <w:rFonts w:ascii="宋体" w:hAnsi="宋体"/>
                <w:sz w:val="21"/>
                <w:szCs w:val="21"/>
              </w:rPr>
            </w:pPr>
          </w:p>
        </w:tc>
        <w:tc>
          <w:tcPr>
            <w:tcW w:w="2693" w:type="dxa"/>
          </w:tcPr>
          <w:p w14:paraId="677F2F55">
            <w:pPr>
              <w:widowControl w:val="0"/>
              <w:rPr>
                <w:rFonts w:ascii="宋体" w:hAnsi="宋体"/>
                <w:sz w:val="21"/>
                <w:szCs w:val="21"/>
              </w:rPr>
            </w:pPr>
            <w:r>
              <w:rPr>
                <w:rFonts w:hint="eastAsia" w:ascii="宋体" w:hAnsi="宋体"/>
                <w:sz w:val="21"/>
                <w:szCs w:val="21"/>
              </w:rPr>
              <w:t>仅支持收款人姓名查询，可进行模糊查询</w:t>
            </w:r>
            <w:r>
              <w:rPr>
                <w:rFonts w:ascii="宋体" w:hAnsi="宋体"/>
                <w:sz w:val="21"/>
                <w:szCs w:val="21"/>
              </w:rPr>
              <w:t xml:space="preserve"> </w:t>
            </w:r>
          </w:p>
        </w:tc>
      </w:tr>
      <w:tr w14:paraId="6E573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tcPr>
          <w:p w14:paraId="285BC078">
            <w:pPr>
              <w:pStyle w:val="70"/>
              <w:widowControl w:val="0"/>
              <w:numPr>
                <w:ilvl w:val="0"/>
                <w:numId w:val="98"/>
              </w:numPr>
              <w:spacing w:after="0"/>
              <w:ind w:firstLineChars="0"/>
              <w:rPr>
                <w:rFonts w:ascii="宋体" w:hAnsi="宋体"/>
                <w:sz w:val="21"/>
                <w:szCs w:val="21"/>
              </w:rPr>
            </w:pPr>
          </w:p>
        </w:tc>
        <w:tc>
          <w:tcPr>
            <w:tcW w:w="1417" w:type="dxa"/>
          </w:tcPr>
          <w:p w14:paraId="1E348A48">
            <w:pPr>
              <w:widowControl w:val="0"/>
              <w:rPr>
                <w:rFonts w:ascii="宋体" w:hAnsi="宋体"/>
                <w:sz w:val="21"/>
                <w:szCs w:val="21"/>
              </w:rPr>
            </w:pPr>
            <w:r>
              <w:rPr>
                <w:rFonts w:hint="eastAsia" w:ascii="宋体" w:hAnsi="宋体"/>
                <w:sz w:val="21"/>
                <w:szCs w:val="21"/>
              </w:rPr>
              <w:t>查询</w:t>
            </w:r>
          </w:p>
        </w:tc>
        <w:tc>
          <w:tcPr>
            <w:tcW w:w="851" w:type="dxa"/>
          </w:tcPr>
          <w:p w14:paraId="59F78390">
            <w:pPr>
              <w:widowControl w:val="0"/>
              <w:rPr>
                <w:rFonts w:ascii="宋体" w:hAnsi="宋体"/>
                <w:sz w:val="21"/>
                <w:szCs w:val="21"/>
              </w:rPr>
            </w:pPr>
            <w:r>
              <w:rPr>
                <w:rFonts w:hint="eastAsia" w:ascii="宋体" w:hAnsi="宋体"/>
                <w:sz w:val="21"/>
                <w:szCs w:val="21"/>
              </w:rPr>
              <w:t>按钮</w:t>
            </w:r>
          </w:p>
        </w:tc>
        <w:tc>
          <w:tcPr>
            <w:tcW w:w="1134" w:type="dxa"/>
          </w:tcPr>
          <w:p w14:paraId="509BC2B2">
            <w:pPr>
              <w:widowControl w:val="0"/>
              <w:rPr>
                <w:rFonts w:ascii="宋体" w:hAnsi="宋体"/>
                <w:sz w:val="21"/>
                <w:szCs w:val="21"/>
              </w:rPr>
            </w:pPr>
          </w:p>
        </w:tc>
        <w:tc>
          <w:tcPr>
            <w:tcW w:w="1417" w:type="dxa"/>
          </w:tcPr>
          <w:p w14:paraId="6AF71C73">
            <w:pPr>
              <w:widowControl w:val="0"/>
              <w:rPr>
                <w:rFonts w:ascii="宋体" w:hAnsi="宋体"/>
                <w:sz w:val="21"/>
                <w:szCs w:val="21"/>
              </w:rPr>
            </w:pPr>
          </w:p>
        </w:tc>
        <w:tc>
          <w:tcPr>
            <w:tcW w:w="1134" w:type="dxa"/>
          </w:tcPr>
          <w:p w14:paraId="33A6D743">
            <w:pPr>
              <w:widowControl w:val="0"/>
              <w:rPr>
                <w:rFonts w:ascii="宋体" w:hAnsi="宋体"/>
                <w:sz w:val="21"/>
                <w:szCs w:val="21"/>
              </w:rPr>
            </w:pPr>
          </w:p>
        </w:tc>
        <w:tc>
          <w:tcPr>
            <w:tcW w:w="2693" w:type="dxa"/>
          </w:tcPr>
          <w:p w14:paraId="01637687">
            <w:pPr>
              <w:widowControl w:val="0"/>
              <w:rPr>
                <w:rFonts w:ascii="宋体" w:hAnsi="宋体"/>
                <w:sz w:val="21"/>
                <w:szCs w:val="21"/>
              </w:rPr>
            </w:pPr>
          </w:p>
        </w:tc>
      </w:tr>
      <w:tr w14:paraId="4F574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80" w:type="dxa"/>
            <w:gridSpan w:val="7"/>
          </w:tcPr>
          <w:p w14:paraId="7A9DAE27">
            <w:pPr>
              <w:widowControl w:val="0"/>
              <w:rPr>
                <w:rFonts w:ascii="宋体" w:hAnsi="宋体"/>
                <w:sz w:val="21"/>
                <w:szCs w:val="21"/>
              </w:rPr>
            </w:pPr>
            <w:r>
              <w:rPr>
                <w:rFonts w:hint="eastAsia" w:ascii="宋体" w:hAnsi="宋体"/>
                <w:sz w:val="21"/>
                <w:szCs w:val="21"/>
              </w:rPr>
              <w:t>查询结果</w:t>
            </w:r>
          </w:p>
        </w:tc>
      </w:tr>
      <w:tr w14:paraId="7970E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tcPr>
          <w:p w14:paraId="50FB4316">
            <w:pPr>
              <w:pStyle w:val="70"/>
              <w:widowControl w:val="0"/>
              <w:numPr>
                <w:ilvl w:val="0"/>
                <w:numId w:val="98"/>
              </w:numPr>
              <w:spacing w:after="0"/>
              <w:ind w:firstLineChars="0"/>
              <w:rPr>
                <w:rFonts w:ascii="宋体" w:hAnsi="宋体"/>
                <w:sz w:val="21"/>
                <w:szCs w:val="21"/>
              </w:rPr>
            </w:pPr>
          </w:p>
        </w:tc>
        <w:tc>
          <w:tcPr>
            <w:tcW w:w="1417" w:type="dxa"/>
          </w:tcPr>
          <w:p w14:paraId="70D611FA">
            <w:pPr>
              <w:widowControl w:val="0"/>
              <w:rPr>
                <w:rFonts w:ascii="宋体" w:hAnsi="宋体"/>
                <w:sz w:val="21"/>
                <w:szCs w:val="21"/>
              </w:rPr>
            </w:pPr>
            <w:r>
              <w:rPr>
                <w:rFonts w:hint="eastAsia" w:ascii="宋体" w:hAnsi="宋体"/>
                <w:sz w:val="21"/>
                <w:szCs w:val="21"/>
              </w:rPr>
              <w:t>组别</w:t>
            </w:r>
          </w:p>
        </w:tc>
        <w:tc>
          <w:tcPr>
            <w:tcW w:w="851" w:type="dxa"/>
          </w:tcPr>
          <w:p w14:paraId="066B72FC">
            <w:pPr>
              <w:widowControl w:val="0"/>
              <w:rPr>
                <w:rFonts w:ascii="宋体" w:hAnsi="宋体"/>
                <w:sz w:val="21"/>
                <w:szCs w:val="21"/>
              </w:rPr>
            </w:pPr>
            <w:r>
              <w:rPr>
                <w:rFonts w:hint="eastAsia" w:ascii="宋体" w:hAnsi="宋体"/>
                <w:sz w:val="21"/>
                <w:szCs w:val="21"/>
              </w:rPr>
              <w:t>横向菜单</w:t>
            </w:r>
          </w:p>
        </w:tc>
        <w:tc>
          <w:tcPr>
            <w:tcW w:w="1134" w:type="dxa"/>
          </w:tcPr>
          <w:p w14:paraId="2F7E1FDB">
            <w:pPr>
              <w:widowControl w:val="0"/>
              <w:rPr>
                <w:rFonts w:ascii="宋体" w:hAnsi="宋体"/>
                <w:sz w:val="21"/>
                <w:szCs w:val="21"/>
              </w:rPr>
            </w:pPr>
            <w:r>
              <w:rPr>
                <w:rFonts w:hint="eastAsia" w:ascii="宋体" w:hAnsi="宋体"/>
                <w:sz w:val="21"/>
                <w:szCs w:val="21"/>
              </w:rPr>
              <w:t>全部</w:t>
            </w:r>
          </w:p>
        </w:tc>
        <w:tc>
          <w:tcPr>
            <w:tcW w:w="1417" w:type="dxa"/>
          </w:tcPr>
          <w:p w14:paraId="4A05F593">
            <w:pPr>
              <w:widowControl w:val="0"/>
              <w:rPr>
                <w:rFonts w:ascii="宋体" w:hAnsi="宋体"/>
                <w:sz w:val="21"/>
                <w:szCs w:val="21"/>
              </w:rPr>
            </w:pPr>
          </w:p>
        </w:tc>
        <w:tc>
          <w:tcPr>
            <w:tcW w:w="1134" w:type="dxa"/>
          </w:tcPr>
          <w:p w14:paraId="6A586170">
            <w:pPr>
              <w:widowControl w:val="0"/>
              <w:rPr>
                <w:rFonts w:ascii="宋体" w:hAnsi="宋体"/>
                <w:sz w:val="21"/>
                <w:szCs w:val="21"/>
              </w:rPr>
            </w:pPr>
          </w:p>
        </w:tc>
        <w:tc>
          <w:tcPr>
            <w:tcW w:w="2693" w:type="dxa"/>
          </w:tcPr>
          <w:p w14:paraId="0C6B7F91">
            <w:pPr>
              <w:widowControl w:val="0"/>
              <w:rPr>
                <w:rFonts w:ascii="宋体" w:hAnsi="宋体"/>
                <w:sz w:val="21"/>
                <w:szCs w:val="21"/>
              </w:rPr>
            </w:pPr>
            <w:r>
              <w:rPr>
                <w:rFonts w:hint="eastAsia" w:ascii="宋体" w:hAnsi="宋体"/>
                <w:sz w:val="21"/>
                <w:szCs w:val="21"/>
              </w:rPr>
              <w:t>选中哪项菜单，下边表格中显示哪个组别的组员信息。菜单项初始包括：全部，未分组，家人，朋友。</w:t>
            </w:r>
          </w:p>
        </w:tc>
      </w:tr>
      <w:tr w14:paraId="3510C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tcPr>
          <w:p w14:paraId="703196F2">
            <w:pPr>
              <w:pStyle w:val="70"/>
              <w:widowControl w:val="0"/>
              <w:numPr>
                <w:ilvl w:val="0"/>
                <w:numId w:val="98"/>
              </w:numPr>
              <w:spacing w:after="0"/>
              <w:ind w:firstLineChars="0"/>
              <w:rPr>
                <w:rFonts w:ascii="宋体" w:hAnsi="宋体"/>
                <w:sz w:val="21"/>
                <w:szCs w:val="21"/>
              </w:rPr>
            </w:pPr>
          </w:p>
        </w:tc>
        <w:tc>
          <w:tcPr>
            <w:tcW w:w="1417" w:type="dxa"/>
          </w:tcPr>
          <w:p w14:paraId="2FC0D0F5">
            <w:pPr>
              <w:widowControl w:val="0"/>
              <w:rPr>
                <w:rFonts w:ascii="宋体" w:hAnsi="宋体"/>
                <w:sz w:val="21"/>
                <w:szCs w:val="21"/>
              </w:rPr>
            </w:pPr>
            <w:r>
              <w:rPr>
                <w:rFonts w:hint="eastAsia" w:ascii="宋体" w:hAnsi="宋体"/>
                <w:sz w:val="21"/>
                <w:szCs w:val="21"/>
              </w:rPr>
              <w:t>创建分组</w:t>
            </w:r>
          </w:p>
        </w:tc>
        <w:tc>
          <w:tcPr>
            <w:tcW w:w="851" w:type="dxa"/>
          </w:tcPr>
          <w:p w14:paraId="415D9BA2">
            <w:pPr>
              <w:widowControl w:val="0"/>
              <w:rPr>
                <w:rFonts w:ascii="宋体" w:hAnsi="宋体"/>
                <w:sz w:val="21"/>
                <w:szCs w:val="21"/>
              </w:rPr>
            </w:pPr>
            <w:r>
              <w:rPr>
                <w:rFonts w:hint="eastAsia" w:ascii="宋体" w:hAnsi="宋体"/>
                <w:sz w:val="21"/>
                <w:szCs w:val="21"/>
              </w:rPr>
              <w:t>按钮</w:t>
            </w:r>
          </w:p>
        </w:tc>
        <w:tc>
          <w:tcPr>
            <w:tcW w:w="1134" w:type="dxa"/>
          </w:tcPr>
          <w:p w14:paraId="4720DB30">
            <w:pPr>
              <w:widowControl w:val="0"/>
              <w:rPr>
                <w:rFonts w:ascii="宋体" w:hAnsi="宋体"/>
                <w:sz w:val="21"/>
                <w:szCs w:val="21"/>
              </w:rPr>
            </w:pPr>
          </w:p>
        </w:tc>
        <w:tc>
          <w:tcPr>
            <w:tcW w:w="1417" w:type="dxa"/>
          </w:tcPr>
          <w:p w14:paraId="0A674FA4">
            <w:pPr>
              <w:widowControl w:val="0"/>
              <w:rPr>
                <w:rFonts w:ascii="宋体" w:hAnsi="宋体"/>
                <w:sz w:val="21"/>
                <w:szCs w:val="21"/>
              </w:rPr>
            </w:pPr>
          </w:p>
        </w:tc>
        <w:tc>
          <w:tcPr>
            <w:tcW w:w="1134" w:type="dxa"/>
          </w:tcPr>
          <w:p w14:paraId="34829ED4">
            <w:pPr>
              <w:widowControl w:val="0"/>
              <w:rPr>
                <w:rFonts w:ascii="宋体" w:hAnsi="宋体"/>
                <w:sz w:val="21"/>
                <w:szCs w:val="21"/>
              </w:rPr>
            </w:pPr>
          </w:p>
        </w:tc>
        <w:tc>
          <w:tcPr>
            <w:tcW w:w="2693" w:type="dxa"/>
          </w:tcPr>
          <w:p w14:paraId="218CE8F6">
            <w:pPr>
              <w:widowControl w:val="0"/>
              <w:rPr>
                <w:rFonts w:ascii="宋体" w:hAnsi="宋体"/>
                <w:sz w:val="21"/>
                <w:szCs w:val="21"/>
              </w:rPr>
            </w:pPr>
            <w:r>
              <w:rPr>
                <w:rFonts w:hint="eastAsia" w:ascii="宋体" w:hAnsi="宋体"/>
                <w:sz w:val="21"/>
                <w:szCs w:val="21"/>
              </w:rPr>
              <w:t>点击显示“创建分组页面”，用户可以创建新的组名</w:t>
            </w:r>
          </w:p>
        </w:tc>
      </w:tr>
      <w:tr w14:paraId="60379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tcPr>
          <w:p w14:paraId="6B44686F">
            <w:pPr>
              <w:pStyle w:val="70"/>
              <w:widowControl w:val="0"/>
              <w:numPr>
                <w:ilvl w:val="0"/>
                <w:numId w:val="98"/>
              </w:numPr>
              <w:spacing w:after="0"/>
              <w:ind w:firstLineChars="0"/>
              <w:rPr>
                <w:rFonts w:ascii="宋体" w:hAnsi="宋体"/>
                <w:sz w:val="21"/>
                <w:szCs w:val="21"/>
              </w:rPr>
            </w:pPr>
          </w:p>
        </w:tc>
        <w:tc>
          <w:tcPr>
            <w:tcW w:w="1417" w:type="dxa"/>
          </w:tcPr>
          <w:p w14:paraId="21E49FDA">
            <w:pPr>
              <w:widowControl w:val="0"/>
              <w:rPr>
                <w:rFonts w:ascii="宋体" w:hAnsi="宋体"/>
                <w:sz w:val="21"/>
                <w:szCs w:val="21"/>
              </w:rPr>
            </w:pPr>
            <w:r>
              <w:rPr>
                <w:rFonts w:hint="eastAsia" w:ascii="宋体" w:hAnsi="宋体"/>
                <w:sz w:val="21"/>
                <w:szCs w:val="21"/>
              </w:rPr>
              <w:t>编辑分组</w:t>
            </w:r>
          </w:p>
        </w:tc>
        <w:tc>
          <w:tcPr>
            <w:tcW w:w="851" w:type="dxa"/>
          </w:tcPr>
          <w:p w14:paraId="7C0F5154">
            <w:pPr>
              <w:widowControl w:val="0"/>
              <w:rPr>
                <w:rFonts w:ascii="宋体" w:hAnsi="宋体"/>
                <w:sz w:val="21"/>
                <w:szCs w:val="21"/>
              </w:rPr>
            </w:pPr>
            <w:r>
              <w:rPr>
                <w:rFonts w:hint="eastAsia" w:ascii="宋体" w:hAnsi="宋体"/>
                <w:sz w:val="21"/>
                <w:szCs w:val="21"/>
              </w:rPr>
              <w:t>按钮</w:t>
            </w:r>
          </w:p>
        </w:tc>
        <w:tc>
          <w:tcPr>
            <w:tcW w:w="1134" w:type="dxa"/>
          </w:tcPr>
          <w:p w14:paraId="69E74BC1">
            <w:pPr>
              <w:widowControl w:val="0"/>
              <w:rPr>
                <w:rFonts w:ascii="宋体" w:hAnsi="宋体"/>
                <w:sz w:val="21"/>
                <w:szCs w:val="21"/>
              </w:rPr>
            </w:pPr>
          </w:p>
        </w:tc>
        <w:tc>
          <w:tcPr>
            <w:tcW w:w="1417" w:type="dxa"/>
          </w:tcPr>
          <w:p w14:paraId="2B55D4C9">
            <w:pPr>
              <w:widowControl w:val="0"/>
              <w:rPr>
                <w:rFonts w:ascii="宋体" w:hAnsi="宋体"/>
                <w:sz w:val="21"/>
                <w:szCs w:val="21"/>
              </w:rPr>
            </w:pPr>
          </w:p>
        </w:tc>
        <w:tc>
          <w:tcPr>
            <w:tcW w:w="1134" w:type="dxa"/>
          </w:tcPr>
          <w:p w14:paraId="46AF5F8A">
            <w:pPr>
              <w:widowControl w:val="0"/>
              <w:rPr>
                <w:rFonts w:ascii="宋体" w:hAnsi="宋体"/>
                <w:sz w:val="21"/>
                <w:szCs w:val="21"/>
              </w:rPr>
            </w:pPr>
          </w:p>
        </w:tc>
        <w:tc>
          <w:tcPr>
            <w:tcW w:w="2693" w:type="dxa"/>
          </w:tcPr>
          <w:p w14:paraId="39F1E014">
            <w:pPr>
              <w:widowControl w:val="0"/>
              <w:rPr>
                <w:rFonts w:ascii="宋体" w:hAnsi="宋体"/>
                <w:sz w:val="21"/>
                <w:szCs w:val="21"/>
              </w:rPr>
            </w:pPr>
            <w:r>
              <w:rPr>
                <w:rFonts w:hint="eastAsia" w:ascii="宋体" w:hAnsi="宋体"/>
                <w:sz w:val="21"/>
                <w:szCs w:val="21"/>
              </w:rPr>
              <w:t>点击显示“编辑分组页面”，可以更改已被选中的组名</w:t>
            </w:r>
          </w:p>
        </w:tc>
      </w:tr>
      <w:tr w14:paraId="2E8C2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tcPr>
          <w:p w14:paraId="2D2AC7F4">
            <w:pPr>
              <w:pStyle w:val="70"/>
              <w:widowControl w:val="0"/>
              <w:numPr>
                <w:ilvl w:val="0"/>
                <w:numId w:val="98"/>
              </w:numPr>
              <w:spacing w:after="0"/>
              <w:ind w:firstLineChars="0"/>
              <w:rPr>
                <w:rFonts w:ascii="宋体" w:hAnsi="宋体"/>
                <w:sz w:val="21"/>
                <w:szCs w:val="21"/>
              </w:rPr>
            </w:pPr>
          </w:p>
        </w:tc>
        <w:tc>
          <w:tcPr>
            <w:tcW w:w="1417" w:type="dxa"/>
          </w:tcPr>
          <w:p w14:paraId="701B19B2">
            <w:pPr>
              <w:widowControl w:val="0"/>
              <w:rPr>
                <w:rFonts w:ascii="宋体" w:hAnsi="宋体"/>
                <w:sz w:val="21"/>
                <w:szCs w:val="21"/>
              </w:rPr>
            </w:pPr>
            <w:r>
              <w:rPr>
                <w:rFonts w:hint="eastAsia" w:ascii="宋体" w:hAnsi="宋体"/>
                <w:sz w:val="21"/>
                <w:szCs w:val="21"/>
              </w:rPr>
              <w:t>删除该组</w:t>
            </w:r>
          </w:p>
        </w:tc>
        <w:tc>
          <w:tcPr>
            <w:tcW w:w="851" w:type="dxa"/>
          </w:tcPr>
          <w:p w14:paraId="293A5247">
            <w:pPr>
              <w:widowControl w:val="0"/>
              <w:rPr>
                <w:rFonts w:ascii="宋体" w:hAnsi="宋体"/>
                <w:sz w:val="21"/>
                <w:szCs w:val="21"/>
              </w:rPr>
            </w:pPr>
            <w:r>
              <w:rPr>
                <w:rFonts w:hint="eastAsia" w:ascii="宋体" w:hAnsi="宋体"/>
                <w:sz w:val="21"/>
                <w:szCs w:val="21"/>
              </w:rPr>
              <w:t>按钮</w:t>
            </w:r>
          </w:p>
        </w:tc>
        <w:tc>
          <w:tcPr>
            <w:tcW w:w="1134" w:type="dxa"/>
          </w:tcPr>
          <w:p w14:paraId="7221617C">
            <w:pPr>
              <w:widowControl w:val="0"/>
              <w:rPr>
                <w:rFonts w:ascii="宋体" w:hAnsi="宋体"/>
                <w:sz w:val="21"/>
                <w:szCs w:val="21"/>
              </w:rPr>
            </w:pPr>
          </w:p>
        </w:tc>
        <w:tc>
          <w:tcPr>
            <w:tcW w:w="1417" w:type="dxa"/>
          </w:tcPr>
          <w:p w14:paraId="046911B0">
            <w:pPr>
              <w:widowControl w:val="0"/>
              <w:rPr>
                <w:rFonts w:ascii="宋体" w:hAnsi="宋体"/>
                <w:sz w:val="21"/>
                <w:szCs w:val="21"/>
              </w:rPr>
            </w:pPr>
          </w:p>
        </w:tc>
        <w:tc>
          <w:tcPr>
            <w:tcW w:w="1134" w:type="dxa"/>
          </w:tcPr>
          <w:p w14:paraId="4DB4B246">
            <w:pPr>
              <w:widowControl w:val="0"/>
              <w:rPr>
                <w:rFonts w:ascii="宋体" w:hAnsi="宋体"/>
                <w:sz w:val="21"/>
                <w:szCs w:val="21"/>
              </w:rPr>
            </w:pPr>
          </w:p>
        </w:tc>
        <w:tc>
          <w:tcPr>
            <w:tcW w:w="2693" w:type="dxa"/>
          </w:tcPr>
          <w:p w14:paraId="704E17EE">
            <w:pPr>
              <w:widowControl w:val="0"/>
              <w:rPr>
                <w:rFonts w:ascii="宋体" w:hAnsi="宋体"/>
                <w:sz w:val="21"/>
                <w:szCs w:val="21"/>
              </w:rPr>
            </w:pPr>
            <w:r>
              <w:rPr>
                <w:rFonts w:hint="eastAsia" w:ascii="宋体" w:hAnsi="宋体"/>
                <w:sz w:val="21"/>
                <w:szCs w:val="21"/>
              </w:rPr>
              <w:t>删除选中的组别。系统显示“是否删除该组”提示框</w:t>
            </w:r>
          </w:p>
        </w:tc>
      </w:tr>
      <w:tr w14:paraId="18BBB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80" w:type="dxa"/>
            <w:gridSpan w:val="7"/>
          </w:tcPr>
          <w:p w14:paraId="55965145">
            <w:pPr>
              <w:widowControl w:val="0"/>
              <w:rPr>
                <w:rFonts w:ascii="宋体" w:hAnsi="宋体"/>
                <w:sz w:val="21"/>
                <w:szCs w:val="21"/>
              </w:rPr>
            </w:pPr>
            <w:r>
              <w:rPr>
                <w:rFonts w:hint="eastAsia" w:ascii="宋体" w:hAnsi="宋体"/>
                <w:sz w:val="21"/>
                <w:szCs w:val="21"/>
              </w:rPr>
              <w:t>查询结果：</w:t>
            </w:r>
          </w:p>
        </w:tc>
      </w:tr>
      <w:tr w14:paraId="521C9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tcPr>
          <w:p w14:paraId="5317C4B4">
            <w:pPr>
              <w:pStyle w:val="70"/>
              <w:widowControl w:val="0"/>
              <w:numPr>
                <w:ilvl w:val="0"/>
                <w:numId w:val="98"/>
              </w:numPr>
              <w:spacing w:after="0"/>
              <w:ind w:firstLineChars="0"/>
              <w:rPr>
                <w:rFonts w:ascii="宋体" w:hAnsi="宋体"/>
                <w:sz w:val="21"/>
                <w:szCs w:val="21"/>
              </w:rPr>
            </w:pPr>
          </w:p>
        </w:tc>
        <w:tc>
          <w:tcPr>
            <w:tcW w:w="1417" w:type="dxa"/>
          </w:tcPr>
          <w:p w14:paraId="036DB221">
            <w:pPr>
              <w:widowControl w:val="0"/>
              <w:rPr>
                <w:rFonts w:ascii="宋体" w:hAnsi="宋体"/>
                <w:sz w:val="21"/>
                <w:szCs w:val="21"/>
              </w:rPr>
            </w:pPr>
            <w:r>
              <w:rPr>
                <w:rFonts w:hint="eastAsia" w:ascii="宋体" w:hAnsi="宋体"/>
                <w:sz w:val="21"/>
                <w:szCs w:val="21"/>
              </w:rPr>
              <w:t>组名</w:t>
            </w:r>
          </w:p>
        </w:tc>
        <w:tc>
          <w:tcPr>
            <w:tcW w:w="851" w:type="dxa"/>
          </w:tcPr>
          <w:p w14:paraId="355B8326">
            <w:pPr>
              <w:widowControl w:val="0"/>
              <w:rPr>
                <w:rFonts w:ascii="宋体" w:hAnsi="宋体"/>
                <w:sz w:val="21"/>
                <w:szCs w:val="21"/>
              </w:rPr>
            </w:pPr>
            <w:r>
              <w:rPr>
                <w:rFonts w:hint="eastAsia" w:ascii="宋体" w:hAnsi="宋体"/>
                <w:sz w:val="21"/>
                <w:szCs w:val="21"/>
              </w:rPr>
              <w:t>文本</w:t>
            </w:r>
          </w:p>
        </w:tc>
        <w:tc>
          <w:tcPr>
            <w:tcW w:w="1134" w:type="dxa"/>
          </w:tcPr>
          <w:p w14:paraId="2AC3E4EB">
            <w:pPr>
              <w:widowControl w:val="0"/>
              <w:rPr>
                <w:rFonts w:ascii="宋体" w:hAnsi="宋体"/>
                <w:sz w:val="21"/>
                <w:szCs w:val="21"/>
              </w:rPr>
            </w:pPr>
          </w:p>
        </w:tc>
        <w:tc>
          <w:tcPr>
            <w:tcW w:w="1417" w:type="dxa"/>
          </w:tcPr>
          <w:p w14:paraId="1C3CC3DF">
            <w:pPr>
              <w:widowControl w:val="0"/>
              <w:rPr>
                <w:rFonts w:ascii="宋体" w:hAnsi="宋体"/>
                <w:sz w:val="21"/>
                <w:szCs w:val="21"/>
              </w:rPr>
            </w:pPr>
          </w:p>
        </w:tc>
        <w:tc>
          <w:tcPr>
            <w:tcW w:w="1134" w:type="dxa"/>
          </w:tcPr>
          <w:p w14:paraId="59E00C61">
            <w:pPr>
              <w:widowControl w:val="0"/>
              <w:rPr>
                <w:rFonts w:ascii="宋体" w:hAnsi="宋体"/>
                <w:sz w:val="21"/>
                <w:szCs w:val="21"/>
              </w:rPr>
            </w:pPr>
          </w:p>
        </w:tc>
        <w:tc>
          <w:tcPr>
            <w:tcW w:w="2693" w:type="dxa"/>
          </w:tcPr>
          <w:p w14:paraId="2DEDEDEE">
            <w:pPr>
              <w:widowControl w:val="0"/>
              <w:rPr>
                <w:rFonts w:ascii="宋体" w:hAnsi="宋体"/>
                <w:sz w:val="21"/>
                <w:szCs w:val="21"/>
              </w:rPr>
            </w:pPr>
          </w:p>
        </w:tc>
      </w:tr>
      <w:tr w14:paraId="58E74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tcPr>
          <w:p w14:paraId="5CAF9272">
            <w:pPr>
              <w:pStyle w:val="70"/>
              <w:widowControl w:val="0"/>
              <w:numPr>
                <w:ilvl w:val="0"/>
                <w:numId w:val="98"/>
              </w:numPr>
              <w:spacing w:after="0"/>
              <w:ind w:firstLineChars="0"/>
              <w:rPr>
                <w:rFonts w:ascii="宋体" w:hAnsi="宋体"/>
                <w:sz w:val="21"/>
                <w:szCs w:val="21"/>
              </w:rPr>
            </w:pPr>
          </w:p>
        </w:tc>
        <w:tc>
          <w:tcPr>
            <w:tcW w:w="1417" w:type="dxa"/>
          </w:tcPr>
          <w:p w14:paraId="7F0332D8">
            <w:pPr>
              <w:widowControl w:val="0"/>
              <w:rPr>
                <w:rFonts w:ascii="宋体" w:hAnsi="宋体"/>
                <w:sz w:val="21"/>
                <w:szCs w:val="21"/>
              </w:rPr>
            </w:pPr>
            <w:r>
              <w:rPr>
                <w:rFonts w:hint="eastAsia" w:ascii="宋体" w:hAnsi="宋体"/>
                <w:sz w:val="21"/>
                <w:szCs w:val="21"/>
              </w:rPr>
              <w:t>收款账号</w:t>
            </w:r>
          </w:p>
        </w:tc>
        <w:tc>
          <w:tcPr>
            <w:tcW w:w="851" w:type="dxa"/>
          </w:tcPr>
          <w:p w14:paraId="58B49C2E">
            <w:pPr>
              <w:widowControl w:val="0"/>
              <w:rPr>
                <w:rFonts w:ascii="宋体" w:hAnsi="宋体"/>
                <w:sz w:val="21"/>
                <w:szCs w:val="21"/>
              </w:rPr>
            </w:pPr>
            <w:r>
              <w:rPr>
                <w:rFonts w:hint="eastAsia" w:ascii="宋体" w:hAnsi="宋体"/>
                <w:sz w:val="21"/>
                <w:szCs w:val="21"/>
              </w:rPr>
              <w:t>文本</w:t>
            </w:r>
          </w:p>
        </w:tc>
        <w:tc>
          <w:tcPr>
            <w:tcW w:w="1134" w:type="dxa"/>
          </w:tcPr>
          <w:p w14:paraId="4B318977">
            <w:pPr>
              <w:widowControl w:val="0"/>
              <w:rPr>
                <w:rFonts w:ascii="宋体" w:hAnsi="宋体"/>
                <w:sz w:val="21"/>
                <w:szCs w:val="21"/>
              </w:rPr>
            </w:pPr>
          </w:p>
        </w:tc>
        <w:tc>
          <w:tcPr>
            <w:tcW w:w="1417" w:type="dxa"/>
          </w:tcPr>
          <w:p w14:paraId="76166784">
            <w:pPr>
              <w:widowControl w:val="0"/>
              <w:rPr>
                <w:rFonts w:ascii="宋体" w:hAnsi="宋体"/>
                <w:sz w:val="21"/>
                <w:szCs w:val="21"/>
              </w:rPr>
            </w:pPr>
          </w:p>
        </w:tc>
        <w:tc>
          <w:tcPr>
            <w:tcW w:w="1134" w:type="dxa"/>
          </w:tcPr>
          <w:p w14:paraId="1FA0B912">
            <w:pPr>
              <w:widowControl w:val="0"/>
              <w:rPr>
                <w:rFonts w:ascii="宋体" w:hAnsi="宋体"/>
                <w:sz w:val="21"/>
                <w:szCs w:val="21"/>
              </w:rPr>
            </w:pPr>
          </w:p>
        </w:tc>
        <w:tc>
          <w:tcPr>
            <w:tcW w:w="2693" w:type="dxa"/>
          </w:tcPr>
          <w:p w14:paraId="0E7C30EF">
            <w:pPr>
              <w:widowControl w:val="0"/>
              <w:rPr>
                <w:rFonts w:ascii="宋体" w:hAnsi="宋体"/>
                <w:sz w:val="21"/>
                <w:szCs w:val="21"/>
              </w:rPr>
            </w:pPr>
          </w:p>
        </w:tc>
      </w:tr>
      <w:tr w14:paraId="50AA4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tcPr>
          <w:p w14:paraId="6A28A31A">
            <w:pPr>
              <w:pStyle w:val="70"/>
              <w:widowControl w:val="0"/>
              <w:numPr>
                <w:ilvl w:val="0"/>
                <w:numId w:val="98"/>
              </w:numPr>
              <w:spacing w:after="0"/>
              <w:ind w:firstLineChars="0"/>
              <w:rPr>
                <w:rFonts w:ascii="宋体" w:hAnsi="宋体"/>
                <w:sz w:val="21"/>
                <w:szCs w:val="21"/>
              </w:rPr>
            </w:pPr>
          </w:p>
        </w:tc>
        <w:tc>
          <w:tcPr>
            <w:tcW w:w="1417" w:type="dxa"/>
          </w:tcPr>
          <w:p w14:paraId="1F6D8DF6">
            <w:pPr>
              <w:widowControl w:val="0"/>
              <w:rPr>
                <w:rFonts w:ascii="宋体" w:hAnsi="宋体"/>
                <w:sz w:val="21"/>
                <w:szCs w:val="21"/>
              </w:rPr>
            </w:pPr>
            <w:r>
              <w:rPr>
                <w:rFonts w:hint="eastAsia" w:ascii="宋体" w:hAnsi="宋体"/>
                <w:sz w:val="21"/>
                <w:szCs w:val="21"/>
              </w:rPr>
              <w:t>收款人姓名</w:t>
            </w:r>
          </w:p>
        </w:tc>
        <w:tc>
          <w:tcPr>
            <w:tcW w:w="851" w:type="dxa"/>
          </w:tcPr>
          <w:p w14:paraId="51EF30A2">
            <w:pPr>
              <w:widowControl w:val="0"/>
              <w:rPr>
                <w:rFonts w:ascii="宋体" w:hAnsi="宋体"/>
                <w:sz w:val="21"/>
                <w:szCs w:val="21"/>
              </w:rPr>
            </w:pPr>
            <w:r>
              <w:rPr>
                <w:rFonts w:hint="eastAsia" w:ascii="宋体" w:hAnsi="宋体"/>
                <w:sz w:val="21"/>
                <w:szCs w:val="21"/>
              </w:rPr>
              <w:t>文本</w:t>
            </w:r>
          </w:p>
        </w:tc>
        <w:tc>
          <w:tcPr>
            <w:tcW w:w="1134" w:type="dxa"/>
          </w:tcPr>
          <w:p w14:paraId="55547155">
            <w:pPr>
              <w:widowControl w:val="0"/>
              <w:rPr>
                <w:rFonts w:ascii="宋体" w:hAnsi="宋体"/>
                <w:sz w:val="21"/>
                <w:szCs w:val="21"/>
              </w:rPr>
            </w:pPr>
          </w:p>
        </w:tc>
        <w:tc>
          <w:tcPr>
            <w:tcW w:w="1417" w:type="dxa"/>
          </w:tcPr>
          <w:p w14:paraId="1C1A0881">
            <w:pPr>
              <w:widowControl w:val="0"/>
              <w:rPr>
                <w:rFonts w:ascii="宋体" w:hAnsi="宋体"/>
                <w:sz w:val="21"/>
                <w:szCs w:val="21"/>
              </w:rPr>
            </w:pPr>
          </w:p>
        </w:tc>
        <w:tc>
          <w:tcPr>
            <w:tcW w:w="1134" w:type="dxa"/>
          </w:tcPr>
          <w:p w14:paraId="61E27151">
            <w:pPr>
              <w:widowControl w:val="0"/>
              <w:rPr>
                <w:rFonts w:ascii="宋体" w:hAnsi="宋体"/>
                <w:sz w:val="21"/>
                <w:szCs w:val="21"/>
              </w:rPr>
            </w:pPr>
          </w:p>
        </w:tc>
        <w:tc>
          <w:tcPr>
            <w:tcW w:w="2693" w:type="dxa"/>
          </w:tcPr>
          <w:p w14:paraId="19A1DF2B">
            <w:pPr>
              <w:widowControl w:val="0"/>
              <w:rPr>
                <w:rFonts w:ascii="宋体" w:hAnsi="宋体"/>
                <w:sz w:val="21"/>
                <w:szCs w:val="21"/>
              </w:rPr>
            </w:pPr>
          </w:p>
        </w:tc>
      </w:tr>
      <w:tr w14:paraId="064FF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tcPr>
          <w:p w14:paraId="76F256C2">
            <w:pPr>
              <w:pStyle w:val="70"/>
              <w:widowControl w:val="0"/>
              <w:numPr>
                <w:ilvl w:val="0"/>
                <w:numId w:val="98"/>
              </w:numPr>
              <w:spacing w:after="0"/>
              <w:ind w:firstLineChars="0"/>
              <w:rPr>
                <w:rFonts w:ascii="宋体" w:hAnsi="宋体"/>
                <w:sz w:val="21"/>
                <w:szCs w:val="21"/>
              </w:rPr>
            </w:pPr>
          </w:p>
        </w:tc>
        <w:tc>
          <w:tcPr>
            <w:tcW w:w="1417" w:type="dxa"/>
          </w:tcPr>
          <w:p w14:paraId="49033B7B">
            <w:pPr>
              <w:widowControl w:val="0"/>
              <w:rPr>
                <w:rFonts w:ascii="宋体" w:hAnsi="宋体"/>
                <w:sz w:val="21"/>
                <w:szCs w:val="21"/>
              </w:rPr>
            </w:pPr>
            <w:r>
              <w:rPr>
                <w:rFonts w:hint="eastAsia" w:ascii="宋体" w:hAnsi="宋体"/>
                <w:sz w:val="21"/>
                <w:szCs w:val="21"/>
              </w:rPr>
              <w:t>收款方所在行</w:t>
            </w:r>
          </w:p>
        </w:tc>
        <w:tc>
          <w:tcPr>
            <w:tcW w:w="851" w:type="dxa"/>
          </w:tcPr>
          <w:p w14:paraId="72444A02">
            <w:pPr>
              <w:widowControl w:val="0"/>
              <w:rPr>
                <w:rFonts w:ascii="宋体" w:hAnsi="宋体"/>
                <w:sz w:val="21"/>
                <w:szCs w:val="21"/>
              </w:rPr>
            </w:pPr>
            <w:r>
              <w:rPr>
                <w:rFonts w:hint="eastAsia" w:ascii="宋体" w:hAnsi="宋体"/>
                <w:sz w:val="21"/>
                <w:szCs w:val="21"/>
              </w:rPr>
              <w:t>文本</w:t>
            </w:r>
          </w:p>
        </w:tc>
        <w:tc>
          <w:tcPr>
            <w:tcW w:w="1134" w:type="dxa"/>
          </w:tcPr>
          <w:p w14:paraId="052CFFE8">
            <w:pPr>
              <w:widowControl w:val="0"/>
              <w:rPr>
                <w:rFonts w:ascii="宋体" w:hAnsi="宋体"/>
                <w:sz w:val="21"/>
                <w:szCs w:val="21"/>
              </w:rPr>
            </w:pPr>
          </w:p>
        </w:tc>
        <w:tc>
          <w:tcPr>
            <w:tcW w:w="1417" w:type="dxa"/>
          </w:tcPr>
          <w:p w14:paraId="7805D411">
            <w:pPr>
              <w:widowControl w:val="0"/>
              <w:rPr>
                <w:rFonts w:ascii="宋体" w:hAnsi="宋体"/>
                <w:sz w:val="21"/>
                <w:szCs w:val="21"/>
              </w:rPr>
            </w:pPr>
          </w:p>
        </w:tc>
        <w:tc>
          <w:tcPr>
            <w:tcW w:w="1134" w:type="dxa"/>
          </w:tcPr>
          <w:p w14:paraId="55B9964B">
            <w:pPr>
              <w:widowControl w:val="0"/>
              <w:rPr>
                <w:rFonts w:ascii="宋体" w:hAnsi="宋体"/>
                <w:sz w:val="21"/>
                <w:szCs w:val="21"/>
              </w:rPr>
            </w:pPr>
          </w:p>
        </w:tc>
        <w:tc>
          <w:tcPr>
            <w:tcW w:w="2693" w:type="dxa"/>
          </w:tcPr>
          <w:p w14:paraId="35AC1F01">
            <w:pPr>
              <w:widowControl w:val="0"/>
              <w:rPr>
                <w:rFonts w:ascii="宋体" w:hAnsi="宋体"/>
                <w:sz w:val="21"/>
                <w:szCs w:val="21"/>
              </w:rPr>
            </w:pPr>
          </w:p>
        </w:tc>
      </w:tr>
      <w:tr w14:paraId="1DD91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tcPr>
          <w:p w14:paraId="5AE0BC6F">
            <w:pPr>
              <w:pStyle w:val="70"/>
              <w:widowControl w:val="0"/>
              <w:numPr>
                <w:ilvl w:val="0"/>
                <w:numId w:val="98"/>
              </w:numPr>
              <w:spacing w:after="0"/>
              <w:ind w:firstLineChars="0"/>
              <w:rPr>
                <w:rFonts w:ascii="宋体" w:hAnsi="宋体"/>
                <w:sz w:val="21"/>
                <w:szCs w:val="21"/>
              </w:rPr>
            </w:pPr>
          </w:p>
        </w:tc>
        <w:tc>
          <w:tcPr>
            <w:tcW w:w="1417" w:type="dxa"/>
          </w:tcPr>
          <w:p w14:paraId="3263E596">
            <w:pPr>
              <w:widowControl w:val="0"/>
              <w:rPr>
                <w:rFonts w:ascii="宋体" w:hAnsi="宋体"/>
                <w:sz w:val="21"/>
                <w:szCs w:val="21"/>
              </w:rPr>
            </w:pPr>
            <w:r>
              <w:rPr>
                <w:rFonts w:hint="eastAsia" w:ascii="宋体" w:hAnsi="宋体"/>
                <w:sz w:val="21"/>
                <w:szCs w:val="21"/>
              </w:rPr>
              <w:t>操作</w:t>
            </w:r>
          </w:p>
        </w:tc>
        <w:tc>
          <w:tcPr>
            <w:tcW w:w="851" w:type="dxa"/>
          </w:tcPr>
          <w:p w14:paraId="2DE75C90">
            <w:pPr>
              <w:widowControl w:val="0"/>
              <w:rPr>
                <w:rFonts w:ascii="宋体" w:hAnsi="宋体"/>
                <w:sz w:val="21"/>
                <w:szCs w:val="21"/>
              </w:rPr>
            </w:pPr>
            <w:r>
              <w:rPr>
                <w:rFonts w:hint="eastAsia" w:ascii="宋体" w:hAnsi="宋体"/>
                <w:sz w:val="21"/>
                <w:szCs w:val="21"/>
              </w:rPr>
              <w:t>按钮或下拉列表</w:t>
            </w:r>
          </w:p>
        </w:tc>
        <w:tc>
          <w:tcPr>
            <w:tcW w:w="1134" w:type="dxa"/>
          </w:tcPr>
          <w:p w14:paraId="05D276C4">
            <w:pPr>
              <w:widowControl w:val="0"/>
              <w:rPr>
                <w:rFonts w:ascii="宋体" w:hAnsi="宋体"/>
                <w:sz w:val="21"/>
                <w:szCs w:val="21"/>
              </w:rPr>
            </w:pPr>
          </w:p>
        </w:tc>
        <w:tc>
          <w:tcPr>
            <w:tcW w:w="1417" w:type="dxa"/>
          </w:tcPr>
          <w:p w14:paraId="7B665162">
            <w:pPr>
              <w:widowControl w:val="0"/>
              <w:rPr>
                <w:rFonts w:ascii="宋体" w:hAnsi="宋体"/>
                <w:sz w:val="21"/>
                <w:szCs w:val="21"/>
              </w:rPr>
            </w:pPr>
          </w:p>
        </w:tc>
        <w:tc>
          <w:tcPr>
            <w:tcW w:w="1134" w:type="dxa"/>
          </w:tcPr>
          <w:p w14:paraId="2BE99F50">
            <w:pPr>
              <w:widowControl w:val="0"/>
              <w:rPr>
                <w:rFonts w:ascii="宋体" w:hAnsi="宋体"/>
                <w:sz w:val="21"/>
                <w:szCs w:val="21"/>
              </w:rPr>
            </w:pPr>
          </w:p>
        </w:tc>
        <w:tc>
          <w:tcPr>
            <w:tcW w:w="2693" w:type="dxa"/>
          </w:tcPr>
          <w:p w14:paraId="6868B23A">
            <w:pPr>
              <w:widowControl w:val="0"/>
              <w:rPr>
                <w:rFonts w:ascii="宋体" w:hAnsi="宋体"/>
                <w:sz w:val="21"/>
                <w:szCs w:val="21"/>
              </w:rPr>
            </w:pPr>
            <w:r>
              <w:rPr>
                <w:rFonts w:hint="eastAsia" w:ascii="宋体" w:hAnsi="宋体"/>
                <w:sz w:val="21"/>
                <w:szCs w:val="21"/>
              </w:rPr>
              <w:t>包括：编辑，删除，更改组别下拉列表</w:t>
            </w:r>
          </w:p>
        </w:tc>
      </w:tr>
      <w:tr w14:paraId="2252F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tcPr>
          <w:p w14:paraId="1A486DF3">
            <w:pPr>
              <w:pStyle w:val="70"/>
              <w:widowControl w:val="0"/>
              <w:numPr>
                <w:ilvl w:val="0"/>
                <w:numId w:val="98"/>
              </w:numPr>
              <w:spacing w:after="0"/>
              <w:ind w:firstLineChars="0"/>
              <w:rPr>
                <w:rFonts w:ascii="宋体" w:hAnsi="宋体"/>
                <w:sz w:val="21"/>
                <w:szCs w:val="21"/>
              </w:rPr>
            </w:pPr>
          </w:p>
        </w:tc>
        <w:tc>
          <w:tcPr>
            <w:tcW w:w="1417" w:type="dxa"/>
          </w:tcPr>
          <w:p w14:paraId="0C7B0228">
            <w:pPr>
              <w:widowControl w:val="0"/>
              <w:rPr>
                <w:rFonts w:ascii="宋体" w:hAnsi="宋体"/>
                <w:sz w:val="21"/>
                <w:szCs w:val="21"/>
              </w:rPr>
            </w:pPr>
            <w:r>
              <w:rPr>
                <w:rFonts w:hint="eastAsia" w:ascii="宋体" w:hAnsi="宋体"/>
                <w:sz w:val="21"/>
                <w:szCs w:val="21"/>
              </w:rPr>
              <w:t>确认</w:t>
            </w:r>
          </w:p>
        </w:tc>
        <w:tc>
          <w:tcPr>
            <w:tcW w:w="851" w:type="dxa"/>
          </w:tcPr>
          <w:p w14:paraId="5FDA6F21">
            <w:pPr>
              <w:widowControl w:val="0"/>
              <w:rPr>
                <w:rFonts w:ascii="宋体" w:hAnsi="宋体"/>
                <w:sz w:val="21"/>
                <w:szCs w:val="21"/>
              </w:rPr>
            </w:pPr>
            <w:r>
              <w:rPr>
                <w:rFonts w:hint="eastAsia" w:ascii="宋体" w:hAnsi="宋体"/>
                <w:sz w:val="21"/>
                <w:szCs w:val="21"/>
              </w:rPr>
              <w:t>按钮</w:t>
            </w:r>
          </w:p>
        </w:tc>
        <w:tc>
          <w:tcPr>
            <w:tcW w:w="1134" w:type="dxa"/>
          </w:tcPr>
          <w:p w14:paraId="29E4077E">
            <w:pPr>
              <w:widowControl w:val="0"/>
              <w:rPr>
                <w:rFonts w:ascii="宋体" w:hAnsi="宋体"/>
                <w:sz w:val="21"/>
                <w:szCs w:val="21"/>
              </w:rPr>
            </w:pPr>
          </w:p>
        </w:tc>
        <w:tc>
          <w:tcPr>
            <w:tcW w:w="1417" w:type="dxa"/>
          </w:tcPr>
          <w:p w14:paraId="66CBEF32">
            <w:pPr>
              <w:widowControl w:val="0"/>
              <w:rPr>
                <w:rFonts w:ascii="宋体" w:hAnsi="宋体"/>
                <w:sz w:val="21"/>
                <w:szCs w:val="21"/>
              </w:rPr>
            </w:pPr>
          </w:p>
        </w:tc>
        <w:tc>
          <w:tcPr>
            <w:tcW w:w="1134" w:type="dxa"/>
          </w:tcPr>
          <w:p w14:paraId="4328A136">
            <w:pPr>
              <w:widowControl w:val="0"/>
              <w:rPr>
                <w:rFonts w:ascii="宋体" w:hAnsi="宋体"/>
                <w:sz w:val="21"/>
                <w:szCs w:val="21"/>
              </w:rPr>
            </w:pPr>
          </w:p>
        </w:tc>
        <w:tc>
          <w:tcPr>
            <w:tcW w:w="2693" w:type="dxa"/>
          </w:tcPr>
          <w:p w14:paraId="3E6362C7">
            <w:pPr>
              <w:widowControl w:val="0"/>
              <w:rPr>
                <w:rFonts w:ascii="宋体" w:hAnsi="宋体"/>
                <w:sz w:val="21"/>
                <w:szCs w:val="21"/>
              </w:rPr>
            </w:pPr>
          </w:p>
        </w:tc>
      </w:tr>
      <w:tr w14:paraId="005E5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tcPr>
          <w:p w14:paraId="6C9BCA4B">
            <w:pPr>
              <w:pStyle w:val="70"/>
              <w:widowControl w:val="0"/>
              <w:numPr>
                <w:ilvl w:val="0"/>
                <w:numId w:val="98"/>
              </w:numPr>
              <w:spacing w:after="0"/>
              <w:ind w:firstLineChars="0"/>
              <w:rPr>
                <w:rFonts w:ascii="宋体" w:hAnsi="宋体"/>
                <w:sz w:val="21"/>
                <w:szCs w:val="21"/>
              </w:rPr>
            </w:pPr>
          </w:p>
        </w:tc>
        <w:tc>
          <w:tcPr>
            <w:tcW w:w="1417" w:type="dxa"/>
          </w:tcPr>
          <w:p w14:paraId="782BD02F">
            <w:pPr>
              <w:widowControl w:val="0"/>
              <w:rPr>
                <w:rFonts w:ascii="宋体" w:hAnsi="宋体"/>
                <w:sz w:val="21"/>
                <w:szCs w:val="21"/>
              </w:rPr>
            </w:pPr>
            <w:r>
              <w:rPr>
                <w:rFonts w:hint="eastAsia" w:ascii="宋体" w:hAnsi="宋体"/>
                <w:sz w:val="21"/>
                <w:szCs w:val="21"/>
              </w:rPr>
              <w:t>返回</w:t>
            </w:r>
          </w:p>
        </w:tc>
        <w:tc>
          <w:tcPr>
            <w:tcW w:w="851" w:type="dxa"/>
          </w:tcPr>
          <w:p w14:paraId="280FC947">
            <w:pPr>
              <w:widowControl w:val="0"/>
              <w:rPr>
                <w:rFonts w:ascii="宋体" w:hAnsi="宋体"/>
                <w:sz w:val="21"/>
                <w:szCs w:val="21"/>
              </w:rPr>
            </w:pPr>
            <w:r>
              <w:rPr>
                <w:rFonts w:hint="eastAsia" w:ascii="宋体" w:hAnsi="宋体"/>
                <w:sz w:val="21"/>
                <w:szCs w:val="21"/>
              </w:rPr>
              <w:t>按钮</w:t>
            </w:r>
          </w:p>
        </w:tc>
        <w:tc>
          <w:tcPr>
            <w:tcW w:w="1134" w:type="dxa"/>
          </w:tcPr>
          <w:p w14:paraId="0800F84C">
            <w:pPr>
              <w:widowControl w:val="0"/>
              <w:rPr>
                <w:rFonts w:ascii="宋体" w:hAnsi="宋体"/>
                <w:sz w:val="21"/>
                <w:szCs w:val="21"/>
              </w:rPr>
            </w:pPr>
          </w:p>
        </w:tc>
        <w:tc>
          <w:tcPr>
            <w:tcW w:w="1417" w:type="dxa"/>
          </w:tcPr>
          <w:p w14:paraId="612EAF72">
            <w:pPr>
              <w:widowControl w:val="0"/>
              <w:rPr>
                <w:rFonts w:ascii="宋体" w:hAnsi="宋体"/>
                <w:sz w:val="21"/>
                <w:szCs w:val="21"/>
              </w:rPr>
            </w:pPr>
          </w:p>
        </w:tc>
        <w:tc>
          <w:tcPr>
            <w:tcW w:w="1134" w:type="dxa"/>
          </w:tcPr>
          <w:p w14:paraId="69A02510">
            <w:pPr>
              <w:widowControl w:val="0"/>
              <w:rPr>
                <w:rFonts w:ascii="宋体" w:hAnsi="宋体"/>
                <w:sz w:val="21"/>
                <w:szCs w:val="21"/>
              </w:rPr>
            </w:pPr>
          </w:p>
        </w:tc>
        <w:tc>
          <w:tcPr>
            <w:tcW w:w="2693" w:type="dxa"/>
          </w:tcPr>
          <w:p w14:paraId="349693F0">
            <w:pPr>
              <w:widowControl w:val="0"/>
              <w:rPr>
                <w:rFonts w:ascii="宋体" w:hAnsi="宋体"/>
                <w:sz w:val="21"/>
                <w:szCs w:val="21"/>
              </w:rPr>
            </w:pPr>
          </w:p>
        </w:tc>
      </w:tr>
    </w:tbl>
    <w:p w14:paraId="679941AA">
      <w:pPr>
        <w:pStyle w:val="5"/>
        <w:numPr>
          <w:ilvl w:val="0"/>
          <w:numId w:val="0"/>
        </w:numPr>
        <w:spacing w:line="377" w:lineRule="auto"/>
        <w:ind w:left="113"/>
      </w:pPr>
      <w:r>
        <w:rPr>
          <w:rFonts w:hint="eastAsia"/>
        </w:rPr>
        <w:t>创建分组</w:t>
      </w:r>
    </w:p>
    <w:tbl>
      <w:tblPr>
        <w:tblStyle w:val="48"/>
        <w:tblW w:w="9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
        <w:gridCol w:w="1417"/>
        <w:gridCol w:w="851"/>
        <w:gridCol w:w="1134"/>
        <w:gridCol w:w="1417"/>
        <w:gridCol w:w="1134"/>
        <w:gridCol w:w="2693"/>
      </w:tblGrid>
      <w:tr w14:paraId="29C6D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FFCC99"/>
          </w:tcPr>
          <w:p w14:paraId="09D6522D">
            <w:pPr>
              <w:widowControl w:val="0"/>
              <w:rPr>
                <w:rFonts w:ascii="宋体" w:hAnsi="宋体" w:cs="Arial"/>
                <w:b/>
                <w:color w:val="000000"/>
                <w:sz w:val="21"/>
                <w:szCs w:val="21"/>
              </w:rPr>
            </w:pPr>
            <w:r>
              <w:rPr>
                <w:rFonts w:ascii="宋体" w:hAnsi="宋体" w:cs="Arial"/>
                <w:b/>
                <w:color w:val="000000"/>
                <w:sz w:val="21"/>
                <w:szCs w:val="21"/>
              </w:rPr>
              <w:t>序号</w:t>
            </w:r>
          </w:p>
        </w:tc>
        <w:tc>
          <w:tcPr>
            <w:tcW w:w="1417" w:type="dxa"/>
            <w:shd w:val="clear" w:color="auto" w:fill="FFCC99"/>
          </w:tcPr>
          <w:p w14:paraId="1FA447B9">
            <w:pPr>
              <w:widowControl w:val="0"/>
              <w:rPr>
                <w:rFonts w:ascii="宋体" w:hAnsi="宋体" w:cs="Arial"/>
                <w:b/>
                <w:color w:val="000000"/>
                <w:sz w:val="21"/>
                <w:szCs w:val="21"/>
              </w:rPr>
            </w:pPr>
            <w:r>
              <w:rPr>
                <w:rFonts w:ascii="宋体" w:hAnsi="宋体" w:cs="Arial"/>
                <w:b/>
                <w:color w:val="000000"/>
                <w:sz w:val="21"/>
                <w:szCs w:val="21"/>
              </w:rPr>
              <w:t>名称</w:t>
            </w:r>
          </w:p>
        </w:tc>
        <w:tc>
          <w:tcPr>
            <w:tcW w:w="851" w:type="dxa"/>
            <w:shd w:val="clear" w:color="auto" w:fill="FFCC99"/>
          </w:tcPr>
          <w:p w14:paraId="042969B5">
            <w:pPr>
              <w:widowControl w:val="0"/>
              <w:rPr>
                <w:rFonts w:ascii="宋体" w:hAnsi="宋体" w:cs="Arial"/>
                <w:b/>
                <w:color w:val="000000"/>
                <w:sz w:val="21"/>
                <w:szCs w:val="21"/>
              </w:rPr>
            </w:pPr>
            <w:r>
              <w:rPr>
                <w:rFonts w:ascii="宋体" w:hAnsi="宋体" w:cs="Arial"/>
                <w:b/>
                <w:color w:val="000000"/>
                <w:sz w:val="21"/>
                <w:szCs w:val="21"/>
              </w:rPr>
              <w:t>输入</w:t>
            </w:r>
            <w:r>
              <w:rPr>
                <w:rFonts w:hint="eastAsia" w:ascii="宋体" w:hAnsi="宋体" w:cs="Arial"/>
                <w:b/>
                <w:color w:val="000000"/>
                <w:sz w:val="21"/>
                <w:szCs w:val="21"/>
              </w:rPr>
              <w:t>/输出</w:t>
            </w:r>
          </w:p>
        </w:tc>
        <w:tc>
          <w:tcPr>
            <w:tcW w:w="1134" w:type="dxa"/>
            <w:shd w:val="clear" w:color="auto" w:fill="FFCC99"/>
          </w:tcPr>
          <w:p w14:paraId="13542128">
            <w:pPr>
              <w:widowControl w:val="0"/>
              <w:rPr>
                <w:rFonts w:ascii="宋体" w:hAnsi="宋体" w:cs="Arial"/>
                <w:b/>
                <w:color w:val="000000"/>
                <w:sz w:val="21"/>
                <w:szCs w:val="21"/>
              </w:rPr>
            </w:pPr>
            <w:r>
              <w:rPr>
                <w:rFonts w:ascii="宋体" w:hAnsi="宋体" w:cs="Arial"/>
                <w:b/>
                <w:color w:val="000000"/>
                <w:sz w:val="21"/>
                <w:szCs w:val="21"/>
              </w:rPr>
              <w:t>缺省值</w:t>
            </w:r>
          </w:p>
        </w:tc>
        <w:tc>
          <w:tcPr>
            <w:tcW w:w="1417" w:type="dxa"/>
            <w:shd w:val="clear" w:color="auto" w:fill="FFCC99"/>
          </w:tcPr>
          <w:p w14:paraId="65CF889F">
            <w:pPr>
              <w:widowControl w:val="0"/>
              <w:rPr>
                <w:rFonts w:ascii="宋体" w:hAnsi="宋体" w:cs="Arial"/>
                <w:b/>
                <w:color w:val="000000"/>
                <w:sz w:val="21"/>
                <w:szCs w:val="21"/>
              </w:rPr>
            </w:pPr>
            <w:r>
              <w:rPr>
                <w:rFonts w:hint="eastAsia" w:ascii="宋体" w:hAnsi="宋体" w:cs="Arial"/>
                <w:b/>
                <w:color w:val="000000"/>
                <w:sz w:val="21"/>
                <w:szCs w:val="21"/>
              </w:rPr>
              <w:t>类型/长度</w:t>
            </w:r>
          </w:p>
        </w:tc>
        <w:tc>
          <w:tcPr>
            <w:tcW w:w="1134" w:type="dxa"/>
            <w:shd w:val="clear" w:color="auto" w:fill="FFCC99"/>
          </w:tcPr>
          <w:p w14:paraId="24266645">
            <w:pPr>
              <w:widowControl w:val="0"/>
              <w:rPr>
                <w:rFonts w:ascii="宋体" w:hAnsi="宋体" w:cs="Arial"/>
                <w:b/>
                <w:color w:val="000000"/>
                <w:sz w:val="21"/>
                <w:szCs w:val="21"/>
              </w:rPr>
            </w:pPr>
            <w:r>
              <w:rPr>
                <w:rFonts w:hint="eastAsia" w:ascii="宋体" w:hAnsi="宋体" w:cs="Arial"/>
                <w:b/>
                <w:color w:val="000000"/>
                <w:sz w:val="21"/>
                <w:szCs w:val="21"/>
              </w:rPr>
              <w:t>是否必输</w:t>
            </w:r>
          </w:p>
        </w:tc>
        <w:tc>
          <w:tcPr>
            <w:tcW w:w="2693" w:type="dxa"/>
            <w:shd w:val="clear" w:color="auto" w:fill="FFCC99"/>
          </w:tcPr>
          <w:p w14:paraId="78DD111C">
            <w:pPr>
              <w:widowControl w:val="0"/>
              <w:rPr>
                <w:rFonts w:ascii="宋体" w:hAnsi="宋体" w:cs="Arial"/>
                <w:b/>
                <w:color w:val="000000"/>
                <w:sz w:val="21"/>
                <w:szCs w:val="21"/>
              </w:rPr>
            </w:pPr>
            <w:r>
              <w:rPr>
                <w:rFonts w:ascii="宋体" w:hAnsi="宋体" w:cs="Arial"/>
                <w:b/>
                <w:color w:val="000000"/>
                <w:sz w:val="21"/>
                <w:szCs w:val="21"/>
              </w:rPr>
              <w:t>备注</w:t>
            </w:r>
          </w:p>
        </w:tc>
      </w:tr>
      <w:tr w14:paraId="7208D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tcPr>
          <w:p w14:paraId="71FBFC2F">
            <w:pPr>
              <w:pStyle w:val="70"/>
              <w:widowControl w:val="0"/>
              <w:numPr>
                <w:ilvl w:val="0"/>
                <w:numId w:val="99"/>
              </w:numPr>
              <w:spacing w:after="0"/>
              <w:ind w:firstLineChars="0"/>
              <w:rPr>
                <w:rFonts w:ascii="宋体" w:hAnsi="宋体"/>
                <w:sz w:val="21"/>
                <w:szCs w:val="21"/>
              </w:rPr>
            </w:pPr>
          </w:p>
        </w:tc>
        <w:tc>
          <w:tcPr>
            <w:tcW w:w="1417" w:type="dxa"/>
          </w:tcPr>
          <w:p w14:paraId="71172DE8">
            <w:pPr>
              <w:widowControl w:val="0"/>
              <w:rPr>
                <w:rFonts w:ascii="宋体" w:hAnsi="宋体"/>
                <w:sz w:val="21"/>
                <w:szCs w:val="21"/>
              </w:rPr>
            </w:pPr>
            <w:r>
              <w:rPr>
                <w:rFonts w:hint="eastAsia" w:ascii="宋体" w:hAnsi="宋体"/>
                <w:sz w:val="21"/>
                <w:szCs w:val="21"/>
              </w:rPr>
              <w:t>请输入新分组组名</w:t>
            </w:r>
          </w:p>
        </w:tc>
        <w:tc>
          <w:tcPr>
            <w:tcW w:w="851" w:type="dxa"/>
          </w:tcPr>
          <w:p w14:paraId="551D273B">
            <w:pPr>
              <w:widowControl w:val="0"/>
              <w:rPr>
                <w:rFonts w:ascii="宋体" w:hAnsi="宋体"/>
                <w:sz w:val="21"/>
                <w:szCs w:val="21"/>
              </w:rPr>
            </w:pPr>
            <w:r>
              <w:rPr>
                <w:rFonts w:hint="eastAsia" w:ascii="宋体" w:hAnsi="宋体"/>
                <w:sz w:val="21"/>
                <w:szCs w:val="21"/>
              </w:rPr>
              <w:t>文本框</w:t>
            </w:r>
          </w:p>
        </w:tc>
        <w:tc>
          <w:tcPr>
            <w:tcW w:w="1134" w:type="dxa"/>
          </w:tcPr>
          <w:p w14:paraId="7E87CD9E">
            <w:pPr>
              <w:widowControl w:val="0"/>
              <w:rPr>
                <w:rFonts w:ascii="宋体" w:hAnsi="宋体"/>
                <w:sz w:val="21"/>
                <w:szCs w:val="21"/>
              </w:rPr>
            </w:pPr>
          </w:p>
        </w:tc>
        <w:tc>
          <w:tcPr>
            <w:tcW w:w="1417" w:type="dxa"/>
          </w:tcPr>
          <w:p w14:paraId="01E679E8">
            <w:pPr>
              <w:widowControl w:val="0"/>
              <w:rPr>
                <w:rFonts w:ascii="宋体" w:hAnsi="宋体"/>
                <w:sz w:val="21"/>
                <w:szCs w:val="21"/>
              </w:rPr>
            </w:pPr>
          </w:p>
        </w:tc>
        <w:tc>
          <w:tcPr>
            <w:tcW w:w="1134" w:type="dxa"/>
          </w:tcPr>
          <w:p w14:paraId="239EEE1A">
            <w:pPr>
              <w:widowControl w:val="0"/>
              <w:rPr>
                <w:rFonts w:ascii="宋体" w:hAnsi="宋体"/>
                <w:sz w:val="21"/>
                <w:szCs w:val="21"/>
              </w:rPr>
            </w:pPr>
          </w:p>
        </w:tc>
        <w:tc>
          <w:tcPr>
            <w:tcW w:w="2693" w:type="dxa"/>
          </w:tcPr>
          <w:p w14:paraId="72D2B5AD">
            <w:pPr>
              <w:widowControl w:val="0"/>
              <w:rPr>
                <w:rFonts w:ascii="宋体" w:hAnsi="宋体"/>
                <w:sz w:val="21"/>
                <w:szCs w:val="21"/>
              </w:rPr>
            </w:pPr>
          </w:p>
        </w:tc>
      </w:tr>
      <w:tr w14:paraId="342DF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tcPr>
          <w:p w14:paraId="0173DF1E">
            <w:pPr>
              <w:pStyle w:val="70"/>
              <w:widowControl w:val="0"/>
              <w:numPr>
                <w:ilvl w:val="0"/>
                <w:numId w:val="99"/>
              </w:numPr>
              <w:spacing w:after="0"/>
              <w:ind w:firstLineChars="0"/>
              <w:rPr>
                <w:rFonts w:ascii="宋体" w:hAnsi="宋体"/>
                <w:sz w:val="21"/>
                <w:szCs w:val="21"/>
              </w:rPr>
            </w:pPr>
          </w:p>
        </w:tc>
        <w:tc>
          <w:tcPr>
            <w:tcW w:w="1417" w:type="dxa"/>
          </w:tcPr>
          <w:p w14:paraId="275DE844">
            <w:pPr>
              <w:widowControl w:val="0"/>
              <w:rPr>
                <w:rFonts w:ascii="宋体" w:hAnsi="宋体"/>
                <w:sz w:val="21"/>
                <w:szCs w:val="21"/>
              </w:rPr>
            </w:pPr>
            <w:r>
              <w:rPr>
                <w:rFonts w:hint="eastAsia" w:ascii="宋体" w:hAnsi="宋体"/>
                <w:sz w:val="21"/>
                <w:szCs w:val="21"/>
              </w:rPr>
              <w:t>确定</w:t>
            </w:r>
          </w:p>
        </w:tc>
        <w:tc>
          <w:tcPr>
            <w:tcW w:w="851" w:type="dxa"/>
          </w:tcPr>
          <w:p w14:paraId="0622A6C1">
            <w:pPr>
              <w:widowControl w:val="0"/>
              <w:rPr>
                <w:rFonts w:ascii="宋体" w:hAnsi="宋体"/>
                <w:sz w:val="21"/>
                <w:szCs w:val="21"/>
              </w:rPr>
            </w:pPr>
            <w:r>
              <w:rPr>
                <w:rFonts w:hint="eastAsia" w:ascii="宋体" w:hAnsi="宋体"/>
                <w:sz w:val="21"/>
                <w:szCs w:val="21"/>
              </w:rPr>
              <w:t>按钮</w:t>
            </w:r>
          </w:p>
        </w:tc>
        <w:tc>
          <w:tcPr>
            <w:tcW w:w="1134" w:type="dxa"/>
          </w:tcPr>
          <w:p w14:paraId="6B0C05C1">
            <w:pPr>
              <w:widowControl w:val="0"/>
              <w:rPr>
                <w:rFonts w:ascii="宋体" w:hAnsi="宋体"/>
                <w:sz w:val="21"/>
                <w:szCs w:val="21"/>
              </w:rPr>
            </w:pPr>
          </w:p>
        </w:tc>
        <w:tc>
          <w:tcPr>
            <w:tcW w:w="1417" w:type="dxa"/>
          </w:tcPr>
          <w:p w14:paraId="76344773">
            <w:pPr>
              <w:widowControl w:val="0"/>
              <w:rPr>
                <w:rFonts w:ascii="宋体" w:hAnsi="宋体"/>
                <w:sz w:val="21"/>
                <w:szCs w:val="21"/>
              </w:rPr>
            </w:pPr>
          </w:p>
        </w:tc>
        <w:tc>
          <w:tcPr>
            <w:tcW w:w="1134" w:type="dxa"/>
          </w:tcPr>
          <w:p w14:paraId="29FE871B">
            <w:pPr>
              <w:widowControl w:val="0"/>
              <w:rPr>
                <w:rFonts w:ascii="宋体" w:hAnsi="宋体"/>
                <w:sz w:val="21"/>
                <w:szCs w:val="21"/>
              </w:rPr>
            </w:pPr>
          </w:p>
        </w:tc>
        <w:tc>
          <w:tcPr>
            <w:tcW w:w="2693" w:type="dxa"/>
          </w:tcPr>
          <w:p w14:paraId="11D45670">
            <w:pPr>
              <w:widowControl w:val="0"/>
              <w:rPr>
                <w:rFonts w:ascii="宋体" w:hAnsi="宋体"/>
                <w:sz w:val="21"/>
                <w:szCs w:val="21"/>
              </w:rPr>
            </w:pPr>
          </w:p>
        </w:tc>
      </w:tr>
      <w:tr w14:paraId="62A05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tcPr>
          <w:p w14:paraId="038E184A">
            <w:pPr>
              <w:pStyle w:val="70"/>
              <w:widowControl w:val="0"/>
              <w:numPr>
                <w:ilvl w:val="0"/>
                <w:numId w:val="99"/>
              </w:numPr>
              <w:spacing w:after="0"/>
              <w:ind w:firstLineChars="0"/>
              <w:rPr>
                <w:rFonts w:ascii="宋体" w:hAnsi="宋体"/>
                <w:sz w:val="21"/>
                <w:szCs w:val="21"/>
              </w:rPr>
            </w:pPr>
          </w:p>
        </w:tc>
        <w:tc>
          <w:tcPr>
            <w:tcW w:w="1417" w:type="dxa"/>
          </w:tcPr>
          <w:p w14:paraId="08DD1BCE">
            <w:pPr>
              <w:widowControl w:val="0"/>
              <w:rPr>
                <w:rFonts w:ascii="宋体" w:hAnsi="宋体"/>
                <w:sz w:val="21"/>
                <w:szCs w:val="21"/>
              </w:rPr>
            </w:pPr>
            <w:r>
              <w:rPr>
                <w:rFonts w:hint="eastAsia" w:ascii="宋体" w:hAnsi="宋体"/>
                <w:sz w:val="21"/>
                <w:szCs w:val="21"/>
              </w:rPr>
              <w:t>取消</w:t>
            </w:r>
          </w:p>
        </w:tc>
        <w:tc>
          <w:tcPr>
            <w:tcW w:w="851" w:type="dxa"/>
          </w:tcPr>
          <w:p w14:paraId="1872FA15">
            <w:pPr>
              <w:widowControl w:val="0"/>
              <w:rPr>
                <w:rFonts w:ascii="宋体" w:hAnsi="宋体"/>
                <w:sz w:val="21"/>
                <w:szCs w:val="21"/>
              </w:rPr>
            </w:pPr>
            <w:r>
              <w:rPr>
                <w:rFonts w:hint="eastAsia" w:ascii="宋体" w:hAnsi="宋体"/>
                <w:sz w:val="21"/>
                <w:szCs w:val="21"/>
              </w:rPr>
              <w:t>按钮</w:t>
            </w:r>
          </w:p>
        </w:tc>
        <w:tc>
          <w:tcPr>
            <w:tcW w:w="1134" w:type="dxa"/>
          </w:tcPr>
          <w:p w14:paraId="28FAD107">
            <w:pPr>
              <w:widowControl w:val="0"/>
              <w:rPr>
                <w:rFonts w:ascii="宋体" w:hAnsi="宋体"/>
                <w:sz w:val="21"/>
                <w:szCs w:val="21"/>
              </w:rPr>
            </w:pPr>
          </w:p>
        </w:tc>
        <w:tc>
          <w:tcPr>
            <w:tcW w:w="1417" w:type="dxa"/>
          </w:tcPr>
          <w:p w14:paraId="4E8B34E2">
            <w:pPr>
              <w:widowControl w:val="0"/>
              <w:rPr>
                <w:rFonts w:ascii="宋体" w:hAnsi="宋体"/>
                <w:sz w:val="21"/>
                <w:szCs w:val="21"/>
              </w:rPr>
            </w:pPr>
          </w:p>
        </w:tc>
        <w:tc>
          <w:tcPr>
            <w:tcW w:w="1134" w:type="dxa"/>
          </w:tcPr>
          <w:p w14:paraId="029FA5F7">
            <w:pPr>
              <w:widowControl w:val="0"/>
              <w:rPr>
                <w:rFonts w:ascii="宋体" w:hAnsi="宋体"/>
                <w:sz w:val="21"/>
                <w:szCs w:val="21"/>
              </w:rPr>
            </w:pPr>
          </w:p>
        </w:tc>
        <w:tc>
          <w:tcPr>
            <w:tcW w:w="2693" w:type="dxa"/>
          </w:tcPr>
          <w:p w14:paraId="7F38DB1C">
            <w:pPr>
              <w:widowControl w:val="0"/>
              <w:rPr>
                <w:rFonts w:ascii="宋体" w:hAnsi="宋体"/>
                <w:sz w:val="21"/>
                <w:szCs w:val="21"/>
              </w:rPr>
            </w:pPr>
          </w:p>
        </w:tc>
      </w:tr>
    </w:tbl>
    <w:p w14:paraId="2ED0A0F1">
      <w:pPr>
        <w:pStyle w:val="5"/>
        <w:numPr>
          <w:ilvl w:val="0"/>
          <w:numId w:val="0"/>
        </w:numPr>
        <w:spacing w:line="377" w:lineRule="auto"/>
        <w:ind w:left="113"/>
      </w:pPr>
      <w:r>
        <w:rPr>
          <w:rFonts w:hint="eastAsia"/>
        </w:rPr>
        <w:t>编辑分组</w:t>
      </w:r>
    </w:p>
    <w:tbl>
      <w:tblPr>
        <w:tblStyle w:val="48"/>
        <w:tblW w:w="9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
        <w:gridCol w:w="1417"/>
        <w:gridCol w:w="851"/>
        <w:gridCol w:w="1134"/>
        <w:gridCol w:w="1417"/>
        <w:gridCol w:w="1134"/>
        <w:gridCol w:w="2693"/>
      </w:tblGrid>
      <w:tr w14:paraId="20258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FFCC99"/>
          </w:tcPr>
          <w:p w14:paraId="086D1736">
            <w:pPr>
              <w:widowControl w:val="0"/>
              <w:rPr>
                <w:rFonts w:ascii="宋体" w:hAnsi="宋体" w:cs="Arial"/>
                <w:b/>
                <w:color w:val="000000"/>
                <w:sz w:val="21"/>
                <w:szCs w:val="21"/>
              </w:rPr>
            </w:pPr>
            <w:r>
              <w:rPr>
                <w:rFonts w:ascii="宋体" w:hAnsi="宋体" w:cs="Arial"/>
                <w:b/>
                <w:color w:val="000000"/>
                <w:sz w:val="21"/>
                <w:szCs w:val="21"/>
              </w:rPr>
              <w:t>序号</w:t>
            </w:r>
          </w:p>
        </w:tc>
        <w:tc>
          <w:tcPr>
            <w:tcW w:w="1417" w:type="dxa"/>
            <w:shd w:val="clear" w:color="auto" w:fill="FFCC99"/>
          </w:tcPr>
          <w:p w14:paraId="6BB5D228">
            <w:pPr>
              <w:widowControl w:val="0"/>
              <w:rPr>
                <w:rFonts w:ascii="宋体" w:hAnsi="宋体" w:cs="Arial"/>
                <w:b/>
                <w:color w:val="000000"/>
                <w:sz w:val="21"/>
                <w:szCs w:val="21"/>
              </w:rPr>
            </w:pPr>
            <w:r>
              <w:rPr>
                <w:rFonts w:ascii="宋体" w:hAnsi="宋体" w:cs="Arial"/>
                <w:b/>
                <w:color w:val="000000"/>
                <w:sz w:val="21"/>
                <w:szCs w:val="21"/>
              </w:rPr>
              <w:t>名称</w:t>
            </w:r>
          </w:p>
        </w:tc>
        <w:tc>
          <w:tcPr>
            <w:tcW w:w="851" w:type="dxa"/>
            <w:shd w:val="clear" w:color="auto" w:fill="FFCC99"/>
          </w:tcPr>
          <w:p w14:paraId="0666BA8B">
            <w:pPr>
              <w:widowControl w:val="0"/>
              <w:rPr>
                <w:rFonts w:ascii="宋体" w:hAnsi="宋体" w:cs="Arial"/>
                <w:b/>
                <w:color w:val="000000"/>
                <w:sz w:val="21"/>
                <w:szCs w:val="21"/>
              </w:rPr>
            </w:pPr>
            <w:r>
              <w:rPr>
                <w:rFonts w:ascii="宋体" w:hAnsi="宋体" w:cs="Arial"/>
                <w:b/>
                <w:color w:val="000000"/>
                <w:sz w:val="21"/>
                <w:szCs w:val="21"/>
              </w:rPr>
              <w:t>输入</w:t>
            </w:r>
            <w:r>
              <w:rPr>
                <w:rFonts w:hint="eastAsia" w:ascii="宋体" w:hAnsi="宋体" w:cs="Arial"/>
                <w:b/>
                <w:color w:val="000000"/>
                <w:sz w:val="21"/>
                <w:szCs w:val="21"/>
              </w:rPr>
              <w:t>/输出</w:t>
            </w:r>
          </w:p>
        </w:tc>
        <w:tc>
          <w:tcPr>
            <w:tcW w:w="1134" w:type="dxa"/>
            <w:shd w:val="clear" w:color="auto" w:fill="FFCC99"/>
          </w:tcPr>
          <w:p w14:paraId="1872259F">
            <w:pPr>
              <w:widowControl w:val="0"/>
              <w:rPr>
                <w:rFonts w:ascii="宋体" w:hAnsi="宋体" w:cs="Arial"/>
                <w:b/>
                <w:color w:val="000000"/>
                <w:sz w:val="21"/>
                <w:szCs w:val="21"/>
              </w:rPr>
            </w:pPr>
            <w:r>
              <w:rPr>
                <w:rFonts w:ascii="宋体" w:hAnsi="宋体" w:cs="Arial"/>
                <w:b/>
                <w:color w:val="000000"/>
                <w:sz w:val="21"/>
                <w:szCs w:val="21"/>
              </w:rPr>
              <w:t>缺省值</w:t>
            </w:r>
          </w:p>
        </w:tc>
        <w:tc>
          <w:tcPr>
            <w:tcW w:w="1417" w:type="dxa"/>
            <w:shd w:val="clear" w:color="auto" w:fill="FFCC99"/>
          </w:tcPr>
          <w:p w14:paraId="3BE65597">
            <w:pPr>
              <w:widowControl w:val="0"/>
              <w:rPr>
                <w:rFonts w:ascii="宋体" w:hAnsi="宋体" w:cs="Arial"/>
                <w:b/>
                <w:color w:val="000000"/>
                <w:sz w:val="21"/>
                <w:szCs w:val="21"/>
              </w:rPr>
            </w:pPr>
            <w:r>
              <w:rPr>
                <w:rFonts w:hint="eastAsia" w:ascii="宋体" w:hAnsi="宋体" w:cs="Arial"/>
                <w:b/>
                <w:color w:val="000000"/>
                <w:sz w:val="21"/>
                <w:szCs w:val="21"/>
              </w:rPr>
              <w:t>类型/长度</w:t>
            </w:r>
          </w:p>
        </w:tc>
        <w:tc>
          <w:tcPr>
            <w:tcW w:w="1134" w:type="dxa"/>
            <w:shd w:val="clear" w:color="auto" w:fill="FFCC99"/>
          </w:tcPr>
          <w:p w14:paraId="6EFA8DB3">
            <w:pPr>
              <w:widowControl w:val="0"/>
              <w:rPr>
                <w:rFonts w:ascii="宋体" w:hAnsi="宋体" w:cs="Arial"/>
                <w:b/>
                <w:color w:val="000000"/>
                <w:sz w:val="21"/>
                <w:szCs w:val="21"/>
              </w:rPr>
            </w:pPr>
            <w:r>
              <w:rPr>
                <w:rFonts w:hint="eastAsia" w:ascii="宋体" w:hAnsi="宋体" w:cs="Arial"/>
                <w:b/>
                <w:color w:val="000000"/>
                <w:sz w:val="21"/>
                <w:szCs w:val="21"/>
              </w:rPr>
              <w:t>是否必输</w:t>
            </w:r>
          </w:p>
        </w:tc>
        <w:tc>
          <w:tcPr>
            <w:tcW w:w="2693" w:type="dxa"/>
            <w:shd w:val="clear" w:color="auto" w:fill="FFCC99"/>
          </w:tcPr>
          <w:p w14:paraId="6D425E02">
            <w:pPr>
              <w:widowControl w:val="0"/>
              <w:rPr>
                <w:rFonts w:ascii="宋体" w:hAnsi="宋体" w:cs="Arial"/>
                <w:b/>
                <w:color w:val="000000"/>
                <w:sz w:val="21"/>
                <w:szCs w:val="21"/>
              </w:rPr>
            </w:pPr>
            <w:r>
              <w:rPr>
                <w:rFonts w:ascii="宋体" w:hAnsi="宋体" w:cs="Arial"/>
                <w:b/>
                <w:color w:val="000000"/>
                <w:sz w:val="21"/>
                <w:szCs w:val="21"/>
              </w:rPr>
              <w:t>备注</w:t>
            </w:r>
          </w:p>
        </w:tc>
      </w:tr>
      <w:tr w14:paraId="430CF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tcPr>
          <w:p w14:paraId="1552FCD0">
            <w:pPr>
              <w:pStyle w:val="70"/>
              <w:widowControl w:val="0"/>
              <w:numPr>
                <w:ilvl w:val="0"/>
                <w:numId w:val="100"/>
              </w:numPr>
              <w:spacing w:after="0"/>
              <w:ind w:firstLineChars="0"/>
              <w:rPr>
                <w:rFonts w:ascii="宋体" w:hAnsi="宋体"/>
                <w:sz w:val="21"/>
                <w:szCs w:val="21"/>
              </w:rPr>
            </w:pPr>
          </w:p>
        </w:tc>
        <w:tc>
          <w:tcPr>
            <w:tcW w:w="1417" w:type="dxa"/>
          </w:tcPr>
          <w:p w14:paraId="3A21A2A0">
            <w:pPr>
              <w:widowControl w:val="0"/>
              <w:rPr>
                <w:rFonts w:ascii="宋体" w:hAnsi="宋体"/>
                <w:sz w:val="21"/>
                <w:szCs w:val="21"/>
              </w:rPr>
            </w:pPr>
            <w:r>
              <w:rPr>
                <w:rFonts w:hint="eastAsia" w:ascii="宋体" w:hAnsi="宋体"/>
                <w:sz w:val="21"/>
                <w:szCs w:val="21"/>
              </w:rPr>
              <w:t>修改组名</w:t>
            </w:r>
          </w:p>
        </w:tc>
        <w:tc>
          <w:tcPr>
            <w:tcW w:w="851" w:type="dxa"/>
          </w:tcPr>
          <w:p w14:paraId="6DEA8DA3">
            <w:pPr>
              <w:widowControl w:val="0"/>
              <w:rPr>
                <w:rFonts w:ascii="宋体" w:hAnsi="宋体"/>
                <w:sz w:val="21"/>
                <w:szCs w:val="21"/>
              </w:rPr>
            </w:pPr>
            <w:r>
              <w:rPr>
                <w:rFonts w:hint="eastAsia" w:ascii="宋体" w:hAnsi="宋体"/>
                <w:sz w:val="21"/>
                <w:szCs w:val="21"/>
              </w:rPr>
              <w:t>文本框</w:t>
            </w:r>
          </w:p>
        </w:tc>
        <w:tc>
          <w:tcPr>
            <w:tcW w:w="1134" w:type="dxa"/>
          </w:tcPr>
          <w:p w14:paraId="5C7C3717">
            <w:pPr>
              <w:widowControl w:val="0"/>
              <w:rPr>
                <w:rFonts w:ascii="宋体" w:hAnsi="宋体"/>
                <w:sz w:val="21"/>
                <w:szCs w:val="21"/>
              </w:rPr>
            </w:pPr>
          </w:p>
        </w:tc>
        <w:tc>
          <w:tcPr>
            <w:tcW w:w="1417" w:type="dxa"/>
          </w:tcPr>
          <w:p w14:paraId="65B4738F">
            <w:pPr>
              <w:widowControl w:val="0"/>
              <w:rPr>
                <w:rFonts w:ascii="宋体" w:hAnsi="宋体"/>
                <w:sz w:val="21"/>
                <w:szCs w:val="21"/>
              </w:rPr>
            </w:pPr>
          </w:p>
        </w:tc>
        <w:tc>
          <w:tcPr>
            <w:tcW w:w="1134" w:type="dxa"/>
          </w:tcPr>
          <w:p w14:paraId="5652D312">
            <w:pPr>
              <w:widowControl w:val="0"/>
              <w:rPr>
                <w:rFonts w:ascii="宋体" w:hAnsi="宋体"/>
                <w:sz w:val="21"/>
                <w:szCs w:val="21"/>
              </w:rPr>
            </w:pPr>
          </w:p>
        </w:tc>
        <w:tc>
          <w:tcPr>
            <w:tcW w:w="2693" w:type="dxa"/>
          </w:tcPr>
          <w:p w14:paraId="47982178">
            <w:pPr>
              <w:widowControl w:val="0"/>
              <w:rPr>
                <w:rFonts w:ascii="宋体" w:hAnsi="宋体"/>
                <w:sz w:val="21"/>
                <w:szCs w:val="21"/>
              </w:rPr>
            </w:pPr>
            <w:r>
              <w:rPr>
                <w:rFonts w:hint="eastAsia" w:ascii="宋体" w:hAnsi="宋体"/>
                <w:sz w:val="21"/>
                <w:szCs w:val="21"/>
              </w:rPr>
              <w:t>文本框中显示所在组的组名</w:t>
            </w:r>
          </w:p>
        </w:tc>
      </w:tr>
      <w:tr w14:paraId="1E2E5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tcPr>
          <w:p w14:paraId="5F89ECB3">
            <w:pPr>
              <w:pStyle w:val="70"/>
              <w:widowControl w:val="0"/>
              <w:numPr>
                <w:ilvl w:val="0"/>
                <w:numId w:val="100"/>
              </w:numPr>
              <w:spacing w:after="0"/>
              <w:ind w:firstLineChars="0"/>
              <w:rPr>
                <w:rFonts w:ascii="宋体" w:hAnsi="宋体"/>
                <w:sz w:val="21"/>
                <w:szCs w:val="21"/>
              </w:rPr>
            </w:pPr>
          </w:p>
        </w:tc>
        <w:tc>
          <w:tcPr>
            <w:tcW w:w="1417" w:type="dxa"/>
          </w:tcPr>
          <w:p w14:paraId="4F79D2E3">
            <w:pPr>
              <w:widowControl w:val="0"/>
              <w:rPr>
                <w:rFonts w:ascii="宋体" w:hAnsi="宋体"/>
                <w:sz w:val="21"/>
                <w:szCs w:val="21"/>
              </w:rPr>
            </w:pPr>
            <w:r>
              <w:rPr>
                <w:rFonts w:hint="eastAsia" w:ascii="宋体" w:hAnsi="宋体"/>
                <w:sz w:val="21"/>
                <w:szCs w:val="21"/>
              </w:rPr>
              <w:t>确定</w:t>
            </w:r>
          </w:p>
        </w:tc>
        <w:tc>
          <w:tcPr>
            <w:tcW w:w="851" w:type="dxa"/>
          </w:tcPr>
          <w:p w14:paraId="1A6233F8">
            <w:pPr>
              <w:widowControl w:val="0"/>
              <w:rPr>
                <w:rFonts w:ascii="宋体" w:hAnsi="宋体"/>
                <w:sz w:val="21"/>
                <w:szCs w:val="21"/>
              </w:rPr>
            </w:pPr>
            <w:r>
              <w:rPr>
                <w:rFonts w:hint="eastAsia" w:ascii="宋体" w:hAnsi="宋体"/>
                <w:sz w:val="21"/>
                <w:szCs w:val="21"/>
              </w:rPr>
              <w:t>按钮</w:t>
            </w:r>
          </w:p>
        </w:tc>
        <w:tc>
          <w:tcPr>
            <w:tcW w:w="1134" w:type="dxa"/>
          </w:tcPr>
          <w:p w14:paraId="63D4CBF5">
            <w:pPr>
              <w:widowControl w:val="0"/>
              <w:rPr>
                <w:rFonts w:ascii="宋体" w:hAnsi="宋体"/>
                <w:sz w:val="21"/>
                <w:szCs w:val="21"/>
              </w:rPr>
            </w:pPr>
          </w:p>
        </w:tc>
        <w:tc>
          <w:tcPr>
            <w:tcW w:w="1417" w:type="dxa"/>
          </w:tcPr>
          <w:p w14:paraId="27EA4F45">
            <w:pPr>
              <w:widowControl w:val="0"/>
              <w:rPr>
                <w:rFonts w:ascii="宋体" w:hAnsi="宋体"/>
                <w:sz w:val="21"/>
                <w:szCs w:val="21"/>
              </w:rPr>
            </w:pPr>
          </w:p>
        </w:tc>
        <w:tc>
          <w:tcPr>
            <w:tcW w:w="1134" w:type="dxa"/>
          </w:tcPr>
          <w:p w14:paraId="01AC47B8">
            <w:pPr>
              <w:widowControl w:val="0"/>
              <w:rPr>
                <w:rFonts w:ascii="宋体" w:hAnsi="宋体"/>
                <w:sz w:val="21"/>
                <w:szCs w:val="21"/>
              </w:rPr>
            </w:pPr>
          </w:p>
        </w:tc>
        <w:tc>
          <w:tcPr>
            <w:tcW w:w="2693" w:type="dxa"/>
          </w:tcPr>
          <w:p w14:paraId="6024C848">
            <w:pPr>
              <w:widowControl w:val="0"/>
              <w:rPr>
                <w:rFonts w:ascii="宋体" w:hAnsi="宋体"/>
                <w:sz w:val="21"/>
                <w:szCs w:val="21"/>
              </w:rPr>
            </w:pPr>
          </w:p>
        </w:tc>
      </w:tr>
      <w:tr w14:paraId="29B0D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tcPr>
          <w:p w14:paraId="22B2B243">
            <w:pPr>
              <w:pStyle w:val="70"/>
              <w:widowControl w:val="0"/>
              <w:numPr>
                <w:ilvl w:val="0"/>
                <w:numId w:val="100"/>
              </w:numPr>
              <w:spacing w:after="0"/>
              <w:ind w:firstLineChars="0"/>
              <w:rPr>
                <w:rFonts w:ascii="宋体" w:hAnsi="宋体"/>
                <w:sz w:val="21"/>
                <w:szCs w:val="21"/>
              </w:rPr>
            </w:pPr>
          </w:p>
        </w:tc>
        <w:tc>
          <w:tcPr>
            <w:tcW w:w="1417" w:type="dxa"/>
          </w:tcPr>
          <w:p w14:paraId="75FCD70F">
            <w:pPr>
              <w:widowControl w:val="0"/>
              <w:rPr>
                <w:rFonts w:ascii="宋体" w:hAnsi="宋体"/>
                <w:sz w:val="21"/>
                <w:szCs w:val="21"/>
              </w:rPr>
            </w:pPr>
            <w:r>
              <w:rPr>
                <w:rFonts w:hint="eastAsia" w:ascii="宋体" w:hAnsi="宋体"/>
                <w:sz w:val="21"/>
                <w:szCs w:val="21"/>
              </w:rPr>
              <w:t>取消</w:t>
            </w:r>
          </w:p>
        </w:tc>
        <w:tc>
          <w:tcPr>
            <w:tcW w:w="851" w:type="dxa"/>
          </w:tcPr>
          <w:p w14:paraId="0D09F320">
            <w:pPr>
              <w:widowControl w:val="0"/>
              <w:rPr>
                <w:rFonts w:ascii="宋体" w:hAnsi="宋体"/>
                <w:sz w:val="21"/>
                <w:szCs w:val="21"/>
              </w:rPr>
            </w:pPr>
            <w:r>
              <w:rPr>
                <w:rFonts w:hint="eastAsia" w:ascii="宋体" w:hAnsi="宋体"/>
                <w:sz w:val="21"/>
                <w:szCs w:val="21"/>
              </w:rPr>
              <w:t>按钮</w:t>
            </w:r>
          </w:p>
        </w:tc>
        <w:tc>
          <w:tcPr>
            <w:tcW w:w="1134" w:type="dxa"/>
          </w:tcPr>
          <w:p w14:paraId="3CC223C2">
            <w:pPr>
              <w:widowControl w:val="0"/>
              <w:rPr>
                <w:rFonts w:ascii="宋体" w:hAnsi="宋体"/>
                <w:sz w:val="21"/>
                <w:szCs w:val="21"/>
              </w:rPr>
            </w:pPr>
          </w:p>
        </w:tc>
        <w:tc>
          <w:tcPr>
            <w:tcW w:w="1417" w:type="dxa"/>
          </w:tcPr>
          <w:p w14:paraId="76DB588C">
            <w:pPr>
              <w:widowControl w:val="0"/>
              <w:rPr>
                <w:rFonts w:ascii="宋体" w:hAnsi="宋体"/>
                <w:sz w:val="21"/>
                <w:szCs w:val="21"/>
              </w:rPr>
            </w:pPr>
          </w:p>
        </w:tc>
        <w:tc>
          <w:tcPr>
            <w:tcW w:w="1134" w:type="dxa"/>
          </w:tcPr>
          <w:p w14:paraId="5009FDC9">
            <w:pPr>
              <w:widowControl w:val="0"/>
              <w:rPr>
                <w:rFonts w:ascii="宋体" w:hAnsi="宋体"/>
                <w:sz w:val="21"/>
                <w:szCs w:val="21"/>
              </w:rPr>
            </w:pPr>
          </w:p>
        </w:tc>
        <w:tc>
          <w:tcPr>
            <w:tcW w:w="2693" w:type="dxa"/>
          </w:tcPr>
          <w:p w14:paraId="701DA691">
            <w:pPr>
              <w:widowControl w:val="0"/>
              <w:rPr>
                <w:rFonts w:ascii="宋体" w:hAnsi="宋体"/>
                <w:sz w:val="21"/>
                <w:szCs w:val="21"/>
              </w:rPr>
            </w:pPr>
          </w:p>
        </w:tc>
      </w:tr>
    </w:tbl>
    <w:p w14:paraId="73A3950E">
      <w:pPr>
        <w:pStyle w:val="5"/>
        <w:numPr>
          <w:ilvl w:val="0"/>
          <w:numId w:val="0"/>
        </w:numPr>
        <w:spacing w:line="377" w:lineRule="auto"/>
        <w:ind w:left="113"/>
      </w:pPr>
      <w:r>
        <w:rPr>
          <w:rFonts w:hint="eastAsia"/>
        </w:rPr>
        <w:t>编辑收款人信息</w:t>
      </w:r>
    </w:p>
    <w:tbl>
      <w:tblPr>
        <w:tblStyle w:val="48"/>
        <w:tblW w:w="9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
        <w:gridCol w:w="1417"/>
        <w:gridCol w:w="992"/>
        <w:gridCol w:w="993"/>
        <w:gridCol w:w="1417"/>
        <w:gridCol w:w="1134"/>
        <w:gridCol w:w="2693"/>
      </w:tblGrid>
      <w:tr w14:paraId="6ADDC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FFCC99"/>
          </w:tcPr>
          <w:p w14:paraId="6DA9E503">
            <w:pPr>
              <w:widowControl w:val="0"/>
              <w:rPr>
                <w:rFonts w:ascii="宋体" w:hAnsi="宋体" w:cs="Arial"/>
                <w:b/>
                <w:color w:val="000000"/>
                <w:sz w:val="21"/>
                <w:szCs w:val="21"/>
              </w:rPr>
            </w:pPr>
            <w:r>
              <w:rPr>
                <w:rFonts w:ascii="宋体" w:hAnsi="宋体" w:cs="Arial"/>
                <w:b/>
                <w:color w:val="000000"/>
                <w:sz w:val="21"/>
                <w:szCs w:val="21"/>
              </w:rPr>
              <w:t>序号</w:t>
            </w:r>
          </w:p>
        </w:tc>
        <w:tc>
          <w:tcPr>
            <w:tcW w:w="1417" w:type="dxa"/>
            <w:shd w:val="clear" w:color="auto" w:fill="FFCC99"/>
          </w:tcPr>
          <w:p w14:paraId="1267A74D">
            <w:pPr>
              <w:widowControl w:val="0"/>
              <w:rPr>
                <w:rFonts w:ascii="宋体" w:hAnsi="宋体" w:cs="Arial"/>
                <w:b/>
                <w:color w:val="000000"/>
                <w:sz w:val="21"/>
                <w:szCs w:val="21"/>
              </w:rPr>
            </w:pPr>
            <w:r>
              <w:rPr>
                <w:rFonts w:ascii="宋体" w:hAnsi="宋体" w:cs="Arial"/>
                <w:b/>
                <w:color w:val="000000"/>
                <w:sz w:val="21"/>
                <w:szCs w:val="21"/>
              </w:rPr>
              <w:t>名称</w:t>
            </w:r>
          </w:p>
        </w:tc>
        <w:tc>
          <w:tcPr>
            <w:tcW w:w="992" w:type="dxa"/>
            <w:shd w:val="clear" w:color="auto" w:fill="FFCC99"/>
          </w:tcPr>
          <w:p w14:paraId="2536449B">
            <w:pPr>
              <w:widowControl w:val="0"/>
              <w:rPr>
                <w:rFonts w:ascii="宋体" w:hAnsi="宋体" w:cs="Arial"/>
                <w:b/>
                <w:color w:val="000000"/>
                <w:sz w:val="21"/>
                <w:szCs w:val="21"/>
              </w:rPr>
            </w:pPr>
            <w:r>
              <w:rPr>
                <w:rFonts w:ascii="宋体" w:hAnsi="宋体" w:cs="Arial"/>
                <w:b/>
                <w:color w:val="000000"/>
                <w:sz w:val="21"/>
                <w:szCs w:val="21"/>
              </w:rPr>
              <w:t>输入</w:t>
            </w:r>
            <w:r>
              <w:rPr>
                <w:rFonts w:hint="eastAsia" w:ascii="宋体" w:hAnsi="宋体" w:cs="Arial"/>
                <w:b/>
                <w:color w:val="000000"/>
                <w:sz w:val="21"/>
                <w:szCs w:val="21"/>
              </w:rPr>
              <w:t>/输出</w:t>
            </w:r>
          </w:p>
        </w:tc>
        <w:tc>
          <w:tcPr>
            <w:tcW w:w="993" w:type="dxa"/>
            <w:shd w:val="clear" w:color="auto" w:fill="FFCC99"/>
          </w:tcPr>
          <w:p w14:paraId="55F164F1">
            <w:pPr>
              <w:widowControl w:val="0"/>
              <w:rPr>
                <w:rFonts w:ascii="宋体" w:hAnsi="宋体" w:cs="Arial"/>
                <w:b/>
                <w:color w:val="000000"/>
                <w:sz w:val="21"/>
                <w:szCs w:val="21"/>
              </w:rPr>
            </w:pPr>
            <w:r>
              <w:rPr>
                <w:rFonts w:ascii="宋体" w:hAnsi="宋体" w:cs="Arial"/>
                <w:b/>
                <w:color w:val="000000"/>
                <w:sz w:val="21"/>
                <w:szCs w:val="21"/>
              </w:rPr>
              <w:t>缺省值</w:t>
            </w:r>
          </w:p>
        </w:tc>
        <w:tc>
          <w:tcPr>
            <w:tcW w:w="1417" w:type="dxa"/>
            <w:shd w:val="clear" w:color="auto" w:fill="FFCC99"/>
          </w:tcPr>
          <w:p w14:paraId="31F5E97B">
            <w:pPr>
              <w:widowControl w:val="0"/>
              <w:rPr>
                <w:rFonts w:ascii="宋体" w:hAnsi="宋体" w:cs="Arial"/>
                <w:b/>
                <w:color w:val="000000"/>
                <w:sz w:val="21"/>
                <w:szCs w:val="21"/>
              </w:rPr>
            </w:pPr>
            <w:r>
              <w:rPr>
                <w:rFonts w:hint="eastAsia" w:ascii="宋体" w:hAnsi="宋体" w:cs="Arial"/>
                <w:b/>
                <w:color w:val="000000"/>
                <w:sz w:val="21"/>
                <w:szCs w:val="21"/>
              </w:rPr>
              <w:t>类型/长度</w:t>
            </w:r>
          </w:p>
        </w:tc>
        <w:tc>
          <w:tcPr>
            <w:tcW w:w="1134" w:type="dxa"/>
            <w:shd w:val="clear" w:color="auto" w:fill="FFCC99"/>
          </w:tcPr>
          <w:p w14:paraId="7E4ECCFD">
            <w:pPr>
              <w:widowControl w:val="0"/>
              <w:rPr>
                <w:rFonts w:ascii="宋体" w:hAnsi="宋体" w:cs="Arial"/>
                <w:b/>
                <w:color w:val="000000"/>
                <w:sz w:val="21"/>
                <w:szCs w:val="21"/>
              </w:rPr>
            </w:pPr>
            <w:r>
              <w:rPr>
                <w:rFonts w:hint="eastAsia" w:ascii="宋体" w:hAnsi="宋体" w:cs="Arial"/>
                <w:b/>
                <w:color w:val="000000"/>
                <w:sz w:val="21"/>
                <w:szCs w:val="21"/>
              </w:rPr>
              <w:t>是否必输</w:t>
            </w:r>
          </w:p>
        </w:tc>
        <w:tc>
          <w:tcPr>
            <w:tcW w:w="2693" w:type="dxa"/>
            <w:shd w:val="clear" w:color="auto" w:fill="FFCC99"/>
          </w:tcPr>
          <w:p w14:paraId="2A9FA778">
            <w:pPr>
              <w:widowControl w:val="0"/>
              <w:rPr>
                <w:rFonts w:ascii="宋体" w:hAnsi="宋体" w:cs="Arial"/>
                <w:b/>
                <w:color w:val="000000"/>
                <w:sz w:val="21"/>
                <w:szCs w:val="21"/>
              </w:rPr>
            </w:pPr>
            <w:r>
              <w:rPr>
                <w:rFonts w:ascii="宋体" w:hAnsi="宋体" w:cs="Arial"/>
                <w:b/>
                <w:color w:val="000000"/>
                <w:sz w:val="21"/>
                <w:szCs w:val="21"/>
              </w:rPr>
              <w:t>备注</w:t>
            </w:r>
          </w:p>
        </w:tc>
      </w:tr>
      <w:tr w14:paraId="600BF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tcPr>
          <w:p w14:paraId="2035626E">
            <w:pPr>
              <w:pStyle w:val="70"/>
              <w:widowControl w:val="0"/>
              <w:numPr>
                <w:ilvl w:val="0"/>
                <w:numId w:val="101"/>
              </w:numPr>
              <w:spacing w:after="0"/>
              <w:ind w:firstLineChars="0"/>
              <w:rPr>
                <w:rFonts w:ascii="宋体" w:hAnsi="宋体"/>
                <w:sz w:val="21"/>
                <w:szCs w:val="21"/>
              </w:rPr>
            </w:pPr>
          </w:p>
        </w:tc>
        <w:tc>
          <w:tcPr>
            <w:tcW w:w="1417" w:type="dxa"/>
          </w:tcPr>
          <w:p w14:paraId="53496B59">
            <w:pPr>
              <w:widowControl w:val="0"/>
              <w:rPr>
                <w:rFonts w:ascii="宋体" w:hAnsi="宋体"/>
                <w:sz w:val="21"/>
                <w:szCs w:val="21"/>
              </w:rPr>
            </w:pPr>
            <w:r>
              <w:rPr>
                <w:rFonts w:hint="eastAsia" w:ascii="宋体" w:hAnsi="宋体"/>
                <w:sz w:val="21"/>
                <w:szCs w:val="21"/>
              </w:rPr>
              <w:t>收款账号</w:t>
            </w:r>
          </w:p>
        </w:tc>
        <w:tc>
          <w:tcPr>
            <w:tcW w:w="992" w:type="dxa"/>
          </w:tcPr>
          <w:p w14:paraId="287E81DB">
            <w:pPr>
              <w:widowControl w:val="0"/>
              <w:rPr>
                <w:rFonts w:ascii="宋体" w:hAnsi="宋体"/>
                <w:sz w:val="21"/>
                <w:szCs w:val="21"/>
              </w:rPr>
            </w:pPr>
            <w:r>
              <w:rPr>
                <w:rFonts w:hint="eastAsia" w:ascii="宋体" w:hAnsi="宋体"/>
                <w:sz w:val="21"/>
                <w:szCs w:val="21"/>
              </w:rPr>
              <w:t>文本框</w:t>
            </w:r>
          </w:p>
        </w:tc>
        <w:tc>
          <w:tcPr>
            <w:tcW w:w="993" w:type="dxa"/>
          </w:tcPr>
          <w:p w14:paraId="1C68B473">
            <w:pPr>
              <w:widowControl w:val="0"/>
              <w:rPr>
                <w:rFonts w:ascii="宋体" w:hAnsi="宋体"/>
                <w:sz w:val="21"/>
                <w:szCs w:val="21"/>
              </w:rPr>
            </w:pPr>
          </w:p>
        </w:tc>
        <w:tc>
          <w:tcPr>
            <w:tcW w:w="1417" w:type="dxa"/>
          </w:tcPr>
          <w:p w14:paraId="412483E0">
            <w:pPr>
              <w:widowControl w:val="0"/>
              <w:rPr>
                <w:rFonts w:ascii="宋体" w:hAnsi="宋体"/>
                <w:sz w:val="21"/>
                <w:szCs w:val="21"/>
              </w:rPr>
            </w:pPr>
          </w:p>
        </w:tc>
        <w:tc>
          <w:tcPr>
            <w:tcW w:w="1134" w:type="dxa"/>
          </w:tcPr>
          <w:p w14:paraId="47A84549">
            <w:pPr>
              <w:widowControl w:val="0"/>
              <w:rPr>
                <w:rFonts w:ascii="宋体" w:hAnsi="宋体"/>
                <w:sz w:val="21"/>
                <w:szCs w:val="21"/>
              </w:rPr>
            </w:pPr>
          </w:p>
        </w:tc>
        <w:tc>
          <w:tcPr>
            <w:tcW w:w="2693" w:type="dxa"/>
          </w:tcPr>
          <w:p w14:paraId="6C504C9F">
            <w:pPr>
              <w:widowControl w:val="0"/>
              <w:rPr>
                <w:rFonts w:ascii="宋体" w:hAnsi="宋体"/>
                <w:sz w:val="21"/>
                <w:szCs w:val="21"/>
              </w:rPr>
            </w:pPr>
            <w:r>
              <w:rPr>
                <w:rFonts w:hint="eastAsia" w:ascii="宋体" w:hAnsi="宋体"/>
                <w:sz w:val="21"/>
                <w:szCs w:val="21"/>
              </w:rPr>
              <w:t>显示选中的收款人信息</w:t>
            </w:r>
          </w:p>
        </w:tc>
      </w:tr>
      <w:tr w14:paraId="2E319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tcPr>
          <w:p w14:paraId="1EB408D3">
            <w:pPr>
              <w:pStyle w:val="70"/>
              <w:widowControl w:val="0"/>
              <w:numPr>
                <w:ilvl w:val="0"/>
                <w:numId w:val="101"/>
              </w:numPr>
              <w:spacing w:after="0"/>
              <w:ind w:firstLineChars="0"/>
              <w:rPr>
                <w:rFonts w:ascii="宋体" w:hAnsi="宋体"/>
                <w:sz w:val="21"/>
                <w:szCs w:val="21"/>
              </w:rPr>
            </w:pPr>
          </w:p>
        </w:tc>
        <w:tc>
          <w:tcPr>
            <w:tcW w:w="1417" w:type="dxa"/>
          </w:tcPr>
          <w:p w14:paraId="390DD30F">
            <w:pPr>
              <w:widowControl w:val="0"/>
              <w:rPr>
                <w:rFonts w:ascii="宋体" w:hAnsi="宋体"/>
                <w:sz w:val="21"/>
                <w:szCs w:val="21"/>
              </w:rPr>
            </w:pPr>
            <w:r>
              <w:rPr>
                <w:rFonts w:hint="eastAsia" w:ascii="宋体" w:hAnsi="宋体"/>
                <w:sz w:val="21"/>
                <w:szCs w:val="21"/>
              </w:rPr>
              <w:t>收款人姓名</w:t>
            </w:r>
          </w:p>
        </w:tc>
        <w:tc>
          <w:tcPr>
            <w:tcW w:w="992" w:type="dxa"/>
          </w:tcPr>
          <w:p w14:paraId="0180ADD2">
            <w:pPr>
              <w:widowControl w:val="0"/>
              <w:rPr>
                <w:rFonts w:ascii="宋体" w:hAnsi="宋体"/>
                <w:sz w:val="21"/>
                <w:szCs w:val="21"/>
              </w:rPr>
            </w:pPr>
            <w:r>
              <w:rPr>
                <w:rFonts w:hint="eastAsia" w:ascii="宋体" w:hAnsi="宋体"/>
                <w:sz w:val="21"/>
                <w:szCs w:val="21"/>
              </w:rPr>
              <w:t>文本框</w:t>
            </w:r>
          </w:p>
        </w:tc>
        <w:tc>
          <w:tcPr>
            <w:tcW w:w="993" w:type="dxa"/>
          </w:tcPr>
          <w:p w14:paraId="6CBBAD24">
            <w:pPr>
              <w:widowControl w:val="0"/>
              <w:rPr>
                <w:rFonts w:ascii="宋体" w:hAnsi="宋体"/>
                <w:sz w:val="21"/>
                <w:szCs w:val="21"/>
              </w:rPr>
            </w:pPr>
          </w:p>
        </w:tc>
        <w:tc>
          <w:tcPr>
            <w:tcW w:w="1417" w:type="dxa"/>
          </w:tcPr>
          <w:p w14:paraId="48A913FC">
            <w:pPr>
              <w:widowControl w:val="0"/>
              <w:rPr>
                <w:rFonts w:ascii="宋体" w:hAnsi="宋体"/>
                <w:sz w:val="21"/>
                <w:szCs w:val="21"/>
              </w:rPr>
            </w:pPr>
          </w:p>
        </w:tc>
        <w:tc>
          <w:tcPr>
            <w:tcW w:w="1134" w:type="dxa"/>
          </w:tcPr>
          <w:p w14:paraId="51329D06">
            <w:pPr>
              <w:widowControl w:val="0"/>
              <w:rPr>
                <w:rFonts w:ascii="宋体" w:hAnsi="宋体"/>
                <w:sz w:val="21"/>
                <w:szCs w:val="21"/>
              </w:rPr>
            </w:pPr>
          </w:p>
        </w:tc>
        <w:tc>
          <w:tcPr>
            <w:tcW w:w="2693" w:type="dxa"/>
          </w:tcPr>
          <w:p w14:paraId="09F25E27">
            <w:pPr>
              <w:widowControl w:val="0"/>
              <w:rPr>
                <w:rFonts w:ascii="宋体" w:hAnsi="宋体"/>
                <w:sz w:val="21"/>
                <w:szCs w:val="21"/>
              </w:rPr>
            </w:pPr>
            <w:r>
              <w:rPr>
                <w:rFonts w:hint="eastAsia" w:ascii="宋体" w:hAnsi="宋体"/>
                <w:sz w:val="21"/>
                <w:szCs w:val="21"/>
              </w:rPr>
              <w:t>显示选中的收款人信息</w:t>
            </w:r>
          </w:p>
        </w:tc>
      </w:tr>
      <w:tr w14:paraId="56C4A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tcPr>
          <w:p w14:paraId="60CE6495">
            <w:pPr>
              <w:pStyle w:val="70"/>
              <w:widowControl w:val="0"/>
              <w:numPr>
                <w:ilvl w:val="0"/>
                <w:numId w:val="101"/>
              </w:numPr>
              <w:spacing w:after="0"/>
              <w:ind w:firstLineChars="0"/>
              <w:rPr>
                <w:rFonts w:ascii="宋体" w:hAnsi="宋体"/>
                <w:sz w:val="21"/>
                <w:szCs w:val="21"/>
              </w:rPr>
            </w:pPr>
          </w:p>
        </w:tc>
        <w:tc>
          <w:tcPr>
            <w:tcW w:w="1417" w:type="dxa"/>
          </w:tcPr>
          <w:p w14:paraId="6C790D49">
            <w:pPr>
              <w:widowControl w:val="0"/>
              <w:rPr>
                <w:rFonts w:ascii="宋体" w:hAnsi="宋体"/>
                <w:sz w:val="21"/>
                <w:szCs w:val="21"/>
              </w:rPr>
            </w:pPr>
            <w:r>
              <w:rPr>
                <w:rFonts w:hint="eastAsia" w:ascii="宋体" w:hAnsi="宋体"/>
                <w:sz w:val="21"/>
                <w:szCs w:val="21"/>
              </w:rPr>
              <w:t>账户别名</w:t>
            </w:r>
          </w:p>
        </w:tc>
        <w:tc>
          <w:tcPr>
            <w:tcW w:w="992" w:type="dxa"/>
          </w:tcPr>
          <w:p w14:paraId="62E1BEBF">
            <w:pPr>
              <w:widowControl w:val="0"/>
              <w:rPr>
                <w:rFonts w:ascii="宋体" w:hAnsi="宋体"/>
                <w:sz w:val="21"/>
                <w:szCs w:val="21"/>
              </w:rPr>
            </w:pPr>
            <w:r>
              <w:rPr>
                <w:rFonts w:hint="eastAsia" w:ascii="宋体" w:hAnsi="宋体"/>
                <w:sz w:val="21"/>
                <w:szCs w:val="21"/>
              </w:rPr>
              <w:t>文本框</w:t>
            </w:r>
          </w:p>
        </w:tc>
        <w:tc>
          <w:tcPr>
            <w:tcW w:w="993" w:type="dxa"/>
          </w:tcPr>
          <w:p w14:paraId="37A60072">
            <w:pPr>
              <w:widowControl w:val="0"/>
              <w:rPr>
                <w:rFonts w:ascii="宋体" w:hAnsi="宋体"/>
                <w:sz w:val="21"/>
                <w:szCs w:val="21"/>
              </w:rPr>
            </w:pPr>
          </w:p>
        </w:tc>
        <w:tc>
          <w:tcPr>
            <w:tcW w:w="1417" w:type="dxa"/>
          </w:tcPr>
          <w:p w14:paraId="7CC01AAB">
            <w:pPr>
              <w:widowControl w:val="0"/>
              <w:rPr>
                <w:rFonts w:ascii="宋体" w:hAnsi="宋体"/>
                <w:sz w:val="21"/>
                <w:szCs w:val="21"/>
              </w:rPr>
            </w:pPr>
          </w:p>
        </w:tc>
        <w:tc>
          <w:tcPr>
            <w:tcW w:w="1134" w:type="dxa"/>
          </w:tcPr>
          <w:p w14:paraId="0D8D8980">
            <w:pPr>
              <w:widowControl w:val="0"/>
              <w:rPr>
                <w:rFonts w:ascii="宋体" w:hAnsi="宋体"/>
                <w:sz w:val="21"/>
                <w:szCs w:val="21"/>
              </w:rPr>
            </w:pPr>
          </w:p>
        </w:tc>
        <w:tc>
          <w:tcPr>
            <w:tcW w:w="2693" w:type="dxa"/>
          </w:tcPr>
          <w:p w14:paraId="34156F3D">
            <w:pPr>
              <w:widowControl w:val="0"/>
              <w:rPr>
                <w:rFonts w:ascii="宋体" w:hAnsi="宋体"/>
                <w:sz w:val="21"/>
                <w:szCs w:val="21"/>
              </w:rPr>
            </w:pPr>
            <w:r>
              <w:rPr>
                <w:rFonts w:hint="eastAsia" w:ascii="宋体" w:hAnsi="宋体"/>
                <w:sz w:val="21"/>
                <w:szCs w:val="21"/>
              </w:rPr>
              <w:t>显示选中的收款人信息</w:t>
            </w:r>
          </w:p>
        </w:tc>
      </w:tr>
      <w:tr w14:paraId="7A0AF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tcPr>
          <w:p w14:paraId="3E16C478">
            <w:pPr>
              <w:pStyle w:val="70"/>
              <w:widowControl w:val="0"/>
              <w:numPr>
                <w:ilvl w:val="0"/>
                <w:numId w:val="101"/>
              </w:numPr>
              <w:spacing w:after="0"/>
              <w:ind w:firstLineChars="0"/>
              <w:rPr>
                <w:rFonts w:ascii="宋体" w:hAnsi="宋体"/>
                <w:sz w:val="21"/>
                <w:szCs w:val="21"/>
              </w:rPr>
            </w:pPr>
          </w:p>
        </w:tc>
        <w:tc>
          <w:tcPr>
            <w:tcW w:w="1417" w:type="dxa"/>
          </w:tcPr>
          <w:p w14:paraId="38D71D92">
            <w:pPr>
              <w:widowControl w:val="0"/>
              <w:rPr>
                <w:rFonts w:ascii="宋体" w:hAnsi="宋体"/>
                <w:sz w:val="21"/>
                <w:szCs w:val="21"/>
              </w:rPr>
            </w:pPr>
            <w:r>
              <w:rPr>
                <w:rFonts w:hint="eastAsia" w:ascii="宋体" w:hAnsi="宋体"/>
                <w:sz w:val="21"/>
                <w:szCs w:val="21"/>
              </w:rPr>
              <w:t>收款方所在行</w:t>
            </w:r>
          </w:p>
        </w:tc>
        <w:tc>
          <w:tcPr>
            <w:tcW w:w="992" w:type="dxa"/>
          </w:tcPr>
          <w:p w14:paraId="3BE12352">
            <w:pPr>
              <w:widowControl w:val="0"/>
              <w:rPr>
                <w:rFonts w:ascii="宋体" w:hAnsi="宋体"/>
                <w:sz w:val="21"/>
                <w:szCs w:val="21"/>
              </w:rPr>
            </w:pPr>
            <w:r>
              <w:rPr>
                <w:rFonts w:hint="eastAsia" w:ascii="宋体" w:hAnsi="宋体"/>
                <w:sz w:val="21"/>
                <w:szCs w:val="21"/>
              </w:rPr>
              <w:t>文本框</w:t>
            </w:r>
          </w:p>
        </w:tc>
        <w:tc>
          <w:tcPr>
            <w:tcW w:w="993" w:type="dxa"/>
          </w:tcPr>
          <w:p w14:paraId="3593A46F">
            <w:pPr>
              <w:widowControl w:val="0"/>
              <w:rPr>
                <w:rFonts w:ascii="宋体" w:hAnsi="宋体"/>
                <w:sz w:val="21"/>
                <w:szCs w:val="21"/>
              </w:rPr>
            </w:pPr>
          </w:p>
        </w:tc>
        <w:tc>
          <w:tcPr>
            <w:tcW w:w="1417" w:type="dxa"/>
          </w:tcPr>
          <w:p w14:paraId="2F19E1BE">
            <w:pPr>
              <w:widowControl w:val="0"/>
              <w:rPr>
                <w:rFonts w:ascii="宋体" w:hAnsi="宋体"/>
                <w:sz w:val="21"/>
                <w:szCs w:val="21"/>
              </w:rPr>
            </w:pPr>
          </w:p>
        </w:tc>
        <w:tc>
          <w:tcPr>
            <w:tcW w:w="1134" w:type="dxa"/>
          </w:tcPr>
          <w:p w14:paraId="653ED8B0">
            <w:pPr>
              <w:widowControl w:val="0"/>
              <w:rPr>
                <w:rFonts w:ascii="宋体" w:hAnsi="宋体"/>
                <w:sz w:val="21"/>
                <w:szCs w:val="21"/>
              </w:rPr>
            </w:pPr>
          </w:p>
        </w:tc>
        <w:tc>
          <w:tcPr>
            <w:tcW w:w="2693" w:type="dxa"/>
          </w:tcPr>
          <w:p w14:paraId="0475EC83">
            <w:pPr>
              <w:widowControl w:val="0"/>
              <w:rPr>
                <w:rFonts w:ascii="宋体" w:hAnsi="宋体"/>
                <w:sz w:val="21"/>
                <w:szCs w:val="21"/>
              </w:rPr>
            </w:pPr>
            <w:r>
              <w:rPr>
                <w:rFonts w:hint="eastAsia" w:ascii="宋体" w:hAnsi="宋体"/>
                <w:sz w:val="21"/>
                <w:szCs w:val="21"/>
              </w:rPr>
              <w:t>显示选中的收款人信息</w:t>
            </w:r>
          </w:p>
        </w:tc>
      </w:tr>
      <w:tr w14:paraId="69AC5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tcPr>
          <w:p w14:paraId="53698B93">
            <w:pPr>
              <w:pStyle w:val="70"/>
              <w:widowControl w:val="0"/>
              <w:numPr>
                <w:ilvl w:val="0"/>
                <w:numId w:val="101"/>
              </w:numPr>
              <w:spacing w:after="0"/>
              <w:ind w:firstLineChars="0"/>
              <w:rPr>
                <w:rFonts w:ascii="宋体" w:hAnsi="宋体"/>
                <w:sz w:val="21"/>
                <w:szCs w:val="21"/>
              </w:rPr>
            </w:pPr>
          </w:p>
        </w:tc>
        <w:tc>
          <w:tcPr>
            <w:tcW w:w="1417" w:type="dxa"/>
          </w:tcPr>
          <w:p w14:paraId="03406F48">
            <w:pPr>
              <w:widowControl w:val="0"/>
              <w:rPr>
                <w:rFonts w:ascii="宋体" w:hAnsi="宋体"/>
                <w:sz w:val="21"/>
                <w:szCs w:val="21"/>
              </w:rPr>
            </w:pPr>
            <w:r>
              <w:rPr>
                <w:rFonts w:hint="eastAsia" w:ascii="宋体" w:hAnsi="宋体"/>
                <w:sz w:val="21"/>
                <w:szCs w:val="21"/>
              </w:rPr>
              <w:t>修改</w:t>
            </w:r>
          </w:p>
        </w:tc>
        <w:tc>
          <w:tcPr>
            <w:tcW w:w="992" w:type="dxa"/>
          </w:tcPr>
          <w:p w14:paraId="661E4C60">
            <w:pPr>
              <w:widowControl w:val="0"/>
              <w:rPr>
                <w:rFonts w:ascii="宋体" w:hAnsi="宋体"/>
                <w:sz w:val="21"/>
                <w:szCs w:val="21"/>
              </w:rPr>
            </w:pPr>
            <w:r>
              <w:rPr>
                <w:rFonts w:hint="eastAsia" w:ascii="宋体" w:hAnsi="宋体"/>
                <w:sz w:val="21"/>
                <w:szCs w:val="21"/>
              </w:rPr>
              <w:t>按钮</w:t>
            </w:r>
          </w:p>
        </w:tc>
        <w:tc>
          <w:tcPr>
            <w:tcW w:w="993" w:type="dxa"/>
          </w:tcPr>
          <w:p w14:paraId="2ED1F540">
            <w:pPr>
              <w:widowControl w:val="0"/>
              <w:rPr>
                <w:rFonts w:ascii="宋体" w:hAnsi="宋体"/>
                <w:sz w:val="21"/>
                <w:szCs w:val="21"/>
              </w:rPr>
            </w:pPr>
          </w:p>
        </w:tc>
        <w:tc>
          <w:tcPr>
            <w:tcW w:w="1417" w:type="dxa"/>
          </w:tcPr>
          <w:p w14:paraId="25F3A3B5">
            <w:pPr>
              <w:widowControl w:val="0"/>
              <w:rPr>
                <w:rFonts w:ascii="宋体" w:hAnsi="宋体"/>
                <w:sz w:val="21"/>
                <w:szCs w:val="21"/>
              </w:rPr>
            </w:pPr>
          </w:p>
        </w:tc>
        <w:tc>
          <w:tcPr>
            <w:tcW w:w="1134" w:type="dxa"/>
          </w:tcPr>
          <w:p w14:paraId="59A31F4C">
            <w:pPr>
              <w:widowControl w:val="0"/>
              <w:rPr>
                <w:rFonts w:ascii="宋体" w:hAnsi="宋体"/>
                <w:sz w:val="21"/>
                <w:szCs w:val="21"/>
              </w:rPr>
            </w:pPr>
          </w:p>
        </w:tc>
        <w:tc>
          <w:tcPr>
            <w:tcW w:w="2693" w:type="dxa"/>
          </w:tcPr>
          <w:p w14:paraId="2FCD4EEB">
            <w:pPr>
              <w:widowControl w:val="0"/>
              <w:rPr>
                <w:rFonts w:ascii="宋体" w:hAnsi="宋体"/>
                <w:sz w:val="21"/>
                <w:szCs w:val="21"/>
              </w:rPr>
            </w:pPr>
          </w:p>
        </w:tc>
      </w:tr>
      <w:tr w14:paraId="3B59A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tcPr>
          <w:p w14:paraId="2325510E">
            <w:pPr>
              <w:pStyle w:val="70"/>
              <w:widowControl w:val="0"/>
              <w:numPr>
                <w:ilvl w:val="0"/>
                <w:numId w:val="101"/>
              </w:numPr>
              <w:spacing w:after="0"/>
              <w:ind w:firstLineChars="0"/>
              <w:rPr>
                <w:rFonts w:ascii="宋体" w:hAnsi="宋体"/>
                <w:sz w:val="21"/>
                <w:szCs w:val="21"/>
              </w:rPr>
            </w:pPr>
          </w:p>
        </w:tc>
        <w:tc>
          <w:tcPr>
            <w:tcW w:w="1417" w:type="dxa"/>
          </w:tcPr>
          <w:p w14:paraId="0114FB77">
            <w:pPr>
              <w:widowControl w:val="0"/>
              <w:rPr>
                <w:rFonts w:ascii="宋体" w:hAnsi="宋体"/>
                <w:sz w:val="21"/>
                <w:szCs w:val="21"/>
              </w:rPr>
            </w:pPr>
            <w:r>
              <w:rPr>
                <w:rFonts w:hint="eastAsia" w:ascii="宋体" w:hAnsi="宋体"/>
                <w:sz w:val="21"/>
                <w:szCs w:val="21"/>
              </w:rPr>
              <w:t>取消</w:t>
            </w:r>
          </w:p>
        </w:tc>
        <w:tc>
          <w:tcPr>
            <w:tcW w:w="992" w:type="dxa"/>
          </w:tcPr>
          <w:p w14:paraId="5BAB4CE4">
            <w:pPr>
              <w:widowControl w:val="0"/>
              <w:rPr>
                <w:rFonts w:ascii="宋体" w:hAnsi="宋体"/>
                <w:sz w:val="21"/>
                <w:szCs w:val="21"/>
              </w:rPr>
            </w:pPr>
            <w:r>
              <w:rPr>
                <w:rFonts w:hint="eastAsia" w:ascii="宋体" w:hAnsi="宋体"/>
                <w:sz w:val="21"/>
                <w:szCs w:val="21"/>
              </w:rPr>
              <w:t>按钮</w:t>
            </w:r>
          </w:p>
        </w:tc>
        <w:tc>
          <w:tcPr>
            <w:tcW w:w="993" w:type="dxa"/>
          </w:tcPr>
          <w:p w14:paraId="0E1E6260">
            <w:pPr>
              <w:widowControl w:val="0"/>
              <w:rPr>
                <w:rFonts w:ascii="宋体" w:hAnsi="宋体"/>
                <w:sz w:val="21"/>
                <w:szCs w:val="21"/>
              </w:rPr>
            </w:pPr>
          </w:p>
        </w:tc>
        <w:tc>
          <w:tcPr>
            <w:tcW w:w="1417" w:type="dxa"/>
          </w:tcPr>
          <w:p w14:paraId="1C31781D">
            <w:pPr>
              <w:widowControl w:val="0"/>
              <w:rPr>
                <w:rFonts w:ascii="宋体" w:hAnsi="宋体"/>
                <w:sz w:val="21"/>
                <w:szCs w:val="21"/>
              </w:rPr>
            </w:pPr>
          </w:p>
        </w:tc>
        <w:tc>
          <w:tcPr>
            <w:tcW w:w="1134" w:type="dxa"/>
          </w:tcPr>
          <w:p w14:paraId="6357A0FC">
            <w:pPr>
              <w:widowControl w:val="0"/>
              <w:rPr>
                <w:rFonts w:ascii="宋体" w:hAnsi="宋体"/>
                <w:sz w:val="21"/>
                <w:szCs w:val="21"/>
              </w:rPr>
            </w:pPr>
          </w:p>
        </w:tc>
        <w:tc>
          <w:tcPr>
            <w:tcW w:w="2693" w:type="dxa"/>
          </w:tcPr>
          <w:p w14:paraId="10BE4F80">
            <w:pPr>
              <w:widowControl w:val="0"/>
              <w:rPr>
                <w:rFonts w:ascii="宋体" w:hAnsi="宋体"/>
                <w:sz w:val="21"/>
                <w:szCs w:val="21"/>
              </w:rPr>
            </w:pPr>
          </w:p>
        </w:tc>
      </w:tr>
    </w:tbl>
    <w:p w14:paraId="62F7E5BA"/>
    <w:bookmarkEnd w:id="458"/>
    <w:bookmarkEnd w:id="459"/>
    <w:p w14:paraId="51267E5F"/>
    <w:p w14:paraId="464DBB4A">
      <w:pPr>
        <w:pStyle w:val="84"/>
        <w:numPr>
          <w:ilvl w:val="0"/>
          <w:numId w:val="2"/>
        </w:numPr>
        <w:tabs>
          <w:tab w:val="clear" w:pos="3600"/>
        </w:tabs>
        <w:ind w:left="0" w:firstLine="0"/>
        <w:rPr>
          <w:rFonts w:ascii="宋体" w:hAnsi="宋体"/>
        </w:rPr>
      </w:pPr>
      <w:bookmarkStart w:id="466" w:name="_Toc351988507"/>
      <w:bookmarkStart w:id="467" w:name="_Toc330759681"/>
      <w:r>
        <w:rPr>
          <w:rFonts w:hint="eastAsia" w:ascii="宋体" w:hAnsi="宋体"/>
        </w:rPr>
        <w:t>网上缴费</w:t>
      </w:r>
      <w:bookmarkEnd w:id="466"/>
    </w:p>
    <w:p w14:paraId="7C94FBEC">
      <w:pPr>
        <w:pStyle w:val="3"/>
        <w:rPr>
          <w:highlight w:val="yellow"/>
          <w:rPrChange w:id="102" w:author="admin" w:date="2019-10-15T11:22:00Z">
            <w:rPr/>
          </w:rPrChange>
        </w:rPr>
      </w:pPr>
      <w:bookmarkStart w:id="468" w:name="_Toc351988508"/>
      <w:r>
        <w:rPr>
          <w:rFonts w:hint="eastAsia"/>
          <w:highlight w:val="yellow"/>
          <w:rPrChange w:id="103" w:author="admin" w:date="2019-10-15T11:22:00Z">
            <w:rPr>
              <w:rFonts w:hint="eastAsia"/>
            </w:rPr>
          </w:rPrChange>
        </w:rPr>
        <w:t>网上缴费设置</w:t>
      </w:r>
      <w:bookmarkEnd w:id="468"/>
    </w:p>
    <w:p w14:paraId="154189B8">
      <w:pPr>
        <w:pStyle w:val="4"/>
        <w:ind w:left="57"/>
      </w:pPr>
      <w:bookmarkStart w:id="469" w:name="_Toc351988509"/>
      <w:r>
        <w:rPr>
          <w:rFonts w:hint="eastAsia"/>
        </w:rPr>
        <w:t>功能描述</w:t>
      </w:r>
      <w:bookmarkEnd w:id="469"/>
    </w:p>
    <w:p w14:paraId="283F5C33">
      <w:pPr>
        <w:spacing w:line="360" w:lineRule="auto"/>
        <w:rPr>
          <w:sz w:val="21"/>
          <w:szCs w:val="21"/>
        </w:rPr>
      </w:pPr>
      <w:r>
        <w:rPr>
          <w:rFonts w:hint="eastAsia"/>
          <w:sz w:val="21"/>
          <w:szCs w:val="21"/>
        </w:rPr>
        <w:t>用户可以通过此功能开通或关闭网上缴费功能</w:t>
      </w:r>
    </w:p>
    <w:p w14:paraId="038CC045">
      <w:pPr>
        <w:pStyle w:val="4"/>
        <w:ind w:left="57"/>
      </w:pPr>
      <w:bookmarkStart w:id="470" w:name="_Toc351988510"/>
      <w:r>
        <w:rPr>
          <w:rFonts w:hint="eastAsia"/>
        </w:rPr>
        <w:t>业务流程</w:t>
      </w:r>
      <w:bookmarkEnd w:id="470"/>
    </w:p>
    <w:p w14:paraId="147F34AC">
      <w:pPr>
        <w:numPr>
          <w:ilvl w:val="0"/>
          <w:numId w:val="102"/>
        </w:numPr>
        <w:spacing w:line="360" w:lineRule="auto"/>
        <w:rPr>
          <w:sz w:val="21"/>
          <w:szCs w:val="21"/>
        </w:rPr>
      </w:pPr>
      <w:r>
        <w:rPr>
          <w:rFonts w:hint="eastAsia"/>
          <w:sz w:val="21"/>
          <w:szCs w:val="21"/>
        </w:rPr>
        <w:t>用户选择“网上缴费设置”菜单，进入网上缴费设置页面</w:t>
      </w:r>
    </w:p>
    <w:p w14:paraId="0260173C">
      <w:pPr>
        <w:numPr>
          <w:ilvl w:val="0"/>
          <w:numId w:val="102"/>
        </w:numPr>
        <w:spacing w:line="360" w:lineRule="auto"/>
        <w:rPr>
          <w:sz w:val="21"/>
          <w:szCs w:val="21"/>
        </w:rPr>
      </w:pPr>
      <w:r>
        <w:rPr>
          <w:rFonts w:hint="eastAsia"/>
          <w:sz w:val="21"/>
          <w:szCs w:val="21"/>
        </w:rPr>
        <w:t>如果用户没有开通网上缴费功能，可选择“开通”并设置每日缴费限额</w:t>
      </w:r>
    </w:p>
    <w:p w14:paraId="4B5A18E8">
      <w:pPr>
        <w:numPr>
          <w:ilvl w:val="0"/>
          <w:numId w:val="102"/>
        </w:numPr>
        <w:spacing w:line="360" w:lineRule="auto"/>
        <w:rPr>
          <w:sz w:val="21"/>
          <w:szCs w:val="21"/>
        </w:rPr>
      </w:pPr>
      <w:r>
        <w:rPr>
          <w:rFonts w:hint="eastAsia"/>
          <w:sz w:val="21"/>
          <w:szCs w:val="21"/>
        </w:rPr>
        <w:t>如果用户开通可网上缴费功能，可选择“关闭”网上缴费业务功能</w:t>
      </w:r>
    </w:p>
    <w:p w14:paraId="43FEAD38">
      <w:pPr>
        <w:pStyle w:val="4"/>
        <w:ind w:left="57"/>
      </w:pPr>
      <w:bookmarkStart w:id="471" w:name="_Toc351988511"/>
      <w:r>
        <w:rPr>
          <w:rFonts w:hint="eastAsia"/>
        </w:rPr>
        <w:t>业务规则</w:t>
      </w:r>
      <w:bookmarkEnd w:id="471"/>
    </w:p>
    <w:p w14:paraId="7F6B234A">
      <w:pPr>
        <w:pStyle w:val="5"/>
        <w:numPr>
          <w:ilvl w:val="0"/>
          <w:numId w:val="0"/>
        </w:numPr>
        <w:ind w:left="6"/>
      </w:pPr>
      <w:r>
        <w:rPr>
          <w:rFonts w:hint="eastAsia"/>
        </w:rPr>
        <w:t>交易前</w:t>
      </w:r>
    </w:p>
    <w:p w14:paraId="618B145E">
      <w:pPr>
        <w:pStyle w:val="5"/>
        <w:numPr>
          <w:ilvl w:val="0"/>
          <w:numId w:val="0"/>
        </w:numPr>
        <w:ind w:left="6"/>
      </w:pPr>
      <w:r>
        <w:rPr>
          <w:rFonts w:hint="eastAsia"/>
        </w:rPr>
        <w:t>交易中</w:t>
      </w:r>
    </w:p>
    <w:p w14:paraId="2128A062">
      <w:pPr>
        <w:pStyle w:val="6"/>
        <w:spacing w:line="360" w:lineRule="auto"/>
        <w:rPr>
          <w:sz w:val="21"/>
          <w:szCs w:val="21"/>
        </w:rPr>
      </w:pPr>
      <w:r>
        <w:rPr>
          <w:rFonts w:hint="eastAsia"/>
          <w:sz w:val="21"/>
          <w:szCs w:val="21"/>
        </w:rPr>
        <w:t>每日缴费限额是针对用户的所有缴费业务功能设置的限额</w:t>
      </w:r>
    </w:p>
    <w:p w14:paraId="4667F560">
      <w:pPr>
        <w:pStyle w:val="5"/>
        <w:numPr>
          <w:ilvl w:val="0"/>
          <w:numId w:val="0"/>
        </w:numPr>
        <w:ind w:left="6"/>
      </w:pPr>
      <w:r>
        <w:rPr>
          <w:rFonts w:hint="eastAsia"/>
        </w:rPr>
        <w:t>交易后</w:t>
      </w:r>
    </w:p>
    <w:p w14:paraId="150FCEFF">
      <w:pPr>
        <w:widowControl w:val="0"/>
        <w:spacing w:after="0" w:line="360" w:lineRule="auto"/>
        <w:rPr>
          <w:rFonts w:ascii="宋体" w:hAnsi="宋体"/>
          <w:sz w:val="21"/>
          <w:szCs w:val="21"/>
        </w:rPr>
      </w:pPr>
      <w:r>
        <w:rPr>
          <w:rFonts w:hint="eastAsia" w:ascii="宋体" w:hAnsi="宋体" w:cs="Arial"/>
          <w:color w:val="000000"/>
          <w:sz w:val="21"/>
          <w:szCs w:val="21"/>
        </w:rPr>
        <w:t>无论成功失败都记录日志，日志应该在内部管理里的日志管理-用户操作日志查询里的个人客户日志中查询到。用户也可以在个人网银里的客户服务里的网银操作日志查询到</w:t>
      </w:r>
    </w:p>
    <w:p w14:paraId="14DFBC78">
      <w:pPr>
        <w:pStyle w:val="4"/>
        <w:ind w:left="57"/>
      </w:pPr>
      <w:bookmarkStart w:id="472" w:name="_Toc351988512"/>
      <w:r>
        <w:rPr>
          <w:rFonts w:hint="eastAsia"/>
        </w:rPr>
        <w:t>页面要素</w:t>
      </w:r>
      <w:bookmarkEnd w:id="472"/>
    </w:p>
    <w:tbl>
      <w:tblPr>
        <w:tblStyle w:val="48"/>
        <w:tblW w:w="9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276"/>
        <w:gridCol w:w="1134"/>
        <w:gridCol w:w="1417"/>
        <w:gridCol w:w="1134"/>
        <w:gridCol w:w="993"/>
        <w:gridCol w:w="2409"/>
      </w:tblGrid>
      <w:tr w14:paraId="5C4D9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FABF8F"/>
          </w:tcPr>
          <w:p w14:paraId="10EAE359">
            <w:pPr>
              <w:widowControl w:val="0"/>
              <w:rPr>
                <w:rFonts w:ascii="宋体" w:hAnsi="宋体"/>
                <w:sz w:val="21"/>
                <w:szCs w:val="21"/>
              </w:rPr>
            </w:pPr>
            <w:r>
              <w:rPr>
                <w:rFonts w:ascii="宋体" w:hAnsi="宋体" w:cs="Arial"/>
                <w:b/>
                <w:color w:val="000000"/>
                <w:sz w:val="21"/>
                <w:szCs w:val="21"/>
              </w:rPr>
              <w:t>序号</w:t>
            </w:r>
          </w:p>
        </w:tc>
        <w:tc>
          <w:tcPr>
            <w:tcW w:w="1276" w:type="dxa"/>
            <w:shd w:val="clear" w:color="auto" w:fill="FABF8F"/>
          </w:tcPr>
          <w:p w14:paraId="32A62C52">
            <w:pPr>
              <w:widowControl w:val="0"/>
              <w:rPr>
                <w:rFonts w:ascii="宋体" w:hAnsi="宋体"/>
                <w:sz w:val="21"/>
                <w:szCs w:val="21"/>
              </w:rPr>
            </w:pPr>
            <w:r>
              <w:rPr>
                <w:rFonts w:ascii="宋体" w:hAnsi="宋体" w:cs="Arial"/>
                <w:b/>
                <w:color w:val="000000"/>
                <w:sz w:val="21"/>
                <w:szCs w:val="21"/>
              </w:rPr>
              <w:t>名称</w:t>
            </w:r>
          </w:p>
        </w:tc>
        <w:tc>
          <w:tcPr>
            <w:tcW w:w="1134" w:type="dxa"/>
            <w:shd w:val="clear" w:color="auto" w:fill="FABF8F"/>
          </w:tcPr>
          <w:p w14:paraId="387B6E1E">
            <w:pPr>
              <w:widowControl w:val="0"/>
              <w:rPr>
                <w:rFonts w:ascii="宋体" w:hAnsi="宋体"/>
                <w:sz w:val="21"/>
                <w:szCs w:val="21"/>
              </w:rPr>
            </w:pPr>
            <w:r>
              <w:rPr>
                <w:rFonts w:ascii="宋体" w:hAnsi="宋体" w:cs="Arial"/>
                <w:b/>
                <w:color w:val="000000"/>
                <w:sz w:val="21"/>
                <w:szCs w:val="21"/>
              </w:rPr>
              <w:t>输入/输出</w:t>
            </w:r>
          </w:p>
        </w:tc>
        <w:tc>
          <w:tcPr>
            <w:tcW w:w="1417" w:type="dxa"/>
            <w:shd w:val="clear" w:color="auto" w:fill="FABF8F"/>
          </w:tcPr>
          <w:p w14:paraId="2BED7A71">
            <w:pPr>
              <w:widowControl w:val="0"/>
              <w:rPr>
                <w:rFonts w:ascii="宋体" w:hAnsi="宋体"/>
                <w:sz w:val="21"/>
                <w:szCs w:val="21"/>
              </w:rPr>
            </w:pPr>
            <w:r>
              <w:rPr>
                <w:rFonts w:ascii="宋体" w:hAnsi="宋体" w:cs="Arial"/>
                <w:b/>
                <w:color w:val="000000"/>
                <w:sz w:val="21"/>
                <w:szCs w:val="21"/>
              </w:rPr>
              <w:t>缺省值</w:t>
            </w:r>
          </w:p>
        </w:tc>
        <w:tc>
          <w:tcPr>
            <w:tcW w:w="1134" w:type="dxa"/>
            <w:shd w:val="clear" w:color="auto" w:fill="FABF8F"/>
          </w:tcPr>
          <w:p w14:paraId="4D0644BE">
            <w:pPr>
              <w:widowControl w:val="0"/>
              <w:rPr>
                <w:rFonts w:ascii="宋体" w:hAnsi="宋体"/>
                <w:sz w:val="21"/>
                <w:szCs w:val="21"/>
              </w:rPr>
            </w:pPr>
            <w:r>
              <w:rPr>
                <w:rFonts w:hint="eastAsia" w:ascii="宋体" w:hAnsi="宋体" w:cs="Arial"/>
                <w:b/>
                <w:color w:val="000000"/>
                <w:sz w:val="21"/>
                <w:szCs w:val="21"/>
              </w:rPr>
              <w:t>类型</w:t>
            </w:r>
            <w:r>
              <w:rPr>
                <w:rFonts w:ascii="宋体" w:hAnsi="宋体" w:cs="Arial"/>
                <w:b/>
                <w:color w:val="000000"/>
                <w:sz w:val="21"/>
                <w:szCs w:val="21"/>
              </w:rPr>
              <w:t>/长度</w:t>
            </w:r>
          </w:p>
        </w:tc>
        <w:tc>
          <w:tcPr>
            <w:tcW w:w="993" w:type="dxa"/>
            <w:shd w:val="clear" w:color="auto" w:fill="FABF8F"/>
          </w:tcPr>
          <w:p w14:paraId="45642320">
            <w:pPr>
              <w:widowControl w:val="0"/>
              <w:rPr>
                <w:rFonts w:ascii="宋体" w:hAnsi="宋体"/>
                <w:sz w:val="21"/>
                <w:szCs w:val="21"/>
              </w:rPr>
            </w:pPr>
            <w:r>
              <w:rPr>
                <w:rFonts w:hint="eastAsia" w:ascii="宋体" w:hAnsi="宋体" w:cs="Arial"/>
                <w:b/>
                <w:color w:val="000000"/>
                <w:sz w:val="21"/>
                <w:szCs w:val="21"/>
              </w:rPr>
              <w:t>是否必输</w:t>
            </w:r>
          </w:p>
        </w:tc>
        <w:tc>
          <w:tcPr>
            <w:tcW w:w="2409" w:type="dxa"/>
            <w:shd w:val="clear" w:color="auto" w:fill="FABF8F"/>
          </w:tcPr>
          <w:p w14:paraId="14038483">
            <w:pPr>
              <w:widowControl w:val="0"/>
              <w:rPr>
                <w:rFonts w:ascii="宋体" w:hAnsi="宋体"/>
                <w:sz w:val="21"/>
                <w:szCs w:val="21"/>
              </w:rPr>
            </w:pPr>
            <w:r>
              <w:rPr>
                <w:rFonts w:ascii="宋体" w:hAnsi="宋体" w:cs="Arial"/>
                <w:b/>
                <w:color w:val="000000"/>
                <w:sz w:val="21"/>
                <w:szCs w:val="21"/>
              </w:rPr>
              <w:t>备注</w:t>
            </w:r>
          </w:p>
        </w:tc>
      </w:tr>
      <w:tr w14:paraId="1A2D4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80" w:type="dxa"/>
            <w:gridSpan w:val="7"/>
          </w:tcPr>
          <w:p w14:paraId="2E2A8E51">
            <w:pPr>
              <w:widowControl w:val="0"/>
              <w:rPr>
                <w:rFonts w:ascii="宋体" w:hAnsi="宋体"/>
                <w:sz w:val="21"/>
                <w:szCs w:val="21"/>
              </w:rPr>
            </w:pPr>
            <w:r>
              <w:rPr>
                <w:rFonts w:hint="eastAsia" w:ascii="宋体" w:hAnsi="宋体"/>
                <w:sz w:val="21"/>
                <w:szCs w:val="21"/>
              </w:rPr>
              <w:t>开通</w:t>
            </w:r>
          </w:p>
        </w:tc>
      </w:tr>
      <w:tr w14:paraId="62B35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69A1D839">
            <w:pPr>
              <w:widowControl w:val="0"/>
              <w:numPr>
                <w:ilvl w:val="0"/>
                <w:numId w:val="103"/>
              </w:numPr>
              <w:rPr>
                <w:rFonts w:ascii="宋体" w:hAnsi="宋体"/>
                <w:sz w:val="21"/>
                <w:szCs w:val="21"/>
              </w:rPr>
            </w:pPr>
          </w:p>
        </w:tc>
        <w:tc>
          <w:tcPr>
            <w:tcW w:w="1276" w:type="dxa"/>
          </w:tcPr>
          <w:p w14:paraId="33EEA1FD">
            <w:pPr>
              <w:widowControl w:val="0"/>
              <w:rPr>
                <w:rFonts w:ascii="宋体" w:hAnsi="宋体"/>
                <w:sz w:val="21"/>
                <w:szCs w:val="21"/>
              </w:rPr>
            </w:pPr>
            <w:r>
              <w:rPr>
                <w:rFonts w:hint="eastAsia" w:ascii="宋体" w:hAnsi="宋体"/>
                <w:sz w:val="21"/>
                <w:szCs w:val="21"/>
              </w:rPr>
              <w:t>每日缴费限额</w:t>
            </w:r>
          </w:p>
        </w:tc>
        <w:tc>
          <w:tcPr>
            <w:tcW w:w="1134" w:type="dxa"/>
          </w:tcPr>
          <w:p w14:paraId="0647E965">
            <w:pPr>
              <w:widowControl w:val="0"/>
              <w:rPr>
                <w:rFonts w:ascii="宋体" w:hAnsi="宋体"/>
                <w:sz w:val="21"/>
                <w:szCs w:val="21"/>
              </w:rPr>
            </w:pPr>
            <w:r>
              <w:rPr>
                <w:rFonts w:hint="eastAsia" w:ascii="宋体" w:hAnsi="宋体"/>
                <w:sz w:val="21"/>
                <w:szCs w:val="21"/>
              </w:rPr>
              <w:t>文本框</w:t>
            </w:r>
          </w:p>
        </w:tc>
        <w:tc>
          <w:tcPr>
            <w:tcW w:w="1417" w:type="dxa"/>
          </w:tcPr>
          <w:p w14:paraId="70C82207">
            <w:pPr>
              <w:widowControl w:val="0"/>
              <w:rPr>
                <w:rFonts w:ascii="宋体" w:hAnsi="宋体"/>
                <w:sz w:val="21"/>
                <w:szCs w:val="21"/>
              </w:rPr>
            </w:pPr>
          </w:p>
        </w:tc>
        <w:tc>
          <w:tcPr>
            <w:tcW w:w="1134" w:type="dxa"/>
          </w:tcPr>
          <w:p w14:paraId="55EE0BD1">
            <w:pPr>
              <w:widowControl w:val="0"/>
              <w:rPr>
                <w:rFonts w:ascii="宋体" w:hAnsi="宋体"/>
                <w:sz w:val="21"/>
                <w:szCs w:val="21"/>
              </w:rPr>
            </w:pPr>
          </w:p>
        </w:tc>
        <w:tc>
          <w:tcPr>
            <w:tcW w:w="993" w:type="dxa"/>
          </w:tcPr>
          <w:p w14:paraId="0D6583AC">
            <w:pPr>
              <w:widowControl w:val="0"/>
              <w:rPr>
                <w:rFonts w:ascii="宋体" w:hAnsi="宋体"/>
                <w:sz w:val="21"/>
                <w:szCs w:val="21"/>
              </w:rPr>
            </w:pPr>
          </w:p>
        </w:tc>
        <w:tc>
          <w:tcPr>
            <w:tcW w:w="2409" w:type="dxa"/>
          </w:tcPr>
          <w:p w14:paraId="230DE737">
            <w:pPr>
              <w:widowControl w:val="0"/>
              <w:rPr>
                <w:rFonts w:ascii="宋体" w:hAnsi="宋体"/>
                <w:sz w:val="21"/>
                <w:szCs w:val="21"/>
              </w:rPr>
            </w:pPr>
          </w:p>
        </w:tc>
      </w:tr>
      <w:tr w14:paraId="586F2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18612765">
            <w:pPr>
              <w:widowControl w:val="0"/>
              <w:numPr>
                <w:ilvl w:val="0"/>
                <w:numId w:val="103"/>
              </w:numPr>
              <w:rPr>
                <w:rFonts w:ascii="宋体" w:hAnsi="宋体"/>
                <w:sz w:val="21"/>
                <w:szCs w:val="21"/>
              </w:rPr>
            </w:pPr>
          </w:p>
        </w:tc>
        <w:tc>
          <w:tcPr>
            <w:tcW w:w="1276" w:type="dxa"/>
          </w:tcPr>
          <w:p w14:paraId="0FDEA574">
            <w:pPr>
              <w:widowControl w:val="0"/>
              <w:rPr>
                <w:rFonts w:ascii="宋体" w:hAnsi="宋体"/>
                <w:sz w:val="21"/>
                <w:szCs w:val="21"/>
              </w:rPr>
            </w:pPr>
            <w:r>
              <w:rPr>
                <w:rFonts w:hint="eastAsia" w:ascii="宋体" w:hAnsi="宋体"/>
                <w:sz w:val="21"/>
                <w:szCs w:val="21"/>
              </w:rPr>
              <w:t>开通</w:t>
            </w:r>
          </w:p>
        </w:tc>
        <w:tc>
          <w:tcPr>
            <w:tcW w:w="1134" w:type="dxa"/>
          </w:tcPr>
          <w:p w14:paraId="7FF21188">
            <w:pPr>
              <w:widowControl w:val="0"/>
              <w:rPr>
                <w:rFonts w:ascii="宋体" w:hAnsi="宋体"/>
                <w:sz w:val="21"/>
                <w:szCs w:val="21"/>
              </w:rPr>
            </w:pPr>
            <w:r>
              <w:rPr>
                <w:rFonts w:hint="eastAsia" w:ascii="宋体" w:hAnsi="宋体"/>
                <w:sz w:val="21"/>
                <w:szCs w:val="21"/>
              </w:rPr>
              <w:t>按钮</w:t>
            </w:r>
          </w:p>
        </w:tc>
        <w:tc>
          <w:tcPr>
            <w:tcW w:w="1417" w:type="dxa"/>
          </w:tcPr>
          <w:p w14:paraId="2E90F182">
            <w:pPr>
              <w:widowControl w:val="0"/>
              <w:rPr>
                <w:rFonts w:ascii="宋体" w:hAnsi="宋体"/>
                <w:sz w:val="21"/>
                <w:szCs w:val="21"/>
              </w:rPr>
            </w:pPr>
          </w:p>
        </w:tc>
        <w:tc>
          <w:tcPr>
            <w:tcW w:w="1134" w:type="dxa"/>
          </w:tcPr>
          <w:p w14:paraId="64392337">
            <w:pPr>
              <w:widowControl w:val="0"/>
              <w:rPr>
                <w:rFonts w:ascii="宋体" w:hAnsi="宋体"/>
                <w:sz w:val="21"/>
                <w:szCs w:val="21"/>
              </w:rPr>
            </w:pPr>
          </w:p>
        </w:tc>
        <w:tc>
          <w:tcPr>
            <w:tcW w:w="993" w:type="dxa"/>
          </w:tcPr>
          <w:p w14:paraId="48447259">
            <w:pPr>
              <w:widowControl w:val="0"/>
              <w:rPr>
                <w:rFonts w:ascii="宋体" w:hAnsi="宋体"/>
                <w:sz w:val="21"/>
                <w:szCs w:val="21"/>
              </w:rPr>
            </w:pPr>
          </w:p>
        </w:tc>
        <w:tc>
          <w:tcPr>
            <w:tcW w:w="2409" w:type="dxa"/>
          </w:tcPr>
          <w:p w14:paraId="396E0912">
            <w:pPr>
              <w:widowControl w:val="0"/>
              <w:rPr>
                <w:rFonts w:ascii="宋体" w:hAnsi="宋体"/>
                <w:sz w:val="21"/>
                <w:szCs w:val="21"/>
              </w:rPr>
            </w:pPr>
          </w:p>
        </w:tc>
      </w:tr>
      <w:tr w14:paraId="67B34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80" w:type="dxa"/>
            <w:gridSpan w:val="7"/>
          </w:tcPr>
          <w:p w14:paraId="4AD5AA88">
            <w:pPr>
              <w:widowControl w:val="0"/>
              <w:rPr>
                <w:rFonts w:ascii="宋体" w:hAnsi="宋体"/>
                <w:sz w:val="21"/>
                <w:szCs w:val="21"/>
              </w:rPr>
            </w:pPr>
            <w:r>
              <w:rPr>
                <w:rFonts w:hint="eastAsia" w:ascii="宋体" w:hAnsi="宋体"/>
                <w:sz w:val="21"/>
                <w:szCs w:val="21"/>
              </w:rPr>
              <w:t>关闭</w:t>
            </w:r>
          </w:p>
        </w:tc>
      </w:tr>
      <w:tr w14:paraId="0137A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29BE809D">
            <w:pPr>
              <w:widowControl w:val="0"/>
              <w:numPr>
                <w:ilvl w:val="0"/>
                <w:numId w:val="103"/>
              </w:numPr>
              <w:rPr>
                <w:rFonts w:ascii="宋体" w:hAnsi="宋体"/>
                <w:sz w:val="21"/>
                <w:szCs w:val="21"/>
              </w:rPr>
            </w:pPr>
          </w:p>
        </w:tc>
        <w:tc>
          <w:tcPr>
            <w:tcW w:w="1276" w:type="dxa"/>
          </w:tcPr>
          <w:p w14:paraId="1E71CBB8">
            <w:pPr>
              <w:widowControl w:val="0"/>
              <w:rPr>
                <w:rFonts w:ascii="宋体" w:hAnsi="宋体"/>
                <w:sz w:val="21"/>
                <w:szCs w:val="21"/>
              </w:rPr>
            </w:pPr>
            <w:r>
              <w:rPr>
                <w:rFonts w:hint="eastAsia" w:ascii="宋体" w:hAnsi="宋体"/>
                <w:sz w:val="21"/>
                <w:szCs w:val="21"/>
              </w:rPr>
              <w:t>您已开通网上缴费业务</w:t>
            </w:r>
          </w:p>
        </w:tc>
        <w:tc>
          <w:tcPr>
            <w:tcW w:w="1134" w:type="dxa"/>
          </w:tcPr>
          <w:p w14:paraId="2BA51BD5">
            <w:pPr>
              <w:widowControl w:val="0"/>
              <w:rPr>
                <w:rFonts w:ascii="宋体" w:hAnsi="宋体"/>
                <w:sz w:val="21"/>
                <w:szCs w:val="21"/>
              </w:rPr>
            </w:pPr>
            <w:r>
              <w:rPr>
                <w:rFonts w:hint="eastAsia" w:ascii="宋体" w:hAnsi="宋体"/>
                <w:sz w:val="21"/>
                <w:szCs w:val="21"/>
              </w:rPr>
              <w:t>文本</w:t>
            </w:r>
          </w:p>
        </w:tc>
        <w:tc>
          <w:tcPr>
            <w:tcW w:w="1417" w:type="dxa"/>
          </w:tcPr>
          <w:p w14:paraId="29E8CFC8">
            <w:pPr>
              <w:widowControl w:val="0"/>
              <w:rPr>
                <w:rFonts w:ascii="宋体" w:hAnsi="宋体"/>
                <w:sz w:val="21"/>
                <w:szCs w:val="21"/>
              </w:rPr>
            </w:pPr>
          </w:p>
        </w:tc>
        <w:tc>
          <w:tcPr>
            <w:tcW w:w="1134" w:type="dxa"/>
          </w:tcPr>
          <w:p w14:paraId="17CE00F2">
            <w:pPr>
              <w:widowControl w:val="0"/>
              <w:rPr>
                <w:rFonts w:ascii="宋体" w:hAnsi="宋体"/>
                <w:sz w:val="21"/>
                <w:szCs w:val="21"/>
              </w:rPr>
            </w:pPr>
          </w:p>
        </w:tc>
        <w:tc>
          <w:tcPr>
            <w:tcW w:w="993" w:type="dxa"/>
          </w:tcPr>
          <w:p w14:paraId="43AA524A">
            <w:pPr>
              <w:widowControl w:val="0"/>
              <w:rPr>
                <w:rFonts w:ascii="宋体" w:hAnsi="宋体"/>
                <w:sz w:val="21"/>
                <w:szCs w:val="21"/>
              </w:rPr>
            </w:pPr>
          </w:p>
        </w:tc>
        <w:tc>
          <w:tcPr>
            <w:tcW w:w="2409" w:type="dxa"/>
          </w:tcPr>
          <w:p w14:paraId="1343466B">
            <w:pPr>
              <w:widowControl w:val="0"/>
              <w:rPr>
                <w:rFonts w:ascii="宋体" w:hAnsi="宋体"/>
                <w:sz w:val="21"/>
                <w:szCs w:val="21"/>
              </w:rPr>
            </w:pPr>
          </w:p>
        </w:tc>
      </w:tr>
      <w:tr w14:paraId="0C7E1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3841DE19">
            <w:pPr>
              <w:widowControl w:val="0"/>
              <w:numPr>
                <w:ilvl w:val="0"/>
                <w:numId w:val="103"/>
              </w:numPr>
              <w:rPr>
                <w:rFonts w:ascii="宋体" w:hAnsi="宋体"/>
                <w:sz w:val="21"/>
                <w:szCs w:val="21"/>
              </w:rPr>
            </w:pPr>
          </w:p>
        </w:tc>
        <w:tc>
          <w:tcPr>
            <w:tcW w:w="1276" w:type="dxa"/>
          </w:tcPr>
          <w:p w14:paraId="7CC55859">
            <w:pPr>
              <w:widowControl w:val="0"/>
              <w:rPr>
                <w:rFonts w:ascii="宋体" w:hAnsi="宋体"/>
                <w:sz w:val="21"/>
                <w:szCs w:val="21"/>
              </w:rPr>
            </w:pPr>
            <w:r>
              <w:rPr>
                <w:rFonts w:hint="eastAsia" w:ascii="宋体" w:hAnsi="宋体"/>
                <w:sz w:val="21"/>
                <w:szCs w:val="21"/>
              </w:rPr>
              <w:t>关闭</w:t>
            </w:r>
          </w:p>
        </w:tc>
        <w:tc>
          <w:tcPr>
            <w:tcW w:w="1134" w:type="dxa"/>
          </w:tcPr>
          <w:p w14:paraId="16762AC7">
            <w:pPr>
              <w:widowControl w:val="0"/>
              <w:rPr>
                <w:rFonts w:ascii="宋体" w:hAnsi="宋体"/>
                <w:sz w:val="21"/>
                <w:szCs w:val="21"/>
              </w:rPr>
            </w:pPr>
            <w:r>
              <w:rPr>
                <w:rFonts w:hint="eastAsia" w:ascii="宋体" w:hAnsi="宋体"/>
                <w:sz w:val="21"/>
                <w:szCs w:val="21"/>
              </w:rPr>
              <w:t>按钮</w:t>
            </w:r>
          </w:p>
        </w:tc>
        <w:tc>
          <w:tcPr>
            <w:tcW w:w="1417" w:type="dxa"/>
          </w:tcPr>
          <w:p w14:paraId="71DB9FAA">
            <w:pPr>
              <w:widowControl w:val="0"/>
              <w:rPr>
                <w:rFonts w:ascii="宋体" w:hAnsi="宋体"/>
                <w:sz w:val="21"/>
                <w:szCs w:val="21"/>
              </w:rPr>
            </w:pPr>
          </w:p>
        </w:tc>
        <w:tc>
          <w:tcPr>
            <w:tcW w:w="1134" w:type="dxa"/>
          </w:tcPr>
          <w:p w14:paraId="26011F3C">
            <w:pPr>
              <w:widowControl w:val="0"/>
              <w:rPr>
                <w:rFonts w:ascii="宋体" w:hAnsi="宋体"/>
                <w:sz w:val="21"/>
                <w:szCs w:val="21"/>
              </w:rPr>
            </w:pPr>
          </w:p>
        </w:tc>
        <w:tc>
          <w:tcPr>
            <w:tcW w:w="993" w:type="dxa"/>
          </w:tcPr>
          <w:p w14:paraId="3F56712F">
            <w:pPr>
              <w:widowControl w:val="0"/>
              <w:rPr>
                <w:rFonts w:ascii="宋体" w:hAnsi="宋体"/>
                <w:sz w:val="21"/>
                <w:szCs w:val="21"/>
              </w:rPr>
            </w:pPr>
          </w:p>
        </w:tc>
        <w:tc>
          <w:tcPr>
            <w:tcW w:w="2409" w:type="dxa"/>
          </w:tcPr>
          <w:p w14:paraId="598BAF43">
            <w:pPr>
              <w:widowControl w:val="0"/>
              <w:rPr>
                <w:rFonts w:ascii="宋体" w:hAnsi="宋体"/>
                <w:sz w:val="21"/>
                <w:szCs w:val="21"/>
              </w:rPr>
            </w:pPr>
          </w:p>
        </w:tc>
      </w:tr>
    </w:tbl>
    <w:p w14:paraId="531D1880"/>
    <w:p w14:paraId="33BD2D8C">
      <w:pPr>
        <w:pStyle w:val="3"/>
        <w:rPr>
          <w:highlight w:val="yellow"/>
          <w:rPrChange w:id="104" w:author="admin" w:date="2019-10-15T11:22:00Z">
            <w:rPr/>
          </w:rPrChange>
        </w:rPr>
      </w:pPr>
      <w:bookmarkStart w:id="473" w:name="_Toc351988513"/>
      <w:r>
        <w:rPr>
          <w:rFonts w:hint="eastAsia"/>
          <w:highlight w:val="yellow"/>
          <w:rPrChange w:id="105" w:author="admin" w:date="2019-10-15T11:22:00Z">
            <w:rPr>
              <w:rFonts w:hint="eastAsia"/>
            </w:rPr>
          </w:rPrChange>
        </w:rPr>
        <w:t>网上缴费</w:t>
      </w:r>
      <w:bookmarkEnd w:id="473"/>
    </w:p>
    <w:p w14:paraId="45F91F21">
      <w:pPr>
        <w:pStyle w:val="4"/>
        <w:ind w:left="57"/>
      </w:pPr>
      <w:bookmarkStart w:id="474" w:name="_Toc351988514"/>
      <w:r>
        <w:rPr>
          <w:rFonts w:hint="eastAsia"/>
        </w:rPr>
        <w:t>功能描述</w:t>
      </w:r>
      <w:bookmarkEnd w:id="474"/>
    </w:p>
    <w:p w14:paraId="5B760722">
      <w:pPr>
        <w:spacing w:line="360" w:lineRule="auto"/>
        <w:rPr>
          <w:sz w:val="21"/>
          <w:szCs w:val="21"/>
        </w:rPr>
      </w:pPr>
      <w:r>
        <w:rPr>
          <w:rFonts w:hint="eastAsia"/>
          <w:sz w:val="21"/>
          <w:szCs w:val="21"/>
        </w:rPr>
        <w:t>用户可直接在网上进行缴费</w:t>
      </w:r>
    </w:p>
    <w:p w14:paraId="18A85D66">
      <w:pPr>
        <w:spacing w:line="360" w:lineRule="auto"/>
        <w:rPr>
          <w:sz w:val="21"/>
          <w:szCs w:val="21"/>
        </w:rPr>
      </w:pPr>
      <w:r>
        <w:rPr>
          <w:rFonts w:hint="eastAsia"/>
          <w:sz w:val="21"/>
          <w:szCs w:val="21"/>
        </w:rPr>
        <w:t>目前，网上缴费仅支持黄石和宜昌两个地区，具体实现缴费业务如下：</w:t>
      </w:r>
    </w:p>
    <w:p w14:paraId="7125A611">
      <w:pPr>
        <w:spacing w:line="360" w:lineRule="auto"/>
        <w:rPr>
          <w:sz w:val="21"/>
          <w:szCs w:val="21"/>
        </w:rPr>
      </w:pPr>
      <w:r>
        <w:rPr>
          <w:rFonts w:hint="eastAsia"/>
          <w:sz w:val="21"/>
          <w:szCs w:val="21"/>
        </w:rPr>
        <w:t>黄石地区：电信代收费，代收电费</w:t>
      </w:r>
    </w:p>
    <w:p w14:paraId="5D6B2413">
      <w:pPr>
        <w:spacing w:line="360" w:lineRule="auto"/>
        <w:rPr>
          <w:sz w:val="21"/>
          <w:szCs w:val="21"/>
        </w:rPr>
      </w:pPr>
      <w:r>
        <w:rPr>
          <w:rFonts w:hint="eastAsia"/>
          <w:sz w:val="21"/>
          <w:szCs w:val="21"/>
        </w:rPr>
        <w:t>宜昌地区：电力代收电费，代收电信，联通代收，代收水费，代收燃气</w:t>
      </w:r>
    </w:p>
    <w:p w14:paraId="272742AB">
      <w:pPr>
        <w:pStyle w:val="4"/>
        <w:ind w:left="57"/>
      </w:pPr>
      <w:bookmarkStart w:id="475" w:name="_Toc351988515"/>
      <w:r>
        <w:rPr>
          <w:rFonts w:hint="eastAsia"/>
        </w:rPr>
        <w:t>业务流程</w:t>
      </w:r>
      <w:bookmarkEnd w:id="475"/>
    </w:p>
    <w:p w14:paraId="007B57BC">
      <w:pPr>
        <w:spacing w:line="360" w:lineRule="auto"/>
        <w:rPr>
          <w:b/>
          <w:sz w:val="21"/>
          <w:szCs w:val="21"/>
        </w:rPr>
      </w:pPr>
      <w:r>
        <w:rPr>
          <w:b/>
          <w:sz w:val="21"/>
          <w:szCs w:val="21"/>
        </w:rPr>
        <w:object>
          <v:shape id="_x0000_i1042" o:spt="75" type="#_x0000_t75" style="height:371.25pt;width:456pt;" o:ole="t" filled="f" o:preferrelative="t" stroked="f" coordsize="21600,21600">
            <v:path/>
            <v:fill on="f" focussize="0,0"/>
            <v:stroke on="f" joinstyle="miter"/>
            <v:imagedata r:id="rId44" o:title=""/>
            <o:lock v:ext="edit" aspectratio="t"/>
            <w10:wrap type="none"/>
            <w10:anchorlock/>
          </v:shape>
          <o:OLEObject Type="Embed" ProgID="Visio.Drawing.11" ShapeID="_x0000_i1042" DrawAspect="Content" ObjectID="_1468075742" r:id="rId43">
            <o:LockedField>false</o:LockedField>
          </o:OLEObject>
        </w:object>
      </w:r>
      <w:r>
        <w:rPr>
          <w:rFonts w:hint="eastAsia"/>
          <w:b/>
          <w:sz w:val="21"/>
          <w:szCs w:val="21"/>
        </w:rPr>
        <w:t>流程说明：</w:t>
      </w:r>
    </w:p>
    <w:p w14:paraId="72DCDF3A">
      <w:pPr>
        <w:numPr>
          <w:ilvl w:val="0"/>
          <w:numId w:val="104"/>
        </w:numPr>
        <w:spacing w:line="360" w:lineRule="auto"/>
        <w:rPr>
          <w:sz w:val="21"/>
          <w:szCs w:val="21"/>
        </w:rPr>
      </w:pPr>
      <w:r>
        <w:rPr>
          <w:rFonts w:hint="eastAsia"/>
          <w:sz w:val="21"/>
          <w:szCs w:val="21"/>
        </w:rPr>
        <w:t>用户点击“网上缴费”菜单，进入网上缴费页面</w:t>
      </w:r>
    </w:p>
    <w:p w14:paraId="2F5D7A35">
      <w:pPr>
        <w:numPr>
          <w:ilvl w:val="0"/>
          <w:numId w:val="104"/>
        </w:numPr>
        <w:spacing w:line="360" w:lineRule="auto"/>
        <w:rPr>
          <w:sz w:val="21"/>
          <w:szCs w:val="21"/>
        </w:rPr>
      </w:pPr>
      <w:r>
        <w:rPr>
          <w:rFonts w:hint="eastAsia"/>
          <w:sz w:val="21"/>
          <w:szCs w:val="21"/>
        </w:rPr>
        <w:t>用户选择地区和业务类型，并通过用户填写的地区和业务类型判断用户是否开通了此业务，如果开通了则显示此业务的缴费信息输入框，用户输入相关的缴费信息，点击“确认”按钮，进入缴费确认页面</w:t>
      </w:r>
    </w:p>
    <w:p w14:paraId="5BA550AF">
      <w:pPr>
        <w:numPr>
          <w:ilvl w:val="0"/>
          <w:numId w:val="104"/>
        </w:numPr>
        <w:spacing w:line="360" w:lineRule="auto"/>
        <w:rPr>
          <w:sz w:val="21"/>
          <w:szCs w:val="21"/>
        </w:rPr>
      </w:pPr>
      <w:r>
        <w:rPr>
          <w:rFonts w:hint="eastAsia"/>
          <w:sz w:val="21"/>
          <w:szCs w:val="21"/>
        </w:rPr>
        <w:t>用户确认缴费信息并输入账户交易密码和认证方式，点击“提交”按钮，网银系统将缴费信息发送至中间业务平台进行处理，并返回交易结果</w:t>
      </w:r>
    </w:p>
    <w:p w14:paraId="77357577">
      <w:pPr>
        <w:pStyle w:val="4"/>
        <w:ind w:left="57"/>
      </w:pPr>
      <w:bookmarkStart w:id="476" w:name="_Toc351988516"/>
      <w:r>
        <w:rPr>
          <w:rFonts w:hint="eastAsia"/>
        </w:rPr>
        <w:t>业务规则</w:t>
      </w:r>
      <w:bookmarkEnd w:id="476"/>
    </w:p>
    <w:p w14:paraId="2057BF41">
      <w:pPr>
        <w:pStyle w:val="5"/>
        <w:numPr>
          <w:ilvl w:val="0"/>
          <w:numId w:val="0"/>
        </w:numPr>
        <w:ind w:left="6"/>
      </w:pPr>
      <w:r>
        <w:rPr>
          <w:rFonts w:hint="eastAsia"/>
        </w:rPr>
        <w:t>交易前</w:t>
      </w:r>
    </w:p>
    <w:p w14:paraId="1331F31D">
      <w:pPr>
        <w:pStyle w:val="6"/>
        <w:numPr>
          <w:ilvl w:val="0"/>
          <w:numId w:val="105"/>
        </w:numPr>
        <w:spacing w:line="360" w:lineRule="auto"/>
        <w:rPr>
          <w:sz w:val="21"/>
          <w:szCs w:val="21"/>
        </w:rPr>
      </w:pPr>
      <w:r>
        <w:rPr>
          <w:rFonts w:hint="eastAsia"/>
          <w:sz w:val="21"/>
          <w:szCs w:val="21"/>
        </w:rPr>
        <w:t>系统根据用户输入的缴费地区和业务类型判断用户是否开通了此业务，若开通了，则显示缴费信息输入框</w:t>
      </w:r>
    </w:p>
    <w:p w14:paraId="7AEAD491">
      <w:pPr>
        <w:pStyle w:val="5"/>
        <w:numPr>
          <w:ilvl w:val="0"/>
          <w:numId w:val="0"/>
        </w:numPr>
        <w:ind w:left="6"/>
      </w:pPr>
      <w:r>
        <w:rPr>
          <w:rFonts w:hint="eastAsia"/>
        </w:rPr>
        <w:t>交易中</w:t>
      </w:r>
    </w:p>
    <w:p w14:paraId="25ACC39C">
      <w:pPr>
        <w:pStyle w:val="5"/>
        <w:numPr>
          <w:ilvl w:val="0"/>
          <w:numId w:val="0"/>
        </w:numPr>
        <w:ind w:left="6"/>
      </w:pPr>
      <w:r>
        <w:rPr>
          <w:rFonts w:hint="eastAsia"/>
        </w:rPr>
        <w:t>交易后</w:t>
      </w:r>
    </w:p>
    <w:p w14:paraId="75391C8B">
      <w:pPr>
        <w:widowControl w:val="0"/>
        <w:spacing w:after="0" w:line="360" w:lineRule="auto"/>
        <w:rPr>
          <w:rFonts w:ascii="宋体" w:hAnsi="宋体"/>
          <w:sz w:val="21"/>
          <w:szCs w:val="21"/>
        </w:rPr>
      </w:pPr>
      <w:r>
        <w:rPr>
          <w:rFonts w:hint="eastAsia" w:ascii="宋体" w:hAnsi="宋体" w:cs="Arial"/>
          <w:color w:val="000000"/>
          <w:sz w:val="21"/>
          <w:szCs w:val="21"/>
        </w:rPr>
        <w:t>无论成功失败都记录日志，日志应该在内部管理里的日志管理-用户操作日志查询里的个人客户日志中查询到。用户也可以在个人网银里的客户服务里的网银操作日志查询</w:t>
      </w:r>
    </w:p>
    <w:p w14:paraId="35BF3875">
      <w:pPr>
        <w:pStyle w:val="4"/>
        <w:ind w:left="57"/>
      </w:pPr>
      <w:bookmarkStart w:id="477" w:name="_Toc351988517"/>
      <w:r>
        <w:rPr>
          <w:rFonts w:hint="eastAsia"/>
        </w:rPr>
        <w:t>页面要素</w:t>
      </w:r>
      <w:bookmarkEnd w:id="477"/>
    </w:p>
    <w:p w14:paraId="46AF3067">
      <w:pPr>
        <w:pStyle w:val="5"/>
        <w:numPr>
          <w:ilvl w:val="0"/>
          <w:numId w:val="0"/>
        </w:numPr>
        <w:ind w:left="6"/>
      </w:pPr>
      <w:r>
        <w:rPr>
          <w:rFonts w:hint="eastAsia"/>
        </w:rPr>
        <w:t>缴费输入页面</w:t>
      </w:r>
    </w:p>
    <w:tbl>
      <w:tblPr>
        <w:tblStyle w:val="48"/>
        <w:tblW w:w="93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617"/>
        <w:gridCol w:w="1076"/>
        <w:gridCol w:w="1358"/>
        <w:gridCol w:w="1052"/>
        <w:gridCol w:w="992"/>
        <w:gridCol w:w="2410"/>
      </w:tblGrid>
      <w:tr w14:paraId="58BF9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FABF8F"/>
          </w:tcPr>
          <w:p w14:paraId="5346DD6C">
            <w:pPr>
              <w:widowControl w:val="0"/>
              <w:rPr>
                <w:rFonts w:ascii="宋体" w:hAnsi="宋体"/>
                <w:sz w:val="21"/>
                <w:szCs w:val="21"/>
              </w:rPr>
            </w:pPr>
            <w:r>
              <w:rPr>
                <w:rFonts w:ascii="宋体" w:hAnsi="宋体" w:cs="Arial"/>
                <w:b/>
                <w:color w:val="000000"/>
                <w:sz w:val="21"/>
                <w:szCs w:val="21"/>
              </w:rPr>
              <w:t>序号</w:t>
            </w:r>
          </w:p>
        </w:tc>
        <w:tc>
          <w:tcPr>
            <w:tcW w:w="1617" w:type="dxa"/>
            <w:shd w:val="clear" w:color="auto" w:fill="FABF8F"/>
          </w:tcPr>
          <w:p w14:paraId="6F0722E7">
            <w:pPr>
              <w:widowControl w:val="0"/>
              <w:rPr>
                <w:rFonts w:ascii="宋体" w:hAnsi="宋体"/>
                <w:sz w:val="21"/>
                <w:szCs w:val="21"/>
              </w:rPr>
            </w:pPr>
            <w:r>
              <w:rPr>
                <w:rFonts w:ascii="宋体" w:hAnsi="宋体" w:cs="Arial"/>
                <w:b/>
                <w:color w:val="000000"/>
                <w:sz w:val="21"/>
                <w:szCs w:val="21"/>
              </w:rPr>
              <w:t>名称</w:t>
            </w:r>
          </w:p>
        </w:tc>
        <w:tc>
          <w:tcPr>
            <w:tcW w:w="1076" w:type="dxa"/>
            <w:shd w:val="clear" w:color="auto" w:fill="FABF8F"/>
          </w:tcPr>
          <w:p w14:paraId="6E46A00C">
            <w:pPr>
              <w:widowControl w:val="0"/>
              <w:rPr>
                <w:rFonts w:ascii="宋体" w:hAnsi="宋体"/>
                <w:sz w:val="21"/>
                <w:szCs w:val="21"/>
              </w:rPr>
            </w:pPr>
            <w:r>
              <w:rPr>
                <w:rFonts w:ascii="宋体" w:hAnsi="宋体" w:cs="Arial"/>
                <w:b/>
                <w:color w:val="000000"/>
                <w:sz w:val="21"/>
                <w:szCs w:val="21"/>
              </w:rPr>
              <w:t>输入/输出</w:t>
            </w:r>
          </w:p>
        </w:tc>
        <w:tc>
          <w:tcPr>
            <w:tcW w:w="1358" w:type="dxa"/>
            <w:shd w:val="clear" w:color="auto" w:fill="FABF8F"/>
          </w:tcPr>
          <w:p w14:paraId="41C23607">
            <w:pPr>
              <w:widowControl w:val="0"/>
              <w:rPr>
                <w:rFonts w:ascii="宋体" w:hAnsi="宋体"/>
                <w:sz w:val="21"/>
                <w:szCs w:val="21"/>
              </w:rPr>
            </w:pPr>
            <w:r>
              <w:rPr>
                <w:rFonts w:ascii="宋体" w:hAnsi="宋体" w:cs="Arial"/>
                <w:b/>
                <w:color w:val="000000"/>
                <w:sz w:val="21"/>
                <w:szCs w:val="21"/>
              </w:rPr>
              <w:t>缺省值</w:t>
            </w:r>
          </w:p>
        </w:tc>
        <w:tc>
          <w:tcPr>
            <w:tcW w:w="1052" w:type="dxa"/>
            <w:shd w:val="clear" w:color="auto" w:fill="FABF8F"/>
          </w:tcPr>
          <w:p w14:paraId="2F5E0235">
            <w:pPr>
              <w:widowControl w:val="0"/>
              <w:rPr>
                <w:rFonts w:ascii="宋体" w:hAnsi="宋体"/>
                <w:sz w:val="21"/>
                <w:szCs w:val="21"/>
              </w:rPr>
            </w:pPr>
            <w:r>
              <w:rPr>
                <w:rFonts w:hint="eastAsia" w:ascii="宋体" w:hAnsi="宋体" w:cs="Arial"/>
                <w:b/>
                <w:color w:val="000000"/>
                <w:sz w:val="21"/>
                <w:szCs w:val="21"/>
              </w:rPr>
              <w:t>类型</w:t>
            </w:r>
            <w:r>
              <w:rPr>
                <w:rFonts w:ascii="宋体" w:hAnsi="宋体" w:cs="Arial"/>
                <w:b/>
                <w:color w:val="000000"/>
                <w:sz w:val="21"/>
                <w:szCs w:val="21"/>
              </w:rPr>
              <w:t>/长度</w:t>
            </w:r>
          </w:p>
        </w:tc>
        <w:tc>
          <w:tcPr>
            <w:tcW w:w="992" w:type="dxa"/>
            <w:shd w:val="clear" w:color="auto" w:fill="FABF8F"/>
          </w:tcPr>
          <w:p w14:paraId="503019A6">
            <w:pPr>
              <w:widowControl w:val="0"/>
              <w:rPr>
                <w:rFonts w:ascii="宋体" w:hAnsi="宋体"/>
                <w:sz w:val="21"/>
                <w:szCs w:val="21"/>
              </w:rPr>
            </w:pPr>
            <w:r>
              <w:rPr>
                <w:rFonts w:hint="eastAsia" w:ascii="宋体" w:hAnsi="宋体" w:cs="Arial"/>
                <w:b/>
                <w:color w:val="000000"/>
                <w:sz w:val="21"/>
                <w:szCs w:val="21"/>
              </w:rPr>
              <w:t>是否必输</w:t>
            </w:r>
          </w:p>
        </w:tc>
        <w:tc>
          <w:tcPr>
            <w:tcW w:w="2410" w:type="dxa"/>
            <w:shd w:val="clear" w:color="auto" w:fill="FABF8F"/>
          </w:tcPr>
          <w:p w14:paraId="11BDFE7A">
            <w:pPr>
              <w:widowControl w:val="0"/>
              <w:rPr>
                <w:rFonts w:ascii="宋体" w:hAnsi="宋体"/>
                <w:sz w:val="21"/>
                <w:szCs w:val="21"/>
              </w:rPr>
            </w:pPr>
            <w:r>
              <w:rPr>
                <w:rFonts w:ascii="宋体" w:hAnsi="宋体" w:cs="Arial"/>
                <w:b/>
                <w:color w:val="000000"/>
                <w:sz w:val="21"/>
                <w:szCs w:val="21"/>
              </w:rPr>
              <w:t>备注</w:t>
            </w:r>
          </w:p>
        </w:tc>
      </w:tr>
      <w:tr w14:paraId="68A0C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12E0E942">
            <w:pPr>
              <w:widowControl w:val="0"/>
              <w:numPr>
                <w:ilvl w:val="0"/>
                <w:numId w:val="106"/>
              </w:numPr>
              <w:rPr>
                <w:rFonts w:ascii="宋体" w:hAnsi="宋体"/>
                <w:sz w:val="21"/>
                <w:szCs w:val="21"/>
              </w:rPr>
            </w:pPr>
          </w:p>
        </w:tc>
        <w:tc>
          <w:tcPr>
            <w:tcW w:w="1617" w:type="dxa"/>
          </w:tcPr>
          <w:p w14:paraId="0C9489BB">
            <w:pPr>
              <w:widowControl w:val="0"/>
              <w:rPr>
                <w:rFonts w:ascii="宋体" w:hAnsi="宋体"/>
                <w:sz w:val="21"/>
                <w:szCs w:val="21"/>
              </w:rPr>
            </w:pPr>
            <w:r>
              <w:rPr>
                <w:rFonts w:hint="eastAsia" w:ascii="宋体" w:hAnsi="宋体"/>
                <w:sz w:val="21"/>
                <w:szCs w:val="21"/>
              </w:rPr>
              <w:t>缴费地区</w:t>
            </w:r>
          </w:p>
        </w:tc>
        <w:tc>
          <w:tcPr>
            <w:tcW w:w="1076" w:type="dxa"/>
          </w:tcPr>
          <w:p w14:paraId="4B8F37A7">
            <w:pPr>
              <w:widowControl w:val="0"/>
              <w:rPr>
                <w:rFonts w:ascii="宋体" w:hAnsi="宋体"/>
                <w:sz w:val="21"/>
                <w:szCs w:val="21"/>
              </w:rPr>
            </w:pPr>
            <w:r>
              <w:rPr>
                <w:rFonts w:hint="eastAsia" w:ascii="宋体" w:hAnsi="宋体"/>
                <w:sz w:val="21"/>
                <w:szCs w:val="21"/>
              </w:rPr>
              <w:t>下拉框</w:t>
            </w:r>
          </w:p>
        </w:tc>
        <w:tc>
          <w:tcPr>
            <w:tcW w:w="1358" w:type="dxa"/>
          </w:tcPr>
          <w:p w14:paraId="1CD5C3CF">
            <w:pPr>
              <w:widowControl w:val="0"/>
              <w:rPr>
                <w:rFonts w:ascii="宋体" w:hAnsi="宋体"/>
                <w:sz w:val="21"/>
                <w:szCs w:val="21"/>
              </w:rPr>
            </w:pPr>
            <w:r>
              <w:rPr>
                <w:rFonts w:hint="eastAsia" w:ascii="宋体" w:hAnsi="宋体"/>
                <w:sz w:val="21"/>
                <w:szCs w:val="21"/>
              </w:rPr>
              <w:t>请选择</w:t>
            </w:r>
          </w:p>
        </w:tc>
        <w:tc>
          <w:tcPr>
            <w:tcW w:w="1052" w:type="dxa"/>
          </w:tcPr>
          <w:p w14:paraId="7D7251F5">
            <w:pPr>
              <w:widowControl w:val="0"/>
              <w:rPr>
                <w:rFonts w:ascii="宋体" w:hAnsi="宋体"/>
                <w:sz w:val="21"/>
                <w:szCs w:val="21"/>
              </w:rPr>
            </w:pPr>
          </w:p>
        </w:tc>
        <w:tc>
          <w:tcPr>
            <w:tcW w:w="992" w:type="dxa"/>
          </w:tcPr>
          <w:p w14:paraId="7F4EAC92">
            <w:pPr>
              <w:widowControl w:val="0"/>
              <w:rPr>
                <w:rFonts w:ascii="宋体" w:hAnsi="宋体"/>
                <w:sz w:val="21"/>
                <w:szCs w:val="21"/>
              </w:rPr>
            </w:pPr>
            <w:r>
              <w:rPr>
                <w:rFonts w:hint="eastAsia" w:ascii="宋体" w:hAnsi="宋体"/>
                <w:sz w:val="21"/>
                <w:szCs w:val="21"/>
              </w:rPr>
              <w:t>是</w:t>
            </w:r>
          </w:p>
        </w:tc>
        <w:tc>
          <w:tcPr>
            <w:tcW w:w="2410" w:type="dxa"/>
          </w:tcPr>
          <w:p w14:paraId="5CB682F5">
            <w:pPr>
              <w:widowControl w:val="0"/>
              <w:rPr>
                <w:rFonts w:ascii="宋体" w:hAnsi="宋体"/>
                <w:sz w:val="21"/>
                <w:szCs w:val="21"/>
              </w:rPr>
            </w:pPr>
            <w:r>
              <w:rPr>
                <w:rFonts w:hint="eastAsia" w:ascii="宋体" w:hAnsi="宋体"/>
                <w:sz w:val="21"/>
                <w:szCs w:val="21"/>
              </w:rPr>
              <w:t>黄石和宜昌</w:t>
            </w:r>
          </w:p>
        </w:tc>
      </w:tr>
      <w:tr w14:paraId="33793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230971A5">
            <w:pPr>
              <w:widowControl w:val="0"/>
              <w:numPr>
                <w:ilvl w:val="0"/>
                <w:numId w:val="106"/>
              </w:numPr>
              <w:rPr>
                <w:rFonts w:ascii="宋体" w:hAnsi="宋体"/>
                <w:sz w:val="21"/>
                <w:szCs w:val="21"/>
              </w:rPr>
            </w:pPr>
          </w:p>
        </w:tc>
        <w:tc>
          <w:tcPr>
            <w:tcW w:w="1617" w:type="dxa"/>
          </w:tcPr>
          <w:p w14:paraId="088128DD">
            <w:pPr>
              <w:widowControl w:val="0"/>
              <w:rPr>
                <w:rFonts w:ascii="宋体" w:hAnsi="宋体"/>
                <w:sz w:val="21"/>
                <w:szCs w:val="21"/>
              </w:rPr>
            </w:pPr>
            <w:r>
              <w:rPr>
                <w:rFonts w:hint="eastAsia" w:ascii="宋体" w:hAnsi="宋体"/>
                <w:sz w:val="21"/>
                <w:szCs w:val="21"/>
              </w:rPr>
              <w:t>业务类型</w:t>
            </w:r>
          </w:p>
        </w:tc>
        <w:tc>
          <w:tcPr>
            <w:tcW w:w="1076" w:type="dxa"/>
          </w:tcPr>
          <w:p w14:paraId="585F2F5A">
            <w:pPr>
              <w:widowControl w:val="0"/>
              <w:rPr>
                <w:rFonts w:ascii="宋体" w:hAnsi="宋体"/>
                <w:sz w:val="21"/>
                <w:szCs w:val="21"/>
              </w:rPr>
            </w:pPr>
            <w:r>
              <w:rPr>
                <w:rFonts w:hint="eastAsia" w:ascii="宋体" w:hAnsi="宋体"/>
                <w:sz w:val="21"/>
                <w:szCs w:val="21"/>
              </w:rPr>
              <w:t>下拉框</w:t>
            </w:r>
          </w:p>
        </w:tc>
        <w:tc>
          <w:tcPr>
            <w:tcW w:w="1358" w:type="dxa"/>
          </w:tcPr>
          <w:p w14:paraId="5970866F">
            <w:pPr>
              <w:widowControl w:val="0"/>
              <w:rPr>
                <w:rFonts w:ascii="宋体" w:hAnsi="宋体"/>
                <w:sz w:val="21"/>
                <w:szCs w:val="21"/>
              </w:rPr>
            </w:pPr>
            <w:r>
              <w:rPr>
                <w:rFonts w:hint="eastAsia" w:ascii="宋体" w:hAnsi="宋体"/>
                <w:sz w:val="21"/>
                <w:szCs w:val="21"/>
              </w:rPr>
              <w:t>请选</w:t>
            </w:r>
            <w:ins w:id="106" w:author="admin" w:date="2019-09-17T14:43:00Z">
              <w:r>
                <w:rPr>
                  <w:rFonts w:hint="eastAsia" w:ascii="宋体" w:hAnsi="宋体"/>
                  <w:sz w:val="21"/>
                  <w:szCs w:val="21"/>
                </w:rPr>
                <w:t>//</w:t>
              </w:r>
            </w:ins>
            <w:r>
              <w:rPr>
                <w:rFonts w:hint="eastAsia" w:ascii="宋体" w:hAnsi="宋体"/>
                <w:sz w:val="21"/>
                <w:szCs w:val="21"/>
              </w:rPr>
              <w:t>择</w:t>
            </w:r>
          </w:p>
        </w:tc>
        <w:tc>
          <w:tcPr>
            <w:tcW w:w="1052" w:type="dxa"/>
          </w:tcPr>
          <w:p w14:paraId="69EC3FCF">
            <w:pPr>
              <w:widowControl w:val="0"/>
              <w:rPr>
                <w:rFonts w:ascii="宋体" w:hAnsi="宋体"/>
                <w:sz w:val="21"/>
                <w:szCs w:val="21"/>
              </w:rPr>
            </w:pPr>
          </w:p>
        </w:tc>
        <w:tc>
          <w:tcPr>
            <w:tcW w:w="992" w:type="dxa"/>
          </w:tcPr>
          <w:p w14:paraId="46F7F164">
            <w:pPr>
              <w:widowControl w:val="0"/>
              <w:rPr>
                <w:rFonts w:ascii="宋体" w:hAnsi="宋体"/>
                <w:sz w:val="21"/>
                <w:szCs w:val="21"/>
              </w:rPr>
            </w:pPr>
            <w:r>
              <w:rPr>
                <w:rFonts w:hint="eastAsia" w:ascii="宋体" w:hAnsi="宋体"/>
                <w:sz w:val="21"/>
                <w:szCs w:val="21"/>
              </w:rPr>
              <w:t>是</w:t>
            </w:r>
          </w:p>
        </w:tc>
        <w:tc>
          <w:tcPr>
            <w:tcW w:w="2410" w:type="dxa"/>
          </w:tcPr>
          <w:p w14:paraId="24E9FE52">
            <w:pPr>
              <w:widowControl w:val="0"/>
              <w:spacing w:line="360" w:lineRule="auto"/>
              <w:rPr>
                <w:sz w:val="21"/>
                <w:szCs w:val="21"/>
              </w:rPr>
            </w:pPr>
            <w:r>
              <w:rPr>
                <w:rFonts w:hint="eastAsia"/>
                <w:sz w:val="21"/>
                <w:szCs w:val="21"/>
              </w:rPr>
              <w:t>黄石地区：电信代收费，代收电费</w:t>
            </w:r>
          </w:p>
          <w:p w14:paraId="556FE441">
            <w:pPr>
              <w:widowControl w:val="0"/>
              <w:spacing w:line="360" w:lineRule="auto"/>
              <w:rPr>
                <w:sz w:val="21"/>
                <w:szCs w:val="21"/>
              </w:rPr>
            </w:pPr>
            <w:r>
              <w:rPr>
                <w:rFonts w:hint="eastAsia"/>
                <w:sz w:val="21"/>
                <w:szCs w:val="21"/>
              </w:rPr>
              <w:t>宜昌地区：电力代收电费，代收电信，联通代收，代收水费，代收燃气</w:t>
            </w:r>
          </w:p>
        </w:tc>
      </w:tr>
      <w:tr w14:paraId="21FB9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60898FC4">
            <w:pPr>
              <w:widowControl w:val="0"/>
              <w:numPr>
                <w:ilvl w:val="0"/>
                <w:numId w:val="106"/>
              </w:numPr>
              <w:rPr>
                <w:rFonts w:ascii="宋体" w:hAnsi="宋体"/>
                <w:sz w:val="21"/>
                <w:szCs w:val="21"/>
              </w:rPr>
            </w:pPr>
          </w:p>
        </w:tc>
        <w:tc>
          <w:tcPr>
            <w:tcW w:w="1617" w:type="dxa"/>
          </w:tcPr>
          <w:p w14:paraId="34B731B9">
            <w:pPr>
              <w:widowControl w:val="0"/>
              <w:rPr>
                <w:rFonts w:ascii="宋体" w:hAnsi="宋体"/>
                <w:sz w:val="21"/>
                <w:szCs w:val="21"/>
              </w:rPr>
            </w:pPr>
            <w:r>
              <w:rPr>
                <w:rFonts w:hint="eastAsia" w:ascii="宋体" w:hAnsi="宋体"/>
                <w:sz w:val="21"/>
                <w:szCs w:val="21"/>
              </w:rPr>
              <w:t>用户编号</w:t>
            </w:r>
          </w:p>
        </w:tc>
        <w:tc>
          <w:tcPr>
            <w:tcW w:w="1076" w:type="dxa"/>
          </w:tcPr>
          <w:p w14:paraId="4D6C1E1B">
            <w:pPr>
              <w:widowControl w:val="0"/>
              <w:rPr>
                <w:rFonts w:ascii="宋体" w:hAnsi="宋体"/>
                <w:sz w:val="21"/>
                <w:szCs w:val="21"/>
              </w:rPr>
            </w:pPr>
            <w:r>
              <w:rPr>
                <w:rFonts w:hint="eastAsia" w:ascii="宋体" w:hAnsi="宋体"/>
                <w:sz w:val="21"/>
                <w:szCs w:val="21"/>
              </w:rPr>
              <w:t>文本框</w:t>
            </w:r>
          </w:p>
        </w:tc>
        <w:tc>
          <w:tcPr>
            <w:tcW w:w="1358" w:type="dxa"/>
          </w:tcPr>
          <w:p w14:paraId="5705DE31">
            <w:pPr>
              <w:widowControl w:val="0"/>
              <w:rPr>
                <w:rFonts w:ascii="宋体" w:hAnsi="宋体"/>
                <w:sz w:val="21"/>
                <w:szCs w:val="21"/>
              </w:rPr>
            </w:pPr>
          </w:p>
        </w:tc>
        <w:tc>
          <w:tcPr>
            <w:tcW w:w="1052" w:type="dxa"/>
          </w:tcPr>
          <w:p w14:paraId="64014752">
            <w:pPr>
              <w:widowControl w:val="0"/>
              <w:rPr>
                <w:rFonts w:ascii="宋体" w:hAnsi="宋体"/>
                <w:sz w:val="21"/>
                <w:szCs w:val="21"/>
              </w:rPr>
            </w:pPr>
          </w:p>
        </w:tc>
        <w:tc>
          <w:tcPr>
            <w:tcW w:w="992" w:type="dxa"/>
          </w:tcPr>
          <w:p w14:paraId="36F3C6D6">
            <w:pPr>
              <w:widowControl w:val="0"/>
              <w:rPr>
                <w:rFonts w:ascii="宋体" w:hAnsi="宋体"/>
                <w:sz w:val="21"/>
                <w:szCs w:val="21"/>
              </w:rPr>
            </w:pPr>
          </w:p>
        </w:tc>
        <w:tc>
          <w:tcPr>
            <w:tcW w:w="2410" w:type="dxa"/>
          </w:tcPr>
          <w:p w14:paraId="7971FD96">
            <w:pPr>
              <w:widowControl w:val="0"/>
              <w:rPr>
                <w:rFonts w:ascii="宋体" w:hAnsi="宋体"/>
                <w:sz w:val="21"/>
                <w:szCs w:val="21"/>
              </w:rPr>
            </w:pPr>
          </w:p>
        </w:tc>
      </w:tr>
      <w:tr w14:paraId="7D535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0828B3F4">
            <w:pPr>
              <w:widowControl w:val="0"/>
              <w:numPr>
                <w:ilvl w:val="0"/>
                <w:numId w:val="106"/>
              </w:numPr>
              <w:rPr>
                <w:rFonts w:ascii="宋体" w:hAnsi="宋体"/>
                <w:sz w:val="21"/>
                <w:szCs w:val="21"/>
              </w:rPr>
            </w:pPr>
          </w:p>
        </w:tc>
        <w:tc>
          <w:tcPr>
            <w:tcW w:w="1617" w:type="dxa"/>
          </w:tcPr>
          <w:p w14:paraId="1CDBD9DF">
            <w:pPr>
              <w:widowControl w:val="0"/>
              <w:rPr>
                <w:rFonts w:ascii="宋体" w:hAnsi="宋体"/>
                <w:sz w:val="21"/>
                <w:szCs w:val="21"/>
              </w:rPr>
            </w:pPr>
            <w:r>
              <w:rPr>
                <w:rFonts w:hint="eastAsia" w:ascii="宋体" w:hAnsi="宋体"/>
                <w:sz w:val="21"/>
                <w:szCs w:val="21"/>
              </w:rPr>
              <w:t>缴费金额</w:t>
            </w:r>
          </w:p>
        </w:tc>
        <w:tc>
          <w:tcPr>
            <w:tcW w:w="1076" w:type="dxa"/>
          </w:tcPr>
          <w:p w14:paraId="318E861E">
            <w:pPr>
              <w:widowControl w:val="0"/>
              <w:rPr>
                <w:rFonts w:ascii="宋体" w:hAnsi="宋体"/>
                <w:sz w:val="21"/>
                <w:szCs w:val="21"/>
              </w:rPr>
            </w:pPr>
            <w:r>
              <w:rPr>
                <w:rFonts w:hint="eastAsia" w:ascii="宋体" w:hAnsi="宋体"/>
                <w:sz w:val="21"/>
                <w:szCs w:val="21"/>
              </w:rPr>
              <w:t>文本框</w:t>
            </w:r>
          </w:p>
        </w:tc>
        <w:tc>
          <w:tcPr>
            <w:tcW w:w="1358" w:type="dxa"/>
          </w:tcPr>
          <w:p w14:paraId="727F4B38">
            <w:pPr>
              <w:widowControl w:val="0"/>
              <w:rPr>
                <w:rFonts w:ascii="宋体" w:hAnsi="宋体"/>
                <w:sz w:val="21"/>
                <w:szCs w:val="21"/>
              </w:rPr>
            </w:pPr>
          </w:p>
        </w:tc>
        <w:tc>
          <w:tcPr>
            <w:tcW w:w="1052" w:type="dxa"/>
          </w:tcPr>
          <w:p w14:paraId="7D10CD32">
            <w:pPr>
              <w:widowControl w:val="0"/>
              <w:rPr>
                <w:rFonts w:ascii="宋体" w:hAnsi="宋体"/>
                <w:sz w:val="21"/>
                <w:szCs w:val="21"/>
              </w:rPr>
            </w:pPr>
          </w:p>
        </w:tc>
        <w:tc>
          <w:tcPr>
            <w:tcW w:w="992" w:type="dxa"/>
          </w:tcPr>
          <w:p w14:paraId="039632D6">
            <w:pPr>
              <w:widowControl w:val="0"/>
              <w:rPr>
                <w:rFonts w:ascii="宋体" w:hAnsi="宋体"/>
                <w:sz w:val="21"/>
                <w:szCs w:val="21"/>
              </w:rPr>
            </w:pPr>
          </w:p>
        </w:tc>
        <w:tc>
          <w:tcPr>
            <w:tcW w:w="2410" w:type="dxa"/>
          </w:tcPr>
          <w:p w14:paraId="77C3BFCA">
            <w:pPr>
              <w:widowControl w:val="0"/>
              <w:rPr>
                <w:rFonts w:ascii="宋体" w:hAnsi="宋体"/>
                <w:sz w:val="21"/>
                <w:szCs w:val="21"/>
              </w:rPr>
            </w:pPr>
          </w:p>
        </w:tc>
      </w:tr>
      <w:tr w14:paraId="5D299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3B614982">
            <w:pPr>
              <w:widowControl w:val="0"/>
              <w:numPr>
                <w:ilvl w:val="0"/>
                <w:numId w:val="106"/>
              </w:numPr>
              <w:rPr>
                <w:rFonts w:ascii="宋体" w:hAnsi="宋体"/>
                <w:sz w:val="21"/>
                <w:szCs w:val="21"/>
              </w:rPr>
            </w:pPr>
          </w:p>
        </w:tc>
        <w:tc>
          <w:tcPr>
            <w:tcW w:w="1617" w:type="dxa"/>
          </w:tcPr>
          <w:p w14:paraId="56904F8F">
            <w:pPr>
              <w:widowControl w:val="0"/>
              <w:rPr>
                <w:rFonts w:ascii="宋体" w:hAnsi="宋体"/>
                <w:sz w:val="21"/>
                <w:szCs w:val="21"/>
              </w:rPr>
            </w:pPr>
            <w:r>
              <w:rPr>
                <w:rFonts w:hint="eastAsia" w:ascii="宋体" w:hAnsi="宋体"/>
                <w:sz w:val="21"/>
                <w:szCs w:val="21"/>
              </w:rPr>
              <w:t>付款账号</w:t>
            </w:r>
          </w:p>
        </w:tc>
        <w:tc>
          <w:tcPr>
            <w:tcW w:w="1076" w:type="dxa"/>
          </w:tcPr>
          <w:p w14:paraId="10CBBB50">
            <w:pPr>
              <w:widowControl w:val="0"/>
              <w:rPr>
                <w:rFonts w:ascii="宋体" w:hAnsi="宋体"/>
                <w:sz w:val="21"/>
                <w:szCs w:val="21"/>
              </w:rPr>
            </w:pPr>
            <w:r>
              <w:rPr>
                <w:rFonts w:hint="eastAsia" w:ascii="宋体" w:hAnsi="宋体"/>
                <w:sz w:val="21"/>
                <w:szCs w:val="21"/>
              </w:rPr>
              <w:t>下拉框</w:t>
            </w:r>
          </w:p>
        </w:tc>
        <w:tc>
          <w:tcPr>
            <w:tcW w:w="1358" w:type="dxa"/>
          </w:tcPr>
          <w:p w14:paraId="5593B239">
            <w:pPr>
              <w:widowControl w:val="0"/>
              <w:rPr>
                <w:rFonts w:ascii="宋体" w:hAnsi="宋体"/>
                <w:sz w:val="21"/>
                <w:szCs w:val="21"/>
              </w:rPr>
            </w:pPr>
          </w:p>
        </w:tc>
        <w:tc>
          <w:tcPr>
            <w:tcW w:w="1052" w:type="dxa"/>
          </w:tcPr>
          <w:p w14:paraId="167520B1">
            <w:pPr>
              <w:widowControl w:val="0"/>
              <w:rPr>
                <w:rFonts w:ascii="宋体" w:hAnsi="宋体"/>
                <w:sz w:val="21"/>
                <w:szCs w:val="21"/>
              </w:rPr>
            </w:pPr>
          </w:p>
        </w:tc>
        <w:tc>
          <w:tcPr>
            <w:tcW w:w="992" w:type="dxa"/>
          </w:tcPr>
          <w:p w14:paraId="0D027630">
            <w:pPr>
              <w:widowControl w:val="0"/>
              <w:rPr>
                <w:rFonts w:ascii="宋体" w:hAnsi="宋体"/>
                <w:sz w:val="21"/>
                <w:szCs w:val="21"/>
              </w:rPr>
            </w:pPr>
          </w:p>
        </w:tc>
        <w:tc>
          <w:tcPr>
            <w:tcW w:w="2410" w:type="dxa"/>
          </w:tcPr>
          <w:p w14:paraId="742E13BF">
            <w:pPr>
              <w:widowControl w:val="0"/>
              <w:rPr>
                <w:rFonts w:ascii="宋体" w:hAnsi="宋体"/>
                <w:sz w:val="21"/>
                <w:szCs w:val="21"/>
              </w:rPr>
            </w:pPr>
          </w:p>
        </w:tc>
      </w:tr>
      <w:tr w14:paraId="40BD7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3D0AE9A4">
            <w:pPr>
              <w:widowControl w:val="0"/>
              <w:numPr>
                <w:ilvl w:val="0"/>
                <w:numId w:val="106"/>
              </w:numPr>
              <w:rPr>
                <w:rFonts w:ascii="宋体" w:hAnsi="宋体"/>
                <w:sz w:val="21"/>
                <w:szCs w:val="21"/>
              </w:rPr>
            </w:pPr>
          </w:p>
        </w:tc>
        <w:tc>
          <w:tcPr>
            <w:tcW w:w="1617" w:type="dxa"/>
          </w:tcPr>
          <w:p w14:paraId="726B1841">
            <w:pPr>
              <w:widowControl w:val="0"/>
              <w:rPr>
                <w:rFonts w:ascii="宋体" w:hAnsi="宋体"/>
                <w:sz w:val="21"/>
                <w:szCs w:val="21"/>
              </w:rPr>
            </w:pPr>
            <w:r>
              <w:rPr>
                <w:rFonts w:hint="eastAsia" w:ascii="宋体" w:hAnsi="宋体"/>
                <w:sz w:val="21"/>
                <w:szCs w:val="21"/>
              </w:rPr>
              <w:t>缴费</w:t>
            </w:r>
          </w:p>
        </w:tc>
        <w:tc>
          <w:tcPr>
            <w:tcW w:w="1076" w:type="dxa"/>
          </w:tcPr>
          <w:p w14:paraId="0AD780B9">
            <w:pPr>
              <w:widowControl w:val="0"/>
              <w:rPr>
                <w:rFonts w:ascii="宋体" w:hAnsi="宋体"/>
                <w:sz w:val="21"/>
                <w:szCs w:val="21"/>
              </w:rPr>
            </w:pPr>
            <w:r>
              <w:rPr>
                <w:rFonts w:hint="eastAsia" w:ascii="宋体" w:hAnsi="宋体"/>
                <w:sz w:val="21"/>
                <w:szCs w:val="21"/>
              </w:rPr>
              <w:t>按钮</w:t>
            </w:r>
          </w:p>
        </w:tc>
        <w:tc>
          <w:tcPr>
            <w:tcW w:w="1358" w:type="dxa"/>
          </w:tcPr>
          <w:p w14:paraId="00DF8E53">
            <w:pPr>
              <w:widowControl w:val="0"/>
              <w:rPr>
                <w:rFonts w:ascii="宋体" w:hAnsi="宋体"/>
                <w:sz w:val="21"/>
                <w:szCs w:val="21"/>
              </w:rPr>
            </w:pPr>
          </w:p>
        </w:tc>
        <w:tc>
          <w:tcPr>
            <w:tcW w:w="1052" w:type="dxa"/>
          </w:tcPr>
          <w:p w14:paraId="55A24501">
            <w:pPr>
              <w:widowControl w:val="0"/>
              <w:rPr>
                <w:rFonts w:ascii="宋体" w:hAnsi="宋体"/>
                <w:sz w:val="21"/>
                <w:szCs w:val="21"/>
              </w:rPr>
            </w:pPr>
          </w:p>
        </w:tc>
        <w:tc>
          <w:tcPr>
            <w:tcW w:w="992" w:type="dxa"/>
          </w:tcPr>
          <w:p w14:paraId="0A96BDBA">
            <w:pPr>
              <w:widowControl w:val="0"/>
              <w:rPr>
                <w:rFonts w:ascii="宋体" w:hAnsi="宋体"/>
                <w:sz w:val="21"/>
                <w:szCs w:val="21"/>
              </w:rPr>
            </w:pPr>
          </w:p>
        </w:tc>
        <w:tc>
          <w:tcPr>
            <w:tcW w:w="2410" w:type="dxa"/>
          </w:tcPr>
          <w:p w14:paraId="4B032330">
            <w:pPr>
              <w:widowControl w:val="0"/>
              <w:rPr>
                <w:rFonts w:ascii="宋体" w:hAnsi="宋体"/>
                <w:sz w:val="21"/>
                <w:szCs w:val="21"/>
              </w:rPr>
            </w:pPr>
          </w:p>
        </w:tc>
      </w:tr>
    </w:tbl>
    <w:p w14:paraId="2534FAA6">
      <w:pPr>
        <w:pStyle w:val="5"/>
        <w:numPr>
          <w:ilvl w:val="0"/>
          <w:numId w:val="0"/>
        </w:numPr>
        <w:ind w:left="6"/>
      </w:pPr>
      <w:r>
        <w:rPr>
          <w:rFonts w:hint="eastAsia"/>
        </w:rPr>
        <w:t>缴费确认页面</w:t>
      </w:r>
    </w:p>
    <w:tbl>
      <w:tblPr>
        <w:tblStyle w:val="48"/>
        <w:tblW w:w="93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617"/>
        <w:gridCol w:w="1076"/>
        <w:gridCol w:w="1358"/>
        <w:gridCol w:w="1052"/>
        <w:gridCol w:w="992"/>
        <w:gridCol w:w="2410"/>
      </w:tblGrid>
      <w:tr w14:paraId="5C690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FABF8F"/>
          </w:tcPr>
          <w:p w14:paraId="3046A0AB">
            <w:pPr>
              <w:widowControl w:val="0"/>
              <w:rPr>
                <w:rFonts w:ascii="宋体" w:hAnsi="宋体"/>
                <w:sz w:val="21"/>
                <w:szCs w:val="21"/>
              </w:rPr>
            </w:pPr>
            <w:r>
              <w:rPr>
                <w:rFonts w:ascii="宋体" w:hAnsi="宋体" w:cs="Arial"/>
                <w:b/>
                <w:color w:val="000000"/>
                <w:sz w:val="21"/>
                <w:szCs w:val="21"/>
              </w:rPr>
              <w:t>序号</w:t>
            </w:r>
          </w:p>
        </w:tc>
        <w:tc>
          <w:tcPr>
            <w:tcW w:w="1617" w:type="dxa"/>
            <w:shd w:val="clear" w:color="auto" w:fill="FABF8F"/>
          </w:tcPr>
          <w:p w14:paraId="1E5D99A9">
            <w:pPr>
              <w:widowControl w:val="0"/>
              <w:rPr>
                <w:rFonts w:ascii="宋体" w:hAnsi="宋体"/>
                <w:sz w:val="21"/>
                <w:szCs w:val="21"/>
              </w:rPr>
            </w:pPr>
            <w:r>
              <w:rPr>
                <w:rFonts w:ascii="宋体" w:hAnsi="宋体" w:cs="Arial"/>
                <w:b/>
                <w:color w:val="000000"/>
                <w:sz w:val="21"/>
                <w:szCs w:val="21"/>
              </w:rPr>
              <w:t>名称</w:t>
            </w:r>
          </w:p>
        </w:tc>
        <w:tc>
          <w:tcPr>
            <w:tcW w:w="1076" w:type="dxa"/>
            <w:shd w:val="clear" w:color="auto" w:fill="FABF8F"/>
          </w:tcPr>
          <w:p w14:paraId="0BA4E753">
            <w:pPr>
              <w:widowControl w:val="0"/>
              <w:rPr>
                <w:rFonts w:ascii="宋体" w:hAnsi="宋体"/>
                <w:sz w:val="21"/>
                <w:szCs w:val="21"/>
              </w:rPr>
            </w:pPr>
            <w:r>
              <w:rPr>
                <w:rFonts w:ascii="宋体" w:hAnsi="宋体" w:cs="Arial"/>
                <w:b/>
                <w:color w:val="000000"/>
                <w:sz w:val="21"/>
                <w:szCs w:val="21"/>
              </w:rPr>
              <w:t>输入</w:t>
            </w:r>
            <w:r>
              <w:rPr>
                <w:rFonts w:hint="eastAsia" w:ascii="宋体" w:hAnsi="宋体" w:cs="Arial"/>
                <w:b/>
                <w:color w:val="000000"/>
                <w:sz w:val="21"/>
                <w:szCs w:val="21"/>
              </w:rPr>
              <w:t>/输出</w:t>
            </w:r>
          </w:p>
        </w:tc>
        <w:tc>
          <w:tcPr>
            <w:tcW w:w="1358" w:type="dxa"/>
            <w:shd w:val="clear" w:color="auto" w:fill="FABF8F"/>
          </w:tcPr>
          <w:p w14:paraId="24F7A890">
            <w:pPr>
              <w:widowControl w:val="0"/>
              <w:rPr>
                <w:rFonts w:ascii="宋体" w:hAnsi="宋体"/>
                <w:sz w:val="21"/>
                <w:szCs w:val="21"/>
              </w:rPr>
            </w:pPr>
            <w:r>
              <w:rPr>
                <w:rFonts w:ascii="宋体" w:hAnsi="宋体" w:cs="Arial"/>
                <w:b/>
                <w:color w:val="000000"/>
                <w:sz w:val="21"/>
                <w:szCs w:val="21"/>
              </w:rPr>
              <w:t>缺省值</w:t>
            </w:r>
          </w:p>
        </w:tc>
        <w:tc>
          <w:tcPr>
            <w:tcW w:w="1052" w:type="dxa"/>
            <w:shd w:val="clear" w:color="auto" w:fill="FABF8F"/>
          </w:tcPr>
          <w:p w14:paraId="0AE3C473">
            <w:pPr>
              <w:widowControl w:val="0"/>
              <w:rPr>
                <w:rFonts w:ascii="宋体" w:hAnsi="宋体"/>
                <w:sz w:val="21"/>
                <w:szCs w:val="21"/>
              </w:rPr>
            </w:pPr>
            <w:r>
              <w:rPr>
                <w:rFonts w:hint="eastAsia" w:ascii="宋体" w:hAnsi="宋体" w:cs="Arial"/>
                <w:b/>
                <w:color w:val="000000"/>
                <w:sz w:val="21"/>
                <w:szCs w:val="21"/>
              </w:rPr>
              <w:t>类型/长度</w:t>
            </w:r>
          </w:p>
        </w:tc>
        <w:tc>
          <w:tcPr>
            <w:tcW w:w="992" w:type="dxa"/>
            <w:shd w:val="clear" w:color="auto" w:fill="FABF8F"/>
          </w:tcPr>
          <w:p w14:paraId="0B9465EE">
            <w:pPr>
              <w:widowControl w:val="0"/>
              <w:rPr>
                <w:rFonts w:ascii="宋体" w:hAnsi="宋体"/>
                <w:sz w:val="21"/>
                <w:szCs w:val="21"/>
              </w:rPr>
            </w:pPr>
            <w:r>
              <w:rPr>
                <w:rFonts w:hint="eastAsia" w:ascii="宋体" w:hAnsi="宋体" w:cs="Arial"/>
                <w:b/>
                <w:color w:val="000000"/>
                <w:sz w:val="21"/>
                <w:szCs w:val="21"/>
              </w:rPr>
              <w:t>是否必输</w:t>
            </w:r>
          </w:p>
        </w:tc>
        <w:tc>
          <w:tcPr>
            <w:tcW w:w="2410" w:type="dxa"/>
            <w:shd w:val="clear" w:color="auto" w:fill="FABF8F"/>
          </w:tcPr>
          <w:p w14:paraId="5BD06AB5">
            <w:pPr>
              <w:widowControl w:val="0"/>
              <w:rPr>
                <w:rFonts w:ascii="宋体" w:hAnsi="宋体"/>
                <w:sz w:val="21"/>
                <w:szCs w:val="21"/>
              </w:rPr>
            </w:pPr>
            <w:r>
              <w:rPr>
                <w:rFonts w:ascii="宋体" w:hAnsi="宋体" w:cs="Arial"/>
                <w:b/>
                <w:color w:val="000000"/>
                <w:sz w:val="21"/>
                <w:szCs w:val="21"/>
              </w:rPr>
              <w:t>备注</w:t>
            </w:r>
          </w:p>
        </w:tc>
      </w:tr>
      <w:tr w14:paraId="422BE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06817EBD">
            <w:pPr>
              <w:widowControl w:val="0"/>
              <w:numPr>
                <w:ilvl w:val="0"/>
                <w:numId w:val="107"/>
              </w:numPr>
              <w:rPr>
                <w:rFonts w:ascii="宋体" w:hAnsi="宋体"/>
                <w:sz w:val="21"/>
                <w:szCs w:val="21"/>
              </w:rPr>
            </w:pPr>
          </w:p>
        </w:tc>
        <w:tc>
          <w:tcPr>
            <w:tcW w:w="1617" w:type="dxa"/>
          </w:tcPr>
          <w:p w14:paraId="1D88F693">
            <w:pPr>
              <w:widowControl w:val="0"/>
              <w:rPr>
                <w:rFonts w:ascii="宋体" w:hAnsi="宋体"/>
                <w:sz w:val="21"/>
                <w:szCs w:val="21"/>
              </w:rPr>
            </w:pPr>
            <w:r>
              <w:rPr>
                <w:rFonts w:hint="eastAsia" w:ascii="宋体" w:hAnsi="宋体"/>
                <w:sz w:val="21"/>
                <w:szCs w:val="21"/>
              </w:rPr>
              <w:t>缴费地区</w:t>
            </w:r>
          </w:p>
        </w:tc>
        <w:tc>
          <w:tcPr>
            <w:tcW w:w="1076" w:type="dxa"/>
          </w:tcPr>
          <w:p w14:paraId="649A596E">
            <w:pPr>
              <w:widowControl w:val="0"/>
              <w:rPr>
                <w:rFonts w:ascii="宋体" w:hAnsi="宋体"/>
                <w:sz w:val="21"/>
                <w:szCs w:val="21"/>
              </w:rPr>
            </w:pPr>
            <w:r>
              <w:rPr>
                <w:rFonts w:hint="eastAsia" w:ascii="宋体" w:hAnsi="宋体"/>
                <w:sz w:val="21"/>
                <w:szCs w:val="21"/>
              </w:rPr>
              <w:t>文本</w:t>
            </w:r>
          </w:p>
        </w:tc>
        <w:tc>
          <w:tcPr>
            <w:tcW w:w="1358" w:type="dxa"/>
          </w:tcPr>
          <w:p w14:paraId="251F77C0">
            <w:pPr>
              <w:widowControl w:val="0"/>
              <w:rPr>
                <w:rFonts w:ascii="宋体" w:hAnsi="宋体"/>
                <w:sz w:val="21"/>
                <w:szCs w:val="21"/>
              </w:rPr>
            </w:pPr>
          </w:p>
        </w:tc>
        <w:tc>
          <w:tcPr>
            <w:tcW w:w="1052" w:type="dxa"/>
          </w:tcPr>
          <w:p w14:paraId="09DFD52D">
            <w:pPr>
              <w:widowControl w:val="0"/>
              <w:rPr>
                <w:rFonts w:ascii="宋体" w:hAnsi="宋体"/>
                <w:sz w:val="21"/>
                <w:szCs w:val="21"/>
              </w:rPr>
            </w:pPr>
          </w:p>
        </w:tc>
        <w:tc>
          <w:tcPr>
            <w:tcW w:w="992" w:type="dxa"/>
          </w:tcPr>
          <w:p w14:paraId="5104758C">
            <w:pPr>
              <w:widowControl w:val="0"/>
              <w:rPr>
                <w:rFonts w:ascii="宋体" w:hAnsi="宋体"/>
                <w:sz w:val="21"/>
                <w:szCs w:val="21"/>
              </w:rPr>
            </w:pPr>
          </w:p>
        </w:tc>
        <w:tc>
          <w:tcPr>
            <w:tcW w:w="2410" w:type="dxa"/>
          </w:tcPr>
          <w:p w14:paraId="6F04311F">
            <w:pPr>
              <w:widowControl w:val="0"/>
              <w:rPr>
                <w:rFonts w:ascii="宋体" w:hAnsi="宋体"/>
                <w:sz w:val="21"/>
                <w:szCs w:val="21"/>
              </w:rPr>
            </w:pPr>
          </w:p>
        </w:tc>
      </w:tr>
      <w:tr w14:paraId="68B4A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6DA7715D">
            <w:pPr>
              <w:widowControl w:val="0"/>
              <w:numPr>
                <w:ilvl w:val="0"/>
                <w:numId w:val="107"/>
              </w:numPr>
              <w:rPr>
                <w:rFonts w:ascii="宋体" w:hAnsi="宋体"/>
                <w:sz w:val="21"/>
                <w:szCs w:val="21"/>
              </w:rPr>
            </w:pPr>
          </w:p>
        </w:tc>
        <w:tc>
          <w:tcPr>
            <w:tcW w:w="1617" w:type="dxa"/>
          </w:tcPr>
          <w:p w14:paraId="5096553E">
            <w:pPr>
              <w:widowControl w:val="0"/>
              <w:rPr>
                <w:rFonts w:ascii="宋体" w:hAnsi="宋体"/>
                <w:sz w:val="21"/>
                <w:szCs w:val="21"/>
              </w:rPr>
            </w:pPr>
            <w:r>
              <w:rPr>
                <w:rFonts w:hint="eastAsia" w:ascii="宋体" w:hAnsi="宋体"/>
                <w:sz w:val="21"/>
                <w:szCs w:val="21"/>
              </w:rPr>
              <w:t>业务类型</w:t>
            </w:r>
          </w:p>
        </w:tc>
        <w:tc>
          <w:tcPr>
            <w:tcW w:w="1076" w:type="dxa"/>
          </w:tcPr>
          <w:p w14:paraId="2EB7BE9E">
            <w:pPr>
              <w:widowControl w:val="0"/>
              <w:rPr>
                <w:rFonts w:ascii="宋体" w:hAnsi="宋体"/>
                <w:sz w:val="21"/>
                <w:szCs w:val="21"/>
              </w:rPr>
            </w:pPr>
            <w:r>
              <w:rPr>
                <w:rFonts w:hint="eastAsia" w:ascii="宋体" w:hAnsi="宋体"/>
                <w:sz w:val="21"/>
                <w:szCs w:val="21"/>
              </w:rPr>
              <w:t>文本</w:t>
            </w:r>
          </w:p>
        </w:tc>
        <w:tc>
          <w:tcPr>
            <w:tcW w:w="1358" w:type="dxa"/>
          </w:tcPr>
          <w:p w14:paraId="2082D1C1">
            <w:pPr>
              <w:widowControl w:val="0"/>
              <w:rPr>
                <w:rFonts w:ascii="宋体" w:hAnsi="宋体"/>
                <w:sz w:val="21"/>
                <w:szCs w:val="21"/>
              </w:rPr>
            </w:pPr>
          </w:p>
        </w:tc>
        <w:tc>
          <w:tcPr>
            <w:tcW w:w="1052" w:type="dxa"/>
          </w:tcPr>
          <w:p w14:paraId="61F2A510">
            <w:pPr>
              <w:widowControl w:val="0"/>
              <w:rPr>
                <w:rFonts w:ascii="宋体" w:hAnsi="宋体"/>
                <w:sz w:val="21"/>
                <w:szCs w:val="21"/>
              </w:rPr>
            </w:pPr>
          </w:p>
        </w:tc>
        <w:tc>
          <w:tcPr>
            <w:tcW w:w="992" w:type="dxa"/>
          </w:tcPr>
          <w:p w14:paraId="019B13DE">
            <w:pPr>
              <w:widowControl w:val="0"/>
              <w:rPr>
                <w:rFonts w:ascii="宋体" w:hAnsi="宋体"/>
                <w:sz w:val="21"/>
                <w:szCs w:val="21"/>
              </w:rPr>
            </w:pPr>
          </w:p>
        </w:tc>
        <w:tc>
          <w:tcPr>
            <w:tcW w:w="2410" w:type="dxa"/>
          </w:tcPr>
          <w:p w14:paraId="042FFFDB">
            <w:pPr>
              <w:widowControl w:val="0"/>
              <w:spacing w:line="360" w:lineRule="auto"/>
              <w:rPr>
                <w:sz w:val="21"/>
                <w:szCs w:val="21"/>
              </w:rPr>
            </w:pPr>
          </w:p>
        </w:tc>
      </w:tr>
      <w:tr w14:paraId="1333A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14186972">
            <w:pPr>
              <w:widowControl w:val="0"/>
              <w:numPr>
                <w:ilvl w:val="0"/>
                <w:numId w:val="107"/>
              </w:numPr>
              <w:rPr>
                <w:rFonts w:ascii="宋体" w:hAnsi="宋体"/>
                <w:sz w:val="21"/>
                <w:szCs w:val="21"/>
              </w:rPr>
            </w:pPr>
          </w:p>
        </w:tc>
        <w:tc>
          <w:tcPr>
            <w:tcW w:w="1617" w:type="dxa"/>
          </w:tcPr>
          <w:p w14:paraId="3D8F4467">
            <w:pPr>
              <w:widowControl w:val="0"/>
              <w:rPr>
                <w:rFonts w:ascii="宋体" w:hAnsi="宋体"/>
                <w:sz w:val="21"/>
                <w:szCs w:val="21"/>
              </w:rPr>
            </w:pPr>
            <w:r>
              <w:rPr>
                <w:rFonts w:hint="eastAsia" w:ascii="宋体" w:hAnsi="宋体"/>
                <w:sz w:val="21"/>
                <w:szCs w:val="21"/>
              </w:rPr>
              <w:t>用户编号</w:t>
            </w:r>
          </w:p>
        </w:tc>
        <w:tc>
          <w:tcPr>
            <w:tcW w:w="1076" w:type="dxa"/>
          </w:tcPr>
          <w:p w14:paraId="59666044">
            <w:pPr>
              <w:widowControl w:val="0"/>
              <w:rPr>
                <w:rFonts w:ascii="宋体" w:hAnsi="宋体"/>
                <w:sz w:val="21"/>
                <w:szCs w:val="21"/>
              </w:rPr>
            </w:pPr>
            <w:r>
              <w:rPr>
                <w:rFonts w:hint="eastAsia" w:ascii="宋体" w:hAnsi="宋体"/>
                <w:sz w:val="21"/>
                <w:szCs w:val="21"/>
              </w:rPr>
              <w:t>文本</w:t>
            </w:r>
          </w:p>
        </w:tc>
        <w:tc>
          <w:tcPr>
            <w:tcW w:w="1358" w:type="dxa"/>
          </w:tcPr>
          <w:p w14:paraId="18C91836">
            <w:pPr>
              <w:widowControl w:val="0"/>
              <w:rPr>
                <w:rFonts w:ascii="宋体" w:hAnsi="宋体"/>
                <w:sz w:val="21"/>
                <w:szCs w:val="21"/>
              </w:rPr>
            </w:pPr>
          </w:p>
        </w:tc>
        <w:tc>
          <w:tcPr>
            <w:tcW w:w="1052" w:type="dxa"/>
          </w:tcPr>
          <w:p w14:paraId="556CBCC4">
            <w:pPr>
              <w:widowControl w:val="0"/>
              <w:rPr>
                <w:rFonts w:ascii="宋体" w:hAnsi="宋体"/>
                <w:sz w:val="21"/>
                <w:szCs w:val="21"/>
              </w:rPr>
            </w:pPr>
          </w:p>
        </w:tc>
        <w:tc>
          <w:tcPr>
            <w:tcW w:w="992" w:type="dxa"/>
          </w:tcPr>
          <w:p w14:paraId="22BEA3D8">
            <w:pPr>
              <w:widowControl w:val="0"/>
              <w:rPr>
                <w:rFonts w:ascii="宋体" w:hAnsi="宋体"/>
                <w:sz w:val="21"/>
                <w:szCs w:val="21"/>
              </w:rPr>
            </w:pPr>
          </w:p>
        </w:tc>
        <w:tc>
          <w:tcPr>
            <w:tcW w:w="2410" w:type="dxa"/>
          </w:tcPr>
          <w:p w14:paraId="7115776D">
            <w:pPr>
              <w:widowControl w:val="0"/>
              <w:rPr>
                <w:rFonts w:ascii="宋体" w:hAnsi="宋体"/>
                <w:sz w:val="21"/>
                <w:szCs w:val="21"/>
              </w:rPr>
            </w:pPr>
          </w:p>
        </w:tc>
      </w:tr>
      <w:tr w14:paraId="7E8A2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34BAEB5C">
            <w:pPr>
              <w:widowControl w:val="0"/>
              <w:numPr>
                <w:ilvl w:val="0"/>
                <w:numId w:val="107"/>
              </w:numPr>
              <w:rPr>
                <w:rFonts w:ascii="宋体" w:hAnsi="宋体"/>
                <w:sz w:val="21"/>
                <w:szCs w:val="21"/>
              </w:rPr>
            </w:pPr>
          </w:p>
        </w:tc>
        <w:tc>
          <w:tcPr>
            <w:tcW w:w="1617" w:type="dxa"/>
          </w:tcPr>
          <w:p w14:paraId="2C6913CB">
            <w:pPr>
              <w:widowControl w:val="0"/>
              <w:rPr>
                <w:rFonts w:ascii="宋体" w:hAnsi="宋体"/>
                <w:sz w:val="21"/>
                <w:szCs w:val="21"/>
              </w:rPr>
            </w:pPr>
            <w:r>
              <w:rPr>
                <w:rFonts w:hint="eastAsia" w:ascii="宋体" w:hAnsi="宋体"/>
                <w:sz w:val="21"/>
                <w:szCs w:val="21"/>
              </w:rPr>
              <w:t>缴费金额</w:t>
            </w:r>
          </w:p>
        </w:tc>
        <w:tc>
          <w:tcPr>
            <w:tcW w:w="1076" w:type="dxa"/>
          </w:tcPr>
          <w:p w14:paraId="09DDD717">
            <w:pPr>
              <w:widowControl w:val="0"/>
              <w:rPr>
                <w:rFonts w:ascii="宋体" w:hAnsi="宋体"/>
                <w:sz w:val="21"/>
                <w:szCs w:val="21"/>
              </w:rPr>
            </w:pPr>
            <w:r>
              <w:rPr>
                <w:rFonts w:hint="eastAsia" w:ascii="宋体" w:hAnsi="宋体"/>
                <w:sz w:val="21"/>
                <w:szCs w:val="21"/>
              </w:rPr>
              <w:t>文本</w:t>
            </w:r>
          </w:p>
        </w:tc>
        <w:tc>
          <w:tcPr>
            <w:tcW w:w="1358" w:type="dxa"/>
          </w:tcPr>
          <w:p w14:paraId="3367B4E0">
            <w:pPr>
              <w:widowControl w:val="0"/>
              <w:rPr>
                <w:rFonts w:ascii="宋体" w:hAnsi="宋体"/>
                <w:sz w:val="21"/>
                <w:szCs w:val="21"/>
              </w:rPr>
            </w:pPr>
          </w:p>
        </w:tc>
        <w:tc>
          <w:tcPr>
            <w:tcW w:w="1052" w:type="dxa"/>
          </w:tcPr>
          <w:p w14:paraId="592FE2FB">
            <w:pPr>
              <w:widowControl w:val="0"/>
              <w:rPr>
                <w:rFonts w:ascii="宋体" w:hAnsi="宋体"/>
                <w:sz w:val="21"/>
                <w:szCs w:val="21"/>
              </w:rPr>
            </w:pPr>
          </w:p>
        </w:tc>
        <w:tc>
          <w:tcPr>
            <w:tcW w:w="992" w:type="dxa"/>
          </w:tcPr>
          <w:p w14:paraId="3CE7F03B">
            <w:pPr>
              <w:widowControl w:val="0"/>
              <w:rPr>
                <w:rFonts w:ascii="宋体" w:hAnsi="宋体"/>
                <w:sz w:val="21"/>
                <w:szCs w:val="21"/>
              </w:rPr>
            </w:pPr>
          </w:p>
        </w:tc>
        <w:tc>
          <w:tcPr>
            <w:tcW w:w="2410" w:type="dxa"/>
          </w:tcPr>
          <w:p w14:paraId="70B09D10">
            <w:pPr>
              <w:widowControl w:val="0"/>
              <w:rPr>
                <w:rFonts w:ascii="宋体" w:hAnsi="宋体"/>
                <w:sz w:val="21"/>
                <w:szCs w:val="21"/>
              </w:rPr>
            </w:pPr>
          </w:p>
        </w:tc>
      </w:tr>
      <w:tr w14:paraId="18179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3D24463D">
            <w:pPr>
              <w:widowControl w:val="0"/>
              <w:numPr>
                <w:ilvl w:val="0"/>
                <w:numId w:val="107"/>
              </w:numPr>
              <w:rPr>
                <w:rFonts w:ascii="宋体" w:hAnsi="宋体"/>
                <w:sz w:val="21"/>
                <w:szCs w:val="21"/>
              </w:rPr>
            </w:pPr>
          </w:p>
        </w:tc>
        <w:tc>
          <w:tcPr>
            <w:tcW w:w="1617" w:type="dxa"/>
          </w:tcPr>
          <w:p w14:paraId="03C11649">
            <w:pPr>
              <w:widowControl w:val="0"/>
              <w:rPr>
                <w:rFonts w:ascii="宋体" w:hAnsi="宋体"/>
                <w:sz w:val="21"/>
                <w:szCs w:val="21"/>
              </w:rPr>
            </w:pPr>
            <w:r>
              <w:rPr>
                <w:rFonts w:hint="eastAsia" w:ascii="宋体" w:hAnsi="宋体"/>
                <w:sz w:val="21"/>
                <w:szCs w:val="21"/>
              </w:rPr>
              <w:t>付款账号</w:t>
            </w:r>
          </w:p>
        </w:tc>
        <w:tc>
          <w:tcPr>
            <w:tcW w:w="1076" w:type="dxa"/>
          </w:tcPr>
          <w:p w14:paraId="53F1E5D4">
            <w:pPr>
              <w:widowControl w:val="0"/>
              <w:rPr>
                <w:rFonts w:ascii="宋体" w:hAnsi="宋体"/>
                <w:sz w:val="21"/>
                <w:szCs w:val="21"/>
              </w:rPr>
            </w:pPr>
            <w:r>
              <w:rPr>
                <w:rFonts w:hint="eastAsia" w:ascii="宋体" w:hAnsi="宋体"/>
                <w:sz w:val="21"/>
                <w:szCs w:val="21"/>
              </w:rPr>
              <w:t>文本</w:t>
            </w:r>
          </w:p>
        </w:tc>
        <w:tc>
          <w:tcPr>
            <w:tcW w:w="1358" w:type="dxa"/>
          </w:tcPr>
          <w:p w14:paraId="6899A6F4">
            <w:pPr>
              <w:widowControl w:val="0"/>
              <w:rPr>
                <w:rFonts w:ascii="宋体" w:hAnsi="宋体"/>
                <w:sz w:val="21"/>
                <w:szCs w:val="21"/>
              </w:rPr>
            </w:pPr>
          </w:p>
        </w:tc>
        <w:tc>
          <w:tcPr>
            <w:tcW w:w="1052" w:type="dxa"/>
          </w:tcPr>
          <w:p w14:paraId="593F5928">
            <w:pPr>
              <w:widowControl w:val="0"/>
              <w:rPr>
                <w:rFonts w:ascii="宋体" w:hAnsi="宋体"/>
                <w:sz w:val="21"/>
                <w:szCs w:val="21"/>
              </w:rPr>
            </w:pPr>
          </w:p>
        </w:tc>
        <w:tc>
          <w:tcPr>
            <w:tcW w:w="992" w:type="dxa"/>
          </w:tcPr>
          <w:p w14:paraId="5C7A9F48">
            <w:pPr>
              <w:widowControl w:val="0"/>
              <w:rPr>
                <w:rFonts w:ascii="宋体" w:hAnsi="宋体"/>
                <w:sz w:val="21"/>
                <w:szCs w:val="21"/>
              </w:rPr>
            </w:pPr>
          </w:p>
        </w:tc>
        <w:tc>
          <w:tcPr>
            <w:tcW w:w="2410" w:type="dxa"/>
          </w:tcPr>
          <w:p w14:paraId="55D1362E">
            <w:pPr>
              <w:widowControl w:val="0"/>
              <w:rPr>
                <w:rFonts w:ascii="宋体" w:hAnsi="宋体"/>
                <w:sz w:val="21"/>
                <w:szCs w:val="21"/>
              </w:rPr>
            </w:pPr>
          </w:p>
        </w:tc>
      </w:tr>
      <w:tr w14:paraId="7208E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71790AC1">
            <w:pPr>
              <w:widowControl w:val="0"/>
              <w:numPr>
                <w:ilvl w:val="0"/>
                <w:numId w:val="107"/>
              </w:numPr>
              <w:rPr>
                <w:rFonts w:ascii="宋体" w:hAnsi="宋体"/>
                <w:sz w:val="21"/>
                <w:szCs w:val="21"/>
              </w:rPr>
            </w:pPr>
          </w:p>
        </w:tc>
        <w:tc>
          <w:tcPr>
            <w:tcW w:w="1617" w:type="dxa"/>
          </w:tcPr>
          <w:p w14:paraId="6AE745EA">
            <w:pPr>
              <w:widowControl w:val="0"/>
              <w:rPr>
                <w:rFonts w:ascii="宋体" w:hAnsi="宋体"/>
                <w:sz w:val="21"/>
                <w:szCs w:val="21"/>
              </w:rPr>
            </w:pPr>
            <w:r>
              <w:rPr>
                <w:rFonts w:hint="eastAsia" w:ascii="宋体" w:hAnsi="宋体"/>
                <w:sz w:val="21"/>
                <w:szCs w:val="21"/>
              </w:rPr>
              <w:t>账户交易密码</w:t>
            </w:r>
          </w:p>
        </w:tc>
        <w:tc>
          <w:tcPr>
            <w:tcW w:w="1076" w:type="dxa"/>
          </w:tcPr>
          <w:p w14:paraId="03F541CB">
            <w:pPr>
              <w:widowControl w:val="0"/>
              <w:rPr>
                <w:rFonts w:ascii="宋体" w:hAnsi="宋体"/>
                <w:sz w:val="21"/>
                <w:szCs w:val="21"/>
              </w:rPr>
            </w:pPr>
            <w:r>
              <w:rPr>
                <w:rFonts w:hint="eastAsia" w:ascii="宋体" w:hAnsi="宋体"/>
                <w:sz w:val="21"/>
                <w:szCs w:val="21"/>
              </w:rPr>
              <w:t>密码框</w:t>
            </w:r>
          </w:p>
        </w:tc>
        <w:tc>
          <w:tcPr>
            <w:tcW w:w="1358" w:type="dxa"/>
          </w:tcPr>
          <w:p w14:paraId="60E77CF8">
            <w:pPr>
              <w:widowControl w:val="0"/>
              <w:rPr>
                <w:rFonts w:ascii="宋体" w:hAnsi="宋体"/>
                <w:sz w:val="21"/>
                <w:szCs w:val="21"/>
              </w:rPr>
            </w:pPr>
          </w:p>
        </w:tc>
        <w:tc>
          <w:tcPr>
            <w:tcW w:w="1052" w:type="dxa"/>
          </w:tcPr>
          <w:p w14:paraId="6B2CEC34">
            <w:pPr>
              <w:widowControl w:val="0"/>
              <w:rPr>
                <w:rFonts w:ascii="宋体" w:hAnsi="宋体"/>
                <w:sz w:val="21"/>
                <w:szCs w:val="21"/>
              </w:rPr>
            </w:pPr>
          </w:p>
        </w:tc>
        <w:tc>
          <w:tcPr>
            <w:tcW w:w="992" w:type="dxa"/>
          </w:tcPr>
          <w:p w14:paraId="5A6B7A45">
            <w:pPr>
              <w:widowControl w:val="0"/>
              <w:rPr>
                <w:rFonts w:ascii="宋体" w:hAnsi="宋体"/>
                <w:sz w:val="21"/>
                <w:szCs w:val="21"/>
              </w:rPr>
            </w:pPr>
          </w:p>
        </w:tc>
        <w:tc>
          <w:tcPr>
            <w:tcW w:w="2410" w:type="dxa"/>
          </w:tcPr>
          <w:p w14:paraId="1DECB21F">
            <w:pPr>
              <w:widowControl w:val="0"/>
              <w:rPr>
                <w:rFonts w:ascii="宋体" w:hAnsi="宋体"/>
                <w:sz w:val="21"/>
                <w:szCs w:val="21"/>
              </w:rPr>
            </w:pPr>
          </w:p>
        </w:tc>
      </w:tr>
      <w:tr w14:paraId="6C96E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5F4BE646">
            <w:pPr>
              <w:widowControl w:val="0"/>
              <w:numPr>
                <w:ilvl w:val="0"/>
                <w:numId w:val="107"/>
              </w:numPr>
              <w:rPr>
                <w:rFonts w:ascii="宋体" w:hAnsi="宋体"/>
                <w:sz w:val="21"/>
                <w:szCs w:val="21"/>
              </w:rPr>
            </w:pPr>
          </w:p>
        </w:tc>
        <w:tc>
          <w:tcPr>
            <w:tcW w:w="1617" w:type="dxa"/>
          </w:tcPr>
          <w:p w14:paraId="393EAF0E">
            <w:pPr>
              <w:widowControl w:val="0"/>
              <w:rPr>
                <w:rFonts w:ascii="宋体" w:hAnsi="宋体"/>
                <w:sz w:val="21"/>
                <w:szCs w:val="21"/>
              </w:rPr>
            </w:pPr>
            <w:r>
              <w:rPr>
                <w:rFonts w:hint="eastAsia" w:ascii="宋体" w:hAnsi="宋体"/>
                <w:sz w:val="21"/>
                <w:szCs w:val="21"/>
              </w:rPr>
              <w:t>认证方式</w:t>
            </w:r>
          </w:p>
        </w:tc>
        <w:tc>
          <w:tcPr>
            <w:tcW w:w="1076" w:type="dxa"/>
          </w:tcPr>
          <w:p w14:paraId="6AA178EE">
            <w:pPr>
              <w:widowControl w:val="0"/>
              <w:rPr>
                <w:rFonts w:ascii="宋体" w:hAnsi="宋体"/>
                <w:sz w:val="21"/>
                <w:szCs w:val="21"/>
              </w:rPr>
            </w:pPr>
            <w:r>
              <w:rPr>
                <w:rFonts w:hint="eastAsia" w:ascii="宋体" w:hAnsi="宋体"/>
                <w:sz w:val="21"/>
                <w:szCs w:val="21"/>
              </w:rPr>
              <w:t>单选框</w:t>
            </w:r>
          </w:p>
        </w:tc>
        <w:tc>
          <w:tcPr>
            <w:tcW w:w="1358" w:type="dxa"/>
          </w:tcPr>
          <w:p w14:paraId="7F532A0F">
            <w:pPr>
              <w:widowControl w:val="0"/>
              <w:rPr>
                <w:rFonts w:ascii="宋体" w:hAnsi="宋体"/>
                <w:sz w:val="21"/>
                <w:szCs w:val="21"/>
              </w:rPr>
            </w:pPr>
          </w:p>
        </w:tc>
        <w:tc>
          <w:tcPr>
            <w:tcW w:w="1052" w:type="dxa"/>
          </w:tcPr>
          <w:p w14:paraId="2E24A25C">
            <w:pPr>
              <w:widowControl w:val="0"/>
              <w:rPr>
                <w:rFonts w:ascii="宋体" w:hAnsi="宋体"/>
                <w:sz w:val="21"/>
                <w:szCs w:val="21"/>
              </w:rPr>
            </w:pPr>
          </w:p>
        </w:tc>
        <w:tc>
          <w:tcPr>
            <w:tcW w:w="992" w:type="dxa"/>
          </w:tcPr>
          <w:p w14:paraId="59C65891">
            <w:pPr>
              <w:widowControl w:val="0"/>
              <w:rPr>
                <w:rFonts w:ascii="宋体" w:hAnsi="宋体"/>
                <w:sz w:val="21"/>
                <w:szCs w:val="21"/>
              </w:rPr>
            </w:pPr>
          </w:p>
        </w:tc>
        <w:tc>
          <w:tcPr>
            <w:tcW w:w="2410" w:type="dxa"/>
          </w:tcPr>
          <w:p w14:paraId="3BFE1057">
            <w:pPr>
              <w:widowControl w:val="0"/>
              <w:rPr>
                <w:rFonts w:ascii="宋体" w:hAnsi="宋体"/>
                <w:sz w:val="21"/>
                <w:szCs w:val="21"/>
              </w:rPr>
            </w:pPr>
          </w:p>
        </w:tc>
      </w:tr>
      <w:tr w14:paraId="57B81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6A060A8D">
            <w:pPr>
              <w:widowControl w:val="0"/>
              <w:numPr>
                <w:ilvl w:val="0"/>
                <w:numId w:val="107"/>
              </w:numPr>
              <w:rPr>
                <w:rFonts w:ascii="宋体" w:hAnsi="宋体"/>
                <w:sz w:val="21"/>
                <w:szCs w:val="21"/>
              </w:rPr>
            </w:pPr>
          </w:p>
        </w:tc>
        <w:tc>
          <w:tcPr>
            <w:tcW w:w="1617" w:type="dxa"/>
          </w:tcPr>
          <w:p w14:paraId="514B5AC7">
            <w:pPr>
              <w:widowControl w:val="0"/>
              <w:rPr>
                <w:rFonts w:ascii="宋体" w:hAnsi="宋体"/>
                <w:sz w:val="21"/>
                <w:szCs w:val="21"/>
              </w:rPr>
            </w:pPr>
            <w:r>
              <w:rPr>
                <w:rFonts w:hint="eastAsia" w:ascii="宋体" w:hAnsi="宋体"/>
                <w:sz w:val="21"/>
                <w:szCs w:val="21"/>
              </w:rPr>
              <w:t>提交</w:t>
            </w:r>
          </w:p>
        </w:tc>
        <w:tc>
          <w:tcPr>
            <w:tcW w:w="1076" w:type="dxa"/>
          </w:tcPr>
          <w:p w14:paraId="046E5F02">
            <w:pPr>
              <w:widowControl w:val="0"/>
              <w:rPr>
                <w:rFonts w:ascii="宋体" w:hAnsi="宋体"/>
                <w:sz w:val="21"/>
                <w:szCs w:val="21"/>
              </w:rPr>
            </w:pPr>
            <w:r>
              <w:rPr>
                <w:rFonts w:hint="eastAsia" w:ascii="宋体" w:hAnsi="宋体"/>
                <w:sz w:val="21"/>
                <w:szCs w:val="21"/>
              </w:rPr>
              <w:t>按钮</w:t>
            </w:r>
          </w:p>
        </w:tc>
        <w:tc>
          <w:tcPr>
            <w:tcW w:w="1358" w:type="dxa"/>
          </w:tcPr>
          <w:p w14:paraId="5CB96145">
            <w:pPr>
              <w:widowControl w:val="0"/>
              <w:rPr>
                <w:rFonts w:ascii="宋体" w:hAnsi="宋体"/>
                <w:sz w:val="21"/>
                <w:szCs w:val="21"/>
              </w:rPr>
            </w:pPr>
          </w:p>
        </w:tc>
        <w:tc>
          <w:tcPr>
            <w:tcW w:w="1052" w:type="dxa"/>
          </w:tcPr>
          <w:p w14:paraId="0930279A">
            <w:pPr>
              <w:widowControl w:val="0"/>
              <w:rPr>
                <w:rFonts w:ascii="宋体" w:hAnsi="宋体"/>
                <w:sz w:val="21"/>
                <w:szCs w:val="21"/>
              </w:rPr>
            </w:pPr>
          </w:p>
        </w:tc>
        <w:tc>
          <w:tcPr>
            <w:tcW w:w="992" w:type="dxa"/>
          </w:tcPr>
          <w:p w14:paraId="706671BE">
            <w:pPr>
              <w:widowControl w:val="0"/>
              <w:rPr>
                <w:rFonts w:ascii="宋体" w:hAnsi="宋体"/>
                <w:sz w:val="21"/>
                <w:szCs w:val="21"/>
              </w:rPr>
            </w:pPr>
          </w:p>
        </w:tc>
        <w:tc>
          <w:tcPr>
            <w:tcW w:w="2410" w:type="dxa"/>
          </w:tcPr>
          <w:p w14:paraId="3717BEC6">
            <w:pPr>
              <w:widowControl w:val="0"/>
              <w:rPr>
                <w:rFonts w:ascii="宋体" w:hAnsi="宋体"/>
                <w:sz w:val="21"/>
                <w:szCs w:val="21"/>
              </w:rPr>
            </w:pPr>
          </w:p>
        </w:tc>
      </w:tr>
    </w:tbl>
    <w:p w14:paraId="5CB46194">
      <w:pPr>
        <w:pStyle w:val="5"/>
        <w:numPr>
          <w:ilvl w:val="0"/>
          <w:numId w:val="0"/>
        </w:numPr>
        <w:ind w:left="6"/>
      </w:pPr>
      <w:r>
        <w:rPr>
          <w:rFonts w:hint="eastAsia"/>
        </w:rPr>
        <w:t>缴费结果页面</w:t>
      </w:r>
    </w:p>
    <w:tbl>
      <w:tblPr>
        <w:tblStyle w:val="48"/>
        <w:tblW w:w="93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617"/>
        <w:gridCol w:w="1076"/>
        <w:gridCol w:w="1358"/>
        <w:gridCol w:w="1052"/>
        <w:gridCol w:w="992"/>
        <w:gridCol w:w="2410"/>
      </w:tblGrid>
      <w:tr w14:paraId="20B82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FABF8F"/>
          </w:tcPr>
          <w:p w14:paraId="72FF73BE">
            <w:pPr>
              <w:widowControl w:val="0"/>
              <w:rPr>
                <w:rFonts w:ascii="宋体" w:hAnsi="宋体"/>
                <w:sz w:val="21"/>
                <w:szCs w:val="21"/>
              </w:rPr>
            </w:pPr>
            <w:r>
              <w:rPr>
                <w:rFonts w:ascii="宋体" w:hAnsi="宋体" w:cs="Arial"/>
                <w:b/>
                <w:color w:val="000000"/>
                <w:sz w:val="21"/>
                <w:szCs w:val="21"/>
              </w:rPr>
              <w:t>序号</w:t>
            </w:r>
          </w:p>
        </w:tc>
        <w:tc>
          <w:tcPr>
            <w:tcW w:w="1617" w:type="dxa"/>
            <w:shd w:val="clear" w:color="auto" w:fill="FABF8F"/>
          </w:tcPr>
          <w:p w14:paraId="4B66DE38">
            <w:pPr>
              <w:widowControl w:val="0"/>
              <w:rPr>
                <w:rFonts w:ascii="宋体" w:hAnsi="宋体"/>
                <w:sz w:val="21"/>
                <w:szCs w:val="21"/>
              </w:rPr>
            </w:pPr>
            <w:r>
              <w:rPr>
                <w:rFonts w:ascii="宋体" w:hAnsi="宋体" w:cs="Arial"/>
                <w:b/>
                <w:color w:val="000000"/>
                <w:sz w:val="21"/>
                <w:szCs w:val="21"/>
              </w:rPr>
              <w:t>名称</w:t>
            </w:r>
          </w:p>
        </w:tc>
        <w:tc>
          <w:tcPr>
            <w:tcW w:w="1076" w:type="dxa"/>
            <w:shd w:val="clear" w:color="auto" w:fill="FABF8F"/>
          </w:tcPr>
          <w:p w14:paraId="04C23A42">
            <w:pPr>
              <w:widowControl w:val="0"/>
              <w:rPr>
                <w:rFonts w:ascii="宋体" w:hAnsi="宋体"/>
                <w:sz w:val="21"/>
                <w:szCs w:val="21"/>
              </w:rPr>
            </w:pPr>
            <w:r>
              <w:rPr>
                <w:rFonts w:ascii="宋体" w:hAnsi="宋体" w:cs="Arial"/>
                <w:b/>
                <w:color w:val="000000"/>
                <w:sz w:val="21"/>
                <w:szCs w:val="21"/>
              </w:rPr>
              <w:t>输入</w:t>
            </w:r>
            <w:r>
              <w:rPr>
                <w:rFonts w:hint="eastAsia" w:ascii="宋体" w:hAnsi="宋体" w:cs="Arial"/>
                <w:b/>
                <w:color w:val="000000"/>
                <w:sz w:val="21"/>
                <w:szCs w:val="21"/>
              </w:rPr>
              <w:t>/输出</w:t>
            </w:r>
          </w:p>
        </w:tc>
        <w:tc>
          <w:tcPr>
            <w:tcW w:w="1358" w:type="dxa"/>
            <w:shd w:val="clear" w:color="auto" w:fill="FABF8F"/>
          </w:tcPr>
          <w:p w14:paraId="77769AD1">
            <w:pPr>
              <w:widowControl w:val="0"/>
              <w:rPr>
                <w:rFonts w:ascii="宋体" w:hAnsi="宋体"/>
                <w:sz w:val="21"/>
                <w:szCs w:val="21"/>
              </w:rPr>
            </w:pPr>
            <w:r>
              <w:rPr>
                <w:rFonts w:ascii="宋体" w:hAnsi="宋体" w:cs="Arial"/>
                <w:b/>
                <w:color w:val="000000"/>
                <w:sz w:val="21"/>
                <w:szCs w:val="21"/>
              </w:rPr>
              <w:t>缺省值</w:t>
            </w:r>
          </w:p>
        </w:tc>
        <w:tc>
          <w:tcPr>
            <w:tcW w:w="1052" w:type="dxa"/>
            <w:shd w:val="clear" w:color="auto" w:fill="FABF8F"/>
          </w:tcPr>
          <w:p w14:paraId="27B20BFD">
            <w:pPr>
              <w:widowControl w:val="0"/>
              <w:rPr>
                <w:rFonts w:ascii="宋体" w:hAnsi="宋体"/>
                <w:sz w:val="21"/>
                <w:szCs w:val="21"/>
              </w:rPr>
            </w:pPr>
            <w:r>
              <w:rPr>
                <w:rFonts w:hint="eastAsia" w:ascii="宋体" w:hAnsi="宋体" w:cs="Arial"/>
                <w:b/>
                <w:color w:val="000000"/>
                <w:sz w:val="21"/>
                <w:szCs w:val="21"/>
              </w:rPr>
              <w:t>类型/长度</w:t>
            </w:r>
          </w:p>
        </w:tc>
        <w:tc>
          <w:tcPr>
            <w:tcW w:w="992" w:type="dxa"/>
            <w:shd w:val="clear" w:color="auto" w:fill="FABF8F"/>
          </w:tcPr>
          <w:p w14:paraId="75CA7BB1">
            <w:pPr>
              <w:widowControl w:val="0"/>
              <w:rPr>
                <w:rFonts w:ascii="宋体" w:hAnsi="宋体"/>
                <w:sz w:val="21"/>
                <w:szCs w:val="21"/>
              </w:rPr>
            </w:pPr>
            <w:r>
              <w:rPr>
                <w:rFonts w:hint="eastAsia" w:ascii="宋体" w:hAnsi="宋体" w:cs="Arial"/>
                <w:b/>
                <w:color w:val="000000"/>
                <w:sz w:val="21"/>
                <w:szCs w:val="21"/>
              </w:rPr>
              <w:t>是否必输</w:t>
            </w:r>
          </w:p>
        </w:tc>
        <w:tc>
          <w:tcPr>
            <w:tcW w:w="2410" w:type="dxa"/>
            <w:shd w:val="clear" w:color="auto" w:fill="FABF8F"/>
          </w:tcPr>
          <w:p w14:paraId="4EB25B51">
            <w:pPr>
              <w:widowControl w:val="0"/>
              <w:rPr>
                <w:rFonts w:ascii="宋体" w:hAnsi="宋体"/>
                <w:sz w:val="21"/>
                <w:szCs w:val="21"/>
              </w:rPr>
            </w:pPr>
            <w:r>
              <w:rPr>
                <w:rFonts w:ascii="宋体" w:hAnsi="宋体" w:cs="Arial"/>
                <w:b/>
                <w:color w:val="000000"/>
                <w:sz w:val="21"/>
                <w:szCs w:val="21"/>
              </w:rPr>
              <w:t>备注</w:t>
            </w:r>
          </w:p>
        </w:tc>
      </w:tr>
      <w:tr w14:paraId="7C358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3DC00D64">
            <w:pPr>
              <w:widowControl w:val="0"/>
              <w:numPr>
                <w:ilvl w:val="0"/>
                <w:numId w:val="108"/>
              </w:numPr>
              <w:rPr>
                <w:rFonts w:ascii="宋体" w:hAnsi="宋体"/>
                <w:sz w:val="21"/>
                <w:szCs w:val="21"/>
              </w:rPr>
            </w:pPr>
          </w:p>
        </w:tc>
        <w:tc>
          <w:tcPr>
            <w:tcW w:w="1617" w:type="dxa"/>
          </w:tcPr>
          <w:p w14:paraId="4D183432">
            <w:pPr>
              <w:widowControl w:val="0"/>
              <w:rPr>
                <w:rFonts w:ascii="宋体" w:hAnsi="宋体"/>
                <w:sz w:val="21"/>
                <w:szCs w:val="21"/>
              </w:rPr>
            </w:pPr>
            <w:r>
              <w:rPr>
                <w:rFonts w:hint="eastAsia" w:ascii="宋体" w:hAnsi="宋体"/>
                <w:sz w:val="21"/>
                <w:szCs w:val="21"/>
              </w:rPr>
              <w:t>缴费地区</w:t>
            </w:r>
          </w:p>
        </w:tc>
        <w:tc>
          <w:tcPr>
            <w:tcW w:w="1076" w:type="dxa"/>
          </w:tcPr>
          <w:p w14:paraId="3602B5CF">
            <w:pPr>
              <w:widowControl w:val="0"/>
              <w:rPr>
                <w:rFonts w:ascii="宋体" w:hAnsi="宋体"/>
                <w:sz w:val="21"/>
                <w:szCs w:val="21"/>
              </w:rPr>
            </w:pPr>
            <w:r>
              <w:rPr>
                <w:rFonts w:hint="eastAsia" w:ascii="宋体" w:hAnsi="宋体"/>
                <w:sz w:val="21"/>
                <w:szCs w:val="21"/>
              </w:rPr>
              <w:t>文本</w:t>
            </w:r>
          </w:p>
        </w:tc>
        <w:tc>
          <w:tcPr>
            <w:tcW w:w="1358" w:type="dxa"/>
          </w:tcPr>
          <w:p w14:paraId="73CFF240">
            <w:pPr>
              <w:widowControl w:val="0"/>
              <w:rPr>
                <w:rFonts w:ascii="宋体" w:hAnsi="宋体"/>
                <w:sz w:val="21"/>
                <w:szCs w:val="21"/>
              </w:rPr>
            </w:pPr>
          </w:p>
        </w:tc>
        <w:tc>
          <w:tcPr>
            <w:tcW w:w="1052" w:type="dxa"/>
          </w:tcPr>
          <w:p w14:paraId="54A467B2">
            <w:pPr>
              <w:widowControl w:val="0"/>
              <w:rPr>
                <w:rFonts w:ascii="宋体" w:hAnsi="宋体"/>
                <w:sz w:val="21"/>
                <w:szCs w:val="21"/>
              </w:rPr>
            </w:pPr>
          </w:p>
        </w:tc>
        <w:tc>
          <w:tcPr>
            <w:tcW w:w="992" w:type="dxa"/>
          </w:tcPr>
          <w:p w14:paraId="40B17A94">
            <w:pPr>
              <w:widowControl w:val="0"/>
              <w:rPr>
                <w:rFonts w:ascii="宋体" w:hAnsi="宋体"/>
                <w:sz w:val="21"/>
                <w:szCs w:val="21"/>
              </w:rPr>
            </w:pPr>
          </w:p>
        </w:tc>
        <w:tc>
          <w:tcPr>
            <w:tcW w:w="2410" w:type="dxa"/>
          </w:tcPr>
          <w:p w14:paraId="65B63639">
            <w:pPr>
              <w:widowControl w:val="0"/>
              <w:rPr>
                <w:rFonts w:ascii="宋体" w:hAnsi="宋体"/>
                <w:sz w:val="21"/>
                <w:szCs w:val="21"/>
              </w:rPr>
            </w:pPr>
          </w:p>
        </w:tc>
      </w:tr>
      <w:tr w14:paraId="3C208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12F8528F">
            <w:pPr>
              <w:widowControl w:val="0"/>
              <w:numPr>
                <w:ilvl w:val="0"/>
                <w:numId w:val="108"/>
              </w:numPr>
              <w:rPr>
                <w:rFonts w:ascii="宋体" w:hAnsi="宋体"/>
                <w:sz w:val="21"/>
                <w:szCs w:val="21"/>
              </w:rPr>
            </w:pPr>
          </w:p>
        </w:tc>
        <w:tc>
          <w:tcPr>
            <w:tcW w:w="1617" w:type="dxa"/>
          </w:tcPr>
          <w:p w14:paraId="1F734A65">
            <w:pPr>
              <w:widowControl w:val="0"/>
              <w:rPr>
                <w:rFonts w:ascii="宋体" w:hAnsi="宋体"/>
                <w:sz w:val="21"/>
                <w:szCs w:val="21"/>
              </w:rPr>
            </w:pPr>
            <w:r>
              <w:rPr>
                <w:rFonts w:hint="eastAsia" w:ascii="宋体" w:hAnsi="宋体"/>
                <w:sz w:val="21"/>
                <w:szCs w:val="21"/>
              </w:rPr>
              <w:t>业务类型</w:t>
            </w:r>
          </w:p>
        </w:tc>
        <w:tc>
          <w:tcPr>
            <w:tcW w:w="1076" w:type="dxa"/>
          </w:tcPr>
          <w:p w14:paraId="3AFFEED3">
            <w:pPr>
              <w:widowControl w:val="0"/>
              <w:rPr>
                <w:rFonts w:ascii="宋体" w:hAnsi="宋体"/>
                <w:sz w:val="21"/>
                <w:szCs w:val="21"/>
              </w:rPr>
            </w:pPr>
            <w:r>
              <w:rPr>
                <w:rFonts w:hint="eastAsia" w:ascii="宋体" w:hAnsi="宋体"/>
                <w:sz w:val="21"/>
                <w:szCs w:val="21"/>
              </w:rPr>
              <w:t>文本</w:t>
            </w:r>
          </w:p>
        </w:tc>
        <w:tc>
          <w:tcPr>
            <w:tcW w:w="1358" w:type="dxa"/>
          </w:tcPr>
          <w:p w14:paraId="78A37B94">
            <w:pPr>
              <w:widowControl w:val="0"/>
              <w:rPr>
                <w:rFonts w:ascii="宋体" w:hAnsi="宋体"/>
                <w:sz w:val="21"/>
                <w:szCs w:val="21"/>
              </w:rPr>
            </w:pPr>
          </w:p>
        </w:tc>
        <w:tc>
          <w:tcPr>
            <w:tcW w:w="1052" w:type="dxa"/>
          </w:tcPr>
          <w:p w14:paraId="2F4EE08D">
            <w:pPr>
              <w:widowControl w:val="0"/>
              <w:rPr>
                <w:rFonts w:ascii="宋体" w:hAnsi="宋体"/>
                <w:sz w:val="21"/>
                <w:szCs w:val="21"/>
              </w:rPr>
            </w:pPr>
          </w:p>
        </w:tc>
        <w:tc>
          <w:tcPr>
            <w:tcW w:w="992" w:type="dxa"/>
          </w:tcPr>
          <w:p w14:paraId="738F8BBA">
            <w:pPr>
              <w:widowControl w:val="0"/>
              <w:rPr>
                <w:rFonts w:ascii="宋体" w:hAnsi="宋体"/>
                <w:sz w:val="21"/>
                <w:szCs w:val="21"/>
              </w:rPr>
            </w:pPr>
          </w:p>
        </w:tc>
        <w:tc>
          <w:tcPr>
            <w:tcW w:w="2410" w:type="dxa"/>
          </w:tcPr>
          <w:p w14:paraId="66C94D76">
            <w:pPr>
              <w:widowControl w:val="0"/>
              <w:spacing w:line="360" w:lineRule="auto"/>
              <w:rPr>
                <w:sz w:val="21"/>
                <w:szCs w:val="21"/>
              </w:rPr>
            </w:pPr>
          </w:p>
        </w:tc>
      </w:tr>
      <w:tr w14:paraId="15B3E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456D60E6">
            <w:pPr>
              <w:widowControl w:val="0"/>
              <w:numPr>
                <w:ilvl w:val="0"/>
                <w:numId w:val="108"/>
              </w:numPr>
              <w:rPr>
                <w:rFonts w:ascii="宋体" w:hAnsi="宋体"/>
                <w:sz w:val="21"/>
                <w:szCs w:val="21"/>
              </w:rPr>
            </w:pPr>
          </w:p>
        </w:tc>
        <w:tc>
          <w:tcPr>
            <w:tcW w:w="1617" w:type="dxa"/>
          </w:tcPr>
          <w:p w14:paraId="3D8928F1">
            <w:pPr>
              <w:widowControl w:val="0"/>
              <w:rPr>
                <w:rFonts w:ascii="宋体" w:hAnsi="宋体"/>
                <w:sz w:val="21"/>
                <w:szCs w:val="21"/>
              </w:rPr>
            </w:pPr>
            <w:r>
              <w:rPr>
                <w:rFonts w:hint="eastAsia" w:ascii="宋体" w:hAnsi="宋体"/>
                <w:sz w:val="21"/>
                <w:szCs w:val="21"/>
              </w:rPr>
              <w:t>用户编号</w:t>
            </w:r>
          </w:p>
        </w:tc>
        <w:tc>
          <w:tcPr>
            <w:tcW w:w="1076" w:type="dxa"/>
          </w:tcPr>
          <w:p w14:paraId="30700F93">
            <w:pPr>
              <w:widowControl w:val="0"/>
              <w:rPr>
                <w:rFonts w:ascii="宋体" w:hAnsi="宋体"/>
                <w:sz w:val="21"/>
                <w:szCs w:val="21"/>
              </w:rPr>
            </w:pPr>
            <w:r>
              <w:rPr>
                <w:rFonts w:hint="eastAsia" w:ascii="宋体" w:hAnsi="宋体"/>
                <w:sz w:val="21"/>
                <w:szCs w:val="21"/>
              </w:rPr>
              <w:t>文本</w:t>
            </w:r>
          </w:p>
        </w:tc>
        <w:tc>
          <w:tcPr>
            <w:tcW w:w="1358" w:type="dxa"/>
          </w:tcPr>
          <w:p w14:paraId="65479DC9">
            <w:pPr>
              <w:widowControl w:val="0"/>
              <w:rPr>
                <w:rFonts w:ascii="宋体" w:hAnsi="宋体"/>
                <w:sz w:val="21"/>
                <w:szCs w:val="21"/>
              </w:rPr>
            </w:pPr>
          </w:p>
        </w:tc>
        <w:tc>
          <w:tcPr>
            <w:tcW w:w="1052" w:type="dxa"/>
          </w:tcPr>
          <w:p w14:paraId="7D9D6EB3">
            <w:pPr>
              <w:widowControl w:val="0"/>
              <w:rPr>
                <w:rFonts w:ascii="宋体" w:hAnsi="宋体"/>
                <w:sz w:val="21"/>
                <w:szCs w:val="21"/>
              </w:rPr>
            </w:pPr>
          </w:p>
        </w:tc>
        <w:tc>
          <w:tcPr>
            <w:tcW w:w="992" w:type="dxa"/>
          </w:tcPr>
          <w:p w14:paraId="64502487">
            <w:pPr>
              <w:widowControl w:val="0"/>
              <w:rPr>
                <w:rFonts w:ascii="宋体" w:hAnsi="宋体"/>
                <w:sz w:val="21"/>
                <w:szCs w:val="21"/>
              </w:rPr>
            </w:pPr>
          </w:p>
        </w:tc>
        <w:tc>
          <w:tcPr>
            <w:tcW w:w="2410" w:type="dxa"/>
          </w:tcPr>
          <w:p w14:paraId="5A8B666B">
            <w:pPr>
              <w:widowControl w:val="0"/>
              <w:rPr>
                <w:rFonts w:ascii="宋体" w:hAnsi="宋体"/>
                <w:sz w:val="21"/>
                <w:szCs w:val="21"/>
              </w:rPr>
            </w:pPr>
          </w:p>
        </w:tc>
      </w:tr>
      <w:tr w14:paraId="4291F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20F228D8">
            <w:pPr>
              <w:widowControl w:val="0"/>
              <w:numPr>
                <w:ilvl w:val="0"/>
                <w:numId w:val="108"/>
              </w:numPr>
              <w:rPr>
                <w:rFonts w:ascii="宋体" w:hAnsi="宋体"/>
                <w:sz w:val="21"/>
                <w:szCs w:val="21"/>
              </w:rPr>
            </w:pPr>
          </w:p>
        </w:tc>
        <w:tc>
          <w:tcPr>
            <w:tcW w:w="1617" w:type="dxa"/>
          </w:tcPr>
          <w:p w14:paraId="53C68C16">
            <w:pPr>
              <w:widowControl w:val="0"/>
              <w:rPr>
                <w:rFonts w:ascii="宋体" w:hAnsi="宋体"/>
                <w:sz w:val="21"/>
                <w:szCs w:val="21"/>
              </w:rPr>
            </w:pPr>
            <w:r>
              <w:rPr>
                <w:rFonts w:hint="eastAsia" w:ascii="宋体" w:hAnsi="宋体"/>
                <w:sz w:val="21"/>
                <w:szCs w:val="21"/>
              </w:rPr>
              <w:t>缴费金额</w:t>
            </w:r>
          </w:p>
        </w:tc>
        <w:tc>
          <w:tcPr>
            <w:tcW w:w="1076" w:type="dxa"/>
          </w:tcPr>
          <w:p w14:paraId="36B2236B">
            <w:pPr>
              <w:widowControl w:val="0"/>
              <w:rPr>
                <w:rFonts w:ascii="宋体" w:hAnsi="宋体"/>
                <w:sz w:val="21"/>
                <w:szCs w:val="21"/>
              </w:rPr>
            </w:pPr>
            <w:r>
              <w:rPr>
                <w:rFonts w:hint="eastAsia" w:ascii="宋体" w:hAnsi="宋体"/>
                <w:sz w:val="21"/>
                <w:szCs w:val="21"/>
              </w:rPr>
              <w:t>文本</w:t>
            </w:r>
          </w:p>
        </w:tc>
        <w:tc>
          <w:tcPr>
            <w:tcW w:w="1358" w:type="dxa"/>
          </w:tcPr>
          <w:p w14:paraId="2126FBCC">
            <w:pPr>
              <w:widowControl w:val="0"/>
              <w:rPr>
                <w:rFonts w:ascii="宋体" w:hAnsi="宋体"/>
                <w:sz w:val="21"/>
                <w:szCs w:val="21"/>
              </w:rPr>
            </w:pPr>
          </w:p>
        </w:tc>
        <w:tc>
          <w:tcPr>
            <w:tcW w:w="1052" w:type="dxa"/>
          </w:tcPr>
          <w:p w14:paraId="6E838FC3">
            <w:pPr>
              <w:widowControl w:val="0"/>
              <w:rPr>
                <w:rFonts w:ascii="宋体" w:hAnsi="宋体"/>
                <w:sz w:val="21"/>
                <w:szCs w:val="21"/>
              </w:rPr>
            </w:pPr>
          </w:p>
        </w:tc>
        <w:tc>
          <w:tcPr>
            <w:tcW w:w="992" w:type="dxa"/>
          </w:tcPr>
          <w:p w14:paraId="419A19FF">
            <w:pPr>
              <w:widowControl w:val="0"/>
              <w:rPr>
                <w:rFonts w:ascii="宋体" w:hAnsi="宋体"/>
                <w:sz w:val="21"/>
                <w:szCs w:val="21"/>
              </w:rPr>
            </w:pPr>
          </w:p>
        </w:tc>
        <w:tc>
          <w:tcPr>
            <w:tcW w:w="2410" w:type="dxa"/>
          </w:tcPr>
          <w:p w14:paraId="52E976DB">
            <w:pPr>
              <w:widowControl w:val="0"/>
              <w:rPr>
                <w:rFonts w:ascii="宋体" w:hAnsi="宋体"/>
                <w:sz w:val="21"/>
                <w:szCs w:val="21"/>
              </w:rPr>
            </w:pPr>
          </w:p>
        </w:tc>
      </w:tr>
      <w:tr w14:paraId="0F921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114B82DA">
            <w:pPr>
              <w:widowControl w:val="0"/>
              <w:numPr>
                <w:ilvl w:val="0"/>
                <w:numId w:val="108"/>
              </w:numPr>
              <w:rPr>
                <w:rFonts w:ascii="宋体" w:hAnsi="宋体"/>
                <w:sz w:val="21"/>
                <w:szCs w:val="21"/>
              </w:rPr>
            </w:pPr>
          </w:p>
        </w:tc>
        <w:tc>
          <w:tcPr>
            <w:tcW w:w="1617" w:type="dxa"/>
          </w:tcPr>
          <w:p w14:paraId="3840A1F3">
            <w:pPr>
              <w:widowControl w:val="0"/>
              <w:rPr>
                <w:rFonts w:ascii="宋体" w:hAnsi="宋体"/>
                <w:sz w:val="21"/>
                <w:szCs w:val="21"/>
              </w:rPr>
            </w:pPr>
            <w:r>
              <w:rPr>
                <w:rFonts w:hint="eastAsia" w:ascii="宋体" w:hAnsi="宋体"/>
                <w:sz w:val="21"/>
                <w:szCs w:val="21"/>
              </w:rPr>
              <w:t>付款账号</w:t>
            </w:r>
          </w:p>
        </w:tc>
        <w:tc>
          <w:tcPr>
            <w:tcW w:w="1076" w:type="dxa"/>
          </w:tcPr>
          <w:p w14:paraId="4FB73D2E">
            <w:pPr>
              <w:widowControl w:val="0"/>
              <w:rPr>
                <w:rFonts w:ascii="宋体" w:hAnsi="宋体"/>
                <w:sz w:val="21"/>
                <w:szCs w:val="21"/>
              </w:rPr>
            </w:pPr>
            <w:r>
              <w:rPr>
                <w:rFonts w:hint="eastAsia" w:ascii="宋体" w:hAnsi="宋体"/>
                <w:sz w:val="21"/>
                <w:szCs w:val="21"/>
              </w:rPr>
              <w:t>文本</w:t>
            </w:r>
          </w:p>
        </w:tc>
        <w:tc>
          <w:tcPr>
            <w:tcW w:w="1358" w:type="dxa"/>
          </w:tcPr>
          <w:p w14:paraId="3D91A67B">
            <w:pPr>
              <w:widowControl w:val="0"/>
              <w:rPr>
                <w:rFonts w:ascii="宋体" w:hAnsi="宋体"/>
                <w:sz w:val="21"/>
                <w:szCs w:val="21"/>
              </w:rPr>
            </w:pPr>
          </w:p>
        </w:tc>
        <w:tc>
          <w:tcPr>
            <w:tcW w:w="1052" w:type="dxa"/>
          </w:tcPr>
          <w:p w14:paraId="407113E1">
            <w:pPr>
              <w:widowControl w:val="0"/>
              <w:rPr>
                <w:rFonts w:ascii="宋体" w:hAnsi="宋体"/>
                <w:sz w:val="21"/>
                <w:szCs w:val="21"/>
              </w:rPr>
            </w:pPr>
          </w:p>
        </w:tc>
        <w:tc>
          <w:tcPr>
            <w:tcW w:w="992" w:type="dxa"/>
          </w:tcPr>
          <w:p w14:paraId="5FFEEA60">
            <w:pPr>
              <w:widowControl w:val="0"/>
              <w:rPr>
                <w:rFonts w:ascii="宋体" w:hAnsi="宋体"/>
                <w:sz w:val="21"/>
                <w:szCs w:val="21"/>
              </w:rPr>
            </w:pPr>
          </w:p>
        </w:tc>
        <w:tc>
          <w:tcPr>
            <w:tcW w:w="2410" w:type="dxa"/>
          </w:tcPr>
          <w:p w14:paraId="6340A756">
            <w:pPr>
              <w:widowControl w:val="0"/>
              <w:rPr>
                <w:rFonts w:ascii="宋体" w:hAnsi="宋体"/>
                <w:sz w:val="21"/>
                <w:szCs w:val="21"/>
              </w:rPr>
            </w:pPr>
          </w:p>
        </w:tc>
      </w:tr>
      <w:tr w14:paraId="74906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0F8194D9">
            <w:pPr>
              <w:widowControl w:val="0"/>
              <w:numPr>
                <w:ilvl w:val="0"/>
                <w:numId w:val="108"/>
              </w:numPr>
              <w:rPr>
                <w:rFonts w:ascii="宋体" w:hAnsi="宋体"/>
                <w:sz w:val="21"/>
                <w:szCs w:val="21"/>
              </w:rPr>
            </w:pPr>
          </w:p>
        </w:tc>
        <w:tc>
          <w:tcPr>
            <w:tcW w:w="1617" w:type="dxa"/>
          </w:tcPr>
          <w:p w14:paraId="7D7BFFB5">
            <w:pPr>
              <w:widowControl w:val="0"/>
              <w:rPr>
                <w:rFonts w:ascii="宋体" w:hAnsi="宋体"/>
                <w:sz w:val="21"/>
                <w:szCs w:val="21"/>
              </w:rPr>
            </w:pPr>
            <w:r>
              <w:rPr>
                <w:rFonts w:hint="eastAsia" w:ascii="宋体" w:hAnsi="宋体"/>
                <w:sz w:val="21"/>
                <w:szCs w:val="21"/>
              </w:rPr>
              <w:t>返回</w:t>
            </w:r>
          </w:p>
        </w:tc>
        <w:tc>
          <w:tcPr>
            <w:tcW w:w="1076" w:type="dxa"/>
          </w:tcPr>
          <w:p w14:paraId="4712BD72">
            <w:pPr>
              <w:widowControl w:val="0"/>
              <w:rPr>
                <w:rFonts w:ascii="宋体" w:hAnsi="宋体"/>
                <w:sz w:val="21"/>
                <w:szCs w:val="21"/>
              </w:rPr>
            </w:pPr>
            <w:r>
              <w:rPr>
                <w:rFonts w:hint="eastAsia" w:ascii="宋体" w:hAnsi="宋体"/>
                <w:sz w:val="21"/>
                <w:szCs w:val="21"/>
              </w:rPr>
              <w:t>按钮</w:t>
            </w:r>
          </w:p>
        </w:tc>
        <w:tc>
          <w:tcPr>
            <w:tcW w:w="1358" w:type="dxa"/>
          </w:tcPr>
          <w:p w14:paraId="7C10920A">
            <w:pPr>
              <w:widowControl w:val="0"/>
              <w:rPr>
                <w:rFonts w:ascii="宋体" w:hAnsi="宋体"/>
                <w:sz w:val="21"/>
                <w:szCs w:val="21"/>
              </w:rPr>
            </w:pPr>
          </w:p>
        </w:tc>
        <w:tc>
          <w:tcPr>
            <w:tcW w:w="1052" w:type="dxa"/>
          </w:tcPr>
          <w:p w14:paraId="3F0C3629">
            <w:pPr>
              <w:widowControl w:val="0"/>
              <w:rPr>
                <w:rFonts w:ascii="宋体" w:hAnsi="宋体"/>
                <w:sz w:val="21"/>
                <w:szCs w:val="21"/>
              </w:rPr>
            </w:pPr>
          </w:p>
        </w:tc>
        <w:tc>
          <w:tcPr>
            <w:tcW w:w="992" w:type="dxa"/>
          </w:tcPr>
          <w:p w14:paraId="648D3187">
            <w:pPr>
              <w:widowControl w:val="0"/>
              <w:rPr>
                <w:rFonts w:ascii="宋体" w:hAnsi="宋体"/>
                <w:sz w:val="21"/>
                <w:szCs w:val="21"/>
              </w:rPr>
            </w:pPr>
          </w:p>
        </w:tc>
        <w:tc>
          <w:tcPr>
            <w:tcW w:w="2410" w:type="dxa"/>
          </w:tcPr>
          <w:p w14:paraId="1BB34AE8">
            <w:pPr>
              <w:widowControl w:val="0"/>
              <w:rPr>
                <w:rFonts w:ascii="宋体" w:hAnsi="宋体"/>
                <w:sz w:val="21"/>
                <w:szCs w:val="21"/>
              </w:rPr>
            </w:pPr>
          </w:p>
        </w:tc>
      </w:tr>
    </w:tbl>
    <w:p w14:paraId="347123ED">
      <w:pPr>
        <w:pStyle w:val="6"/>
      </w:pPr>
    </w:p>
    <w:p w14:paraId="303B3307">
      <w:pPr>
        <w:pStyle w:val="3"/>
        <w:rPr>
          <w:highlight w:val="yellow"/>
          <w:rPrChange w:id="107" w:author="admin" w:date="2019-10-15T11:22:00Z">
            <w:rPr/>
          </w:rPrChange>
        </w:rPr>
      </w:pPr>
      <w:bookmarkStart w:id="478" w:name="_Toc351988518"/>
      <w:r>
        <w:rPr>
          <w:rFonts w:hint="eastAsia"/>
          <w:highlight w:val="yellow"/>
          <w:rPrChange w:id="108" w:author="admin" w:date="2019-10-15T11:22:00Z">
            <w:rPr>
              <w:rFonts w:hint="eastAsia"/>
            </w:rPr>
          </w:rPrChange>
        </w:rPr>
        <w:t>网上缴费查询</w:t>
      </w:r>
      <w:bookmarkEnd w:id="478"/>
    </w:p>
    <w:p w14:paraId="6C029898">
      <w:pPr>
        <w:pStyle w:val="4"/>
        <w:ind w:left="57"/>
      </w:pPr>
      <w:bookmarkStart w:id="479" w:name="_Toc351988519"/>
      <w:r>
        <w:rPr>
          <w:rFonts w:hint="eastAsia"/>
        </w:rPr>
        <w:t>功能描述</w:t>
      </w:r>
      <w:bookmarkEnd w:id="479"/>
    </w:p>
    <w:p w14:paraId="738E13A6">
      <w:pPr>
        <w:spacing w:line="360" w:lineRule="auto"/>
        <w:rPr>
          <w:sz w:val="21"/>
          <w:szCs w:val="21"/>
        </w:rPr>
      </w:pPr>
      <w:r>
        <w:rPr>
          <w:rFonts w:hint="eastAsia"/>
          <w:sz w:val="21"/>
          <w:szCs w:val="21"/>
        </w:rPr>
        <w:t>用户可通过此功能查询网上缴费的历史记录</w:t>
      </w:r>
    </w:p>
    <w:p w14:paraId="332E769B">
      <w:pPr>
        <w:pStyle w:val="4"/>
        <w:ind w:left="57"/>
      </w:pPr>
      <w:bookmarkStart w:id="480" w:name="_Toc351988520"/>
      <w:r>
        <w:rPr>
          <w:rFonts w:hint="eastAsia"/>
        </w:rPr>
        <w:t>业务流程</w:t>
      </w:r>
      <w:bookmarkEnd w:id="480"/>
    </w:p>
    <w:p w14:paraId="48D787FA">
      <w:pPr>
        <w:spacing w:line="360" w:lineRule="auto"/>
        <w:rPr>
          <w:sz w:val="21"/>
          <w:szCs w:val="21"/>
        </w:rPr>
      </w:pPr>
      <w:r>
        <w:object>
          <v:shape id="_x0000_i1043" o:spt="75" type="#_x0000_t75" style="height:301.5pt;width:415.5pt;" o:ole="t" filled="f" o:preferrelative="t" stroked="f" coordsize="21600,21600">
            <v:path/>
            <v:fill on="f" focussize="0,0"/>
            <v:stroke on="f" joinstyle="miter"/>
            <v:imagedata r:id="rId46" o:title=""/>
            <o:lock v:ext="edit" aspectratio="t"/>
            <w10:wrap type="none"/>
            <w10:anchorlock/>
          </v:shape>
          <o:OLEObject Type="Embed" ProgID="Visio.Drawing.11" ShapeID="_x0000_i1043" DrawAspect="Content" ObjectID="_1468075743" r:id="rId45">
            <o:LockedField>false</o:LockedField>
          </o:OLEObject>
        </w:object>
      </w:r>
    </w:p>
    <w:p w14:paraId="3A18A4FD">
      <w:pPr>
        <w:numPr>
          <w:ilvl w:val="0"/>
          <w:numId w:val="109"/>
        </w:numPr>
        <w:spacing w:line="360" w:lineRule="auto"/>
        <w:rPr>
          <w:sz w:val="21"/>
          <w:szCs w:val="21"/>
        </w:rPr>
      </w:pPr>
      <w:r>
        <w:rPr>
          <w:rFonts w:hint="eastAsia"/>
          <w:sz w:val="21"/>
          <w:szCs w:val="21"/>
        </w:rPr>
        <w:t>用户点击“网上缴费查询”菜单，进入网上缴费查询页面</w:t>
      </w:r>
    </w:p>
    <w:p w14:paraId="27A93AA1">
      <w:pPr>
        <w:numPr>
          <w:ilvl w:val="0"/>
          <w:numId w:val="109"/>
        </w:numPr>
        <w:spacing w:line="360" w:lineRule="auto"/>
        <w:rPr>
          <w:sz w:val="21"/>
          <w:szCs w:val="21"/>
        </w:rPr>
      </w:pPr>
      <w:r>
        <w:rPr>
          <w:rFonts w:hint="eastAsia"/>
          <w:sz w:val="21"/>
          <w:szCs w:val="21"/>
        </w:rPr>
        <w:t>用户选择查询条件为地区，业务类型或输入用户编号后，点击“查询”按钮</w:t>
      </w:r>
    </w:p>
    <w:p w14:paraId="159762BD">
      <w:pPr>
        <w:numPr>
          <w:ilvl w:val="0"/>
          <w:numId w:val="109"/>
        </w:numPr>
        <w:spacing w:line="360" w:lineRule="auto"/>
        <w:rPr>
          <w:sz w:val="21"/>
          <w:szCs w:val="21"/>
        </w:rPr>
      </w:pPr>
      <w:r>
        <w:rPr>
          <w:rFonts w:hint="eastAsia"/>
          <w:sz w:val="21"/>
          <w:szCs w:val="21"/>
        </w:rPr>
        <w:t>系统显示查询回来的历史缴费记录</w:t>
      </w:r>
    </w:p>
    <w:p w14:paraId="53E8F954">
      <w:pPr>
        <w:pStyle w:val="4"/>
        <w:ind w:left="57"/>
      </w:pPr>
      <w:bookmarkStart w:id="481" w:name="_Toc351988521"/>
      <w:r>
        <w:rPr>
          <w:rFonts w:hint="eastAsia"/>
        </w:rPr>
        <w:t>业务规则</w:t>
      </w:r>
      <w:bookmarkEnd w:id="481"/>
    </w:p>
    <w:p w14:paraId="54FC02C3">
      <w:pPr>
        <w:pStyle w:val="5"/>
        <w:numPr>
          <w:ilvl w:val="0"/>
          <w:numId w:val="0"/>
        </w:numPr>
        <w:ind w:left="6"/>
      </w:pPr>
      <w:r>
        <w:rPr>
          <w:rFonts w:hint="eastAsia"/>
        </w:rPr>
        <w:t>交易前</w:t>
      </w:r>
    </w:p>
    <w:p w14:paraId="0FE04809">
      <w:pPr>
        <w:pStyle w:val="5"/>
        <w:numPr>
          <w:ilvl w:val="0"/>
          <w:numId w:val="0"/>
        </w:numPr>
        <w:ind w:left="6"/>
      </w:pPr>
      <w:r>
        <w:rPr>
          <w:rFonts w:hint="eastAsia"/>
        </w:rPr>
        <w:t>交易中</w:t>
      </w:r>
    </w:p>
    <w:p w14:paraId="177A961A">
      <w:pPr>
        <w:pStyle w:val="5"/>
        <w:numPr>
          <w:ilvl w:val="0"/>
          <w:numId w:val="0"/>
        </w:numPr>
        <w:ind w:left="6"/>
      </w:pPr>
      <w:r>
        <w:rPr>
          <w:rFonts w:hint="eastAsia"/>
        </w:rPr>
        <w:t>交易后</w:t>
      </w:r>
    </w:p>
    <w:p w14:paraId="39E680C0">
      <w:pPr>
        <w:pStyle w:val="4"/>
        <w:ind w:left="57"/>
      </w:pPr>
      <w:bookmarkStart w:id="482" w:name="_Toc351988522"/>
      <w:r>
        <w:rPr>
          <w:rFonts w:hint="eastAsia"/>
        </w:rPr>
        <w:t>页面要素</w:t>
      </w:r>
      <w:bookmarkEnd w:id="482"/>
    </w:p>
    <w:tbl>
      <w:tblPr>
        <w:tblStyle w:val="48"/>
        <w:tblW w:w="9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418"/>
        <w:gridCol w:w="1134"/>
        <w:gridCol w:w="1134"/>
        <w:gridCol w:w="992"/>
        <w:gridCol w:w="992"/>
        <w:gridCol w:w="2693"/>
      </w:tblGrid>
      <w:tr w14:paraId="1C9E3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FABF8F"/>
          </w:tcPr>
          <w:p w14:paraId="56E0BD7B">
            <w:pPr>
              <w:widowControl w:val="0"/>
              <w:rPr>
                <w:rFonts w:ascii="宋体" w:hAnsi="宋体"/>
                <w:sz w:val="21"/>
                <w:szCs w:val="21"/>
              </w:rPr>
            </w:pPr>
            <w:r>
              <w:rPr>
                <w:rFonts w:ascii="宋体" w:hAnsi="宋体" w:cs="Arial"/>
                <w:b/>
                <w:color w:val="000000"/>
                <w:sz w:val="21"/>
                <w:szCs w:val="21"/>
              </w:rPr>
              <w:t>序号</w:t>
            </w:r>
          </w:p>
        </w:tc>
        <w:tc>
          <w:tcPr>
            <w:tcW w:w="1418" w:type="dxa"/>
            <w:shd w:val="clear" w:color="auto" w:fill="FABF8F"/>
          </w:tcPr>
          <w:p w14:paraId="02BA703B">
            <w:pPr>
              <w:widowControl w:val="0"/>
              <w:rPr>
                <w:rFonts w:ascii="宋体" w:hAnsi="宋体"/>
                <w:sz w:val="21"/>
                <w:szCs w:val="21"/>
              </w:rPr>
            </w:pPr>
            <w:r>
              <w:rPr>
                <w:rFonts w:ascii="宋体" w:hAnsi="宋体" w:cs="Arial"/>
                <w:b/>
                <w:color w:val="000000"/>
                <w:sz w:val="21"/>
                <w:szCs w:val="21"/>
              </w:rPr>
              <w:t>名称</w:t>
            </w:r>
          </w:p>
        </w:tc>
        <w:tc>
          <w:tcPr>
            <w:tcW w:w="1134" w:type="dxa"/>
            <w:shd w:val="clear" w:color="auto" w:fill="FABF8F"/>
          </w:tcPr>
          <w:p w14:paraId="56FB4FA5">
            <w:pPr>
              <w:widowControl w:val="0"/>
              <w:rPr>
                <w:rFonts w:ascii="宋体" w:hAnsi="宋体"/>
                <w:sz w:val="21"/>
                <w:szCs w:val="21"/>
              </w:rPr>
            </w:pPr>
            <w:r>
              <w:rPr>
                <w:rFonts w:ascii="宋体" w:hAnsi="宋体" w:cs="Arial"/>
                <w:b/>
                <w:color w:val="000000"/>
                <w:sz w:val="21"/>
                <w:szCs w:val="21"/>
              </w:rPr>
              <w:t>输入/输出</w:t>
            </w:r>
          </w:p>
        </w:tc>
        <w:tc>
          <w:tcPr>
            <w:tcW w:w="1134" w:type="dxa"/>
            <w:shd w:val="clear" w:color="auto" w:fill="FABF8F"/>
          </w:tcPr>
          <w:p w14:paraId="0FFD0C2B">
            <w:pPr>
              <w:widowControl w:val="0"/>
              <w:rPr>
                <w:rFonts w:ascii="宋体" w:hAnsi="宋体"/>
                <w:sz w:val="21"/>
                <w:szCs w:val="21"/>
              </w:rPr>
            </w:pPr>
            <w:r>
              <w:rPr>
                <w:rFonts w:ascii="宋体" w:hAnsi="宋体" w:cs="Arial"/>
                <w:b/>
                <w:color w:val="000000"/>
                <w:sz w:val="21"/>
                <w:szCs w:val="21"/>
              </w:rPr>
              <w:t>缺省值</w:t>
            </w:r>
          </w:p>
        </w:tc>
        <w:tc>
          <w:tcPr>
            <w:tcW w:w="992" w:type="dxa"/>
            <w:shd w:val="clear" w:color="auto" w:fill="FABF8F"/>
          </w:tcPr>
          <w:p w14:paraId="3F673812">
            <w:pPr>
              <w:widowControl w:val="0"/>
              <w:rPr>
                <w:rFonts w:ascii="宋体" w:hAnsi="宋体"/>
                <w:sz w:val="21"/>
                <w:szCs w:val="21"/>
              </w:rPr>
            </w:pPr>
            <w:r>
              <w:rPr>
                <w:rFonts w:hint="eastAsia" w:ascii="宋体" w:hAnsi="宋体" w:cs="Arial"/>
                <w:b/>
                <w:color w:val="000000"/>
                <w:sz w:val="21"/>
                <w:szCs w:val="21"/>
              </w:rPr>
              <w:t>类型</w:t>
            </w:r>
            <w:r>
              <w:rPr>
                <w:rFonts w:ascii="宋体" w:hAnsi="宋体" w:cs="Arial"/>
                <w:b/>
                <w:color w:val="000000"/>
                <w:sz w:val="21"/>
                <w:szCs w:val="21"/>
              </w:rPr>
              <w:t>/长度</w:t>
            </w:r>
          </w:p>
        </w:tc>
        <w:tc>
          <w:tcPr>
            <w:tcW w:w="992" w:type="dxa"/>
            <w:shd w:val="clear" w:color="auto" w:fill="FABF8F"/>
          </w:tcPr>
          <w:p w14:paraId="3E1059DB">
            <w:pPr>
              <w:widowControl w:val="0"/>
              <w:rPr>
                <w:rFonts w:ascii="宋体" w:hAnsi="宋体"/>
                <w:sz w:val="21"/>
                <w:szCs w:val="21"/>
              </w:rPr>
            </w:pPr>
            <w:r>
              <w:rPr>
                <w:rFonts w:hint="eastAsia" w:ascii="宋体" w:hAnsi="宋体" w:cs="Arial"/>
                <w:b/>
                <w:color w:val="000000"/>
                <w:sz w:val="21"/>
                <w:szCs w:val="21"/>
              </w:rPr>
              <w:t>是否必输</w:t>
            </w:r>
          </w:p>
        </w:tc>
        <w:tc>
          <w:tcPr>
            <w:tcW w:w="2693" w:type="dxa"/>
            <w:shd w:val="clear" w:color="auto" w:fill="FABF8F"/>
          </w:tcPr>
          <w:p w14:paraId="1A6AF779">
            <w:pPr>
              <w:widowControl w:val="0"/>
              <w:rPr>
                <w:rFonts w:ascii="宋体" w:hAnsi="宋体"/>
                <w:sz w:val="21"/>
                <w:szCs w:val="21"/>
              </w:rPr>
            </w:pPr>
            <w:r>
              <w:rPr>
                <w:rFonts w:ascii="宋体" w:hAnsi="宋体" w:cs="Arial"/>
                <w:b/>
                <w:color w:val="000000"/>
                <w:sz w:val="21"/>
                <w:szCs w:val="21"/>
              </w:rPr>
              <w:t>备注</w:t>
            </w:r>
          </w:p>
        </w:tc>
      </w:tr>
      <w:tr w14:paraId="16F78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80" w:type="dxa"/>
            <w:gridSpan w:val="7"/>
          </w:tcPr>
          <w:p w14:paraId="55F58D66">
            <w:pPr>
              <w:widowControl w:val="0"/>
              <w:rPr>
                <w:rFonts w:ascii="宋体" w:hAnsi="宋体"/>
                <w:sz w:val="21"/>
                <w:szCs w:val="21"/>
              </w:rPr>
            </w:pPr>
            <w:r>
              <w:rPr>
                <w:rFonts w:hint="eastAsia" w:ascii="宋体" w:hAnsi="宋体"/>
                <w:sz w:val="21"/>
                <w:szCs w:val="21"/>
              </w:rPr>
              <w:t>查询条件</w:t>
            </w:r>
          </w:p>
        </w:tc>
      </w:tr>
      <w:tr w14:paraId="2672E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7BD3134F">
            <w:pPr>
              <w:widowControl w:val="0"/>
              <w:numPr>
                <w:ilvl w:val="0"/>
                <w:numId w:val="110"/>
              </w:numPr>
              <w:rPr>
                <w:rFonts w:ascii="宋体" w:hAnsi="宋体"/>
                <w:sz w:val="21"/>
                <w:szCs w:val="21"/>
              </w:rPr>
            </w:pPr>
          </w:p>
        </w:tc>
        <w:tc>
          <w:tcPr>
            <w:tcW w:w="1418" w:type="dxa"/>
          </w:tcPr>
          <w:p w14:paraId="5254EF7F">
            <w:pPr>
              <w:widowControl w:val="0"/>
              <w:rPr>
                <w:rFonts w:ascii="宋体" w:hAnsi="宋体"/>
                <w:sz w:val="21"/>
                <w:szCs w:val="21"/>
              </w:rPr>
            </w:pPr>
            <w:r>
              <w:rPr>
                <w:rFonts w:hint="eastAsia" w:ascii="宋体" w:hAnsi="宋体"/>
                <w:sz w:val="21"/>
                <w:szCs w:val="21"/>
              </w:rPr>
              <w:t>地区</w:t>
            </w:r>
          </w:p>
        </w:tc>
        <w:tc>
          <w:tcPr>
            <w:tcW w:w="1134" w:type="dxa"/>
          </w:tcPr>
          <w:p w14:paraId="59868153">
            <w:pPr>
              <w:widowControl w:val="0"/>
              <w:rPr>
                <w:rFonts w:ascii="宋体" w:hAnsi="宋体"/>
                <w:sz w:val="21"/>
                <w:szCs w:val="21"/>
              </w:rPr>
            </w:pPr>
            <w:r>
              <w:rPr>
                <w:rFonts w:hint="eastAsia" w:ascii="宋体" w:hAnsi="宋体"/>
                <w:sz w:val="21"/>
                <w:szCs w:val="21"/>
              </w:rPr>
              <w:t>下拉框</w:t>
            </w:r>
          </w:p>
        </w:tc>
        <w:tc>
          <w:tcPr>
            <w:tcW w:w="1134" w:type="dxa"/>
          </w:tcPr>
          <w:p w14:paraId="0FBFC8B8">
            <w:pPr>
              <w:widowControl w:val="0"/>
              <w:rPr>
                <w:rFonts w:ascii="宋体" w:hAnsi="宋体"/>
                <w:sz w:val="21"/>
                <w:szCs w:val="21"/>
              </w:rPr>
            </w:pPr>
            <w:r>
              <w:rPr>
                <w:rFonts w:hint="eastAsia" w:ascii="宋体" w:hAnsi="宋体"/>
                <w:sz w:val="21"/>
                <w:szCs w:val="21"/>
              </w:rPr>
              <w:t>请选择</w:t>
            </w:r>
          </w:p>
        </w:tc>
        <w:tc>
          <w:tcPr>
            <w:tcW w:w="992" w:type="dxa"/>
          </w:tcPr>
          <w:p w14:paraId="0BD077AE">
            <w:pPr>
              <w:widowControl w:val="0"/>
              <w:rPr>
                <w:rFonts w:ascii="宋体" w:hAnsi="宋体"/>
                <w:sz w:val="21"/>
                <w:szCs w:val="21"/>
              </w:rPr>
            </w:pPr>
          </w:p>
        </w:tc>
        <w:tc>
          <w:tcPr>
            <w:tcW w:w="992" w:type="dxa"/>
          </w:tcPr>
          <w:p w14:paraId="0B2116D0">
            <w:pPr>
              <w:widowControl w:val="0"/>
              <w:rPr>
                <w:rFonts w:ascii="宋体" w:hAnsi="宋体"/>
                <w:sz w:val="21"/>
                <w:szCs w:val="21"/>
              </w:rPr>
            </w:pPr>
            <w:r>
              <w:rPr>
                <w:rFonts w:hint="eastAsia" w:ascii="宋体" w:hAnsi="宋体"/>
                <w:sz w:val="21"/>
                <w:szCs w:val="21"/>
              </w:rPr>
              <w:t>是</w:t>
            </w:r>
          </w:p>
        </w:tc>
        <w:tc>
          <w:tcPr>
            <w:tcW w:w="2693" w:type="dxa"/>
          </w:tcPr>
          <w:p w14:paraId="4221E46C">
            <w:pPr>
              <w:widowControl w:val="0"/>
              <w:rPr>
                <w:rFonts w:ascii="宋体" w:hAnsi="宋体"/>
                <w:sz w:val="21"/>
                <w:szCs w:val="21"/>
              </w:rPr>
            </w:pPr>
            <w:r>
              <w:rPr>
                <w:rFonts w:hint="eastAsia" w:ascii="宋体" w:hAnsi="宋体"/>
                <w:sz w:val="21"/>
                <w:szCs w:val="21"/>
              </w:rPr>
              <w:t>黄石和宜昌</w:t>
            </w:r>
          </w:p>
        </w:tc>
      </w:tr>
      <w:tr w14:paraId="2FF03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28CA5981">
            <w:pPr>
              <w:widowControl w:val="0"/>
              <w:numPr>
                <w:ilvl w:val="0"/>
                <w:numId w:val="110"/>
              </w:numPr>
              <w:rPr>
                <w:rFonts w:ascii="宋体" w:hAnsi="宋体"/>
                <w:sz w:val="21"/>
                <w:szCs w:val="21"/>
              </w:rPr>
            </w:pPr>
          </w:p>
        </w:tc>
        <w:tc>
          <w:tcPr>
            <w:tcW w:w="1418" w:type="dxa"/>
          </w:tcPr>
          <w:p w14:paraId="6C456AD8">
            <w:pPr>
              <w:widowControl w:val="0"/>
              <w:rPr>
                <w:rFonts w:ascii="宋体" w:hAnsi="宋体"/>
                <w:sz w:val="21"/>
                <w:szCs w:val="21"/>
              </w:rPr>
            </w:pPr>
            <w:r>
              <w:rPr>
                <w:rFonts w:hint="eastAsia" w:ascii="宋体" w:hAnsi="宋体"/>
                <w:sz w:val="21"/>
                <w:szCs w:val="21"/>
              </w:rPr>
              <w:t>业务类型</w:t>
            </w:r>
          </w:p>
        </w:tc>
        <w:tc>
          <w:tcPr>
            <w:tcW w:w="1134" w:type="dxa"/>
          </w:tcPr>
          <w:p w14:paraId="2BC0D9D9">
            <w:pPr>
              <w:widowControl w:val="0"/>
              <w:rPr>
                <w:rFonts w:ascii="宋体" w:hAnsi="宋体"/>
                <w:sz w:val="21"/>
                <w:szCs w:val="21"/>
              </w:rPr>
            </w:pPr>
            <w:r>
              <w:rPr>
                <w:rFonts w:hint="eastAsia" w:ascii="宋体" w:hAnsi="宋体"/>
                <w:sz w:val="21"/>
                <w:szCs w:val="21"/>
              </w:rPr>
              <w:t>下拉框</w:t>
            </w:r>
          </w:p>
        </w:tc>
        <w:tc>
          <w:tcPr>
            <w:tcW w:w="1134" w:type="dxa"/>
          </w:tcPr>
          <w:p w14:paraId="7EE2755C">
            <w:pPr>
              <w:widowControl w:val="0"/>
              <w:rPr>
                <w:rFonts w:ascii="宋体" w:hAnsi="宋体"/>
                <w:sz w:val="21"/>
                <w:szCs w:val="21"/>
              </w:rPr>
            </w:pPr>
            <w:r>
              <w:rPr>
                <w:rFonts w:hint="eastAsia" w:ascii="宋体" w:hAnsi="宋体"/>
                <w:sz w:val="21"/>
                <w:szCs w:val="21"/>
              </w:rPr>
              <w:t>请选择</w:t>
            </w:r>
          </w:p>
        </w:tc>
        <w:tc>
          <w:tcPr>
            <w:tcW w:w="992" w:type="dxa"/>
          </w:tcPr>
          <w:p w14:paraId="410C33D7">
            <w:pPr>
              <w:widowControl w:val="0"/>
              <w:rPr>
                <w:rFonts w:ascii="宋体" w:hAnsi="宋体"/>
                <w:sz w:val="21"/>
                <w:szCs w:val="21"/>
              </w:rPr>
            </w:pPr>
          </w:p>
        </w:tc>
        <w:tc>
          <w:tcPr>
            <w:tcW w:w="992" w:type="dxa"/>
          </w:tcPr>
          <w:p w14:paraId="270B2760">
            <w:pPr>
              <w:widowControl w:val="0"/>
              <w:rPr>
                <w:rFonts w:ascii="宋体" w:hAnsi="宋体"/>
                <w:sz w:val="21"/>
                <w:szCs w:val="21"/>
              </w:rPr>
            </w:pPr>
            <w:r>
              <w:rPr>
                <w:rFonts w:hint="eastAsia" w:ascii="宋体" w:hAnsi="宋体"/>
                <w:sz w:val="21"/>
                <w:szCs w:val="21"/>
              </w:rPr>
              <w:t>是</w:t>
            </w:r>
          </w:p>
        </w:tc>
        <w:tc>
          <w:tcPr>
            <w:tcW w:w="2693" w:type="dxa"/>
          </w:tcPr>
          <w:p w14:paraId="1B1EC6D1">
            <w:pPr>
              <w:widowControl w:val="0"/>
              <w:spacing w:line="360" w:lineRule="auto"/>
              <w:rPr>
                <w:sz w:val="21"/>
                <w:szCs w:val="21"/>
              </w:rPr>
            </w:pPr>
            <w:r>
              <w:rPr>
                <w:rFonts w:hint="eastAsia"/>
                <w:sz w:val="21"/>
                <w:szCs w:val="21"/>
              </w:rPr>
              <w:t>黄石地区：电信代收费，代收电费</w:t>
            </w:r>
          </w:p>
          <w:p w14:paraId="51ECF7B5">
            <w:pPr>
              <w:widowControl w:val="0"/>
              <w:rPr>
                <w:rFonts w:ascii="宋体" w:hAnsi="宋体"/>
                <w:sz w:val="21"/>
                <w:szCs w:val="21"/>
              </w:rPr>
            </w:pPr>
            <w:r>
              <w:rPr>
                <w:rFonts w:hint="eastAsia"/>
                <w:sz w:val="21"/>
                <w:szCs w:val="21"/>
              </w:rPr>
              <w:t>宜昌地区：电力代收电费，代收电信，联通代收，代收水费，代收燃气</w:t>
            </w:r>
          </w:p>
        </w:tc>
      </w:tr>
      <w:tr w14:paraId="58611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1FDF1082">
            <w:pPr>
              <w:widowControl w:val="0"/>
              <w:numPr>
                <w:ilvl w:val="0"/>
                <w:numId w:val="110"/>
              </w:numPr>
              <w:rPr>
                <w:rFonts w:ascii="宋体" w:hAnsi="宋体"/>
                <w:sz w:val="21"/>
                <w:szCs w:val="21"/>
              </w:rPr>
            </w:pPr>
          </w:p>
        </w:tc>
        <w:tc>
          <w:tcPr>
            <w:tcW w:w="1418" w:type="dxa"/>
          </w:tcPr>
          <w:p w14:paraId="78C3338D">
            <w:pPr>
              <w:widowControl w:val="0"/>
              <w:rPr>
                <w:rFonts w:ascii="宋体" w:hAnsi="宋体"/>
                <w:sz w:val="21"/>
                <w:szCs w:val="21"/>
              </w:rPr>
            </w:pPr>
            <w:r>
              <w:rPr>
                <w:rFonts w:hint="eastAsia" w:ascii="宋体" w:hAnsi="宋体"/>
                <w:sz w:val="21"/>
                <w:szCs w:val="21"/>
              </w:rPr>
              <w:t>用户编号</w:t>
            </w:r>
          </w:p>
        </w:tc>
        <w:tc>
          <w:tcPr>
            <w:tcW w:w="1134" w:type="dxa"/>
          </w:tcPr>
          <w:p w14:paraId="108C6849">
            <w:pPr>
              <w:widowControl w:val="0"/>
              <w:rPr>
                <w:rFonts w:ascii="宋体" w:hAnsi="宋体"/>
                <w:sz w:val="21"/>
                <w:szCs w:val="21"/>
              </w:rPr>
            </w:pPr>
            <w:r>
              <w:rPr>
                <w:rFonts w:hint="eastAsia" w:ascii="宋体" w:hAnsi="宋体"/>
                <w:sz w:val="21"/>
                <w:szCs w:val="21"/>
              </w:rPr>
              <w:t>文本框</w:t>
            </w:r>
          </w:p>
        </w:tc>
        <w:tc>
          <w:tcPr>
            <w:tcW w:w="1134" w:type="dxa"/>
          </w:tcPr>
          <w:p w14:paraId="24F1E134">
            <w:pPr>
              <w:widowControl w:val="0"/>
              <w:rPr>
                <w:rFonts w:ascii="宋体" w:hAnsi="宋体"/>
                <w:sz w:val="21"/>
                <w:szCs w:val="21"/>
              </w:rPr>
            </w:pPr>
          </w:p>
        </w:tc>
        <w:tc>
          <w:tcPr>
            <w:tcW w:w="992" w:type="dxa"/>
          </w:tcPr>
          <w:p w14:paraId="71403801">
            <w:pPr>
              <w:widowControl w:val="0"/>
              <w:rPr>
                <w:rFonts w:ascii="宋体" w:hAnsi="宋体"/>
                <w:sz w:val="21"/>
                <w:szCs w:val="21"/>
              </w:rPr>
            </w:pPr>
          </w:p>
        </w:tc>
        <w:tc>
          <w:tcPr>
            <w:tcW w:w="992" w:type="dxa"/>
          </w:tcPr>
          <w:p w14:paraId="3918C9C9">
            <w:pPr>
              <w:widowControl w:val="0"/>
              <w:rPr>
                <w:rFonts w:ascii="宋体" w:hAnsi="宋体"/>
                <w:sz w:val="21"/>
                <w:szCs w:val="21"/>
              </w:rPr>
            </w:pPr>
          </w:p>
        </w:tc>
        <w:tc>
          <w:tcPr>
            <w:tcW w:w="2693" w:type="dxa"/>
          </w:tcPr>
          <w:p w14:paraId="3FD00615">
            <w:pPr>
              <w:widowControl w:val="0"/>
              <w:rPr>
                <w:rFonts w:ascii="宋体" w:hAnsi="宋体"/>
                <w:sz w:val="21"/>
                <w:szCs w:val="21"/>
              </w:rPr>
            </w:pPr>
          </w:p>
        </w:tc>
      </w:tr>
      <w:tr w14:paraId="33A72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0CFE81A3">
            <w:pPr>
              <w:widowControl w:val="0"/>
              <w:numPr>
                <w:ilvl w:val="0"/>
                <w:numId w:val="110"/>
              </w:numPr>
              <w:rPr>
                <w:rFonts w:ascii="宋体" w:hAnsi="宋体"/>
                <w:sz w:val="21"/>
                <w:szCs w:val="21"/>
              </w:rPr>
            </w:pPr>
          </w:p>
        </w:tc>
        <w:tc>
          <w:tcPr>
            <w:tcW w:w="1418" w:type="dxa"/>
          </w:tcPr>
          <w:p w14:paraId="21AAE2AD">
            <w:pPr>
              <w:widowControl w:val="0"/>
              <w:rPr>
                <w:rFonts w:ascii="宋体" w:hAnsi="宋体"/>
                <w:sz w:val="21"/>
                <w:szCs w:val="21"/>
              </w:rPr>
            </w:pPr>
            <w:r>
              <w:rPr>
                <w:rFonts w:hint="eastAsia" w:ascii="宋体" w:hAnsi="宋体"/>
                <w:sz w:val="21"/>
                <w:szCs w:val="21"/>
              </w:rPr>
              <w:t>查询</w:t>
            </w:r>
          </w:p>
        </w:tc>
        <w:tc>
          <w:tcPr>
            <w:tcW w:w="1134" w:type="dxa"/>
          </w:tcPr>
          <w:p w14:paraId="252E61A7">
            <w:pPr>
              <w:widowControl w:val="0"/>
              <w:rPr>
                <w:rFonts w:ascii="宋体" w:hAnsi="宋体"/>
                <w:sz w:val="21"/>
                <w:szCs w:val="21"/>
              </w:rPr>
            </w:pPr>
            <w:r>
              <w:rPr>
                <w:rFonts w:hint="eastAsia" w:ascii="宋体" w:hAnsi="宋体"/>
                <w:sz w:val="21"/>
                <w:szCs w:val="21"/>
              </w:rPr>
              <w:t>按钮</w:t>
            </w:r>
          </w:p>
        </w:tc>
        <w:tc>
          <w:tcPr>
            <w:tcW w:w="1134" w:type="dxa"/>
          </w:tcPr>
          <w:p w14:paraId="03AFE85A">
            <w:pPr>
              <w:widowControl w:val="0"/>
              <w:rPr>
                <w:rFonts w:ascii="宋体" w:hAnsi="宋体"/>
                <w:sz w:val="21"/>
                <w:szCs w:val="21"/>
              </w:rPr>
            </w:pPr>
          </w:p>
        </w:tc>
        <w:tc>
          <w:tcPr>
            <w:tcW w:w="992" w:type="dxa"/>
          </w:tcPr>
          <w:p w14:paraId="25D235B8">
            <w:pPr>
              <w:widowControl w:val="0"/>
              <w:rPr>
                <w:rFonts w:ascii="宋体" w:hAnsi="宋体"/>
                <w:sz w:val="21"/>
                <w:szCs w:val="21"/>
              </w:rPr>
            </w:pPr>
          </w:p>
        </w:tc>
        <w:tc>
          <w:tcPr>
            <w:tcW w:w="992" w:type="dxa"/>
          </w:tcPr>
          <w:p w14:paraId="1740A772">
            <w:pPr>
              <w:widowControl w:val="0"/>
              <w:rPr>
                <w:rFonts w:ascii="宋体" w:hAnsi="宋体"/>
                <w:sz w:val="21"/>
                <w:szCs w:val="21"/>
              </w:rPr>
            </w:pPr>
          </w:p>
        </w:tc>
        <w:tc>
          <w:tcPr>
            <w:tcW w:w="2693" w:type="dxa"/>
          </w:tcPr>
          <w:p w14:paraId="2FAA012C">
            <w:pPr>
              <w:widowControl w:val="0"/>
              <w:rPr>
                <w:rFonts w:ascii="宋体" w:hAnsi="宋体"/>
                <w:sz w:val="21"/>
                <w:szCs w:val="21"/>
              </w:rPr>
            </w:pPr>
          </w:p>
        </w:tc>
      </w:tr>
      <w:tr w14:paraId="1AA3E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80" w:type="dxa"/>
            <w:gridSpan w:val="7"/>
          </w:tcPr>
          <w:p w14:paraId="610C92AE">
            <w:pPr>
              <w:widowControl w:val="0"/>
              <w:rPr>
                <w:rFonts w:ascii="宋体" w:hAnsi="宋体"/>
                <w:sz w:val="21"/>
                <w:szCs w:val="21"/>
              </w:rPr>
            </w:pPr>
            <w:r>
              <w:rPr>
                <w:rFonts w:hint="eastAsia" w:ascii="宋体" w:hAnsi="宋体"/>
                <w:sz w:val="21"/>
                <w:szCs w:val="21"/>
              </w:rPr>
              <w:t>查询结果</w:t>
            </w:r>
          </w:p>
        </w:tc>
      </w:tr>
      <w:tr w14:paraId="06F43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035ED800">
            <w:pPr>
              <w:widowControl w:val="0"/>
              <w:numPr>
                <w:ilvl w:val="0"/>
                <w:numId w:val="110"/>
              </w:numPr>
              <w:rPr>
                <w:rFonts w:ascii="宋体" w:hAnsi="宋体"/>
                <w:sz w:val="21"/>
                <w:szCs w:val="21"/>
              </w:rPr>
            </w:pPr>
          </w:p>
        </w:tc>
        <w:tc>
          <w:tcPr>
            <w:tcW w:w="1418" w:type="dxa"/>
          </w:tcPr>
          <w:p w14:paraId="29C3F5A9">
            <w:pPr>
              <w:widowControl w:val="0"/>
              <w:rPr>
                <w:rFonts w:ascii="宋体" w:hAnsi="宋体"/>
                <w:sz w:val="21"/>
                <w:szCs w:val="21"/>
              </w:rPr>
            </w:pPr>
            <w:r>
              <w:rPr>
                <w:rFonts w:hint="eastAsia" w:ascii="宋体" w:hAnsi="宋体"/>
                <w:sz w:val="21"/>
                <w:szCs w:val="21"/>
              </w:rPr>
              <w:t>序号</w:t>
            </w:r>
          </w:p>
        </w:tc>
        <w:tc>
          <w:tcPr>
            <w:tcW w:w="1134" w:type="dxa"/>
          </w:tcPr>
          <w:p w14:paraId="12275518">
            <w:pPr>
              <w:widowControl w:val="0"/>
              <w:rPr>
                <w:rFonts w:ascii="宋体" w:hAnsi="宋体"/>
                <w:sz w:val="21"/>
                <w:szCs w:val="21"/>
              </w:rPr>
            </w:pPr>
            <w:r>
              <w:rPr>
                <w:rFonts w:hint="eastAsia" w:ascii="宋体" w:hAnsi="宋体"/>
                <w:sz w:val="21"/>
                <w:szCs w:val="21"/>
              </w:rPr>
              <w:t>文本</w:t>
            </w:r>
          </w:p>
        </w:tc>
        <w:tc>
          <w:tcPr>
            <w:tcW w:w="1134" w:type="dxa"/>
          </w:tcPr>
          <w:p w14:paraId="3B8EA022">
            <w:pPr>
              <w:widowControl w:val="0"/>
              <w:rPr>
                <w:rFonts w:ascii="宋体" w:hAnsi="宋体"/>
                <w:sz w:val="21"/>
                <w:szCs w:val="21"/>
              </w:rPr>
            </w:pPr>
          </w:p>
        </w:tc>
        <w:tc>
          <w:tcPr>
            <w:tcW w:w="992" w:type="dxa"/>
          </w:tcPr>
          <w:p w14:paraId="0A75BEE3">
            <w:pPr>
              <w:widowControl w:val="0"/>
              <w:rPr>
                <w:rFonts w:ascii="宋体" w:hAnsi="宋体"/>
                <w:sz w:val="21"/>
                <w:szCs w:val="21"/>
              </w:rPr>
            </w:pPr>
          </w:p>
        </w:tc>
        <w:tc>
          <w:tcPr>
            <w:tcW w:w="992" w:type="dxa"/>
          </w:tcPr>
          <w:p w14:paraId="0B9EDC27">
            <w:pPr>
              <w:widowControl w:val="0"/>
              <w:rPr>
                <w:rFonts w:ascii="宋体" w:hAnsi="宋体"/>
                <w:sz w:val="21"/>
                <w:szCs w:val="21"/>
              </w:rPr>
            </w:pPr>
          </w:p>
        </w:tc>
        <w:tc>
          <w:tcPr>
            <w:tcW w:w="2693" w:type="dxa"/>
          </w:tcPr>
          <w:p w14:paraId="4CF59115">
            <w:pPr>
              <w:widowControl w:val="0"/>
              <w:rPr>
                <w:rFonts w:ascii="宋体" w:hAnsi="宋体"/>
                <w:sz w:val="21"/>
                <w:szCs w:val="21"/>
              </w:rPr>
            </w:pPr>
          </w:p>
        </w:tc>
      </w:tr>
      <w:tr w14:paraId="659E9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6D612534">
            <w:pPr>
              <w:widowControl w:val="0"/>
              <w:numPr>
                <w:ilvl w:val="0"/>
                <w:numId w:val="110"/>
              </w:numPr>
              <w:rPr>
                <w:rFonts w:ascii="宋体" w:hAnsi="宋体"/>
                <w:sz w:val="21"/>
                <w:szCs w:val="21"/>
              </w:rPr>
            </w:pPr>
          </w:p>
        </w:tc>
        <w:tc>
          <w:tcPr>
            <w:tcW w:w="1418" w:type="dxa"/>
          </w:tcPr>
          <w:p w14:paraId="4AE7104D">
            <w:pPr>
              <w:widowControl w:val="0"/>
              <w:rPr>
                <w:rFonts w:ascii="宋体" w:hAnsi="宋体"/>
                <w:sz w:val="21"/>
                <w:szCs w:val="21"/>
              </w:rPr>
            </w:pPr>
            <w:r>
              <w:rPr>
                <w:rFonts w:hint="eastAsia" w:ascii="宋体" w:hAnsi="宋体"/>
                <w:sz w:val="21"/>
                <w:szCs w:val="21"/>
              </w:rPr>
              <w:t>交易时间</w:t>
            </w:r>
          </w:p>
        </w:tc>
        <w:tc>
          <w:tcPr>
            <w:tcW w:w="1134" w:type="dxa"/>
          </w:tcPr>
          <w:p w14:paraId="7692FC57">
            <w:pPr>
              <w:widowControl w:val="0"/>
              <w:rPr>
                <w:rFonts w:ascii="宋体" w:hAnsi="宋体"/>
                <w:sz w:val="21"/>
                <w:szCs w:val="21"/>
              </w:rPr>
            </w:pPr>
            <w:r>
              <w:rPr>
                <w:rFonts w:hint="eastAsia" w:ascii="宋体" w:hAnsi="宋体"/>
                <w:sz w:val="21"/>
                <w:szCs w:val="21"/>
              </w:rPr>
              <w:t>文本</w:t>
            </w:r>
          </w:p>
        </w:tc>
        <w:tc>
          <w:tcPr>
            <w:tcW w:w="1134" w:type="dxa"/>
          </w:tcPr>
          <w:p w14:paraId="6C681D30">
            <w:pPr>
              <w:widowControl w:val="0"/>
              <w:rPr>
                <w:rFonts w:ascii="宋体" w:hAnsi="宋体"/>
                <w:sz w:val="21"/>
                <w:szCs w:val="21"/>
              </w:rPr>
            </w:pPr>
          </w:p>
        </w:tc>
        <w:tc>
          <w:tcPr>
            <w:tcW w:w="992" w:type="dxa"/>
          </w:tcPr>
          <w:p w14:paraId="66E469FB">
            <w:pPr>
              <w:widowControl w:val="0"/>
              <w:rPr>
                <w:rFonts w:ascii="宋体" w:hAnsi="宋体"/>
                <w:sz w:val="21"/>
                <w:szCs w:val="21"/>
              </w:rPr>
            </w:pPr>
          </w:p>
        </w:tc>
        <w:tc>
          <w:tcPr>
            <w:tcW w:w="992" w:type="dxa"/>
          </w:tcPr>
          <w:p w14:paraId="68276426">
            <w:pPr>
              <w:widowControl w:val="0"/>
              <w:rPr>
                <w:rFonts w:ascii="宋体" w:hAnsi="宋体"/>
                <w:sz w:val="21"/>
                <w:szCs w:val="21"/>
              </w:rPr>
            </w:pPr>
          </w:p>
        </w:tc>
        <w:tc>
          <w:tcPr>
            <w:tcW w:w="2693" w:type="dxa"/>
          </w:tcPr>
          <w:p w14:paraId="0E0B3C69">
            <w:pPr>
              <w:widowControl w:val="0"/>
              <w:rPr>
                <w:rFonts w:ascii="宋体" w:hAnsi="宋体"/>
                <w:sz w:val="21"/>
                <w:szCs w:val="21"/>
              </w:rPr>
            </w:pPr>
          </w:p>
        </w:tc>
      </w:tr>
      <w:tr w14:paraId="074C9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7EB5C070">
            <w:pPr>
              <w:widowControl w:val="0"/>
              <w:numPr>
                <w:ilvl w:val="0"/>
                <w:numId w:val="110"/>
              </w:numPr>
              <w:rPr>
                <w:rFonts w:ascii="宋体" w:hAnsi="宋体"/>
                <w:sz w:val="21"/>
                <w:szCs w:val="21"/>
              </w:rPr>
            </w:pPr>
          </w:p>
        </w:tc>
        <w:tc>
          <w:tcPr>
            <w:tcW w:w="1418" w:type="dxa"/>
          </w:tcPr>
          <w:p w14:paraId="30F29CEB">
            <w:pPr>
              <w:widowControl w:val="0"/>
              <w:rPr>
                <w:rFonts w:ascii="宋体" w:hAnsi="宋体"/>
                <w:sz w:val="21"/>
                <w:szCs w:val="21"/>
              </w:rPr>
            </w:pPr>
            <w:r>
              <w:rPr>
                <w:rFonts w:hint="eastAsia" w:ascii="宋体" w:hAnsi="宋体"/>
                <w:sz w:val="21"/>
                <w:szCs w:val="21"/>
              </w:rPr>
              <w:t>交易状态</w:t>
            </w:r>
          </w:p>
        </w:tc>
        <w:tc>
          <w:tcPr>
            <w:tcW w:w="1134" w:type="dxa"/>
          </w:tcPr>
          <w:p w14:paraId="6FEE8CFC">
            <w:pPr>
              <w:widowControl w:val="0"/>
              <w:rPr>
                <w:rFonts w:ascii="宋体" w:hAnsi="宋体"/>
                <w:sz w:val="21"/>
                <w:szCs w:val="21"/>
              </w:rPr>
            </w:pPr>
            <w:r>
              <w:rPr>
                <w:rFonts w:hint="eastAsia" w:ascii="宋体" w:hAnsi="宋体"/>
                <w:sz w:val="21"/>
                <w:szCs w:val="21"/>
              </w:rPr>
              <w:t>文本</w:t>
            </w:r>
          </w:p>
        </w:tc>
        <w:tc>
          <w:tcPr>
            <w:tcW w:w="1134" w:type="dxa"/>
          </w:tcPr>
          <w:p w14:paraId="109B1A65">
            <w:pPr>
              <w:widowControl w:val="0"/>
              <w:rPr>
                <w:rFonts w:ascii="宋体" w:hAnsi="宋体"/>
                <w:sz w:val="21"/>
                <w:szCs w:val="21"/>
              </w:rPr>
            </w:pPr>
          </w:p>
        </w:tc>
        <w:tc>
          <w:tcPr>
            <w:tcW w:w="992" w:type="dxa"/>
          </w:tcPr>
          <w:p w14:paraId="44842D2C">
            <w:pPr>
              <w:widowControl w:val="0"/>
              <w:rPr>
                <w:rFonts w:ascii="宋体" w:hAnsi="宋体"/>
                <w:sz w:val="21"/>
                <w:szCs w:val="21"/>
              </w:rPr>
            </w:pPr>
          </w:p>
        </w:tc>
        <w:tc>
          <w:tcPr>
            <w:tcW w:w="992" w:type="dxa"/>
          </w:tcPr>
          <w:p w14:paraId="31563FCA">
            <w:pPr>
              <w:widowControl w:val="0"/>
              <w:rPr>
                <w:rFonts w:ascii="宋体" w:hAnsi="宋体"/>
                <w:sz w:val="21"/>
                <w:szCs w:val="21"/>
              </w:rPr>
            </w:pPr>
          </w:p>
        </w:tc>
        <w:tc>
          <w:tcPr>
            <w:tcW w:w="2693" w:type="dxa"/>
          </w:tcPr>
          <w:p w14:paraId="327638E2">
            <w:pPr>
              <w:widowControl w:val="0"/>
              <w:rPr>
                <w:rFonts w:ascii="宋体" w:hAnsi="宋体"/>
                <w:sz w:val="21"/>
                <w:szCs w:val="21"/>
              </w:rPr>
            </w:pPr>
          </w:p>
        </w:tc>
      </w:tr>
      <w:tr w14:paraId="5EC8A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22673DD8">
            <w:pPr>
              <w:widowControl w:val="0"/>
              <w:numPr>
                <w:ilvl w:val="0"/>
                <w:numId w:val="110"/>
              </w:numPr>
              <w:rPr>
                <w:rFonts w:ascii="宋体" w:hAnsi="宋体"/>
                <w:sz w:val="21"/>
                <w:szCs w:val="21"/>
              </w:rPr>
            </w:pPr>
          </w:p>
        </w:tc>
        <w:tc>
          <w:tcPr>
            <w:tcW w:w="1418" w:type="dxa"/>
          </w:tcPr>
          <w:p w14:paraId="229F7D64">
            <w:pPr>
              <w:widowControl w:val="0"/>
              <w:rPr>
                <w:rFonts w:ascii="宋体" w:hAnsi="宋体"/>
                <w:sz w:val="21"/>
                <w:szCs w:val="21"/>
              </w:rPr>
            </w:pPr>
            <w:r>
              <w:rPr>
                <w:rFonts w:hint="eastAsia" w:ascii="宋体" w:hAnsi="宋体"/>
                <w:sz w:val="21"/>
                <w:szCs w:val="21"/>
              </w:rPr>
              <w:t>缴费地区</w:t>
            </w:r>
          </w:p>
        </w:tc>
        <w:tc>
          <w:tcPr>
            <w:tcW w:w="1134" w:type="dxa"/>
          </w:tcPr>
          <w:p w14:paraId="26E315F6">
            <w:pPr>
              <w:widowControl w:val="0"/>
              <w:rPr>
                <w:rFonts w:ascii="宋体" w:hAnsi="宋体"/>
                <w:sz w:val="21"/>
                <w:szCs w:val="21"/>
              </w:rPr>
            </w:pPr>
            <w:r>
              <w:rPr>
                <w:rFonts w:hint="eastAsia" w:ascii="宋体" w:hAnsi="宋体"/>
                <w:sz w:val="21"/>
                <w:szCs w:val="21"/>
              </w:rPr>
              <w:t>文本</w:t>
            </w:r>
          </w:p>
        </w:tc>
        <w:tc>
          <w:tcPr>
            <w:tcW w:w="1134" w:type="dxa"/>
          </w:tcPr>
          <w:p w14:paraId="3334D764">
            <w:pPr>
              <w:widowControl w:val="0"/>
              <w:rPr>
                <w:rFonts w:ascii="宋体" w:hAnsi="宋体"/>
                <w:sz w:val="21"/>
                <w:szCs w:val="21"/>
              </w:rPr>
            </w:pPr>
          </w:p>
        </w:tc>
        <w:tc>
          <w:tcPr>
            <w:tcW w:w="992" w:type="dxa"/>
          </w:tcPr>
          <w:p w14:paraId="599FBA71">
            <w:pPr>
              <w:widowControl w:val="0"/>
              <w:rPr>
                <w:rFonts w:ascii="宋体" w:hAnsi="宋体"/>
                <w:sz w:val="21"/>
                <w:szCs w:val="21"/>
              </w:rPr>
            </w:pPr>
          </w:p>
        </w:tc>
        <w:tc>
          <w:tcPr>
            <w:tcW w:w="992" w:type="dxa"/>
          </w:tcPr>
          <w:p w14:paraId="2C78856A">
            <w:pPr>
              <w:widowControl w:val="0"/>
              <w:rPr>
                <w:rFonts w:ascii="宋体" w:hAnsi="宋体"/>
                <w:sz w:val="21"/>
                <w:szCs w:val="21"/>
              </w:rPr>
            </w:pPr>
          </w:p>
        </w:tc>
        <w:tc>
          <w:tcPr>
            <w:tcW w:w="2693" w:type="dxa"/>
          </w:tcPr>
          <w:p w14:paraId="6F7BD68B">
            <w:pPr>
              <w:widowControl w:val="0"/>
              <w:rPr>
                <w:rFonts w:ascii="宋体" w:hAnsi="宋体"/>
                <w:sz w:val="21"/>
                <w:szCs w:val="21"/>
              </w:rPr>
            </w:pPr>
          </w:p>
        </w:tc>
      </w:tr>
      <w:tr w14:paraId="20BA9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004098FA">
            <w:pPr>
              <w:widowControl w:val="0"/>
              <w:numPr>
                <w:ilvl w:val="0"/>
                <w:numId w:val="110"/>
              </w:numPr>
              <w:rPr>
                <w:rFonts w:ascii="宋体" w:hAnsi="宋体"/>
                <w:sz w:val="21"/>
                <w:szCs w:val="21"/>
              </w:rPr>
            </w:pPr>
          </w:p>
        </w:tc>
        <w:tc>
          <w:tcPr>
            <w:tcW w:w="1418" w:type="dxa"/>
          </w:tcPr>
          <w:p w14:paraId="2804121B">
            <w:pPr>
              <w:widowControl w:val="0"/>
              <w:rPr>
                <w:rFonts w:ascii="宋体" w:hAnsi="宋体"/>
                <w:sz w:val="21"/>
                <w:szCs w:val="21"/>
              </w:rPr>
            </w:pPr>
            <w:r>
              <w:rPr>
                <w:rFonts w:hint="eastAsia" w:ascii="宋体" w:hAnsi="宋体"/>
                <w:sz w:val="21"/>
                <w:szCs w:val="21"/>
              </w:rPr>
              <w:t>业务类型</w:t>
            </w:r>
          </w:p>
        </w:tc>
        <w:tc>
          <w:tcPr>
            <w:tcW w:w="1134" w:type="dxa"/>
          </w:tcPr>
          <w:p w14:paraId="5D3C93CC">
            <w:pPr>
              <w:widowControl w:val="0"/>
              <w:rPr>
                <w:rFonts w:ascii="宋体" w:hAnsi="宋体"/>
                <w:sz w:val="21"/>
                <w:szCs w:val="21"/>
              </w:rPr>
            </w:pPr>
            <w:r>
              <w:rPr>
                <w:rFonts w:hint="eastAsia" w:ascii="宋体" w:hAnsi="宋体"/>
                <w:sz w:val="21"/>
                <w:szCs w:val="21"/>
              </w:rPr>
              <w:t>文本</w:t>
            </w:r>
          </w:p>
        </w:tc>
        <w:tc>
          <w:tcPr>
            <w:tcW w:w="1134" w:type="dxa"/>
          </w:tcPr>
          <w:p w14:paraId="7340AA92">
            <w:pPr>
              <w:widowControl w:val="0"/>
              <w:rPr>
                <w:rFonts w:ascii="宋体" w:hAnsi="宋体"/>
                <w:sz w:val="21"/>
                <w:szCs w:val="21"/>
              </w:rPr>
            </w:pPr>
          </w:p>
        </w:tc>
        <w:tc>
          <w:tcPr>
            <w:tcW w:w="992" w:type="dxa"/>
          </w:tcPr>
          <w:p w14:paraId="407E0401">
            <w:pPr>
              <w:widowControl w:val="0"/>
              <w:rPr>
                <w:rFonts w:ascii="宋体" w:hAnsi="宋体"/>
                <w:sz w:val="21"/>
                <w:szCs w:val="21"/>
              </w:rPr>
            </w:pPr>
          </w:p>
        </w:tc>
        <w:tc>
          <w:tcPr>
            <w:tcW w:w="992" w:type="dxa"/>
          </w:tcPr>
          <w:p w14:paraId="53C18BC1">
            <w:pPr>
              <w:widowControl w:val="0"/>
              <w:rPr>
                <w:rFonts w:ascii="宋体" w:hAnsi="宋体"/>
                <w:sz w:val="21"/>
                <w:szCs w:val="21"/>
              </w:rPr>
            </w:pPr>
          </w:p>
        </w:tc>
        <w:tc>
          <w:tcPr>
            <w:tcW w:w="2693" w:type="dxa"/>
          </w:tcPr>
          <w:p w14:paraId="16C3BF97">
            <w:pPr>
              <w:widowControl w:val="0"/>
              <w:rPr>
                <w:rFonts w:ascii="宋体" w:hAnsi="宋体"/>
                <w:sz w:val="21"/>
                <w:szCs w:val="21"/>
              </w:rPr>
            </w:pPr>
          </w:p>
        </w:tc>
      </w:tr>
      <w:tr w14:paraId="12950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7047B310">
            <w:pPr>
              <w:widowControl w:val="0"/>
              <w:numPr>
                <w:ilvl w:val="0"/>
                <w:numId w:val="110"/>
              </w:numPr>
              <w:rPr>
                <w:rFonts w:ascii="宋体" w:hAnsi="宋体"/>
                <w:sz w:val="21"/>
                <w:szCs w:val="21"/>
              </w:rPr>
            </w:pPr>
          </w:p>
        </w:tc>
        <w:tc>
          <w:tcPr>
            <w:tcW w:w="1418" w:type="dxa"/>
          </w:tcPr>
          <w:p w14:paraId="132193D0">
            <w:pPr>
              <w:widowControl w:val="0"/>
              <w:rPr>
                <w:rFonts w:ascii="宋体" w:hAnsi="宋体"/>
                <w:sz w:val="21"/>
                <w:szCs w:val="21"/>
              </w:rPr>
            </w:pPr>
            <w:r>
              <w:rPr>
                <w:rFonts w:hint="eastAsia" w:ascii="宋体" w:hAnsi="宋体"/>
                <w:sz w:val="21"/>
                <w:szCs w:val="21"/>
              </w:rPr>
              <w:t>用户编号</w:t>
            </w:r>
          </w:p>
        </w:tc>
        <w:tc>
          <w:tcPr>
            <w:tcW w:w="1134" w:type="dxa"/>
          </w:tcPr>
          <w:p w14:paraId="5B593FC7">
            <w:pPr>
              <w:widowControl w:val="0"/>
              <w:rPr>
                <w:rFonts w:ascii="宋体" w:hAnsi="宋体"/>
                <w:sz w:val="21"/>
                <w:szCs w:val="21"/>
              </w:rPr>
            </w:pPr>
            <w:r>
              <w:rPr>
                <w:rFonts w:hint="eastAsia" w:ascii="宋体" w:hAnsi="宋体"/>
                <w:sz w:val="21"/>
                <w:szCs w:val="21"/>
              </w:rPr>
              <w:t>文本</w:t>
            </w:r>
          </w:p>
        </w:tc>
        <w:tc>
          <w:tcPr>
            <w:tcW w:w="1134" w:type="dxa"/>
          </w:tcPr>
          <w:p w14:paraId="5E5BAFBE">
            <w:pPr>
              <w:widowControl w:val="0"/>
              <w:rPr>
                <w:rFonts w:ascii="宋体" w:hAnsi="宋体"/>
                <w:sz w:val="21"/>
                <w:szCs w:val="21"/>
              </w:rPr>
            </w:pPr>
          </w:p>
        </w:tc>
        <w:tc>
          <w:tcPr>
            <w:tcW w:w="992" w:type="dxa"/>
          </w:tcPr>
          <w:p w14:paraId="50A35E63">
            <w:pPr>
              <w:widowControl w:val="0"/>
              <w:rPr>
                <w:rFonts w:ascii="宋体" w:hAnsi="宋体"/>
                <w:sz w:val="21"/>
                <w:szCs w:val="21"/>
              </w:rPr>
            </w:pPr>
          </w:p>
        </w:tc>
        <w:tc>
          <w:tcPr>
            <w:tcW w:w="992" w:type="dxa"/>
          </w:tcPr>
          <w:p w14:paraId="2AF54B65">
            <w:pPr>
              <w:widowControl w:val="0"/>
              <w:rPr>
                <w:rFonts w:ascii="宋体" w:hAnsi="宋体"/>
                <w:sz w:val="21"/>
                <w:szCs w:val="21"/>
              </w:rPr>
            </w:pPr>
          </w:p>
        </w:tc>
        <w:tc>
          <w:tcPr>
            <w:tcW w:w="2693" w:type="dxa"/>
          </w:tcPr>
          <w:p w14:paraId="37FDBDFB">
            <w:pPr>
              <w:widowControl w:val="0"/>
              <w:rPr>
                <w:rFonts w:ascii="宋体" w:hAnsi="宋体"/>
                <w:sz w:val="21"/>
                <w:szCs w:val="21"/>
              </w:rPr>
            </w:pPr>
          </w:p>
        </w:tc>
      </w:tr>
      <w:tr w14:paraId="795B8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0484DE20">
            <w:pPr>
              <w:widowControl w:val="0"/>
              <w:numPr>
                <w:ilvl w:val="0"/>
                <w:numId w:val="110"/>
              </w:numPr>
              <w:rPr>
                <w:rFonts w:ascii="宋体" w:hAnsi="宋体"/>
                <w:sz w:val="21"/>
                <w:szCs w:val="21"/>
              </w:rPr>
            </w:pPr>
          </w:p>
        </w:tc>
        <w:tc>
          <w:tcPr>
            <w:tcW w:w="1418" w:type="dxa"/>
          </w:tcPr>
          <w:p w14:paraId="55742CA2">
            <w:pPr>
              <w:widowControl w:val="0"/>
              <w:rPr>
                <w:rFonts w:ascii="宋体" w:hAnsi="宋体"/>
                <w:sz w:val="21"/>
                <w:szCs w:val="21"/>
              </w:rPr>
            </w:pPr>
            <w:r>
              <w:rPr>
                <w:rFonts w:hint="eastAsia" w:ascii="宋体" w:hAnsi="宋体"/>
                <w:sz w:val="21"/>
                <w:szCs w:val="21"/>
              </w:rPr>
              <w:t>缴费金额</w:t>
            </w:r>
          </w:p>
        </w:tc>
        <w:tc>
          <w:tcPr>
            <w:tcW w:w="1134" w:type="dxa"/>
          </w:tcPr>
          <w:p w14:paraId="59632A06">
            <w:pPr>
              <w:widowControl w:val="0"/>
              <w:rPr>
                <w:rFonts w:ascii="宋体" w:hAnsi="宋体"/>
                <w:sz w:val="21"/>
                <w:szCs w:val="21"/>
              </w:rPr>
            </w:pPr>
            <w:r>
              <w:rPr>
                <w:rFonts w:hint="eastAsia" w:ascii="宋体" w:hAnsi="宋体"/>
                <w:sz w:val="21"/>
                <w:szCs w:val="21"/>
              </w:rPr>
              <w:t>文本</w:t>
            </w:r>
          </w:p>
        </w:tc>
        <w:tc>
          <w:tcPr>
            <w:tcW w:w="1134" w:type="dxa"/>
          </w:tcPr>
          <w:p w14:paraId="244F201A">
            <w:pPr>
              <w:widowControl w:val="0"/>
              <w:rPr>
                <w:rFonts w:ascii="宋体" w:hAnsi="宋体"/>
                <w:sz w:val="21"/>
                <w:szCs w:val="21"/>
              </w:rPr>
            </w:pPr>
          </w:p>
        </w:tc>
        <w:tc>
          <w:tcPr>
            <w:tcW w:w="992" w:type="dxa"/>
          </w:tcPr>
          <w:p w14:paraId="51C4C2BA">
            <w:pPr>
              <w:widowControl w:val="0"/>
              <w:rPr>
                <w:rFonts w:ascii="宋体" w:hAnsi="宋体"/>
                <w:sz w:val="21"/>
                <w:szCs w:val="21"/>
              </w:rPr>
            </w:pPr>
          </w:p>
        </w:tc>
        <w:tc>
          <w:tcPr>
            <w:tcW w:w="992" w:type="dxa"/>
          </w:tcPr>
          <w:p w14:paraId="6161F2C1">
            <w:pPr>
              <w:widowControl w:val="0"/>
              <w:rPr>
                <w:rFonts w:ascii="宋体" w:hAnsi="宋体"/>
                <w:sz w:val="21"/>
                <w:szCs w:val="21"/>
              </w:rPr>
            </w:pPr>
          </w:p>
        </w:tc>
        <w:tc>
          <w:tcPr>
            <w:tcW w:w="2693" w:type="dxa"/>
          </w:tcPr>
          <w:p w14:paraId="70F8FDFE">
            <w:pPr>
              <w:widowControl w:val="0"/>
              <w:rPr>
                <w:rFonts w:ascii="宋体" w:hAnsi="宋体"/>
                <w:sz w:val="21"/>
                <w:szCs w:val="21"/>
              </w:rPr>
            </w:pPr>
          </w:p>
        </w:tc>
      </w:tr>
      <w:tr w14:paraId="099E7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57E6C89B">
            <w:pPr>
              <w:widowControl w:val="0"/>
              <w:numPr>
                <w:ilvl w:val="0"/>
                <w:numId w:val="110"/>
              </w:numPr>
              <w:rPr>
                <w:rFonts w:ascii="宋体" w:hAnsi="宋体"/>
                <w:sz w:val="21"/>
                <w:szCs w:val="21"/>
              </w:rPr>
            </w:pPr>
          </w:p>
        </w:tc>
        <w:tc>
          <w:tcPr>
            <w:tcW w:w="1418" w:type="dxa"/>
          </w:tcPr>
          <w:p w14:paraId="02C31D9C">
            <w:pPr>
              <w:widowControl w:val="0"/>
              <w:rPr>
                <w:rFonts w:ascii="宋体" w:hAnsi="宋体"/>
                <w:sz w:val="21"/>
                <w:szCs w:val="21"/>
              </w:rPr>
            </w:pPr>
            <w:r>
              <w:rPr>
                <w:rFonts w:hint="eastAsia" w:ascii="宋体" w:hAnsi="宋体"/>
                <w:sz w:val="21"/>
                <w:szCs w:val="21"/>
              </w:rPr>
              <w:t>付款账号</w:t>
            </w:r>
          </w:p>
        </w:tc>
        <w:tc>
          <w:tcPr>
            <w:tcW w:w="1134" w:type="dxa"/>
          </w:tcPr>
          <w:p w14:paraId="0F5921CC">
            <w:pPr>
              <w:widowControl w:val="0"/>
              <w:rPr>
                <w:rFonts w:ascii="宋体" w:hAnsi="宋体"/>
                <w:sz w:val="21"/>
                <w:szCs w:val="21"/>
              </w:rPr>
            </w:pPr>
            <w:r>
              <w:rPr>
                <w:rFonts w:hint="eastAsia" w:ascii="宋体" w:hAnsi="宋体"/>
                <w:sz w:val="21"/>
                <w:szCs w:val="21"/>
              </w:rPr>
              <w:t>文本</w:t>
            </w:r>
          </w:p>
        </w:tc>
        <w:tc>
          <w:tcPr>
            <w:tcW w:w="1134" w:type="dxa"/>
          </w:tcPr>
          <w:p w14:paraId="5E17B1E4">
            <w:pPr>
              <w:widowControl w:val="0"/>
              <w:rPr>
                <w:rFonts w:ascii="宋体" w:hAnsi="宋体"/>
                <w:sz w:val="21"/>
                <w:szCs w:val="21"/>
              </w:rPr>
            </w:pPr>
          </w:p>
        </w:tc>
        <w:tc>
          <w:tcPr>
            <w:tcW w:w="992" w:type="dxa"/>
          </w:tcPr>
          <w:p w14:paraId="52B82D81">
            <w:pPr>
              <w:widowControl w:val="0"/>
              <w:rPr>
                <w:rFonts w:ascii="宋体" w:hAnsi="宋体"/>
                <w:sz w:val="21"/>
                <w:szCs w:val="21"/>
              </w:rPr>
            </w:pPr>
          </w:p>
        </w:tc>
        <w:tc>
          <w:tcPr>
            <w:tcW w:w="992" w:type="dxa"/>
          </w:tcPr>
          <w:p w14:paraId="4B88BF71">
            <w:pPr>
              <w:widowControl w:val="0"/>
              <w:rPr>
                <w:rFonts w:ascii="宋体" w:hAnsi="宋体"/>
                <w:sz w:val="21"/>
                <w:szCs w:val="21"/>
              </w:rPr>
            </w:pPr>
          </w:p>
        </w:tc>
        <w:tc>
          <w:tcPr>
            <w:tcW w:w="2693" w:type="dxa"/>
          </w:tcPr>
          <w:p w14:paraId="187EC02F">
            <w:pPr>
              <w:widowControl w:val="0"/>
              <w:rPr>
                <w:rFonts w:ascii="宋体" w:hAnsi="宋体"/>
                <w:sz w:val="21"/>
                <w:szCs w:val="21"/>
              </w:rPr>
            </w:pPr>
          </w:p>
        </w:tc>
      </w:tr>
    </w:tbl>
    <w:p w14:paraId="4A87A46A"/>
    <w:p w14:paraId="5AB03A54">
      <w:pPr>
        <w:pStyle w:val="84"/>
        <w:numPr>
          <w:ilvl w:val="0"/>
          <w:numId w:val="2"/>
        </w:numPr>
        <w:tabs>
          <w:tab w:val="clear" w:pos="3600"/>
        </w:tabs>
        <w:ind w:left="0" w:firstLine="0"/>
        <w:rPr>
          <w:rFonts w:ascii="宋体" w:hAnsi="宋体"/>
        </w:rPr>
      </w:pPr>
      <w:bookmarkStart w:id="483" w:name="_Toc351988523"/>
      <w:r>
        <w:rPr>
          <w:rFonts w:hint="eastAsia" w:ascii="宋体" w:hAnsi="宋体"/>
        </w:rPr>
        <w:t>我的储蓄</w:t>
      </w:r>
      <w:bookmarkEnd w:id="483"/>
    </w:p>
    <w:p w14:paraId="2EA9EB36">
      <w:pPr>
        <w:pStyle w:val="3"/>
        <w:numPr>
          <w:ilvl w:val="1"/>
          <w:numId w:val="2"/>
        </w:numPr>
        <w:rPr>
          <w:highlight w:val="yellow"/>
          <w:rPrChange w:id="109" w:author="admin" w:date="2019-10-15T11:23:00Z">
            <w:rPr/>
          </w:rPrChange>
        </w:rPr>
      </w:pPr>
      <w:bookmarkStart w:id="484" w:name="_Toc351988524"/>
      <w:r>
        <w:rPr>
          <w:rFonts w:hint="eastAsia"/>
          <w:highlight w:val="yellow"/>
          <w:rPrChange w:id="110" w:author="admin" w:date="2019-10-15T11:23:00Z">
            <w:rPr>
              <w:rFonts w:hint="eastAsia"/>
            </w:rPr>
          </w:rPrChange>
        </w:rPr>
        <w:t>定期存款</w:t>
      </w:r>
      <w:bookmarkEnd w:id="484"/>
    </w:p>
    <w:p w14:paraId="460C8417">
      <w:pPr>
        <w:pStyle w:val="4"/>
        <w:numPr>
          <w:ilvl w:val="2"/>
          <w:numId w:val="2"/>
        </w:numPr>
        <w:ind w:left="57"/>
      </w:pPr>
      <w:bookmarkStart w:id="485" w:name="_Toc330539849"/>
      <w:bookmarkStart w:id="486" w:name="_Toc330759641"/>
      <w:bookmarkStart w:id="487" w:name="_Toc351988525"/>
      <w:r>
        <w:rPr>
          <w:rFonts w:hint="eastAsia"/>
        </w:rPr>
        <w:t>功能描述</w:t>
      </w:r>
      <w:bookmarkEnd w:id="485"/>
      <w:bookmarkEnd w:id="486"/>
      <w:bookmarkEnd w:id="487"/>
    </w:p>
    <w:p w14:paraId="7E0C215D">
      <w:pPr>
        <w:spacing w:line="360" w:lineRule="auto"/>
        <w:rPr>
          <w:sz w:val="21"/>
          <w:szCs w:val="21"/>
        </w:rPr>
      </w:pPr>
      <w:r>
        <w:rPr>
          <w:sz w:val="21"/>
          <w:szCs w:val="21"/>
        </w:rPr>
        <w:t>用户通过本功能，</w:t>
      </w:r>
      <w:r>
        <w:rPr>
          <w:rFonts w:hint="eastAsia"/>
          <w:sz w:val="21"/>
          <w:szCs w:val="21"/>
        </w:rPr>
        <w:t>可实现</w:t>
      </w:r>
      <w:r>
        <w:rPr>
          <w:sz w:val="21"/>
          <w:szCs w:val="21"/>
        </w:rPr>
        <w:t>活期</w:t>
      </w:r>
      <w:r>
        <w:rPr>
          <w:rFonts w:hint="eastAsia"/>
          <w:sz w:val="21"/>
          <w:szCs w:val="21"/>
        </w:rPr>
        <w:t>账户和定期账户的资金</w:t>
      </w:r>
      <w:r>
        <w:rPr>
          <w:sz w:val="21"/>
          <w:szCs w:val="21"/>
        </w:rPr>
        <w:t>划</w:t>
      </w:r>
      <w:r>
        <w:rPr>
          <w:rFonts w:hint="eastAsia"/>
          <w:sz w:val="21"/>
          <w:szCs w:val="21"/>
        </w:rPr>
        <w:t>转</w:t>
      </w:r>
    </w:p>
    <w:p w14:paraId="2B697964">
      <w:pPr>
        <w:pStyle w:val="4"/>
        <w:numPr>
          <w:ilvl w:val="2"/>
          <w:numId w:val="2"/>
        </w:numPr>
        <w:ind w:left="57"/>
      </w:pPr>
      <w:bookmarkStart w:id="488" w:name="_Toc351988526"/>
      <w:bookmarkStart w:id="489" w:name="_Toc330759642"/>
      <w:bookmarkStart w:id="490" w:name="_Toc330539850"/>
      <w:r>
        <w:rPr>
          <w:rFonts w:hint="eastAsia"/>
        </w:rPr>
        <w:t>业务流程</w:t>
      </w:r>
      <w:bookmarkEnd w:id="488"/>
      <w:bookmarkEnd w:id="489"/>
      <w:bookmarkEnd w:id="490"/>
    </w:p>
    <w:p w14:paraId="14900F62">
      <w:pPr>
        <w:spacing w:line="360" w:lineRule="auto"/>
        <w:rPr>
          <w:rFonts w:ascii="宋体" w:hAnsi="宋体"/>
          <w:sz w:val="21"/>
          <w:szCs w:val="21"/>
        </w:rPr>
      </w:pPr>
      <w:r>
        <w:object>
          <v:shape id="_x0000_i1044" o:spt="75" type="#_x0000_t75" style="height:645pt;width:485.25pt;" o:ole="t" filled="f" o:preferrelative="t" stroked="f" coordsize="21600,21600">
            <v:path/>
            <v:fill on="f" focussize="0,0"/>
            <v:stroke on="f" joinstyle="miter"/>
            <v:imagedata r:id="rId48" o:title=""/>
            <o:lock v:ext="edit" aspectratio="t"/>
            <w10:wrap type="none"/>
            <w10:anchorlock/>
          </v:shape>
          <o:OLEObject Type="Embed" ProgID="Visio.Drawing.11" ShapeID="_x0000_i1044" DrawAspect="Content" ObjectID="_1468075744" r:id="rId47">
            <o:LockedField>false</o:LockedField>
          </o:OLEObject>
        </w:object>
      </w:r>
      <w:r>
        <w:rPr>
          <w:rFonts w:hint="eastAsia" w:ascii="宋体" w:hAnsi="宋体"/>
          <w:b/>
          <w:sz w:val="21"/>
          <w:szCs w:val="21"/>
        </w:rPr>
        <w:t>流程说明：</w:t>
      </w:r>
    </w:p>
    <w:p w14:paraId="4E596E9E">
      <w:pPr>
        <w:widowControl w:val="0"/>
        <w:numPr>
          <w:ilvl w:val="0"/>
          <w:numId w:val="111"/>
        </w:numPr>
        <w:spacing w:after="0" w:line="360" w:lineRule="auto"/>
        <w:rPr>
          <w:rFonts w:ascii="宋体" w:hAnsi="宋体"/>
          <w:sz w:val="21"/>
          <w:szCs w:val="21"/>
        </w:rPr>
      </w:pPr>
      <w:r>
        <w:rPr>
          <w:rFonts w:hint="eastAsia" w:ascii="宋体" w:hAnsi="宋体"/>
          <w:sz w:val="21"/>
          <w:szCs w:val="21"/>
        </w:rPr>
        <w:t>用户点击“定活互转”菜单，进入定活互转页面</w:t>
      </w:r>
    </w:p>
    <w:p w14:paraId="448FCC3B">
      <w:pPr>
        <w:widowControl w:val="0"/>
        <w:numPr>
          <w:ilvl w:val="0"/>
          <w:numId w:val="111"/>
        </w:numPr>
        <w:spacing w:after="0" w:line="360" w:lineRule="auto"/>
        <w:rPr>
          <w:rFonts w:ascii="宋体" w:hAnsi="宋体"/>
          <w:sz w:val="21"/>
          <w:szCs w:val="21"/>
        </w:rPr>
      </w:pPr>
      <w:r>
        <w:rPr>
          <w:rFonts w:hint="eastAsia" w:ascii="宋体" w:hAnsi="宋体"/>
          <w:sz w:val="21"/>
          <w:szCs w:val="21"/>
        </w:rPr>
        <w:t>用户选择银行账号，点击“查询”按钮，向核心系统查询并将查询出的子账户详情列表显示在页面上</w:t>
      </w:r>
    </w:p>
    <w:p w14:paraId="6B83D2FD">
      <w:pPr>
        <w:widowControl w:val="0"/>
        <w:numPr>
          <w:ilvl w:val="0"/>
          <w:numId w:val="112"/>
        </w:numPr>
        <w:spacing w:after="0" w:line="360" w:lineRule="auto"/>
        <w:rPr>
          <w:rFonts w:ascii="宋体" w:hAnsi="宋体"/>
          <w:sz w:val="21"/>
          <w:szCs w:val="21"/>
        </w:rPr>
      </w:pPr>
      <w:r>
        <w:rPr>
          <w:rFonts w:hint="eastAsia" w:ascii="宋体" w:hAnsi="宋体"/>
          <w:sz w:val="21"/>
          <w:szCs w:val="21"/>
        </w:rPr>
        <w:t>用户点击“支取”链接，进入定转活页面：</w:t>
      </w:r>
    </w:p>
    <w:p w14:paraId="013AF0CC">
      <w:pPr>
        <w:widowControl w:val="0"/>
        <w:numPr>
          <w:ilvl w:val="0"/>
          <w:numId w:val="113"/>
        </w:numPr>
        <w:spacing w:after="0" w:line="360" w:lineRule="auto"/>
        <w:ind w:left="200" w:leftChars="100"/>
        <w:rPr>
          <w:rFonts w:ascii="宋体" w:hAnsi="宋体"/>
          <w:sz w:val="21"/>
          <w:szCs w:val="21"/>
        </w:rPr>
      </w:pPr>
      <w:r>
        <w:rPr>
          <w:rFonts w:hint="eastAsia" w:ascii="宋体" w:hAnsi="宋体"/>
          <w:sz w:val="21"/>
          <w:szCs w:val="21"/>
        </w:rPr>
        <w:t>用户选择支取类型，包括销户和部分支取，如果用户选择部分支取，页面显示支取金额文本框，用户需要输入金额信息，之后用户点击“提交”按钮，进入确认页面</w:t>
      </w:r>
    </w:p>
    <w:p w14:paraId="29122F63">
      <w:pPr>
        <w:widowControl w:val="0"/>
        <w:numPr>
          <w:ilvl w:val="0"/>
          <w:numId w:val="113"/>
        </w:numPr>
        <w:spacing w:after="0" w:line="360" w:lineRule="auto"/>
        <w:ind w:left="200" w:leftChars="100"/>
        <w:rPr>
          <w:rFonts w:ascii="宋体" w:hAnsi="宋体"/>
          <w:sz w:val="21"/>
          <w:szCs w:val="21"/>
        </w:rPr>
      </w:pPr>
      <w:r>
        <w:rPr>
          <w:rFonts w:hint="eastAsia" w:ascii="宋体" w:hAnsi="宋体"/>
          <w:sz w:val="21"/>
          <w:szCs w:val="21"/>
        </w:rPr>
        <w:t>系统判断支取的定期账户是否到期，如果未到期，则系统弹出提示框“</w:t>
      </w:r>
      <w:r>
        <w:rPr>
          <w:rFonts w:hint="eastAsia" w:ascii="宋体" w:hAnsi="宋体" w:cs="宋体"/>
          <w:color w:val="000000"/>
          <w:sz w:val="21"/>
          <w:szCs w:val="21"/>
          <w:lang w:val="zh-CN"/>
        </w:rPr>
        <w:t>此定期未到期，如果继续操作，则利息以活期利率计算！</w:t>
      </w:r>
      <w:r>
        <w:rPr>
          <w:rFonts w:hint="eastAsia" w:ascii="宋体" w:hAnsi="宋体"/>
          <w:sz w:val="21"/>
          <w:szCs w:val="21"/>
        </w:rPr>
        <w:t>”，如果是部分支取，则系统提示“部分提取的金额将按照活期利率计算利息！”，用户点击“继续”按钮，则提交到确认页面；。</w:t>
      </w:r>
    </w:p>
    <w:p w14:paraId="2F2DCB58">
      <w:pPr>
        <w:widowControl w:val="0"/>
        <w:numPr>
          <w:ilvl w:val="0"/>
          <w:numId w:val="113"/>
        </w:numPr>
        <w:spacing w:after="0" w:line="360" w:lineRule="auto"/>
        <w:ind w:left="200" w:leftChars="100"/>
        <w:rPr>
          <w:rFonts w:ascii="宋体" w:hAnsi="宋体"/>
          <w:sz w:val="21"/>
          <w:szCs w:val="21"/>
        </w:rPr>
      </w:pPr>
      <w:r>
        <w:rPr>
          <w:rFonts w:hint="eastAsia" w:ascii="宋体" w:hAnsi="宋体"/>
          <w:sz w:val="21"/>
          <w:szCs w:val="21"/>
        </w:rPr>
        <w:t>用户确认信息，点击“确认”按钮，系统将支取信息提交至核心系统进行处理</w:t>
      </w:r>
    </w:p>
    <w:p w14:paraId="4FA36C9D">
      <w:pPr>
        <w:widowControl w:val="0"/>
        <w:numPr>
          <w:ilvl w:val="0"/>
          <w:numId w:val="113"/>
        </w:numPr>
        <w:spacing w:after="0" w:line="360" w:lineRule="auto"/>
        <w:ind w:left="200" w:leftChars="100"/>
        <w:rPr>
          <w:rFonts w:ascii="宋体" w:hAnsi="宋体"/>
          <w:sz w:val="21"/>
          <w:szCs w:val="21"/>
        </w:rPr>
      </w:pPr>
      <w:r>
        <w:rPr>
          <w:rFonts w:hint="eastAsia" w:ascii="宋体" w:hAnsi="宋体"/>
          <w:sz w:val="21"/>
          <w:szCs w:val="21"/>
        </w:rPr>
        <w:t>核心系统将处理结果返回至网银系统，如果交易成功，则显示成功页面；如果交易失败，则显示失败页面提示用户错误信息</w:t>
      </w:r>
    </w:p>
    <w:p w14:paraId="5A44600A">
      <w:pPr>
        <w:widowControl w:val="0"/>
        <w:numPr>
          <w:ilvl w:val="0"/>
          <w:numId w:val="112"/>
        </w:numPr>
        <w:spacing w:after="0" w:line="360" w:lineRule="auto"/>
        <w:rPr>
          <w:rFonts w:ascii="宋体" w:hAnsi="宋体"/>
          <w:sz w:val="21"/>
          <w:szCs w:val="21"/>
        </w:rPr>
      </w:pPr>
      <w:r>
        <w:rPr>
          <w:rFonts w:hint="eastAsia" w:ascii="宋体" w:hAnsi="宋体"/>
          <w:sz w:val="21"/>
          <w:szCs w:val="21"/>
        </w:rPr>
        <w:t>用户点击“转定期”链接，进入活转定页面：</w:t>
      </w:r>
    </w:p>
    <w:p w14:paraId="633A75CC">
      <w:pPr>
        <w:widowControl w:val="0"/>
        <w:numPr>
          <w:ilvl w:val="0"/>
          <w:numId w:val="114"/>
        </w:numPr>
        <w:spacing w:after="0" w:line="360" w:lineRule="auto"/>
        <w:rPr>
          <w:rFonts w:ascii="宋体" w:hAnsi="宋体"/>
          <w:sz w:val="21"/>
          <w:szCs w:val="21"/>
        </w:rPr>
      </w:pPr>
      <w:r>
        <w:rPr>
          <w:rFonts w:hint="eastAsia" w:ascii="宋体" w:hAnsi="宋体"/>
          <w:sz w:val="21"/>
          <w:szCs w:val="21"/>
        </w:rPr>
        <w:t>用户输入转定期信息，并点击“提交”按钮，进入确认页面</w:t>
      </w:r>
    </w:p>
    <w:p w14:paraId="47D39CA4">
      <w:pPr>
        <w:widowControl w:val="0"/>
        <w:numPr>
          <w:ilvl w:val="0"/>
          <w:numId w:val="114"/>
        </w:numPr>
        <w:spacing w:after="0" w:line="360" w:lineRule="auto"/>
        <w:rPr>
          <w:rFonts w:ascii="宋体" w:hAnsi="宋体"/>
          <w:sz w:val="21"/>
          <w:szCs w:val="21"/>
        </w:rPr>
      </w:pPr>
      <w:r>
        <w:rPr>
          <w:rFonts w:hint="eastAsia" w:ascii="宋体" w:hAnsi="宋体"/>
          <w:sz w:val="21"/>
          <w:szCs w:val="21"/>
        </w:rPr>
        <w:t>用户确认信息，点击“确定”按钮，网银系统将转定期信息提交至核心系统进行处理</w:t>
      </w:r>
    </w:p>
    <w:p w14:paraId="35E71B55">
      <w:pPr>
        <w:widowControl w:val="0"/>
        <w:numPr>
          <w:ilvl w:val="0"/>
          <w:numId w:val="114"/>
        </w:numPr>
        <w:spacing w:after="0" w:line="360" w:lineRule="auto"/>
        <w:rPr>
          <w:rFonts w:ascii="宋体" w:hAnsi="宋体"/>
          <w:sz w:val="21"/>
          <w:szCs w:val="21"/>
        </w:rPr>
      </w:pPr>
      <w:r>
        <w:rPr>
          <w:rFonts w:hint="eastAsia" w:ascii="宋体" w:hAnsi="宋体"/>
          <w:sz w:val="21"/>
          <w:szCs w:val="21"/>
        </w:rPr>
        <w:t>核心系统将处理结果返回至网银系统，如果交易成功，则显示成功页面；如果交易失败，则显示失败页面提示用户错误信息</w:t>
      </w:r>
    </w:p>
    <w:p w14:paraId="31005E45">
      <w:pPr>
        <w:widowControl w:val="0"/>
        <w:numPr>
          <w:ilvl w:val="0"/>
          <w:numId w:val="112"/>
        </w:numPr>
        <w:spacing w:after="0" w:line="360" w:lineRule="auto"/>
        <w:rPr>
          <w:rFonts w:ascii="宋体" w:hAnsi="宋体"/>
          <w:sz w:val="21"/>
          <w:szCs w:val="21"/>
        </w:rPr>
      </w:pPr>
      <w:r>
        <w:rPr>
          <w:rFonts w:hint="eastAsia" w:ascii="宋体" w:hAnsi="宋体"/>
          <w:sz w:val="21"/>
          <w:szCs w:val="21"/>
        </w:rPr>
        <w:t>如果子账户存储的业务为零存整取业务，则提供用户“续存”和“明细查询”功能，用户点击“续存”链接，进入零存整取定期存款的续存页面：</w:t>
      </w:r>
    </w:p>
    <w:p w14:paraId="66D2FB82">
      <w:pPr>
        <w:widowControl w:val="0"/>
        <w:numPr>
          <w:ilvl w:val="0"/>
          <w:numId w:val="115"/>
        </w:numPr>
        <w:spacing w:after="0" w:line="360" w:lineRule="auto"/>
        <w:rPr>
          <w:rFonts w:ascii="宋体" w:hAnsi="宋体"/>
          <w:sz w:val="21"/>
          <w:szCs w:val="21"/>
        </w:rPr>
      </w:pPr>
      <w:r>
        <w:rPr>
          <w:rFonts w:hint="eastAsia" w:ascii="宋体" w:hAnsi="宋体"/>
          <w:sz w:val="21"/>
          <w:szCs w:val="21"/>
        </w:rPr>
        <w:t>用户确认信息，点击“确定”按钮，网银系统将续存信息提交至核心系统进行处理</w:t>
      </w:r>
    </w:p>
    <w:p w14:paraId="7B565473">
      <w:pPr>
        <w:widowControl w:val="0"/>
        <w:numPr>
          <w:ilvl w:val="0"/>
          <w:numId w:val="115"/>
        </w:numPr>
        <w:spacing w:after="0" w:line="360" w:lineRule="auto"/>
        <w:rPr>
          <w:rFonts w:ascii="宋体" w:hAnsi="宋体"/>
          <w:sz w:val="21"/>
          <w:szCs w:val="21"/>
        </w:rPr>
      </w:pPr>
      <w:r>
        <w:rPr>
          <w:rFonts w:hint="eastAsia" w:ascii="宋体" w:hAnsi="宋体"/>
          <w:sz w:val="21"/>
          <w:szCs w:val="21"/>
        </w:rPr>
        <w:t>核心系统将处理结果返回至网银系统，如果交易成功，则显示成功页面；如果交易失败，则显示失败页面提示用户错误信息</w:t>
      </w:r>
    </w:p>
    <w:p w14:paraId="6EC0A571">
      <w:pPr>
        <w:widowControl w:val="0"/>
        <w:spacing w:after="0" w:line="360" w:lineRule="auto"/>
        <w:ind w:left="420"/>
        <w:rPr>
          <w:rFonts w:ascii="宋体" w:hAnsi="宋体"/>
          <w:sz w:val="21"/>
          <w:szCs w:val="21"/>
        </w:rPr>
      </w:pPr>
      <w:r>
        <w:rPr>
          <w:rFonts w:hint="eastAsia" w:ascii="宋体" w:hAnsi="宋体"/>
          <w:sz w:val="21"/>
          <w:szCs w:val="21"/>
        </w:rPr>
        <w:t>用户点击“明细查询”按钮，进入零存整取定期存款的明细查询页面：</w:t>
      </w:r>
    </w:p>
    <w:p w14:paraId="19F755F2">
      <w:pPr>
        <w:widowControl w:val="0"/>
        <w:numPr>
          <w:ilvl w:val="0"/>
          <w:numId w:val="116"/>
        </w:numPr>
        <w:spacing w:after="0" w:line="360" w:lineRule="auto"/>
        <w:ind w:left="840"/>
        <w:rPr>
          <w:rFonts w:ascii="宋体" w:hAnsi="宋体"/>
          <w:sz w:val="21"/>
          <w:szCs w:val="21"/>
        </w:rPr>
      </w:pPr>
      <w:r>
        <w:rPr>
          <w:rFonts w:hint="eastAsia" w:ascii="宋体" w:hAnsi="宋体"/>
          <w:sz w:val="21"/>
          <w:szCs w:val="21"/>
        </w:rPr>
        <w:t>用户选择查询的起止日期，点击“查询”按钮，显示零存整取的存取明细</w:t>
      </w:r>
    </w:p>
    <w:p w14:paraId="7F627EB6">
      <w:pPr>
        <w:pStyle w:val="4"/>
        <w:numPr>
          <w:ilvl w:val="2"/>
          <w:numId w:val="2"/>
        </w:numPr>
        <w:ind w:left="57"/>
      </w:pPr>
      <w:bookmarkStart w:id="491" w:name="_Toc330539851"/>
      <w:bookmarkStart w:id="492" w:name="_Toc330759643"/>
      <w:bookmarkStart w:id="493" w:name="_Toc351988527"/>
      <w:r>
        <w:rPr>
          <w:rFonts w:hint="eastAsia"/>
        </w:rPr>
        <w:t>业务规则</w:t>
      </w:r>
      <w:bookmarkEnd w:id="491"/>
      <w:bookmarkEnd w:id="492"/>
      <w:bookmarkEnd w:id="493"/>
    </w:p>
    <w:p w14:paraId="5EA22096">
      <w:pPr>
        <w:pStyle w:val="5"/>
        <w:numPr>
          <w:ilvl w:val="0"/>
          <w:numId w:val="0"/>
        </w:numPr>
      </w:pPr>
      <w:r>
        <w:rPr>
          <w:rFonts w:hint="eastAsia"/>
        </w:rPr>
        <w:t xml:space="preserve">交易前 </w:t>
      </w:r>
    </w:p>
    <w:p w14:paraId="4A251CC6">
      <w:pPr>
        <w:pStyle w:val="5"/>
        <w:numPr>
          <w:ilvl w:val="0"/>
          <w:numId w:val="0"/>
        </w:numPr>
      </w:pPr>
      <w:r>
        <w:rPr>
          <w:rFonts w:hint="eastAsia"/>
        </w:rPr>
        <w:t>交易中</w:t>
      </w:r>
    </w:p>
    <w:p w14:paraId="758565B2">
      <w:pPr>
        <w:pStyle w:val="88"/>
        <w:numPr>
          <w:ilvl w:val="0"/>
          <w:numId w:val="117"/>
        </w:numPr>
        <w:ind w:firstLineChars="0"/>
        <w:rPr>
          <w:rFonts w:cs="Arial"/>
          <w:color w:val="000000"/>
        </w:rPr>
      </w:pPr>
      <w:r>
        <w:rPr>
          <w:rFonts w:hint="eastAsia" w:cs="Arial"/>
          <w:color w:val="000000"/>
        </w:rPr>
        <w:t>零存整取业务不允许部分支取</w:t>
      </w:r>
    </w:p>
    <w:p w14:paraId="5A43F522">
      <w:pPr>
        <w:pStyle w:val="88"/>
        <w:numPr>
          <w:ilvl w:val="0"/>
          <w:numId w:val="117"/>
        </w:numPr>
        <w:ind w:firstLineChars="0"/>
        <w:rPr>
          <w:rFonts w:cs="Arial"/>
          <w:color w:val="000000"/>
        </w:rPr>
      </w:pPr>
      <w:r>
        <w:rPr>
          <w:rFonts w:hint="eastAsia" w:cs="Arial"/>
          <w:color w:val="000000"/>
        </w:rPr>
        <w:t>定期支取时，可支持部分支取，也可支持销户支取。提前支取的定期存款将按活期存款利率计息</w:t>
      </w:r>
    </w:p>
    <w:p w14:paraId="17F45980">
      <w:pPr>
        <w:pStyle w:val="88"/>
        <w:numPr>
          <w:ilvl w:val="0"/>
          <w:numId w:val="117"/>
        </w:numPr>
        <w:ind w:firstLineChars="0"/>
        <w:rPr>
          <w:rFonts w:cs="Arial"/>
          <w:color w:val="000000"/>
        </w:rPr>
      </w:pPr>
      <w:r>
        <w:rPr>
          <w:rFonts w:hint="eastAsia" w:cs="Arial"/>
          <w:color w:val="000000"/>
        </w:rPr>
        <w:t>如果销户的定期未到期，则提示用户销户的定期将按照活期利率计算利息</w:t>
      </w:r>
    </w:p>
    <w:p w14:paraId="1DE17F44">
      <w:pPr>
        <w:pStyle w:val="6"/>
        <w:numPr>
          <w:ilvl w:val="0"/>
          <w:numId w:val="117"/>
        </w:numPr>
        <w:spacing w:line="360" w:lineRule="auto"/>
        <w:rPr>
          <w:rFonts w:ascii="宋体" w:hAnsi="宋体"/>
          <w:sz w:val="21"/>
          <w:szCs w:val="21"/>
        </w:rPr>
      </w:pPr>
      <w:r>
        <w:rPr>
          <w:rFonts w:hint="eastAsia" w:ascii="宋体" w:hAnsi="宋体"/>
          <w:sz w:val="21"/>
          <w:szCs w:val="21"/>
        </w:rPr>
        <w:t>定期存款金额必须大于等于50元</w:t>
      </w:r>
    </w:p>
    <w:p w14:paraId="7071408F">
      <w:pPr>
        <w:pStyle w:val="6"/>
        <w:numPr>
          <w:ilvl w:val="0"/>
          <w:numId w:val="117"/>
        </w:numPr>
        <w:spacing w:line="360" w:lineRule="auto"/>
        <w:rPr>
          <w:rFonts w:ascii="宋体" w:hAnsi="宋体"/>
          <w:szCs w:val="21"/>
        </w:rPr>
      </w:pPr>
      <w:r>
        <w:rPr>
          <w:rFonts w:hint="eastAsia" w:ascii="宋体" w:hAnsi="宋体"/>
          <w:sz w:val="21"/>
          <w:szCs w:val="21"/>
        </w:rPr>
        <w:t>定转活交易支取多次提前支取，提前支取时，系统给用户提供提前支取信息提示，当定期存款的金额小于50元时，此笔定期必须进行全额销户</w:t>
      </w:r>
    </w:p>
    <w:p w14:paraId="3F9539C6">
      <w:pPr>
        <w:pStyle w:val="5"/>
        <w:numPr>
          <w:ilvl w:val="0"/>
          <w:numId w:val="0"/>
        </w:numPr>
      </w:pPr>
      <w:r>
        <w:rPr>
          <w:rFonts w:hint="eastAsia"/>
        </w:rPr>
        <w:t>交易后</w:t>
      </w:r>
    </w:p>
    <w:p w14:paraId="567AEB1A">
      <w:pPr>
        <w:widowControl w:val="0"/>
        <w:spacing w:after="0" w:line="360" w:lineRule="auto"/>
        <w:rPr>
          <w:rFonts w:ascii="宋体" w:hAnsi="宋体"/>
          <w:sz w:val="21"/>
          <w:szCs w:val="21"/>
        </w:rPr>
      </w:pPr>
      <w:r>
        <w:rPr>
          <w:rFonts w:hint="eastAsia" w:ascii="宋体" w:hAnsi="宋体" w:cs="Arial"/>
          <w:color w:val="000000"/>
          <w:sz w:val="21"/>
          <w:szCs w:val="21"/>
        </w:rPr>
        <w:t>无论成功失败都记录日志，日志应该在内部管理里的日志管理-用户操作日志查询里的个人客户日志中查询到。用户也可以在个人网银里的客户服务里的网银操作日志查询</w:t>
      </w:r>
    </w:p>
    <w:p w14:paraId="1A5AB991">
      <w:pPr>
        <w:pStyle w:val="4"/>
        <w:numPr>
          <w:ilvl w:val="2"/>
          <w:numId w:val="2"/>
        </w:numPr>
        <w:ind w:left="57"/>
      </w:pPr>
      <w:bookmarkStart w:id="494" w:name="_Toc330759644"/>
      <w:bookmarkStart w:id="495" w:name="_Toc351988528"/>
      <w:bookmarkStart w:id="496" w:name="_Toc330539852"/>
      <w:r>
        <w:rPr>
          <w:rFonts w:hint="eastAsia"/>
        </w:rPr>
        <w:t>页面要素</w:t>
      </w:r>
      <w:bookmarkEnd w:id="494"/>
      <w:bookmarkEnd w:id="495"/>
      <w:bookmarkEnd w:id="496"/>
    </w:p>
    <w:p w14:paraId="5EF3D628">
      <w:pPr>
        <w:pStyle w:val="5"/>
        <w:numPr>
          <w:ilvl w:val="0"/>
          <w:numId w:val="0"/>
        </w:numPr>
      </w:pPr>
      <w:r>
        <w:rPr>
          <w:rFonts w:hint="eastAsia"/>
        </w:rPr>
        <w:t>定活互转页面</w:t>
      </w:r>
    </w:p>
    <w:tbl>
      <w:tblPr>
        <w:tblStyle w:val="48"/>
        <w:tblW w:w="939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700"/>
        <w:gridCol w:w="1275"/>
        <w:gridCol w:w="851"/>
        <w:gridCol w:w="1133"/>
        <w:gridCol w:w="1137"/>
        <w:gridCol w:w="2623"/>
      </w:tblGrid>
      <w:tr w14:paraId="13A56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FFCC99"/>
            <w:vAlign w:val="center"/>
          </w:tcPr>
          <w:p w14:paraId="6092C46F">
            <w:pPr>
              <w:rPr>
                <w:rFonts w:ascii="宋体" w:hAnsi="宋体" w:cs="Arial"/>
                <w:b/>
                <w:sz w:val="21"/>
                <w:szCs w:val="21"/>
              </w:rPr>
            </w:pPr>
            <w:r>
              <w:rPr>
                <w:rFonts w:ascii="宋体" w:hAnsi="宋体" w:cs="Arial"/>
                <w:b/>
                <w:sz w:val="21"/>
                <w:szCs w:val="21"/>
              </w:rPr>
              <w:t>序号</w:t>
            </w:r>
          </w:p>
        </w:tc>
        <w:tc>
          <w:tcPr>
            <w:tcW w:w="1700" w:type="dxa"/>
            <w:shd w:val="clear" w:color="auto" w:fill="FFCC99"/>
            <w:vAlign w:val="center"/>
          </w:tcPr>
          <w:p w14:paraId="7CB8CD6D">
            <w:pPr>
              <w:rPr>
                <w:rFonts w:ascii="宋体" w:hAnsi="宋体" w:cs="Arial"/>
                <w:b/>
                <w:sz w:val="21"/>
                <w:szCs w:val="21"/>
              </w:rPr>
            </w:pPr>
            <w:r>
              <w:rPr>
                <w:rFonts w:ascii="宋体" w:hAnsi="宋体" w:cs="Arial"/>
                <w:b/>
                <w:sz w:val="21"/>
                <w:szCs w:val="21"/>
              </w:rPr>
              <w:t>名称</w:t>
            </w:r>
          </w:p>
        </w:tc>
        <w:tc>
          <w:tcPr>
            <w:tcW w:w="1275" w:type="dxa"/>
            <w:shd w:val="clear" w:color="auto" w:fill="FFCC99"/>
            <w:vAlign w:val="center"/>
          </w:tcPr>
          <w:p w14:paraId="7C459260">
            <w:pPr>
              <w:rPr>
                <w:rFonts w:ascii="宋体" w:hAnsi="宋体" w:cs="Arial"/>
                <w:b/>
                <w:sz w:val="21"/>
                <w:szCs w:val="21"/>
              </w:rPr>
            </w:pPr>
            <w:r>
              <w:rPr>
                <w:rFonts w:ascii="宋体" w:hAnsi="宋体" w:cs="Arial"/>
                <w:b/>
                <w:sz w:val="21"/>
                <w:szCs w:val="21"/>
              </w:rPr>
              <w:t>输入</w:t>
            </w:r>
            <w:r>
              <w:rPr>
                <w:rFonts w:hint="eastAsia" w:ascii="宋体" w:hAnsi="宋体" w:cs="Arial"/>
                <w:b/>
                <w:sz w:val="21"/>
                <w:szCs w:val="21"/>
              </w:rPr>
              <w:t>/输出</w:t>
            </w:r>
          </w:p>
        </w:tc>
        <w:tc>
          <w:tcPr>
            <w:tcW w:w="851" w:type="dxa"/>
            <w:shd w:val="clear" w:color="auto" w:fill="FFCC99"/>
            <w:vAlign w:val="center"/>
          </w:tcPr>
          <w:p w14:paraId="00FEAB2D">
            <w:pPr>
              <w:rPr>
                <w:rFonts w:ascii="宋体" w:hAnsi="宋体" w:cs="Arial"/>
                <w:b/>
                <w:sz w:val="21"/>
                <w:szCs w:val="21"/>
              </w:rPr>
            </w:pPr>
            <w:r>
              <w:rPr>
                <w:rFonts w:ascii="宋体" w:hAnsi="宋体" w:cs="Arial"/>
                <w:b/>
                <w:sz w:val="21"/>
                <w:szCs w:val="21"/>
              </w:rPr>
              <w:t>缺省值</w:t>
            </w:r>
          </w:p>
        </w:tc>
        <w:tc>
          <w:tcPr>
            <w:tcW w:w="1133" w:type="dxa"/>
            <w:shd w:val="clear" w:color="auto" w:fill="FFCC99"/>
            <w:vAlign w:val="center"/>
          </w:tcPr>
          <w:p w14:paraId="7B41E1E0">
            <w:pPr>
              <w:rPr>
                <w:rFonts w:ascii="宋体" w:hAnsi="宋体" w:cs="Arial"/>
                <w:b/>
                <w:sz w:val="21"/>
                <w:szCs w:val="21"/>
              </w:rPr>
            </w:pPr>
            <w:r>
              <w:rPr>
                <w:rFonts w:hint="eastAsia" w:ascii="宋体" w:hAnsi="宋体" w:cs="Arial"/>
                <w:b/>
                <w:sz w:val="21"/>
                <w:szCs w:val="21"/>
              </w:rPr>
              <w:t>类型/长度</w:t>
            </w:r>
          </w:p>
        </w:tc>
        <w:tc>
          <w:tcPr>
            <w:tcW w:w="1137" w:type="dxa"/>
            <w:shd w:val="clear" w:color="auto" w:fill="FFCC99"/>
            <w:vAlign w:val="center"/>
          </w:tcPr>
          <w:p w14:paraId="262D5412">
            <w:pPr>
              <w:rPr>
                <w:rFonts w:ascii="宋体" w:hAnsi="宋体" w:cs="Arial"/>
                <w:b/>
                <w:sz w:val="21"/>
                <w:szCs w:val="21"/>
              </w:rPr>
            </w:pPr>
            <w:r>
              <w:rPr>
                <w:rFonts w:hint="eastAsia" w:ascii="宋体" w:hAnsi="宋体" w:cs="Arial"/>
                <w:b/>
                <w:sz w:val="21"/>
                <w:szCs w:val="21"/>
              </w:rPr>
              <w:t>是否必输</w:t>
            </w:r>
          </w:p>
        </w:tc>
        <w:tc>
          <w:tcPr>
            <w:tcW w:w="2623" w:type="dxa"/>
            <w:shd w:val="clear" w:color="auto" w:fill="FFCC99"/>
            <w:vAlign w:val="center"/>
          </w:tcPr>
          <w:p w14:paraId="6405C14E">
            <w:pPr>
              <w:rPr>
                <w:rFonts w:ascii="宋体" w:hAnsi="宋体" w:cs="Arial"/>
                <w:b/>
                <w:sz w:val="21"/>
                <w:szCs w:val="21"/>
              </w:rPr>
            </w:pPr>
            <w:r>
              <w:rPr>
                <w:rFonts w:ascii="宋体" w:hAnsi="宋体" w:cs="Arial"/>
                <w:b/>
                <w:sz w:val="21"/>
                <w:szCs w:val="21"/>
              </w:rPr>
              <w:t>备注</w:t>
            </w:r>
          </w:p>
        </w:tc>
      </w:tr>
      <w:tr w14:paraId="7B60D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9394" w:type="dxa"/>
            <w:gridSpan w:val="7"/>
            <w:vAlign w:val="center"/>
          </w:tcPr>
          <w:p w14:paraId="73F3C418">
            <w:pPr>
              <w:pStyle w:val="6"/>
              <w:rPr>
                <w:rFonts w:ascii="宋体" w:hAnsi="宋体"/>
                <w:sz w:val="21"/>
                <w:szCs w:val="21"/>
              </w:rPr>
            </w:pPr>
            <w:r>
              <w:rPr>
                <w:rFonts w:hint="eastAsia" w:ascii="宋体" w:hAnsi="宋体" w:cs="Arial"/>
                <w:sz w:val="21"/>
                <w:szCs w:val="21"/>
              </w:rPr>
              <w:t>查询条件</w:t>
            </w:r>
          </w:p>
        </w:tc>
      </w:tr>
      <w:tr w14:paraId="45BDF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675" w:type="dxa"/>
            <w:vAlign w:val="center"/>
          </w:tcPr>
          <w:p w14:paraId="151C4883">
            <w:pPr>
              <w:numPr>
                <w:ilvl w:val="0"/>
                <w:numId w:val="118"/>
              </w:numPr>
              <w:tabs>
                <w:tab w:val="clear" w:pos="562"/>
              </w:tabs>
              <w:ind w:left="420"/>
              <w:rPr>
                <w:rFonts w:ascii="宋体" w:hAnsi="宋体"/>
                <w:sz w:val="21"/>
                <w:szCs w:val="21"/>
              </w:rPr>
            </w:pPr>
          </w:p>
        </w:tc>
        <w:tc>
          <w:tcPr>
            <w:tcW w:w="1700" w:type="dxa"/>
          </w:tcPr>
          <w:p w14:paraId="687D46A9">
            <w:pPr>
              <w:widowControl w:val="0"/>
              <w:rPr>
                <w:rFonts w:ascii="宋体" w:hAnsi="宋体"/>
                <w:sz w:val="21"/>
                <w:szCs w:val="21"/>
              </w:rPr>
            </w:pPr>
            <w:r>
              <w:rPr>
                <w:rFonts w:hint="eastAsia" w:ascii="宋体" w:hAnsi="宋体"/>
                <w:sz w:val="21"/>
                <w:szCs w:val="21"/>
              </w:rPr>
              <w:t>付款账号</w:t>
            </w:r>
          </w:p>
        </w:tc>
        <w:tc>
          <w:tcPr>
            <w:tcW w:w="1275" w:type="dxa"/>
          </w:tcPr>
          <w:p w14:paraId="49C15DE0">
            <w:pPr>
              <w:widowControl w:val="0"/>
              <w:jc w:val="left"/>
              <w:rPr>
                <w:rFonts w:ascii="宋体" w:hAnsi="宋体" w:cs="宋体"/>
                <w:sz w:val="21"/>
                <w:szCs w:val="21"/>
              </w:rPr>
            </w:pPr>
            <w:r>
              <w:rPr>
                <w:rFonts w:hint="eastAsia" w:ascii="宋体" w:hAnsi="宋体" w:cs="宋体"/>
                <w:sz w:val="21"/>
                <w:szCs w:val="21"/>
              </w:rPr>
              <w:t>下拉框</w:t>
            </w:r>
          </w:p>
        </w:tc>
        <w:tc>
          <w:tcPr>
            <w:tcW w:w="851" w:type="dxa"/>
          </w:tcPr>
          <w:p w14:paraId="4FE7AE11">
            <w:pPr>
              <w:widowControl w:val="0"/>
              <w:jc w:val="left"/>
              <w:rPr>
                <w:rFonts w:ascii="宋体" w:hAnsi="宋体" w:cs="Arial"/>
                <w:color w:val="000000"/>
                <w:sz w:val="21"/>
                <w:szCs w:val="21"/>
              </w:rPr>
            </w:pPr>
          </w:p>
        </w:tc>
        <w:tc>
          <w:tcPr>
            <w:tcW w:w="1133" w:type="dxa"/>
          </w:tcPr>
          <w:p w14:paraId="676D7736">
            <w:pPr>
              <w:widowControl w:val="0"/>
              <w:ind w:firstLine="630"/>
              <w:jc w:val="left"/>
              <w:rPr>
                <w:rFonts w:ascii="宋体" w:hAnsi="宋体" w:cs="Arial"/>
                <w:color w:val="000000"/>
                <w:sz w:val="21"/>
                <w:szCs w:val="21"/>
              </w:rPr>
            </w:pPr>
          </w:p>
        </w:tc>
        <w:tc>
          <w:tcPr>
            <w:tcW w:w="1137" w:type="dxa"/>
          </w:tcPr>
          <w:p w14:paraId="4DC8162B">
            <w:pPr>
              <w:widowControl w:val="0"/>
              <w:rPr>
                <w:rFonts w:ascii="宋体" w:hAnsi="宋体" w:cs="Arial"/>
                <w:color w:val="000000"/>
                <w:sz w:val="21"/>
                <w:szCs w:val="21"/>
              </w:rPr>
            </w:pPr>
          </w:p>
        </w:tc>
        <w:tc>
          <w:tcPr>
            <w:tcW w:w="2623" w:type="dxa"/>
            <w:shd w:val="clear" w:color="auto" w:fill="auto"/>
          </w:tcPr>
          <w:p w14:paraId="2FE66864">
            <w:pPr>
              <w:widowControl w:val="0"/>
              <w:rPr>
                <w:rFonts w:ascii="宋体" w:hAnsi="宋体"/>
                <w:sz w:val="21"/>
                <w:szCs w:val="21"/>
              </w:rPr>
            </w:pPr>
          </w:p>
        </w:tc>
      </w:tr>
      <w:tr w14:paraId="28DD7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675" w:type="dxa"/>
            <w:vAlign w:val="center"/>
          </w:tcPr>
          <w:p w14:paraId="10CEC3D7">
            <w:pPr>
              <w:numPr>
                <w:ilvl w:val="0"/>
                <w:numId w:val="118"/>
              </w:numPr>
              <w:tabs>
                <w:tab w:val="clear" w:pos="562"/>
              </w:tabs>
              <w:ind w:left="420"/>
              <w:rPr>
                <w:rFonts w:ascii="宋体" w:hAnsi="宋体"/>
                <w:sz w:val="21"/>
                <w:szCs w:val="21"/>
              </w:rPr>
            </w:pPr>
          </w:p>
        </w:tc>
        <w:tc>
          <w:tcPr>
            <w:tcW w:w="1700" w:type="dxa"/>
          </w:tcPr>
          <w:p w14:paraId="51734D08">
            <w:pPr>
              <w:rPr>
                <w:rFonts w:ascii="宋体" w:hAnsi="宋体" w:cs="Arial"/>
                <w:sz w:val="21"/>
                <w:szCs w:val="21"/>
              </w:rPr>
            </w:pPr>
            <w:r>
              <w:rPr>
                <w:rFonts w:hint="eastAsia" w:ascii="宋体" w:hAnsi="宋体" w:cs="Arial"/>
                <w:sz w:val="21"/>
                <w:szCs w:val="21"/>
              </w:rPr>
              <w:t>查询</w:t>
            </w:r>
          </w:p>
        </w:tc>
        <w:tc>
          <w:tcPr>
            <w:tcW w:w="1275" w:type="dxa"/>
          </w:tcPr>
          <w:p w14:paraId="65C0D13A">
            <w:pPr>
              <w:rPr>
                <w:rFonts w:ascii="宋体" w:hAnsi="宋体" w:cs="Arial"/>
                <w:sz w:val="21"/>
                <w:szCs w:val="21"/>
              </w:rPr>
            </w:pPr>
            <w:r>
              <w:rPr>
                <w:rFonts w:hint="eastAsia" w:ascii="宋体" w:hAnsi="宋体" w:cs="Arial"/>
                <w:sz w:val="21"/>
                <w:szCs w:val="21"/>
              </w:rPr>
              <w:t>按钮</w:t>
            </w:r>
          </w:p>
        </w:tc>
        <w:tc>
          <w:tcPr>
            <w:tcW w:w="851" w:type="dxa"/>
            <w:vAlign w:val="center"/>
          </w:tcPr>
          <w:p w14:paraId="04BC4C19">
            <w:pPr>
              <w:jc w:val="center"/>
              <w:rPr>
                <w:rFonts w:ascii="宋体" w:hAnsi="宋体" w:cs="Arial"/>
                <w:sz w:val="21"/>
                <w:szCs w:val="21"/>
              </w:rPr>
            </w:pPr>
          </w:p>
        </w:tc>
        <w:tc>
          <w:tcPr>
            <w:tcW w:w="1133" w:type="dxa"/>
            <w:vAlign w:val="center"/>
          </w:tcPr>
          <w:p w14:paraId="39288BAE">
            <w:pPr>
              <w:rPr>
                <w:rFonts w:ascii="宋体" w:hAnsi="宋体" w:cs="Arial"/>
                <w:sz w:val="21"/>
                <w:szCs w:val="21"/>
              </w:rPr>
            </w:pPr>
          </w:p>
        </w:tc>
        <w:tc>
          <w:tcPr>
            <w:tcW w:w="1137" w:type="dxa"/>
          </w:tcPr>
          <w:p w14:paraId="33C14D36">
            <w:pPr>
              <w:rPr>
                <w:rFonts w:ascii="宋体" w:hAnsi="宋体" w:cs="Arial"/>
                <w:sz w:val="21"/>
                <w:szCs w:val="21"/>
              </w:rPr>
            </w:pPr>
          </w:p>
        </w:tc>
        <w:tc>
          <w:tcPr>
            <w:tcW w:w="2623" w:type="dxa"/>
            <w:shd w:val="clear" w:color="auto" w:fill="auto"/>
          </w:tcPr>
          <w:p w14:paraId="4705CD11">
            <w:pPr>
              <w:jc w:val="left"/>
              <w:rPr>
                <w:rFonts w:ascii="宋体" w:hAnsi="宋体" w:cs="Arial"/>
                <w:sz w:val="21"/>
                <w:szCs w:val="21"/>
              </w:rPr>
            </w:pPr>
          </w:p>
        </w:tc>
      </w:tr>
      <w:tr w14:paraId="38BD6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9394" w:type="dxa"/>
            <w:gridSpan w:val="7"/>
            <w:vAlign w:val="center"/>
          </w:tcPr>
          <w:p w14:paraId="0602D21E">
            <w:pPr>
              <w:jc w:val="left"/>
              <w:rPr>
                <w:rFonts w:ascii="宋体" w:hAnsi="宋体" w:cs="Arial"/>
                <w:sz w:val="21"/>
                <w:szCs w:val="21"/>
              </w:rPr>
            </w:pPr>
            <w:r>
              <w:rPr>
                <w:rFonts w:hint="eastAsia" w:ascii="宋体" w:hAnsi="宋体" w:cs="Arial"/>
                <w:sz w:val="21"/>
                <w:szCs w:val="21"/>
              </w:rPr>
              <w:t>子账户详情列表</w:t>
            </w:r>
          </w:p>
        </w:tc>
      </w:tr>
      <w:tr w14:paraId="30F5E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2AA83BC1">
            <w:pPr>
              <w:numPr>
                <w:ilvl w:val="0"/>
                <w:numId w:val="118"/>
              </w:numPr>
              <w:tabs>
                <w:tab w:val="clear" w:pos="562"/>
              </w:tabs>
              <w:ind w:left="420"/>
              <w:rPr>
                <w:rFonts w:ascii="宋体" w:hAnsi="宋体"/>
                <w:sz w:val="21"/>
                <w:szCs w:val="21"/>
              </w:rPr>
            </w:pPr>
          </w:p>
        </w:tc>
        <w:tc>
          <w:tcPr>
            <w:tcW w:w="1700" w:type="dxa"/>
          </w:tcPr>
          <w:p w14:paraId="502D0E4B">
            <w:pPr>
              <w:rPr>
                <w:rFonts w:ascii="宋体" w:hAnsi="宋体" w:cs="Arial"/>
                <w:sz w:val="21"/>
                <w:szCs w:val="21"/>
              </w:rPr>
            </w:pPr>
            <w:r>
              <w:rPr>
                <w:rFonts w:hint="eastAsia" w:ascii="宋体" w:hAnsi="宋体" w:cs="Arial"/>
                <w:sz w:val="21"/>
                <w:szCs w:val="21"/>
              </w:rPr>
              <w:t>子账号</w:t>
            </w:r>
          </w:p>
        </w:tc>
        <w:tc>
          <w:tcPr>
            <w:tcW w:w="1275" w:type="dxa"/>
          </w:tcPr>
          <w:p w14:paraId="7C9BD495">
            <w:pPr>
              <w:rPr>
                <w:rFonts w:ascii="宋体" w:hAnsi="宋体" w:cs="Arial"/>
                <w:sz w:val="21"/>
                <w:szCs w:val="21"/>
              </w:rPr>
            </w:pPr>
            <w:r>
              <w:rPr>
                <w:rFonts w:hint="eastAsia" w:ascii="宋体" w:hAnsi="宋体" w:cs="Arial"/>
                <w:sz w:val="21"/>
                <w:szCs w:val="21"/>
              </w:rPr>
              <w:t>文本</w:t>
            </w:r>
          </w:p>
        </w:tc>
        <w:tc>
          <w:tcPr>
            <w:tcW w:w="851" w:type="dxa"/>
            <w:vAlign w:val="center"/>
          </w:tcPr>
          <w:p w14:paraId="6A2ACC32">
            <w:pPr>
              <w:jc w:val="center"/>
              <w:rPr>
                <w:rFonts w:ascii="宋体" w:hAnsi="宋体" w:cs="Arial"/>
                <w:sz w:val="21"/>
                <w:szCs w:val="21"/>
              </w:rPr>
            </w:pPr>
          </w:p>
        </w:tc>
        <w:tc>
          <w:tcPr>
            <w:tcW w:w="1133" w:type="dxa"/>
          </w:tcPr>
          <w:p w14:paraId="37329B6C">
            <w:pPr>
              <w:rPr>
                <w:rFonts w:ascii="宋体" w:hAnsi="宋体"/>
                <w:sz w:val="21"/>
                <w:szCs w:val="21"/>
              </w:rPr>
            </w:pPr>
          </w:p>
        </w:tc>
        <w:tc>
          <w:tcPr>
            <w:tcW w:w="1137" w:type="dxa"/>
          </w:tcPr>
          <w:p w14:paraId="60F16230">
            <w:pPr>
              <w:rPr>
                <w:rFonts w:ascii="宋体" w:hAnsi="宋体" w:cs="Arial"/>
                <w:sz w:val="21"/>
                <w:szCs w:val="21"/>
              </w:rPr>
            </w:pPr>
          </w:p>
        </w:tc>
        <w:tc>
          <w:tcPr>
            <w:tcW w:w="2623" w:type="dxa"/>
            <w:shd w:val="clear" w:color="auto" w:fill="auto"/>
          </w:tcPr>
          <w:p w14:paraId="794D6E34">
            <w:pPr>
              <w:jc w:val="left"/>
              <w:rPr>
                <w:rFonts w:ascii="宋体" w:hAnsi="宋体" w:cs="Arial"/>
                <w:sz w:val="21"/>
                <w:szCs w:val="21"/>
              </w:rPr>
            </w:pPr>
          </w:p>
        </w:tc>
      </w:tr>
      <w:tr w14:paraId="0329D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73BDDE6D">
            <w:pPr>
              <w:numPr>
                <w:ilvl w:val="0"/>
                <w:numId w:val="118"/>
              </w:numPr>
              <w:tabs>
                <w:tab w:val="clear" w:pos="562"/>
              </w:tabs>
              <w:ind w:left="420"/>
              <w:rPr>
                <w:rFonts w:ascii="宋体" w:hAnsi="宋体"/>
                <w:sz w:val="21"/>
                <w:szCs w:val="21"/>
              </w:rPr>
            </w:pPr>
          </w:p>
        </w:tc>
        <w:tc>
          <w:tcPr>
            <w:tcW w:w="1700" w:type="dxa"/>
          </w:tcPr>
          <w:p w14:paraId="0C38362E">
            <w:pPr>
              <w:rPr>
                <w:rFonts w:ascii="宋体" w:hAnsi="宋体" w:cs="Arial"/>
                <w:sz w:val="21"/>
                <w:szCs w:val="21"/>
              </w:rPr>
            </w:pPr>
            <w:r>
              <w:rPr>
                <w:rFonts w:hint="eastAsia" w:ascii="宋体" w:hAnsi="宋体" w:cs="Arial"/>
                <w:sz w:val="21"/>
                <w:szCs w:val="21"/>
              </w:rPr>
              <w:t>币种</w:t>
            </w:r>
          </w:p>
        </w:tc>
        <w:tc>
          <w:tcPr>
            <w:tcW w:w="1275" w:type="dxa"/>
          </w:tcPr>
          <w:p w14:paraId="0D3C288C">
            <w:pPr>
              <w:rPr>
                <w:rFonts w:ascii="宋体" w:hAnsi="宋体" w:cs="Arial"/>
                <w:sz w:val="21"/>
                <w:szCs w:val="21"/>
              </w:rPr>
            </w:pPr>
            <w:r>
              <w:rPr>
                <w:rFonts w:hint="eastAsia" w:ascii="宋体" w:hAnsi="宋体" w:cs="Arial"/>
                <w:sz w:val="21"/>
                <w:szCs w:val="21"/>
              </w:rPr>
              <w:t>文本</w:t>
            </w:r>
          </w:p>
        </w:tc>
        <w:tc>
          <w:tcPr>
            <w:tcW w:w="851" w:type="dxa"/>
            <w:vAlign w:val="center"/>
          </w:tcPr>
          <w:p w14:paraId="08FDDCA1">
            <w:pPr>
              <w:jc w:val="center"/>
              <w:rPr>
                <w:rFonts w:ascii="宋体" w:hAnsi="宋体" w:cs="Arial"/>
                <w:sz w:val="21"/>
                <w:szCs w:val="21"/>
              </w:rPr>
            </w:pPr>
          </w:p>
        </w:tc>
        <w:tc>
          <w:tcPr>
            <w:tcW w:w="1133" w:type="dxa"/>
          </w:tcPr>
          <w:p w14:paraId="3D142318">
            <w:pPr>
              <w:rPr>
                <w:rFonts w:ascii="宋体" w:hAnsi="宋体"/>
                <w:sz w:val="21"/>
                <w:szCs w:val="21"/>
              </w:rPr>
            </w:pPr>
          </w:p>
        </w:tc>
        <w:tc>
          <w:tcPr>
            <w:tcW w:w="1137" w:type="dxa"/>
          </w:tcPr>
          <w:p w14:paraId="4F73E831">
            <w:pPr>
              <w:rPr>
                <w:rFonts w:ascii="宋体" w:hAnsi="宋体" w:cs="Arial"/>
                <w:sz w:val="21"/>
                <w:szCs w:val="21"/>
              </w:rPr>
            </w:pPr>
          </w:p>
        </w:tc>
        <w:tc>
          <w:tcPr>
            <w:tcW w:w="2623" w:type="dxa"/>
            <w:shd w:val="clear" w:color="auto" w:fill="auto"/>
          </w:tcPr>
          <w:p w14:paraId="374124FC">
            <w:pPr>
              <w:jc w:val="left"/>
              <w:rPr>
                <w:rFonts w:ascii="宋体" w:hAnsi="宋体" w:cs="Arial"/>
                <w:sz w:val="21"/>
                <w:szCs w:val="21"/>
              </w:rPr>
            </w:pPr>
          </w:p>
        </w:tc>
      </w:tr>
      <w:tr w14:paraId="32763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41B92A70">
            <w:pPr>
              <w:numPr>
                <w:ilvl w:val="0"/>
                <w:numId w:val="118"/>
              </w:numPr>
              <w:tabs>
                <w:tab w:val="clear" w:pos="562"/>
              </w:tabs>
              <w:ind w:left="420"/>
              <w:rPr>
                <w:rFonts w:ascii="宋体" w:hAnsi="宋体"/>
                <w:sz w:val="21"/>
                <w:szCs w:val="21"/>
              </w:rPr>
            </w:pPr>
          </w:p>
        </w:tc>
        <w:tc>
          <w:tcPr>
            <w:tcW w:w="1700" w:type="dxa"/>
          </w:tcPr>
          <w:p w14:paraId="026B2B71">
            <w:pPr>
              <w:rPr>
                <w:rFonts w:ascii="宋体" w:hAnsi="宋体" w:cs="Arial"/>
                <w:sz w:val="21"/>
                <w:szCs w:val="21"/>
              </w:rPr>
            </w:pPr>
            <w:r>
              <w:rPr>
                <w:rFonts w:hint="eastAsia" w:ascii="宋体" w:hAnsi="宋体" w:cs="Arial"/>
                <w:sz w:val="21"/>
                <w:szCs w:val="21"/>
              </w:rPr>
              <w:t>起息日</w:t>
            </w:r>
          </w:p>
        </w:tc>
        <w:tc>
          <w:tcPr>
            <w:tcW w:w="1275" w:type="dxa"/>
          </w:tcPr>
          <w:p w14:paraId="63167AF9">
            <w:pPr>
              <w:rPr>
                <w:rFonts w:ascii="宋体" w:hAnsi="宋体" w:cs="Arial"/>
                <w:sz w:val="21"/>
                <w:szCs w:val="21"/>
              </w:rPr>
            </w:pPr>
            <w:r>
              <w:rPr>
                <w:rFonts w:hint="eastAsia" w:ascii="宋体" w:hAnsi="宋体" w:cs="Arial"/>
                <w:sz w:val="21"/>
                <w:szCs w:val="21"/>
              </w:rPr>
              <w:t>文本</w:t>
            </w:r>
          </w:p>
        </w:tc>
        <w:tc>
          <w:tcPr>
            <w:tcW w:w="851" w:type="dxa"/>
            <w:vAlign w:val="center"/>
          </w:tcPr>
          <w:p w14:paraId="5918A818">
            <w:pPr>
              <w:jc w:val="center"/>
              <w:rPr>
                <w:rFonts w:ascii="宋体" w:hAnsi="宋体" w:cs="Arial"/>
                <w:sz w:val="21"/>
                <w:szCs w:val="21"/>
              </w:rPr>
            </w:pPr>
          </w:p>
        </w:tc>
        <w:tc>
          <w:tcPr>
            <w:tcW w:w="1133" w:type="dxa"/>
          </w:tcPr>
          <w:p w14:paraId="25CB2A90">
            <w:pPr>
              <w:rPr>
                <w:rFonts w:ascii="宋体" w:hAnsi="宋体"/>
                <w:sz w:val="21"/>
                <w:szCs w:val="21"/>
              </w:rPr>
            </w:pPr>
          </w:p>
        </w:tc>
        <w:tc>
          <w:tcPr>
            <w:tcW w:w="1137" w:type="dxa"/>
          </w:tcPr>
          <w:p w14:paraId="7287EE3A">
            <w:pPr>
              <w:rPr>
                <w:rFonts w:ascii="宋体" w:hAnsi="宋体" w:cs="Arial"/>
                <w:sz w:val="21"/>
                <w:szCs w:val="21"/>
              </w:rPr>
            </w:pPr>
          </w:p>
        </w:tc>
        <w:tc>
          <w:tcPr>
            <w:tcW w:w="2623" w:type="dxa"/>
            <w:shd w:val="clear" w:color="auto" w:fill="auto"/>
          </w:tcPr>
          <w:p w14:paraId="13377B10">
            <w:pPr>
              <w:jc w:val="left"/>
              <w:rPr>
                <w:rFonts w:ascii="宋体" w:hAnsi="宋体" w:cs="Arial"/>
                <w:sz w:val="21"/>
                <w:szCs w:val="21"/>
              </w:rPr>
            </w:pPr>
          </w:p>
        </w:tc>
      </w:tr>
      <w:tr w14:paraId="72057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6A8FB10D">
            <w:pPr>
              <w:numPr>
                <w:ilvl w:val="0"/>
                <w:numId w:val="118"/>
              </w:numPr>
              <w:tabs>
                <w:tab w:val="clear" w:pos="562"/>
              </w:tabs>
              <w:ind w:left="420"/>
              <w:rPr>
                <w:rFonts w:ascii="宋体" w:hAnsi="宋体"/>
                <w:sz w:val="21"/>
                <w:szCs w:val="21"/>
              </w:rPr>
            </w:pPr>
          </w:p>
        </w:tc>
        <w:tc>
          <w:tcPr>
            <w:tcW w:w="1700" w:type="dxa"/>
          </w:tcPr>
          <w:p w14:paraId="08DF4789">
            <w:pPr>
              <w:rPr>
                <w:rFonts w:ascii="宋体" w:hAnsi="宋体" w:cs="Arial"/>
                <w:sz w:val="21"/>
                <w:szCs w:val="21"/>
              </w:rPr>
            </w:pPr>
            <w:r>
              <w:rPr>
                <w:rFonts w:hint="eastAsia" w:ascii="宋体" w:hAnsi="宋体" w:cs="Arial"/>
                <w:sz w:val="21"/>
                <w:szCs w:val="21"/>
              </w:rPr>
              <w:t>到期日</w:t>
            </w:r>
          </w:p>
        </w:tc>
        <w:tc>
          <w:tcPr>
            <w:tcW w:w="1275" w:type="dxa"/>
          </w:tcPr>
          <w:p w14:paraId="63DB263F">
            <w:pPr>
              <w:rPr>
                <w:rFonts w:ascii="宋体" w:hAnsi="宋体" w:cs="Arial"/>
                <w:sz w:val="21"/>
                <w:szCs w:val="21"/>
              </w:rPr>
            </w:pPr>
            <w:r>
              <w:rPr>
                <w:rFonts w:hint="eastAsia" w:ascii="宋体" w:hAnsi="宋体" w:cs="Arial"/>
                <w:sz w:val="21"/>
                <w:szCs w:val="21"/>
              </w:rPr>
              <w:t>文本</w:t>
            </w:r>
          </w:p>
        </w:tc>
        <w:tc>
          <w:tcPr>
            <w:tcW w:w="851" w:type="dxa"/>
            <w:vAlign w:val="center"/>
          </w:tcPr>
          <w:p w14:paraId="15ADCC71">
            <w:pPr>
              <w:jc w:val="center"/>
              <w:rPr>
                <w:rFonts w:ascii="宋体" w:hAnsi="宋体" w:cs="Arial"/>
                <w:sz w:val="21"/>
                <w:szCs w:val="21"/>
              </w:rPr>
            </w:pPr>
          </w:p>
        </w:tc>
        <w:tc>
          <w:tcPr>
            <w:tcW w:w="1133" w:type="dxa"/>
          </w:tcPr>
          <w:p w14:paraId="54E08604">
            <w:pPr>
              <w:rPr>
                <w:rFonts w:ascii="宋体" w:hAnsi="宋体"/>
                <w:sz w:val="21"/>
                <w:szCs w:val="21"/>
              </w:rPr>
            </w:pPr>
          </w:p>
        </w:tc>
        <w:tc>
          <w:tcPr>
            <w:tcW w:w="1137" w:type="dxa"/>
          </w:tcPr>
          <w:p w14:paraId="6ECD23B7">
            <w:pPr>
              <w:rPr>
                <w:rFonts w:ascii="宋体" w:hAnsi="宋体" w:cs="Arial"/>
                <w:sz w:val="21"/>
                <w:szCs w:val="21"/>
              </w:rPr>
            </w:pPr>
          </w:p>
        </w:tc>
        <w:tc>
          <w:tcPr>
            <w:tcW w:w="2623" w:type="dxa"/>
            <w:shd w:val="clear" w:color="auto" w:fill="auto"/>
          </w:tcPr>
          <w:p w14:paraId="06B492B2">
            <w:pPr>
              <w:jc w:val="left"/>
              <w:rPr>
                <w:rFonts w:ascii="宋体" w:hAnsi="宋体" w:cs="Arial"/>
                <w:sz w:val="21"/>
                <w:szCs w:val="21"/>
              </w:rPr>
            </w:pPr>
          </w:p>
        </w:tc>
      </w:tr>
      <w:tr w14:paraId="61D1F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328B873C">
            <w:pPr>
              <w:numPr>
                <w:ilvl w:val="0"/>
                <w:numId w:val="118"/>
              </w:numPr>
              <w:tabs>
                <w:tab w:val="clear" w:pos="562"/>
              </w:tabs>
              <w:ind w:left="420"/>
              <w:rPr>
                <w:rFonts w:ascii="宋体" w:hAnsi="宋体"/>
                <w:sz w:val="21"/>
                <w:szCs w:val="21"/>
              </w:rPr>
            </w:pPr>
          </w:p>
        </w:tc>
        <w:tc>
          <w:tcPr>
            <w:tcW w:w="1700" w:type="dxa"/>
          </w:tcPr>
          <w:p w14:paraId="2CFA7716">
            <w:pPr>
              <w:rPr>
                <w:rFonts w:ascii="宋体" w:hAnsi="宋体" w:cs="Arial"/>
                <w:sz w:val="21"/>
                <w:szCs w:val="21"/>
              </w:rPr>
            </w:pPr>
            <w:r>
              <w:rPr>
                <w:rFonts w:hint="eastAsia" w:ascii="宋体" w:hAnsi="宋体" w:cs="Arial"/>
                <w:sz w:val="21"/>
                <w:szCs w:val="21"/>
              </w:rPr>
              <w:t>储种</w:t>
            </w:r>
          </w:p>
        </w:tc>
        <w:tc>
          <w:tcPr>
            <w:tcW w:w="1275" w:type="dxa"/>
          </w:tcPr>
          <w:p w14:paraId="3962F0DB">
            <w:pPr>
              <w:rPr>
                <w:rFonts w:ascii="宋体" w:hAnsi="宋体" w:cs="Arial"/>
                <w:sz w:val="21"/>
                <w:szCs w:val="21"/>
              </w:rPr>
            </w:pPr>
            <w:r>
              <w:rPr>
                <w:rFonts w:hint="eastAsia" w:ascii="宋体" w:hAnsi="宋体" w:cs="Arial"/>
                <w:sz w:val="21"/>
                <w:szCs w:val="21"/>
              </w:rPr>
              <w:t>文本</w:t>
            </w:r>
          </w:p>
        </w:tc>
        <w:tc>
          <w:tcPr>
            <w:tcW w:w="851" w:type="dxa"/>
            <w:vAlign w:val="center"/>
          </w:tcPr>
          <w:p w14:paraId="2A1E13B2">
            <w:pPr>
              <w:jc w:val="center"/>
              <w:rPr>
                <w:rFonts w:ascii="宋体" w:hAnsi="宋体" w:cs="Arial"/>
                <w:sz w:val="21"/>
                <w:szCs w:val="21"/>
              </w:rPr>
            </w:pPr>
          </w:p>
        </w:tc>
        <w:tc>
          <w:tcPr>
            <w:tcW w:w="1133" w:type="dxa"/>
          </w:tcPr>
          <w:p w14:paraId="5A7D9447">
            <w:pPr>
              <w:rPr>
                <w:rFonts w:ascii="宋体" w:hAnsi="宋体"/>
                <w:sz w:val="21"/>
                <w:szCs w:val="21"/>
              </w:rPr>
            </w:pPr>
          </w:p>
        </w:tc>
        <w:tc>
          <w:tcPr>
            <w:tcW w:w="1137" w:type="dxa"/>
          </w:tcPr>
          <w:p w14:paraId="00647100">
            <w:pPr>
              <w:rPr>
                <w:rFonts w:ascii="宋体" w:hAnsi="宋体" w:cs="Arial"/>
                <w:sz w:val="21"/>
                <w:szCs w:val="21"/>
              </w:rPr>
            </w:pPr>
          </w:p>
        </w:tc>
        <w:tc>
          <w:tcPr>
            <w:tcW w:w="2623" w:type="dxa"/>
            <w:shd w:val="clear" w:color="auto" w:fill="auto"/>
          </w:tcPr>
          <w:p w14:paraId="5DFF807F">
            <w:pPr>
              <w:jc w:val="left"/>
              <w:rPr>
                <w:rFonts w:ascii="宋体" w:hAnsi="宋体" w:cs="Arial"/>
                <w:sz w:val="21"/>
                <w:szCs w:val="21"/>
              </w:rPr>
            </w:pPr>
          </w:p>
        </w:tc>
      </w:tr>
      <w:tr w14:paraId="24C83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09551016">
            <w:pPr>
              <w:numPr>
                <w:ilvl w:val="0"/>
                <w:numId w:val="118"/>
              </w:numPr>
              <w:tabs>
                <w:tab w:val="clear" w:pos="562"/>
              </w:tabs>
              <w:ind w:left="420"/>
              <w:rPr>
                <w:rFonts w:ascii="宋体" w:hAnsi="宋体"/>
                <w:sz w:val="21"/>
                <w:szCs w:val="21"/>
              </w:rPr>
            </w:pPr>
          </w:p>
        </w:tc>
        <w:tc>
          <w:tcPr>
            <w:tcW w:w="1700" w:type="dxa"/>
          </w:tcPr>
          <w:p w14:paraId="7F222543">
            <w:pPr>
              <w:rPr>
                <w:rFonts w:ascii="宋体" w:hAnsi="宋体" w:cs="Arial"/>
                <w:sz w:val="21"/>
                <w:szCs w:val="21"/>
              </w:rPr>
            </w:pPr>
            <w:r>
              <w:rPr>
                <w:rFonts w:hint="eastAsia" w:ascii="宋体" w:hAnsi="宋体" w:cs="Arial"/>
                <w:sz w:val="21"/>
                <w:szCs w:val="21"/>
              </w:rPr>
              <w:t>利率</w:t>
            </w:r>
          </w:p>
        </w:tc>
        <w:tc>
          <w:tcPr>
            <w:tcW w:w="1275" w:type="dxa"/>
          </w:tcPr>
          <w:p w14:paraId="36EAC0B1">
            <w:pPr>
              <w:rPr>
                <w:rFonts w:ascii="宋体" w:hAnsi="宋体" w:cs="Arial"/>
                <w:sz w:val="21"/>
                <w:szCs w:val="21"/>
              </w:rPr>
            </w:pPr>
            <w:r>
              <w:rPr>
                <w:rFonts w:hint="eastAsia" w:ascii="宋体" w:hAnsi="宋体" w:cs="Arial"/>
                <w:sz w:val="21"/>
                <w:szCs w:val="21"/>
              </w:rPr>
              <w:t>文本</w:t>
            </w:r>
          </w:p>
        </w:tc>
        <w:tc>
          <w:tcPr>
            <w:tcW w:w="851" w:type="dxa"/>
            <w:vAlign w:val="center"/>
          </w:tcPr>
          <w:p w14:paraId="07CD7D93">
            <w:pPr>
              <w:jc w:val="center"/>
              <w:rPr>
                <w:rFonts w:ascii="宋体" w:hAnsi="宋体" w:cs="Arial"/>
                <w:sz w:val="21"/>
                <w:szCs w:val="21"/>
              </w:rPr>
            </w:pPr>
          </w:p>
        </w:tc>
        <w:tc>
          <w:tcPr>
            <w:tcW w:w="1133" w:type="dxa"/>
          </w:tcPr>
          <w:p w14:paraId="22B977FC">
            <w:pPr>
              <w:rPr>
                <w:rFonts w:ascii="宋体" w:hAnsi="宋体"/>
                <w:sz w:val="21"/>
                <w:szCs w:val="21"/>
              </w:rPr>
            </w:pPr>
          </w:p>
        </w:tc>
        <w:tc>
          <w:tcPr>
            <w:tcW w:w="1137" w:type="dxa"/>
          </w:tcPr>
          <w:p w14:paraId="38E4F4CD">
            <w:pPr>
              <w:rPr>
                <w:rFonts w:ascii="宋体" w:hAnsi="宋体" w:cs="Arial"/>
                <w:sz w:val="21"/>
                <w:szCs w:val="21"/>
              </w:rPr>
            </w:pPr>
          </w:p>
        </w:tc>
        <w:tc>
          <w:tcPr>
            <w:tcW w:w="2623" w:type="dxa"/>
            <w:shd w:val="clear" w:color="auto" w:fill="auto"/>
          </w:tcPr>
          <w:p w14:paraId="0612463C">
            <w:pPr>
              <w:jc w:val="left"/>
              <w:rPr>
                <w:rFonts w:ascii="宋体" w:hAnsi="宋体" w:cs="Arial"/>
                <w:sz w:val="21"/>
                <w:szCs w:val="21"/>
              </w:rPr>
            </w:pPr>
          </w:p>
        </w:tc>
      </w:tr>
      <w:tr w14:paraId="09A02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3B0BE6AF">
            <w:pPr>
              <w:numPr>
                <w:ilvl w:val="0"/>
                <w:numId w:val="118"/>
              </w:numPr>
              <w:tabs>
                <w:tab w:val="clear" w:pos="562"/>
              </w:tabs>
              <w:ind w:left="420"/>
              <w:rPr>
                <w:rFonts w:ascii="宋体" w:hAnsi="宋体"/>
                <w:sz w:val="21"/>
                <w:szCs w:val="21"/>
              </w:rPr>
            </w:pPr>
          </w:p>
        </w:tc>
        <w:tc>
          <w:tcPr>
            <w:tcW w:w="1700" w:type="dxa"/>
          </w:tcPr>
          <w:p w14:paraId="758C58A7">
            <w:pPr>
              <w:rPr>
                <w:rFonts w:ascii="宋体" w:hAnsi="宋体" w:cs="Arial"/>
                <w:sz w:val="21"/>
                <w:szCs w:val="21"/>
              </w:rPr>
            </w:pPr>
            <w:r>
              <w:rPr>
                <w:rFonts w:hint="eastAsia" w:ascii="宋体" w:hAnsi="宋体" w:cs="Arial"/>
                <w:sz w:val="21"/>
                <w:szCs w:val="21"/>
              </w:rPr>
              <w:t>存期</w:t>
            </w:r>
          </w:p>
        </w:tc>
        <w:tc>
          <w:tcPr>
            <w:tcW w:w="1275" w:type="dxa"/>
          </w:tcPr>
          <w:p w14:paraId="0B9CE174">
            <w:pPr>
              <w:rPr>
                <w:rFonts w:ascii="宋体" w:hAnsi="宋体" w:cs="Arial"/>
                <w:sz w:val="21"/>
                <w:szCs w:val="21"/>
              </w:rPr>
            </w:pPr>
            <w:r>
              <w:rPr>
                <w:rFonts w:hint="eastAsia" w:ascii="宋体" w:hAnsi="宋体" w:cs="Arial"/>
                <w:sz w:val="21"/>
                <w:szCs w:val="21"/>
              </w:rPr>
              <w:t>文本</w:t>
            </w:r>
          </w:p>
        </w:tc>
        <w:tc>
          <w:tcPr>
            <w:tcW w:w="851" w:type="dxa"/>
            <w:vAlign w:val="center"/>
          </w:tcPr>
          <w:p w14:paraId="3DAA1F8F">
            <w:pPr>
              <w:jc w:val="center"/>
              <w:rPr>
                <w:rFonts w:ascii="宋体" w:hAnsi="宋体" w:cs="Arial"/>
                <w:sz w:val="21"/>
                <w:szCs w:val="21"/>
              </w:rPr>
            </w:pPr>
          </w:p>
        </w:tc>
        <w:tc>
          <w:tcPr>
            <w:tcW w:w="1133" w:type="dxa"/>
          </w:tcPr>
          <w:p w14:paraId="7529A153">
            <w:pPr>
              <w:rPr>
                <w:rFonts w:ascii="宋体" w:hAnsi="宋体"/>
                <w:sz w:val="21"/>
                <w:szCs w:val="21"/>
              </w:rPr>
            </w:pPr>
          </w:p>
        </w:tc>
        <w:tc>
          <w:tcPr>
            <w:tcW w:w="1137" w:type="dxa"/>
          </w:tcPr>
          <w:p w14:paraId="3B6CCBAB">
            <w:pPr>
              <w:rPr>
                <w:rFonts w:ascii="宋体" w:hAnsi="宋体" w:cs="Arial"/>
                <w:sz w:val="21"/>
                <w:szCs w:val="21"/>
              </w:rPr>
            </w:pPr>
          </w:p>
        </w:tc>
        <w:tc>
          <w:tcPr>
            <w:tcW w:w="2623" w:type="dxa"/>
            <w:shd w:val="clear" w:color="auto" w:fill="auto"/>
          </w:tcPr>
          <w:p w14:paraId="47F3A4EC">
            <w:pPr>
              <w:jc w:val="left"/>
              <w:rPr>
                <w:rFonts w:ascii="宋体" w:hAnsi="宋体" w:cs="Arial"/>
                <w:sz w:val="21"/>
                <w:szCs w:val="21"/>
              </w:rPr>
            </w:pPr>
          </w:p>
        </w:tc>
      </w:tr>
      <w:tr w14:paraId="4CA0A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74E8C04A">
            <w:pPr>
              <w:numPr>
                <w:ilvl w:val="0"/>
                <w:numId w:val="118"/>
              </w:numPr>
              <w:tabs>
                <w:tab w:val="clear" w:pos="562"/>
              </w:tabs>
              <w:ind w:left="420"/>
              <w:rPr>
                <w:rFonts w:ascii="宋体" w:hAnsi="宋体"/>
                <w:sz w:val="21"/>
                <w:szCs w:val="21"/>
              </w:rPr>
            </w:pPr>
          </w:p>
        </w:tc>
        <w:tc>
          <w:tcPr>
            <w:tcW w:w="1700" w:type="dxa"/>
          </w:tcPr>
          <w:p w14:paraId="070B25F6">
            <w:pPr>
              <w:rPr>
                <w:rFonts w:ascii="宋体" w:hAnsi="宋体" w:cs="Arial"/>
                <w:sz w:val="21"/>
                <w:szCs w:val="21"/>
              </w:rPr>
            </w:pPr>
            <w:r>
              <w:rPr>
                <w:rFonts w:hint="eastAsia" w:ascii="宋体" w:hAnsi="宋体" w:cs="Arial"/>
                <w:sz w:val="21"/>
                <w:szCs w:val="21"/>
              </w:rPr>
              <w:t>金额</w:t>
            </w:r>
          </w:p>
        </w:tc>
        <w:tc>
          <w:tcPr>
            <w:tcW w:w="1275" w:type="dxa"/>
          </w:tcPr>
          <w:p w14:paraId="3EAD986E">
            <w:pPr>
              <w:rPr>
                <w:rFonts w:ascii="宋体" w:hAnsi="宋体" w:cs="Arial"/>
                <w:sz w:val="21"/>
                <w:szCs w:val="21"/>
              </w:rPr>
            </w:pPr>
            <w:r>
              <w:rPr>
                <w:rFonts w:hint="eastAsia" w:ascii="宋体" w:hAnsi="宋体" w:cs="Arial"/>
                <w:sz w:val="21"/>
                <w:szCs w:val="21"/>
              </w:rPr>
              <w:t>文本</w:t>
            </w:r>
          </w:p>
        </w:tc>
        <w:tc>
          <w:tcPr>
            <w:tcW w:w="851" w:type="dxa"/>
            <w:vAlign w:val="center"/>
          </w:tcPr>
          <w:p w14:paraId="04865F70">
            <w:pPr>
              <w:jc w:val="center"/>
              <w:rPr>
                <w:rFonts w:ascii="宋体" w:hAnsi="宋体" w:cs="Arial"/>
                <w:sz w:val="21"/>
                <w:szCs w:val="21"/>
              </w:rPr>
            </w:pPr>
          </w:p>
        </w:tc>
        <w:tc>
          <w:tcPr>
            <w:tcW w:w="1133" w:type="dxa"/>
          </w:tcPr>
          <w:p w14:paraId="269FA068">
            <w:pPr>
              <w:rPr>
                <w:rFonts w:ascii="宋体" w:hAnsi="宋体"/>
                <w:sz w:val="21"/>
                <w:szCs w:val="21"/>
              </w:rPr>
            </w:pPr>
          </w:p>
        </w:tc>
        <w:tc>
          <w:tcPr>
            <w:tcW w:w="1137" w:type="dxa"/>
          </w:tcPr>
          <w:p w14:paraId="089FCBE8">
            <w:pPr>
              <w:rPr>
                <w:rFonts w:ascii="宋体" w:hAnsi="宋体" w:cs="Arial"/>
                <w:sz w:val="21"/>
                <w:szCs w:val="21"/>
              </w:rPr>
            </w:pPr>
          </w:p>
        </w:tc>
        <w:tc>
          <w:tcPr>
            <w:tcW w:w="2623" w:type="dxa"/>
            <w:shd w:val="clear" w:color="auto" w:fill="auto"/>
          </w:tcPr>
          <w:p w14:paraId="578E1C5E">
            <w:pPr>
              <w:jc w:val="left"/>
              <w:rPr>
                <w:rFonts w:ascii="宋体" w:hAnsi="宋体" w:cs="Arial"/>
                <w:sz w:val="21"/>
                <w:szCs w:val="21"/>
              </w:rPr>
            </w:pPr>
          </w:p>
        </w:tc>
      </w:tr>
      <w:tr w14:paraId="51B3F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4461ED61">
            <w:pPr>
              <w:numPr>
                <w:ilvl w:val="0"/>
                <w:numId w:val="118"/>
              </w:numPr>
              <w:tabs>
                <w:tab w:val="clear" w:pos="562"/>
              </w:tabs>
              <w:ind w:left="420"/>
              <w:rPr>
                <w:rFonts w:ascii="宋体" w:hAnsi="宋体"/>
                <w:sz w:val="21"/>
                <w:szCs w:val="21"/>
              </w:rPr>
            </w:pPr>
          </w:p>
        </w:tc>
        <w:tc>
          <w:tcPr>
            <w:tcW w:w="1700" w:type="dxa"/>
          </w:tcPr>
          <w:p w14:paraId="04C4AF0F">
            <w:pPr>
              <w:rPr>
                <w:rFonts w:ascii="宋体" w:hAnsi="宋体" w:cs="Arial"/>
                <w:sz w:val="21"/>
                <w:szCs w:val="21"/>
              </w:rPr>
            </w:pPr>
            <w:r>
              <w:rPr>
                <w:rFonts w:hint="eastAsia" w:ascii="宋体" w:hAnsi="宋体" w:cs="Arial"/>
                <w:sz w:val="21"/>
                <w:szCs w:val="21"/>
              </w:rPr>
              <w:t>账户状态</w:t>
            </w:r>
          </w:p>
        </w:tc>
        <w:tc>
          <w:tcPr>
            <w:tcW w:w="1275" w:type="dxa"/>
          </w:tcPr>
          <w:p w14:paraId="316D47F4">
            <w:pPr>
              <w:rPr>
                <w:rFonts w:ascii="宋体" w:hAnsi="宋体" w:cs="Arial"/>
                <w:sz w:val="21"/>
                <w:szCs w:val="21"/>
              </w:rPr>
            </w:pPr>
            <w:r>
              <w:rPr>
                <w:rFonts w:hint="eastAsia" w:ascii="宋体" w:hAnsi="宋体" w:cs="Arial"/>
                <w:sz w:val="21"/>
                <w:szCs w:val="21"/>
              </w:rPr>
              <w:t>文本</w:t>
            </w:r>
          </w:p>
        </w:tc>
        <w:tc>
          <w:tcPr>
            <w:tcW w:w="851" w:type="dxa"/>
            <w:vAlign w:val="center"/>
          </w:tcPr>
          <w:p w14:paraId="7702A640">
            <w:pPr>
              <w:jc w:val="center"/>
              <w:rPr>
                <w:rFonts w:ascii="宋体" w:hAnsi="宋体" w:cs="Arial"/>
                <w:sz w:val="21"/>
                <w:szCs w:val="21"/>
              </w:rPr>
            </w:pPr>
          </w:p>
        </w:tc>
        <w:tc>
          <w:tcPr>
            <w:tcW w:w="1133" w:type="dxa"/>
          </w:tcPr>
          <w:p w14:paraId="470BE3BD">
            <w:pPr>
              <w:rPr>
                <w:rFonts w:ascii="宋体" w:hAnsi="宋体"/>
                <w:sz w:val="21"/>
                <w:szCs w:val="21"/>
              </w:rPr>
            </w:pPr>
          </w:p>
        </w:tc>
        <w:tc>
          <w:tcPr>
            <w:tcW w:w="1137" w:type="dxa"/>
          </w:tcPr>
          <w:p w14:paraId="38CD99CC">
            <w:pPr>
              <w:rPr>
                <w:rFonts w:ascii="宋体" w:hAnsi="宋体" w:cs="Arial"/>
                <w:sz w:val="21"/>
                <w:szCs w:val="21"/>
              </w:rPr>
            </w:pPr>
          </w:p>
        </w:tc>
        <w:tc>
          <w:tcPr>
            <w:tcW w:w="2623" w:type="dxa"/>
            <w:shd w:val="clear" w:color="auto" w:fill="auto"/>
          </w:tcPr>
          <w:p w14:paraId="5769377B">
            <w:pPr>
              <w:jc w:val="left"/>
              <w:rPr>
                <w:rFonts w:ascii="宋体" w:hAnsi="宋体" w:cs="Arial"/>
                <w:sz w:val="21"/>
                <w:szCs w:val="21"/>
              </w:rPr>
            </w:pPr>
          </w:p>
        </w:tc>
      </w:tr>
      <w:tr w14:paraId="3B414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6291D123">
            <w:pPr>
              <w:numPr>
                <w:ilvl w:val="0"/>
                <w:numId w:val="118"/>
              </w:numPr>
              <w:tabs>
                <w:tab w:val="clear" w:pos="562"/>
              </w:tabs>
              <w:ind w:left="420"/>
              <w:rPr>
                <w:rFonts w:ascii="宋体" w:hAnsi="宋体"/>
                <w:sz w:val="21"/>
                <w:szCs w:val="21"/>
              </w:rPr>
            </w:pPr>
          </w:p>
        </w:tc>
        <w:tc>
          <w:tcPr>
            <w:tcW w:w="1700" w:type="dxa"/>
          </w:tcPr>
          <w:p w14:paraId="01BBC8C9">
            <w:pPr>
              <w:rPr>
                <w:rFonts w:ascii="宋体" w:hAnsi="宋体" w:cs="Arial"/>
                <w:sz w:val="21"/>
                <w:szCs w:val="21"/>
              </w:rPr>
            </w:pPr>
            <w:r>
              <w:rPr>
                <w:rFonts w:hint="eastAsia" w:ascii="宋体" w:hAnsi="宋体" w:cs="Arial"/>
                <w:sz w:val="21"/>
                <w:szCs w:val="21"/>
              </w:rPr>
              <w:t>是否约转</w:t>
            </w:r>
          </w:p>
        </w:tc>
        <w:tc>
          <w:tcPr>
            <w:tcW w:w="1275" w:type="dxa"/>
          </w:tcPr>
          <w:p w14:paraId="5BCAC58F">
            <w:pPr>
              <w:rPr>
                <w:rFonts w:ascii="宋体" w:hAnsi="宋体" w:cs="Arial"/>
                <w:sz w:val="21"/>
                <w:szCs w:val="21"/>
              </w:rPr>
            </w:pPr>
            <w:r>
              <w:rPr>
                <w:rFonts w:hint="eastAsia" w:ascii="宋体" w:hAnsi="宋体" w:cs="Arial"/>
                <w:sz w:val="21"/>
                <w:szCs w:val="21"/>
              </w:rPr>
              <w:t>文本</w:t>
            </w:r>
          </w:p>
        </w:tc>
        <w:tc>
          <w:tcPr>
            <w:tcW w:w="851" w:type="dxa"/>
            <w:vAlign w:val="center"/>
          </w:tcPr>
          <w:p w14:paraId="34E8B94F">
            <w:pPr>
              <w:jc w:val="center"/>
              <w:rPr>
                <w:rFonts w:ascii="宋体" w:hAnsi="宋体" w:cs="Arial"/>
                <w:sz w:val="21"/>
                <w:szCs w:val="21"/>
              </w:rPr>
            </w:pPr>
          </w:p>
        </w:tc>
        <w:tc>
          <w:tcPr>
            <w:tcW w:w="1133" w:type="dxa"/>
          </w:tcPr>
          <w:p w14:paraId="5B57BCFB">
            <w:pPr>
              <w:rPr>
                <w:rFonts w:ascii="宋体" w:hAnsi="宋体"/>
                <w:sz w:val="21"/>
                <w:szCs w:val="21"/>
              </w:rPr>
            </w:pPr>
          </w:p>
        </w:tc>
        <w:tc>
          <w:tcPr>
            <w:tcW w:w="1137" w:type="dxa"/>
          </w:tcPr>
          <w:p w14:paraId="68436BB9">
            <w:pPr>
              <w:rPr>
                <w:rFonts w:ascii="宋体" w:hAnsi="宋体" w:cs="Arial"/>
                <w:sz w:val="21"/>
                <w:szCs w:val="21"/>
              </w:rPr>
            </w:pPr>
          </w:p>
        </w:tc>
        <w:tc>
          <w:tcPr>
            <w:tcW w:w="2623" w:type="dxa"/>
            <w:shd w:val="clear" w:color="auto" w:fill="auto"/>
          </w:tcPr>
          <w:p w14:paraId="2263C8A8">
            <w:pPr>
              <w:jc w:val="left"/>
              <w:rPr>
                <w:rFonts w:ascii="宋体" w:hAnsi="宋体" w:cs="Arial"/>
                <w:sz w:val="21"/>
                <w:szCs w:val="21"/>
              </w:rPr>
            </w:pPr>
          </w:p>
        </w:tc>
      </w:tr>
      <w:tr w14:paraId="77F7C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36F32716">
            <w:pPr>
              <w:numPr>
                <w:ilvl w:val="0"/>
                <w:numId w:val="118"/>
              </w:numPr>
              <w:tabs>
                <w:tab w:val="clear" w:pos="562"/>
              </w:tabs>
              <w:ind w:left="420"/>
              <w:rPr>
                <w:rFonts w:ascii="宋体" w:hAnsi="宋体"/>
                <w:sz w:val="21"/>
                <w:szCs w:val="21"/>
              </w:rPr>
            </w:pPr>
          </w:p>
        </w:tc>
        <w:tc>
          <w:tcPr>
            <w:tcW w:w="1700" w:type="dxa"/>
          </w:tcPr>
          <w:p w14:paraId="06A37D29">
            <w:pPr>
              <w:rPr>
                <w:rFonts w:ascii="宋体" w:hAnsi="宋体" w:cs="Arial"/>
                <w:sz w:val="21"/>
                <w:szCs w:val="21"/>
              </w:rPr>
            </w:pPr>
            <w:r>
              <w:rPr>
                <w:rFonts w:hint="eastAsia" w:ascii="宋体" w:hAnsi="宋体" w:cs="Arial"/>
                <w:sz w:val="21"/>
                <w:szCs w:val="21"/>
              </w:rPr>
              <w:t>支取</w:t>
            </w:r>
          </w:p>
        </w:tc>
        <w:tc>
          <w:tcPr>
            <w:tcW w:w="1275" w:type="dxa"/>
          </w:tcPr>
          <w:p w14:paraId="49A363D6">
            <w:pPr>
              <w:rPr>
                <w:rFonts w:ascii="宋体" w:hAnsi="宋体" w:cs="Arial"/>
                <w:sz w:val="21"/>
                <w:szCs w:val="21"/>
              </w:rPr>
            </w:pPr>
            <w:r>
              <w:rPr>
                <w:rFonts w:hint="eastAsia" w:ascii="宋体" w:hAnsi="宋体" w:cs="Arial"/>
                <w:sz w:val="21"/>
                <w:szCs w:val="21"/>
              </w:rPr>
              <w:t>链接</w:t>
            </w:r>
          </w:p>
        </w:tc>
        <w:tc>
          <w:tcPr>
            <w:tcW w:w="851" w:type="dxa"/>
            <w:vAlign w:val="center"/>
          </w:tcPr>
          <w:p w14:paraId="20C06FC7">
            <w:pPr>
              <w:jc w:val="center"/>
              <w:rPr>
                <w:rFonts w:ascii="宋体" w:hAnsi="宋体" w:cs="Arial"/>
                <w:sz w:val="21"/>
                <w:szCs w:val="21"/>
              </w:rPr>
            </w:pPr>
          </w:p>
        </w:tc>
        <w:tc>
          <w:tcPr>
            <w:tcW w:w="1133" w:type="dxa"/>
          </w:tcPr>
          <w:p w14:paraId="7CFBC053">
            <w:pPr>
              <w:rPr>
                <w:rFonts w:ascii="宋体" w:hAnsi="宋体"/>
                <w:sz w:val="21"/>
                <w:szCs w:val="21"/>
              </w:rPr>
            </w:pPr>
          </w:p>
        </w:tc>
        <w:tc>
          <w:tcPr>
            <w:tcW w:w="1137" w:type="dxa"/>
          </w:tcPr>
          <w:p w14:paraId="143C487E">
            <w:pPr>
              <w:rPr>
                <w:rFonts w:ascii="宋体" w:hAnsi="宋体" w:cs="Arial"/>
                <w:sz w:val="21"/>
                <w:szCs w:val="21"/>
              </w:rPr>
            </w:pPr>
          </w:p>
        </w:tc>
        <w:tc>
          <w:tcPr>
            <w:tcW w:w="2623" w:type="dxa"/>
            <w:shd w:val="clear" w:color="auto" w:fill="auto"/>
          </w:tcPr>
          <w:p w14:paraId="7BEFB139">
            <w:pPr>
              <w:jc w:val="left"/>
              <w:rPr>
                <w:rFonts w:ascii="宋体" w:hAnsi="宋体" w:cs="Arial"/>
                <w:sz w:val="21"/>
                <w:szCs w:val="21"/>
              </w:rPr>
            </w:pPr>
            <w:r>
              <w:rPr>
                <w:rFonts w:hint="eastAsia" w:ascii="宋体" w:hAnsi="宋体" w:cs="Arial"/>
                <w:sz w:val="21"/>
                <w:szCs w:val="21"/>
              </w:rPr>
              <w:t>链接至定转活页面</w:t>
            </w:r>
          </w:p>
          <w:p w14:paraId="5CFDF7E2">
            <w:pPr>
              <w:jc w:val="left"/>
              <w:rPr>
                <w:rFonts w:ascii="宋体" w:hAnsi="宋体" w:cs="Arial"/>
                <w:sz w:val="21"/>
                <w:szCs w:val="21"/>
              </w:rPr>
            </w:pPr>
            <w:r>
              <w:rPr>
                <w:rFonts w:hint="eastAsia" w:ascii="宋体" w:hAnsi="宋体" w:cs="Arial"/>
                <w:sz w:val="21"/>
                <w:szCs w:val="21"/>
              </w:rPr>
              <w:t>整存整取子账户才有此项</w:t>
            </w:r>
          </w:p>
        </w:tc>
      </w:tr>
      <w:tr w14:paraId="5E65C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6DA0033E">
            <w:pPr>
              <w:numPr>
                <w:ilvl w:val="0"/>
                <w:numId w:val="118"/>
              </w:numPr>
              <w:tabs>
                <w:tab w:val="clear" w:pos="562"/>
              </w:tabs>
              <w:ind w:left="420"/>
              <w:rPr>
                <w:rFonts w:ascii="宋体" w:hAnsi="宋体"/>
                <w:sz w:val="21"/>
                <w:szCs w:val="21"/>
              </w:rPr>
            </w:pPr>
          </w:p>
        </w:tc>
        <w:tc>
          <w:tcPr>
            <w:tcW w:w="1700" w:type="dxa"/>
          </w:tcPr>
          <w:p w14:paraId="7C3C44E2">
            <w:pPr>
              <w:rPr>
                <w:rFonts w:ascii="宋体" w:hAnsi="宋体" w:cs="Arial"/>
                <w:sz w:val="21"/>
                <w:szCs w:val="21"/>
              </w:rPr>
            </w:pPr>
            <w:r>
              <w:rPr>
                <w:rFonts w:hint="eastAsia" w:ascii="宋体" w:hAnsi="宋体" w:cs="Arial"/>
                <w:sz w:val="21"/>
                <w:szCs w:val="21"/>
              </w:rPr>
              <w:t>续存</w:t>
            </w:r>
          </w:p>
        </w:tc>
        <w:tc>
          <w:tcPr>
            <w:tcW w:w="1275" w:type="dxa"/>
          </w:tcPr>
          <w:p w14:paraId="3B1074D8">
            <w:pPr>
              <w:rPr>
                <w:rFonts w:ascii="宋体" w:hAnsi="宋体" w:cs="Arial"/>
                <w:sz w:val="21"/>
                <w:szCs w:val="21"/>
              </w:rPr>
            </w:pPr>
            <w:r>
              <w:rPr>
                <w:rFonts w:hint="eastAsia" w:ascii="宋体" w:hAnsi="宋体" w:cs="Arial"/>
                <w:sz w:val="21"/>
                <w:szCs w:val="21"/>
              </w:rPr>
              <w:t>链接</w:t>
            </w:r>
          </w:p>
        </w:tc>
        <w:tc>
          <w:tcPr>
            <w:tcW w:w="851" w:type="dxa"/>
            <w:vAlign w:val="center"/>
          </w:tcPr>
          <w:p w14:paraId="562B428D">
            <w:pPr>
              <w:jc w:val="center"/>
              <w:rPr>
                <w:rFonts w:ascii="宋体" w:hAnsi="宋体" w:cs="Arial"/>
                <w:sz w:val="21"/>
                <w:szCs w:val="21"/>
              </w:rPr>
            </w:pPr>
          </w:p>
        </w:tc>
        <w:tc>
          <w:tcPr>
            <w:tcW w:w="1133" w:type="dxa"/>
          </w:tcPr>
          <w:p w14:paraId="63C8A534">
            <w:pPr>
              <w:rPr>
                <w:rFonts w:ascii="宋体" w:hAnsi="宋体"/>
                <w:sz w:val="21"/>
                <w:szCs w:val="21"/>
              </w:rPr>
            </w:pPr>
          </w:p>
        </w:tc>
        <w:tc>
          <w:tcPr>
            <w:tcW w:w="1137" w:type="dxa"/>
          </w:tcPr>
          <w:p w14:paraId="1C1D2017">
            <w:pPr>
              <w:rPr>
                <w:rFonts w:ascii="宋体" w:hAnsi="宋体" w:cs="Arial"/>
                <w:sz w:val="21"/>
                <w:szCs w:val="21"/>
              </w:rPr>
            </w:pPr>
          </w:p>
        </w:tc>
        <w:tc>
          <w:tcPr>
            <w:tcW w:w="2623" w:type="dxa"/>
            <w:shd w:val="clear" w:color="auto" w:fill="auto"/>
          </w:tcPr>
          <w:p w14:paraId="471D7B6D">
            <w:pPr>
              <w:jc w:val="left"/>
              <w:rPr>
                <w:rFonts w:ascii="宋体" w:hAnsi="宋体" w:cs="Arial"/>
                <w:sz w:val="21"/>
                <w:szCs w:val="21"/>
              </w:rPr>
            </w:pPr>
            <w:r>
              <w:rPr>
                <w:rFonts w:hint="eastAsia" w:ascii="宋体" w:hAnsi="宋体" w:cs="Arial"/>
                <w:sz w:val="21"/>
                <w:szCs w:val="21"/>
              </w:rPr>
              <w:t>链接至续存页面</w:t>
            </w:r>
          </w:p>
          <w:p w14:paraId="0F61D000">
            <w:pPr>
              <w:jc w:val="left"/>
              <w:rPr>
                <w:rFonts w:ascii="宋体" w:hAnsi="宋体" w:cs="Arial"/>
                <w:sz w:val="21"/>
                <w:szCs w:val="21"/>
              </w:rPr>
            </w:pPr>
            <w:r>
              <w:rPr>
                <w:rFonts w:hint="eastAsia" w:ascii="宋体" w:hAnsi="宋体" w:cs="Arial"/>
                <w:sz w:val="21"/>
                <w:szCs w:val="21"/>
              </w:rPr>
              <w:t>零存整取子账户才有此项</w:t>
            </w:r>
          </w:p>
        </w:tc>
      </w:tr>
      <w:tr w14:paraId="7BC50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1D2B99C5">
            <w:pPr>
              <w:numPr>
                <w:ilvl w:val="0"/>
                <w:numId w:val="118"/>
              </w:numPr>
              <w:tabs>
                <w:tab w:val="clear" w:pos="562"/>
              </w:tabs>
              <w:ind w:left="420"/>
              <w:rPr>
                <w:rFonts w:ascii="宋体" w:hAnsi="宋体"/>
                <w:sz w:val="21"/>
                <w:szCs w:val="21"/>
              </w:rPr>
            </w:pPr>
          </w:p>
        </w:tc>
        <w:tc>
          <w:tcPr>
            <w:tcW w:w="1700" w:type="dxa"/>
          </w:tcPr>
          <w:p w14:paraId="0A9C6B96">
            <w:pPr>
              <w:rPr>
                <w:rFonts w:ascii="宋体" w:hAnsi="宋体" w:cs="Arial"/>
                <w:sz w:val="21"/>
                <w:szCs w:val="21"/>
              </w:rPr>
            </w:pPr>
            <w:r>
              <w:rPr>
                <w:rFonts w:hint="eastAsia" w:ascii="宋体" w:hAnsi="宋体" w:cs="Arial"/>
                <w:sz w:val="21"/>
                <w:szCs w:val="21"/>
              </w:rPr>
              <w:t>明细查询</w:t>
            </w:r>
          </w:p>
        </w:tc>
        <w:tc>
          <w:tcPr>
            <w:tcW w:w="1275" w:type="dxa"/>
          </w:tcPr>
          <w:p w14:paraId="5F8BC079">
            <w:pPr>
              <w:rPr>
                <w:rFonts w:ascii="宋体" w:hAnsi="宋体" w:cs="Arial"/>
                <w:sz w:val="21"/>
                <w:szCs w:val="21"/>
              </w:rPr>
            </w:pPr>
            <w:r>
              <w:rPr>
                <w:rFonts w:hint="eastAsia" w:ascii="宋体" w:hAnsi="宋体" w:cs="Arial"/>
                <w:sz w:val="21"/>
                <w:szCs w:val="21"/>
              </w:rPr>
              <w:t>链接</w:t>
            </w:r>
          </w:p>
        </w:tc>
        <w:tc>
          <w:tcPr>
            <w:tcW w:w="851" w:type="dxa"/>
            <w:vAlign w:val="center"/>
          </w:tcPr>
          <w:p w14:paraId="3B2292CB">
            <w:pPr>
              <w:jc w:val="center"/>
              <w:rPr>
                <w:rFonts w:ascii="宋体" w:hAnsi="宋体" w:cs="Arial"/>
                <w:sz w:val="21"/>
                <w:szCs w:val="21"/>
              </w:rPr>
            </w:pPr>
          </w:p>
        </w:tc>
        <w:tc>
          <w:tcPr>
            <w:tcW w:w="1133" w:type="dxa"/>
          </w:tcPr>
          <w:p w14:paraId="28E4E616">
            <w:pPr>
              <w:rPr>
                <w:rFonts w:ascii="宋体" w:hAnsi="宋体"/>
                <w:sz w:val="21"/>
                <w:szCs w:val="21"/>
              </w:rPr>
            </w:pPr>
          </w:p>
        </w:tc>
        <w:tc>
          <w:tcPr>
            <w:tcW w:w="1137" w:type="dxa"/>
          </w:tcPr>
          <w:p w14:paraId="483CA089">
            <w:pPr>
              <w:rPr>
                <w:rFonts w:ascii="宋体" w:hAnsi="宋体" w:cs="Arial"/>
                <w:sz w:val="21"/>
                <w:szCs w:val="21"/>
              </w:rPr>
            </w:pPr>
          </w:p>
        </w:tc>
        <w:tc>
          <w:tcPr>
            <w:tcW w:w="2623" w:type="dxa"/>
            <w:shd w:val="clear" w:color="auto" w:fill="auto"/>
          </w:tcPr>
          <w:p w14:paraId="6583BDD6">
            <w:pPr>
              <w:jc w:val="left"/>
              <w:rPr>
                <w:rFonts w:ascii="宋体" w:hAnsi="宋体" w:cs="Arial"/>
                <w:sz w:val="21"/>
                <w:szCs w:val="21"/>
              </w:rPr>
            </w:pPr>
            <w:r>
              <w:rPr>
                <w:rFonts w:hint="eastAsia" w:ascii="宋体" w:hAnsi="宋体" w:cs="Arial"/>
                <w:sz w:val="21"/>
                <w:szCs w:val="21"/>
              </w:rPr>
              <w:t>零存整取子账户才有此项</w:t>
            </w:r>
          </w:p>
        </w:tc>
      </w:tr>
      <w:tr w14:paraId="6A410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0C4C5D68">
            <w:pPr>
              <w:numPr>
                <w:ilvl w:val="0"/>
                <w:numId w:val="118"/>
              </w:numPr>
              <w:tabs>
                <w:tab w:val="clear" w:pos="562"/>
              </w:tabs>
              <w:ind w:left="420"/>
              <w:rPr>
                <w:rFonts w:ascii="宋体" w:hAnsi="宋体"/>
                <w:sz w:val="21"/>
                <w:szCs w:val="21"/>
              </w:rPr>
            </w:pPr>
          </w:p>
        </w:tc>
        <w:tc>
          <w:tcPr>
            <w:tcW w:w="1700" w:type="dxa"/>
          </w:tcPr>
          <w:p w14:paraId="621CADEB">
            <w:pPr>
              <w:rPr>
                <w:rFonts w:ascii="宋体" w:hAnsi="宋体" w:cs="Arial"/>
                <w:sz w:val="21"/>
                <w:szCs w:val="21"/>
              </w:rPr>
            </w:pPr>
            <w:r>
              <w:rPr>
                <w:rFonts w:hint="eastAsia" w:ascii="宋体" w:hAnsi="宋体" w:cs="Arial"/>
                <w:sz w:val="21"/>
                <w:szCs w:val="21"/>
              </w:rPr>
              <w:t>转定期</w:t>
            </w:r>
          </w:p>
        </w:tc>
        <w:tc>
          <w:tcPr>
            <w:tcW w:w="1275" w:type="dxa"/>
          </w:tcPr>
          <w:p w14:paraId="02B73B03">
            <w:pPr>
              <w:rPr>
                <w:rFonts w:ascii="宋体" w:hAnsi="宋体" w:cs="Arial"/>
                <w:sz w:val="21"/>
                <w:szCs w:val="21"/>
              </w:rPr>
            </w:pPr>
            <w:r>
              <w:rPr>
                <w:rFonts w:hint="eastAsia" w:ascii="宋体" w:hAnsi="宋体" w:cs="Arial"/>
                <w:sz w:val="21"/>
                <w:szCs w:val="21"/>
              </w:rPr>
              <w:t>链接</w:t>
            </w:r>
          </w:p>
        </w:tc>
        <w:tc>
          <w:tcPr>
            <w:tcW w:w="851" w:type="dxa"/>
            <w:vAlign w:val="center"/>
          </w:tcPr>
          <w:p w14:paraId="6AFC18D5">
            <w:pPr>
              <w:jc w:val="center"/>
              <w:rPr>
                <w:rFonts w:ascii="宋体" w:hAnsi="宋体" w:cs="Arial"/>
                <w:sz w:val="21"/>
                <w:szCs w:val="21"/>
              </w:rPr>
            </w:pPr>
          </w:p>
        </w:tc>
        <w:tc>
          <w:tcPr>
            <w:tcW w:w="1133" w:type="dxa"/>
          </w:tcPr>
          <w:p w14:paraId="02659126">
            <w:pPr>
              <w:rPr>
                <w:rFonts w:ascii="宋体" w:hAnsi="宋体"/>
                <w:sz w:val="21"/>
                <w:szCs w:val="21"/>
              </w:rPr>
            </w:pPr>
          </w:p>
        </w:tc>
        <w:tc>
          <w:tcPr>
            <w:tcW w:w="1137" w:type="dxa"/>
          </w:tcPr>
          <w:p w14:paraId="0E6DB4A2">
            <w:pPr>
              <w:rPr>
                <w:rFonts w:ascii="宋体" w:hAnsi="宋体" w:cs="Arial"/>
                <w:sz w:val="21"/>
                <w:szCs w:val="21"/>
              </w:rPr>
            </w:pPr>
          </w:p>
        </w:tc>
        <w:tc>
          <w:tcPr>
            <w:tcW w:w="2623" w:type="dxa"/>
            <w:shd w:val="clear" w:color="auto" w:fill="auto"/>
          </w:tcPr>
          <w:p w14:paraId="0B76068C">
            <w:pPr>
              <w:jc w:val="left"/>
              <w:rPr>
                <w:rFonts w:ascii="宋体" w:hAnsi="宋体" w:cs="Arial"/>
                <w:sz w:val="21"/>
                <w:szCs w:val="21"/>
              </w:rPr>
            </w:pPr>
            <w:r>
              <w:rPr>
                <w:rFonts w:hint="eastAsia" w:ascii="宋体" w:hAnsi="宋体" w:cs="Arial"/>
                <w:sz w:val="21"/>
                <w:szCs w:val="21"/>
              </w:rPr>
              <w:t>链接至活转定页面</w:t>
            </w:r>
          </w:p>
          <w:p w14:paraId="6D0E03C1">
            <w:pPr>
              <w:jc w:val="left"/>
              <w:rPr>
                <w:rFonts w:ascii="宋体" w:hAnsi="宋体" w:cs="Arial"/>
                <w:sz w:val="21"/>
                <w:szCs w:val="21"/>
              </w:rPr>
            </w:pPr>
            <w:r>
              <w:rPr>
                <w:rFonts w:hint="eastAsia" w:ascii="宋体" w:hAnsi="宋体" w:cs="Arial"/>
                <w:sz w:val="21"/>
                <w:szCs w:val="21"/>
              </w:rPr>
              <w:t>活期子账户才有此项</w:t>
            </w:r>
          </w:p>
        </w:tc>
      </w:tr>
    </w:tbl>
    <w:p w14:paraId="33833578">
      <w:pPr>
        <w:pStyle w:val="5"/>
        <w:numPr>
          <w:ilvl w:val="0"/>
          <w:numId w:val="0"/>
        </w:numPr>
      </w:pPr>
      <w:r>
        <w:rPr>
          <w:rFonts w:hint="eastAsia"/>
        </w:rPr>
        <w:t>定转活输入页面</w:t>
      </w:r>
    </w:p>
    <w:tbl>
      <w:tblPr>
        <w:tblStyle w:val="48"/>
        <w:tblW w:w="939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700"/>
        <w:gridCol w:w="1275"/>
        <w:gridCol w:w="851"/>
        <w:gridCol w:w="1419"/>
        <w:gridCol w:w="1134"/>
        <w:gridCol w:w="2340"/>
      </w:tblGrid>
      <w:tr w14:paraId="35091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FFCC99"/>
            <w:vAlign w:val="center"/>
          </w:tcPr>
          <w:p w14:paraId="751A9143">
            <w:pPr>
              <w:rPr>
                <w:rFonts w:ascii="宋体" w:hAnsi="宋体" w:cs="Arial"/>
                <w:b/>
                <w:sz w:val="21"/>
                <w:szCs w:val="21"/>
              </w:rPr>
            </w:pPr>
            <w:r>
              <w:rPr>
                <w:rFonts w:ascii="宋体" w:hAnsi="宋体" w:cs="Arial"/>
                <w:b/>
                <w:sz w:val="21"/>
                <w:szCs w:val="21"/>
              </w:rPr>
              <w:t>序号</w:t>
            </w:r>
          </w:p>
        </w:tc>
        <w:tc>
          <w:tcPr>
            <w:tcW w:w="1700" w:type="dxa"/>
            <w:shd w:val="clear" w:color="auto" w:fill="FFCC99"/>
            <w:vAlign w:val="center"/>
          </w:tcPr>
          <w:p w14:paraId="50119879">
            <w:pPr>
              <w:rPr>
                <w:rFonts w:ascii="宋体" w:hAnsi="宋体" w:cs="Arial"/>
                <w:b/>
                <w:sz w:val="21"/>
                <w:szCs w:val="21"/>
              </w:rPr>
            </w:pPr>
            <w:r>
              <w:rPr>
                <w:rFonts w:ascii="宋体" w:hAnsi="宋体" w:cs="Arial"/>
                <w:b/>
                <w:sz w:val="21"/>
                <w:szCs w:val="21"/>
              </w:rPr>
              <w:t>名称</w:t>
            </w:r>
          </w:p>
        </w:tc>
        <w:tc>
          <w:tcPr>
            <w:tcW w:w="1275" w:type="dxa"/>
            <w:shd w:val="clear" w:color="auto" w:fill="FFCC99"/>
            <w:vAlign w:val="center"/>
          </w:tcPr>
          <w:p w14:paraId="7B76703B">
            <w:pPr>
              <w:rPr>
                <w:rFonts w:ascii="宋体" w:hAnsi="宋体" w:cs="Arial"/>
                <w:b/>
                <w:sz w:val="21"/>
                <w:szCs w:val="21"/>
              </w:rPr>
            </w:pPr>
            <w:r>
              <w:rPr>
                <w:rFonts w:ascii="宋体" w:hAnsi="宋体" w:cs="Arial"/>
                <w:b/>
                <w:sz w:val="21"/>
                <w:szCs w:val="21"/>
              </w:rPr>
              <w:t>输入</w:t>
            </w:r>
            <w:r>
              <w:rPr>
                <w:rFonts w:hint="eastAsia" w:ascii="宋体" w:hAnsi="宋体" w:cs="Arial"/>
                <w:b/>
                <w:sz w:val="21"/>
                <w:szCs w:val="21"/>
              </w:rPr>
              <w:t>/输出</w:t>
            </w:r>
          </w:p>
        </w:tc>
        <w:tc>
          <w:tcPr>
            <w:tcW w:w="851" w:type="dxa"/>
            <w:shd w:val="clear" w:color="auto" w:fill="FFCC99"/>
            <w:vAlign w:val="center"/>
          </w:tcPr>
          <w:p w14:paraId="529BA5BE">
            <w:pPr>
              <w:rPr>
                <w:rFonts w:ascii="宋体" w:hAnsi="宋体" w:cs="Arial"/>
                <w:b/>
                <w:sz w:val="21"/>
                <w:szCs w:val="21"/>
              </w:rPr>
            </w:pPr>
            <w:r>
              <w:rPr>
                <w:rFonts w:ascii="宋体" w:hAnsi="宋体" w:cs="Arial"/>
                <w:b/>
                <w:sz w:val="21"/>
                <w:szCs w:val="21"/>
              </w:rPr>
              <w:t>缺省值</w:t>
            </w:r>
          </w:p>
        </w:tc>
        <w:tc>
          <w:tcPr>
            <w:tcW w:w="1419" w:type="dxa"/>
            <w:shd w:val="clear" w:color="auto" w:fill="FFCC99"/>
            <w:vAlign w:val="center"/>
          </w:tcPr>
          <w:p w14:paraId="5534EB64">
            <w:pPr>
              <w:rPr>
                <w:rFonts w:ascii="宋体" w:hAnsi="宋体" w:cs="Arial"/>
                <w:b/>
                <w:sz w:val="21"/>
                <w:szCs w:val="21"/>
              </w:rPr>
            </w:pPr>
            <w:r>
              <w:rPr>
                <w:rFonts w:hint="eastAsia" w:ascii="宋体" w:hAnsi="宋体" w:cs="Arial"/>
                <w:b/>
                <w:sz w:val="21"/>
                <w:szCs w:val="21"/>
              </w:rPr>
              <w:t>类型/长度</w:t>
            </w:r>
          </w:p>
        </w:tc>
        <w:tc>
          <w:tcPr>
            <w:tcW w:w="1134" w:type="dxa"/>
            <w:shd w:val="clear" w:color="auto" w:fill="FFCC99"/>
            <w:vAlign w:val="center"/>
          </w:tcPr>
          <w:p w14:paraId="4766504A">
            <w:pPr>
              <w:rPr>
                <w:rFonts w:ascii="宋体" w:hAnsi="宋体" w:cs="Arial"/>
                <w:b/>
                <w:sz w:val="21"/>
                <w:szCs w:val="21"/>
              </w:rPr>
            </w:pPr>
            <w:r>
              <w:rPr>
                <w:rFonts w:hint="eastAsia" w:ascii="宋体" w:hAnsi="宋体" w:cs="Arial"/>
                <w:b/>
                <w:sz w:val="21"/>
                <w:szCs w:val="21"/>
              </w:rPr>
              <w:t>是否必输</w:t>
            </w:r>
          </w:p>
        </w:tc>
        <w:tc>
          <w:tcPr>
            <w:tcW w:w="2340" w:type="dxa"/>
            <w:shd w:val="clear" w:color="auto" w:fill="FFCC99"/>
            <w:vAlign w:val="center"/>
          </w:tcPr>
          <w:p w14:paraId="00EEEAD5">
            <w:pPr>
              <w:rPr>
                <w:rFonts w:ascii="宋体" w:hAnsi="宋体" w:cs="Arial"/>
                <w:b/>
                <w:sz w:val="21"/>
                <w:szCs w:val="21"/>
              </w:rPr>
            </w:pPr>
            <w:r>
              <w:rPr>
                <w:rFonts w:ascii="宋体" w:hAnsi="宋体" w:cs="Arial"/>
                <w:b/>
                <w:sz w:val="21"/>
                <w:szCs w:val="21"/>
              </w:rPr>
              <w:t>备注</w:t>
            </w:r>
          </w:p>
        </w:tc>
      </w:tr>
      <w:tr w14:paraId="41A90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675" w:type="dxa"/>
            <w:vAlign w:val="center"/>
          </w:tcPr>
          <w:p w14:paraId="22DB6E1C">
            <w:pPr>
              <w:numPr>
                <w:ilvl w:val="0"/>
                <w:numId w:val="119"/>
              </w:numPr>
              <w:jc w:val="center"/>
              <w:rPr>
                <w:rFonts w:ascii="宋体" w:hAnsi="宋体"/>
                <w:sz w:val="21"/>
                <w:szCs w:val="21"/>
              </w:rPr>
            </w:pPr>
          </w:p>
        </w:tc>
        <w:tc>
          <w:tcPr>
            <w:tcW w:w="1700" w:type="dxa"/>
          </w:tcPr>
          <w:p w14:paraId="30AF3F73">
            <w:pPr>
              <w:rPr>
                <w:rFonts w:ascii="宋体" w:hAnsi="宋体" w:cs="Arial"/>
                <w:sz w:val="21"/>
                <w:szCs w:val="21"/>
              </w:rPr>
            </w:pPr>
            <w:r>
              <w:rPr>
                <w:rFonts w:hint="eastAsia" w:ascii="宋体" w:hAnsi="宋体" w:cs="Arial"/>
                <w:sz w:val="21"/>
                <w:szCs w:val="21"/>
              </w:rPr>
              <w:t>子账户</w:t>
            </w:r>
          </w:p>
        </w:tc>
        <w:tc>
          <w:tcPr>
            <w:tcW w:w="1275" w:type="dxa"/>
            <w:vAlign w:val="center"/>
          </w:tcPr>
          <w:p w14:paraId="58A4C526">
            <w:pPr>
              <w:jc w:val="center"/>
              <w:rPr>
                <w:rFonts w:ascii="宋体" w:hAnsi="宋体" w:cs="Arial"/>
                <w:sz w:val="21"/>
                <w:szCs w:val="21"/>
              </w:rPr>
            </w:pPr>
            <w:r>
              <w:rPr>
                <w:rFonts w:hint="eastAsia" w:ascii="宋体" w:hAnsi="宋体" w:cs="Arial"/>
                <w:sz w:val="21"/>
                <w:szCs w:val="21"/>
              </w:rPr>
              <w:t>文本</w:t>
            </w:r>
          </w:p>
        </w:tc>
        <w:tc>
          <w:tcPr>
            <w:tcW w:w="851" w:type="dxa"/>
            <w:vAlign w:val="center"/>
          </w:tcPr>
          <w:p w14:paraId="14DFD7A1">
            <w:pPr>
              <w:jc w:val="center"/>
              <w:rPr>
                <w:rFonts w:ascii="宋体" w:hAnsi="宋体" w:cs="Arial"/>
                <w:sz w:val="21"/>
                <w:szCs w:val="21"/>
              </w:rPr>
            </w:pPr>
          </w:p>
        </w:tc>
        <w:tc>
          <w:tcPr>
            <w:tcW w:w="1419" w:type="dxa"/>
            <w:vAlign w:val="center"/>
          </w:tcPr>
          <w:p w14:paraId="407D6CB8">
            <w:pPr>
              <w:jc w:val="center"/>
              <w:rPr>
                <w:rFonts w:ascii="宋体" w:hAnsi="宋体" w:cs="Arial"/>
                <w:sz w:val="21"/>
                <w:szCs w:val="21"/>
              </w:rPr>
            </w:pPr>
          </w:p>
        </w:tc>
        <w:tc>
          <w:tcPr>
            <w:tcW w:w="1134" w:type="dxa"/>
            <w:vAlign w:val="center"/>
          </w:tcPr>
          <w:p w14:paraId="073C5FDA">
            <w:pPr>
              <w:jc w:val="center"/>
              <w:rPr>
                <w:rFonts w:ascii="宋体" w:hAnsi="宋体" w:cs="Arial"/>
                <w:sz w:val="21"/>
                <w:szCs w:val="21"/>
              </w:rPr>
            </w:pPr>
          </w:p>
        </w:tc>
        <w:tc>
          <w:tcPr>
            <w:tcW w:w="2340" w:type="dxa"/>
            <w:shd w:val="clear" w:color="auto" w:fill="auto"/>
            <w:vAlign w:val="center"/>
          </w:tcPr>
          <w:p w14:paraId="22BCA58F">
            <w:pPr>
              <w:jc w:val="center"/>
              <w:rPr>
                <w:rFonts w:ascii="宋体" w:hAnsi="宋体" w:cs="Arial"/>
                <w:sz w:val="21"/>
                <w:szCs w:val="21"/>
              </w:rPr>
            </w:pPr>
          </w:p>
        </w:tc>
      </w:tr>
      <w:tr w14:paraId="16ABD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675" w:type="dxa"/>
            <w:vAlign w:val="center"/>
          </w:tcPr>
          <w:p w14:paraId="4977492E">
            <w:pPr>
              <w:numPr>
                <w:ilvl w:val="0"/>
                <w:numId w:val="119"/>
              </w:numPr>
              <w:jc w:val="center"/>
              <w:rPr>
                <w:rFonts w:ascii="宋体" w:hAnsi="宋体"/>
                <w:sz w:val="21"/>
                <w:szCs w:val="21"/>
              </w:rPr>
            </w:pPr>
          </w:p>
        </w:tc>
        <w:tc>
          <w:tcPr>
            <w:tcW w:w="1700" w:type="dxa"/>
          </w:tcPr>
          <w:p w14:paraId="7EC09A53">
            <w:pPr>
              <w:rPr>
                <w:rFonts w:ascii="宋体" w:hAnsi="宋体" w:cs="Arial"/>
                <w:sz w:val="21"/>
                <w:szCs w:val="21"/>
              </w:rPr>
            </w:pPr>
            <w:r>
              <w:rPr>
                <w:rFonts w:hint="eastAsia" w:ascii="宋体" w:hAnsi="宋体" w:cs="Arial"/>
                <w:sz w:val="21"/>
                <w:szCs w:val="21"/>
              </w:rPr>
              <w:t>币种</w:t>
            </w:r>
          </w:p>
        </w:tc>
        <w:tc>
          <w:tcPr>
            <w:tcW w:w="1275" w:type="dxa"/>
            <w:vAlign w:val="center"/>
          </w:tcPr>
          <w:p w14:paraId="702A4FD9">
            <w:pPr>
              <w:jc w:val="center"/>
              <w:rPr>
                <w:rFonts w:ascii="宋体" w:hAnsi="宋体" w:cs="Arial"/>
                <w:sz w:val="21"/>
                <w:szCs w:val="21"/>
              </w:rPr>
            </w:pPr>
            <w:r>
              <w:rPr>
                <w:rFonts w:hint="eastAsia" w:ascii="宋体" w:hAnsi="宋体" w:cs="Arial"/>
                <w:sz w:val="21"/>
                <w:szCs w:val="21"/>
              </w:rPr>
              <w:t>文本</w:t>
            </w:r>
          </w:p>
        </w:tc>
        <w:tc>
          <w:tcPr>
            <w:tcW w:w="851" w:type="dxa"/>
            <w:vAlign w:val="center"/>
          </w:tcPr>
          <w:p w14:paraId="33504893">
            <w:pPr>
              <w:jc w:val="center"/>
              <w:rPr>
                <w:rFonts w:ascii="宋体" w:hAnsi="宋体" w:cs="Arial"/>
                <w:sz w:val="21"/>
                <w:szCs w:val="21"/>
              </w:rPr>
            </w:pPr>
          </w:p>
        </w:tc>
        <w:tc>
          <w:tcPr>
            <w:tcW w:w="1419" w:type="dxa"/>
            <w:vAlign w:val="center"/>
          </w:tcPr>
          <w:p w14:paraId="37C264F8">
            <w:pPr>
              <w:jc w:val="center"/>
              <w:rPr>
                <w:rFonts w:ascii="宋体" w:hAnsi="宋体" w:cs="Arial"/>
                <w:sz w:val="21"/>
                <w:szCs w:val="21"/>
              </w:rPr>
            </w:pPr>
          </w:p>
        </w:tc>
        <w:tc>
          <w:tcPr>
            <w:tcW w:w="1134" w:type="dxa"/>
            <w:vAlign w:val="center"/>
          </w:tcPr>
          <w:p w14:paraId="01F4FE06">
            <w:pPr>
              <w:jc w:val="center"/>
              <w:rPr>
                <w:rFonts w:ascii="宋体" w:hAnsi="宋体" w:cs="Arial"/>
                <w:sz w:val="21"/>
                <w:szCs w:val="21"/>
              </w:rPr>
            </w:pPr>
          </w:p>
        </w:tc>
        <w:tc>
          <w:tcPr>
            <w:tcW w:w="2340" w:type="dxa"/>
            <w:shd w:val="clear" w:color="auto" w:fill="auto"/>
            <w:vAlign w:val="center"/>
          </w:tcPr>
          <w:p w14:paraId="33A362AF">
            <w:pPr>
              <w:jc w:val="center"/>
              <w:rPr>
                <w:rFonts w:ascii="宋体" w:hAnsi="宋体" w:cs="Arial"/>
                <w:sz w:val="21"/>
                <w:szCs w:val="21"/>
              </w:rPr>
            </w:pPr>
          </w:p>
        </w:tc>
      </w:tr>
      <w:tr w14:paraId="08D25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57BF9598">
            <w:pPr>
              <w:numPr>
                <w:ilvl w:val="0"/>
                <w:numId w:val="119"/>
              </w:numPr>
              <w:jc w:val="center"/>
              <w:rPr>
                <w:rFonts w:ascii="宋体" w:hAnsi="宋体"/>
                <w:sz w:val="21"/>
                <w:szCs w:val="21"/>
              </w:rPr>
            </w:pPr>
          </w:p>
        </w:tc>
        <w:tc>
          <w:tcPr>
            <w:tcW w:w="1700" w:type="dxa"/>
          </w:tcPr>
          <w:p w14:paraId="38734B3D">
            <w:pPr>
              <w:rPr>
                <w:rFonts w:ascii="宋体" w:hAnsi="宋体" w:cs="Arial"/>
                <w:sz w:val="21"/>
                <w:szCs w:val="21"/>
              </w:rPr>
            </w:pPr>
            <w:r>
              <w:rPr>
                <w:rFonts w:hint="eastAsia" w:ascii="宋体" w:hAnsi="宋体" w:cs="Arial"/>
                <w:sz w:val="21"/>
                <w:szCs w:val="21"/>
              </w:rPr>
              <w:t>储种</w:t>
            </w:r>
          </w:p>
        </w:tc>
        <w:tc>
          <w:tcPr>
            <w:tcW w:w="1275" w:type="dxa"/>
            <w:vAlign w:val="center"/>
          </w:tcPr>
          <w:p w14:paraId="0B8314AD">
            <w:pPr>
              <w:jc w:val="center"/>
              <w:rPr>
                <w:rFonts w:ascii="宋体" w:hAnsi="宋体" w:cs="Arial"/>
                <w:sz w:val="21"/>
                <w:szCs w:val="21"/>
              </w:rPr>
            </w:pPr>
            <w:r>
              <w:rPr>
                <w:rFonts w:hint="eastAsia" w:ascii="宋体" w:hAnsi="宋体" w:cs="Arial"/>
                <w:sz w:val="21"/>
                <w:szCs w:val="21"/>
              </w:rPr>
              <w:t>文本</w:t>
            </w:r>
          </w:p>
        </w:tc>
        <w:tc>
          <w:tcPr>
            <w:tcW w:w="851" w:type="dxa"/>
            <w:vAlign w:val="center"/>
          </w:tcPr>
          <w:p w14:paraId="66236D47">
            <w:pPr>
              <w:jc w:val="center"/>
              <w:rPr>
                <w:rFonts w:ascii="宋体" w:hAnsi="宋体" w:cs="Arial"/>
                <w:sz w:val="21"/>
                <w:szCs w:val="21"/>
              </w:rPr>
            </w:pPr>
          </w:p>
        </w:tc>
        <w:tc>
          <w:tcPr>
            <w:tcW w:w="1419" w:type="dxa"/>
            <w:vAlign w:val="center"/>
          </w:tcPr>
          <w:p w14:paraId="536E89CA">
            <w:pPr>
              <w:jc w:val="center"/>
              <w:rPr>
                <w:rFonts w:ascii="宋体" w:hAnsi="宋体"/>
                <w:sz w:val="21"/>
                <w:szCs w:val="21"/>
              </w:rPr>
            </w:pPr>
          </w:p>
        </w:tc>
        <w:tc>
          <w:tcPr>
            <w:tcW w:w="1134" w:type="dxa"/>
            <w:vAlign w:val="center"/>
          </w:tcPr>
          <w:p w14:paraId="28B3BF17">
            <w:pPr>
              <w:jc w:val="center"/>
              <w:rPr>
                <w:rFonts w:ascii="宋体" w:hAnsi="宋体" w:cs="Arial"/>
                <w:sz w:val="21"/>
                <w:szCs w:val="21"/>
              </w:rPr>
            </w:pPr>
          </w:p>
        </w:tc>
        <w:tc>
          <w:tcPr>
            <w:tcW w:w="2340" w:type="dxa"/>
            <w:shd w:val="clear" w:color="auto" w:fill="auto"/>
            <w:vAlign w:val="center"/>
          </w:tcPr>
          <w:p w14:paraId="1A680E13">
            <w:pPr>
              <w:jc w:val="center"/>
              <w:rPr>
                <w:rFonts w:ascii="宋体" w:hAnsi="宋体" w:cs="Arial"/>
                <w:sz w:val="21"/>
                <w:szCs w:val="21"/>
              </w:rPr>
            </w:pPr>
          </w:p>
        </w:tc>
      </w:tr>
      <w:tr w14:paraId="66326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33200CC9">
            <w:pPr>
              <w:numPr>
                <w:ilvl w:val="0"/>
                <w:numId w:val="119"/>
              </w:numPr>
              <w:jc w:val="center"/>
              <w:rPr>
                <w:rFonts w:ascii="宋体" w:hAnsi="宋体"/>
                <w:sz w:val="21"/>
                <w:szCs w:val="21"/>
              </w:rPr>
            </w:pPr>
          </w:p>
        </w:tc>
        <w:tc>
          <w:tcPr>
            <w:tcW w:w="1700" w:type="dxa"/>
          </w:tcPr>
          <w:p w14:paraId="5C1FEA2D">
            <w:pPr>
              <w:rPr>
                <w:rFonts w:ascii="宋体" w:hAnsi="宋体" w:cs="Arial"/>
                <w:sz w:val="21"/>
                <w:szCs w:val="21"/>
              </w:rPr>
            </w:pPr>
            <w:r>
              <w:rPr>
                <w:rFonts w:hint="eastAsia" w:ascii="宋体" w:hAnsi="宋体" w:cs="Arial"/>
                <w:sz w:val="21"/>
                <w:szCs w:val="21"/>
              </w:rPr>
              <w:t>存期</w:t>
            </w:r>
          </w:p>
        </w:tc>
        <w:tc>
          <w:tcPr>
            <w:tcW w:w="1275" w:type="dxa"/>
            <w:vAlign w:val="center"/>
          </w:tcPr>
          <w:p w14:paraId="59CF6C74">
            <w:pPr>
              <w:jc w:val="center"/>
              <w:rPr>
                <w:rFonts w:ascii="宋体" w:hAnsi="宋体" w:cs="Arial"/>
                <w:sz w:val="21"/>
                <w:szCs w:val="21"/>
              </w:rPr>
            </w:pPr>
            <w:r>
              <w:rPr>
                <w:rFonts w:hint="eastAsia" w:ascii="宋体" w:hAnsi="宋体" w:cs="Arial"/>
                <w:sz w:val="21"/>
                <w:szCs w:val="21"/>
              </w:rPr>
              <w:t>文本</w:t>
            </w:r>
          </w:p>
        </w:tc>
        <w:tc>
          <w:tcPr>
            <w:tcW w:w="851" w:type="dxa"/>
            <w:vAlign w:val="center"/>
          </w:tcPr>
          <w:p w14:paraId="491BE986">
            <w:pPr>
              <w:jc w:val="center"/>
              <w:rPr>
                <w:rFonts w:ascii="宋体" w:hAnsi="宋体" w:cs="Arial"/>
                <w:sz w:val="21"/>
                <w:szCs w:val="21"/>
              </w:rPr>
            </w:pPr>
          </w:p>
        </w:tc>
        <w:tc>
          <w:tcPr>
            <w:tcW w:w="1419" w:type="dxa"/>
            <w:vAlign w:val="center"/>
          </w:tcPr>
          <w:p w14:paraId="477B8932">
            <w:pPr>
              <w:jc w:val="center"/>
              <w:rPr>
                <w:rFonts w:ascii="宋体" w:hAnsi="宋体"/>
                <w:sz w:val="21"/>
                <w:szCs w:val="21"/>
              </w:rPr>
            </w:pPr>
          </w:p>
        </w:tc>
        <w:tc>
          <w:tcPr>
            <w:tcW w:w="1134" w:type="dxa"/>
            <w:vAlign w:val="center"/>
          </w:tcPr>
          <w:p w14:paraId="51D26C47">
            <w:pPr>
              <w:jc w:val="center"/>
              <w:rPr>
                <w:rFonts w:ascii="宋体" w:hAnsi="宋体" w:cs="Arial"/>
                <w:sz w:val="21"/>
                <w:szCs w:val="21"/>
              </w:rPr>
            </w:pPr>
          </w:p>
        </w:tc>
        <w:tc>
          <w:tcPr>
            <w:tcW w:w="2340" w:type="dxa"/>
            <w:shd w:val="clear" w:color="auto" w:fill="auto"/>
            <w:vAlign w:val="center"/>
          </w:tcPr>
          <w:p w14:paraId="6E31057C">
            <w:pPr>
              <w:jc w:val="center"/>
              <w:rPr>
                <w:rFonts w:ascii="宋体" w:hAnsi="宋体" w:cs="Arial"/>
                <w:sz w:val="21"/>
                <w:szCs w:val="21"/>
              </w:rPr>
            </w:pPr>
          </w:p>
        </w:tc>
      </w:tr>
      <w:tr w14:paraId="2D544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0459E59C">
            <w:pPr>
              <w:numPr>
                <w:ilvl w:val="0"/>
                <w:numId w:val="119"/>
              </w:numPr>
              <w:jc w:val="center"/>
              <w:rPr>
                <w:rFonts w:ascii="宋体" w:hAnsi="宋体"/>
                <w:sz w:val="21"/>
                <w:szCs w:val="21"/>
              </w:rPr>
            </w:pPr>
          </w:p>
        </w:tc>
        <w:tc>
          <w:tcPr>
            <w:tcW w:w="1700" w:type="dxa"/>
          </w:tcPr>
          <w:p w14:paraId="79287A02">
            <w:pPr>
              <w:rPr>
                <w:rFonts w:ascii="宋体" w:hAnsi="宋体" w:cs="Arial"/>
                <w:sz w:val="21"/>
                <w:szCs w:val="21"/>
              </w:rPr>
            </w:pPr>
            <w:r>
              <w:rPr>
                <w:rFonts w:hint="eastAsia" w:ascii="宋体" w:hAnsi="宋体" w:cs="Arial"/>
                <w:sz w:val="21"/>
                <w:szCs w:val="21"/>
              </w:rPr>
              <w:t>利率</w:t>
            </w:r>
          </w:p>
        </w:tc>
        <w:tc>
          <w:tcPr>
            <w:tcW w:w="1275" w:type="dxa"/>
            <w:vAlign w:val="center"/>
          </w:tcPr>
          <w:p w14:paraId="4512CEA7">
            <w:pPr>
              <w:jc w:val="center"/>
              <w:rPr>
                <w:rFonts w:ascii="宋体" w:hAnsi="宋体" w:cs="Arial"/>
                <w:sz w:val="21"/>
                <w:szCs w:val="21"/>
              </w:rPr>
            </w:pPr>
            <w:r>
              <w:rPr>
                <w:rFonts w:hint="eastAsia" w:ascii="宋体" w:hAnsi="宋体" w:cs="Arial"/>
                <w:sz w:val="21"/>
                <w:szCs w:val="21"/>
              </w:rPr>
              <w:t>文本</w:t>
            </w:r>
          </w:p>
        </w:tc>
        <w:tc>
          <w:tcPr>
            <w:tcW w:w="851" w:type="dxa"/>
            <w:vAlign w:val="center"/>
          </w:tcPr>
          <w:p w14:paraId="218CEE43">
            <w:pPr>
              <w:jc w:val="center"/>
              <w:rPr>
                <w:rFonts w:ascii="宋体" w:hAnsi="宋体" w:cs="Arial"/>
                <w:sz w:val="21"/>
                <w:szCs w:val="21"/>
              </w:rPr>
            </w:pPr>
          </w:p>
        </w:tc>
        <w:tc>
          <w:tcPr>
            <w:tcW w:w="1419" w:type="dxa"/>
            <w:vAlign w:val="center"/>
          </w:tcPr>
          <w:p w14:paraId="78D751A1">
            <w:pPr>
              <w:jc w:val="center"/>
              <w:rPr>
                <w:rFonts w:ascii="宋体" w:hAnsi="宋体"/>
                <w:sz w:val="21"/>
                <w:szCs w:val="21"/>
              </w:rPr>
            </w:pPr>
          </w:p>
        </w:tc>
        <w:tc>
          <w:tcPr>
            <w:tcW w:w="1134" w:type="dxa"/>
            <w:vAlign w:val="center"/>
          </w:tcPr>
          <w:p w14:paraId="0092DD00">
            <w:pPr>
              <w:jc w:val="center"/>
              <w:rPr>
                <w:rFonts w:ascii="宋体" w:hAnsi="宋体" w:cs="Arial"/>
                <w:sz w:val="21"/>
                <w:szCs w:val="21"/>
              </w:rPr>
            </w:pPr>
          </w:p>
        </w:tc>
        <w:tc>
          <w:tcPr>
            <w:tcW w:w="2340" w:type="dxa"/>
            <w:shd w:val="clear" w:color="auto" w:fill="auto"/>
            <w:vAlign w:val="center"/>
          </w:tcPr>
          <w:p w14:paraId="236AD43A">
            <w:pPr>
              <w:jc w:val="center"/>
              <w:rPr>
                <w:rFonts w:ascii="宋体" w:hAnsi="宋体" w:cs="Arial"/>
                <w:sz w:val="21"/>
                <w:szCs w:val="21"/>
              </w:rPr>
            </w:pPr>
          </w:p>
        </w:tc>
      </w:tr>
      <w:tr w14:paraId="4B769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675" w:type="dxa"/>
            <w:vAlign w:val="center"/>
          </w:tcPr>
          <w:p w14:paraId="13F299A4">
            <w:pPr>
              <w:numPr>
                <w:ilvl w:val="0"/>
                <w:numId w:val="119"/>
              </w:numPr>
              <w:jc w:val="center"/>
              <w:rPr>
                <w:rFonts w:ascii="宋体" w:hAnsi="宋体"/>
                <w:sz w:val="21"/>
                <w:szCs w:val="21"/>
              </w:rPr>
            </w:pPr>
          </w:p>
        </w:tc>
        <w:tc>
          <w:tcPr>
            <w:tcW w:w="1700" w:type="dxa"/>
          </w:tcPr>
          <w:p w14:paraId="604450E5">
            <w:pPr>
              <w:rPr>
                <w:rFonts w:ascii="宋体" w:hAnsi="宋体" w:cs="Arial"/>
                <w:sz w:val="21"/>
                <w:szCs w:val="21"/>
              </w:rPr>
            </w:pPr>
            <w:r>
              <w:rPr>
                <w:rFonts w:hint="eastAsia" w:ascii="宋体" w:hAnsi="宋体" w:cs="Arial"/>
                <w:sz w:val="21"/>
                <w:szCs w:val="21"/>
              </w:rPr>
              <w:t>起息日</w:t>
            </w:r>
          </w:p>
        </w:tc>
        <w:tc>
          <w:tcPr>
            <w:tcW w:w="1275" w:type="dxa"/>
            <w:vAlign w:val="center"/>
          </w:tcPr>
          <w:p w14:paraId="51C29E4C">
            <w:pPr>
              <w:jc w:val="center"/>
              <w:rPr>
                <w:rFonts w:ascii="宋体" w:hAnsi="宋体" w:cs="Arial"/>
                <w:sz w:val="21"/>
                <w:szCs w:val="21"/>
              </w:rPr>
            </w:pPr>
            <w:r>
              <w:rPr>
                <w:rFonts w:hint="eastAsia" w:ascii="宋体" w:hAnsi="宋体" w:cs="Arial"/>
                <w:sz w:val="21"/>
                <w:szCs w:val="21"/>
              </w:rPr>
              <w:t>文本</w:t>
            </w:r>
          </w:p>
        </w:tc>
        <w:tc>
          <w:tcPr>
            <w:tcW w:w="851" w:type="dxa"/>
            <w:vAlign w:val="center"/>
          </w:tcPr>
          <w:p w14:paraId="286156F9">
            <w:pPr>
              <w:jc w:val="center"/>
              <w:rPr>
                <w:rFonts w:ascii="宋体" w:hAnsi="宋体" w:cs="Arial"/>
                <w:sz w:val="21"/>
                <w:szCs w:val="21"/>
              </w:rPr>
            </w:pPr>
          </w:p>
        </w:tc>
        <w:tc>
          <w:tcPr>
            <w:tcW w:w="1419" w:type="dxa"/>
            <w:vAlign w:val="center"/>
          </w:tcPr>
          <w:p w14:paraId="59DB7896">
            <w:pPr>
              <w:jc w:val="center"/>
              <w:rPr>
                <w:rFonts w:ascii="宋体" w:hAnsi="宋体" w:cs="Arial"/>
                <w:sz w:val="21"/>
                <w:szCs w:val="21"/>
              </w:rPr>
            </w:pPr>
          </w:p>
        </w:tc>
        <w:tc>
          <w:tcPr>
            <w:tcW w:w="1134" w:type="dxa"/>
            <w:vAlign w:val="center"/>
          </w:tcPr>
          <w:p w14:paraId="071F55F9">
            <w:pPr>
              <w:jc w:val="center"/>
              <w:rPr>
                <w:rFonts w:ascii="宋体" w:hAnsi="宋体" w:cs="Arial"/>
                <w:sz w:val="21"/>
                <w:szCs w:val="21"/>
              </w:rPr>
            </w:pPr>
          </w:p>
        </w:tc>
        <w:tc>
          <w:tcPr>
            <w:tcW w:w="2340" w:type="dxa"/>
            <w:shd w:val="clear" w:color="auto" w:fill="auto"/>
            <w:vAlign w:val="center"/>
          </w:tcPr>
          <w:p w14:paraId="258516FF">
            <w:pPr>
              <w:jc w:val="center"/>
              <w:rPr>
                <w:rFonts w:ascii="宋体" w:hAnsi="宋体" w:cs="Arial"/>
                <w:sz w:val="21"/>
                <w:szCs w:val="21"/>
              </w:rPr>
            </w:pPr>
          </w:p>
        </w:tc>
      </w:tr>
      <w:tr w14:paraId="7EB00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60E00652">
            <w:pPr>
              <w:numPr>
                <w:ilvl w:val="0"/>
                <w:numId w:val="119"/>
              </w:numPr>
              <w:jc w:val="center"/>
              <w:rPr>
                <w:rFonts w:ascii="宋体" w:hAnsi="宋体"/>
                <w:sz w:val="21"/>
                <w:szCs w:val="21"/>
              </w:rPr>
            </w:pPr>
          </w:p>
        </w:tc>
        <w:tc>
          <w:tcPr>
            <w:tcW w:w="1700" w:type="dxa"/>
          </w:tcPr>
          <w:p w14:paraId="0EDD4801">
            <w:pPr>
              <w:rPr>
                <w:rFonts w:ascii="宋体" w:hAnsi="宋体" w:cs="Arial"/>
                <w:sz w:val="21"/>
                <w:szCs w:val="21"/>
              </w:rPr>
            </w:pPr>
            <w:r>
              <w:rPr>
                <w:rFonts w:hint="eastAsia" w:ascii="宋体" w:hAnsi="宋体" w:cs="Arial"/>
                <w:sz w:val="21"/>
                <w:szCs w:val="21"/>
              </w:rPr>
              <w:t>到期日</w:t>
            </w:r>
          </w:p>
        </w:tc>
        <w:tc>
          <w:tcPr>
            <w:tcW w:w="1275" w:type="dxa"/>
            <w:vAlign w:val="center"/>
          </w:tcPr>
          <w:p w14:paraId="78DF48FA">
            <w:pPr>
              <w:jc w:val="center"/>
              <w:rPr>
                <w:rFonts w:ascii="宋体" w:hAnsi="宋体" w:cs="Arial"/>
                <w:sz w:val="21"/>
                <w:szCs w:val="21"/>
              </w:rPr>
            </w:pPr>
            <w:r>
              <w:rPr>
                <w:rFonts w:hint="eastAsia" w:ascii="宋体" w:hAnsi="宋体" w:cs="Arial"/>
                <w:sz w:val="21"/>
                <w:szCs w:val="21"/>
              </w:rPr>
              <w:t>文本</w:t>
            </w:r>
          </w:p>
        </w:tc>
        <w:tc>
          <w:tcPr>
            <w:tcW w:w="851" w:type="dxa"/>
            <w:vAlign w:val="center"/>
          </w:tcPr>
          <w:p w14:paraId="7C637264">
            <w:pPr>
              <w:jc w:val="center"/>
              <w:rPr>
                <w:rFonts w:ascii="宋体" w:hAnsi="宋体" w:cs="Arial"/>
                <w:sz w:val="21"/>
                <w:szCs w:val="21"/>
              </w:rPr>
            </w:pPr>
          </w:p>
        </w:tc>
        <w:tc>
          <w:tcPr>
            <w:tcW w:w="1419" w:type="dxa"/>
            <w:vAlign w:val="center"/>
          </w:tcPr>
          <w:p w14:paraId="22657229">
            <w:pPr>
              <w:jc w:val="center"/>
              <w:rPr>
                <w:rFonts w:ascii="宋体" w:hAnsi="宋体"/>
                <w:sz w:val="21"/>
                <w:szCs w:val="21"/>
              </w:rPr>
            </w:pPr>
          </w:p>
        </w:tc>
        <w:tc>
          <w:tcPr>
            <w:tcW w:w="1134" w:type="dxa"/>
            <w:vAlign w:val="center"/>
          </w:tcPr>
          <w:p w14:paraId="5B1078B1">
            <w:pPr>
              <w:jc w:val="center"/>
              <w:rPr>
                <w:rFonts w:ascii="宋体" w:hAnsi="宋体" w:cs="Arial"/>
                <w:sz w:val="21"/>
                <w:szCs w:val="21"/>
              </w:rPr>
            </w:pPr>
          </w:p>
        </w:tc>
        <w:tc>
          <w:tcPr>
            <w:tcW w:w="2340" w:type="dxa"/>
            <w:shd w:val="clear" w:color="auto" w:fill="auto"/>
            <w:vAlign w:val="center"/>
          </w:tcPr>
          <w:p w14:paraId="5C2F72AB">
            <w:pPr>
              <w:jc w:val="center"/>
              <w:rPr>
                <w:rFonts w:ascii="宋体" w:hAnsi="宋体" w:cs="Arial"/>
                <w:sz w:val="21"/>
                <w:szCs w:val="21"/>
              </w:rPr>
            </w:pPr>
          </w:p>
        </w:tc>
      </w:tr>
      <w:tr w14:paraId="7A1BF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02692C27">
            <w:pPr>
              <w:numPr>
                <w:ilvl w:val="0"/>
                <w:numId w:val="119"/>
              </w:numPr>
              <w:jc w:val="center"/>
              <w:rPr>
                <w:rFonts w:ascii="宋体" w:hAnsi="宋体"/>
                <w:sz w:val="21"/>
                <w:szCs w:val="21"/>
              </w:rPr>
            </w:pPr>
          </w:p>
        </w:tc>
        <w:tc>
          <w:tcPr>
            <w:tcW w:w="1700" w:type="dxa"/>
          </w:tcPr>
          <w:p w14:paraId="6D65531C">
            <w:pPr>
              <w:rPr>
                <w:rFonts w:ascii="宋体" w:hAnsi="宋体" w:cs="Arial"/>
                <w:sz w:val="21"/>
                <w:szCs w:val="21"/>
              </w:rPr>
            </w:pPr>
            <w:r>
              <w:rPr>
                <w:rFonts w:hint="eastAsia" w:ascii="宋体" w:hAnsi="宋体" w:cs="Arial"/>
                <w:sz w:val="21"/>
                <w:szCs w:val="21"/>
              </w:rPr>
              <w:t>金额</w:t>
            </w:r>
          </w:p>
        </w:tc>
        <w:tc>
          <w:tcPr>
            <w:tcW w:w="1275" w:type="dxa"/>
            <w:vAlign w:val="center"/>
          </w:tcPr>
          <w:p w14:paraId="6A5C2599">
            <w:pPr>
              <w:jc w:val="center"/>
              <w:rPr>
                <w:rFonts w:ascii="宋体" w:hAnsi="宋体" w:cs="Arial"/>
                <w:sz w:val="21"/>
                <w:szCs w:val="21"/>
              </w:rPr>
            </w:pPr>
            <w:r>
              <w:rPr>
                <w:rFonts w:hint="eastAsia" w:ascii="宋体" w:hAnsi="宋体" w:cs="Arial"/>
                <w:sz w:val="21"/>
                <w:szCs w:val="21"/>
              </w:rPr>
              <w:t>文本</w:t>
            </w:r>
          </w:p>
        </w:tc>
        <w:tc>
          <w:tcPr>
            <w:tcW w:w="851" w:type="dxa"/>
            <w:vAlign w:val="center"/>
          </w:tcPr>
          <w:p w14:paraId="029E72D5">
            <w:pPr>
              <w:jc w:val="center"/>
              <w:rPr>
                <w:rFonts w:ascii="宋体" w:hAnsi="宋体" w:cs="Arial"/>
                <w:sz w:val="21"/>
                <w:szCs w:val="21"/>
              </w:rPr>
            </w:pPr>
          </w:p>
        </w:tc>
        <w:tc>
          <w:tcPr>
            <w:tcW w:w="1419" w:type="dxa"/>
            <w:vAlign w:val="center"/>
          </w:tcPr>
          <w:p w14:paraId="0986B45B">
            <w:pPr>
              <w:jc w:val="center"/>
              <w:rPr>
                <w:rFonts w:ascii="宋体" w:hAnsi="宋体"/>
                <w:sz w:val="21"/>
                <w:szCs w:val="21"/>
              </w:rPr>
            </w:pPr>
          </w:p>
        </w:tc>
        <w:tc>
          <w:tcPr>
            <w:tcW w:w="1134" w:type="dxa"/>
            <w:vAlign w:val="center"/>
          </w:tcPr>
          <w:p w14:paraId="0590FFD5">
            <w:pPr>
              <w:jc w:val="center"/>
              <w:rPr>
                <w:rFonts w:ascii="宋体" w:hAnsi="宋体" w:cs="Arial"/>
                <w:sz w:val="21"/>
                <w:szCs w:val="21"/>
              </w:rPr>
            </w:pPr>
          </w:p>
        </w:tc>
        <w:tc>
          <w:tcPr>
            <w:tcW w:w="2340" w:type="dxa"/>
            <w:shd w:val="clear" w:color="auto" w:fill="auto"/>
            <w:vAlign w:val="center"/>
          </w:tcPr>
          <w:p w14:paraId="0D518B7E">
            <w:pPr>
              <w:jc w:val="center"/>
              <w:rPr>
                <w:rFonts w:ascii="宋体" w:hAnsi="宋体" w:cs="Arial"/>
                <w:sz w:val="21"/>
                <w:szCs w:val="21"/>
              </w:rPr>
            </w:pPr>
          </w:p>
        </w:tc>
      </w:tr>
      <w:tr w14:paraId="3A9CE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5A5447FB">
            <w:pPr>
              <w:numPr>
                <w:ilvl w:val="0"/>
                <w:numId w:val="119"/>
              </w:numPr>
              <w:jc w:val="center"/>
              <w:rPr>
                <w:rFonts w:ascii="宋体" w:hAnsi="宋体"/>
                <w:sz w:val="21"/>
                <w:szCs w:val="21"/>
              </w:rPr>
            </w:pPr>
          </w:p>
        </w:tc>
        <w:tc>
          <w:tcPr>
            <w:tcW w:w="1700" w:type="dxa"/>
          </w:tcPr>
          <w:p w14:paraId="09303D83">
            <w:pPr>
              <w:rPr>
                <w:rFonts w:ascii="宋体" w:hAnsi="宋体" w:cs="Arial"/>
                <w:sz w:val="21"/>
                <w:szCs w:val="21"/>
              </w:rPr>
            </w:pPr>
            <w:r>
              <w:rPr>
                <w:rFonts w:hint="eastAsia" w:ascii="宋体" w:hAnsi="宋体" w:cs="Arial"/>
                <w:sz w:val="21"/>
                <w:szCs w:val="21"/>
              </w:rPr>
              <w:t>账户状态</w:t>
            </w:r>
          </w:p>
        </w:tc>
        <w:tc>
          <w:tcPr>
            <w:tcW w:w="1275" w:type="dxa"/>
            <w:vAlign w:val="center"/>
          </w:tcPr>
          <w:p w14:paraId="221142FE">
            <w:pPr>
              <w:jc w:val="center"/>
              <w:rPr>
                <w:rFonts w:ascii="宋体" w:hAnsi="宋体" w:cs="Arial"/>
                <w:sz w:val="21"/>
                <w:szCs w:val="21"/>
              </w:rPr>
            </w:pPr>
            <w:r>
              <w:rPr>
                <w:rFonts w:hint="eastAsia" w:ascii="宋体" w:hAnsi="宋体" w:cs="Arial"/>
                <w:sz w:val="21"/>
                <w:szCs w:val="21"/>
              </w:rPr>
              <w:t>文本</w:t>
            </w:r>
          </w:p>
        </w:tc>
        <w:tc>
          <w:tcPr>
            <w:tcW w:w="851" w:type="dxa"/>
            <w:vAlign w:val="center"/>
          </w:tcPr>
          <w:p w14:paraId="72C00DB1">
            <w:pPr>
              <w:jc w:val="center"/>
              <w:rPr>
                <w:rFonts w:ascii="宋体" w:hAnsi="宋体" w:cs="Arial"/>
                <w:sz w:val="21"/>
                <w:szCs w:val="21"/>
              </w:rPr>
            </w:pPr>
          </w:p>
        </w:tc>
        <w:tc>
          <w:tcPr>
            <w:tcW w:w="1419" w:type="dxa"/>
            <w:vAlign w:val="center"/>
          </w:tcPr>
          <w:p w14:paraId="27A386EE">
            <w:pPr>
              <w:jc w:val="center"/>
              <w:rPr>
                <w:rFonts w:ascii="宋体" w:hAnsi="宋体"/>
                <w:sz w:val="21"/>
                <w:szCs w:val="21"/>
              </w:rPr>
            </w:pPr>
          </w:p>
        </w:tc>
        <w:tc>
          <w:tcPr>
            <w:tcW w:w="1134" w:type="dxa"/>
            <w:vAlign w:val="center"/>
          </w:tcPr>
          <w:p w14:paraId="37D0BB80">
            <w:pPr>
              <w:jc w:val="center"/>
              <w:rPr>
                <w:rFonts w:ascii="宋体" w:hAnsi="宋体" w:cs="Arial"/>
                <w:sz w:val="21"/>
                <w:szCs w:val="21"/>
              </w:rPr>
            </w:pPr>
          </w:p>
        </w:tc>
        <w:tc>
          <w:tcPr>
            <w:tcW w:w="2340" w:type="dxa"/>
            <w:shd w:val="clear" w:color="auto" w:fill="auto"/>
            <w:vAlign w:val="center"/>
          </w:tcPr>
          <w:p w14:paraId="7110388E">
            <w:pPr>
              <w:jc w:val="center"/>
              <w:rPr>
                <w:rFonts w:ascii="宋体" w:hAnsi="宋体" w:cs="Arial"/>
                <w:sz w:val="21"/>
                <w:szCs w:val="21"/>
              </w:rPr>
            </w:pPr>
          </w:p>
        </w:tc>
      </w:tr>
      <w:tr w14:paraId="12F39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171F53BD">
            <w:pPr>
              <w:numPr>
                <w:ilvl w:val="0"/>
                <w:numId w:val="119"/>
              </w:numPr>
              <w:jc w:val="center"/>
              <w:rPr>
                <w:rFonts w:ascii="宋体" w:hAnsi="宋体"/>
                <w:sz w:val="21"/>
                <w:szCs w:val="21"/>
              </w:rPr>
            </w:pPr>
          </w:p>
        </w:tc>
        <w:tc>
          <w:tcPr>
            <w:tcW w:w="1700" w:type="dxa"/>
          </w:tcPr>
          <w:p w14:paraId="70863DD2">
            <w:pPr>
              <w:rPr>
                <w:rFonts w:ascii="宋体" w:hAnsi="宋体" w:cs="Arial"/>
                <w:sz w:val="21"/>
                <w:szCs w:val="21"/>
              </w:rPr>
            </w:pPr>
            <w:r>
              <w:rPr>
                <w:rFonts w:hint="eastAsia" w:ascii="宋体" w:hAnsi="宋体" w:cs="Arial"/>
                <w:sz w:val="21"/>
                <w:szCs w:val="21"/>
              </w:rPr>
              <w:t>是否约转</w:t>
            </w:r>
          </w:p>
        </w:tc>
        <w:tc>
          <w:tcPr>
            <w:tcW w:w="1275" w:type="dxa"/>
            <w:vAlign w:val="center"/>
          </w:tcPr>
          <w:p w14:paraId="202FD7B3">
            <w:pPr>
              <w:jc w:val="center"/>
              <w:rPr>
                <w:rFonts w:ascii="宋体" w:hAnsi="宋体" w:cs="Arial"/>
                <w:sz w:val="21"/>
                <w:szCs w:val="21"/>
              </w:rPr>
            </w:pPr>
            <w:r>
              <w:rPr>
                <w:rFonts w:hint="eastAsia" w:ascii="宋体" w:hAnsi="宋体" w:cs="Arial"/>
                <w:sz w:val="21"/>
                <w:szCs w:val="21"/>
              </w:rPr>
              <w:t>文本</w:t>
            </w:r>
          </w:p>
        </w:tc>
        <w:tc>
          <w:tcPr>
            <w:tcW w:w="851" w:type="dxa"/>
            <w:vAlign w:val="center"/>
          </w:tcPr>
          <w:p w14:paraId="7D604C09">
            <w:pPr>
              <w:jc w:val="center"/>
              <w:rPr>
                <w:rFonts w:ascii="宋体" w:hAnsi="宋体" w:cs="Arial"/>
                <w:sz w:val="21"/>
                <w:szCs w:val="21"/>
              </w:rPr>
            </w:pPr>
          </w:p>
        </w:tc>
        <w:tc>
          <w:tcPr>
            <w:tcW w:w="1419" w:type="dxa"/>
            <w:vAlign w:val="center"/>
          </w:tcPr>
          <w:p w14:paraId="49A15286">
            <w:pPr>
              <w:jc w:val="center"/>
              <w:rPr>
                <w:rFonts w:ascii="宋体" w:hAnsi="宋体"/>
                <w:sz w:val="21"/>
                <w:szCs w:val="21"/>
              </w:rPr>
            </w:pPr>
          </w:p>
        </w:tc>
        <w:tc>
          <w:tcPr>
            <w:tcW w:w="1134" w:type="dxa"/>
            <w:vAlign w:val="center"/>
          </w:tcPr>
          <w:p w14:paraId="30DE6BEE">
            <w:pPr>
              <w:jc w:val="center"/>
              <w:rPr>
                <w:rFonts w:ascii="宋体" w:hAnsi="宋体" w:cs="Arial"/>
                <w:sz w:val="21"/>
                <w:szCs w:val="21"/>
              </w:rPr>
            </w:pPr>
          </w:p>
        </w:tc>
        <w:tc>
          <w:tcPr>
            <w:tcW w:w="2340" w:type="dxa"/>
            <w:shd w:val="clear" w:color="auto" w:fill="auto"/>
            <w:vAlign w:val="center"/>
          </w:tcPr>
          <w:p w14:paraId="260E48E3">
            <w:pPr>
              <w:jc w:val="center"/>
              <w:rPr>
                <w:rFonts w:ascii="宋体" w:hAnsi="宋体" w:cs="Arial"/>
                <w:sz w:val="21"/>
                <w:szCs w:val="21"/>
              </w:rPr>
            </w:pPr>
          </w:p>
        </w:tc>
      </w:tr>
      <w:tr w14:paraId="31828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7355FE81">
            <w:pPr>
              <w:numPr>
                <w:ilvl w:val="0"/>
                <w:numId w:val="119"/>
              </w:numPr>
              <w:jc w:val="center"/>
              <w:rPr>
                <w:rFonts w:ascii="宋体" w:hAnsi="宋体"/>
                <w:sz w:val="21"/>
                <w:szCs w:val="21"/>
              </w:rPr>
            </w:pPr>
          </w:p>
        </w:tc>
        <w:tc>
          <w:tcPr>
            <w:tcW w:w="1700" w:type="dxa"/>
          </w:tcPr>
          <w:p w14:paraId="5DA3F7FE">
            <w:pPr>
              <w:rPr>
                <w:rFonts w:ascii="宋体" w:hAnsi="宋体" w:cs="Arial"/>
                <w:sz w:val="21"/>
                <w:szCs w:val="21"/>
              </w:rPr>
            </w:pPr>
            <w:r>
              <w:rPr>
                <w:rFonts w:hint="eastAsia" w:ascii="宋体" w:hAnsi="宋体" w:cs="Arial"/>
                <w:sz w:val="21"/>
                <w:szCs w:val="21"/>
              </w:rPr>
              <w:t>支取类型</w:t>
            </w:r>
          </w:p>
        </w:tc>
        <w:tc>
          <w:tcPr>
            <w:tcW w:w="1275" w:type="dxa"/>
            <w:vAlign w:val="center"/>
          </w:tcPr>
          <w:p w14:paraId="1F7C1A33">
            <w:pPr>
              <w:jc w:val="center"/>
              <w:rPr>
                <w:rFonts w:ascii="宋体" w:hAnsi="宋体" w:cs="Arial"/>
                <w:sz w:val="21"/>
                <w:szCs w:val="21"/>
              </w:rPr>
            </w:pPr>
            <w:r>
              <w:rPr>
                <w:rFonts w:hint="eastAsia" w:ascii="宋体" w:hAnsi="宋体" w:cs="Arial"/>
                <w:sz w:val="21"/>
                <w:szCs w:val="21"/>
              </w:rPr>
              <w:t>单选框</w:t>
            </w:r>
          </w:p>
        </w:tc>
        <w:tc>
          <w:tcPr>
            <w:tcW w:w="851" w:type="dxa"/>
            <w:vAlign w:val="center"/>
          </w:tcPr>
          <w:p w14:paraId="4D387C22">
            <w:pPr>
              <w:jc w:val="center"/>
              <w:rPr>
                <w:rFonts w:ascii="宋体" w:hAnsi="宋体" w:cs="Arial"/>
                <w:sz w:val="21"/>
                <w:szCs w:val="21"/>
              </w:rPr>
            </w:pPr>
            <w:r>
              <w:rPr>
                <w:rFonts w:hint="eastAsia" w:ascii="宋体" w:hAnsi="宋体" w:cs="Arial"/>
                <w:sz w:val="21"/>
                <w:szCs w:val="21"/>
              </w:rPr>
              <w:t>部分支取</w:t>
            </w:r>
          </w:p>
        </w:tc>
        <w:tc>
          <w:tcPr>
            <w:tcW w:w="1419" w:type="dxa"/>
            <w:vAlign w:val="center"/>
          </w:tcPr>
          <w:p w14:paraId="5248157D">
            <w:pPr>
              <w:jc w:val="center"/>
              <w:rPr>
                <w:rFonts w:ascii="宋体" w:hAnsi="宋体"/>
                <w:sz w:val="21"/>
                <w:szCs w:val="21"/>
              </w:rPr>
            </w:pPr>
          </w:p>
        </w:tc>
        <w:tc>
          <w:tcPr>
            <w:tcW w:w="1134" w:type="dxa"/>
            <w:vAlign w:val="center"/>
          </w:tcPr>
          <w:p w14:paraId="5813B3E4">
            <w:pPr>
              <w:jc w:val="center"/>
              <w:rPr>
                <w:rFonts w:ascii="宋体" w:hAnsi="宋体" w:cs="Arial"/>
                <w:sz w:val="21"/>
                <w:szCs w:val="21"/>
              </w:rPr>
            </w:pPr>
            <w:r>
              <w:rPr>
                <w:rFonts w:hint="eastAsia" w:ascii="宋体" w:hAnsi="宋体" w:cs="Arial"/>
                <w:sz w:val="21"/>
                <w:szCs w:val="21"/>
              </w:rPr>
              <w:t>是</w:t>
            </w:r>
          </w:p>
        </w:tc>
        <w:tc>
          <w:tcPr>
            <w:tcW w:w="2340" w:type="dxa"/>
            <w:shd w:val="clear" w:color="auto" w:fill="auto"/>
            <w:vAlign w:val="center"/>
          </w:tcPr>
          <w:p w14:paraId="0FC68E7E">
            <w:pPr>
              <w:jc w:val="left"/>
              <w:rPr>
                <w:rFonts w:ascii="宋体" w:hAnsi="宋体" w:cs="Arial"/>
                <w:sz w:val="21"/>
                <w:szCs w:val="21"/>
              </w:rPr>
            </w:pPr>
            <w:r>
              <w:rPr>
                <w:rFonts w:hint="eastAsia" w:ascii="宋体" w:hAnsi="宋体" w:cs="Arial"/>
                <w:sz w:val="21"/>
                <w:szCs w:val="21"/>
              </w:rPr>
              <w:t>包括：销户支取和部分支取</w:t>
            </w:r>
          </w:p>
        </w:tc>
      </w:tr>
      <w:tr w14:paraId="55342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40FD14F9">
            <w:pPr>
              <w:numPr>
                <w:ilvl w:val="0"/>
                <w:numId w:val="119"/>
              </w:numPr>
              <w:jc w:val="center"/>
              <w:rPr>
                <w:rFonts w:ascii="宋体" w:hAnsi="宋体"/>
                <w:sz w:val="21"/>
                <w:szCs w:val="21"/>
              </w:rPr>
            </w:pPr>
          </w:p>
        </w:tc>
        <w:tc>
          <w:tcPr>
            <w:tcW w:w="1700" w:type="dxa"/>
          </w:tcPr>
          <w:p w14:paraId="0143EF44">
            <w:pPr>
              <w:rPr>
                <w:rFonts w:ascii="宋体" w:hAnsi="宋体" w:cs="Arial"/>
                <w:sz w:val="21"/>
                <w:szCs w:val="21"/>
              </w:rPr>
            </w:pPr>
            <w:r>
              <w:rPr>
                <w:rFonts w:hint="eastAsia" w:ascii="宋体" w:hAnsi="宋体" w:cs="Arial"/>
                <w:sz w:val="21"/>
                <w:szCs w:val="21"/>
              </w:rPr>
              <w:t>支取金额</w:t>
            </w:r>
          </w:p>
        </w:tc>
        <w:tc>
          <w:tcPr>
            <w:tcW w:w="1275" w:type="dxa"/>
            <w:vAlign w:val="center"/>
          </w:tcPr>
          <w:p w14:paraId="1FC56CC1">
            <w:pPr>
              <w:jc w:val="center"/>
              <w:rPr>
                <w:rFonts w:ascii="宋体" w:hAnsi="宋体" w:cs="Arial"/>
                <w:sz w:val="21"/>
                <w:szCs w:val="21"/>
              </w:rPr>
            </w:pPr>
            <w:r>
              <w:rPr>
                <w:rFonts w:hint="eastAsia" w:ascii="宋体" w:hAnsi="宋体" w:cs="Arial"/>
                <w:sz w:val="21"/>
                <w:szCs w:val="21"/>
              </w:rPr>
              <w:t>文本框</w:t>
            </w:r>
          </w:p>
        </w:tc>
        <w:tc>
          <w:tcPr>
            <w:tcW w:w="851" w:type="dxa"/>
            <w:vAlign w:val="center"/>
          </w:tcPr>
          <w:p w14:paraId="76576D24">
            <w:pPr>
              <w:jc w:val="center"/>
              <w:rPr>
                <w:rFonts w:ascii="宋体" w:hAnsi="宋体" w:cs="Arial"/>
                <w:sz w:val="21"/>
                <w:szCs w:val="21"/>
              </w:rPr>
            </w:pPr>
          </w:p>
        </w:tc>
        <w:tc>
          <w:tcPr>
            <w:tcW w:w="1419" w:type="dxa"/>
            <w:vAlign w:val="center"/>
          </w:tcPr>
          <w:p w14:paraId="44499E72">
            <w:pPr>
              <w:jc w:val="center"/>
              <w:rPr>
                <w:rFonts w:ascii="宋体" w:hAnsi="宋体"/>
                <w:sz w:val="21"/>
                <w:szCs w:val="21"/>
              </w:rPr>
            </w:pPr>
          </w:p>
        </w:tc>
        <w:tc>
          <w:tcPr>
            <w:tcW w:w="1134" w:type="dxa"/>
            <w:vAlign w:val="center"/>
          </w:tcPr>
          <w:p w14:paraId="20D3355B">
            <w:pPr>
              <w:jc w:val="center"/>
              <w:rPr>
                <w:rFonts w:ascii="宋体" w:hAnsi="宋体" w:cs="Arial"/>
                <w:sz w:val="21"/>
                <w:szCs w:val="21"/>
              </w:rPr>
            </w:pPr>
            <w:r>
              <w:rPr>
                <w:rFonts w:hint="eastAsia" w:ascii="宋体" w:hAnsi="宋体" w:cs="Arial"/>
                <w:sz w:val="21"/>
                <w:szCs w:val="21"/>
              </w:rPr>
              <w:t>是</w:t>
            </w:r>
          </w:p>
        </w:tc>
        <w:tc>
          <w:tcPr>
            <w:tcW w:w="2340" w:type="dxa"/>
            <w:shd w:val="clear" w:color="auto" w:fill="auto"/>
            <w:vAlign w:val="center"/>
          </w:tcPr>
          <w:p w14:paraId="1290E721">
            <w:pPr>
              <w:jc w:val="left"/>
              <w:rPr>
                <w:rFonts w:ascii="宋体" w:hAnsi="宋体" w:cs="Arial"/>
                <w:sz w:val="21"/>
                <w:szCs w:val="21"/>
              </w:rPr>
            </w:pPr>
            <w:r>
              <w:rPr>
                <w:rFonts w:hint="eastAsia" w:ascii="宋体" w:hAnsi="宋体" w:cs="Arial"/>
                <w:sz w:val="21"/>
                <w:szCs w:val="21"/>
              </w:rPr>
              <w:t>支取类型选择部分支取是显示</w:t>
            </w:r>
          </w:p>
        </w:tc>
      </w:tr>
      <w:tr w14:paraId="1A66B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636FC3A6">
            <w:pPr>
              <w:numPr>
                <w:ilvl w:val="0"/>
                <w:numId w:val="119"/>
              </w:numPr>
              <w:jc w:val="center"/>
              <w:rPr>
                <w:rFonts w:ascii="宋体" w:hAnsi="宋体"/>
                <w:sz w:val="21"/>
                <w:szCs w:val="21"/>
              </w:rPr>
            </w:pPr>
          </w:p>
        </w:tc>
        <w:tc>
          <w:tcPr>
            <w:tcW w:w="1700" w:type="dxa"/>
          </w:tcPr>
          <w:p w14:paraId="3E4C90A8">
            <w:pPr>
              <w:rPr>
                <w:rFonts w:ascii="宋体" w:hAnsi="宋体" w:cs="Arial"/>
                <w:sz w:val="21"/>
                <w:szCs w:val="21"/>
              </w:rPr>
            </w:pPr>
            <w:r>
              <w:rPr>
                <w:rFonts w:hint="eastAsia" w:ascii="宋体" w:hAnsi="宋体" w:cs="Arial"/>
                <w:sz w:val="21"/>
                <w:szCs w:val="21"/>
              </w:rPr>
              <w:t>确认</w:t>
            </w:r>
          </w:p>
        </w:tc>
        <w:tc>
          <w:tcPr>
            <w:tcW w:w="1275" w:type="dxa"/>
            <w:vAlign w:val="center"/>
          </w:tcPr>
          <w:p w14:paraId="67EFB690">
            <w:pPr>
              <w:jc w:val="center"/>
              <w:rPr>
                <w:rFonts w:ascii="宋体" w:hAnsi="宋体" w:cs="Arial"/>
                <w:sz w:val="21"/>
                <w:szCs w:val="21"/>
              </w:rPr>
            </w:pPr>
            <w:r>
              <w:rPr>
                <w:rFonts w:hint="eastAsia" w:ascii="宋体" w:hAnsi="宋体" w:cs="Arial"/>
                <w:sz w:val="21"/>
                <w:szCs w:val="21"/>
              </w:rPr>
              <w:t>按钮</w:t>
            </w:r>
          </w:p>
        </w:tc>
        <w:tc>
          <w:tcPr>
            <w:tcW w:w="851" w:type="dxa"/>
            <w:vAlign w:val="center"/>
          </w:tcPr>
          <w:p w14:paraId="0D1E9C80">
            <w:pPr>
              <w:jc w:val="center"/>
              <w:rPr>
                <w:rFonts w:ascii="宋体" w:hAnsi="宋体" w:cs="Arial"/>
                <w:sz w:val="21"/>
                <w:szCs w:val="21"/>
              </w:rPr>
            </w:pPr>
          </w:p>
        </w:tc>
        <w:tc>
          <w:tcPr>
            <w:tcW w:w="1419" w:type="dxa"/>
            <w:vAlign w:val="center"/>
          </w:tcPr>
          <w:p w14:paraId="0CA0512C">
            <w:pPr>
              <w:jc w:val="center"/>
              <w:rPr>
                <w:rFonts w:ascii="宋体" w:hAnsi="宋体"/>
                <w:sz w:val="21"/>
                <w:szCs w:val="21"/>
              </w:rPr>
            </w:pPr>
          </w:p>
        </w:tc>
        <w:tc>
          <w:tcPr>
            <w:tcW w:w="1134" w:type="dxa"/>
            <w:vAlign w:val="center"/>
          </w:tcPr>
          <w:p w14:paraId="646EA713">
            <w:pPr>
              <w:jc w:val="center"/>
              <w:rPr>
                <w:rFonts w:ascii="宋体" w:hAnsi="宋体" w:cs="Arial"/>
                <w:sz w:val="21"/>
                <w:szCs w:val="21"/>
              </w:rPr>
            </w:pPr>
          </w:p>
        </w:tc>
        <w:tc>
          <w:tcPr>
            <w:tcW w:w="2340" w:type="dxa"/>
            <w:shd w:val="clear" w:color="auto" w:fill="auto"/>
            <w:vAlign w:val="center"/>
          </w:tcPr>
          <w:p w14:paraId="36487A41">
            <w:pPr>
              <w:jc w:val="center"/>
              <w:rPr>
                <w:rFonts w:ascii="宋体" w:hAnsi="宋体" w:cs="Arial"/>
                <w:sz w:val="21"/>
                <w:szCs w:val="21"/>
              </w:rPr>
            </w:pPr>
          </w:p>
        </w:tc>
      </w:tr>
      <w:tr w14:paraId="21A12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42A80F61">
            <w:pPr>
              <w:numPr>
                <w:ilvl w:val="0"/>
                <w:numId w:val="119"/>
              </w:numPr>
              <w:jc w:val="center"/>
              <w:rPr>
                <w:rFonts w:ascii="宋体" w:hAnsi="宋体"/>
                <w:sz w:val="21"/>
                <w:szCs w:val="21"/>
              </w:rPr>
            </w:pPr>
          </w:p>
        </w:tc>
        <w:tc>
          <w:tcPr>
            <w:tcW w:w="1700" w:type="dxa"/>
          </w:tcPr>
          <w:p w14:paraId="754603CC">
            <w:pPr>
              <w:rPr>
                <w:rFonts w:ascii="宋体" w:hAnsi="宋体" w:cs="Arial"/>
                <w:sz w:val="21"/>
                <w:szCs w:val="21"/>
              </w:rPr>
            </w:pPr>
            <w:r>
              <w:rPr>
                <w:rFonts w:hint="eastAsia" w:ascii="宋体" w:hAnsi="宋体" w:cs="Arial"/>
                <w:sz w:val="21"/>
                <w:szCs w:val="21"/>
              </w:rPr>
              <w:t>返回</w:t>
            </w:r>
          </w:p>
        </w:tc>
        <w:tc>
          <w:tcPr>
            <w:tcW w:w="1275" w:type="dxa"/>
            <w:vAlign w:val="center"/>
          </w:tcPr>
          <w:p w14:paraId="7942E3EB">
            <w:pPr>
              <w:jc w:val="center"/>
              <w:rPr>
                <w:rFonts w:ascii="宋体" w:hAnsi="宋体" w:cs="Arial"/>
                <w:sz w:val="21"/>
                <w:szCs w:val="21"/>
              </w:rPr>
            </w:pPr>
            <w:r>
              <w:rPr>
                <w:rFonts w:hint="eastAsia" w:ascii="宋体" w:hAnsi="宋体" w:cs="Arial"/>
                <w:sz w:val="21"/>
                <w:szCs w:val="21"/>
              </w:rPr>
              <w:t>按钮</w:t>
            </w:r>
          </w:p>
        </w:tc>
        <w:tc>
          <w:tcPr>
            <w:tcW w:w="851" w:type="dxa"/>
            <w:vAlign w:val="center"/>
          </w:tcPr>
          <w:p w14:paraId="4B02F85F">
            <w:pPr>
              <w:jc w:val="center"/>
              <w:rPr>
                <w:rFonts w:ascii="宋体" w:hAnsi="宋体" w:cs="Arial"/>
                <w:sz w:val="21"/>
                <w:szCs w:val="21"/>
              </w:rPr>
            </w:pPr>
          </w:p>
        </w:tc>
        <w:tc>
          <w:tcPr>
            <w:tcW w:w="1419" w:type="dxa"/>
            <w:vAlign w:val="center"/>
          </w:tcPr>
          <w:p w14:paraId="0AC8308F">
            <w:pPr>
              <w:jc w:val="center"/>
              <w:rPr>
                <w:rFonts w:ascii="宋体" w:hAnsi="宋体"/>
                <w:sz w:val="21"/>
                <w:szCs w:val="21"/>
              </w:rPr>
            </w:pPr>
          </w:p>
        </w:tc>
        <w:tc>
          <w:tcPr>
            <w:tcW w:w="1134" w:type="dxa"/>
            <w:vAlign w:val="center"/>
          </w:tcPr>
          <w:p w14:paraId="5F491EB5">
            <w:pPr>
              <w:jc w:val="center"/>
              <w:rPr>
                <w:rFonts w:ascii="宋体" w:hAnsi="宋体" w:cs="Arial"/>
                <w:sz w:val="21"/>
                <w:szCs w:val="21"/>
              </w:rPr>
            </w:pPr>
          </w:p>
        </w:tc>
        <w:tc>
          <w:tcPr>
            <w:tcW w:w="2340" w:type="dxa"/>
            <w:shd w:val="clear" w:color="auto" w:fill="auto"/>
            <w:vAlign w:val="center"/>
          </w:tcPr>
          <w:p w14:paraId="091C1EFE">
            <w:pPr>
              <w:jc w:val="left"/>
              <w:rPr>
                <w:rFonts w:ascii="宋体" w:hAnsi="宋体" w:cs="Arial"/>
                <w:sz w:val="21"/>
                <w:szCs w:val="21"/>
              </w:rPr>
            </w:pPr>
            <w:r>
              <w:rPr>
                <w:rFonts w:hint="eastAsia" w:ascii="宋体" w:hAnsi="宋体" w:cs="Arial"/>
                <w:sz w:val="21"/>
                <w:szCs w:val="21"/>
              </w:rPr>
              <w:t>返回至定活互转页面</w:t>
            </w:r>
          </w:p>
        </w:tc>
      </w:tr>
    </w:tbl>
    <w:p w14:paraId="4634B100">
      <w:pPr>
        <w:pStyle w:val="5"/>
        <w:numPr>
          <w:ilvl w:val="0"/>
          <w:numId w:val="0"/>
        </w:numPr>
      </w:pPr>
      <w:r>
        <w:rPr>
          <w:rFonts w:hint="eastAsia"/>
        </w:rPr>
        <w:t>定转活确认页面</w:t>
      </w:r>
    </w:p>
    <w:tbl>
      <w:tblPr>
        <w:tblStyle w:val="48"/>
        <w:tblW w:w="939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700"/>
        <w:gridCol w:w="1275"/>
        <w:gridCol w:w="851"/>
        <w:gridCol w:w="1419"/>
        <w:gridCol w:w="1134"/>
        <w:gridCol w:w="2340"/>
      </w:tblGrid>
      <w:tr w14:paraId="40FAF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FFCC99"/>
            <w:vAlign w:val="center"/>
          </w:tcPr>
          <w:p w14:paraId="6AD28EC8">
            <w:pPr>
              <w:rPr>
                <w:rFonts w:ascii="宋体" w:hAnsi="宋体" w:cs="Arial"/>
                <w:b/>
                <w:sz w:val="21"/>
                <w:szCs w:val="21"/>
              </w:rPr>
            </w:pPr>
            <w:r>
              <w:rPr>
                <w:rFonts w:ascii="宋体" w:hAnsi="宋体" w:cs="Arial"/>
                <w:b/>
                <w:sz w:val="21"/>
                <w:szCs w:val="21"/>
              </w:rPr>
              <w:t>序号</w:t>
            </w:r>
          </w:p>
        </w:tc>
        <w:tc>
          <w:tcPr>
            <w:tcW w:w="1700" w:type="dxa"/>
            <w:shd w:val="clear" w:color="auto" w:fill="FFCC99"/>
            <w:vAlign w:val="center"/>
          </w:tcPr>
          <w:p w14:paraId="274F36BB">
            <w:pPr>
              <w:rPr>
                <w:rFonts w:ascii="宋体" w:hAnsi="宋体" w:cs="Arial"/>
                <w:b/>
                <w:sz w:val="21"/>
                <w:szCs w:val="21"/>
              </w:rPr>
            </w:pPr>
            <w:r>
              <w:rPr>
                <w:rFonts w:ascii="宋体" w:hAnsi="宋体" w:cs="Arial"/>
                <w:b/>
                <w:sz w:val="21"/>
                <w:szCs w:val="21"/>
              </w:rPr>
              <w:t>名称</w:t>
            </w:r>
          </w:p>
        </w:tc>
        <w:tc>
          <w:tcPr>
            <w:tcW w:w="1275" w:type="dxa"/>
            <w:shd w:val="clear" w:color="auto" w:fill="FFCC99"/>
            <w:vAlign w:val="center"/>
          </w:tcPr>
          <w:p w14:paraId="770573DD">
            <w:pPr>
              <w:rPr>
                <w:rFonts w:ascii="宋体" w:hAnsi="宋体" w:cs="Arial"/>
                <w:b/>
                <w:sz w:val="21"/>
                <w:szCs w:val="21"/>
              </w:rPr>
            </w:pPr>
            <w:r>
              <w:rPr>
                <w:rFonts w:ascii="宋体" w:hAnsi="宋体" w:cs="Arial"/>
                <w:b/>
                <w:sz w:val="21"/>
                <w:szCs w:val="21"/>
              </w:rPr>
              <w:t>输入</w:t>
            </w:r>
            <w:r>
              <w:rPr>
                <w:rFonts w:hint="eastAsia" w:ascii="宋体" w:hAnsi="宋体" w:cs="Arial"/>
                <w:b/>
                <w:sz w:val="21"/>
                <w:szCs w:val="21"/>
              </w:rPr>
              <w:t>/输出</w:t>
            </w:r>
          </w:p>
        </w:tc>
        <w:tc>
          <w:tcPr>
            <w:tcW w:w="851" w:type="dxa"/>
            <w:shd w:val="clear" w:color="auto" w:fill="FFCC99"/>
            <w:vAlign w:val="center"/>
          </w:tcPr>
          <w:p w14:paraId="3E552B80">
            <w:pPr>
              <w:rPr>
                <w:rFonts w:ascii="宋体" w:hAnsi="宋体" w:cs="Arial"/>
                <w:b/>
                <w:sz w:val="21"/>
                <w:szCs w:val="21"/>
              </w:rPr>
            </w:pPr>
            <w:r>
              <w:rPr>
                <w:rFonts w:ascii="宋体" w:hAnsi="宋体" w:cs="Arial"/>
                <w:b/>
                <w:sz w:val="21"/>
                <w:szCs w:val="21"/>
              </w:rPr>
              <w:t>缺省值</w:t>
            </w:r>
          </w:p>
        </w:tc>
        <w:tc>
          <w:tcPr>
            <w:tcW w:w="1419" w:type="dxa"/>
            <w:shd w:val="clear" w:color="auto" w:fill="FFCC99"/>
            <w:vAlign w:val="center"/>
          </w:tcPr>
          <w:p w14:paraId="764F6051">
            <w:pPr>
              <w:rPr>
                <w:rFonts w:ascii="宋体" w:hAnsi="宋体" w:cs="Arial"/>
                <w:b/>
                <w:sz w:val="21"/>
                <w:szCs w:val="21"/>
              </w:rPr>
            </w:pPr>
            <w:r>
              <w:rPr>
                <w:rFonts w:hint="eastAsia" w:ascii="宋体" w:hAnsi="宋体" w:cs="Arial"/>
                <w:b/>
                <w:sz w:val="21"/>
                <w:szCs w:val="21"/>
              </w:rPr>
              <w:t>类型/长度</w:t>
            </w:r>
          </w:p>
        </w:tc>
        <w:tc>
          <w:tcPr>
            <w:tcW w:w="1134" w:type="dxa"/>
            <w:shd w:val="clear" w:color="auto" w:fill="FFCC99"/>
            <w:vAlign w:val="center"/>
          </w:tcPr>
          <w:p w14:paraId="521A3AB5">
            <w:pPr>
              <w:rPr>
                <w:rFonts w:ascii="宋体" w:hAnsi="宋体" w:cs="Arial"/>
                <w:b/>
                <w:sz w:val="21"/>
                <w:szCs w:val="21"/>
              </w:rPr>
            </w:pPr>
            <w:r>
              <w:rPr>
                <w:rFonts w:hint="eastAsia" w:ascii="宋体" w:hAnsi="宋体" w:cs="Arial"/>
                <w:b/>
                <w:sz w:val="21"/>
                <w:szCs w:val="21"/>
              </w:rPr>
              <w:t>是否必输</w:t>
            </w:r>
          </w:p>
        </w:tc>
        <w:tc>
          <w:tcPr>
            <w:tcW w:w="2340" w:type="dxa"/>
            <w:shd w:val="clear" w:color="auto" w:fill="FFCC99"/>
            <w:vAlign w:val="center"/>
          </w:tcPr>
          <w:p w14:paraId="2ECDDF11">
            <w:pPr>
              <w:rPr>
                <w:rFonts w:ascii="宋体" w:hAnsi="宋体" w:cs="Arial"/>
                <w:b/>
                <w:sz w:val="21"/>
                <w:szCs w:val="21"/>
              </w:rPr>
            </w:pPr>
            <w:r>
              <w:rPr>
                <w:rFonts w:ascii="宋体" w:hAnsi="宋体" w:cs="Arial"/>
                <w:b/>
                <w:sz w:val="21"/>
                <w:szCs w:val="21"/>
              </w:rPr>
              <w:t>备注</w:t>
            </w:r>
          </w:p>
        </w:tc>
      </w:tr>
      <w:tr w14:paraId="4A000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675" w:type="dxa"/>
            <w:vAlign w:val="center"/>
          </w:tcPr>
          <w:p w14:paraId="50096ABC">
            <w:pPr>
              <w:numPr>
                <w:ilvl w:val="0"/>
                <w:numId w:val="120"/>
              </w:numPr>
              <w:jc w:val="center"/>
              <w:rPr>
                <w:rFonts w:ascii="宋体" w:hAnsi="宋体"/>
                <w:sz w:val="21"/>
                <w:szCs w:val="21"/>
              </w:rPr>
            </w:pPr>
          </w:p>
        </w:tc>
        <w:tc>
          <w:tcPr>
            <w:tcW w:w="1700" w:type="dxa"/>
          </w:tcPr>
          <w:p w14:paraId="2DC4110E">
            <w:pPr>
              <w:rPr>
                <w:rFonts w:ascii="宋体" w:hAnsi="宋体" w:cs="Arial"/>
                <w:sz w:val="21"/>
                <w:szCs w:val="21"/>
              </w:rPr>
            </w:pPr>
            <w:r>
              <w:rPr>
                <w:rFonts w:hint="eastAsia" w:ascii="宋体" w:hAnsi="宋体" w:cs="Arial"/>
                <w:sz w:val="21"/>
                <w:szCs w:val="21"/>
              </w:rPr>
              <w:t>子账户</w:t>
            </w:r>
          </w:p>
        </w:tc>
        <w:tc>
          <w:tcPr>
            <w:tcW w:w="1275" w:type="dxa"/>
            <w:vAlign w:val="center"/>
          </w:tcPr>
          <w:p w14:paraId="6DEC405B">
            <w:pPr>
              <w:jc w:val="center"/>
              <w:rPr>
                <w:rFonts w:ascii="宋体" w:hAnsi="宋体" w:cs="Arial"/>
                <w:sz w:val="21"/>
                <w:szCs w:val="21"/>
              </w:rPr>
            </w:pPr>
            <w:r>
              <w:rPr>
                <w:rFonts w:hint="eastAsia" w:ascii="宋体" w:hAnsi="宋体" w:cs="Arial"/>
                <w:sz w:val="21"/>
                <w:szCs w:val="21"/>
              </w:rPr>
              <w:t>文本</w:t>
            </w:r>
          </w:p>
        </w:tc>
        <w:tc>
          <w:tcPr>
            <w:tcW w:w="851" w:type="dxa"/>
            <w:vAlign w:val="center"/>
          </w:tcPr>
          <w:p w14:paraId="14B54C8D">
            <w:pPr>
              <w:jc w:val="center"/>
              <w:rPr>
                <w:rFonts w:ascii="宋体" w:hAnsi="宋体" w:cs="Arial"/>
                <w:sz w:val="21"/>
                <w:szCs w:val="21"/>
              </w:rPr>
            </w:pPr>
          </w:p>
        </w:tc>
        <w:tc>
          <w:tcPr>
            <w:tcW w:w="1419" w:type="dxa"/>
            <w:vAlign w:val="center"/>
          </w:tcPr>
          <w:p w14:paraId="368C8667">
            <w:pPr>
              <w:jc w:val="center"/>
              <w:rPr>
                <w:rFonts w:ascii="宋体" w:hAnsi="宋体" w:cs="Arial"/>
                <w:sz w:val="21"/>
                <w:szCs w:val="21"/>
              </w:rPr>
            </w:pPr>
          </w:p>
        </w:tc>
        <w:tc>
          <w:tcPr>
            <w:tcW w:w="1134" w:type="dxa"/>
            <w:vAlign w:val="center"/>
          </w:tcPr>
          <w:p w14:paraId="4286D35D">
            <w:pPr>
              <w:jc w:val="center"/>
              <w:rPr>
                <w:rFonts w:ascii="宋体" w:hAnsi="宋体" w:cs="Arial"/>
                <w:sz w:val="21"/>
                <w:szCs w:val="21"/>
              </w:rPr>
            </w:pPr>
          </w:p>
        </w:tc>
        <w:tc>
          <w:tcPr>
            <w:tcW w:w="2340" w:type="dxa"/>
            <w:shd w:val="clear" w:color="auto" w:fill="auto"/>
            <w:vAlign w:val="center"/>
          </w:tcPr>
          <w:p w14:paraId="683755C7">
            <w:pPr>
              <w:jc w:val="center"/>
              <w:rPr>
                <w:rFonts w:ascii="宋体" w:hAnsi="宋体" w:cs="Arial"/>
                <w:sz w:val="21"/>
                <w:szCs w:val="21"/>
              </w:rPr>
            </w:pPr>
          </w:p>
        </w:tc>
      </w:tr>
      <w:tr w14:paraId="7586A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675" w:type="dxa"/>
            <w:vAlign w:val="center"/>
          </w:tcPr>
          <w:p w14:paraId="0B6E0BE0">
            <w:pPr>
              <w:numPr>
                <w:ilvl w:val="0"/>
                <w:numId w:val="120"/>
              </w:numPr>
              <w:jc w:val="center"/>
              <w:rPr>
                <w:rFonts w:ascii="宋体" w:hAnsi="宋体"/>
                <w:sz w:val="21"/>
                <w:szCs w:val="21"/>
              </w:rPr>
            </w:pPr>
          </w:p>
        </w:tc>
        <w:tc>
          <w:tcPr>
            <w:tcW w:w="1700" w:type="dxa"/>
          </w:tcPr>
          <w:p w14:paraId="7A8E4040">
            <w:pPr>
              <w:rPr>
                <w:rFonts w:ascii="宋体" w:hAnsi="宋体" w:cs="Arial"/>
                <w:sz w:val="21"/>
                <w:szCs w:val="21"/>
              </w:rPr>
            </w:pPr>
            <w:r>
              <w:rPr>
                <w:rFonts w:hint="eastAsia" w:ascii="宋体" w:hAnsi="宋体" w:cs="Arial"/>
                <w:sz w:val="21"/>
                <w:szCs w:val="21"/>
              </w:rPr>
              <w:t>币种</w:t>
            </w:r>
          </w:p>
        </w:tc>
        <w:tc>
          <w:tcPr>
            <w:tcW w:w="1275" w:type="dxa"/>
            <w:vAlign w:val="center"/>
          </w:tcPr>
          <w:p w14:paraId="0476C6EC">
            <w:pPr>
              <w:jc w:val="center"/>
              <w:rPr>
                <w:rFonts w:ascii="宋体" w:hAnsi="宋体" w:cs="Arial"/>
                <w:sz w:val="21"/>
                <w:szCs w:val="21"/>
              </w:rPr>
            </w:pPr>
            <w:r>
              <w:rPr>
                <w:rFonts w:hint="eastAsia" w:ascii="宋体" w:hAnsi="宋体" w:cs="Arial"/>
                <w:sz w:val="21"/>
                <w:szCs w:val="21"/>
              </w:rPr>
              <w:t>文本</w:t>
            </w:r>
          </w:p>
        </w:tc>
        <w:tc>
          <w:tcPr>
            <w:tcW w:w="851" w:type="dxa"/>
            <w:vAlign w:val="center"/>
          </w:tcPr>
          <w:p w14:paraId="36362F02">
            <w:pPr>
              <w:jc w:val="center"/>
              <w:rPr>
                <w:rFonts w:ascii="宋体" w:hAnsi="宋体" w:cs="Arial"/>
                <w:sz w:val="21"/>
                <w:szCs w:val="21"/>
              </w:rPr>
            </w:pPr>
          </w:p>
        </w:tc>
        <w:tc>
          <w:tcPr>
            <w:tcW w:w="1419" w:type="dxa"/>
            <w:vAlign w:val="center"/>
          </w:tcPr>
          <w:p w14:paraId="2C6BE985">
            <w:pPr>
              <w:jc w:val="center"/>
              <w:rPr>
                <w:rFonts w:ascii="宋体" w:hAnsi="宋体" w:cs="Arial"/>
                <w:sz w:val="21"/>
                <w:szCs w:val="21"/>
              </w:rPr>
            </w:pPr>
          </w:p>
        </w:tc>
        <w:tc>
          <w:tcPr>
            <w:tcW w:w="1134" w:type="dxa"/>
            <w:vAlign w:val="center"/>
          </w:tcPr>
          <w:p w14:paraId="3A15BC29">
            <w:pPr>
              <w:jc w:val="center"/>
              <w:rPr>
                <w:rFonts w:ascii="宋体" w:hAnsi="宋体" w:cs="Arial"/>
                <w:sz w:val="21"/>
                <w:szCs w:val="21"/>
              </w:rPr>
            </w:pPr>
          </w:p>
        </w:tc>
        <w:tc>
          <w:tcPr>
            <w:tcW w:w="2340" w:type="dxa"/>
            <w:shd w:val="clear" w:color="auto" w:fill="auto"/>
            <w:vAlign w:val="center"/>
          </w:tcPr>
          <w:p w14:paraId="1E66ABFC">
            <w:pPr>
              <w:jc w:val="center"/>
              <w:rPr>
                <w:rFonts w:ascii="宋体" w:hAnsi="宋体" w:cs="Arial"/>
                <w:sz w:val="21"/>
                <w:szCs w:val="21"/>
              </w:rPr>
            </w:pPr>
          </w:p>
        </w:tc>
      </w:tr>
      <w:tr w14:paraId="0526F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260B9F8A">
            <w:pPr>
              <w:numPr>
                <w:ilvl w:val="0"/>
                <w:numId w:val="120"/>
              </w:numPr>
              <w:jc w:val="center"/>
              <w:rPr>
                <w:rFonts w:ascii="宋体" w:hAnsi="宋体"/>
                <w:sz w:val="21"/>
                <w:szCs w:val="21"/>
              </w:rPr>
            </w:pPr>
          </w:p>
        </w:tc>
        <w:tc>
          <w:tcPr>
            <w:tcW w:w="1700" w:type="dxa"/>
          </w:tcPr>
          <w:p w14:paraId="6D977B38">
            <w:pPr>
              <w:rPr>
                <w:rFonts w:ascii="宋体" w:hAnsi="宋体" w:cs="Arial"/>
                <w:sz w:val="21"/>
                <w:szCs w:val="21"/>
              </w:rPr>
            </w:pPr>
            <w:r>
              <w:rPr>
                <w:rFonts w:hint="eastAsia" w:ascii="宋体" w:hAnsi="宋体" w:cs="Arial"/>
                <w:sz w:val="21"/>
                <w:szCs w:val="21"/>
              </w:rPr>
              <w:t>储种</w:t>
            </w:r>
          </w:p>
        </w:tc>
        <w:tc>
          <w:tcPr>
            <w:tcW w:w="1275" w:type="dxa"/>
            <w:vAlign w:val="center"/>
          </w:tcPr>
          <w:p w14:paraId="2C5A1CC9">
            <w:pPr>
              <w:jc w:val="center"/>
              <w:rPr>
                <w:rFonts w:ascii="宋体" w:hAnsi="宋体" w:cs="Arial"/>
                <w:sz w:val="21"/>
                <w:szCs w:val="21"/>
              </w:rPr>
            </w:pPr>
            <w:r>
              <w:rPr>
                <w:rFonts w:hint="eastAsia" w:ascii="宋体" w:hAnsi="宋体" w:cs="Arial"/>
                <w:sz w:val="21"/>
                <w:szCs w:val="21"/>
              </w:rPr>
              <w:t>文本</w:t>
            </w:r>
          </w:p>
        </w:tc>
        <w:tc>
          <w:tcPr>
            <w:tcW w:w="851" w:type="dxa"/>
            <w:vAlign w:val="center"/>
          </w:tcPr>
          <w:p w14:paraId="6F138331">
            <w:pPr>
              <w:jc w:val="center"/>
              <w:rPr>
                <w:rFonts w:ascii="宋体" w:hAnsi="宋体" w:cs="Arial"/>
                <w:sz w:val="21"/>
                <w:szCs w:val="21"/>
              </w:rPr>
            </w:pPr>
          </w:p>
        </w:tc>
        <w:tc>
          <w:tcPr>
            <w:tcW w:w="1419" w:type="dxa"/>
            <w:vAlign w:val="center"/>
          </w:tcPr>
          <w:p w14:paraId="06865953">
            <w:pPr>
              <w:jc w:val="center"/>
              <w:rPr>
                <w:rFonts w:ascii="宋体" w:hAnsi="宋体"/>
                <w:sz w:val="21"/>
                <w:szCs w:val="21"/>
              </w:rPr>
            </w:pPr>
          </w:p>
        </w:tc>
        <w:tc>
          <w:tcPr>
            <w:tcW w:w="1134" w:type="dxa"/>
            <w:vAlign w:val="center"/>
          </w:tcPr>
          <w:p w14:paraId="782B7E97">
            <w:pPr>
              <w:jc w:val="center"/>
              <w:rPr>
                <w:rFonts w:ascii="宋体" w:hAnsi="宋体" w:cs="Arial"/>
                <w:sz w:val="21"/>
                <w:szCs w:val="21"/>
              </w:rPr>
            </w:pPr>
          </w:p>
        </w:tc>
        <w:tc>
          <w:tcPr>
            <w:tcW w:w="2340" w:type="dxa"/>
            <w:shd w:val="clear" w:color="auto" w:fill="auto"/>
            <w:vAlign w:val="center"/>
          </w:tcPr>
          <w:p w14:paraId="2DE1D172">
            <w:pPr>
              <w:jc w:val="center"/>
              <w:rPr>
                <w:rFonts w:ascii="宋体" w:hAnsi="宋体" w:cs="Arial"/>
                <w:sz w:val="21"/>
                <w:szCs w:val="21"/>
              </w:rPr>
            </w:pPr>
          </w:p>
        </w:tc>
      </w:tr>
      <w:tr w14:paraId="7549E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571CF3A0">
            <w:pPr>
              <w:numPr>
                <w:ilvl w:val="0"/>
                <w:numId w:val="120"/>
              </w:numPr>
              <w:jc w:val="center"/>
              <w:rPr>
                <w:rFonts w:ascii="宋体" w:hAnsi="宋体"/>
                <w:sz w:val="21"/>
                <w:szCs w:val="21"/>
              </w:rPr>
            </w:pPr>
          </w:p>
        </w:tc>
        <w:tc>
          <w:tcPr>
            <w:tcW w:w="1700" w:type="dxa"/>
          </w:tcPr>
          <w:p w14:paraId="76DDB98A">
            <w:pPr>
              <w:rPr>
                <w:rFonts w:ascii="宋体" w:hAnsi="宋体" w:cs="Arial"/>
                <w:sz w:val="21"/>
                <w:szCs w:val="21"/>
              </w:rPr>
            </w:pPr>
            <w:r>
              <w:rPr>
                <w:rFonts w:hint="eastAsia" w:ascii="宋体" w:hAnsi="宋体" w:cs="Arial"/>
                <w:sz w:val="21"/>
                <w:szCs w:val="21"/>
              </w:rPr>
              <w:t>存期</w:t>
            </w:r>
          </w:p>
        </w:tc>
        <w:tc>
          <w:tcPr>
            <w:tcW w:w="1275" w:type="dxa"/>
            <w:vAlign w:val="center"/>
          </w:tcPr>
          <w:p w14:paraId="1E2E5624">
            <w:pPr>
              <w:jc w:val="center"/>
              <w:rPr>
                <w:rFonts w:ascii="宋体" w:hAnsi="宋体" w:cs="Arial"/>
                <w:sz w:val="21"/>
                <w:szCs w:val="21"/>
              </w:rPr>
            </w:pPr>
            <w:r>
              <w:rPr>
                <w:rFonts w:hint="eastAsia" w:ascii="宋体" w:hAnsi="宋体" w:cs="Arial"/>
                <w:sz w:val="21"/>
                <w:szCs w:val="21"/>
              </w:rPr>
              <w:t>文本</w:t>
            </w:r>
          </w:p>
        </w:tc>
        <w:tc>
          <w:tcPr>
            <w:tcW w:w="851" w:type="dxa"/>
            <w:vAlign w:val="center"/>
          </w:tcPr>
          <w:p w14:paraId="13244479">
            <w:pPr>
              <w:jc w:val="center"/>
              <w:rPr>
                <w:rFonts w:ascii="宋体" w:hAnsi="宋体" w:cs="Arial"/>
                <w:sz w:val="21"/>
                <w:szCs w:val="21"/>
              </w:rPr>
            </w:pPr>
          </w:p>
        </w:tc>
        <w:tc>
          <w:tcPr>
            <w:tcW w:w="1419" w:type="dxa"/>
            <w:vAlign w:val="center"/>
          </w:tcPr>
          <w:p w14:paraId="19BB1075">
            <w:pPr>
              <w:jc w:val="center"/>
              <w:rPr>
                <w:rFonts w:ascii="宋体" w:hAnsi="宋体"/>
                <w:sz w:val="21"/>
                <w:szCs w:val="21"/>
              </w:rPr>
            </w:pPr>
          </w:p>
        </w:tc>
        <w:tc>
          <w:tcPr>
            <w:tcW w:w="1134" w:type="dxa"/>
            <w:vAlign w:val="center"/>
          </w:tcPr>
          <w:p w14:paraId="33D91DA1">
            <w:pPr>
              <w:jc w:val="center"/>
              <w:rPr>
                <w:rFonts w:ascii="宋体" w:hAnsi="宋体" w:cs="Arial"/>
                <w:sz w:val="21"/>
                <w:szCs w:val="21"/>
              </w:rPr>
            </w:pPr>
          </w:p>
        </w:tc>
        <w:tc>
          <w:tcPr>
            <w:tcW w:w="2340" w:type="dxa"/>
            <w:shd w:val="clear" w:color="auto" w:fill="auto"/>
            <w:vAlign w:val="center"/>
          </w:tcPr>
          <w:p w14:paraId="649C265F">
            <w:pPr>
              <w:jc w:val="center"/>
              <w:rPr>
                <w:rFonts w:ascii="宋体" w:hAnsi="宋体" w:cs="Arial"/>
                <w:sz w:val="21"/>
                <w:szCs w:val="21"/>
              </w:rPr>
            </w:pPr>
          </w:p>
        </w:tc>
      </w:tr>
      <w:tr w14:paraId="5068C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04B5898E">
            <w:pPr>
              <w:numPr>
                <w:ilvl w:val="0"/>
                <w:numId w:val="120"/>
              </w:numPr>
              <w:jc w:val="center"/>
              <w:rPr>
                <w:rFonts w:ascii="宋体" w:hAnsi="宋体"/>
                <w:sz w:val="21"/>
                <w:szCs w:val="21"/>
              </w:rPr>
            </w:pPr>
          </w:p>
        </w:tc>
        <w:tc>
          <w:tcPr>
            <w:tcW w:w="1700" w:type="dxa"/>
          </w:tcPr>
          <w:p w14:paraId="2F9A8482">
            <w:pPr>
              <w:rPr>
                <w:rFonts w:ascii="宋体" w:hAnsi="宋体" w:cs="Arial"/>
                <w:sz w:val="21"/>
                <w:szCs w:val="21"/>
              </w:rPr>
            </w:pPr>
            <w:r>
              <w:rPr>
                <w:rFonts w:hint="eastAsia" w:ascii="宋体" w:hAnsi="宋体" w:cs="Arial"/>
                <w:sz w:val="21"/>
                <w:szCs w:val="21"/>
              </w:rPr>
              <w:t>利率</w:t>
            </w:r>
          </w:p>
        </w:tc>
        <w:tc>
          <w:tcPr>
            <w:tcW w:w="1275" w:type="dxa"/>
            <w:vAlign w:val="center"/>
          </w:tcPr>
          <w:p w14:paraId="0D822431">
            <w:pPr>
              <w:jc w:val="center"/>
              <w:rPr>
                <w:rFonts w:ascii="宋体" w:hAnsi="宋体" w:cs="Arial"/>
                <w:sz w:val="21"/>
                <w:szCs w:val="21"/>
              </w:rPr>
            </w:pPr>
            <w:r>
              <w:rPr>
                <w:rFonts w:hint="eastAsia" w:ascii="宋体" w:hAnsi="宋体" w:cs="Arial"/>
                <w:sz w:val="21"/>
                <w:szCs w:val="21"/>
              </w:rPr>
              <w:t>文本</w:t>
            </w:r>
          </w:p>
        </w:tc>
        <w:tc>
          <w:tcPr>
            <w:tcW w:w="851" w:type="dxa"/>
            <w:vAlign w:val="center"/>
          </w:tcPr>
          <w:p w14:paraId="6A2A7E4B">
            <w:pPr>
              <w:jc w:val="center"/>
              <w:rPr>
                <w:rFonts w:ascii="宋体" w:hAnsi="宋体" w:cs="Arial"/>
                <w:sz w:val="21"/>
                <w:szCs w:val="21"/>
              </w:rPr>
            </w:pPr>
          </w:p>
        </w:tc>
        <w:tc>
          <w:tcPr>
            <w:tcW w:w="1419" w:type="dxa"/>
            <w:vAlign w:val="center"/>
          </w:tcPr>
          <w:p w14:paraId="3B8A1B7A">
            <w:pPr>
              <w:jc w:val="center"/>
              <w:rPr>
                <w:rFonts w:ascii="宋体" w:hAnsi="宋体"/>
                <w:sz w:val="21"/>
                <w:szCs w:val="21"/>
              </w:rPr>
            </w:pPr>
          </w:p>
        </w:tc>
        <w:tc>
          <w:tcPr>
            <w:tcW w:w="1134" w:type="dxa"/>
            <w:vAlign w:val="center"/>
          </w:tcPr>
          <w:p w14:paraId="5CA9F276">
            <w:pPr>
              <w:jc w:val="center"/>
              <w:rPr>
                <w:rFonts w:ascii="宋体" w:hAnsi="宋体" w:cs="Arial"/>
                <w:sz w:val="21"/>
                <w:szCs w:val="21"/>
              </w:rPr>
            </w:pPr>
          </w:p>
        </w:tc>
        <w:tc>
          <w:tcPr>
            <w:tcW w:w="2340" w:type="dxa"/>
            <w:shd w:val="clear" w:color="auto" w:fill="auto"/>
            <w:vAlign w:val="center"/>
          </w:tcPr>
          <w:p w14:paraId="62E27B89">
            <w:pPr>
              <w:jc w:val="center"/>
              <w:rPr>
                <w:rFonts w:ascii="宋体" w:hAnsi="宋体" w:cs="Arial"/>
                <w:sz w:val="21"/>
                <w:szCs w:val="21"/>
              </w:rPr>
            </w:pPr>
          </w:p>
        </w:tc>
      </w:tr>
      <w:tr w14:paraId="4E2B9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675" w:type="dxa"/>
            <w:vAlign w:val="center"/>
          </w:tcPr>
          <w:p w14:paraId="4207635A">
            <w:pPr>
              <w:numPr>
                <w:ilvl w:val="0"/>
                <w:numId w:val="120"/>
              </w:numPr>
              <w:jc w:val="center"/>
              <w:rPr>
                <w:rFonts w:ascii="宋体" w:hAnsi="宋体"/>
                <w:sz w:val="21"/>
                <w:szCs w:val="21"/>
              </w:rPr>
            </w:pPr>
          </w:p>
        </w:tc>
        <w:tc>
          <w:tcPr>
            <w:tcW w:w="1700" w:type="dxa"/>
          </w:tcPr>
          <w:p w14:paraId="6DD54C64">
            <w:pPr>
              <w:rPr>
                <w:rFonts w:ascii="宋体" w:hAnsi="宋体" w:cs="Arial"/>
                <w:sz w:val="21"/>
                <w:szCs w:val="21"/>
              </w:rPr>
            </w:pPr>
            <w:r>
              <w:rPr>
                <w:rFonts w:hint="eastAsia" w:ascii="宋体" w:hAnsi="宋体" w:cs="Arial"/>
                <w:sz w:val="21"/>
                <w:szCs w:val="21"/>
              </w:rPr>
              <w:t>起息日</w:t>
            </w:r>
          </w:p>
        </w:tc>
        <w:tc>
          <w:tcPr>
            <w:tcW w:w="1275" w:type="dxa"/>
            <w:vAlign w:val="center"/>
          </w:tcPr>
          <w:p w14:paraId="52E6C455">
            <w:pPr>
              <w:jc w:val="center"/>
              <w:rPr>
                <w:rFonts w:ascii="宋体" w:hAnsi="宋体" w:cs="Arial"/>
                <w:sz w:val="21"/>
                <w:szCs w:val="21"/>
              </w:rPr>
            </w:pPr>
            <w:r>
              <w:rPr>
                <w:rFonts w:hint="eastAsia" w:ascii="宋体" w:hAnsi="宋体" w:cs="Arial"/>
                <w:sz w:val="21"/>
                <w:szCs w:val="21"/>
              </w:rPr>
              <w:t>文本</w:t>
            </w:r>
          </w:p>
        </w:tc>
        <w:tc>
          <w:tcPr>
            <w:tcW w:w="851" w:type="dxa"/>
            <w:vAlign w:val="center"/>
          </w:tcPr>
          <w:p w14:paraId="6CE2DFE0">
            <w:pPr>
              <w:jc w:val="center"/>
              <w:rPr>
                <w:rFonts w:ascii="宋体" w:hAnsi="宋体" w:cs="Arial"/>
                <w:sz w:val="21"/>
                <w:szCs w:val="21"/>
              </w:rPr>
            </w:pPr>
          </w:p>
        </w:tc>
        <w:tc>
          <w:tcPr>
            <w:tcW w:w="1419" w:type="dxa"/>
            <w:vAlign w:val="center"/>
          </w:tcPr>
          <w:p w14:paraId="57A29510">
            <w:pPr>
              <w:jc w:val="center"/>
              <w:rPr>
                <w:rFonts w:ascii="宋体" w:hAnsi="宋体" w:cs="Arial"/>
                <w:sz w:val="21"/>
                <w:szCs w:val="21"/>
              </w:rPr>
            </w:pPr>
          </w:p>
        </w:tc>
        <w:tc>
          <w:tcPr>
            <w:tcW w:w="1134" w:type="dxa"/>
            <w:vAlign w:val="center"/>
          </w:tcPr>
          <w:p w14:paraId="759FF711">
            <w:pPr>
              <w:jc w:val="center"/>
              <w:rPr>
                <w:rFonts w:ascii="宋体" w:hAnsi="宋体" w:cs="Arial"/>
                <w:sz w:val="21"/>
                <w:szCs w:val="21"/>
              </w:rPr>
            </w:pPr>
          </w:p>
        </w:tc>
        <w:tc>
          <w:tcPr>
            <w:tcW w:w="2340" w:type="dxa"/>
            <w:shd w:val="clear" w:color="auto" w:fill="auto"/>
            <w:vAlign w:val="center"/>
          </w:tcPr>
          <w:p w14:paraId="485BE634">
            <w:pPr>
              <w:jc w:val="center"/>
              <w:rPr>
                <w:rFonts w:ascii="宋体" w:hAnsi="宋体" w:cs="Arial"/>
                <w:sz w:val="21"/>
                <w:szCs w:val="21"/>
              </w:rPr>
            </w:pPr>
          </w:p>
        </w:tc>
      </w:tr>
      <w:tr w14:paraId="0A987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5492AE6E">
            <w:pPr>
              <w:numPr>
                <w:ilvl w:val="0"/>
                <w:numId w:val="120"/>
              </w:numPr>
              <w:jc w:val="center"/>
              <w:rPr>
                <w:rFonts w:ascii="宋体" w:hAnsi="宋体"/>
                <w:sz w:val="21"/>
                <w:szCs w:val="21"/>
              </w:rPr>
            </w:pPr>
          </w:p>
        </w:tc>
        <w:tc>
          <w:tcPr>
            <w:tcW w:w="1700" w:type="dxa"/>
          </w:tcPr>
          <w:p w14:paraId="51108DA7">
            <w:pPr>
              <w:rPr>
                <w:rFonts w:ascii="宋体" w:hAnsi="宋体" w:cs="Arial"/>
                <w:sz w:val="21"/>
                <w:szCs w:val="21"/>
              </w:rPr>
            </w:pPr>
            <w:r>
              <w:rPr>
                <w:rFonts w:hint="eastAsia" w:ascii="宋体" w:hAnsi="宋体" w:cs="Arial"/>
                <w:sz w:val="21"/>
                <w:szCs w:val="21"/>
              </w:rPr>
              <w:t>到期日</w:t>
            </w:r>
          </w:p>
        </w:tc>
        <w:tc>
          <w:tcPr>
            <w:tcW w:w="1275" w:type="dxa"/>
            <w:vAlign w:val="center"/>
          </w:tcPr>
          <w:p w14:paraId="2C542F2F">
            <w:pPr>
              <w:jc w:val="center"/>
              <w:rPr>
                <w:rFonts w:ascii="宋体" w:hAnsi="宋体" w:cs="Arial"/>
                <w:sz w:val="21"/>
                <w:szCs w:val="21"/>
              </w:rPr>
            </w:pPr>
            <w:r>
              <w:rPr>
                <w:rFonts w:hint="eastAsia" w:ascii="宋体" w:hAnsi="宋体" w:cs="Arial"/>
                <w:sz w:val="21"/>
                <w:szCs w:val="21"/>
              </w:rPr>
              <w:t>文本</w:t>
            </w:r>
          </w:p>
        </w:tc>
        <w:tc>
          <w:tcPr>
            <w:tcW w:w="851" w:type="dxa"/>
            <w:vAlign w:val="center"/>
          </w:tcPr>
          <w:p w14:paraId="0D8684DB">
            <w:pPr>
              <w:jc w:val="center"/>
              <w:rPr>
                <w:rFonts w:ascii="宋体" w:hAnsi="宋体" w:cs="Arial"/>
                <w:sz w:val="21"/>
                <w:szCs w:val="21"/>
              </w:rPr>
            </w:pPr>
          </w:p>
        </w:tc>
        <w:tc>
          <w:tcPr>
            <w:tcW w:w="1419" w:type="dxa"/>
            <w:vAlign w:val="center"/>
          </w:tcPr>
          <w:p w14:paraId="563C445E">
            <w:pPr>
              <w:jc w:val="center"/>
              <w:rPr>
                <w:rFonts w:ascii="宋体" w:hAnsi="宋体"/>
                <w:sz w:val="21"/>
                <w:szCs w:val="21"/>
              </w:rPr>
            </w:pPr>
          </w:p>
        </w:tc>
        <w:tc>
          <w:tcPr>
            <w:tcW w:w="1134" w:type="dxa"/>
            <w:vAlign w:val="center"/>
          </w:tcPr>
          <w:p w14:paraId="3CAD504F">
            <w:pPr>
              <w:jc w:val="center"/>
              <w:rPr>
                <w:rFonts w:ascii="宋体" w:hAnsi="宋体" w:cs="Arial"/>
                <w:sz w:val="21"/>
                <w:szCs w:val="21"/>
              </w:rPr>
            </w:pPr>
          </w:p>
        </w:tc>
        <w:tc>
          <w:tcPr>
            <w:tcW w:w="2340" w:type="dxa"/>
            <w:shd w:val="clear" w:color="auto" w:fill="auto"/>
            <w:vAlign w:val="center"/>
          </w:tcPr>
          <w:p w14:paraId="75A516F1">
            <w:pPr>
              <w:jc w:val="center"/>
              <w:rPr>
                <w:rFonts w:ascii="宋体" w:hAnsi="宋体" w:cs="Arial"/>
                <w:sz w:val="21"/>
                <w:szCs w:val="21"/>
              </w:rPr>
            </w:pPr>
          </w:p>
        </w:tc>
      </w:tr>
      <w:tr w14:paraId="5BCFF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0484F0C6">
            <w:pPr>
              <w:numPr>
                <w:ilvl w:val="0"/>
                <w:numId w:val="120"/>
              </w:numPr>
              <w:jc w:val="center"/>
              <w:rPr>
                <w:rFonts w:ascii="宋体" w:hAnsi="宋体"/>
                <w:sz w:val="21"/>
                <w:szCs w:val="21"/>
              </w:rPr>
            </w:pPr>
          </w:p>
        </w:tc>
        <w:tc>
          <w:tcPr>
            <w:tcW w:w="1700" w:type="dxa"/>
          </w:tcPr>
          <w:p w14:paraId="15FE5F73">
            <w:pPr>
              <w:rPr>
                <w:rFonts w:ascii="宋体" w:hAnsi="宋体" w:cs="Arial"/>
                <w:sz w:val="21"/>
                <w:szCs w:val="21"/>
              </w:rPr>
            </w:pPr>
            <w:r>
              <w:rPr>
                <w:rFonts w:hint="eastAsia" w:ascii="宋体" w:hAnsi="宋体" w:cs="Arial"/>
                <w:sz w:val="21"/>
                <w:szCs w:val="21"/>
              </w:rPr>
              <w:t>金额</w:t>
            </w:r>
          </w:p>
        </w:tc>
        <w:tc>
          <w:tcPr>
            <w:tcW w:w="1275" w:type="dxa"/>
            <w:vAlign w:val="center"/>
          </w:tcPr>
          <w:p w14:paraId="049D2F18">
            <w:pPr>
              <w:jc w:val="center"/>
              <w:rPr>
                <w:rFonts w:ascii="宋体" w:hAnsi="宋体" w:cs="Arial"/>
                <w:sz w:val="21"/>
                <w:szCs w:val="21"/>
              </w:rPr>
            </w:pPr>
            <w:r>
              <w:rPr>
                <w:rFonts w:hint="eastAsia" w:ascii="宋体" w:hAnsi="宋体" w:cs="Arial"/>
                <w:sz w:val="21"/>
                <w:szCs w:val="21"/>
              </w:rPr>
              <w:t>文本</w:t>
            </w:r>
          </w:p>
        </w:tc>
        <w:tc>
          <w:tcPr>
            <w:tcW w:w="851" w:type="dxa"/>
            <w:vAlign w:val="center"/>
          </w:tcPr>
          <w:p w14:paraId="5AAB20E0">
            <w:pPr>
              <w:jc w:val="center"/>
              <w:rPr>
                <w:rFonts w:ascii="宋体" w:hAnsi="宋体" w:cs="Arial"/>
                <w:sz w:val="21"/>
                <w:szCs w:val="21"/>
              </w:rPr>
            </w:pPr>
          </w:p>
        </w:tc>
        <w:tc>
          <w:tcPr>
            <w:tcW w:w="1419" w:type="dxa"/>
            <w:vAlign w:val="center"/>
          </w:tcPr>
          <w:p w14:paraId="45234E7E">
            <w:pPr>
              <w:jc w:val="center"/>
              <w:rPr>
                <w:rFonts w:ascii="宋体" w:hAnsi="宋体"/>
                <w:sz w:val="21"/>
                <w:szCs w:val="21"/>
              </w:rPr>
            </w:pPr>
          </w:p>
        </w:tc>
        <w:tc>
          <w:tcPr>
            <w:tcW w:w="1134" w:type="dxa"/>
            <w:vAlign w:val="center"/>
          </w:tcPr>
          <w:p w14:paraId="60000EE7">
            <w:pPr>
              <w:jc w:val="center"/>
              <w:rPr>
                <w:rFonts w:ascii="宋体" w:hAnsi="宋体" w:cs="Arial"/>
                <w:sz w:val="21"/>
                <w:szCs w:val="21"/>
              </w:rPr>
            </w:pPr>
          </w:p>
        </w:tc>
        <w:tc>
          <w:tcPr>
            <w:tcW w:w="2340" w:type="dxa"/>
            <w:shd w:val="clear" w:color="auto" w:fill="auto"/>
            <w:vAlign w:val="center"/>
          </w:tcPr>
          <w:p w14:paraId="6319628E">
            <w:pPr>
              <w:jc w:val="center"/>
              <w:rPr>
                <w:rFonts w:ascii="宋体" w:hAnsi="宋体" w:cs="Arial"/>
                <w:sz w:val="21"/>
                <w:szCs w:val="21"/>
              </w:rPr>
            </w:pPr>
          </w:p>
        </w:tc>
      </w:tr>
      <w:tr w14:paraId="416F3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683D3ED7">
            <w:pPr>
              <w:numPr>
                <w:ilvl w:val="0"/>
                <w:numId w:val="120"/>
              </w:numPr>
              <w:jc w:val="center"/>
              <w:rPr>
                <w:rFonts w:ascii="宋体" w:hAnsi="宋体"/>
                <w:sz w:val="21"/>
                <w:szCs w:val="21"/>
              </w:rPr>
            </w:pPr>
          </w:p>
        </w:tc>
        <w:tc>
          <w:tcPr>
            <w:tcW w:w="1700" w:type="dxa"/>
          </w:tcPr>
          <w:p w14:paraId="63FAB681">
            <w:pPr>
              <w:rPr>
                <w:rFonts w:ascii="宋体" w:hAnsi="宋体" w:cs="Arial"/>
                <w:sz w:val="21"/>
                <w:szCs w:val="21"/>
              </w:rPr>
            </w:pPr>
            <w:r>
              <w:rPr>
                <w:rFonts w:hint="eastAsia" w:ascii="宋体" w:hAnsi="宋体" w:cs="Arial"/>
                <w:sz w:val="21"/>
                <w:szCs w:val="21"/>
              </w:rPr>
              <w:t>账户状态</w:t>
            </w:r>
          </w:p>
        </w:tc>
        <w:tc>
          <w:tcPr>
            <w:tcW w:w="1275" w:type="dxa"/>
            <w:vAlign w:val="center"/>
          </w:tcPr>
          <w:p w14:paraId="5F0B5756">
            <w:pPr>
              <w:jc w:val="center"/>
              <w:rPr>
                <w:rFonts w:ascii="宋体" w:hAnsi="宋体" w:cs="Arial"/>
                <w:sz w:val="21"/>
                <w:szCs w:val="21"/>
              </w:rPr>
            </w:pPr>
            <w:r>
              <w:rPr>
                <w:rFonts w:hint="eastAsia" w:ascii="宋体" w:hAnsi="宋体" w:cs="Arial"/>
                <w:sz w:val="21"/>
                <w:szCs w:val="21"/>
              </w:rPr>
              <w:t>文本</w:t>
            </w:r>
          </w:p>
        </w:tc>
        <w:tc>
          <w:tcPr>
            <w:tcW w:w="851" w:type="dxa"/>
            <w:vAlign w:val="center"/>
          </w:tcPr>
          <w:p w14:paraId="5F7979E2">
            <w:pPr>
              <w:jc w:val="center"/>
              <w:rPr>
                <w:rFonts w:ascii="宋体" w:hAnsi="宋体" w:cs="Arial"/>
                <w:sz w:val="21"/>
                <w:szCs w:val="21"/>
              </w:rPr>
            </w:pPr>
          </w:p>
        </w:tc>
        <w:tc>
          <w:tcPr>
            <w:tcW w:w="1419" w:type="dxa"/>
            <w:vAlign w:val="center"/>
          </w:tcPr>
          <w:p w14:paraId="52C72C4B">
            <w:pPr>
              <w:jc w:val="center"/>
              <w:rPr>
                <w:rFonts w:ascii="宋体" w:hAnsi="宋体"/>
                <w:sz w:val="21"/>
                <w:szCs w:val="21"/>
              </w:rPr>
            </w:pPr>
          </w:p>
        </w:tc>
        <w:tc>
          <w:tcPr>
            <w:tcW w:w="1134" w:type="dxa"/>
            <w:vAlign w:val="center"/>
          </w:tcPr>
          <w:p w14:paraId="1357C8DA">
            <w:pPr>
              <w:jc w:val="center"/>
              <w:rPr>
                <w:rFonts w:ascii="宋体" w:hAnsi="宋体" w:cs="Arial"/>
                <w:sz w:val="21"/>
                <w:szCs w:val="21"/>
              </w:rPr>
            </w:pPr>
          </w:p>
        </w:tc>
        <w:tc>
          <w:tcPr>
            <w:tcW w:w="2340" w:type="dxa"/>
            <w:shd w:val="clear" w:color="auto" w:fill="auto"/>
            <w:vAlign w:val="center"/>
          </w:tcPr>
          <w:p w14:paraId="36BE0DDA">
            <w:pPr>
              <w:jc w:val="center"/>
              <w:rPr>
                <w:rFonts w:ascii="宋体" w:hAnsi="宋体" w:cs="Arial"/>
                <w:sz w:val="21"/>
                <w:szCs w:val="21"/>
              </w:rPr>
            </w:pPr>
          </w:p>
        </w:tc>
      </w:tr>
      <w:tr w14:paraId="60B76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566E32DA">
            <w:pPr>
              <w:numPr>
                <w:ilvl w:val="0"/>
                <w:numId w:val="120"/>
              </w:numPr>
              <w:jc w:val="center"/>
              <w:rPr>
                <w:rFonts w:ascii="宋体" w:hAnsi="宋体"/>
                <w:sz w:val="21"/>
                <w:szCs w:val="21"/>
              </w:rPr>
            </w:pPr>
          </w:p>
        </w:tc>
        <w:tc>
          <w:tcPr>
            <w:tcW w:w="1700" w:type="dxa"/>
          </w:tcPr>
          <w:p w14:paraId="741E8A4F">
            <w:pPr>
              <w:rPr>
                <w:rFonts w:ascii="宋体" w:hAnsi="宋体" w:cs="Arial"/>
                <w:sz w:val="21"/>
                <w:szCs w:val="21"/>
              </w:rPr>
            </w:pPr>
            <w:r>
              <w:rPr>
                <w:rFonts w:hint="eastAsia" w:ascii="宋体" w:hAnsi="宋体" w:cs="Arial"/>
                <w:sz w:val="21"/>
                <w:szCs w:val="21"/>
              </w:rPr>
              <w:t>是否约转</w:t>
            </w:r>
          </w:p>
        </w:tc>
        <w:tc>
          <w:tcPr>
            <w:tcW w:w="1275" w:type="dxa"/>
            <w:vAlign w:val="center"/>
          </w:tcPr>
          <w:p w14:paraId="46DAB948">
            <w:pPr>
              <w:jc w:val="center"/>
              <w:rPr>
                <w:rFonts w:ascii="宋体" w:hAnsi="宋体" w:cs="Arial"/>
                <w:sz w:val="21"/>
                <w:szCs w:val="21"/>
              </w:rPr>
            </w:pPr>
            <w:r>
              <w:rPr>
                <w:rFonts w:hint="eastAsia" w:ascii="宋体" w:hAnsi="宋体" w:cs="Arial"/>
                <w:sz w:val="21"/>
                <w:szCs w:val="21"/>
              </w:rPr>
              <w:t>文本</w:t>
            </w:r>
          </w:p>
        </w:tc>
        <w:tc>
          <w:tcPr>
            <w:tcW w:w="851" w:type="dxa"/>
            <w:vAlign w:val="center"/>
          </w:tcPr>
          <w:p w14:paraId="6F7E4294">
            <w:pPr>
              <w:jc w:val="center"/>
              <w:rPr>
                <w:rFonts w:ascii="宋体" w:hAnsi="宋体" w:cs="Arial"/>
                <w:sz w:val="21"/>
                <w:szCs w:val="21"/>
              </w:rPr>
            </w:pPr>
          </w:p>
        </w:tc>
        <w:tc>
          <w:tcPr>
            <w:tcW w:w="1419" w:type="dxa"/>
            <w:vAlign w:val="center"/>
          </w:tcPr>
          <w:p w14:paraId="437D80E5">
            <w:pPr>
              <w:jc w:val="center"/>
              <w:rPr>
                <w:rFonts w:ascii="宋体" w:hAnsi="宋体"/>
                <w:sz w:val="21"/>
                <w:szCs w:val="21"/>
              </w:rPr>
            </w:pPr>
          </w:p>
        </w:tc>
        <w:tc>
          <w:tcPr>
            <w:tcW w:w="1134" w:type="dxa"/>
            <w:vAlign w:val="center"/>
          </w:tcPr>
          <w:p w14:paraId="795815D2">
            <w:pPr>
              <w:jc w:val="center"/>
              <w:rPr>
                <w:rFonts w:ascii="宋体" w:hAnsi="宋体" w:cs="Arial"/>
                <w:sz w:val="21"/>
                <w:szCs w:val="21"/>
              </w:rPr>
            </w:pPr>
          </w:p>
        </w:tc>
        <w:tc>
          <w:tcPr>
            <w:tcW w:w="2340" w:type="dxa"/>
            <w:shd w:val="clear" w:color="auto" w:fill="auto"/>
            <w:vAlign w:val="center"/>
          </w:tcPr>
          <w:p w14:paraId="27778257">
            <w:pPr>
              <w:jc w:val="center"/>
              <w:rPr>
                <w:rFonts w:ascii="宋体" w:hAnsi="宋体" w:cs="Arial"/>
                <w:sz w:val="21"/>
                <w:szCs w:val="21"/>
              </w:rPr>
            </w:pPr>
          </w:p>
        </w:tc>
      </w:tr>
      <w:tr w14:paraId="676C9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3E8E2740">
            <w:pPr>
              <w:numPr>
                <w:ilvl w:val="0"/>
                <w:numId w:val="120"/>
              </w:numPr>
              <w:jc w:val="center"/>
              <w:rPr>
                <w:rFonts w:ascii="宋体" w:hAnsi="宋体"/>
                <w:sz w:val="21"/>
                <w:szCs w:val="21"/>
              </w:rPr>
            </w:pPr>
          </w:p>
        </w:tc>
        <w:tc>
          <w:tcPr>
            <w:tcW w:w="1700" w:type="dxa"/>
          </w:tcPr>
          <w:p w14:paraId="0F5C9536">
            <w:pPr>
              <w:rPr>
                <w:rFonts w:ascii="宋体" w:hAnsi="宋体" w:cs="Arial"/>
                <w:sz w:val="21"/>
                <w:szCs w:val="21"/>
              </w:rPr>
            </w:pPr>
            <w:r>
              <w:rPr>
                <w:rFonts w:hint="eastAsia" w:ascii="宋体" w:hAnsi="宋体" w:cs="Arial"/>
                <w:sz w:val="21"/>
                <w:szCs w:val="21"/>
              </w:rPr>
              <w:t>支取类型</w:t>
            </w:r>
          </w:p>
        </w:tc>
        <w:tc>
          <w:tcPr>
            <w:tcW w:w="1275" w:type="dxa"/>
            <w:vAlign w:val="center"/>
          </w:tcPr>
          <w:p w14:paraId="20E158BC">
            <w:pPr>
              <w:jc w:val="center"/>
              <w:rPr>
                <w:rFonts w:ascii="宋体" w:hAnsi="宋体" w:cs="Arial"/>
                <w:sz w:val="21"/>
                <w:szCs w:val="21"/>
              </w:rPr>
            </w:pPr>
            <w:r>
              <w:rPr>
                <w:rFonts w:hint="eastAsia" w:ascii="宋体" w:hAnsi="宋体" w:cs="Arial"/>
                <w:sz w:val="21"/>
                <w:szCs w:val="21"/>
              </w:rPr>
              <w:t>文本</w:t>
            </w:r>
          </w:p>
        </w:tc>
        <w:tc>
          <w:tcPr>
            <w:tcW w:w="851" w:type="dxa"/>
            <w:vAlign w:val="center"/>
          </w:tcPr>
          <w:p w14:paraId="4363D9B0">
            <w:pPr>
              <w:jc w:val="center"/>
              <w:rPr>
                <w:rFonts w:ascii="宋体" w:hAnsi="宋体" w:cs="Arial"/>
                <w:sz w:val="21"/>
                <w:szCs w:val="21"/>
              </w:rPr>
            </w:pPr>
          </w:p>
        </w:tc>
        <w:tc>
          <w:tcPr>
            <w:tcW w:w="1419" w:type="dxa"/>
            <w:vAlign w:val="center"/>
          </w:tcPr>
          <w:p w14:paraId="45F1513F">
            <w:pPr>
              <w:jc w:val="center"/>
              <w:rPr>
                <w:rFonts w:ascii="宋体" w:hAnsi="宋体"/>
                <w:sz w:val="21"/>
                <w:szCs w:val="21"/>
              </w:rPr>
            </w:pPr>
          </w:p>
        </w:tc>
        <w:tc>
          <w:tcPr>
            <w:tcW w:w="1134" w:type="dxa"/>
            <w:vAlign w:val="center"/>
          </w:tcPr>
          <w:p w14:paraId="7A1D31AF">
            <w:pPr>
              <w:jc w:val="center"/>
              <w:rPr>
                <w:rFonts w:ascii="宋体" w:hAnsi="宋体" w:cs="Arial"/>
                <w:sz w:val="21"/>
                <w:szCs w:val="21"/>
              </w:rPr>
            </w:pPr>
          </w:p>
        </w:tc>
        <w:tc>
          <w:tcPr>
            <w:tcW w:w="2340" w:type="dxa"/>
            <w:shd w:val="clear" w:color="auto" w:fill="auto"/>
            <w:vAlign w:val="center"/>
          </w:tcPr>
          <w:p w14:paraId="407D125B">
            <w:pPr>
              <w:jc w:val="left"/>
              <w:rPr>
                <w:rFonts w:ascii="宋体" w:hAnsi="宋体" w:cs="Arial"/>
                <w:sz w:val="21"/>
                <w:szCs w:val="21"/>
              </w:rPr>
            </w:pPr>
          </w:p>
        </w:tc>
      </w:tr>
      <w:tr w14:paraId="2E8CA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409809C9">
            <w:pPr>
              <w:numPr>
                <w:ilvl w:val="0"/>
                <w:numId w:val="120"/>
              </w:numPr>
              <w:jc w:val="center"/>
              <w:rPr>
                <w:rFonts w:ascii="宋体" w:hAnsi="宋体"/>
                <w:sz w:val="21"/>
                <w:szCs w:val="21"/>
              </w:rPr>
            </w:pPr>
          </w:p>
        </w:tc>
        <w:tc>
          <w:tcPr>
            <w:tcW w:w="1700" w:type="dxa"/>
          </w:tcPr>
          <w:p w14:paraId="223F6E60">
            <w:pPr>
              <w:rPr>
                <w:rFonts w:ascii="宋体" w:hAnsi="宋体" w:cs="Arial"/>
                <w:sz w:val="21"/>
                <w:szCs w:val="21"/>
              </w:rPr>
            </w:pPr>
            <w:r>
              <w:rPr>
                <w:rFonts w:hint="eastAsia" w:ascii="宋体" w:hAnsi="宋体" w:cs="Arial"/>
                <w:sz w:val="21"/>
                <w:szCs w:val="21"/>
              </w:rPr>
              <w:t>支取金额</w:t>
            </w:r>
          </w:p>
        </w:tc>
        <w:tc>
          <w:tcPr>
            <w:tcW w:w="1275" w:type="dxa"/>
            <w:vAlign w:val="center"/>
          </w:tcPr>
          <w:p w14:paraId="5588E23A">
            <w:pPr>
              <w:jc w:val="center"/>
              <w:rPr>
                <w:rFonts w:ascii="宋体" w:hAnsi="宋体" w:cs="Arial"/>
                <w:sz w:val="21"/>
                <w:szCs w:val="21"/>
              </w:rPr>
            </w:pPr>
            <w:r>
              <w:rPr>
                <w:rFonts w:hint="eastAsia" w:ascii="宋体" w:hAnsi="宋体" w:cs="Arial"/>
                <w:sz w:val="21"/>
                <w:szCs w:val="21"/>
              </w:rPr>
              <w:t>文本</w:t>
            </w:r>
          </w:p>
        </w:tc>
        <w:tc>
          <w:tcPr>
            <w:tcW w:w="851" w:type="dxa"/>
            <w:vAlign w:val="center"/>
          </w:tcPr>
          <w:p w14:paraId="71BF62C5">
            <w:pPr>
              <w:jc w:val="center"/>
              <w:rPr>
                <w:rFonts w:ascii="宋体" w:hAnsi="宋体" w:cs="Arial"/>
                <w:sz w:val="21"/>
                <w:szCs w:val="21"/>
              </w:rPr>
            </w:pPr>
          </w:p>
        </w:tc>
        <w:tc>
          <w:tcPr>
            <w:tcW w:w="1419" w:type="dxa"/>
            <w:vAlign w:val="center"/>
          </w:tcPr>
          <w:p w14:paraId="7276116D">
            <w:pPr>
              <w:jc w:val="center"/>
              <w:rPr>
                <w:rFonts w:ascii="宋体" w:hAnsi="宋体"/>
                <w:sz w:val="21"/>
                <w:szCs w:val="21"/>
              </w:rPr>
            </w:pPr>
          </w:p>
        </w:tc>
        <w:tc>
          <w:tcPr>
            <w:tcW w:w="1134" w:type="dxa"/>
            <w:vAlign w:val="center"/>
          </w:tcPr>
          <w:p w14:paraId="0114BEC1">
            <w:pPr>
              <w:jc w:val="center"/>
              <w:rPr>
                <w:rFonts w:ascii="宋体" w:hAnsi="宋体" w:cs="Arial"/>
                <w:sz w:val="21"/>
                <w:szCs w:val="21"/>
              </w:rPr>
            </w:pPr>
          </w:p>
        </w:tc>
        <w:tc>
          <w:tcPr>
            <w:tcW w:w="2340" w:type="dxa"/>
            <w:shd w:val="clear" w:color="auto" w:fill="auto"/>
            <w:vAlign w:val="center"/>
          </w:tcPr>
          <w:p w14:paraId="1B44E98F">
            <w:pPr>
              <w:jc w:val="left"/>
              <w:rPr>
                <w:rFonts w:ascii="宋体" w:hAnsi="宋体" w:cs="Arial"/>
                <w:sz w:val="21"/>
                <w:szCs w:val="21"/>
              </w:rPr>
            </w:pPr>
            <w:r>
              <w:rPr>
                <w:rFonts w:hint="eastAsia" w:ascii="宋体" w:hAnsi="宋体" w:cs="Arial"/>
                <w:sz w:val="21"/>
                <w:szCs w:val="21"/>
              </w:rPr>
              <w:t>支取类型选择部分支取是显示</w:t>
            </w:r>
          </w:p>
        </w:tc>
      </w:tr>
      <w:tr w14:paraId="1CD57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7890C473">
            <w:pPr>
              <w:numPr>
                <w:ilvl w:val="0"/>
                <w:numId w:val="120"/>
              </w:numPr>
              <w:jc w:val="center"/>
              <w:rPr>
                <w:rFonts w:ascii="宋体" w:hAnsi="宋体"/>
                <w:sz w:val="21"/>
                <w:szCs w:val="21"/>
              </w:rPr>
            </w:pPr>
          </w:p>
        </w:tc>
        <w:tc>
          <w:tcPr>
            <w:tcW w:w="1700" w:type="dxa"/>
          </w:tcPr>
          <w:p w14:paraId="563DA812">
            <w:pPr>
              <w:rPr>
                <w:rFonts w:ascii="宋体" w:hAnsi="宋体" w:cs="Arial"/>
                <w:sz w:val="21"/>
                <w:szCs w:val="21"/>
              </w:rPr>
            </w:pPr>
            <w:r>
              <w:rPr>
                <w:rFonts w:hint="eastAsia" w:ascii="宋体" w:hAnsi="宋体" w:cs="Arial"/>
                <w:sz w:val="21"/>
                <w:szCs w:val="21"/>
              </w:rPr>
              <w:t>上一步</w:t>
            </w:r>
          </w:p>
        </w:tc>
        <w:tc>
          <w:tcPr>
            <w:tcW w:w="1275" w:type="dxa"/>
            <w:vAlign w:val="center"/>
          </w:tcPr>
          <w:p w14:paraId="13875A23">
            <w:pPr>
              <w:jc w:val="center"/>
              <w:rPr>
                <w:rFonts w:ascii="宋体" w:hAnsi="宋体" w:cs="Arial"/>
                <w:sz w:val="21"/>
                <w:szCs w:val="21"/>
              </w:rPr>
            </w:pPr>
            <w:r>
              <w:rPr>
                <w:rFonts w:hint="eastAsia" w:ascii="宋体" w:hAnsi="宋体" w:cs="Arial"/>
                <w:sz w:val="21"/>
                <w:szCs w:val="21"/>
              </w:rPr>
              <w:t>按钮</w:t>
            </w:r>
          </w:p>
        </w:tc>
        <w:tc>
          <w:tcPr>
            <w:tcW w:w="851" w:type="dxa"/>
            <w:vAlign w:val="center"/>
          </w:tcPr>
          <w:p w14:paraId="1472C465">
            <w:pPr>
              <w:jc w:val="center"/>
              <w:rPr>
                <w:rFonts w:ascii="宋体" w:hAnsi="宋体" w:cs="Arial"/>
                <w:sz w:val="21"/>
                <w:szCs w:val="21"/>
              </w:rPr>
            </w:pPr>
          </w:p>
        </w:tc>
        <w:tc>
          <w:tcPr>
            <w:tcW w:w="1419" w:type="dxa"/>
            <w:vAlign w:val="center"/>
          </w:tcPr>
          <w:p w14:paraId="4EDB4D43">
            <w:pPr>
              <w:jc w:val="center"/>
              <w:rPr>
                <w:rFonts w:ascii="宋体" w:hAnsi="宋体"/>
                <w:sz w:val="21"/>
                <w:szCs w:val="21"/>
              </w:rPr>
            </w:pPr>
          </w:p>
        </w:tc>
        <w:tc>
          <w:tcPr>
            <w:tcW w:w="1134" w:type="dxa"/>
            <w:vAlign w:val="center"/>
          </w:tcPr>
          <w:p w14:paraId="336ABBF8">
            <w:pPr>
              <w:jc w:val="center"/>
              <w:rPr>
                <w:rFonts w:ascii="宋体" w:hAnsi="宋体" w:cs="Arial"/>
                <w:sz w:val="21"/>
                <w:szCs w:val="21"/>
              </w:rPr>
            </w:pPr>
          </w:p>
        </w:tc>
        <w:tc>
          <w:tcPr>
            <w:tcW w:w="2340" w:type="dxa"/>
            <w:shd w:val="clear" w:color="auto" w:fill="auto"/>
            <w:vAlign w:val="center"/>
          </w:tcPr>
          <w:p w14:paraId="1114EC0B">
            <w:pPr>
              <w:jc w:val="center"/>
              <w:rPr>
                <w:rFonts w:ascii="宋体" w:hAnsi="宋体" w:cs="Arial"/>
                <w:sz w:val="21"/>
                <w:szCs w:val="21"/>
              </w:rPr>
            </w:pPr>
            <w:r>
              <w:rPr>
                <w:rFonts w:hint="eastAsia" w:ascii="宋体" w:hAnsi="宋体" w:cs="Arial"/>
                <w:sz w:val="21"/>
                <w:szCs w:val="21"/>
              </w:rPr>
              <w:t>返回至定转活输入页面</w:t>
            </w:r>
          </w:p>
        </w:tc>
      </w:tr>
      <w:tr w14:paraId="05B85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27BE8612">
            <w:pPr>
              <w:numPr>
                <w:ilvl w:val="0"/>
                <w:numId w:val="120"/>
              </w:numPr>
              <w:jc w:val="center"/>
              <w:rPr>
                <w:rFonts w:ascii="宋体" w:hAnsi="宋体"/>
                <w:sz w:val="21"/>
                <w:szCs w:val="21"/>
              </w:rPr>
            </w:pPr>
          </w:p>
        </w:tc>
        <w:tc>
          <w:tcPr>
            <w:tcW w:w="1700" w:type="dxa"/>
          </w:tcPr>
          <w:p w14:paraId="339D21EF">
            <w:pPr>
              <w:rPr>
                <w:rFonts w:ascii="宋体" w:hAnsi="宋体" w:cs="Arial"/>
                <w:sz w:val="21"/>
                <w:szCs w:val="21"/>
              </w:rPr>
            </w:pPr>
            <w:r>
              <w:rPr>
                <w:rFonts w:hint="eastAsia" w:ascii="宋体" w:hAnsi="宋体" w:cs="Arial"/>
                <w:sz w:val="21"/>
                <w:szCs w:val="21"/>
              </w:rPr>
              <w:t>提交</w:t>
            </w:r>
          </w:p>
        </w:tc>
        <w:tc>
          <w:tcPr>
            <w:tcW w:w="1275" w:type="dxa"/>
            <w:vAlign w:val="center"/>
          </w:tcPr>
          <w:p w14:paraId="0B7F19EC">
            <w:pPr>
              <w:jc w:val="center"/>
              <w:rPr>
                <w:rFonts w:ascii="宋体" w:hAnsi="宋体" w:cs="Arial"/>
                <w:sz w:val="21"/>
                <w:szCs w:val="21"/>
              </w:rPr>
            </w:pPr>
            <w:r>
              <w:rPr>
                <w:rFonts w:hint="eastAsia" w:ascii="宋体" w:hAnsi="宋体" w:cs="Arial"/>
                <w:sz w:val="21"/>
                <w:szCs w:val="21"/>
              </w:rPr>
              <w:t>按钮</w:t>
            </w:r>
          </w:p>
        </w:tc>
        <w:tc>
          <w:tcPr>
            <w:tcW w:w="851" w:type="dxa"/>
            <w:vAlign w:val="center"/>
          </w:tcPr>
          <w:p w14:paraId="1FB04BED">
            <w:pPr>
              <w:jc w:val="center"/>
              <w:rPr>
                <w:rFonts w:ascii="宋体" w:hAnsi="宋体" w:cs="Arial"/>
                <w:sz w:val="21"/>
                <w:szCs w:val="21"/>
              </w:rPr>
            </w:pPr>
          </w:p>
        </w:tc>
        <w:tc>
          <w:tcPr>
            <w:tcW w:w="1419" w:type="dxa"/>
            <w:vAlign w:val="center"/>
          </w:tcPr>
          <w:p w14:paraId="4B15E03F">
            <w:pPr>
              <w:jc w:val="center"/>
              <w:rPr>
                <w:rFonts w:ascii="宋体" w:hAnsi="宋体"/>
                <w:sz w:val="21"/>
                <w:szCs w:val="21"/>
              </w:rPr>
            </w:pPr>
          </w:p>
        </w:tc>
        <w:tc>
          <w:tcPr>
            <w:tcW w:w="1134" w:type="dxa"/>
            <w:vAlign w:val="center"/>
          </w:tcPr>
          <w:p w14:paraId="4D051A8D">
            <w:pPr>
              <w:jc w:val="center"/>
              <w:rPr>
                <w:rFonts w:ascii="宋体" w:hAnsi="宋体" w:cs="Arial"/>
                <w:sz w:val="21"/>
                <w:szCs w:val="21"/>
              </w:rPr>
            </w:pPr>
          </w:p>
        </w:tc>
        <w:tc>
          <w:tcPr>
            <w:tcW w:w="2340" w:type="dxa"/>
            <w:shd w:val="clear" w:color="auto" w:fill="auto"/>
            <w:vAlign w:val="center"/>
          </w:tcPr>
          <w:p w14:paraId="2E001792">
            <w:pPr>
              <w:jc w:val="center"/>
              <w:rPr>
                <w:rFonts w:ascii="宋体" w:hAnsi="宋体" w:cs="Arial"/>
                <w:sz w:val="21"/>
                <w:szCs w:val="21"/>
              </w:rPr>
            </w:pPr>
          </w:p>
        </w:tc>
      </w:tr>
    </w:tbl>
    <w:p w14:paraId="2086A1D2">
      <w:pPr>
        <w:pStyle w:val="5"/>
        <w:numPr>
          <w:ilvl w:val="0"/>
          <w:numId w:val="0"/>
        </w:numPr>
      </w:pPr>
      <w:r>
        <w:rPr>
          <w:rFonts w:hint="eastAsia"/>
        </w:rPr>
        <w:t>定转活成功页面</w:t>
      </w:r>
    </w:p>
    <w:tbl>
      <w:tblPr>
        <w:tblStyle w:val="48"/>
        <w:tblW w:w="939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700"/>
        <w:gridCol w:w="1275"/>
        <w:gridCol w:w="851"/>
        <w:gridCol w:w="1419"/>
        <w:gridCol w:w="1134"/>
        <w:gridCol w:w="2340"/>
      </w:tblGrid>
      <w:tr w14:paraId="0D9AD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FFCC99"/>
            <w:vAlign w:val="center"/>
          </w:tcPr>
          <w:p w14:paraId="3B35436E">
            <w:pPr>
              <w:rPr>
                <w:rFonts w:ascii="宋体" w:hAnsi="宋体" w:cs="Arial"/>
                <w:b/>
                <w:sz w:val="21"/>
                <w:szCs w:val="21"/>
              </w:rPr>
            </w:pPr>
            <w:r>
              <w:rPr>
                <w:rFonts w:ascii="宋体" w:hAnsi="宋体" w:cs="Arial"/>
                <w:b/>
                <w:sz w:val="21"/>
                <w:szCs w:val="21"/>
              </w:rPr>
              <w:t>序号</w:t>
            </w:r>
          </w:p>
        </w:tc>
        <w:tc>
          <w:tcPr>
            <w:tcW w:w="1700" w:type="dxa"/>
            <w:shd w:val="clear" w:color="auto" w:fill="FFCC99"/>
            <w:vAlign w:val="center"/>
          </w:tcPr>
          <w:p w14:paraId="7B2C99CB">
            <w:pPr>
              <w:rPr>
                <w:rFonts w:ascii="宋体" w:hAnsi="宋体" w:cs="Arial"/>
                <w:b/>
                <w:sz w:val="21"/>
                <w:szCs w:val="21"/>
              </w:rPr>
            </w:pPr>
            <w:r>
              <w:rPr>
                <w:rFonts w:ascii="宋体" w:hAnsi="宋体" w:cs="Arial"/>
                <w:b/>
                <w:sz w:val="21"/>
                <w:szCs w:val="21"/>
              </w:rPr>
              <w:t>名称</w:t>
            </w:r>
          </w:p>
        </w:tc>
        <w:tc>
          <w:tcPr>
            <w:tcW w:w="1275" w:type="dxa"/>
            <w:shd w:val="clear" w:color="auto" w:fill="FFCC99"/>
            <w:vAlign w:val="center"/>
          </w:tcPr>
          <w:p w14:paraId="28E68611">
            <w:pPr>
              <w:rPr>
                <w:rFonts w:ascii="宋体" w:hAnsi="宋体" w:cs="Arial"/>
                <w:b/>
                <w:sz w:val="21"/>
                <w:szCs w:val="21"/>
              </w:rPr>
            </w:pPr>
            <w:r>
              <w:rPr>
                <w:rFonts w:ascii="宋体" w:hAnsi="宋体" w:cs="Arial"/>
                <w:b/>
                <w:sz w:val="21"/>
                <w:szCs w:val="21"/>
              </w:rPr>
              <w:t>输入</w:t>
            </w:r>
            <w:r>
              <w:rPr>
                <w:rFonts w:hint="eastAsia" w:ascii="宋体" w:hAnsi="宋体" w:cs="Arial"/>
                <w:b/>
                <w:sz w:val="21"/>
                <w:szCs w:val="21"/>
              </w:rPr>
              <w:t>/输出</w:t>
            </w:r>
          </w:p>
        </w:tc>
        <w:tc>
          <w:tcPr>
            <w:tcW w:w="851" w:type="dxa"/>
            <w:shd w:val="clear" w:color="auto" w:fill="FFCC99"/>
            <w:vAlign w:val="center"/>
          </w:tcPr>
          <w:p w14:paraId="31104C0B">
            <w:pPr>
              <w:rPr>
                <w:rFonts w:ascii="宋体" w:hAnsi="宋体" w:cs="Arial"/>
                <w:b/>
                <w:sz w:val="21"/>
                <w:szCs w:val="21"/>
              </w:rPr>
            </w:pPr>
            <w:r>
              <w:rPr>
                <w:rFonts w:ascii="宋体" w:hAnsi="宋体" w:cs="Arial"/>
                <w:b/>
                <w:sz w:val="21"/>
                <w:szCs w:val="21"/>
              </w:rPr>
              <w:t>缺省值</w:t>
            </w:r>
          </w:p>
        </w:tc>
        <w:tc>
          <w:tcPr>
            <w:tcW w:w="1419" w:type="dxa"/>
            <w:shd w:val="clear" w:color="auto" w:fill="FFCC99"/>
            <w:vAlign w:val="center"/>
          </w:tcPr>
          <w:p w14:paraId="25D6DA57">
            <w:pPr>
              <w:rPr>
                <w:rFonts w:ascii="宋体" w:hAnsi="宋体" w:cs="Arial"/>
                <w:b/>
                <w:sz w:val="21"/>
                <w:szCs w:val="21"/>
              </w:rPr>
            </w:pPr>
            <w:r>
              <w:rPr>
                <w:rFonts w:hint="eastAsia" w:ascii="宋体" w:hAnsi="宋体" w:cs="Arial"/>
                <w:b/>
                <w:sz w:val="21"/>
                <w:szCs w:val="21"/>
              </w:rPr>
              <w:t>类型/长度</w:t>
            </w:r>
          </w:p>
        </w:tc>
        <w:tc>
          <w:tcPr>
            <w:tcW w:w="1134" w:type="dxa"/>
            <w:shd w:val="clear" w:color="auto" w:fill="FFCC99"/>
            <w:vAlign w:val="center"/>
          </w:tcPr>
          <w:p w14:paraId="443B45B1">
            <w:pPr>
              <w:rPr>
                <w:rFonts w:ascii="宋体" w:hAnsi="宋体" w:cs="Arial"/>
                <w:b/>
                <w:sz w:val="21"/>
                <w:szCs w:val="21"/>
              </w:rPr>
            </w:pPr>
            <w:r>
              <w:rPr>
                <w:rFonts w:hint="eastAsia" w:ascii="宋体" w:hAnsi="宋体" w:cs="Arial"/>
                <w:b/>
                <w:sz w:val="21"/>
                <w:szCs w:val="21"/>
              </w:rPr>
              <w:t>是否必输</w:t>
            </w:r>
          </w:p>
        </w:tc>
        <w:tc>
          <w:tcPr>
            <w:tcW w:w="2340" w:type="dxa"/>
            <w:shd w:val="clear" w:color="auto" w:fill="FFCC99"/>
            <w:vAlign w:val="center"/>
          </w:tcPr>
          <w:p w14:paraId="3941514D">
            <w:pPr>
              <w:rPr>
                <w:rFonts w:ascii="宋体" w:hAnsi="宋体" w:cs="Arial"/>
                <w:b/>
                <w:sz w:val="21"/>
                <w:szCs w:val="21"/>
              </w:rPr>
            </w:pPr>
            <w:r>
              <w:rPr>
                <w:rFonts w:ascii="宋体" w:hAnsi="宋体" w:cs="Arial"/>
                <w:b/>
                <w:sz w:val="21"/>
                <w:szCs w:val="21"/>
              </w:rPr>
              <w:t>备注</w:t>
            </w:r>
          </w:p>
        </w:tc>
      </w:tr>
      <w:tr w14:paraId="26ECE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675" w:type="dxa"/>
            <w:vAlign w:val="center"/>
          </w:tcPr>
          <w:p w14:paraId="586BA152">
            <w:pPr>
              <w:numPr>
                <w:ilvl w:val="0"/>
                <w:numId w:val="121"/>
              </w:numPr>
              <w:jc w:val="center"/>
              <w:rPr>
                <w:rFonts w:ascii="宋体" w:hAnsi="宋体"/>
                <w:sz w:val="21"/>
                <w:szCs w:val="21"/>
              </w:rPr>
            </w:pPr>
          </w:p>
        </w:tc>
        <w:tc>
          <w:tcPr>
            <w:tcW w:w="1700" w:type="dxa"/>
          </w:tcPr>
          <w:p w14:paraId="11B1A252">
            <w:pPr>
              <w:rPr>
                <w:rFonts w:ascii="宋体" w:hAnsi="宋体" w:cs="Arial"/>
                <w:sz w:val="21"/>
                <w:szCs w:val="21"/>
              </w:rPr>
            </w:pPr>
            <w:r>
              <w:rPr>
                <w:rFonts w:hint="eastAsia" w:ascii="宋体" w:hAnsi="宋体" w:cs="Arial"/>
                <w:sz w:val="21"/>
                <w:szCs w:val="21"/>
              </w:rPr>
              <w:t>子账户</w:t>
            </w:r>
          </w:p>
        </w:tc>
        <w:tc>
          <w:tcPr>
            <w:tcW w:w="1275" w:type="dxa"/>
            <w:vAlign w:val="center"/>
          </w:tcPr>
          <w:p w14:paraId="492B2398">
            <w:pPr>
              <w:jc w:val="center"/>
              <w:rPr>
                <w:rFonts w:ascii="宋体" w:hAnsi="宋体" w:cs="Arial"/>
                <w:sz w:val="21"/>
                <w:szCs w:val="21"/>
              </w:rPr>
            </w:pPr>
            <w:r>
              <w:rPr>
                <w:rFonts w:hint="eastAsia" w:ascii="宋体" w:hAnsi="宋体" w:cs="Arial"/>
                <w:sz w:val="21"/>
                <w:szCs w:val="21"/>
              </w:rPr>
              <w:t>文本</w:t>
            </w:r>
          </w:p>
        </w:tc>
        <w:tc>
          <w:tcPr>
            <w:tcW w:w="851" w:type="dxa"/>
            <w:vAlign w:val="center"/>
          </w:tcPr>
          <w:p w14:paraId="242A1DD7">
            <w:pPr>
              <w:jc w:val="center"/>
              <w:rPr>
                <w:rFonts w:ascii="宋体" w:hAnsi="宋体" w:cs="Arial"/>
                <w:sz w:val="21"/>
                <w:szCs w:val="21"/>
              </w:rPr>
            </w:pPr>
          </w:p>
        </w:tc>
        <w:tc>
          <w:tcPr>
            <w:tcW w:w="1419" w:type="dxa"/>
            <w:vAlign w:val="center"/>
          </w:tcPr>
          <w:p w14:paraId="4F7695C8">
            <w:pPr>
              <w:jc w:val="center"/>
              <w:rPr>
                <w:rFonts w:ascii="宋体" w:hAnsi="宋体" w:cs="Arial"/>
                <w:sz w:val="21"/>
                <w:szCs w:val="21"/>
              </w:rPr>
            </w:pPr>
          </w:p>
        </w:tc>
        <w:tc>
          <w:tcPr>
            <w:tcW w:w="1134" w:type="dxa"/>
            <w:vAlign w:val="center"/>
          </w:tcPr>
          <w:p w14:paraId="24151F59">
            <w:pPr>
              <w:jc w:val="center"/>
              <w:rPr>
                <w:rFonts w:ascii="宋体" w:hAnsi="宋体" w:cs="Arial"/>
                <w:sz w:val="21"/>
                <w:szCs w:val="21"/>
              </w:rPr>
            </w:pPr>
          </w:p>
        </w:tc>
        <w:tc>
          <w:tcPr>
            <w:tcW w:w="2340" w:type="dxa"/>
            <w:shd w:val="clear" w:color="auto" w:fill="auto"/>
            <w:vAlign w:val="center"/>
          </w:tcPr>
          <w:p w14:paraId="0B3C518A">
            <w:pPr>
              <w:jc w:val="center"/>
              <w:rPr>
                <w:rFonts w:ascii="宋体" w:hAnsi="宋体" w:cs="Arial"/>
                <w:sz w:val="21"/>
                <w:szCs w:val="21"/>
              </w:rPr>
            </w:pPr>
          </w:p>
        </w:tc>
      </w:tr>
      <w:tr w14:paraId="3D2C8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675" w:type="dxa"/>
            <w:vAlign w:val="center"/>
          </w:tcPr>
          <w:p w14:paraId="6BD36363">
            <w:pPr>
              <w:numPr>
                <w:ilvl w:val="0"/>
                <w:numId w:val="121"/>
              </w:numPr>
              <w:jc w:val="center"/>
              <w:rPr>
                <w:rFonts w:ascii="宋体" w:hAnsi="宋体"/>
                <w:sz w:val="21"/>
                <w:szCs w:val="21"/>
              </w:rPr>
            </w:pPr>
          </w:p>
        </w:tc>
        <w:tc>
          <w:tcPr>
            <w:tcW w:w="1700" w:type="dxa"/>
          </w:tcPr>
          <w:p w14:paraId="2D435720">
            <w:pPr>
              <w:rPr>
                <w:rFonts w:ascii="宋体" w:hAnsi="宋体" w:cs="Arial"/>
                <w:sz w:val="21"/>
                <w:szCs w:val="21"/>
              </w:rPr>
            </w:pPr>
            <w:r>
              <w:rPr>
                <w:rFonts w:hint="eastAsia" w:ascii="宋体" w:hAnsi="宋体" w:cs="Arial"/>
                <w:sz w:val="21"/>
                <w:szCs w:val="21"/>
              </w:rPr>
              <w:t>币种</w:t>
            </w:r>
          </w:p>
        </w:tc>
        <w:tc>
          <w:tcPr>
            <w:tcW w:w="1275" w:type="dxa"/>
            <w:vAlign w:val="center"/>
          </w:tcPr>
          <w:p w14:paraId="275A095D">
            <w:pPr>
              <w:jc w:val="center"/>
              <w:rPr>
                <w:rFonts w:ascii="宋体" w:hAnsi="宋体" w:cs="Arial"/>
                <w:sz w:val="21"/>
                <w:szCs w:val="21"/>
              </w:rPr>
            </w:pPr>
            <w:r>
              <w:rPr>
                <w:rFonts w:hint="eastAsia" w:ascii="宋体" w:hAnsi="宋体" w:cs="Arial"/>
                <w:sz w:val="21"/>
                <w:szCs w:val="21"/>
              </w:rPr>
              <w:t>文本</w:t>
            </w:r>
          </w:p>
        </w:tc>
        <w:tc>
          <w:tcPr>
            <w:tcW w:w="851" w:type="dxa"/>
            <w:vAlign w:val="center"/>
          </w:tcPr>
          <w:p w14:paraId="425894A7">
            <w:pPr>
              <w:jc w:val="center"/>
              <w:rPr>
                <w:rFonts w:ascii="宋体" w:hAnsi="宋体" w:cs="Arial"/>
                <w:sz w:val="21"/>
                <w:szCs w:val="21"/>
              </w:rPr>
            </w:pPr>
          </w:p>
        </w:tc>
        <w:tc>
          <w:tcPr>
            <w:tcW w:w="1419" w:type="dxa"/>
            <w:vAlign w:val="center"/>
          </w:tcPr>
          <w:p w14:paraId="290255AE">
            <w:pPr>
              <w:jc w:val="center"/>
              <w:rPr>
                <w:rFonts w:ascii="宋体" w:hAnsi="宋体" w:cs="Arial"/>
                <w:sz w:val="21"/>
                <w:szCs w:val="21"/>
              </w:rPr>
            </w:pPr>
          </w:p>
        </w:tc>
        <w:tc>
          <w:tcPr>
            <w:tcW w:w="1134" w:type="dxa"/>
            <w:vAlign w:val="center"/>
          </w:tcPr>
          <w:p w14:paraId="6743565C">
            <w:pPr>
              <w:jc w:val="center"/>
              <w:rPr>
                <w:rFonts w:ascii="宋体" w:hAnsi="宋体" w:cs="Arial"/>
                <w:sz w:val="21"/>
                <w:szCs w:val="21"/>
              </w:rPr>
            </w:pPr>
          </w:p>
        </w:tc>
        <w:tc>
          <w:tcPr>
            <w:tcW w:w="2340" w:type="dxa"/>
            <w:shd w:val="clear" w:color="auto" w:fill="auto"/>
            <w:vAlign w:val="center"/>
          </w:tcPr>
          <w:p w14:paraId="5ECF3B06">
            <w:pPr>
              <w:jc w:val="center"/>
              <w:rPr>
                <w:rFonts w:ascii="宋体" w:hAnsi="宋体" w:cs="Arial"/>
                <w:sz w:val="21"/>
                <w:szCs w:val="21"/>
              </w:rPr>
            </w:pPr>
          </w:p>
        </w:tc>
      </w:tr>
      <w:tr w14:paraId="52C32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17F6605A">
            <w:pPr>
              <w:numPr>
                <w:ilvl w:val="0"/>
                <w:numId w:val="121"/>
              </w:numPr>
              <w:jc w:val="center"/>
              <w:rPr>
                <w:rFonts w:ascii="宋体" w:hAnsi="宋体"/>
                <w:sz w:val="21"/>
                <w:szCs w:val="21"/>
              </w:rPr>
            </w:pPr>
          </w:p>
        </w:tc>
        <w:tc>
          <w:tcPr>
            <w:tcW w:w="1700" w:type="dxa"/>
          </w:tcPr>
          <w:p w14:paraId="22A5B87D">
            <w:pPr>
              <w:rPr>
                <w:rFonts w:ascii="宋体" w:hAnsi="宋体" w:cs="Arial"/>
                <w:sz w:val="21"/>
                <w:szCs w:val="21"/>
              </w:rPr>
            </w:pPr>
            <w:r>
              <w:rPr>
                <w:rFonts w:hint="eastAsia" w:ascii="宋体" w:hAnsi="宋体" w:cs="Arial"/>
                <w:sz w:val="21"/>
                <w:szCs w:val="21"/>
              </w:rPr>
              <w:t>储种</w:t>
            </w:r>
          </w:p>
        </w:tc>
        <w:tc>
          <w:tcPr>
            <w:tcW w:w="1275" w:type="dxa"/>
            <w:vAlign w:val="center"/>
          </w:tcPr>
          <w:p w14:paraId="72CEF9D6">
            <w:pPr>
              <w:jc w:val="center"/>
              <w:rPr>
                <w:rFonts w:ascii="宋体" w:hAnsi="宋体" w:cs="Arial"/>
                <w:sz w:val="21"/>
                <w:szCs w:val="21"/>
              </w:rPr>
            </w:pPr>
            <w:r>
              <w:rPr>
                <w:rFonts w:hint="eastAsia" w:ascii="宋体" w:hAnsi="宋体" w:cs="Arial"/>
                <w:sz w:val="21"/>
                <w:szCs w:val="21"/>
              </w:rPr>
              <w:t>文本</w:t>
            </w:r>
          </w:p>
        </w:tc>
        <w:tc>
          <w:tcPr>
            <w:tcW w:w="851" w:type="dxa"/>
            <w:vAlign w:val="center"/>
          </w:tcPr>
          <w:p w14:paraId="13EA6DBE">
            <w:pPr>
              <w:jc w:val="center"/>
              <w:rPr>
                <w:rFonts w:ascii="宋体" w:hAnsi="宋体" w:cs="Arial"/>
                <w:sz w:val="21"/>
                <w:szCs w:val="21"/>
              </w:rPr>
            </w:pPr>
          </w:p>
        </w:tc>
        <w:tc>
          <w:tcPr>
            <w:tcW w:w="1419" w:type="dxa"/>
            <w:vAlign w:val="center"/>
          </w:tcPr>
          <w:p w14:paraId="38D65667">
            <w:pPr>
              <w:jc w:val="center"/>
              <w:rPr>
                <w:rFonts w:ascii="宋体" w:hAnsi="宋体"/>
                <w:sz w:val="21"/>
                <w:szCs w:val="21"/>
              </w:rPr>
            </w:pPr>
          </w:p>
        </w:tc>
        <w:tc>
          <w:tcPr>
            <w:tcW w:w="1134" w:type="dxa"/>
            <w:vAlign w:val="center"/>
          </w:tcPr>
          <w:p w14:paraId="0C28D17F">
            <w:pPr>
              <w:jc w:val="center"/>
              <w:rPr>
                <w:rFonts w:ascii="宋体" w:hAnsi="宋体" w:cs="Arial"/>
                <w:sz w:val="21"/>
                <w:szCs w:val="21"/>
              </w:rPr>
            </w:pPr>
          </w:p>
        </w:tc>
        <w:tc>
          <w:tcPr>
            <w:tcW w:w="2340" w:type="dxa"/>
            <w:shd w:val="clear" w:color="auto" w:fill="auto"/>
            <w:vAlign w:val="center"/>
          </w:tcPr>
          <w:p w14:paraId="0AF9D94F">
            <w:pPr>
              <w:jc w:val="center"/>
              <w:rPr>
                <w:rFonts w:ascii="宋体" w:hAnsi="宋体" w:cs="Arial"/>
                <w:sz w:val="21"/>
                <w:szCs w:val="21"/>
              </w:rPr>
            </w:pPr>
          </w:p>
        </w:tc>
      </w:tr>
      <w:tr w14:paraId="69007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51AF1580">
            <w:pPr>
              <w:numPr>
                <w:ilvl w:val="0"/>
                <w:numId w:val="121"/>
              </w:numPr>
              <w:jc w:val="center"/>
              <w:rPr>
                <w:rFonts w:ascii="宋体" w:hAnsi="宋体"/>
                <w:sz w:val="21"/>
                <w:szCs w:val="21"/>
              </w:rPr>
            </w:pPr>
          </w:p>
        </w:tc>
        <w:tc>
          <w:tcPr>
            <w:tcW w:w="1700" w:type="dxa"/>
          </w:tcPr>
          <w:p w14:paraId="7C3569EB">
            <w:pPr>
              <w:rPr>
                <w:rFonts w:ascii="宋体" w:hAnsi="宋体" w:cs="Arial"/>
                <w:sz w:val="21"/>
                <w:szCs w:val="21"/>
              </w:rPr>
            </w:pPr>
            <w:r>
              <w:rPr>
                <w:rFonts w:hint="eastAsia" w:ascii="宋体" w:hAnsi="宋体" w:cs="Arial"/>
                <w:sz w:val="21"/>
                <w:szCs w:val="21"/>
              </w:rPr>
              <w:t>存期</w:t>
            </w:r>
          </w:p>
        </w:tc>
        <w:tc>
          <w:tcPr>
            <w:tcW w:w="1275" w:type="dxa"/>
            <w:vAlign w:val="center"/>
          </w:tcPr>
          <w:p w14:paraId="2C3C054E">
            <w:pPr>
              <w:jc w:val="center"/>
              <w:rPr>
                <w:rFonts w:ascii="宋体" w:hAnsi="宋体" w:cs="Arial"/>
                <w:sz w:val="21"/>
                <w:szCs w:val="21"/>
              </w:rPr>
            </w:pPr>
            <w:r>
              <w:rPr>
                <w:rFonts w:hint="eastAsia" w:ascii="宋体" w:hAnsi="宋体" w:cs="Arial"/>
                <w:sz w:val="21"/>
                <w:szCs w:val="21"/>
              </w:rPr>
              <w:t>文本</w:t>
            </w:r>
          </w:p>
        </w:tc>
        <w:tc>
          <w:tcPr>
            <w:tcW w:w="851" w:type="dxa"/>
            <w:vAlign w:val="center"/>
          </w:tcPr>
          <w:p w14:paraId="5D3A94B3">
            <w:pPr>
              <w:jc w:val="center"/>
              <w:rPr>
                <w:rFonts w:ascii="宋体" w:hAnsi="宋体" w:cs="Arial"/>
                <w:sz w:val="21"/>
                <w:szCs w:val="21"/>
              </w:rPr>
            </w:pPr>
          </w:p>
        </w:tc>
        <w:tc>
          <w:tcPr>
            <w:tcW w:w="1419" w:type="dxa"/>
            <w:vAlign w:val="center"/>
          </w:tcPr>
          <w:p w14:paraId="2AAAE793">
            <w:pPr>
              <w:jc w:val="center"/>
              <w:rPr>
                <w:rFonts w:ascii="宋体" w:hAnsi="宋体"/>
                <w:sz w:val="21"/>
                <w:szCs w:val="21"/>
              </w:rPr>
            </w:pPr>
          </w:p>
        </w:tc>
        <w:tc>
          <w:tcPr>
            <w:tcW w:w="1134" w:type="dxa"/>
            <w:vAlign w:val="center"/>
          </w:tcPr>
          <w:p w14:paraId="5F88B18F">
            <w:pPr>
              <w:jc w:val="center"/>
              <w:rPr>
                <w:rFonts w:ascii="宋体" w:hAnsi="宋体" w:cs="Arial"/>
                <w:sz w:val="21"/>
                <w:szCs w:val="21"/>
              </w:rPr>
            </w:pPr>
          </w:p>
        </w:tc>
        <w:tc>
          <w:tcPr>
            <w:tcW w:w="2340" w:type="dxa"/>
            <w:shd w:val="clear" w:color="auto" w:fill="auto"/>
            <w:vAlign w:val="center"/>
          </w:tcPr>
          <w:p w14:paraId="3F27CAA8">
            <w:pPr>
              <w:jc w:val="center"/>
              <w:rPr>
                <w:rFonts w:ascii="宋体" w:hAnsi="宋体" w:cs="Arial"/>
                <w:sz w:val="21"/>
                <w:szCs w:val="21"/>
              </w:rPr>
            </w:pPr>
          </w:p>
        </w:tc>
      </w:tr>
      <w:tr w14:paraId="01E78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1E57FFE9">
            <w:pPr>
              <w:numPr>
                <w:ilvl w:val="0"/>
                <w:numId w:val="121"/>
              </w:numPr>
              <w:jc w:val="center"/>
              <w:rPr>
                <w:rFonts w:ascii="宋体" w:hAnsi="宋体"/>
                <w:sz w:val="21"/>
                <w:szCs w:val="21"/>
              </w:rPr>
            </w:pPr>
          </w:p>
        </w:tc>
        <w:tc>
          <w:tcPr>
            <w:tcW w:w="1700" w:type="dxa"/>
          </w:tcPr>
          <w:p w14:paraId="431EB702">
            <w:pPr>
              <w:rPr>
                <w:rFonts w:ascii="宋体" w:hAnsi="宋体" w:cs="Arial"/>
                <w:sz w:val="21"/>
                <w:szCs w:val="21"/>
              </w:rPr>
            </w:pPr>
            <w:r>
              <w:rPr>
                <w:rFonts w:hint="eastAsia" w:ascii="宋体" w:hAnsi="宋体" w:cs="Arial"/>
                <w:sz w:val="21"/>
                <w:szCs w:val="21"/>
              </w:rPr>
              <w:t>利率</w:t>
            </w:r>
          </w:p>
        </w:tc>
        <w:tc>
          <w:tcPr>
            <w:tcW w:w="1275" w:type="dxa"/>
            <w:vAlign w:val="center"/>
          </w:tcPr>
          <w:p w14:paraId="191EAD42">
            <w:pPr>
              <w:jc w:val="center"/>
              <w:rPr>
                <w:rFonts w:ascii="宋体" w:hAnsi="宋体" w:cs="Arial"/>
                <w:sz w:val="21"/>
                <w:szCs w:val="21"/>
              </w:rPr>
            </w:pPr>
            <w:r>
              <w:rPr>
                <w:rFonts w:hint="eastAsia" w:ascii="宋体" w:hAnsi="宋体" w:cs="Arial"/>
                <w:sz w:val="21"/>
                <w:szCs w:val="21"/>
              </w:rPr>
              <w:t>文本</w:t>
            </w:r>
          </w:p>
        </w:tc>
        <w:tc>
          <w:tcPr>
            <w:tcW w:w="851" w:type="dxa"/>
            <w:vAlign w:val="center"/>
          </w:tcPr>
          <w:p w14:paraId="6813A75C">
            <w:pPr>
              <w:jc w:val="center"/>
              <w:rPr>
                <w:rFonts w:ascii="宋体" w:hAnsi="宋体" w:cs="Arial"/>
                <w:sz w:val="21"/>
                <w:szCs w:val="21"/>
              </w:rPr>
            </w:pPr>
          </w:p>
        </w:tc>
        <w:tc>
          <w:tcPr>
            <w:tcW w:w="1419" w:type="dxa"/>
            <w:vAlign w:val="center"/>
          </w:tcPr>
          <w:p w14:paraId="0C8B5B92">
            <w:pPr>
              <w:jc w:val="center"/>
              <w:rPr>
                <w:rFonts w:ascii="宋体" w:hAnsi="宋体"/>
                <w:sz w:val="21"/>
                <w:szCs w:val="21"/>
              </w:rPr>
            </w:pPr>
          </w:p>
        </w:tc>
        <w:tc>
          <w:tcPr>
            <w:tcW w:w="1134" w:type="dxa"/>
            <w:vAlign w:val="center"/>
          </w:tcPr>
          <w:p w14:paraId="7FBBDB78">
            <w:pPr>
              <w:jc w:val="center"/>
              <w:rPr>
                <w:rFonts w:ascii="宋体" w:hAnsi="宋体" w:cs="Arial"/>
                <w:sz w:val="21"/>
                <w:szCs w:val="21"/>
              </w:rPr>
            </w:pPr>
          </w:p>
        </w:tc>
        <w:tc>
          <w:tcPr>
            <w:tcW w:w="2340" w:type="dxa"/>
            <w:shd w:val="clear" w:color="auto" w:fill="auto"/>
            <w:vAlign w:val="center"/>
          </w:tcPr>
          <w:p w14:paraId="74DE371C">
            <w:pPr>
              <w:jc w:val="center"/>
              <w:rPr>
                <w:rFonts w:ascii="宋体" w:hAnsi="宋体" w:cs="Arial"/>
                <w:sz w:val="21"/>
                <w:szCs w:val="21"/>
              </w:rPr>
            </w:pPr>
          </w:p>
        </w:tc>
      </w:tr>
      <w:tr w14:paraId="43144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675" w:type="dxa"/>
            <w:vAlign w:val="center"/>
          </w:tcPr>
          <w:p w14:paraId="65229D24">
            <w:pPr>
              <w:numPr>
                <w:ilvl w:val="0"/>
                <w:numId w:val="121"/>
              </w:numPr>
              <w:jc w:val="center"/>
              <w:rPr>
                <w:rFonts w:ascii="宋体" w:hAnsi="宋体"/>
                <w:sz w:val="21"/>
                <w:szCs w:val="21"/>
              </w:rPr>
            </w:pPr>
          </w:p>
        </w:tc>
        <w:tc>
          <w:tcPr>
            <w:tcW w:w="1700" w:type="dxa"/>
          </w:tcPr>
          <w:p w14:paraId="7AE1AB5A">
            <w:pPr>
              <w:rPr>
                <w:rFonts w:ascii="宋体" w:hAnsi="宋体" w:cs="Arial"/>
                <w:sz w:val="21"/>
                <w:szCs w:val="21"/>
              </w:rPr>
            </w:pPr>
            <w:r>
              <w:rPr>
                <w:rFonts w:hint="eastAsia" w:ascii="宋体" w:hAnsi="宋体" w:cs="Arial"/>
                <w:sz w:val="21"/>
                <w:szCs w:val="21"/>
              </w:rPr>
              <w:t>起息日</w:t>
            </w:r>
          </w:p>
        </w:tc>
        <w:tc>
          <w:tcPr>
            <w:tcW w:w="1275" w:type="dxa"/>
            <w:vAlign w:val="center"/>
          </w:tcPr>
          <w:p w14:paraId="444264AF">
            <w:pPr>
              <w:jc w:val="center"/>
              <w:rPr>
                <w:rFonts w:ascii="宋体" w:hAnsi="宋体" w:cs="Arial"/>
                <w:sz w:val="21"/>
                <w:szCs w:val="21"/>
              </w:rPr>
            </w:pPr>
            <w:r>
              <w:rPr>
                <w:rFonts w:hint="eastAsia" w:ascii="宋体" w:hAnsi="宋体" w:cs="Arial"/>
                <w:sz w:val="21"/>
                <w:szCs w:val="21"/>
              </w:rPr>
              <w:t>文本</w:t>
            </w:r>
          </w:p>
        </w:tc>
        <w:tc>
          <w:tcPr>
            <w:tcW w:w="851" w:type="dxa"/>
            <w:vAlign w:val="center"/>
          </w:tcPr>
          <w:p w14:paraId="41CECB9F">
            <w:pPr>
              <w:jc w:val="center"/>
              <w:rPr>
                <w:rFonts w:ascii="宋体" w:hAnsi="宋体" w:cs="Arial"/>
                <w:sz w:val="21"/>
                <w:szCs w:val="21"/>
              </w:rPr>
            </w:pPr>
          </w:p>
        </w:tc>
        <w:tc>
          <w:tcPr>
            <w:tcW w:w="1419" w:type="dxa"/>
            <w:vAlign w:val="center"/>
          </w:tcPr>
          <w:p w14:paraId="4C3F1C38">
            <w:pPr>
              <w:jc w:val="center"/>
              <w:rPr>
                <w:rFonts w:ascii="宋体" w:hAnsi="宋体" w:cs="Arial"/>
                <w:sz w:val="21"/>
                <w:szCs w:val="21"/>
              </w:rPr>
            </w:pPr>
          </w:p>
        </w:tc>
        <w:tc>
          <w:tcPr>
            <w:tcW w:w="1134" w:type="dxa"/>
            <w:vAlign w:val="center"/>
          </w:tcPr>
          <w:p w14:paraId="530671A5">
            <w:pPr>
              <w:jc w:val="center"/>
              <w:rPr>
                <w:rFonts w:ascii="宋体" w:hAnsi="宋体" w:cs="Arial"/>
                <w:sz w:val="21"/>
                <w:szCs w:val="21"/>
              </w:rPr>
            </w:pPr>
          </w:p>
        </w:tc>
        <w:tc>
          <w:tcPr>
            <w:tcW w:w="2340" w:type="dxa"/>
            <w:shd w:val="clear" w:color="auto" w:fill="auto"/>
            <w:vAlign w:val="center"/>
          </w:tcPr>
          <w:p w14:paraId="2D463B20">
            <w:pPr>
              <w:jc w:val="center"/>
              <w:rPr>
                <w:rFonts w:ascii="宋体" w:hAnsi="宋体" w:cs="Arial"/>
                <w:sz w:val="21"/>
                <w:szCs w:val="21"/>
              </w:rPr>
            </w:pPr>
          </w:p>
        </w:tc>
      </w:tr>
      <w:tr w14:paraId="11E4C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1C8F38C8">
            <w:pPr>
              <w:numPr>
                <w:ilvl w:val="0"/>
                <w:numId w:val="121"/>
              </w:numPr>
              <w:jc w:val="center"/>
              <w:rPr>
                <w:rFonts w:ascii="宋体" w:hAnsi="宋体"/>
                <w:sz w:val="21"/>
                <w:szCs w:val="21"/>
              </w:rPr>
            </w:pPr>
          </w:p>
        </w:tc>
        <w:tc>
          <w:tcPr>
            <w:tcW w:w="1700" w:type="dxa"/>
          </w:tcPr>
          <w:p w14:paraId="2DBFAAA9">
            <w:pPr>
              <w:rPr>
                <w:rFonts w:ascii="宋体" w:hAnsi="宋体" w:cs="Arial"/>
                <w:sz w:val="21"/>
                <w:szCs w:val="21"/>
              </w:rPr>
            </w:pPr>
            <w:r>
              <w:rPr>
                <w:rFonts w:hint="eastAsia" w:ascii="宋体" w:hAnsi="宋体" w:cs="Arial"/>
                <w:sz w:val="21"/>
                <w:szCs w:val="21"/>
              </w:rPr>
              <w:t>到期日</w:t>
            </w:r>
          </w:p>
        </w:tc>
        <w:tc>
          <w:tcPr>
            <w:tcW w:w="1275" w:type="dxa"/>
            <w:vAlign w:val="center"/>
          </w:tcPr>
          <w:p w14:paraId="6FE6B3EA">
            <w:pPr>
              <w:jc w:val="center"/>
              <w:rPr>
                <w:rFonts w:ascii="宋体" w:hAnsi="宋体" w:cs="Arial"/>
                <w:sz w:val="21"/>
                <w:szCs w:val="21"/>
              </w:rPr>
            </w:pPr>
            <w:r>
              <w:rPr>
                <w:rFonts w:hint="eastAsia" w:ascii="宋体" w:hAnsi="宋体" w:cs="Arial"/>
                <w:sz w:val="21"/>
                <w:szCs w:val="21"/>
              </w:rPr>
              <w:t>文本</w:t>
            </w:r>
          </w:p>
        </w:tc>
        <w:tc>
          <w:tcPr>
            <w:tcW w:w="851" w:type="dxa"/>
            <w:vAlign w:val="center"/>
          </w:tcPr>
          <w:p w14:paraId="5CB23379">
            <w:pPr>
              <w:jc w:val="center"/>
              <w:rPr>
                <w:rFonts w:ascii="宋体" w:hAnsi="宋体" w:cs="Arial"/>
                <w:sz w:val="21"/>
                <w:szCs w:val="21"/>
              </w:rPr>
            </w:pPr>
          </w:p>
        </w:tc>
        <w:tc>
          <w:tcPr>
            <w:tcW w:w="1419" w:type="dxa"/>
            <w:vAlign w:val="center"/>
          </w:tcPr>
          <w:p w14:paraId="67D12B1B">
            <w:pPr>
              <w:jc w:val="center"/>
              <w:rPr>
                <w:rFonts w:ascii="宋体" w:hAnsi="宋体"/>
                <w:sz w:val="21"/>
                <w:szCs w:val="21"/>
              </w:rPr>
            </w:pPr>
          </w:p>
        </w:tc>
        <w:tc>
          <w:tcPr>
            <w:tcW w:w="1134" w:type="dxa"/>
            <w:vAlign w:val="center"/>
          </w:tcPr>
          <w:p w14:paraId="27735377">
            <w:pPr>
              <w:jc w:val="center"/>
              <w:rPr>
                <w:rFonts w:ascii="宋体" w:hAnsi="宋体" w:cs="Arial"/>
                <w:sz w:val="21"/>
                <w:szCs w:val="21"/>
              </w:rPr>
            </w:pPr>
          </w:p>
        </w:tc>
        <w:tc>
          <w:tcPr>
            <w:tcW w:w="2340" w:type="dxa"/>
            <w:shd w:val="clear" w:color="auto" w:fill="auto"/>
            <w:vAlign w:val="center"/>
          </w:tcPr>
          <w:p w14:paraId="51059878">
            <w:pPr>
              <w:jc w:val="center"/>
              <w:rPr>
                <w:rFonts w:ascii="宋体" w:hAnsi="宋体" w:cs="Arial"/>
                <w:sz w:val="21"/>
                <w:szCs w:val="21"/>
              </w:rPr>
            </w:pPr>
          </w:p>
        </w:tc>
      </w:tr>
      <w:tr w14:paraId="7E35A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4B4E7381">
            <w:pPr>
              <w:numPr>
                <w:ilvl w:val="0"/>
                <w:numId w:val="121"/>
              </w:numPr>
              <w:jc w:val="center"/>
              <w:rPr>
                <w:rFonts w:ascii="宋体" w:hAnsi="宋体"/>
                <w:sz w:val="21"/>
                <w:szCs w:val="21"/>
              </w:rPr>
            </w:pPr>
          </w:p>
        </w:tc>
        <w:tc>
          <w:tcPr>
            <w:tcW w:w="1700" w:type="dxa"/>
          </w:tcPr>
          <w:p w14:paraId="2C901E08">
            <w:pPr>
              <w:rPr>
                <w:rFonts w:ascii="宋体" w:hAnsi="宋体" w:cs="Arial"/>
                <w:sz w:val="21"/>
                <w:szCs w:val="21"/>
              </w:rPr>
            </w:pPr>
            <w:r>
              <w:rPr>
                <w:rFonts w:hint="eastAsia" w:ascii="宋体" w:hAnsi="宋体" w:cs="Arial"/>
                <w:sz w:val="21"/>
                <w:szCs w:val="21"/>
              </w:rPr>
              <w:t>金额</w:t>
            </w:r>
          </w:p>
        </w:tc>
        <w:tc>
          <w:tcPr>
            <w:tcW w:w="1275" w:type="dxa"/>
            <w:vAlign w:val="center"/>
          </w:tcPr>
          <w:p w14:paraId="5FC37DCC">
            <w:pPr>
              <w:jc w:val="center"/>
              <w:rPr>
                <w:rFonts w:ascii="宋体" w:hAnsi="宋体" w:cs="Arial"/>
                <w:sz w:val="21"/>
                <w:szCs w:val="21"/>
              </w:rPr>
            </w:pPr>
            <w:r>
              <w:rPr>
                <w:rFonts w:hint="eastAsia" w:ascii="宋体" w:hAnsi="宋体" w:cs="Arial"/>
                <w:sz w:val="21"/>
                <w:szCs w:val="21"/>
              </w:rPr>
              <w:t>文本</w:t>
            </w:r>
          </w:p>
        </w:tc>
        <w:tc>
          <w:tcPr>
            <w:tcW w:w="851" w:type="dxa"/>
            <w:vAlign w:val="center"/>
          </w:tcPr>
          <w:p w14:paraId="6D29D0BB">
            <w:pPr>
              <w:jc w:val="center"/>
              <w:rPr>
                <w:rFonts w:ascii="宋体" w:hAnsi="宋体" w:cs="Arial"/>
                <w:sz w:val="21"/>
                <w:szCs w:val="21"/>
              </w:rPr>
            </w:pPr>
          </w:p>
        </w:tc>
        <w:tc>
          <w:tcPr>
            <w:tcW w:w="1419" w:type="dxa"/>
            <w:vAlign w:val="center"/>
          </w:tcPr>
          <w:p w14:paraId="3123BE9D">
            <w:pPr>
              <w:jc w:val="center"/>
              <w:rPr>
                <w:rFonts w:ascii="宋体" w:hAnsi="宋体"/>
                <w:sz w:val="21"/>
                <w:szCs w:val="21"/>
              </w:rPr>
            </w:pPr>
          </w:p>
        </w:tc>
        <w:tc>
          <w:tcPr>
            <w:tcW w:w="1134" w:type="dxa"/>
            <w:vAlign w:val="center"/>
          </w:tcPr>
          <w:p w14:paraId="369DA558">
            <w:pPr>
              <w:jc w:val="center"/>
              <w:rPr>
                <w:rFonts w:ascii="宋体" w:hAnsi="宋体" w:cs="Arial"/>
                <w:sz w:val="21"/>
                <w:szCs w:val="21"/>
              </w:rPr>
            </w:pPr>
          </w:p>
        </w:tc>
        <w:tc>
          <w:tcPr>
            <w:tcW w:w="2340" w:type="dxa"/>
            <w:shd w:val="clear" w:color="auto" w:fill="auto"/>
            <w:vAlign w:val="center"/>
          </w:tcPr>
          <w:p w14:paraId="072B84FD">
            <w:pPr>
              <w:jc w:val="center"/>
              <w:rPr>
                <w:rFonts w:ascii="宋体" w:hAnsi="宋体" w:cs="Arial"/>
                <w:sz w:val="21"/>
                <w:szCs w:val="21"/>
              </w:rPr>
            </w:pPr>
          </w:p>
        </w:tc>
      </w:tr>
      <w:tr w14:paraId="6F299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6AAC671D">
            <w:pPr>
              <w:numPr>
                <w:ilvl w:val="0"/>
                <w:numId w:val="121"/>
              </w:numPr>
              <w:jc w:val="center"/>
              <w:rPr>
                <w:rFonts w:ascii="宋体" w:hAnsi="宋体"/>
                <w:sz w:val="21"/>
                <w:szCs w:val="21"/>
              </w:rPr>
            </w:pPr>
          </w:p>
        </w:tc>
        <w:tc>
          <w:tcPr>
            <w:tcW w:w="1700" w:type="dxa"/>
          </w:tcPr>
          <w:p w14:paraId="7508C582">
            <w:pPr>
              <w:rPr>
                <w:rFonts w:ascii="宋体" w:hAnsi="宋体" w:cs="Arial"/>
                <w:sz w:val="21"/>
                <w:szCs w:val="21"/>
              </w:rPr>
            </w:pPr>
            <w:r>
              <w:rPr>
                <w:rFonts w:hint="eastAsia" w:ascii="宋体" w:hAnsi="宋体" w:cs="Arial"/>
                <w:sz w:val="21"/>
                <w:szCs w:val="21"/>
              </w:rPr>
              <w:t>账户状态</w:t>
            </w:r>
          </w:p>
        </w:tc>
        <w:tc>
          <w:tcPr>
            <w:tcW w:w="1275" w:type="dxa"/>
            <w:vAlign w:val="center"/>
          </w:tcPr>
          <w:p w14:paraId="43664F27">
            <w:pPr>
              <w:jc w:val="center"/>
              <w:rPr>
                <w:rFonts w:ascii="宋体" w:hAnsi="宋体" w:cs="Arial"/>
                <w:sz w:val="21"/>
                <w:szCs w:val="21"/>
              </w:rPr>
            </w:pPr>
            <w:r>
              <w:rPr>
                <w:rFonts w:hint="eastAsia" w:ascii="宋体" w:hAnsi="宋体" w:cs="Arial"/>
                <w:sz w:val="21"/>
                <w:szCs w:val="21"/>
              </w:rPr>
              <w:t>文本</w:t>
            </w:r>
          </w:p>
        </w:tc>
        <w:tc>
          <w:tcPr>
            <w:tcW w:w="851" w:type="dxa"/>
            <w:vAlign w:val="center"/>
          </w:tcPr>
          <w:p w14:paraId="2B479184">
            <w:pPr>
              <w:jc w:val="center"/>
              <w:rPr>
                <w:rFonts w:ascii="宋体" w:hAnsi="宋体" w:cs="Arial"/>
                <w:sz w:val="21"/>
                <w:szCs w:val="21"/>
              </w:rPr>
            </w:pPr>
          </w:p>
        </w:tc>
        <w:tc>
          <w:tcPr>
            <w:tcW w:w="1419" w:type="dxa"/>
            <w:vAlign w:val="center"/>
          </w:tcPr>
          <w:p w14:paraId="3E5C5A94">
            <w:pPr>
              <w:jc w:val="center"/>
              <w:rPr>
                <w:rFonts w:ascii="宋体" w:hAnsi="宋体"/>
                <w:sz w:val="21"/>
                <w:szCs w:val="21"/>
              </w:rPr>
            </w:pPr>
          </w:p>
        </w:tc>
        <w:tc>
          <w:tcPr>
            <w:tcW w:w="1134" w:type="dxa"/>
            <w:vAlign w:val="center"/>
          </w:tcPr>
          <w:p w14:paraId="4B716EE1">
            <w:pPr>
              <w:jc w:val="center"/>
              <w:rPr>
                <w:rFonts w:ascii="宋体" w:hAnsi="宋体" w:cs="Arial"/>
                <w:sz w:val="21"/>
                <w:szCs w:val="21"/>
              </w:rPr>
            </w:pPr>
          </w:p>
        </w:tc>
        <w:tc>
          <w:tcPr>
            <w:tcW w:w="2340" w:type="dxa"/>
            <w:shd w:val="clear" w:color="auto" w:fill="auto"/>
            <w:vAlign w:val="center"/>
          </w:tcPr>
          <w:p w14:paraId="4A022586">
            <w:pPr>
              <w:jc w:val="center"/>
              <w:rPr>
                <w:rFonts w:ascii="宋体" w:hAnsi="宋体" w:cs="Arial"/>
                <w:sz w:val="21"/>
                <w:szCs w:val="21"/>
              </w:rPr>
            </w:pPr>
          </w:p>
        </w:tc>
      </w:tr>
      <w:tr w14:paraId="6E783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65F449C8">
            <w:pPr>
              <w:numPr>
                <w:ilvl w:val="0"/>
                <w:numId w:val="121"/>
              </w:numPr>
              <w:jc w:val="center"/>
              <w:rPr>
                <w:rFonts w:ascii="宋体" w:hAnsi="宋体"/>
                <w:sz w:val="21"/>
                <w:szCs w:val="21"/>
              </w:rPr>
            </w:pPr>
          </w:p>
        </w:tc>
        <w:tc>
          <w:tcPr>
            <w:tcW w:w="1700" w:type="dxa"/>
          </w:tcPr>
          <w:p w14:paraId="5F18250B">
            <w:pPr>
              <w:rPr>
                <w:rFonts w:ascii="宋体" w:hAnsi="宋体" w:cs="Arial"/>
                <w:sz w:val="21"/>
                <w:szCs w:val="21"/>
              </w:rPr>
            </w:pPr>
            <w:r>
              <w:rPr>
                <w:rFonts w:hint="eastAsia" w:ascii="宋体" w:hAnsi="宋体" w:cs="Arial"/>
                <w:sz w:val="21"/>
                <w:szCs w:val="21"/>
              </w:rPr>
              <w:t>是否约转</w:t>
            </w:r>
          </w:p>
        </w:tc>
        <w:tc>
          <w:tcPr>
            <w:tcW w:w="1275" w:type="dxa"/>
            <w:vAlign w:val="center"/>
          </w:tcPr>
          <w:p w14:paraId="03DA6524">
            <w:pPr>
              <w:jc w:val="center"/>
              <w:rPr>
                <w:rFonts w:ascii="宋体" w:hAnsi="宋体" w:cs="Arial"/>
                <w:sz w:val="21"/>
                <w:szCs w:val="21"/>
              </w:rPr>
            </w:pPr>
            <w:r>
              <w:rPr>
                <w:rFonts w:hint="eastAsia" w:ascii="宋体" w:hAnsi="宋体" w:cs="Arial"/>
                <w:sz w:val="21"/>
                <w:szCs w:val="21"/>
              </w:rPr>
              <w:t>文本</w:t>
            </w:r>
          </w:p>
        </w:tc>
        <w:tc>
          <w:tcPr>
            <w:tcW w:w="851" w:type="dxa"/>
            <w:vAlign w:val="center"/>
          </w:tcPr>
          <w:p w14:paraId="1AD313D7">
            <w:pPr>
              <w:jc w:val="center"/>
              <w:rPr>
                <w:rFonts w:ascii="宋体" w:hAnsi="宋体" w:cs="Arial"/>
                <w:sz w:val="21"/>
                <w:szCs w:val="21"/>
              </w:rPr>
            </w:pPr>
          </w:p>
        </w:tc>
        <w:tc>
          <w:tcPr>
            <w:tcW w:w="1419" w:type="dxa"/>
            <w:vAlign w:val="center"/>
          </w:tcPr>
          <w:p w14:paraId="4C544FDA">
            <w:pPr>
              <w:jc w:val="center"/>
              <w:rPr>
                <w:rFonts w:ascii="宋体" w:hAnsi="宋体"/>
                <w:sz w:val="21"/>
                <w:szCs w:val="21"/>
              </w:rPr>
            </w:pPr>
          </w:p>
        </w:tc>
        <w:tc>
          <w:tcPr>
            <w:tcW w:w="1134" w:type="dxa"/>
            <w:vAlign w:val="center"/>
          </w:tcPr>
          <w:p w14:paraId="194E5FE1">
            <w:pPr>
              <w:jc w:val="center"/>
              <w:rPr>
                <w:rFonts w:ascii="宋体" w:hAnsi="宋体" w:cs="Arial"/>
                <w:sz w:val="21"/>
                <w:szCs w:val="21"/>
              </w:rPr>
            </w:pPr>
          </w:p>
        </w:tc>
        <w:tc>
          <w:tcPr>
            <w:tcW w:w="2340" w:type="dxa"/>
            <w:shd w:val="clear" w:color="auto" w:fill="auto"/>
            <w:vAlign w:val="center"/>
          </w:tcPr>
          <w:p w14:paraId="67EBDD43">
            <w:pPr>
              <w:jc w:val="center"/>
              <w:rPr>
                <w:rFonts w:ascii="宋体" w:hAnsi="宋体" w:cs="Arial"/>
                <w:sz w:val="21"/>
                <w:szCs w:val="21"/>
              </w:rPr>
            </w:pPr>
          </w:p>
        </w:tc>
      </w:tr>
      <w:tr w14:paraId="7CCBB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54F81A0D">
            <w:pPr>
              <w:numPr>
                <w:ilvl w:val="0"/>
                <w:numId w:val="121"/>
              </w:numPr>
              <w:jc w:val="center"/>
              <w:rPr>
                <w:rFonts w:ascii="宋体" w:hAnsi="宋体"/>
                <w:sz w:val="21"/>
                <w:szCs w:val="21"/>
              </w:rPr>
            </w:pPr>
          </w:p>
        </w:tc>
        <w:tc>
          <w:tcPr>
            <w:tcW w:w="1700" w:type="dxa"/>
          </w:tcPr>
          <w:p w14:paraId="10A02C5F">
            <w:pPr>
              <w:rPr>
                <w:rFonts w:ascii="宋体" w:hAnsi="宋体" w:cs="Arial"/>
                <w:sz w:val="21"/>
                <w:szCs w:val="21"/>
              </w:rPr>
            </w:pPr>
            <w:r>
              <w:rPr>
                <w:rFonts w:hint="eastAsia" w:ascii="宋体" w:hAnsi="宋体" w:cs="Arial"/>
                <w:sz w:val="21"/>
                <w:szCs w:val="21"/>
              </w:rPr>
              <w:t>支取类型</w:t>
            </w:r>
          </w:p>
        </w:tc>
        <w:tc>
          <w:tcPr>
            <w:tcW w:w="1275" w:type="dxa"/>
            <w:vAlign w:val="center"/>
          </w:tcPr>
          <w:p w14:paraId="50F7DBCE">
            <w:pPr>
              <w:jc w:val="center"/>
              <w:rPr>
                <w:rFonts w:ascii="宋体" w:hAnsi="宋体" w:cs="Arial"/>
                <w:sz w:val="21"/>
                <w:szCs w:val="21"/>
              </w:rPr>
            </w:pPr>
            <w:r>
              <w:rPr>
                <w:rFonts w:hint="eastAsia" w:ascii="宋体" w:hAnsi="宋体" w:cs="Arial"/>
                <w:sz w:val="21"/>
                <w:szCs w:val="21"/>
              </w:rPr>
              <w:t>文本</w:t>
            </w:r>
          </w:p>
        </w:tc>
        <w:tc>
          <w:tcPr>
            <w:tcW w:w="851" w:type="dxa"/>
            <w:vAlign w:val="center"/>
          </w:tcPr>
          <w:p w14:paraId="260924E1">
            <w:pPr>
              <w:jc w:val="center"/>
              <w:rPr>
                <w:rFonts w:ascii="宋体" w:hAnsi="宋体" w:cs="Arial"/>
                <w:sz w:val="21"/>
                <w:szCs w:val="21"/>
              </w:rPr>
            </w:pPr>
          </w:p>
        </w:tc>
        <w:tc>
          <w:tcPr>
            <w:tcW w:w="1419" w:type="dxa"/>
            <w:vAlign w:val="center"/>
          </w:tcPr>
          <w:p w14:paraId="7748F3EC">
            <w:pPr>
              <w:jc w:val="center"/>
              <w:rPr>
                <w:rFonts w:ascii="宋体" w:hAnsi="宋体"/>
                <w:sz w:val="21"/>
                <w:szCs w:val="21"/>
              </w:rPr>
            </w:pPr>
          </w:p>
        </w:tc>
        <w:tc>
          <w:tcPr>
            <w:tcW w:w="1134" w:type="dxa"/>
            <w:vAlign w:val="center"/>
          </w:tcPr>
          <w:p w14:paraId="3B94590F">
            <w:pPr>
              <w:jc w:val="center"/>
              <w:rPr>
                <w:rFonts w:ascii="宋体" w:hAnsi="宋体" w:cs="Arial"/>
                <w:sz w:val="21"/>
                <w:szCs w:val="21"/>
              </w:rPr>
            </w:pPr>
          </w:p>
        </w:tc>
        <w:tc>
          <w:tcPr>
            <w:tcW w:w="2340" w:type="dxa"/>
            <w:shd w:val="clear" w:color="auto" w:fill="auto"/>
            <w:vAlign w:val="center"/>
          </w:tcPr>
          <w:p w14:paraId="22E2B2EF">
            <w:pPr>
              <w:jc w:val="left"/>
              <w:rPr>
                <w:rFonts w:ascii="宋体" w:hAnsi="宋体" w:cs="Arial"/>
                <w:sz w:val="21"/>
                <w:szCs w:val="21"/>
              </w:rPr>
            </w:pPr>
          </w:p>
        </w:tc>
      </w:tr>
      <w:tr w14:paraId="75D21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6522DFE2">
            <w:pPr>
              <w:numPr>
                <w:ilvl w:val="0"/>
                <w:numId w:val="121"/>
              </w:numPr>
              <w:jc w:val="center"/>
              <w:rPr>
                <w:rFonts w:ascii="宋体" w:hAnsi="宋体"/>
                <w:sz w:val="21"/>
                <w:szCs w:val="21"/>
              </w:rPr>
            </w:pPr>
          </w:p>
        </w:tc>
        <w:tc>
          <w:tcPr>
            <w:tcW w:w="1700" w:type="dxa"/>
          </w:tcPr>
          <w:p w14:paraId="5B1DDADD">
            <w:pPr>
              <w:rPr>
                <w:rFonts w:ascii="宋体" w:hAnsi="宋体" w:cs="Arial"/>
                <w:sz w:val="21"/>
                <w:szCs w:val="21"/>
              </w:rPr>
            </w:pPr>
            <w:r>
              <w:rPr>
                <w:rFonts w:hint="eastAsia" w:ascii="宋体" w:hAnsi="宋体" w:cs="Arial"/>
                <w:sz w:val="21"/>
                <w:szCs w:val="21"/>
              </w:rPr>
              <w:t>支取金额</w:t>
            </w:r>
          </w:p>
        </w:tc>
        <w:tc>
          <w:tcPr>
            <w:tcW w:w="1275" w:type="dxa"/>
            <w:vAlign w:val="center"/>
          </w:tcPr>
          <w:p w14:paraId="44118A85">
            <w:pPr>
              <w:jc w:val="center"/>
              <w:rPr>
                <w:rFonts w:ascii="宋体" w:hAnsi="宋体" w:cs="Arial"/>
                <w:sz w:val="21"/>
                <w:szCs w:val="21"/>
              </w:rPr>
            </w:pPr>
            <w:r>
              <w:rPr>
                <w:rFonts w:hint="eastAsia" w:ascii="宋体" w:hAnsi="宋体" w:cs="Arial"/>
                <w:sz w:val="21"/>
                <w:szCs w:val="21"/>
              </w:rPr>
              <w:t>文本</w:t>
            </w:r>
          </w:p>
        </w:tc>
        <w:tc>
          <w:tcPr>
            <w:tcW w:w="851" w:type="dxa"/>
            <w:vAlign w:val="center"/>
          </w:tcPr>
          <w:p w14:paraId="2AB770AB">
            <w:pPr>
              <w:jc w:val="center"/>
              <w:rPr>
                <w:rFonts w:ascii="宋体" w:hAnsi="宋体" w:cs="Arial"/>
                <w:sz w:val="21"/>
                <w:szCs w:val="21"/>
              </w:rPr>
            </w:pPr>
          </w:p>
        </w:tc>
        <w:tc>
          <w:tcPr>
            <w:tcW w:w="1419" w:type="dxa"/>
            <w:vAlign w:val="center"/>
          </w:tcPr>
          <w:p w14:paraId="4B40C591">
            <w:pPr>
              <w:jc w:val="center"/>
              <w:rPr>
                <w:rFonts w:ascii="宋体" w:hAnsi="宋体"/>
                <w:sz w:val="21"/>
                <w:szCs w:val="21"/>
              </w:rPr>
            </w:pPr>
          </w:p>
        </w:tc>
        <w:tc>
          <w:tcPr>
            <w:tcW w:w="1134" w:type="dxa"/>
            <w:vAlign w:val="center"/>
          </w:tcPr>
          <w:p w14:paraId="155D44DA">
            <w:pPr>
              <w:jc w:val="center"/>
              <w:rPr>
                <w:rFonts w:ascii="宋体" w:hAnsi="宋体" w:cs="Arial"/>
                <w:sz w:val="21"/>
                <w:szCs w:val="21"/>
              </w:rPr>
            </w:pPr>
          </w:p>
        </w:tc>
        <w:tc>
          <w:tcPr>
            <w:tcW w:w="2340" w:type="dxa"/>
            <w:shd w:val="clear" w:color="auto" w:fill="auto"/>
            <w:vAlign w:val="center"/>
          </w:tcPr>
          <w:p w14:paraId="58C2300F">
            <w:pPr>
              <w:jc w:val="left"/>
              <w:rPr>
                <w:rFonts w:ascii="宋体" w:hAnsi="宋体" w:cs="Arial"/>
                <w:sz w:val="21"/>
                <w:szCs w:val="21"/>
              </w:rPr>
            </w:pPr>
            <w:r>
              <w:rPr>
                <w:rFonts w:hint="eastAsia" w:ascii="宋体" w:hAnsi="宋体" w:cs="Arial"/>
                <w:sz w:val="21"/>
                <w:szCs w:val="21"/>
              </w:rPr>
              <w:t>支取类型选择部分支取是显示</w:t>
            </w:r>
          </w:p>
        </w:tc>
      </w:tr>
      <w:tr w14:paraId="6EB0B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12F54D28">
            <w:pPr>
              <w:numPr>
                <w:ilvl w:val="0"/>
                <w:numId w:val="121"/>
              </w:numPr>
              <w:jc w:val="center"/>
              <w:rPr>
                <w:rFonts w:ascii="宋体" w:hAnsi="宋体"/>
                <w:sz w:val="21"/>
                <w:szCs w:val="21"/>
              </w:rPr>
            </w:pPr>
          </w:p>
        </w:tc>
        <w:tc>
          <w:tcPr>
            <w:tcW w:w="1700" w:type="dxa"/>
          </w:tcPr>
          <w:p w14:paraId="181D9279">
            <w:pPr>
              <w:rPr>
                <w:rFonts w:ascii="宋体" w:hAnsi="宋体" w:cs="Arial"/>
                <w:sz w:val="21"/>
                <w:szCs w:val="21"/>
              </w:rPr>
            </w:pPr>
            <w:r>
              <w:rPr>
                <w:rFonts w:hint="eastAsia" w:ascii="宋体" w:hAnsi="宋体" w:cs="Arial"/>
                <w:sz w:val="21"/>
                <w:szCs w:val="21"/>
              </w:rPr>
              <w:t>利息金额</w:t>
            </w:r>
          </w:p>
        </w:tc>
        <w:tc>
          <w:tcPr>
            <w:tcW w:w="1275" w:type="dxa"/>
            <w:vAlign w:val="center"/>
          </w:tcPr>
          <w:p w14:paraId="236A6360">
            <w:pPr>
              <w:jc w:val="center"/>
              <w:rPr>
                <w:rFonts w:ascii="宋体" w:hAnsi="宋体" w:cs="Arial"/>
                <w:sz w:val="21"/>
                <w:szCs w:val="21"/>
              </w:rPr>
            </w:pPr>
            <w:r>
              <w:rPr>
                <w:rFonts w:hint="eastAsia" w:ascii="宋体" w:hAnsi="宋体" w:cs="Arial"/>
                <w:sz w:val="21"/>
                <w:szCs w:val="21"/>
              </w:rPr>
              <w:t>文本</w:t>
            </w:r>
          </w:p>
        </w:tc>
        <w:tc>
          <w:tcPr>
            <w:tcW w:w="851" w:type="dxa"/>
            <w:vAlign w:val="center"/>
          </w:tcPr>
          <w:p w14:paraId="46EF6F90">
            <w:pPr>
              <w:jc w:val="center"/>
              <w:rPr>
                <w:rFonts w:ascii="宋体" w:hAnsi="宋体" w:cs="Arial"/>
                <w:sz w:val="21"/>
                <w:szCs w:val="21"/>
              </w:rPr>
            </w:pPr>
          </w:p>
        </w:tc>
        <w:tc>
          <w:tcPr>
            <w:tcW w:w="1419" w:type="dxa"/>
            <w:vAlign w:val="center"/>
          </w:tcPr>
          <w:p w14:paraId="7D6508F2">
            <w:pPr>
              <w:jc w:val="center"/>
              <w:rPr>
                <w:rFonts w:ascii="宋体" w:hAnsi="宋体"/>
                <w:sz w:val="21"/>
                <w:szCs w:val="21"/>
              </w:rPr>
            </w:pPr>
          </w:p>
        </w:tc>
        <w:tc>
          <w:tcPr>
            <w:tcW w:w="1134" w:type="dxa"/>
            <w:vAlign w:val="center"/>
          </w:tcPr>
          <w:p w14:paraId="54498D30">
            <w:pPr>
              <w:jc w:val="center"/>
              <w:rPr>
                <w:rFonts w:ascii="宋体" w:hAnsi="宋体" w:cs="Arial"/>
                <w:sz w:val="21"/>
                <w:szCs w:val="21"/>
              </w:rPr>
            </w:pPr>
          </w:p>
        </w:tc>
        <w:tc>
          <w:tcPr>
            <w:tcW w:w="2340" w:type="dxa"/>
            <w:shd w:val="clear" w:color="auto" w:fill="auto"/>
            <w:vAlign w:val="center"/>
          </w:tcPr>
          <w:p w14:paraId="40008298">
            <w:pPr>
              <w:jc w:val="left"/>
              <w:rPr>
                <w:rFonts w:ascii="宋体" w:hAnsi="宋体" w:cs="Arial"/>
                <w:sz w:val="21"/>
                <w:szCs w:val="21"/>
              </w:rPr>
            </w:pPr>
          </w:p>
        </w:tc>
      </w:tr>
      <w:tr w14:paraId="216DF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76BCB349">
            <w:pPr>
              <w:numPr>
                <w:ilvl w:val="0"/>
                <w:numId w:val="121"/>
              </w:numPr>
              <w:jc w:val="center"/>
              <w:rPr>
                <w:rFonts w:ascii="宋体" w:hAnsi="宋体"/>
                <w:sz w:val="21"/>
                <w:szCs w:val="21"/>
              </w:rPr>
            </w:pPr>
          </w:p>
        </w:tc>
        <w:tc>
          <w:tcPr>
            <w:tcW w:w="1700" w:type="dxa"/>
          </w:tcPr>
          <w:p w14:paraId="18AB33DB">
            <w:pPr>
              <w:rPr>
                <w:rFonts w:ascii="宋体" w:hAnsi="宋体" w:cs="Arial"/>
                <w:sz w:val="21"/>
                <w:szCs w:val="21"/>
              </w:rPr>
            </w:pPr>
            <w:r>
              <w:rPr>
                <w:rFonts w:hint="eastAsia" w:ascii="宋体" w:hAnsi="宋体" w:cs="Arial"/>
                <w:sz w:val="21"/>
                <w:szCs w:val="21"/>
              </w:rPr>
              <w:t>本息合计</w:t>
            </w:r>
          </w:p>
        </w:tc>
        <w:tc>
          <w:tcPr>
            <w:tcW w:w="1275" w:type="dxa"/>
            <w:vAlign w:val="center"/>
          </w:tcPr>
          <w:p w14:paraId="313E5D4F">
            <w:pPr>
              <w:jc w:val="center"/>
              <w:rPr>
                <w:rFonts w:ascii="宋体" w:hAnsi="宋体" w:cs="Arial"/>
                <w:sz w:val="21"/>
                <w:szCs w:val="21"/>
              </w:rPr>
            </w:pPr>
            <w:r>
              <w:rPr>
                <w:rFonts w:hint="eastAsia" w:ascii="宋体" w:hAnsi="宋体" w:cs="Arial"/>
                <w:sz w:val="21"/>
                <w:szCs w:val="21"/>
              </w:rPr>
              <w:t>文本</w:t>
            </w:r>
          </w:p>
        </w:tc>
        <w:tc>
          <w:tcPr>
            <w:tcW w:w="851" w:type="dxa"/>
            <w:vAlign w:val="center"/>
          </w:tcPr>
          <w:p w14:paraId="44B330FE">
            <w:pPr>
              <w:jc w:val="center"/>
              <w:rPr>
                <w:rFonts w:ascii="宋体" w:hAnsi="宋体" w:cs="Arial"/>
                <w:sz w:val="21"/>
                <w:szCs w:val="21"/>
              </w:rPr>
            </w:pPr>
          </w:p>
        </w:tc>
        <w:tc>
          <w:tcPr>
            <w:tcW w:w="1419" w:type="dxa"/>
            <w:vAlign w:val="center"/>
          </w:tcPr>
          <w:p w14:paraId="7DF01172">
            <w:pPr>
              <w:jc w:val="center"/>
              <w:rPr>
                <w:rFonts w:ascii="宋体" w:hAnsi="宋体"/>
                <w:sz w:val="21"/>
                <w:szCs w:val="21"/>
              </w:rPr>
            </w:pPr>
          </w:p>
        </w:tc>
        <w:tc>
          <w:tcPr>
            <w:tcW w:w="1134" w:type="dxa"/>
            <w:vAlign w:val="center"/>
          </w:tcPr>
          <w:p w14:paraId="4B850AAF">
            <w:pPr>
              <w:jc w:val="center"/>
              <w:rPr>
                <w:rFonts w:ascii="宋体" w:hAnsi="宋体" w:cs="Arial"/>
                <w:sz w:val="21"/>
                <w:szCs w:val="21"/>
              </w:rPr>
            </w:pPr>
          </w:p>
        </w:tc>
        <w:tc>
          <w:tcPr>
            <w:tcW w:w="2340" w:type="dxa"/>
            <w:shd w:val="clear" w:color="auto" w:fill="auto"/>
            <w:vAlign w:val="center"/>
          </w:tcPr>
          <w:p w14:paraId="067CFC8F">
            <w:pPr>
              <w:jc w:val="left"/>
              <w:rPr>
                <w:rFonts w:ascii="宋体" w:hAnsi="宋体" w:cs="Arial"/>
                <w:sz w:val="21"/>
                <w:szCs w:val="21"/>
              </w:rPr>
            </w:pPr>
          </w:p>
        </w:tc>
      </w:tr>
      <w:tr w14:paraId="6CED5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6B2D1861">
            <w:pPr>
              <w:numPr>
                <w:ilvl w:val="0"/>
                <w:numId w:val="121"/>
              </w:numPr>
              <w:jc w:val="center"/>
              <w:rPr>
                <w:rFonts w:ascii="宋体" w:hAnsi="宋体"/>
                <w:sz w:val="21"/>
                <w:szCs w:val="21"/>
              </w:rPr>
            </w:pPr>
          </w:p>
        </w:tc>
        <w:tc>
          <w:tcPr>
            <w:tcW w:w="1700" w:type="dxa"/>
          </w:tcPr>
          <w:p w14:paraId="315B5DDC">
            <w:pPr>
              <w:rPr>
                <w:rFonts w:ascii="宋体" w:hAnsi="宋体" w:cs="Arial"/>
                <w:sz w:val="21"/>
                <w:szCs w:val="21"/>
              </w:rPr>
            </w:pPr>
            <w:r>
              <w:rPr>
                <w:rFonts w:hint="eastAsia" w:ascii="宋体" w:hAnsi="宋体" w:cs="Arial"/>
                <w:sz w:val="21"/>
                <w:szCs w:val="21"/>
              </w:rPr>
              <w:t>返回</w:t>
            </w:r>
          </w:p>
        </w:tc>
        <w:tc>
          <w:tcPr>
            <w:tcW w:w="1275" w:type="dxa"/>
            <w:vAlign w:val="center"/>
          </w:tcPr>
          <w:p w14:paraId="0590EC81">
            <w:pPr>
              <w:jc w:val="center"/>
              <w:rPr>
                <w:rFonts w:ascii="宋体" w:hAnsi="宋体" w:cs="Arial"/>
                <w:sz w:val="21"/>
                <w:szCs w:val="21"/>
              </w:rPr>
            </w:pPr>
            <w:r>
              <w:rPr>
                <w:rFonts w:hint="eastAsia" w:ascii="宋体" w:hAnsi="宋体" w:cs="Arial"/>
                <w:sz w:val="21"/>
                <w:szCs w:val="21"/>
              </w:rPr>
              <w:t>按钮</w:t>
            </w:r>
          </w:p>
        </w:tc>
        <w:tc>
          <w:tcPr>
            <w:tcW w:w="851" w:type="dxa"/>
            <w:vAlign w:val="center"/>
          </w:tcPr>
          <w:p w14:paraId="35F2E1C5">
            <w:pPr>
              <w:jc w:val="center"/>
              <w:rPr>
                <w:rFonts w:ascii="宋体" w:hAnsi="宋体" w:cs="Arial"/>
                <w:sz w:val="21"/>
                <w:szCs w:val="21"/>
              </w:rPr>
            </w:pPr>
          </w:p>
        </w:tc>
        <w:tc>
          <w:tcPr>
            <w:tcW w:w="1419" w:type="dxa"/>
            <w:vAlign w:val="center"/>
          </w:tcPr>
          <w:p w14:paraId="44016A41">
            <w:pPr>
              <w:jc w:val="center"/>
              <w:rPr>
                <w:rFonts w:ascii="宋体" w:hAnsi="宋体"/>
                <w:sz w:val="21"/>
                <w:szCs w:val="21"/>
              </w:rPr>
            </w:pPr>
          </w:p>
        </w:tc>
        <w:tc>
          <w:tcPr>
            <w:tcW w:w="1134" w:type="dxa"/>
            <w:vAlign w:val="center"/>
          </w:tcPr>
          <w:p w14:paraId="4D9808EA">
            <w:pPr>
              <w:jc w:val="center"/>
              <w:rPr>
                <w:rFonts w:ascii="宋体" w:hAnsi="宋体" w:cs="Arial"/>
                <w:sz w:val="21"/>
                <w:szCs w:val="21"/>
              </w:rPr>
            </w:pPr>
          </w:p>
        </w:tc>
        <w:tc>
          <w:tcPr>
            <w:tcW w:w="2340" w:type="dxa"/>
            <w:shd w:val="clear" w:color="auto" w:fill="auto"/>
            <w:vAlign w:val="center"/>
          </w:tcPr>
          <w:p w14:paraId="493D994C">
            <w:pPr>
              <w:jc w:val="left"/>
              <w:rPr>
                <w:rFonts w:ascii="宋体" w:hAnsi="宋体" w:cs="Arial"/>
                <w:sz w:val="21"/>
                <w:szCs w:val="21"/>
              </w:rPr>
            </w:pPr>
            <w:r>
              <w:rPr>
                <w:rFonts w:hint="eastAsia" w:ascii="宋体" w:hAnsi="宋体" w:cs="Arial"/>
                <w:sz w:val="21"/>
                <w:szCs w:val="21"/>
              </w:rPr>
              <w:t>返回至定活互转页面</w:t>
            </w:r>
          </w:p>
        </w:tc>
      </w:tr>
    </w:tbl>
    <w:p w14:paraId="3DB4929D">
      <w:pPr>
        <w:pStyle w:val="5"/>
        <w:numPr>
          <w:ilvl w:val="0"/>
          <w:numId w:val="0"/>
        </w:numPr>
      </w:pPr>
      <w:r>
        <w:rPr>
          <w:rFonts w:hint="eastAsia"/>
        </w:rPr>
        <w:t>活转定输入页面</w:t>
      </w:r>
    </w:p>
    <w:tbl>
      <w:tblPr>
        <w:tblStyle w:val="48"/>
        <w:tblW w:w="939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700"/>
        <w:gridCol w:w="1135"/>
        <w:gridCol w:w="1134"/>
        <w:gridCol w:w="1134"/>
        <w:gridCol w:w="1134"/>
        <w:gridCol w:w="2482"/>
      </w:tblGrid>
      <w:tr w14:paraId="44A53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75" w:type="dxa"/>
            <w:shd w:val="clear" w:color="auto" w:fill="FFCC99"/>
            <w:vAlign w:val="center"/>
          </w:tcPr>
          <w:p w14:paraId="66A34325">
            <w:pPr>
              <w:rPr>
                <w:rFonts w:ascii="宋体" w:hAnsi="宋体" w:cs="Arial"/>
                <w:b/>
                <w:sz w:val="21"/>
                <w:szCs w:val="21"/>
              </w:rPr>
            </w:pPr>
            <w:r>
              <w:rPr>
                <w:rFonts w:ascii="宋体" w:hAnsi="宋体" w:cs="Arial"/>
                <w:b/>
                <w:sz w:val="21"/>
                <w:szCs w:val="21"/>
              </w:rPr>
              <w:t>序号</w:t>
            </w:r>
          </w:p>
        </w:tc>
        <w:tc>
          <w:tcPr>
            <w:tcW w:w="1700" w:type="dxa"/>
            <w:shd w:val="clear" w:color="auto" w:fill="FFCC99"/>
            <w:vAlign w:val="center"/>
          </w:tcPr>
          <w:p w14:paraId="04917DAF">
            <w:pPr>
              <w:rPr>
                <w:rFonts w:ascii="宋体" w:hAnsi="宋体" w:cs="Arial"/>
                <w:b/>
                <w:sz w:val="21"/>
                <w:szCs w:val="21"/>
              </w:rPr>
            </w:pPr>
            <w:r>
              <w:rPr>
                <w:rFonts w:ascii="宋体" w:hAnsi="宋体" w:cs="Arial"/>
                <w:b/>
                <w:sz w:val="21"/>
                <w:szCs w:val="21"/>
              </w:rPr>
              <w:t>名称</w:t>
            </w:r>
          </w:p>
        </w:tc>
        <w:tc>
          <w:tcPr>
            <w:tcW w:w="1135" w:type="dxa"/>
            <w:shd w:val="clear" w:color="auto" w:fill="FFCC99"/>
            <w:vAlign w:val="center"/>
          </w:tcPr>
          <w:p w14:paraId="6E495D75">
            <w:pPr>
              <w:rPr>
                <w:rFonts w:ascii="宋体" w:hAnsi="宋体" w:cs="Arial"/>
                <w:b/>
                <w:sz w:val="21"/>
                <w:szCs w:val="21"/>
              </w:rPr>
            </w:pPr>
            <w:r>
              <w:rPr>
                <w:rFonts w:ascii="宋体" w:hAnsi="宋体" w:cs="Arial"/>
                <w:b/>
                <w:sz w:val="21"/>
                <w:szCs w:val="21"/>
              </w:rPr>
              <w:t>输入</w:t>
            </w:r>
            <w:r>
              <w:rPr>
                <w:rFonts w:hint="eastAsia" w:ascii="宋体" w:hAnsi="宋体" w:cs="Arial"/>
                <w:b/>
                <w:sz w:val="21"/>
                <w:szCs w:val="21"/>
              </w:rPr>
              <w:t>/输出</w:t>
            </w:r>
          </w:p>
        </w:tc>
        <w:tc>
          <w:tcPr>
            <w:tcW w:w="1134" w:type="dxa"/>
            <w:shd w:val="clear" w:color="auto" w:fill="FFCC99"/>
            <w:vAlign w:val="center"/>
          </w:tcPr>
          <w:p w14:paraId="6CE5B6F9">
            <w:pPr>
              <w:rPr>
                <w:rFonts w:ascii="宋体" w:hAnsi="宋体" w:cs="Arial"/>
                <w:b/>
                <w:sz w:val="21"/>
                <w:szCs w:val="21"/>
              </w:rPr>
            </w:pPr>
            <w:r>
              <w:rPr>
                <w:rFonts w:ascii="宋体" w:hAnsi="宋体" w:cs="Arial"/>
                <w:b/>
                <w:sz w:val="21"/>
                <w:szCs w:val="21"/>
              </w:rPr>
              <w:t>缺省值</w:t>
            </w:r>
          </w:p>
        </w:tc>
        <w:tc>
          <w:tcPr>
            <w:tcW w:w="1134" w:type="dxa"/>
            <w:shd w:val="clear" w:color="auto" w:fill="FFCC99"/>
            <w:vAlign w:val="center"/>
          </w:tcPr>
          <w:p w14:paraId="6B0FCC66">
            <w:pPr>
              <w:rPr>
                <w:rFonts w:ascii="宋体" w:hAnsi="宋体" w:cs="Arial"/>
                <w:b/>
                <w:sz w:val="21"/>
                <w:szCs w:val="21"/>
              </w:rPr>
            </w:pPr>
            <w:r>
              <w:rPr>
                <w:rFonts w:hint="eastAsia" w:ascii="宋体" w:hAnsi="宋体" w:cs="Arial"/>
                <w:b/>
                <w:sz w:val="21"/>
                <w:szCs w:val="21"/>
              </w:rPr>
              <w:t>类型/长度</w:t>
            </w:r>
          </w:p>
        </w:tc>
        <w:tc>
          <w:tcPr>
            <w:tcW w:w="1134" w:type="dxa"/>
            <w:shd w:val="clear" w:color="auto" w:fill="FFCC99"/>
            <w:vAlign w:val="center"/>
          </w:tcPr>
          <w:p w14:paraId="6A000B51">
            <w:pPr>
              <w:rPr>
                <w:rFonts w:ascii="宋体" w:hAnsi="宋体" w:cs="Arial"/>
                <w:b/>
                <w:sz w:val="21"/>
                <w:szCs w:val="21"/>
              </w:rPr>
            </w:pPr>
            <w:r>
              <w:rPr>
                <w:rFonts w:hint="eastAsia" w:ascii="宋体" w:hAnsi="宋体" w:cs="Arial"/>
                <w:b/>
                <w:sz w:val="21"/>
                <w:szCs w:val="21"/>
              </w:rPr>
              <w:t>是否必输</w:t>
            </w:r>
          </w:p>
        </w:tc>
        <w:tc>
          <w:tcPr>
            <w:tcW w:w="2482" w:type="dxa"/>
            <w:shd w:val="clear" w:color="auto" w:fill="FFCC99"/>
            <w:vAlign w:val="center"/>
          </w:tcPr>
          <w:p w14:paraId="7933E549">
            <w:pPr>
              <w:rPr>
                <w:rFonts w:ascii="宋体" w:hAnsi="宋体" w:cs="Arial"/>
                <w:b/>
                <w:sz w:val="21"/>
                <w:szCs w:val="21"/>
              </w:rPr>
            </w:pPr>
            <w:r>
              <w:rPr>
                <w:rFonts w:ascii="宋体" w:hAnsi="宋体" w:cs="Arial"/>
                <w:b/>
                <w:sz w:val="21"/>
                <w:szCs w:val="21"/>
              </w:rPr>
              <w:t>备注</w:t>
            </w:r>
          </w:p>
        </w:tc>
      </w:tr>
      <w:tr w14:paraId="433C1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675" w:type="dxa"/>
            <w:vAlign w:val="center"/>
          </w:tcPr>
          <w:p w14:paraId="6279E46A">
            <w:pPr>
              <w:numPr>
                <w:ilvl w:val="0"/>
                <w:numId w:val="122"/>
              </w:numPr>
              <w:rPr>
                <w:rFonts w:ascii="宋体" w:hAnsi="宋体"/>
                <w:sz w:val="21"/>
                <w:szCs w:val="21"/>
              </w:rPr>
            </w:pPr>
          </w:p>
        </w:tc>
        <w:tc>
          <w:tcPr>
            <w:tcW w:w="1700" w:type="dxa"/>
          </w:tcPr>
          <w:p w14:paraId="49A56E68">
            <w:pPr>
              <w:rPr>
                <w:rFonts w:ascii="宋体" w:hAnsi="宋体" w:cs="Arial"/>
                <w:sz w:val="21"/>
                <w:szCs w:val="21"/>
              </w:rPr>
            </w:pPr>
            <w:r>
              <w:rPr>
                <w:rFonts w:hint="eastAsia" w:ascii="宋体" w:hAnsi="宋体" w:cs="Arial"/>
                <w:sz w:val="21"/>
                <w:szCs w:val="21"/>
              </w:rPr>
              <w:t>银行账号</w:t>
            </w:r>
          </w:p>
        </w:tc>
        <w:tc>
          <w:tcPr>
            <w:tcW w:w="1135" w:type="dxa"/>
          </w:tcPr>
          <w:p w14:paraId="42D1CC87">
            <w:pPr>
              <w:rPr>
                <w:rFonts w:ascii="宋体" w:hAnsi="宋体" w:cs="Arial"/>
                <w:sz w:val="21"/>
                <w:szCs w:val="21"/>
              </w:rPr>
            </w:pPr>
            <w:r>
              <w:rPr>
                <w:rFonts w:hint="eastAsia" w:ascii="宋体" w:hAnsi="宋体" w:cs="Arial"/>
                <w:sz w:val="21"/>
                <w:szCs w:val="21"/>
              </w:rPr>
              <w:t>文本</w:t>
            </w:r>
          </w:p>
        </w:tc>
        <w:tc>
          <w:tcPr>
            <w:tcW w:w="1134" w:type="dxa"/>
            <w:vAlign w:val="center"/>
          </w:tcPr>
          <w:p w14:paraId="7E3C0583">
            <w:pPr>
              <w:jc w:val="center"/>
              <w:rPr>
                <w:rFonts w:ascii="宋体" w:hAnsi="宋体" w:cs="Arial"/>
                <w:sz w:val="21"/>
                <w:szCs w:val="21"/>
              </w:rPr>
            </w:pPr>
          </w:p>
        </w:tc>
        <w:tc>
          <w:tcPr>
            <w:tcW w:w="1134" w:type="dxa"/>
            <w:vAlign w:val="center"/>
          </w:tcPr>
          <w:p w14:paraId="315EA275">
            <w:pPr>
              <w:rPr>
                <w:rFonts w:ascii="宋体" w:hAnsi="宋体" w:cs="Arial"/>
                <w:sz w:val="21"/>
                <w:szCs w:val="21"/>
              </w:rPr>
            </w:pPr>
          </w:p>
        </w:tc>
        <w:tc>
          <w:tcPr>
            <w:tcW w:w="1134" w:type="dxa"/>
          </w:tcPr>
          <w:p w14:paraId="2F20C66A">
            <w:pPr>
              <w:rPr>
                <w:rFonts w:ascii="宋体" w:hAnsi="宋体" w:cs="Arial"/>
                <w:sz w:val="21"/>
                <w:szCs w:val="21"/>
              </w:rPr>
            </w:pPr>
          </w:p>
        </w:tc>
        <w:tc>
          <w:tcPr>
            <w:tcW w:w="2482" w:type="dxa"/>
            <w:shd w:val="clear" w:color="auto" w:fill="auto"/>
          </w:tcPr>
          <w:p w14:paraId="27679AFD">
            <w:pPr>
              <w:jc w:val="left"/>
              <w:rPr>
                <w:rFonts w:ascii="宋体" w:hAnsi="宋体" w:cs="Arial"/>
                <w:sz w:val="21"/>
                <w:szCs w:val="21"/>
              </w:rPr>
            </w:pPr>
            <w:r>
              <w:rPr>
                <w:rFonts w:hint="eastAsia" w:ascii="宋体" w:hAnsi="宋体" w:cs="Arial"/>
                <w:sz w:val="21"/>
                <w:szCs w:val="21"/>
              </w:rPr>
              <w:t>右侧显示活期余额信息</w:t>
            </w:r>
          </w:p>
        </w:tc>
      </w:tr>
      <w:tr w14:paraId="60E9E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675" w:type="dxa"/>
            <w:vAlign w:val="center"/>
          </w:tcPr>
          <w:p w14:paraId="21DACD67">
            <w:pPr>
              <w:numPr>
                <w:ilvl w:val="0"/>
                <w:numId w:val="122"/>
              </w:numPr>
              <w:rPr>
                <w:rFonts w:ascii="宋体" w:hAnsi="宋体"/>
                <w:sz w:val="21"/>
                <w:szCs w:val="21"/>
              </w:rPr>
            </w:pPr>
          </w:p>
        </w:tc>
        <w:tc>
          <w:tcPr>
            <w:tcW w:w="1700" w:type="dxa"/>
          </w:tcPr>
          <w:p w14:paraId="70DF3AA4">
            <w:pPr>
              <w:rPr>
                <w:rFonts w:ascii="宋体" w:hAnsi="宋体" w:cs="Arial"/>
                <w:sz w:val="21"/>
                <w:szCs w:val="21"/>
              </w:rPr>
            </w:pPr>
            <w:r>
              <w:rPr>
                <w:rFonts w:hint="eastAsia" w:ascii="宋体" w:hAnsi="宋体" w:cs="Arial"/>
                <w:sz w:val="21"/>
                <w:szCs w:val="21"/>
              </w:rPr>
              <w:t>储种</w:t>
            </w:r>
          </w:p>
        </w:tc>
        <w:tc>
          <w:tcPr>
            <w:tcW w:w="1135" w:type="dxa"/>
          </w:tcPr>
          <w:p w14:paraId="77116C38">
            <w:pPr>
              <w:rPr>
                <w:rFonts w:ascii="宋体" w:hAnsi="宋体" w:cs="Arial"/>
                <w:sz w:val="21"/>
                <w:szCs w:val="21"/>
              </w:rPr>
            </w:pPr>
            <w:r>
              <w:rPr>
                <w:rFonts w:hint="eastAsia" w:ascii="宋体" w:hAnsi="宋体" w:cs="Arial"/>
                <w:sz w:val="21"/>
                <w:szCs w:val="21"/>
              </w:rPr>
              <w:t>单选框</w:t>
            </w:r>
          </w:p>
        </w:tc>
        <w:tc>
          <w:tcPr>
            <w:tcW w:w="1134" w:type="dxa"/>
            <w:vAlign w:val="center"/>
          </w:tcPr>
          <w:p w14:paraId="67BCD609">
            <w:pPr>
              <w:jc w:val="center"/>
              <w:rPr>
                <w:rFonts w:ascii="宋体" w:hAnsi="宋体" w:cs="Arial"/>
                <w:sz w:val="21"/>
                <w:szCs w:val="21"/>
              </w:rPr>
            </w:pPr>
            <w:r>
              <w:rPr>
                <w:rFonts w:hint="eastAsia" w:ascii="宋体" w:hAnsi="宋体" w:cs="Arial"/>
                <w:sz w:val="21"/>
                <w:szCs w:val="21"/>
              </w:rPr>
              <w:t>整存整取</w:t>
            </w:r>
          </w:p>
        </w:tc>
        <w:tc>
          <w:tcPr>
            <w:tcW w:w="1134" w:type="dxa"/>
            <w:vAlign w:val="center"/>
          </w:tcPr>
          <w:p w14:paraId="0836BB12">
            <w:pPr>
              <w:rPr>
                <w:rFonts w:ascii="宋体" w:hAnsi="宋体" w:cs="Arial"/>
                <w:sz w:val="21"/>
                <w:szCs w:val="21"/>
              </w:rPr>
            </w:pPr>
          </w:p>
        </w:tc>
        <w:tc>
          <w:tcPr>
            <w:tcW w:w="1134" w:type="dxa"/>
          </w:tcPr>
          <w:p w14:paraId="4B51FBCF">
            <w:pPr>
              <w:rPr>
                <w:rFonts w:ascii="宋体" w:hAnsi="宋体" w:cs="Arial"/>
                <w:sz w:val="21"/>
                <w:szCs w:val="21"/>
              </w:rPr>
            </w:pPr>
            <w:r>
              <w:rPr>
                <w:rFonts w:hint="eastAsia" w:ascii="宋体" w:hAnsi="宋体" w:cs="Arial"/>
                <w:sz w:val="21"/>
                <w:szCs w:val="21"/>
              </w:rPr>
              <w:t>是</w:t>
            </w:r>
          </w:p>
        </w:tc>
        <w:tc>
          <w:tcPr>
            <w:tcW w:w="2482" w:type="dxa"/>
            <w:shd w:val="clear" w:color="auto" w:fill="auto"/>
          </w:tcPr>
          <w:p w14:paraId="778C018D">
            <w:pPr>
              <w:jc w:val="left"/>
              <w:rPr>
                <w:rFonts w:ascii="宋体" w:hAnsi="宋体" w:cs="Arial"/>
                <w:sz w:val="21"/>
                <w:szCs w:val="21"/>
              </w:rPr>
            </w:pPr>
            <w:r>
              <w:rPr>
                <w:rFonts w:hint="eastAsia" w:ascii="宋体" w:hAnsi="宋体" w:cs="Arial"/>
                <w:sz w:val="21"/>
                <w:szCs w:val="21"/>
              </w:rPr>
              <w:t>整存整取、零存整取</w:t>
            </w:r>
          </w:p>
        </w:tc>
      </w:tr>
      <w:tr w14:paraId="33727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675" w:type="dxa"/>
            <w:vAlign w:val="center"/>
          </w:tcPr>
          <w:p w14:paraId="733F02CC">
            <w:pPr>
              <w:numPr>
                <w:ilvl w:val="0"/>
                <w:numId w:val="122"/>
              </w:numPr>
              <w:rPr>
                <w:rFonts w:ascii="宋体" w:hAnsi="宋体"/>
                <w:sz w:val="21"/>
                <w:szCs w:val="21"/>
              </w:rPr>
            </w:pPr>
          </w:p>
        </w:tc>
        <w:tc>
          <w:tcPr>
            <w:tcW w:w="1700" w:type="dxa"/>
          </w:tcPr>
          <w:p w14:paraId="71E95970">
            <w:pPr>
              <w:rPr>
                <w:rFonts w:ascii="宋体" w:hAnsi="宋体" w:cs="Arial"/>
                <w:sz w:val="21"/>
                <w:szCs w:val="21"/>
              </w:rPr>
            </w:pPr>
            <w:r>
              <w:rPr>
                <w:rFonts w:hint="eastAsia" w:ascii="宋体" w:hAnsi="宋体" w:cs="Arial"/>
                <w:sz w:val="21"/>
                <w:szCs w:val="21"/>
              </w:rPr>
              <w:t>存期</w:t>
            </w:r>
          </w:p>
        </w:tc>
        <w:tc>
          <w:tcPr>
            <w:tcW w:w="1135" w:type="dxa"/>
          </w:tcPr>
          <w:p w14:paraId="5154A59A">
            <w:pPr>
              <w:rPr>
                <w:rFonts w:ascii="宋体" w:hAnsi="宋体" w:cs="Arial"/>
                <w:sz w:val="21"/>
                <w:szCs w:val="21"/>
              </w:rPr>
            </w:pPr>
            <w:r>
              <w:rPr>
                <w:rFonts w:hint="eastAsia" w:ascii="宋体" w:hAnsi="宋体" w:cs="Arial"/>
                <w:sz w:val="21"/>
                <w:szCs w:val="21"/>
              </w:rPr>
              <w:t>下拉列表</w:t>
            </w:r>
          </w:p>
        </w:tc>
        <w:tc>
          <w:tcPr>
            <w:tcW w:w="1134" w:type="dxa"/>
            <w:vAlign w:val="center"/>
          </w:tcPr>
          <w:p w14:paraId="06BF9750">
            <w:pPr>
              <w:jc w:val="center"/>
              <w:rPr>
                <w:rFonts w:ascii="宋体" w:hAnsi="宋体" w:cs="Arial"/>
                <w:sz w:val="21"/>
                <w:szCs w:val="21"/>
              </w:rPr>
            </w:pPr>
          </w:p>
        </w:tc>
        <w:tc>
          <w:tcPr>
            <w:tcW w:w="1134" w:type="dxa"/>
            <w:vAlign w:val="center"/>
          </w:tcPr>
          <w:p w14:paraId="3D74F3A1">
            <w:pPr>
              <w:rPr>
                <w:rFonts w:ascii="宋体" w:hAnsi="宋体" w:cs="Arial"/>
                <w:sz w:val="21"/>
                <w:szCs w:val="21"/>
              </w:rPr>
            </w:pPr>
          </w:p>
        </w:tc>
        <w:tc>
          <w:tcPr>
            <w:tcW w:w="1134" w:type="dxa"/>
          </w:tcPr>
          <w:p w14:paraId="6FB15028">
            <w:pPr>
              <w:rPr>
                <w:rFonts w:ascii="宋体" w:hAnsi="宋体" w:cs="Arial"/>
                <w:sz w:val="21"/>
                <w:szCs w:val="21"/>
              </w:rPr>
            </w:pPr>
            <w:r>
              <w:rPr>
                <w:rFonts w:hint="eastAsia" w:ascii="宋体" w:hAnsi="宋体" w:cs="Arial"/>
                <w:sz w:val="21"/>
                <w:szCs w:val="21"/>
              </w:rPr>
              <w:t>是</w:t>
            </w:r>
          </w:p>
        </w:tc>
        <w:tc>
          <w:tcPr>
            <w:tcW w:w="2482" w:type="dxa"/>
            <w:shd w:val="clear" w:color="auto" w:fill="auto"/>
          </w:tcPr>
          <w:p w14:paraId="732E35D0">
            <w:pPr>
              <w:jc w:val="left"/>
              <w:rPr>
                <w:rFonts w:ascii="宋体" w:hAnsi="宋体" w:cs="Arial"/>
                <w:sz w:val="21"/>
                <w:szCs w:val="21"/>
              </w:rPr>
            </w:pPr>
            <w:r>
              <w:rPr>
                <w:rFonts w:hint="eastAsia" w:ascii="宋体" w:hAnsi="宋体" w:cs="Arial"/>
                <w:sz w:val="21"/>
                <w:szCs w:val="21"/>
              </w:rPr>
              <w:t>选择整存整取：三个月，六个月，一年，两年，三年，五年</w:t>
            </w:r>
          </w:p>
          <w:p w14:paraId="773C84BD">
            <w:pPr>
              <w:jc w:val="left"/>
              <w:rPr>
                <w:rFonts w:ascii="宋体" w:hAnsi="宋体" w:cs="Arial"/>
                <w:sz w:val="21"/>
                <w:szCs w:val="21"/>
              </w:rPr>
            </w:pPr>
            <w:r>
              <w:rPr>
                <w:rFonts w:hint="eastAsia" w:ascii="宋体" w:hAnsi="宋体" w:cs="Arial"/>
                <w:sz w:val="21"/>
                <w:szCs w:val="21"/>
              </w:rPr>
              <w:t>选择零存整取：一年，三年和五年</w:t>
            </w:r>
          </w:p>
        </w:tc>
      </w:tr>
      <w:tr w14:paraId="1CCCE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675" w:type="dxa"/>
            <w:vAlign w:val="center"/>
          </w:tcPr>
          <w:p w14:paraId="4F58D9C2">
            <w:pPr>
              <w:numPr>
                <w:ilvl w:val="0"/>
                <w:numId w:val="122"/>
              </w:numPr>
              <w:rPr>
                <w:rFonts w:ascii="宋体" w:hAnsi="宋体"/>
                <w:sz w:val="21"/>
                <w:szCs w:val="21"/>
              </w:rPr>
            </w:pPr>
          </w:p>
        </w:tc>
        <w:tc>
          <w:tcPr>
            <w:tcW w:w="1700" w:type="dxa"/>
          </w:tcPr>
          <w:p w14:paraId="3E8F1DBC">
            <w:pPr>
              <w:rPr>
                <w:rFonts w:ascii="宋体" w:hAnsi="宋体" w:cs="Arial"/>
                <w:sz w:val="21"/>
                <w:szCs w:val="21"/>
              </w:rPr>
            </w:pPr>
            <w:r>
              <w:rPr>
                <w:rFonts w:hint="eastAsia" w:ascii="宋体" w:hAnsi="宋体" w:cs="Arial"/>
                <w:sz w:val="21"/>
                <w:szCs w:val="21"/>
              </w:rPr>
              <w:t>币种</w:t>
            </w:r>
          </w:p>
        </w:tc>
        <w:tc>
          <w:tcPr>
            <w:tcW w:w="1135" w:type="dxa"/>
          </w:tcPr>
          <w:p w14:paraId="375D1153">
            <w:pPr>
              <w:rPr>
                <w:rFonts w:ascii="宋体" w:hAnsi="宋体" w:cs="Arial"/>
                <w:sz w:val="21"/>
                <w:szCs w:val="21"/>
              </w:rPr>
            </w:pPr>
            <w:r>
              <w:rPr>
                <w:rFonts w:hint="eastAsia" w:ascii="宋体" w:hAnsi="宋体" w:cs="Arial"/>
                <w:sz w:val="21"/>
                <w:szCs w:val="21"/>
              </w:rPr>
              <w:t>下拉框</w:t>
            </w:r>
          </w:p>
        </w:tc>
        <w:tc>
          <w:tcPr>
            <w:tcW w:w="1134" w:type="dxa"/>
            <w:vAlign w:val="center"/>
          </w:tcPr>
          <w:p w14:paraId="1AC4D5CF">
            <w:pPr>
              <w:jc w:val="center"/>
              <w:rPr>
                <w:rFonts w:ascii="宋体" w:hAnsi="宋体" w:cs="Arial"/>
                <w:sz w:val="21"/>
                <w:szCs w:val="21"/>
              </w:rPr>
            </w:pPr>
            <w:r>
              <w:rPr>
                <w:rFonts w:hint="eastAsia" w:ascii="宋体" w:hAnsi="宋体" w:cs="Arial"/>
                <w:sz w:val="21"/>
                <w:szCs w:val="21"/>
              </w:rPr>
              <w:t>人民币</w:t>
            </w:r>
          </w:p>
        </w:tc>
        <w:tc>
          <w:tcPr>
            <w:tcW w:w="1134" w:type="dxa"/>
            <w:vAlign w:val="center"/>
          </w:tcPr>
          <w:p w14:paraId="479F17E0">
            <w:pPr>
              <w:rPr>
                <w:rFonts w:ascii="宋体" w:hAnsi="宋体" w:cs="Arial"/>
                <w:sz w:val="21"/>
                <w:szCs w:val="21"/>
              </w:rPr>
            </w:pPr>
          </w:p>
        </w:tc>
        <w:tc>
          <w:tcPr>
            <w:tcW w:w="1134" w:type="dxa"/>
          </w:tcPr>
          <w:p w14:paraId="5C523DD9">
            <w:pPr>
              <w:rPr>
                <w:rFonts w:ascii="宋体" w:hAnsi="宋体" w:cs="Arial"/>
                <w:sz w:val="21"/>
                <w:szCs w:val="21"/>
              </w:rPr>
            </w:pPr>
            <w:r>
              <w:rPr>
                <w:rFonts w:hint="eastAsia" w:ascii="宋体" w:hAnsi="宋体" w:cs="Arial"/>
                <w:sz w:val="21"/>
                <w:szCs w:val="21"/>
              </w:rPr>
              <w:t>是</w:t>
            </w:r>
          </w:p>
        </w:tc>
        <w:tc>
          <w:tcPr>
            <w:tcW w:w="2482" w:type="dxa"/>
            <w:shd w:val="clear" w:color="auto" w:fill="auto"/>
          </w:tcPr>
          <w:p w14:paraId="192198A1">
            <w:pPr>
              <w:jc w:val="left"/>
              <w:rPr>
                <w:rFonts w:ascii="宋体" w:hAnsi="宋体" w:cs="Arial"/>
                <w:sz w:val="21"/>
                <w:szCs w:val="21"/>
              </w:rPr>
            </w:pPr>
          </w:p>
        </w:tc>
      </w:tr>
      <w:tr w14:paraId="12917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5D5CAC3C">
            <w:pPr>
              <w:numPr>
                <w:ilvl w:val="0"/>
                <w:numId w:val="122"/>
              </w:numPr>
              <w:rPr>
                <w:rFonts w:ascii="宋体" w:hAnsi="宋体"/>
                <w:sz w:val="21"/>
                <w:szCs w:val="21"/>
              </w:rPr>
            </w:pPr>
          </w:p>
        </w:tc>
        <w:tc>
          <w:tcPr>
            <w:tcW w:w="1700" w:type="dxa"/>
          </w:tcPr>
          <w:p w14:paraId="43857A30">
            <w:pPr>
              <w:rPr>
                <w:rFonts w:ascii="宋体" w:hAnsi="宋体" w:cs="Arial"/>
                <w:sz w:val="21"/>
                <w:szCs w:val="21"/>
              </w:rPr>
            </w:pPr>
            <w:r>
              <w:rPr>
                <w:rFonts w:hint="eastAsia" w:ascii="宋体" w:hAnsi="宋体" w:cs="Arial"/>
                <w:sz w:val="21"/>
                <w:szCs w:val="21"/>
              </w:rPr>
              <w:t>金额</w:t>
            </w:r>
          </w:p>
        </w:tc>
        <w:tc>
          <w:tcPr>
            <w:tcW w:w="1135" w:type="dxa"/>
          </w:tcPr>
          <w:p w14:paraId="77C80C0E">
            <w:pPr>
              <w:rPr>
                <w:rFonts w:ascii="宋体" w:hAnsi="宋体" w:cs="Arial"/>
                <w:sz w:val="21"/>
                <w:szCs w:val="21"/>
              </w:rPr>
            </w:pPr>
            <w:r>
              <w:rPr>
                <w:rFonts w:hint="eastAsia" w:ascii="宋体" w:hAnsi="宋体" w:cs="Arial"/>
                <w:sz w:val="21"/>
                <w:szCs w:val="21"/>
              </w:rPr>
              <w:t>文本框</w:t>
            </w:r>
          </w:p>
        </w:tc>
        <w:tc>
          <w:tcPr>
            <w:tcW w:w="1134" w:type="dxa"/>
            <w:vAlign w:val="center"/>
          </w:tcPr>
          <w:p w14:paraId="6E93DD75">
            <w:pPr>
              <w:jc w:val="center"/>
              <w:rPr>
                <w:rFonts w:ascii="宋体" w:hAnsi="宋体" w:cs="Arial"/>
                <w:sz w:val="21"/>
                <w:szCs w:val="21"/>
              </w:rPr>
            </w:pPr>
          </w:p>
        </w:tc>
        <w:tc>
          <w:tcPr>
            <w:tcW w:w="1134" w:type="dxa"/>
          </w:tcPr>
          <w:p w14:paraId="367093AE">
            <w:pPr>
              <w:rPr>
                <w:rFonts w:ascii="宋体" w:hAnsi="宋体"/>
                <w:sz w:val="21"/>
                <w:szCs w:val="21"/>
              </w:rPr>
            </w:pPr>
          </w:p>
        </w:tc>
        <w:tc>
          <w:tcPr>
            <w:tcW w:w="1134" w:type="dxa"/>
          </w:tcPr>
          <w:p w14:paraId="48083DEE">
            <w:pPr>
              <w:rPr>
                <w:rFonts w:ascii="宋体" w:hAnsi="宋体" w:cs="Arial"/>
                <w:sz w:val="21"/>
                <w:szCs w:val="21"/>
              </w:rPr>
            </w:pPr>
            <w:r>
              <w:rPr>
                <w:rFonts w:hint="eastAsia" w:ascii="宋体" w:hAnsi="宋体" w:cs="Arial"/>
                <w:sz w:val="21"/>
                <w:szCs w:val="21"/>
              </w:rPr>
              <w:t>是</w:t>
            </w:r>
          </w:p>
        </w:tc>
        <w:tc>
          <w:tcPr>
            <w:tcW w:w="2482" w:type="dxa"/>
            <w:shd w:val="clear" w:color="auto" w:fill="auto"/>
          </w:tcPr>
          <w:p w14:paraId="24AE1C7D">
            <w:pPr>
              <w:jc w:val="left"/>
              <w:rPr>
                <w:rFonts w:ascii="宋体" w:hAnsi="宋体" w:cs="Arial"/>
                <w:sz w:val="21"/>
                <w:szCs w:val="21"/>
              </w:rPr>
            </w:pPr>
          </w:p>
        </w:tc>
      </w:tr>
      <w:tr w14:paraId="61D67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535E04C7">
            <w:pPr>
              <w:numPr>
                <w:ilvl w:val="0"/>
                <w:numId w:val="122"/>
              </w:numPr>
              <w:rPr>
                <w:rFonts w:ascii="宋体" w:hAnsi="宋体"/>
                <w:sz w:val="21"/>
                <w:szCs w:val="21"/>
              </w:rPr>
            </w:pPr>
          </w:p>
        </w:tc>
        <w:tc>
          <w:tcPr>
            <w:tcW w:w="1700" w:type="dxa"/>
          </w:tcPr>
          <w:p w14:paraId="5D2CA125">
            <w:pPr>
              <w:rPr>
                <w:rFonts w:ascii="宋体" w:hAnsi="宋体" w:cs="Arial"/>
                <w:sz w:val="21"/>
                <w:szCs w:val="21"/>
              </w:rPr>
            </w:pPr>
            <w:r>
              <w:rPr>
                <w:rFonts w:hint="eastAsia" w:ascii="宋体" w:hAnsi="宋体" w:cs="Arial"/>
                <w:sz w:val="21"/>
                <w:szCs w:val="21"/>
              </w:rPr>
              <w:t>大写金额</w:t>
            </w:r>
          </w:p>
        </w:tc>
        <w:tc>
          <w:tcPr>
            <w:tcW w:w="1135" w:type="dxa"/>
          </w:tcPr>
          <w:p w14:paraId="391AE4EA">
            <w:pPr>
              <w:rPr>
                <w:rFonts w:ascii="宋体" w:hAnsi="宋体" w:cs="Arial"/>
                <w:sz w:val="21"/>
                <w:szCs w:val="21"/>
              </w:rPr>
            </w:pPr>
            <w:r>
              <w:rPr>
                <w:rFonts w:hint="eastAsia" w:ascii="宋体" w:hAnsi="宋体" w:cs="Arial"/>
                <w:sz w:val="21"/>
                <w:szCs w:val="21"/>
              </w:rPr>
              <w:t>文本</w:t>
            </w:r>
          </w:p>
        </w:tc>
        <w:tc>
          <w:tcPr>
            <w:tcW w:w="1134" w:type="dxa"/>
            <w:vAlign w:val="center"/>
          </w:tcPr>
          <w:p w14:paraId="29077649">
            <w:pPr>
              <w:jc w:val="center"/>
              <w:rPr>
                <w:rFonts w:ascii="宋体" w:hAnsi="宋体" w:cs="Arial"/>
                <w:sz w:val="21"/>
                <w:szCs w:val="21"/>
              </w:rPr>
            </w:pPr>
          </w:p>
        </w:tc>
        <w:tc>
          <w:tcPr>
            <w:tcW w:w="1134" w:type="dxa"/>
          </w:tcPr>
          <w:p w14:paraId="05725CA7">
            <w:pPr>
              <w:rPr>
                <w:rFonts w:ascii="宋体" w:hAnsi="宋体"/>
                <w:sz w:val="21"/>
                <w:szCs w:val="21"/>
              </w:rPr>
            </w:pPr>
          </w:p>
        </w:tc>
        <w:tc>
          <w:tcPr>
            <w:tcW w:w="1134" w:type="dxa"/>
          </w:tcPr>
          <w:p w14:paraId="398E4FB9">
            <w:pPr>
              <w:rPr>
                <w:rFonts w:ascii="宋体" w:hAnsi="宋体" w:cs="Arial"/>
                <w:sz w:val="21"/>
                <w:szCs w:val="21"/>
              </w:rPr>
            </w:pPr>
          </w:p>
        </w:tc>
        <w:tc>
          <w:tcPr>
            <w:tcW w:w="2482" w:type="dxa"/>
            <w:shd w:val="clear" w:color="auto" w:fill="auto"/>
          </w:tcPr>
          <w:p w14:paraId="00569822">
            <w:pPr>
              <w:jc w:val="left"/>
              <w:rPr>
                <w:rFonts w:ascii="宋体" w:hAnsi="宋体" w:cs="Arial"/>
                <w:sz w:val="21"/>
                <w:szCs w:val="21"/>
              </w:rPr>
            </w:pPr>
            <w:r>
              <w:rPr>
                <w:rFonts w:hint="eastAsia" w:ascii="宋体" w:hAnsi="宋体" w:cs="Arial"/>
                <w:sz w:val="21"/>
                <w:szCs w:val="21"/>
              </w:rPr>
              <w:t>系统反显</w:t>
            </w:r>
          </w:p>
        </w:tc>
      </w:tr>
      <w:tr w14:paraId="5008F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6EBA7E30">
            <w:pPr>
              <w:numPr>
                <w:ilvl w:val="0"/>
                <w:numId w:val="122"/>
              </w:numPr>
              <w:rPr>
                <w:rFonts w:ascii="宋体" w:hAnsi="宋体"/>
                <w:sz w:val="21"/>
                <w:szCs w:val="21"/>
              </w:rPr>
            </w:pPr>
          </w:p>
        </w:tc>
        <w:tc>
          <w:tcPr>
            <w:tcW w:w="1700" w:type="dxa"/>
          </w:tcPr>
          <w:p w14:paraId="29D2A1ED">
            <w:pPr>
              <w:rPr>
                <w:rFonts w:ascii="宋体" w:hAnsi="宋体" w:cs="Arial"/>
                <w:sz w:val="21"/>
                <w:szCs w:val="21"/>
              </w:rPr>
            </w:pPr>
            <w:r>
              <w:rPr>
                <w:rFonts w:hint="eastAsia" w:ascii="宋体" w:hAnsi="宋体" w:cs="Arial"/>
                <w:sz w:val="21"/>
                <w:szCs w:val="21"/>
              </w:rPr>
              <w:t>是否自动转存</w:t>
            </w:r>
          </w:p>
        </w:tc>
        <w:tc>
          <w:tcPr>
            <w:tcW w:w="1135" w:type="dxa"/>
          </w:tcPr>
          <w:p w14:paraId="4A771629">
            <w:pPr>
              <w:rPr>
                <w:rFonts w:ascii="宋体" w:hAnsi="宋体" w:cs="Arial"/>
                <w:sz w:val="21"/>
                <w:szCs w:val="21"/>
              </w:rPr>
            </w:pPr>
            <w:r>
              <w:rPr>
                <w:rFonts w:hint="eastAsia" w:ascii="宋体" w:hAnsi="宋体" w:cs="Arial"/>
                <w:sz w:val="21"/>
                <w:szCs w:val="21"/>
              </w:rPr>
              <w:t>复选框</w:t>
            </w:r>
          </w:p>
        </w:tc>
        <w:tc>
          <w:tcPr>
            <w:tcW w:w="1134" w:type="dxa"/>
            <w:vAlign w:val="center"/>
          </w:tcPr>
          <w:p w14:paraId="6F51F777">
            <w:pPr>
              <w:jc w:val="center"/>
              <w:rPr>
                <w:rFonts w:ascii="宋体" w:hAnsi="宋体" w:cs="Arial"/>
                <w:sz w:val="21"/>
                <w:szCs w:val="21"/>
              </w:rPr>
            </w:pPr>
            <w:r>
              <w:rPr>
                <w:rFonts w:hint="eastAsia" w:ascii="宋体" w:hAnsi="宋体" w:cs="Arial"/>
                <w:sz w:val="21"/>
                <w:szCs w:val="21"/>
              </w:rPr>
              <w:t>未勾选</w:t>
            </w:r>
          </w:p>
        </w:tc>
        <w:tc>
          <w:tcPr>
            <w:tcW w:w="1134" w:type="dxa"/>
          </w:tcPr>
          <w:p w14:paraId="2F431DA1">
            <w:pPr>
              <w:rPr>
                <w:rFonts w:ascii="宋体" w:hAnsi="宋体"/>
                <w:sz w:val="21"/>
                <w:szCs w:val="21"/>
              </w:rPr>
            </w:pPr>
          </w:p>
        </w:tc>
        <w:tc>
          <w:tcPr>
            <w:tcW w:w="1134" w:type="dxa"/>
          </w:tcPr>
          <w:p w14:paraId="3D87ECEA">
            <w:pPr>
              <w:rPr>
                <w:rFonts w:ascii="宋体" w:hAnsi="宋体" w:cs="Arial"/>
                <w:sz w:val="21"/>
                <w:szCs w:val="21"/>
              </w:rPr>
            </w:pPr>
          </w:p>
        </w:tc>
        <w:tc>
          <w:tcPr>
            <w:tcW w:w="2482" w:type="dxa"/>
            <w:shd w:val="clear" w:color="auto" w:fill="auto"/>
          </w:tcPr>
          <w:p w14:paraId="7573E9DB">
            <w:pPr>
              <w:jc w:val="left"/>
              <w:rPr>
                <w:rFonts w:ascii="宋体" w:hAnsi="宋体" w:cs="Arial"/>
                <w:sz w:val="21"/>
                <w:szCs w:val="21"/>
              </w:rPr>
            </w:pPr>
          </w:p>
        </w:tc>
      </w:tr>
      <w:tr w14:paraId="50E53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449DC03A">
            <w:pPr>
              <w:numPr>
                <w:ilvl w:val="0"/>
                <w:numId w:val="122"/>
              </w:numPr>
              <w:rPr>
                <w:rFonts w:ascii="宋体" w:hAnsi="宋体"/>
                <w:sz w:val="21"/>
                <w:szCs w:val="21"/>
              </w:rPr>
            </w:pPr>
          </w:p>
        </w:tc>
        <w:tc>
          <w:tcPr>
            <w:tcW w:w="1700" w:type="dxa"/>
          </w:tcPr>
          <w:p w14:paraId="41140886">
            <w:pPr>
              <w:rPr>
                <w:rFonts w:ascii="宋体" w:hAnsi="宋体" w:cs="Arial"/>
                <w:sz w:val="21"/>
                <w:szCs w:val="21"/>
              </w:rPr>
            </w:pPr>
            <w:r>
              <w:rPr>
                <w:rFonts w:hint="eastAsia" w:ascii="宋体" w:hAnsi="宋体" w:cs="Arial"/>
                <w:sz w:val="21"/>
                <w:szCs w:val="21"/>
              </w:rPr>
              <w:t>确认</w:t>
            </w:r>
          </w:p>
        </w:tc>
        <w:tc>
          <w:tcPr>
            <w:tcW w:w="1135" w:type="dxa"/>
          </w:tcPr>
          <w:p w14:paraId="769234EC">
            <w:pPr>
              <w:rPr>
                <w:rFonts w:ascii="宋体" w:hAnsi="宋体" w:cs="Arial"/>
                <w:sz w:val="21"/>
                <w:szCs w:val="21"/>
              </w:rPr>
            </w:pPr>
            <w:r>
              <w:rPr>
                <w:rFonts w:hint="eastAsia" w:ascii="宋体" w:hAnsi="宋体" w:cs="Arial"/>
                <w:sz w:val="21"/>
                <w:szCs w:val="21"/>
              </w:rPr>
              <w:t>按钮</w:t>
            </w:r>
          </w:p>
        </w:tc>
        <w:tc>
          <w:tcPr>
            <w:tcW w:w="1134" w:type="dxa"/>
            <w:vAlign w:val="center"/>
          </w:tcPr>
          <w:p w14:paraId="6D639DAC">
            <w:pPr>
              <w:jc w:val="center"/>
              <w:rPr>
                <w:rFonts w:ascii="宋体" w:hAnsi="宋体" w:cs="Arial"/>
                <w:sz w:val="21"/>
                <w:szCs w:val="21"/>
              </w:rPr>
            </w:pPr>
          </w:p>
        </w:tc>
        <w:tc>
          <w:tcPr>
            <w:tcW w:w="1134" w:type="dxa"/>
          </w:tcPr>
          <w:p w14:paraId="5A6B5BFD">
            <w:pPr>
              <w:rPr>
                <w:rFonts w:ascii="宋体" w:hAnsi="宋体"/>
                <w:sz w:val="21"/>
                <w:szCs w:val="21"/>
              </w:rPr>
            </w:pPr>
          </w:p>
        </w:tc>
        <w:tc>
          <w:tcPr>
            <w:tcW w:w="1134" w:type="dxa"/>
          </w:tcPr>
          <w:p w14:paraId="34ED801D">
            <w:pPr>
              <w:rPr>
                <w:rFonts w:ascii="宋体" w:hAnsi="宋体" w:cs="Arial"/>
                <w:sz w:val="21"/>
                <w:szCs w:val="21"/>
              </w:rPr>
            </w:pPr>
          </w:p>
        </w:tc>
        <w:tc>
          <w:tcPr>
            <w:tcW w:w="2482" w:type="dxa"/>
            <w:shd w:val="clear" w:color="auto" w:fill="auto"/>
          </w:tcPr>
          <w:p w14:paraId="23DE0440">
            <w:pPr>
              <w:jc w:val="left"/>
              <w:rPr>
                <w:rFonts w:ascii="宋体" w:hAnsi="宋体" w:cs="Arial"/>
                <w:sz w:val="21"/>
                <w:szCs w:val="21"/>
              </w:rPr>
            </w:pPr>
          </w:p>
        </w:tc>
      </w:tr>
      <w:tr w14:paraId="42B87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60C95C1A">
            <w:pPr>
              <w:numPr>
                <w:ilvl w:val="0"/>
                <w:numId w:val="122"/>
              </w:numPr>
              <w:rPr>
                <w:rFonts w:ascii="宋体" w:hAnsi="宋体"/>
                <w:sz w:val="21"/>
                <w:szCs w:val="21"/>
              </w:rPr>
            </w:pPr>
          </w:p>
        </w:tc>
        <w:tc>
          <w:tcPr>
            <w:tcW w:w="1700" w:type="dxa"/>
          </w:tcPr>
          <w:p w14:paraId="074768D6">
            <w:pPr>
              <w:rPr>
                <w:rFonts w:ascii="宋体" w:hAnsi="宋体" w:cs="Arial"/>
                <w:sz w:val="21"/>
                <w:szCs w:val="21"/>
              </w:rPr>
            </w:pPr>
            <w:r>
              <w:rPr>
                <w:rFonts w:hint="eastAsia" w:ascii="宋体" w:hAnsi="宋体" w:cs="Arial"/>
                <w:sz w:val="21"/>
                <w:szCs w:val="21"/>
              </w:rPr>
              <w:t>返回</w:t>
            </w:r>
          </w:p>
        </w:tc>
        <w:tc>
          <w:tcPr>
            <w:tcW w:w="1135" w:type="dxa"/>
          </w:tcPr>
          <w:p w14:paraId="2C5CBB2C">
            <w:pPr>
              <w:rPr>
                <w:rFonts w:ascii="宋体" w:hAnsi="宋体" w:cs="Arial"/>
                <w:sz w:val="21"/>
                <w:szCs w:val="21"/>
              </w:rPr>
            </w:pPr>
            <w:r>
              <w:rPr>
                <w:rFonts w:hint="eastAsia" w:ascii="宋体" w:hAnsi="宋体" w:cs="Arial"/>
                <w:sz w:val="21"/>
                <w:szCs w:val="21"/>
              </w:rPr>
              <w:t>按钮</w:t>
            </w:r>
          </w:p>
        </w:tc>
        <w:tc>
          <w:tcPr>
            <w:tcW w:w="1134" w:type="dxa"/>
            <w:vAlign w:val="center"/>
          </w:tcPr>
          <w:p w14:paraId="46D874F6">
            <w:pPr>
              <w:jc w:val="center"/>
              <w:rPr>
                <w:rFonts w:ascii="宋体" w:hAnsi="宋体" w:cs="Arial"/>
                <w:sz w:val="21"/>
                <w:szCs w:val="21"/>
              </w:rPr>
            </w:pPr>
          </w:p>
        </w:tc>
        <w:tc>
          <w:tcPr>
            <w:tcW w:w="1134" w:type="dxa"/>
          </w:tcPr>
          <w:p w14:paraId="4FEF7C96">
            <w:pPr>
              <w:rPr>
                <w:rFonts w:ascii="宋体" w:hAnsi="宋体"/>
                <w:sz w:val="21"/>
                <w:szCs w:val="21"/>
              </w:rPr>
            </w:pPr>
          </w:p>
        </w:tc>
        <w:tc>
          <w:tcPr>
            <w:tcW w:w="1134" w:type="dxa"/>
          </w:tcPr>
          <w:p w14:paraId="6A9C9BA6">
            <w:pPr>
              <w:rPr>
                <w:rFonts w:ascii="宋体" w:hAnsi="宋体" w:cs="Arial"/>
                <w:sz w:val="21"/>
                <w:szCs w:val="21"/>
              </w:rPr>
            </w:pPr>
          </w:p>
        </w:tc>
        <w:tc>
          <w:tcPr>
            <w:tcW w:w="2482" w:type="dxa"/>
            <w:shd w:val="clear" w:color="auto" w:fill="auto"/>
          </w:tcPr>
          <w:p w14:paraId="4466CC93">
            <w:pPr>
              <w:jc w:val="left"/>
              <w:rPr>
                <w:rFonts w:ascii="宋体" w:hAnsi="宋体" w:cs="Arial"/>
                <w:sz w:val="21"/>
                <w:szCs w:val="21"/>
              </w:rPr>
            </w:pPr>
            <w:r>
              <w:rPr>
                <w:rFonts w:hint="eastAsia" w:ascii="宋体" w:hAnsi="宋体" w:cs="Arial"/>
                <w:sz w:val="21"/>
                <w:szCs w:val="21"/>
              </w:rPr>
              <w:t>返回至定活互转页面</w:t>
            </w:r>
          </w:p>
        </w:tc>
      </w:tr>
    </w:tbl>
    <w:p w14:paraId="08E7569B">
      <w:pPr>
        <w:pStyle w:val="5"/>
        <w:numPr>
          <w:ilvl w:val="0"/>
          <w:numId w:val="0"/>
        </w:numPr>
      </w:pPr>
      <w:r>
        <w:rPr>
          <w:rFonts w:hint="eastAsia"/>
        </w:rPr>
        <w:t>活转定确认页面</w:t>
      </w:r>
    </w:p>
    <w:tbl>
      <w:tblPr>
        <w:tblStyle w:val="48"/>
        <w:tblW w:w="939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700"/>
        <w:gridCol w:w="1135"/>
        <w:gridCol w:w="1134"/>
        <w:gridCol w:w="1134"/>
        <w:gridCol w:w="1134"/>
        <w:gridCol w:w="2482"/>
      </w:tblGrid>
      <w:tr w14:paraId="0ED54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FFCC99"/>
            <w:vAlign w:val="center"/>
          </w:tcPr>
          <w:p w14:paraId="720077AC">
            <w:pPr>
              <w:rPr>
                <w:rFonts w:ascii="宋体" w:hAnsi="宋体" w:cs="Arial"/>
                <w:b/>
                <w:sz w:val="21"/>
                <w:szCs w:val="21"/>
              </w:rPr>
            </w:pPr>
            <w:r>
              <w:rPr>
                <w:rFonts w:ascii="宋体" w:hAnsi="宋体" w:cs="Arial"/>
                <w:b/>
                <w:sz w:val="21"/>
                <w:szCs w:val="21"/>
              </w:rPr>
              <w:t>序号</w:t>
            </w:r>
          </w:p>
        </w:tc>
        <w:tc>
          <w:tcPr>
            <w:tcW w:w="1700" w:type="dxa"/>
            <w:shd w:val="clear" w:color="auto" w:fill="FFCC99"/>
            <w:vAlign w:val="center"/>
          </w:tcPr>
          <w:p w14:paraId="52D9E4E9">
            <w:pPr>
              <w:rPr>
                <w:rFonts w:ascii="宋体" w:hAnsi="宋体" w:cs="Arial"/>
                <w:b/>
                <w:sz w:val="21"/>
                <w:szCs w:val="21"/>
              </w:rPr>
            </w:pPr>
            <w:r>
              <w:rPr>
                <w:rFonts w:ascii="宋体" w:hAnsi="宋体" w:cs="Arial"/>
                <w:b/>
                <w:sz w:val="21"/>
                <w:szCs w:val="21"/>
              </w:rPr>
              <w:t>名称</w:t>
            </w:r>
          </w:p>
        </w:tc>
        <w:tc>
          <w:tcPr>
            <w:tcW w:w="1135" w:type="dxa"/>
            <w:shd w:val="clear" w:color="auto" w:fill="FFCC99"/>
            <w:vAlign w:val="center"/>
          </w:tcPr>
          <w:p w14:paraId="62A87EDD">
            <w:pPr>
              <w:rPr>
                <w:rFonts w:ascii="宋体" w:hAnsi="宋体" w:cs="Arial"/>
                <w:b/>
                <w:sz w:val="21"/>
                <w:szCs w:val="21"/>
              </w:rPr>
            </w:pPr>
            <w:r>
              <w:rPr>
                <w:rFonts w:ascii="宋体" w:hAnsi="宋体" w:cs="Arial"/>
                <w:b/>
                <w:sz w:val="21"/>
                <w:szCs w:val="21"/>
              </w:rPr>
              <w:t>输入</w:t>
            </w:r>
            <w:r>
              <w:rPr>
                <w:rFonts w:hint="eastAsia" w:ascii="宋体" w:hAnsi="宋体" w:cs="Arial"/>
                <w:b/>
                <w:sz w:val="21"/>
                <w:szCs w:val="21"/>
              </w:rPr>
              <w:t>/输出</w:t>
            </w:r>
          </w:p>
        </w:tc>
        <w:tc>
          <w:tcPr>
            <w:tcW w:w="1134" w:type="dxa"/>
            <w:shd w:val="clear" w:color="auto" w:fill="FFCC99"/>
            <w:vAlign w:val="center"/>
          </w:tcPr>
          <w:p w14:paraId="6BDCBBDF">
            <w:pPr>
              <w:rPr>
                <w:rFonts w:ascii="宋体" w:hAnsi="宋体" w:cs="Arial"/>
                <w:b/>
                <w:sz w:val="21"/>
                <w:szCs w:val="21"/>
              </w:rPr>
            </w:pPr>
            <w:r>
              <w:rPr>
                <w:rFonts w:ascii="宋体" w:hAnsi="宋体" w:cs="Arial"/>
                <w:b/>
                <w:sz w:val="21"/>
                <w:szCs w:val="21"/>
              </w:rPr>
              <w:t>缺省值</w:t>
            </w:r>
          </w:p>
        </w:tc>
        <w:tc>
          <w:tcPr>
            <w:tcW w:w="1134" w:type="dxa"/>
            <w:shd w:val="clear" w:color="auto" w:fill="FFCC99"/>
            <w:vAlign w:val="center"/>
          </w:tcPr>
          <w:p w14:paraId="49F0F76B">
            <w:pPr>
              <w:rPr>
                <w:rFonts w:ascii="宋体" w:hAnsi="宋体" w:cs="Arial"/>
                <w:b/>
                <w:sz w:val="21"/>
                <w:szCs w:val="21"/>
              </w:rPr>
            </w:pPr>
            <w:r>
              <w:rPr>
                <w:rFonts w:hint="eastAsia" w:ascii="宋体" w:hAnsi="宋体" w:cs="Arial"/>
                <w:b/>
                <w:sz w:val="21"/>
                <w:szCs w:val="21"/>
              </w:rPr>
              <w:t>类型/长度</w:t>
            </w:r>
          </w:p>
        </w:tc>
        <w:tc>
          <w:tcPr>
            <w:tcW w:w="1134" w:type="dxa"/>
            <w:shd w:val="clear" w:color="auto" w:fill="FFCC99"/>
            <w:vAlign w:val="center"/>
          </w:tcPr>
          <w:p w14:paraId="6F093FAF">
            <w:pPr>
              <w:rPr>
                <w:rFonts w:ascii="宋体" w:hAnsi="宋体" w:cs="Arial"/>
                <w:b/>
                <w:sz w:val="21"/>
                <w:szCs w:val="21"/>
              </w:rPr>
            </w:pPr>
            <w:r>
              <w:rPr>
                <w:rFonts w:hint="eastAsia" w:ascii="宋体" w:hAnsi="宋体" w:cs="Arial"/>
                <w:b/>
                <w:sz w:val="21"/>
                <w:szCs w:val="21"/>
              </w:rPr>
              <w:t>是否必输</w:t>
            </w:r>
          </w:p>
        </w:tc>
        <w:tc>
          <w:tcPr>
            <w:tcW w:w="2482" w:type="dxa"/>
            <w:shd w:val="clear" w:color="auto" w:fill="FFCC99"/>
            <w:vAlign w:val="center"/>
          </w:tcPr>
          <w:p w14:paraId="005A42F0">
            <w:pPr>
              <w:rPr>
                <w:rFonts w:ascii="宋体" w:hAnsi="宋体" w:cs="Arial"/>
                <w:b/>
                <w:sz w:val="21"/>
                <w:szCs w:val="21"/>
              </w:rPr>
            </w:pPr>
            <w:r>
              <w:rPr>
                <w:rFonts w:ascii="宋体" w:hAnsi="宋体" w:cs="Arial"/>
                <w:b/>
                <w:sz w:val="21"/>
                <w:szCs w:val="21"/>
              </w:rPr>
              <w:t>备注</w:t>
            </w:r>
          </w:p>
        </w:tc>
      </w:tr>
      <w:tr w14:paraId="29614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675" w:type="dxa"/>
            <w:vAlign w:val="center"/>
          </w:tcPr>
          <w:p w14:paraId="7502AC4A">
            <w:pPr>
              <w:numPr>
                <w:ilvl w:val="0"/>
                <w:numId w:val="123"/>
              </w:numPr>
              <w:rPr>
                <w:rFonts w:ascii="宋体" w:hAnsi="宋体"/>
                <w:sz w:val="21"/>
                <w:szCs w:val="21"/>
              </w:rPr>
            </w:pPr>
          </w:p>
        </w:tc>
        <w:tc>
          <w:tcPr>
            <w:tcW w:w="1700" w:type="dxa"/>
          </w:tcPr>
          <w:p w14:paraId="5656A917">
            <w:pPr>
              <w:rPr>
                <w:rFonts w:ascii="宋体" w:hAnsi="宋体" w:cs="Arial"/>
                <w:sz w:val="21"/>
                <w:szCs w:val="21"/>
              </w:rPr>
            </w:pPr>
            <w:r>
              <w:rPr>
                <w:rFonts w:hint="eastAsia" w:ascii="宋体" w:hAnsi="宋体" w:cs="Arial"/>
                <w:sz w:val="21"/>
                <w:szCs w:val="21"/>
              </w:rPr>
              <w:t>储种</w:t>
            </w:r>
          </w:p>
        </w:tc>
        <w:tc>
          <w:tcPr>
            <w:tcW w:w="1135" w:type="dxa"/>
          </w:tcPr>
          <w:p w14:paraId="453F7BD0">
            <w:pPr>
              <w:rPr>
                <w:rFonts w:ascii="宋体" w:hAnsi="宋体" w:cs="Arial"/>
                <w:sz w:val="21"/>
                <w:szCs w:val="21"/>
              </w:rPr>
            </w:pPr>
            <w:r>
              <w:rPr>
                <w:rFonts w:hint="eastAsia" w:ascii="宋体" w:hAnsi="宋体" w:cs="Arial"/>
                <w:sz w:val="21"/>
                <w:szCs w:val="21"/>
              </w:rPr>
              <w:t>文本</w:t>
            </w:r>
          </w:p>
        </w:tc>
        <w:tc>
          <w:tcPr>
            <w:tcW w:w="1134" w:type="dxa"/>
            <w:vAlign w:val="center"/>
          </w:tcPr>
          <w:p w14:paraId="6AF384A1">
            <w:pPr>
              <w:jc w:val="center"/>
              <w:rPr>
                <w:rFonts w:ascii="宋体" w:hAnsi="宋体" w:cs="Arial"/>
                <w:sz w:val="21"/>
                <w:szCs w:val="21"/>
              </w:rPr>
            </w:pPr>
          </w:p>
        </w:tc>
        <w:tc>
          <w:tcPr>
            <w:tcW w:w="1134" w:type="dxa"/>
            <w:vAlign w:val="center"/>
          </w:tcPr>
          <w:p w14:paraId="52B9CFFC">
            <w:pPr>
              <w:rPr>
                <w:rFonts w:ascii="宋体" w:hAnsi="宋体" w:cs="Arial"/>
                <w:sz w:val="21"/>
                <w:szCs w:val="21"/>
              </w:rPr>
            </w:pPr>
          </w:p>
        </w:tc>
        <w:tc>
          <w:tcPr>
            <w:tcW w:w="1134" w:type="dxa"/>
          </w:tcPr>
          <w:p w14:paraId="465A1F9B">
            <w:pPr>
              <w:rPr>
                <w:rFonts w:ascii="宋体" w:hAnsi="宋体" w:cs="Arial"/>
                <w:sz w:val="21"/>
                <w:szCs w:val="21"/>
              </w:rPr>
            </w:pPr>
          </w:p>
        </w:tc>
        <w:tc>
          <w:tcPr>
            <w:tcW w:w="2482" w:type="dxa"/>
            <w:shd w:val="clear" w:color="auto" w:fill="auto"/>
          </w:tcPr>
          <w:p w14:paraId="6AEB06EA">
            <w:pPr>
              <w:jc w:val="left"/>
              <w:rPr>
                <w:rFonts w:ascii="宋体" w:hAnsi="宋体" w:cs="Arial"/>
                <w:sz w:val="21"/>
                <w:szCs w:val="21"/>
              </w:rPr>
            </w:pPr>
          </w:p>
        </w:tc>
      </w:tr>
      <w:tr w14:paraId="5C10C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675" w:type="dxa"/>
            <w:vAlign w:val="center"/>
          </w:tcPr>
          <w:p w14:paraId="09EB977D">
            <w:pPr>
              <w:numPr>
                <w:ilvl w:val="0"/>
                <w:numId w:val="123"/>
              </w:numPr>
              <w:rPr>
                <w:rFonts w:ascii="宋体" w:hAnsi="宋体"/>
                <w:sz w:val="21"/>
                <w:szCs w:val="21"/>
              </w:rPr>
            </w:pPr>
          </w:p>
        </w:tc>
        <w:tc>
          <w:tcPr>
            <w:tcW w:w="1700" w:type="dxa"/>
          </w:tcPr>
          <w:p w14:paraId="2CF5EB08">
            <w:pPr>
              <w:rPr>
                <w:rFonts w:ascii="宋体" w:hAnsi="宋体" w:cs="Arial"/>
                <w:sz w:val="21"/>
                <w:szCs w:val="21"/>
              </w:rPr>
            </w:pPr>
            <w:r>
              <w:rPr>
                <w:rFonts w:hint="eastAsia" w:ascii="宋体" w:hAnsi="宋体" w:cs="Arial"/>
                <w:sz w:val="21"/>
                <w:szCs w:val="21"/>
              </w:rPr>
              <w:t>存期</w:t>
            </w:r>
          </w:p>
        </w:tc>
        <w:tc>
          <w:tcPr>
            <w:tcW w:w="1135" w:type="dxa"/>
          </w:tcPr>
          <w:p w14:paraId="6BF7EFD5">
            <w:pPr>
              <w:rPr>
                <w:rFonts w:ascii="宋体" w:hAnsi="宋体"/>
                <w:sz w:val="21"/>
                <w:szCs w:val="21"/>
              </w:rPr>
            </w:pPr>
            <w:r>
              <w:rPr>
                <w:rFonts w:hint="eastAsia" w:ascii="宋体" w:hAnsi="宋体" w:cs="Arial"/>
                <w:sz w:val="21"/>
                <w:szCs w:val="21"/>
              </w:rPr>
              <w:t>文本</w:t>
            </w:r>
          </w:p>
        </w:tc>
        <w:tc>
          <w:tcPr>
            <w:tcW w:w="1134" w:type="dxa"/>
            <w:vAlign w:val="center"/>
          </w:tcPr>
          <w:p w14:paraId="701F7321">
            <w:pPr>
              <w:jc w:val="center"/>
              <w:rPr>
                <w:rFonts w:ascii="宋体" w:hAnsi="宋体" w:cs="Arial"/>
                <w:sz w:val="21"/>
                <w:szCs w:val="21"/>
              </w:rPr>
            </w:pPr>
          </w:p>
        </w:tc>
        <w:tc>
          <w:tcPr>
            <w:tcW w:w="1134" w:type="dxa"/>
            <w:vAlign w:val="center"/>
          </w:tcPr>
          <w:p w14:paraId="3F6D06EC">
            <w:pPr>
              <w:rPr>
                <w:rFonts w:ascii="宋体" w:hAnsi="宋体" w:cs="Arial"/>
                <w:sz w:val="21"/>
                <w:szCs w:val="21"/>
              </w:rPr>
            </w:pPr>
          </w:p>
        </w:tc>
        <w:tc>
          <w:tcPr>
            <w:tcW w:w="1134" w:type="dxa"/>
          </w:tcPr>
          <w:p w14:paraId="1806F649">
            <w:pPr>
              <w:rPr>
                <w:rFonts w:ascii="宋体" w:hAnsi="宋体" w:cs="Arial"/>
                <w:sz w:val="21"/>
                <w:szCs w:val="21"/>
              </w:rPr>
            </w:pPr>
          </w:p>
        </w:tc>
        <w:tc>
          <w:tcPr>
            <w:tcW w:w="2482" w:type="dxa"/>
            <w:shd w:val="clear" w:color="auto" w:fill="auto"/>
          </w:tcPr>
          <w:p w14:paraId="5D7FF910">
            <w:pPr>
              <w:jc w:val="left"/>
              <w:rPr>
                <w:rFonts w:ascii="宋体" w:hAnsi="宋体" w:cs="Arial"/>
                <w:sz w:val="21"/>
                <w:szCs w:val="21"/>
              </w:rPr>
            </w:pPr>
          </w:p>
        </w:tc>
      </w:tr>
      <w:tr w14:paraId="54F66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675" w:type="dxa"/>
            <w:vAlign w:val="center"/>
          </w:tcPr>
          <w:p w14:paraId="7E6770EC">
            <w:pPr>
              <w:numPr>
                <w:ilvl w:val="0"/>
                <w:numId w:val="123"/>
              </w:numPr>
              <w:rPr>
                <w:rFonts w:ascii="宋体" w:hAnsi="宋体"/>
                <w:sz w:val="21"/>
                <w:szCs w:val="21"/>
              </w:rPr>
            </w:pPr>
          </w:p>
        </w:tc>
        <w:tc>
          <w:tcPr>
            <w:tcW w:w="1700" w:type="dxa"/>
          </w:tcPr>
          <w:p w14:paraId="24F14310">
            <w:pPr>
              <w:rPr>
                <w:rFonts w:ascii="宋体" w:hAnsi="宋体" w:cs="Arial"/>
                <w:sz w:val="21"/>
                <w:szCs w:val="21"/>
              </w:rPr>
            </w:pPr>
            <w:r>
              <w:rPr>
                <w:rFonts w:hint="eastAsia" w:ascii="宋体" w:hAnsi="宋体" w:cs="Arial"/>
                <w:sz w:val="21"/>
                <w:szCs w:val="21"/>
              </w:rPr>
              <w:t>币种</w:t>
            </w:r>
          </w:p>
        </w:tc>
        <w:tc>
          <w:tcPr>
            <w:tcW w:w="1135" w:type="dxa"/>
          </w:tcPr>
          <w:p w14:paraId="24917207">
            <w:pPr>
              <w:rPr>
                <w:rFonts w:ascii="宋体" w:hAnsi="宋体"/>
                <w:sz w:val="21"/>
                <w:szCs w:val="21"/>
              </w:rPr>
            </w:pPr>
            <w:r>
              <w:rPr>
                <w:rFonts w:hint="eastAsia" w:ascii="宋体" w:hAnsi="宋体" w:cs="Arial"/>
                <w:sz w:val="21"/>
                <w:szCs w:val="21"/>
              </w:rPr>
              <w:t>文本</w:t>
            </w:r>
          </w:p>
        </w:tc>
        <w:tc>
          <w:tcPr>
            <w:tcW w:w="1134" w:type="dxa"/>
            <w:vAlign w:val="center"/>
          </w:tcPr>
          <w:p w14:paraId="0B4761DA">
            <w:pPr>
              <w:jc w:val="center"/>
              <w:rPr>
                <w:rFonts w:ascii="宋体" w:hAnsi="宋体" w:cs="Arial"/>
                <w:sz w:val="21"/>
                <w:szCs w:val="21"/>
              </w:rPr>
            </w:pPr>
          </w:p>
        </w:tc>
        <w:tc>
          <w:tcPr>
            <w:tcW w:w="1134" w:type="dxa"/>
            <w:vAlign w:val="center"/>
          </w:tcPr>
          <w:p w14:paraId="15EB29E7">
            <w:pPr>
              <w:rPr>
                <w:rFonts w:ascii="宋体" w:hAnsi="宋体" w:cs="Arial"/>
                <w:sz w:val="21"/>
                <w:szCs w:val="21"/>
              </w:rPr>
            </w:pPr>
          </w:p>
        </w:tc>
        <w:tc>
          <w:tcPr>
            <w:tcW w:w="1134" w:type="dxa"/>
          </w:tcPr>
          <w:p w14:paraId="095EFADE">
            <w:pPr>
              <w:rPr>
                <w:rFonts w:ascii="宋体" w:hAnsi="宋体" w:cs="Arial"/>
                <w:sz w:val="21"/>
                <w:szCs w:val="21"/>
              </w:rPr>
            </w:pPr>
          </w:p>
        </w:tc>
        <w:tc>
          <w:tcPr>
            <w:tcW w:w="2482" w:type="dxa"/>
            <w:shd w:val="clear" w:color="auto" w:fill="auto"/>
          </w:tcPr>
          <w:p w14:paraId="24FC3741">
            <w:pPr>
              <w:jc w:val="left"/>
              <w:rPr>
                <w:rFonts w:ascii="宋体" w:hAnsi="宋体" w:cs="Arial"/>
                <w:sz w:val="21"/>
                <w:szCs w:val="21"/>
              </w:rPr>
            </w:pPr>
          </w:p>
        </w:tc>
      </w:tr>
      <w:tr w14:paraId="6923F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5DF91913">
            <w:pPr>
              <w:numPr>
                <w:ilvl w:val="0"/>
                <w:numId w:val="123"/>
              </w:numPr>
              <w:rPr>
                <w:rFonts w:ascii="宋体" w:hAnsi="宋体"/>
                <w:sz w:val="21"/>
                <w:szCs w:val="21"/>
              </w:rPr>
            </w:pPr>
          </w:p>
        </w:tc>
        <w:tc>
          <w:tcPr>
            <w:tcW w:w="1700" w:type="dxa"/>
          </w:tcPr>
          <w:p w14:paraId="33CD3AEE">
            <w:pPr>
              <w:rPr>
                <w:rFonts w:ascii="宋体" w:hAnsi="宋体" w:cs="Arial"/>
                <w:sz w:val="21"/>
                <w:szCs w:val="21"/>
              </w:rPr>
            </w:pPr>
            <w:r>
              <w:rPr>
                <w:rFonts w:hint="eastAsia" w:ascii="宋体" w:hAnsi="宋体" w:cs="Arial"/>
                <w:sz w:val="21"/>
                <w:szCs w:val="21"/>
              </w:rPr>
              <w:t>金额</w:t>
            </w:r>
          </w:p>
        </w:tc>
        <w:tc>
          <w:tcPr>
            <w:tcW w:w="1135" w:type="dxa"/>
          </w:tcPr>
          <w:p w14:paraId="6CA9DAE1">
            <w:pPr>
              <w:rPr>
                <w:rFonts w:ascii="宋体" w:hAnsi="宋体"/>
                <w:sz w:val="21"/>
                <w:szCs w:val="21"/>
              </w:rPr>
            </w:pPr>
            <w:r>
              <w:rPr>
                <w:rFonts w:hint="eastAsia" w:ascii="宋体" w:hAnsi="宋体" w:cs="Arial"/>
                <w:sz w:val="21"/>
                <w:szCs w:val="21"/>
              </w:rPr>
              <w:t>文本</w:t>
            </w:r>
          </w:p>
        </w:tc>
        <w:tc>
          <w:tcPr>
            <w:tcW w:w="1134" w:type="dxa"/>
            <w:vAlign w:val="center"/>
          </w:tcPr>
          <w:p w14:paraId="29717CE4">
            <w:pPr>
              <w:jc w:val="center"/>
              <w:rPr>
                <w:rFonts w:ascii="宋体" w:hAnsi="宋体" w:cs="Arial"/>
                <w:sz w:val="21"/>
                <w:szCs w:val="21"/>
              </w:rPr>
            </w:pPr>
          </w:p>
        </w:tc>
        <w:tc>
          <w:tcPr>
            <w:tcW w:w="1134" w:type="dxa"/>
          </w:tcPr>
          <w:p w14:paraId="65100B00">
            <w:pPr>
              <w:rPr>
                <w:rFonts w:ascii="宋体" w:hAnsi="宋体"/>
                <w:sz w:val="21"/>
                <w:szCs w:val="21"/>
              </w:rPr>
            </w:pPr>
          </w:p>
        </w:tc>
        <w:tc>
          <w:tcPr>
            <w:tcW w:w="1134" w:type="dxa"/>
          </w:tcPr>
          <w:p w14:paraId="23B234C0">
            <w:pPr>
              <w:rPr>
                <w:rFonts w:ascii="宋体" w:hAnsi="宋体" w:cs="Arial"/>
                <w:sz w:val="21"/>
                <w:szCs w:val="21"/>
              </w:rPr>
            </w:pPr>
          </w:p>
        </w:tc>
        <w:tc>
          <w:tcPr>
            <w:tcW w:w="2482" w:type="dxa"/>
            <w:shd w:val="clear" w:color="auto" w:fill="auto"/>
          </w:tcPr>
          <w:p w14:paraId="4CC7C31C">
            <w:pPr>
              <w:jc w:val="left"/>
              <w:rPr>
                <w:rFonts w:ascii="宋体" w:hAnsi="宋体" w:cs="Arial"/>
                <w:sz w:val="21"/>
                <w:szCs w:val="21"/>
              </w:rPr>
            </w:pPr>
          </w:p>
        </w:tc>
      </w:tr>
      <w:tr w14:paraId="345C1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1B4337B7">
            <w:pPr>
              <w:numPr>
                <w:ilvl w:val="0"/>
                <w:numId w:val="123"/>
              </w:numPr>
              <w:rPr>
                <w:rFonts w:ascii="宋体" w:hAnsi="宋体"/>
                <w:sz w:val="21"/>
                <w:szCs w:val="21"/>
              </w:rPr>
            </w:pPr>
          </w:p>
        </w:tc>
        <w:tc>
          <w:tcPr>
            <w:tcW w:w="1700" w:type="dxa"/>
          </w:tcPr>
          <w:p w14:paraId="26574E19">
            <w:pPr>
              <w:rPr>
                <w:rFonts w:ascii="宋体" w:hAnsi="宋体" w:cs="Arial"/>
                <w:sz w:val="21"/>
                <w:szCs w:val="21"/>
              </w:rPr>
            </w:pPr>
            <w:r>
              <w:rPr>
                <w:rFonts w:hint="eastAsia" w:ascii="宋体" w:hAnsi="宋体" w:cs="Arial"/>
                <w:sz w:val="21"/>
                <w:szCs w:val="21"/>
              </w:rPr>
              <w:t>大写金额</w:t>
            </w:r>
          </w:p>
        </w:tc>
        <w:tc>
          <w:tcPr>
            <w:tcW w:w="1135" w:type="dxa"/>
          </w:tcPr>
          <w:p w14:paraId="5E0BCAAA">
            <w:pPr>
              <w:rPr>
                <w:rFonts w:ascii="宋体" w:hAnsi="宋体"/>
                <w:sz w:val="21"/>
                <w:szCs w:val="21"/>
              </w:rPr>
            </w:pPr>
            <w:r>
              <w:rPr>
                <w:rFonts w:hint="eastAsia" w:ascii="宋体" w:hAnsi="宋体" w:cs="Arial"/>
                <w:sz w:val="21"/>
                <w:szCs w:val="21"/>
              </w:rPr>
              <w:t>文本</w:t>
            </w:r>
          </w:p>
        </w:tc>
        <w:tc>
          <w:tcPr>
            <w:tcW w:w="1134" w:type="dxa"/>
            <w:vAlign w:val="center"/>
          </w:tcPr>
          <w:p w14:paraId="4BD7B9FF">
            <w:pPr>
              <w:jc w:val="center"/>
              <w:rPr>
                <w:rFonts w:ascii="宋体" w:hAnsi="宋体" w:cs="Arial"/>
                <w:sz w:val="21"/>
                <w:szCs w:val="21"/>
              </w:rPr>
            </w:pPr>
          </w:p>
        </w:tc>
        <w:tc>
          <w:tcPr>
            <w:tcW w:w="1134" w:type="dxa"/>
          </w:tcPr>
          <w:p w14:paraId="0358D47F">
            <w:pPr>
              <w:rPr>
                <w:rFonts w:ascii="宋体" w:hAnsi="宋体"/>
                <w:sz w:val="21"/>
                <w:szCs w:val="21"/>
              </w:rPr>
            </w:pPr>
          </w:p>
        </w:tc>
        <w:tc>
          <w:tcPr>
            <w:tcW w:w="1134" w:type="dxa"/>
          </w:tcPr>
          <w:p w14:paraId="564EC15C">
            <w:pPr>
              <w:rPr>
                <w:rFonts w:ascii="宋体" w:hAnsi="宋体" w:cs="Arial"/>
                <w:sz w:val="21"/>
                <w:szCs w:val="21"/>
              </w:rPr>
            </w:pPr>
          </w:p>
        </w:tc>
        <w:tc>
          <w:tcPr>
            <w:tcW w:w="2482" w:type="dxa"/>
            <w:shd w:val="clear" w:color="auto" w:fill="auto"/>
          </w:tcPr>
          <w:p w14:paraId="1902500A">
            <w:pPr>
              <w:jc w:val="left"/>
              <w:rPr>
                <w:rFonts w:ascii="宋体" w:hAnsi="宋体" w:cs="Arial"/>
                <w:sz w:val="21"/>
                <w:szCs w:val="21"/>
              </w:rPr>
            </w:pPr>
          </w:p>
        </w:tc>
      </w:tr>
      <w:tr w14:paraId="5CE1F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52705BB4">
            <w:pPr>
              <w:numPr>
                <w:ilvl w:val="0"/>
                <w:numId w:val="123"/>
              </w:numPr>
              <w:rPr>
                <w:rFonts w:ascii="宋体" w:hAnsi="宋体"/>
                <w:sz w:val="21"/>
                <w:szCs w:val="21"/>
              </w:rPr>
            </w:pPr>
          </w:p>
        </w:tc>
        <w:tc>
          <w:tcPr>
            <w:tcW w:w="1700" w:type="dxa"/>
          </w:tcPr>
          <w:p w14:paraId="4E41FD00">
            <w:pPr>
              <w:rPr>
                <w:rFonts w:ascii="宋体" w:hAnsi="宋体" w:cs="Arial"/>
                <w:sz w:val="21"/>
                <w:szCs w:val="21"/>
              </w:rPr>
            </w:pPr>
            <w:r>
              <w:rPr>
                <w:rFonts w:hint="eastAsia" w:ascii="宋体" w:hAnsi="宋体" w:cs="Arial"/>
                <w:sz w:val="21"/>
                <w:szCs w:val="21"/>
              </w:rPr>
              <w:t>是否自动转存</w:t>
            </w:r>
          </w:p>
        </w:tc>
        <w:tc>
          <w:tcPr>
            <w:tcW w:w="1135" w:type="dxa"/>
          </w:tcPr>
          <w:p w14:paraId="19A468F8">
            <w:pPr>
              <w:rPr>
                <w:rFonts w:ascii="宋体" w:hAnsi="宋体"/>
                <w:sz w:val="21"/>
                <w:szCs w:val="21"/>
              </w:rPr>
            </w:pPr>
            <w:r>
              <w:rPr>
                <w:rFonts w:hint="eastAsia" w:ascii="宋体" w:hAnsi="宋体" w:cs="Arial"/>
                <w:sz w:val="21"/>
                <w:szCs w:val="21"/>
              </w:rPr>
              <w:t>文本</w:t>
            </w:r>
          </w:p>
        </w:tc>
        <w:tc>
          <w:tcPr>
            <w:tcW w:w="1134" w:type="dxa"/>
            <w:vAlign w:val="center"/>
          </w:tcPr>
          <w:p w14:paraId="50212059">
            <w:pPr>
              <w:jc w:val="center"/>
              <w:rPr>
                <w:rFonts w:ascii="宋体" w:hAnsi="宋体" w:cs="Arial"/>
                <w:sz w:val="21"/>
                <w:szCs w:val="21"/>
              </w:rPr>
            </w:pPr>
          </w:p>
        </w:tc>
        <w:tc>
          <w:tcPr>
            <w:tcW w:w="1134" w:type="dxa"/>
          </w:tcPr>
          <w:p w14:paraId="01A8C5F2">
            <w:pPr>
              <w:rPr>
                <w:rFonts w:ascii="宋体" w:hAnsi="宋体"/>
                <w:sz w:val="21"/>
                <w:szCs w:val="21"/>
              </w:rPr>
            </w:pPr>
          </w:p>
        </w:tc>
        <w:tc>
          <w:tcPr>
            <w:tcW w:w="1134" w:type="dxa"/>
          </w:tcPr>
          <w:p w14:paraId="4847350B">
            <w:pPr>
              <w:rPr>
                <w:rFonts w:ascii="宋体" w:hAnsi="宋体" w:cs="Arial"/>
                <w:sz w:val="21"/>
                <w:szCs w:val="21"/>
              </w:rPr>
            </w:pPr>
          </w:p>
        </w:tc>
        <w:tc>
          <w:tcPr>
            <w:tcW w:w="2482" w:type="dxa"/>
            <w:shd w:val="clear" w:color="auto" w:fill="auto"/>
          </w:tcPr>
          <w:p w14:paraId="66631DA5">
            <w:pPr>
              <w:jc w:val="left"/>
              <w:rPr>
                <w:rFonts w:ascii="宋体" w:hAnsi="宋体" w:cs="Arial"/>
                <w:sz w:val="21"/>
                <w:szCs w:val="21"/>
              </w:rPr>
            </w:pPr>
          </w:p>
        </w:tc>
      </w:tr>
      <w:tr w14:paraId="71574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35387009">
            <w:pPr>
              <w:numPr>
                <w:ilvl w:val="0"/>
                <w:numId w:val="123"/>
              </w:numPr>
              <w:rPr>
                <w:rFonts w:ascii="宋体" w:hAnsi="宋体"/>
                <w:sz w:val="21"/>
                <w:szCs w:val="21"/>
              </w:rPr>
            </w:pPr>
          </w:p>
        </w:tc>
        <w:tc>
          <w:tcPr>
            <w:tcW w:w="1700" w:type="dxa"/>
          </w:tcPr>
          <w:p w14:paraId="6F7DC3B5">
            <w:pPr>
              <w:rPr>
                <w:rFonts w:ascii="宋体" w:hAnsi="宋体" w:cs="Arial"/>
                <w:sz w:val="21"/>
                <w:szCs w:val="21"/>
              </w:rPr>
            </w:pPr>
            <w:r>
              <w:rPr>
                <w:rFonts w:hint="eastAsia" w:ascii="宋体" w:hAnsi="宋体" w:cs="Arial"/>
                <w:sz w:val="21"/>
                <w:szCs w:val="21"/>
              </w:rPr>
              <w:t>上一步</w:t>
            </w:r>
          </w:p>
        </w:tc>
        <w:tc>
          <w:tcPr>
            <w:tcW w:w="1135" w:type="dxa"/>
          </w:tcPr>
          <w:p w14:paraId="547E9E58">
            <w:pPr>
              <w:rPr>
                <w:rFonts w:ascii="宋体" w:hAnsi="宋体" w:cs="Arial"/>
                <w:sz w:val="21"/>
                <w:szCs w:val="21"/>
              </w:rPr>
            </w:pPr>
            <w:r>
              <w:rPr>
                <w:rFonts w:hint="eastAsia" w:ascii="宋体" w:hAnsi="宋体" w:cs="Arial"/>
                <w:sz w:val="21"/>
                <w:szCs w:val="21"/>
              </w:rPr>
              <w:t>按钮</w:t>
            </w:r>
          </w:p>
        </w:tc>
        <w:tc>
          <w:tcPr>
            <w:tcW w:w="1134" w:type="dxa"/>
            <w:vAlign w:val="center"/>
          </w:tcPr>
          <w:p w14:paraId="533800D0">
            <w:pPr>
              <w:jc w:val="center"/>
              <w:rPr>
                <w:rFonts w:ascii="宋体" w:hAnsi="宋体" w:cs="Arial"/>
                <w:sz w:val="21"/>
                <w:szCs w:val="21"/>
              </w:rPr>
            </w:pPr>
          </w:p>
        </w:tc>
        <w:tc>
          <w:tcPr>
            <w:tcW w:w="1134" w:type="dxa"/>
          </w:tcPr>
          <w:p w14:paraId="7B2D3218">
            <w:pPr>
              <w:rPr>
                <w:rFonts w:ascii="宋体" w:hAnsi="宋体"/>
                <w:sz w:val="21"/>
                <w:szCs w:val="21"/>
              </w:rPr>
            </w:pPr>
          </w:p>
        </w:tc>
        <w:tc>
          <w:tcPr>
            <w:tcW w:w="1134" w:type="dxa"/>
          </w:tcPr>
          <w:p w14:paraId="501BC1CB">
            <w:pPr>
              <w:rPr>
                <w:rFonts w:ascii="宋体" w:hAnsi="宋体" w:cs="Arial"/>
                <w:sz w:val="21"/>
                <w:szCs w:val="21"/>
              </w:rPr>
            </w:pPr>
          </w:p>
        </w:tc>
        <w:tc>
          <w:tcPr>
            <w:tcW w:w="2482" w:type="dxa"/>
            <w:shd w:val="clear" w:color="auto" w:fill="auto"/>
          </w:tcPr>
          <w:p w14:paraId="3BD8F9C8">
            <w:pPr>
              <w:jc w:val="left"/>
              <w:rPr>
                <w:rFonts w:ascii="宋体" w:hAnsi="宋体" w:cs="Arial"/>
                <w:sz w:val="21"/>
                <w:szCs w:val="21"/>
              </w:rPr>
            </w:pPr>
            <w:r>
              <w:rPr>
                <w:rFonts w:hint="eastAsia" w:ascii="宋体" w:hAnsi="宋体" w:cs="Arial"/>
                <w:sz w:val="21"/>
                <w:szCs w:val="21"/>
              </w:rPr>
              <w:t>返回至活转定输入页面</w:t>
            </w:r>
          </w:p>
        </w:tc>
      </w:tr>
      <w:tr w14:paraId="06381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02B96BDE">
            <w:pPr>
              <w:numPr>
                <w:ilvl w:val="0"/>
                <w:numId w:val="123"/>
              </w:numPr>
              <w:rPr>
                <w:rFonts w:ascii="宋体" w:hAnsi="宋体"/>
                <w:sz w:val="21"/>
                <w:szCs w:val="21"/>
              </w:rPr>
            </w:pPr>
          </w:p>
        </w:tc>
        <w:tc>
          <w:tcPr>
            <w:tcW w:w="1700" w:type="dxa"/>
          </w:tcPr>
          <w:p w14:paraId="750A4A64">
            <w:pPr>
              <w:rPr>
                <w:rFonts w:ascii="宋体" w:hAnsi="宋体" w:cs="Arial"/>
                <w:sz w:val="21"/>
                <w:szCs w:val="21"/>
              </w:rPr>
            </w:pPr>
            <w:r>
              <w:rPr>
                <w:rFonts w:hint="eastAsia" w:ascii="宋体" w:hAnsi="宋体" w:cs="Arial"/>
                <w:sz w:val="21"/>
                <w:szCs w:val="21"/>
              </w:rPr>
              <w:t>提交</w:t>
            </w:r>
          </w:p>
        </w:tc>
        <w:tc>
          <w:tcPr>
            <w:tcW w:w="1135" w:type="dxa"/>
          </w:tcPr>
          <w:p w14:paraId="0E49395C">
            <w:pPr>
              <w:rPr>
                <w:rFonts w:ascii="宋体" w:hAnsi="宋体" w:cs="Arial"/>
                <w:sz w:val="21"/>
                <w:szCs w:val="21"/>
              </w:rPr>
            </w:pPr>
            <w:r>
              <w:rPr>
                <w:rFonts w:hint="eastAsia" w:ascii="宋体" w:hAnsi="宋体" w:cs="Arial"/>
                <w:sz w:val="21"/>
                <w:szCs w:val="21"/>
              </w:rPr>
              <w:t>按钮</w:t>
            </w:r>
          </w:p>
        </w:tc>
        <w:tc>
          <w:tcPr>
            <w:tcW w:w="1134" w:type="dxa"/>
            <w:vAlign w:val="center"/>
          </w:tcPr>
          <w:p w14:paraId="1A86CC15">
            <w:pPr>
              <w:jc w:val="center"/>
              <w:rPr>
                <w:rFonts w:ascii="宋体" w:hAnsi="宋体" w:cs="Arial"/>
                <w:sz w:val="21"/>
                <w:szCs w:val="21"/>
              </w:rPr>
            </w:pPr>
          </w:p>
        </w:tc>
        <w:tc>
          <w:tcPr>
            <w:tcW w:w="1134" w:type="dxa"/>
          </w:tcPr>
          <w:p w14:paraId="26DE51A9">
            <w:pPr>
              <w:rPr>
                <w:rFonts w:ascii="宋体" w:hAnsi="宋体"/>
                <w:sz w:val="21"/>
                <w:szCs w:val="21"/>
              </w:rPr>
            </w:pPr>
          </w:p>
        </w:tc>
        <w:tc>
          <w:tcPr>
            <w:tcW w:w="1134" w:type="dxa"/>
          </w:tcPr>
          <w:p w14:paraId="0B865E70">
            <w:pPr>
              <w:rPr>
                <w:rFonts w:ascii="宋体" w:hAnsi="宋体" w:cs="Arial"/>
                <w:sz w:val="21"/>
                <w:szCs w:val="21"/>
              </w:rPr>
            </w:pPr>
          </w:p>
        </w:tc>
        <w:tc>
          <w:tcPr>
            <w:tcW w:w="2482" w:type="dxa"/>
            <w:shd w:val="clear" w:color="auto" w:fill="auto"/>
          </w:tcPr>
          <w:p w14:paraId="5AF0321E">
            <w:pPr>
              <w:jc w:val="left"/>
              <w:rPr>
                <w:rFonts w:ascii="宋体" w:hAnsi="宋体" w:cs="Arial"/>
                <w:sz w:val="21"/>
                <w:szCs w:val="21"/>
              </w:rPr>
            </w:pPr>
          </w:p>
        </w:tc>
      </w:tr>
    </w:tbl>
    <w:p w14:paraId="0719C080"/>
    <w:p w14:paraId="5DD56C1F">
      <w:pPr>
        <w:pStyle w:val="5"/>
        <w:numPr>
          <w:ilvl w:val="0"/>
          <w:numId w:val="0"/>
        </w:numPr>
      </w:pPr>
      <w:r>
        <w:rPr>
          <w:rFonts w:hint="eastAsia"/>
        </w:rPr>
        <w:t>活转定成功页面</w:t>
      </w:r>
    </w:p>
    <w:tbl>
      <w:tblPr>
        <w:tblStyle w:val="48"/>
        <w:tblW w:w="939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700"/>
        <w:gridCol w:w="1135"/>
        <w:gridCol w:w="1134"/>
        <w:gridCol w:w="1134"/>
        <w:gridCol w:w="1134"/>
        <w:gridCol w:w="2482"/>
      </w:tblGrid>
      <w:tr w14:paraId="3DF6E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FFCC99"/>
            <w:vAlign w:val="center"/>
          </w:tcPr>
          <w:p w14:paraId="7B4655B0">
            <w:pPr>
              <w:rPr>
                <w:rFonts w:ascii="宋体" w:hAnsi="宋体" w:cs="Arial"/>
                <w:b/>
                <w:sz w:val="21"/>
                <w:szCs w:val="21"/>
              </w:rPr>
            </w:pPr>
            <w:r>
              <w:rPr>
                <w:rFonts w:ascii="宋体" w:hAnsi="宋体" w:cs="Arial"/>
                <w:b/>
                <w:sz w:val="21"/>
                <w:szCs w:val="21"/>
              </w:rPr>
              <w:t>序号</w:t>
            </w:r>
          </w:p>
        </w:tc>
        <w:tc>
          <w:tcPr>
            <w:tcW w:w="1700" w:type="dxa"/>
            <w:shd w:val="clear" w:color="auto" w:fill="FFCC99"/>
            <w:vAlign w:val="center"/>
          </w:tcPr>
          <w:p w14:paraId="5F762F51">
            <w:pPr>
              <w:rPr>
                <w:rFonts w:ascii="宋体" w:hAnsi="宋体" w:cs="Arial"/>
                <w:b/>
                <w:sz w:val="21"/>
                <w:szCs w:val="21"/>
              </w:rPr>
            </w:pPr>
            <w:r>
              <w:rPr>
                <w:rFonts w:ascii="宋体" w:hAnsi="宋体" w:cs="Arial"/>
                <w:b/>
                <w:sz w:val="21"/>
                <w:szCs w:val="21"/>
              </w:rPr>
              <w:t>名称</w:t>
            </w:r>
          </w:p>
        </w:tc>
        <w:tc>
          <w:tcPr>
            <w:tcW w:w="1135" w:type="dxa"/>
            <w:shd w:val="clear" w:color="auto" w:fill="FFCC99"/>
            <w:vAlign w:val="center"/>
          </w:tcPr>
          <w:p w14:paraId="6639053D">
            <w:pPr>
              <w:rPr>
                <w:rFonts w:ascii="宋体" w:hAnsi="宋体" w:cs="Arial"/>
                <w:b/>
                <w:sz w:val="21"/>
                <w:szCs w:val="21"/>
              </w:rPr>
            </w:pPr>
            <w:r>
              <w:rPr>
                <w:rFonts w:ascii="宋体" w:hAnsi="宋体" w:cs="Arial"/>
                <w:b/>
                <w:sz w:val="21"/>
                <w:szCs w:val="21"/>
              </w:rPr>
              <w:t>输入</w:t>
            </w:r>
            <w:r>
              <w:rPr>
                <w:rFonts w:hint="eastAsia" w:ascii="宋体" w:hAnsi="宋体" w:cs="Arial"/>
                <w:b/>
                <w:sz w:val="21"/>
                <w:szCs w:val="21"/>
              </w:rPr>
              <w:t>/输出</w:t>
            </w:r>
          </w:p>
        </w:tc>
        <w:tc>
          <w:tcPr>
            <w:tcW w:w="1134" w:type="dxa"/>
            <w:shd w:val="clear" w:color="auto" w:fill="FFCC99"/>
            <w:vAlign w:val="center"/>
          </w:tcPr>
          <w:p w14:paraId="28344B0A">
            <w:pPr>
              <w:rPr>
                <w:rFonts w:ascii="宋体" w:hAnsi="宋体" w:cs="Arial"/>
                <w:b/>
                <w:sz w:val="21"/>
                <w:szCs w:val="21"/>
              </w:rPr>
            </w:pPr>
            <w:r>
              <w:rPr>
                <w:rFonts w:ascii="宋体" w:hAnsi="宋体" w:cs="Arial"/>
                <w:b/>
                <w:sz w:val="21"/>
                <w:szCs w:val="21"/>
              </w:rPr>
              <w:t>缺省值</w:t>
            </w:r>
          </w:p>
        </w:tc>
        <w:tc>
          <w:tcPr>
            <w:tcW w:w="1134" w:type="dxa"/>
            <w:shd w:val="clear" w:color="auto" w:fill="FFCC99"/>
            <w:vAlign w:val="center"/>
          </w:tcPr>
          <w:p w14:paraId="28F1E1BE">
            <w:pPr>
              <w:rPr>
                <w:rFonts w:ascii="宋体" w:hAnsi="宋体" w:cs="Arial"/>
                <w:b/>
                <w:sz w:val="21"/>
                <w:szCs w:val="21"/>
              </w:rPr>
            </w:pPr>
            <w:r>
              <w:rPr>
                <w:rFonts w:hint="eastAsia" w:ascii="宋体" w:hAnsi="宋体" w:cs="Arial"/>
                <w:b/>
                <w:sz w:val="21"/>
                <w:szCs w:val="21"/>
              </w:rPr>
              <w:t>类型/长度</w:t>
            </w:r>
          </w:p>
        </w:tc>
        <w:tc>
          <w:tcPr>
            <w:tcW w:w="1134" w:type="dxa"/>
            <w:shd w:val="clear" w:color="auto" w:fill="FFCC99"/>
            <w:vAlign w:val="center"/>
          </w:tcPr>
          <w:p w14:paraId="1B63A93A">
            <w:pPr>
              <w:rPr>
                <w:rFonts w:ascii="宋体" w:hAnsi="宋体" w:cs="Arial"/>
                <w:b/>
                <w:sz w:val="21"/>
                <w:szCs w:val="21"/>
              </w:rPr>
            </w:pPr>
            <w:r>
              <w:rPr>
                <w:rFonts w:hint="eastAsia" w:ascii="宋体" w:hAnsi="宋体" w:cs="Arial"/>
                <w:b/>
                <w:sz w:val="21"/>
                <w:szCs w:val="21"/>
              </w:rPr>
              <w:t>是否必输</w:t>
            </w:r>
          </w:p>
        </w:tc>
        <w:tc>
          <w:tcPr>
            <w:tcW w:w="2482" w:type="dxa"/>
            <w:shd w:val="clear" w:color="auto" w:fill="FFCC99"/>
            <w:vAlign w:val="center"/>
          </w:tcPr>
          <w:p w14:paraId="724180D7">
            <w:pPr>
              <w:rPr>
                <w:rFonts w:ascii="宋体" w:hAnsi="宋体" w:cs="Arial"/>
                <w:b/>
                <w:sz w:val="21"/>
                <w:szCs w:val="21"/>
              </w:rPr>
            </w:pPr>
            <w:r>
              <w:rPr>
                <w:rFonts w:ascii="宋体" w:hAnsi="宋体" w:cs="Arial"/>
                <w:b/>
                <w:sz w:val="21"/>
                <w:szCs w:val="21"/>
              </w:rPr>
              <w:t>备注</w:t>
            </w:r>
          </w:p>
        </w:tc>
      </w:tr>
      <w:tr w14:paraId="1A82E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675" w:type="dxa"/>
            <w:vAlign w:val="center"/>
          </w:tcPr>
          <w:p w14:paraId="05F93D32">
            <w:pPr>
              <w:numPr>
                <w:ilvl w:val="0"/>
                <w:numId w:val="124"/>
              </w:numPr>
              <w:rPr>
                <w:rFonts w:ascii="宋体" w:hAnsi="宋体"/>
                <w:sz w:val="21"/>
                <w:szCs w:val="21"/>
              </w:rPr>
            </w:pPr>
          </w:p>
        </w:tc>
        <w:tc>
          <w:tcPr>
            <w:tcW w:w="1700" w:type="dxa"/>
          </w:tcPr>
          <w:p w14:paraId="771C32CA">
            <w:pPr>
              <w:rPr>
                <w:rFonts w:ascii="宋体" w:hAnsi="宋体" w:cs="Arial"/>
                <w:sz w:val="21"/>
                <w:szCs w:val="21"/>
              </w:rPr>
            </w:pPr>
            <w:r>
              <w:rPr>
                <w:rFonts w:hint="eastAsia" w:ascii="宋体" w:hAnsi="宋体" w:cs="Arial"/>
                <w:sz w:val="21"/>
                <w:szCs w:val="21"/>
              </w:rPr>
              <w:t>交易流水号</w:t>
            </w:r>
          </w:p>
        </w:tc>
        <w:tc>
          <w:tcPr>
            <w:tcW w:w="1135" w:type="dxa"/>
          </w:tcPr>
          <w:p w14:paraId="3886A28A">
            <w:pPr>
              <w:rPr>
                <w:rFonts w:ascii="宋体" w:hAnsi="宋体" w:cs="Arial"/>
                <w:sz w:val="21"/>
                <w:szCs w:val="21"/>
              </w:rPr>
            </w:pPr>
            <w:r>
              <w:rPr>
                <w:rFonts w:hint="eastAsia" w:ascii="宋体" w:hAnsi="宋体" w:cs="Arial"/>
                <w:sz w:val="21"/>
                <w:szCs w:val="21"/>
              </w:rPr>
              <w:t>文本</w:t>
            </w:r>
          </w:p>
        </w:tc>
        <w:tc>
          <w:tcPr>
            <w:tcW w:w="1134" w:type="dxa"/>
            <w:vAlign w:val="center"/>
          </w:tcPr>
          <w:p w14:paraId="17F78B04">
            <w:pPr>
              <w:jc w:val="center"/>
              <w:rPr>
                <w:rFonts w:ascii="宋体" w:hAnsi="宋体" w:cs="Arial"/>
                <w:sz w:val="21"/>
                <w:szCs w:val="21"/>
              </w:rPr>
            </w:pPr>
          </w:p>
        </w:tc>
        <w:tc>
          <w:tcPr>
            <w:tcW w:w="1134" w:type="dxa"/>
            <w:vAlign w:val="center"/>
          </w:tcPr>
          <w:p w14:paraId="12538C49">
            <w:pPr>
              <w:rPr>
                <w:rFonts w:ascii="宋体" w:hAnsi="宋体" w:cs="Arial"/>
                <w:sz w:val="21"/>
                <w:szCs w:val="21"/>
              </w:rPr>
            </w:pPr>
          </w:p>
        </w:tc>
        <w:tc>
          <w:tcPr>
            <w:tcW w:w="1134" w:type="dxa"/>
          </w:tcPr>
          <w:p w14:paraId="218B5F4B">
            <w:pPr>
              <w:rPr>
                <w:rFonts w:ascii="宋体" w:hAnsi="宋体" w:cs="Arial"/>
                <w:sz w:val="21"/>
                <w:szCs w:val="21"/>
              </w:rPr>
            </w:pPr>
          </w:p>
        </w:tc>
        <w:tc>
          <w:tcPr>
            <w:tcW w:w="2482" w:type="dxa"/>
            <w:shd w:val="clear" w:color="auto" w:fill="auto"/>
          </w:tcPr>
          <w:p w14:paraId="0CC7C0E8">
            <w:pPr>
              <w:jc w:val="left"/>
              <w:rPr>
                <w:rFonts w:ascii="宋体" w:hAnsi="宋体" w:cs="Arial"/>
                <w:sz w:val="21"/>
                <w:szCs w:val="21"/>
              </w:rPr>
            </w:pPr>
          </w:p>
        </w:tc>
      </w:tr>
      <w:tr w14:paraId="3312B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675" w:type="dxa"/>
            <w:vAlign w:val="center"/>
          </w:tcPr>
          <w:p w14:paraId="1B11A1A3">
            <w:pPr>
              <w:numPr>
                <w:ilvl w:val="0"/>
                <w:numId w:val="124"/>
              </w:numPr>
              <w:rPr>
                <w:rFonts w:ascii="宋体" w:hAnsi="宋体"/>
                <w:sz w:val="21"/>
                <w:szCs w:val="21"/>
              </w:rPr>
            </w:pPr>
          </w:p>
        </w:tc>
        <w:tc>
          <w:tcPr>
            <w:tcW w:w="1700" w:type="dxa"/>
          </w:tcPr>
          <w:p w14:paraId="5231A5F7">
            <w:pPr>
              <w:rPr>
                <w:rFonts w:ascii="宋体" w:hAnsi="宋体" w:cs="Arial"/>
                <w:sz w:val="21"/>
                <w:szCs w:val="21"/>
              </w:rPr>
            </w:pPr>
            <w:r>
              <w:rPr>
                <w:rFonts w:hint="eastAsia" w:ascii="宋体" w:hAnsi="宋体" w:cs="Arial"/>
                <w:sz w:val="21"/>
                <w:szCs w:val="21"/>
              </w:rPr>
              <w:t>银行账号</w:t>
            </w:r>
          </w:p>
        </w:tc>
        <w:tc>
          <w:tcPr>
            <w:tcW w:w="1135" w:type="dxa"/>
          </w:tcPr>
          <w:p w14:paraId="4684D25C">
            <w:pPr>
              <w:rPr>
                <w:rFonts w:ascii="宋体" w:hAnsi="宋体" w:cs="Arial"/>
                <w:sz w:val="21"/>
                <w:szCs w:val="21"/>
              </w:rPr>
            </w:pPr>
            <w:r>
              <w:rPr>
                <w:rFonts w:hint="eastAsia" w:ascii="宋体" w:hAnsi="宋体" w:cs="Arial"/>
                <w:sz w:val="21"/>
                <w:szCs w:val="21"/>
              </w:rPr>
              <w:t>文本</w:t>
            </w:r>
          </w:p>
        </w:tc>
        <w:tc>
          <w:tcPr>
            <w:tcW w:w="1134" w:type="dxa"/>
            <w:vAlign w:val="center"/>
          </w:tcPr>
          <w:p w14:paraId="7850CE3C">
            <w:pPr>
              <w:jc w:val="center"/>
              <w:rPr>
                <w:rFonts w:ascii="宋体" w:hAnsi="宋体" w:cs="Arial"/>
                <w:sz w:val="21"/>
                <w:szCs w:val="21"/>
              </w:rPr>
            </w:pPr>
          </w:p>
        </w:tc>
        <w:tc>
          <w:tcPr>
            <w:tcW w:w="1134" w:type="dxa"/>
            <w:vAlign w:val="center"/>
          </w:tcPr>
          <w:p w14:paraId="29C73C5C">
            <w:pPr>
              <w:rPr>
                <w:rFonts w:ascii="宋体" w:hAnsi="宋体" w:cs="Arial"/>
                <w:sz w:val="21"/>
                <w:szCs w:val="21"/>
              </w:rPr>
            </w:pPr>
          </w:p>
        </w:tc>
        <w:tc>
          <w:tcPr>
            <w:tcW w:w="1134" w:type="dxa"/>
          </w:tcPr>
          <w:p w14:paraId="37E7A24F">
            <w:pPr>
              <w:rPr>
                <w:rFonts w:ascii="宋体" w:hAnsi="宋体" w:cs="Arial"/>
                <w:sz w:val="21"/>
                <w:szCs w:val="21"/>
              </w:rPr>
            </w:pPr>
          </w:p>
        </w:tc>
        <w:tc>
          <w:tcPr>
            <w:tcW w:w="2482" w:type="dxa"/>
            <w:shd w:val="clear" w:color="auto" w:fill="auto"/>
          </w:tcPr>
          <w:p w14:paraId="54C7934B">
            <w:pPr>
              <w:jc w:val="left"/>
              <w:rPr>
                <w:rFonts w:ascii="宋体" w:hAnsi="宋体" w:cs="Arial"/>
                <w:sz w:val="21"/>
                <w:szCs w:val="21"/>
              </w:rPr>
            </w:pPr>
          </w:p>
        </w:tc>
      </w:tr>
      <w:tr w14:paraId="2CD7F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675" w:type="dxa"/>
            <w:vAlign w:val="center"/>
          </w:tcPr>
          <w:p w14:paraId="5347353C">
            <w:pPr>
              <w:numPr>
                <w:ilvl w:val="0"/>
                <w:numId w:val="124"/>
              </w:numPr>
              <w:rPr>
                <w:rFonts w:ascii="宋体" w:hAnsi="宋体"/>
                <w:sz w:val="21"/>
                <w:szCs w:val="21"/>
              </w:rPr>
            </w:pPr>
          </w:p>
        </w:tc>
        <w:tc>
          <w:tcPr>
            <w:tcW w:w="1700" w:type="dxa"/>
          </w:tcPr>
          <w:p w14:paraId="26F04D88">
            <w:pPr>
              <w:rPr>
                <w:rFonts w:ascii="宋体" w:hAnsi="宋体" w:cs="Arial"/>
                <w:sz w:val="21"/>
                <w:szCs w:val="21"/>
              </w:rPr>
            </w:pPr>
            <w:r>
              <w:rPr>
                <w:rFonts w:hint="eastAsia" w:ascii="宋体" w:hAnsi="宋体" w:cs="Arial"/>
                <w:sz w:val="21"/>
                <w:szCs w:val="21"/>
              </w:rPr>
              <w:t>储种</w:t>
            </w:r>
          </w:p>
        </w:tc>
        <w:tc>
          <w:tcPr>
            <w:tcW w:w="1135" w:type="dxa"/>
          </w:tcPr>
          <w:p w14:paraId="3BCFFBC7">
            <w:pPr>
              <w:rPr>
                <w:rFonts w:ascii="宋体" w:hAnsi="宋体" w:cs="Arial"/>
                <w:sz w:val="21"/>
                <w:szCs w:val="21"/>
              </w:rPr>
            </w:pPr>
            <w:r>
              <w:rPr>
                <w:rFonts w:hint="eastAsia" w:ascii="宋体" w:hAnsi="宋体" w:cs="Arial"/>
                <w:sz w:val="21"/>
                <w:szCs w:val="21"/>
              </w:rPr>
              <w:t>文本</w:t>
            </w:r>
          </w:p>
        </w:tc>
        <w:tc>
          <w:tcPr>
            <w:tcW w:w="1134" w:type="dxa"/>
            <w:vAlign w:val="center"/>
          </w:tcPr>
          <w:p w14:paraId="01C9FA08">
            <w:pPr>
              <w:jc w:val="center"/>
              <w:rPr>
                <w:rFonts w:ascii="宋体" w:hAnsi="宋体" w:cs="Arial"/>
                <w:sz w:val="21"/>
                <w:szCs w:val="21"/>
              </w:rPr>
            </w:pPr>
          </w:p>
        </w:tc>
        <w:tc>
          <w:tcPr>
            <w:tcW w:w="1134" w:type="dxa"/>
            <w:vAlign w:val="center"/>
          </w:tcPr>
          <w:p w14:paraId="11191BBF">
            <w:pPr>
              <w:rPr>
                <w:rFonts w:ascii="宋体" w:hAnsi="宋体" w:cs="Arial"/>
                <w:sz w:val="21"/>
                <w:szCs w:val="21"/>
              </w:rPr>
            </w:pPr>
          </w:p>
        </w:tc>
        <w:tc>
          <w:tcPr>
            <w:tcW w:w="1134" w:type="dxa"/>
          </w:tcPr>
          <w:p w14:paraId="4FFA5002">
            <w:pPr>
              <w:rPr>
                <w:rFonts w:ascii="宋体" w:hAnsi="宋体" w:cs="Arial"/>
                <w:sz w:val="21"/>
                <w:szCs w:val="21"/>
              </w:rPr>
            </w:pPr>
          </w:p>
        </w:tc>
        <w:tc>
          <w:tcPr>
            <w:tcW w:w="2482" w:type="dxa"/>
            <w:shd w:val="clear" w:color="auto" w:fill="auto"/>
          </w:tcPr>
          <w:p w14:paraId="70D89518">
            <w:pPr>
              <w:jc w:val="left"/>
              <w:rPr>
                <w:rFonts w:ascii="宋体" w:hAnsi="宋体" w:cs="Arial"/>
                <w:sz w:val="21"/>
                <w:szCs w:val="21"/>
              </w:rPr>
            </w:pPr>
          </w:p>
        </w:tc>
      </w:tr>
      <w:tr w14:paraId="6CB8E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675" w:type="dxa"/>
            <w:vAlign w:val="center"/>
          </w:tcPr>
          <w:p w14:paraId="4E0259E8">
            <w:pPr>
              <w:numPr>
                <w:ilvl w:val="0"/>
                <w:numId w:val="124"/>
              </w:numPr>
              <w:rPr>
                <w:rFonts w:ascii="宋体" w:hAnsi="宋体"/>
                <w:sz w:val="21"/>
                <w:szCs w:val="21"/>
              </w:rPr>
            </w:pPr>
          </w:p>
        </w:tc>
        <w:tc>
          <w:tcPr>
            <w:tcW w:w="1700" w:type="dxa"/>
          </w:tcPr>
          <w:p w14:paraId="7CF59E5E">
            <w:pPr>
              <w:rPr>
                <w:rFonts w:ascii="宋体" w:hAnsi="宋体" w:cs="Arial"/>
                <w:sz w:val="21"/>
                <w:szCs w:val="21"/>
              </w:rPr>
            </w:pPr>
            <w:r>
              <w:rPr>
                <w:rFonts w:hint="eastAsia" w:ascii="宋体" w:hAnsi="宋体" w:cs="Arial"/>
                <w:sz w:val="21"/>
                <w:szCs w:val="21"/>
              </w:rPr>
              <w:t>存期</w:t>
            </w:r>
          </w:p>
        </w:tc>
        <w:tc>
          <w:tcPr>
            <w:tcW w:w="1135" w:type="dxa"/>
          </w:tcPr>
          <w:p w14:paraId="15CD0A1D">
            <w:pPr>
              <w:rPr>
                <w:rFonts w:ascii="宋体" w:hAnsi="宋体"/>
                <w:sz w:val="21"/>
                <w:szCs w:val="21"/>
              </w:rPr>
            </w:pPr>
            <w:r>
              <w:rPr>
                <w:rFonts w:hint="eastAsia" w:ascii="宋体" w:hAnsi="宋体" w:cs="Arial"/>
                <w:sz w:val="21"/>
                <w:szCs w:val="21"/>
              </w:rPr>
              <w:t>文本</w:t>
            </w:r>
          </w:p>
        </w:tc>
        <w:tc>
          <w:tcPr>
            <w:tcW w:w="1134" w:type="dxa"/>
            <w:vAlign w:val="center"/>
          </w:tcPr>
          <w:p w14:paraId="45BE0105">
            <w:pPr>
              <w:jc w:val="center"/>
              <w:rPr>
                <w:rFonts w:ascii="宋体" w:hAnsi="宋体" w:cs="Arial"/>
                <w:sz w:val="21"/>
                <w:szCs w:val="21"/>
              </w:rPr>
            </w:pPr>
          </w:p>
        </w:tc>
        <w:tc>
          <w:tcPr>
            <w:tcW w:w="1134" w:type="dxa"/>
            <w:vAlign w:val="center"/>
          </w:tcPr>
          <w:p w14:paraId="5462F8CF">
            <w:pPr>
              <w:rPr>
                <w:rFonts w:ascii="宋体" w:hAnsi="宋体" w:cs="Arial"/>
                <w:sz w:val="21"/>
                <w:szCs w:val="21"/>
              </w:rPr>
            </w:pPr>
          </w:p>
        </w:tc>
        <w:tc>
          <w:tcPr>
            <w:tcW w:w="1134" w:type="dxa"/>
          </w:tcPr>
          <w:p w14:paraId="6C1B7EAE">
            <w:pPr>
              <w:rPr>
                <w:rFonts w:ascii="宋体" w:hAnsi="宋体" w:cs="Arial"/>
                <w:sz w:val="21"/>
                <w:szCs w:val="21"/>
              </w:rPr>
            </w:pPr>
          </w:p>
        </w:tc>
        <w:tc>
          <w:tcPr>
            <w:tcW w:w="2482" w:type="dxa"/>
            <w:shd w:val="clear" w:color="auto" w:fill="auto"/>
          </w:tcPr>
          <w:p w14:paraId="78BC5638">
            <w:pPr>
              <w:jc w:val="left"/>
              <w:rPr>
                <w:rFonts w:ascii="宋体" w:hAnsi="宋体" w:cs="Arial"/>
                <w:sz w:val="21"/>
                <w:szCs w:val="21"/>
              </w:rPr>
            </w:pPr>
          </w:p>
        </w:tc>
      </w:tr>
      <w:tr w14:paraId="0D380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675" w:type="dxa"/>
            <w:vAlign w:val="center"/>
          </w:tcPr>
          <w:p w14:paraId="78BB96C8">
            <w:pPr>
              <w:numPr>
                <w:ilvl w:val="0"/>
                <w:numId w:val="124"/>
              </w:numPr>
              <w:rPr>
                <w:rFonts w:ascii="宋体" w:hAnsi="宋体"/>
                <w:sz w:val="21"/>
                <w:szCs w:val="21"/>
              </w:rPr>
            </w:pPr>
          </w:p>
        </w:tc>
        <w:tc>
          <w:tcPr>
            <w:tcW w:w="1700" w:type="dxa"/>
          </w:tcPr>
          <w:p w14:paraId="72459E23">
            <w:pPr>
              <w:rPr>
                <w:rFonts w:ascii="宋体" w:hAnsi="宋体" w:cs="Arial"/>
                <w:sz w:val="21"/>
                <w:szCs w:val="21"/>
              </w:rPr>
            </w:pPr>
            <w:r>
              <w:rPr>
                <w:rFonts w:hint="eastAsia" w:ascii="宋体" w:hAnsi="宋体" w:cs="Arial"/>
                <w:sz w:val="21"/>
                <w:szCs w:val="21"/>
              </w:rPr>
              <w:t>利率</w:t>
            </w:r>
          </w:p>
        </w:tc>
        <w:tc>
          <w:tcPr>
            <w:tcW w:w="1135" w:type="dxa"/>
            <w:vAlign w:val="center"/>
          </w:tcPr>
          <w:p w14:paraId="3FCE0649">
            <w:pPr>
              <w:rPr>
                <w:rFonts w:ascii="宋体" w:hAnsi="宋体" w:cs="Arial"/>
                <w:sz w:val="21"/>
                <w:szCs w:val="21"/>
              </w:rPr>
            </w:pPr>
            <w:r>
              <w:rPr>
                <w:rFonts w:hint="eastAsia" w:ascii="宋体" w:hAnsi="宋体" w:cs="Arial"/>
                <w:sz w:val="21"/>
                <w:szCs w:val="21"/>
              </w:rPr>
              <w:t>文本</w:t>
            </w:r>
          </w:p>
        </w:tc>
        <w:tc>
          <w:tcPr>
            <w:tcW w:w="1134" w:type="dxa"/>
            <w:vAlign w:val="center"/>
          </w:tcPr>
          <w:p w14:paraId="7F6B7DE7">
            <w:pPr>
              <w:jc w:val="center"/>
              <w:rPr>
                <w:rFonts w:ascii="宋体" w:hAnsi="宋体" w:cs="Arial"/>
                <w:sz w:val="21"/>
                <w:szCs w:val="21"/>
              </w:rPr>
            </w:pPr>
          </w:p>
        </w:tc>
        <w:tc>
          <w:tcPr>
            <w:tcW w:w="1134" w:type="dxa"/>
            <w:vAlign w:val="center"/>
          </w:tcPr>
          <w:p w14:paraId="7C6E515F">
            <w:pPr>
              <w:rPr>
                <w:rFonts w:ascii="宋体" w:hAnsi="宋体" w:cs="Arial"/>
                <w:sz w:val="21"/>
                <w:szCs w:val="21"/>
              </w:rPr>
            </w:pPr>
          </w:p>
        </w:tc>
        <w:tc>
          <w:tcPr>
            <w:tcW w:w="1134" w:type="dxa"/>
          </w:tcPr>
          <w:p w14:paraId="024BBAF7">
            <w:pPr>
              <w:rPr>
                <w:rFonts w:ascii="宋体" w:hAnsi="宋体" w:cs="Arial"/>
                <w:sz w:val="21"/>
                <w:szCs w:val="21"/>
              </w:rPr>
            </w:pPr>
          </w:p>
        </w:tc>
        <w:tc>
          <w:tcPr>
            <w:tcW w:w="2482" w:type="dxa"/>
            <w:shd w:val="clear" w:color="auto" w:fill="auto"/>
          </w:tcPr>
          <w:p w14:paraId="72029827">
            <w:pPr>
              <w:jc w:val="left"/>
              <w:rPr>
                <w:rFonts w:ascii="宋体" w:hAnsi="宋体" w:cs="Arial"/>
                <w:sz w:val="21"/>
                <w:szCs w:val="21"/>
              </w:rPr>
            </w:pPr>
          </w:p>
        </w:tc>
      </w:tr>
      <w:tr w14:paraId="3EAAF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675" w:type="dxa"/>
            <w:vAlign w:val="center"/>
          </w:tcPr>
          <w:p w14:paraId="7B383DB0">
            <w:pPr>
              <w:numPr>
                <w:ilvl w:val="0"/>
                <w:numId w:val="124"/>
              </w:numPr>
              <w:rPr>
                <w:rFonts w:ascii="宋体" w:hAnsi="宋体"/>
                <w:sz w:val="21"/>
                <w:szCs w:val="21"/>
              </w:rPr>
            </w:pPr>
          </w:p>
        </w:tc>
        <w:tc>
          <w:tcPr>
            <w:tcW w:w="1700" w:type="dxa"/>
          </w:tcPr>
          <w:p w14:paraId="77910AD0">
            <w:pPr>
              <w:rPr>
                <w:rFonts w:ascii="宋体" w:hAnsi="宋体" w:cs="Arial"/>
                <w:sz w:val="21"/>
                <w:szCs w:val="21"/>
              </w:rPr>
            </w:pPr>
            <w:r>
              <w:rPr>
                <w:rFonts w:hint="eastAsia" w:ascii="宋体" w:hAnsi="宋体" w:cs="Arial"/>
                <w:sz w:val="21"/>
                <w:szCs w:val="21"/>
              </w:rPr>
              <w:t>起息日</w:t>
            </w:r>
          </w:p>
        </w:tc>
        <w:tc>
          <w:tcPr>
            <w:tcW w:w="1135" w:type="dxa"/>
            <w:vAlign w:val="center"/>
          </w:tcPr>
          <w:p w14:paraId="71C94CD4">
            <w:pPr>
              <w:rPr>
                <w:rFonts w:ascii="宋体" w:hAnsi="宋体" w:cs="Arial"/>
                <w:sz w:val="21"/>
                <w:szCs w:val="21"/>
              </w:rPr>
            </w:pPr>
            <w:r>
              <w:rPr>
                <w:rFonts w:hint="eastAsia" w:ascii="宋体" w:hAnsi="宋体" w:cs="Arial"/>
                <w:sz w:val="21"/>
                <w:szCs w:val="21"/>
              </w:rPr>
              <w:t>文本</w:t>
            </w:r>
          </w:p>
        </w:tc>
        <w:tc>
          <w:tcPr>
            <w:tcW w:w="1134" w:type="dxa"/>
            <w:vAlign w:val="center"/>
          </w:tcPr>
          <w:p w14:paraId="29EEDC91">
            <w:pPr>
              <w:jc w:val="center"/>
              <w:rPr>
                <w:rFonts w:ascii="宋体" w:hAnsi="宋体" w:cs="Arial"/>
                <w:sz w:val="21"/>
                <w:szCs w:val="21"/>
              </w:rPr>
            </w:pPr>
          </w:p>
        </w:tc>
        <w:tc>
          <w:tcPr>
            <w:tcW w:w="1134" w:type="dxa"/>
            <w:vAlign w:val="center"/>
          </w:tcPr>
          <w:p w14:paraId="120C9B47">
            <w:pPr>
              <w:rPr>
                <w:rFonts w:ascii="宋体" w:hAnsi="宋体" w:cs="Arial"/>
                <w:sz w:val="21"/>
                <w:szCs w:val="21"/>
              </w:rPr>
            </w:pPr>
          </w:p>
        </w:tc>
        <w:tc>
          <w:tcPr>
            <w:tcW w:w="1134" w:type="dxa"/>
          </w:tcPr>
          <w:p w14:paraId="2B59EA6E">
            <w:pPr>
              <w:rPr>
                <w:rFonts w:ascii="宋体" w:hAnsi="宋体" w:cs="Arial"/>
                <w:sz w:val="21"/>
                <w:szCs w:val="21"/>
              </w:rPr>
            </w:pPr>
          </w:p>
        </w:tc>
        <w:tc>
          <w:tcPr>
            <w:tcW w:w="2482" w:type="dxa"/>
            <w:shd w:val="clear" w:color="auto" w:fill="auto"/>
          </w:tcPr>
          <w:p w14:paraId="0E7B4C95">
            <w:pPr>
              <w:jc w:val="left"/>
              <w:rPr>
                <w:rFonts w:ascii="宋体" w:hAnsi="宋体" w:cs="Arial"/>
                <w:sz w:val="21"/>
                <w:szCs w:val="21"/>
              </w:rPr>
            </w:pPr>
          </w:p>
        </w:tc>
      </w:tr>
      <w:tr w14:paraId="1BDDA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675" w:type="dxa"/>
            <w:vAlign w:val="center"/>
          </w:tcPr>
          <w:p w14:paraId="1080B1BB">
            <w:pPr>
              <w:numPr>
                <w:ilvl w:val="0"/>
                <w:numId w:val="124"/>
              </w:numPr>
              <w:rPr>
                <w:rFonts w:ascii="宋体" w:hAnsi="宋体"/>
                <w:sz w:val="21"/>
                <w:szCs w:val="21"/>
              </w:rPr>
            </w:pPr>
          </w:p>
        </w:tc>
        <w:tc>
          <w:tcPr>
            <w:tcW w:w="1700" w:type="dxa"/>
          </w:tcPr>
          <w:p w14:paraId="054CE80A">
            <w:pPr>
              <w:rPr>
                <w:rFonts w:ascii="宋体" w:hAnsi="宋体" w:cs="Arial"/>
                <w:sz w:val="21"/>
                <w:szCs w:val="21"/>
              </w:rPr>
            </w:pPr>
            <w:r>
              <w:rPr>
                <w:rFonts w:hint="eastAsia" w:ascii="宋体" w:hAnsi="宋体" w:cs="Arial"/>
                <w:sz w:val="21"/>
                <w:szCs w:val="21"/>
              </w:rPr>
              <w:t>到期日</w:t>
            </w:r>
          </w:p>
        </w:tc>
        <w:tc>
          <w:tcPr>
            <w:tcW w:w="1135" w:type="dxa"/>
            <w:vAlign w:val="center"/>
          </w:tcPr>
          <w:p w14:paraId="6CDA216C">
            <w:pPr>
              <w:rPr>
                <w:rFonts w:ascii="宋体" w:hAnsi="宋体" w:cs="Arial"/>
                <w:sz w:val="21"/>
                <w:szCs w:val="21"/>
              </w:rPr>
            </w:pPr>
            <w:r>
              <w:rPr>
                <w:rFonts w:hint="eastAsia" w:ascii="宋体" w:hAnsi="宋体" w:cs="Arial"/>
                <w:sz w:val="21"/>
                <w:szCs w:val="21"/>
              </w:rPr>
              <w:t>文本</w:t>
            </w:r>
          </w:p>
        </w:tc>
        <w:tc>
          <w:tcPr>
            <w:tcW w:w="1134" w:type="dxa"/>
            <w:vAlign w:val="center"/>
          </w:tcPr>
          <w:p w14:paraId="37B0DA86">
            <w:pPr>
              <w:jc w:val="center"/>
              <w:rPr>
                <w:rFonts w:ascii="宋体" w:hAnsi="宋体" w:cs="Arial"/>
                <w:sz w:val="21"/>
                <w:szCs w:val="21"/>
              </w:rPr>
            </w:pPr>
          </w:p>
        </w:tc>
        <w:tc>
          <w:tcPr>
            <w:tcW w:w="1134" w:type="dxa"/>
            <w:vAlign w:val="center"/>
          </w:tcPr>
          <w:p w14:paraId="53F69FE9">
            <w:pPr>
              <w:rPr>
                <w:rFonts w:ascii="宋体" w:hAnsi="宋体" w:cs="Arial"/>
                <w:sz w:val="21"/>
                <w:szCs w:val="21"/>
              </w:rPr>
            </w:pPr>
          </w:p>
        </w:tc>
        <w:tc>
          <w:tcPr>
            <w:tcW w:w="1134" w:type="dxa"/>
          </w:tcPr>
          <w:p w14:paraId="7AF31A4D">
            <w:pPr>
              <w:rPr>
                <w:rFonts w:ascii="宋体" w:hAnsi="宋体" w:cs="Arial"/>
                <w:sz w:val="21"/>
                <w:szCs w:val="21"/>
              </w:rPr>
            </w:pPr>
          </w:p>
        </w:tc>
        <w:tc>
          <w:tcPr>
            <w:tcW w:w="2482" w:type="dxa"/>
            <w:shd w:val="clear" w:color="auto" w:fill="auto"/>
          </w:tcPr>
          <w:p w14:paraId="21EB216D">
            <w:pPr>
              <w:jc w:val="left"/>
              <w:rPr>
                <w:rFonts w:ascii="宋体" w:hAnsi="宋体" w:cs="Arial"/>
                <w:sz w:val="21"/>
                <w:szCs w:val="21"/>
              </w:rPr>
            </w:pPr>
          </w:p>
        </w:tc>
      </w:tr>
      <w:tr w14:paraId="3E5D4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675" w:type="dxa"/>
            <w:vAlign w:val="center"/>
          </w:tcPr>
          <w:p w14:paraId="6DA28C28">
            <w:pPr>
              <w:numPr>
                <w:ilvl w:val="0"/>
                <w:numId w:val="124"/>
              </w:numPr>
              <w:rPr>
                <w:rFonts w:ascii="宋体" w:hAnsi="宋体"/>
                <w:sz w:val="21"/>
                <w:szCs w:val="21"/>
              </w:rPr>
            </w:pPr>
          </w:p>
        </w:tc>
        <w:tc>
          <w:tcPr>
            <w:tcW w:w="1700" w:type="dxa"/>
          </w:tcPr>
          <w:p w14:paraId="67C46C65">
            <w:pPr>
              <w:rPr>
                <w:rFonts w:ascii="宋体" w:hAnsi="宋体" w:cs="Arial"/>
                <w:sz w:val="21"/>
                <w:szCs w:val="21"/>
              </w:rPr>
            </w:pPr>
            <w:r>
              <w:rPr>
                <w:rFonts w:hint="eastAsia" w:ascii="宋体" w:hAnsi="宋体" w:cs="Arial"/>
                <w:sz w:val="21"/>
                <w:szCs w:val="21"/>
              </w:rPr>
              <w:t>币种</w:t>
            </w:r>
          </w:p>
        </w:tc>
        <w:tc>
          <w:tcPr>
            <w:tcW w:w="1135" w:type="dxa"/>
          </w:tcPr>
          <w:p w14:paraId="17ECC1E2">
            <w:pPr>
              <w:rPr>
                <w:rFonts w:ascii="宋体" w:hAnsi="宋体"/>
                <w:sz w:val="21"/>
                <w:szCs w:val="21"/>
              </w:rPr>
            </w:pPr>
            <w:r>
              <w:rPr>
                <w:rFonts w:hint="eastAsia" w:ascii="宋体" w:hAnsi="宋体" w:cs="Arial"/>
                <w:sz w:val="21"/>
                <w:szCs w:val="21"/>
              </w:rPr>
              <w:t>文本</w:t>
            </w:r>
          </w:p>
        </w:tc>
        <w:tc>
          <w:tcPr>
            <w:tcW w:w="1134" w:type="dxa"/>
            <w:vAlign w:val="center"/>
          </w:tcPr>
          <w:p w14:paraId="3DC1B1AE">
            <w:pPr>
              <w:jc w:val="center"/>
              <w:rPr>
                <w:rFonts w:ascii="宋体" w:hAnsi="宋体" w:cs="Arial"/>
                <w:sz w:val="21"/>
                <w:szCs w:val="21"/>
              </w:rPr>
            </w:pPr>
          </w:p>
        </w:tc>
        <w:tc>
          <w:tcPr>
            <w:tcW w:w="1134" w:type="dxa"/>
            <w:vAlign w:val="center"/>
          </w:tcPr>
          <w:p w14:paraId="0320A797">
            <w:pPr>
              <w:rPr>
                <w:rFonts w:ascii="宋体" w:hAnsi="宋体" w:cs="Arial"/>
                <w:sz w:val="21"/>
                <w:szCs w:val="21"/>
              </w:rPr>
            </w:pPr>
          </w:p>
        </w:tc>
        <w:tc>
          <w:tcPr>
            <w:tcW w:w="1134" w:type="dxa"/>
          </w:tcPr>
          <w:p w14:paraId="0FA27B25">
            <w:pPr>
              <w:rPr>
                <w:rFonts w:ascii="宋体" w:hAnsi="宋体" w:cs="Arial"/>
                <w:sz w:val="21"/>
                <w:szCs w:val="21"/>
              </w:rPr>
            </w:pPr>
          </w:p>
        </w:tc>
        <w:tc>
          <w:tcPr>
            <w:tcW w:w="2482" w:type="dxa"/>
            <w:shd w:val="clear" w:color="auto" w:fill="auto"/>
          </w:tcPr>
          <w:p w14:paraId="1D7CFF43">
            <w:pPr>
              <w:jc w:val="left"/>
              <w:rPr>
                <w:rFonts w:ascii="宋体" w:hAnsi="宋体" w:cs="Arial"/>
                <w:sz w:val="21"/>
                <w:szCs w:val="21"/>
              </w:rPr>
            </w:pPr>
          </w:p>
        </w:tc>
      </w:tr>
      <w:tr w14:paraId="5D666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575463BF">
            <w:pPr>
              <w:numPr>
                <w:ilvl w:val="0"/>
                <w:numId w:val="124"/>
              </w:numPr>
              <w:rPr>
                <w:rFonts w:ascii="宋体" w:hAnsi="宋体"/>
                <w:sz w:val="21"/>
                <w:szCs w:val="21"/>
              </w:rPr>
            </w:pPr>
          </w:p>
        </w:tc>
        <w:tc>
          <w:tcPr>
            <w:tcW w:w="1700" w:type="dxa"/>
          </w:tcPr>
          <w:p w14:paraId="77981D8B">
            <w:pPr>
              <w:rPr>
                <w:rFonts w:ascii="宋体" w:hAnsi="宋体" w:cs="Arial"/>
                <w:sz w:val="21"/>
                <w:szCs w:val="21"/>
              </w:rPr>
            </w:pPr>
            <w:r>
              <w:rPr>
                <w:rFonts w:hint="eastAsia" w:ascii="宋体" w:hAnsi="宋体" w:cs="Arial"/>
                <w:sz w:val="21"/>
                <w:szCs w:val="21"/>
              </w:rPr>
              <w:t>金额</w:t>
            </w:r>
          </w:p>
        </w:tc>
        <w:tc>
          <w:tcPr>
            <w:tcW w:w="1135" w:type="dxa"/>
          </w:tcPr>
          <w:p w14:paraId="454788FE">
            <w:pPr>
              <w:rPr>
                <w:rFonts w:ascii="宋体" w:hAnsi="宋体"/>
                <w:sz w:val="21"/>
                <w:szCs w:val="21"/>
              </w:rPr>
            </w:pPr>
            <w:r>
              <w:rPr>
                <w:rFonts w:hint="eastAsia" w:ascii="宋体" w:hAnsi="宋体" w:cs="Arial"/>
                <w:sz w:val="21"/>
                <w:szCs w:val="21"/>
              </w:rPr>
              <w:t>文本</w:t>
            </w:r>
          </w:p>
        </w:tc>
        <w:tc>
          <w:tcPr>
            <w:tcW w:w="1134" w:type="dxa"/>
            <w:vAlign w:val="center"/>
          </w:tcPr>
          <w:p w14:paraId="033AA98B">
            <w:pPr>
              <w:jc w:val="center"/>
              <w:rPr>
                <w:rFonts w:ascii="宋体" w:hAnsi="宋体" w:cs="Arial"/>
                <w:sz w:val="21"/>
                <w:szCs w:val="21"/>
              </w:rPr>
            </w:pPr>
          </w:p>
        </w:tc>
        <w:tc>
          <w:tcPr>
            <w:tcW w:w="1134" w:type="dxa"/>
          </w:tcPr>
          <w:p w14:paraId="16E1E1B0">
            <w:pPr>
              <w:rPr>
                <w:rFonts w:ascii="宋体" w:hAnsi="宋体"/>
                <w:sz w:val="21"/>
                <w:szCs w:val="21"/>
              </w:rPr>
            </w:pPr>
          </w:p>
        </w:tc>
        <w:tc>
          <w:tcPr>
            <w:tcW w:w="1134" w:type="dxa"/>
          </w:tcPr>
          <w:p w14:paraId="60303939">
            <w:pPr>
              <w:rPr>
                <w:rFonts w:ascii="宋体" w:hAnsi="宋体" w:cs="Arial"/>
                <w:sz w:val="21"/>
                <w:szCs w:val="21"/>
              </w:rPr>
            </w:pPr>
          </w:p>
        </w:tc>
        <w:tc>
          <w:tcPr>
            <w:tcW w:w="2482" w:type="dxa"/>
            <w:shd w:val="clear" w:color="auto" w:fill="auto"/>
          </w:tcPr>
          <w:p w14:paraId="5083091B">
            <w:pPr>
              <w:jc w:val="left"/>
              <w:rPr>
                <w:rFonts w:ascii="宋体" w:hAnsi="宋体" w:cs="Arial"/>
                <w:sz w:val="21"/>
                <w:szCs w:val="21"/>
              </w:rPr>
            </w:pPr>
          </w:p>
        </w:tc>
      </w:tr>
      <w:tr w14:paraId="388C5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0893E339">
            <w:pPr>
              <w:numPr>
                <w:ilvl w:val="0"/>
                <w:numId w:val="124"/>
              </w:numPr>
              <w:rPr>
                <w:rFonts w:ascii="宋体" w:hAnsi="宋体"/>
                <w:sz w:val="21"/>
                <w:szCs w:val="21"/>
              </w:rPr>
            </w:pPr>
          </w:p>
        </w:tc>
        <w:tc>
          <w:tcPr>
            <w:tcW w:w="1700" w:type="dxa"/>
          </w:tcPr>
          <w:p w14:paraId="08F5935F">
            <w:pPr>
              <w:rPr>
                <w:rFonts w:ascii="宋体" w:hAnsi="宋体" w:cs="Arial"/>
                <w:sz w:val="21"/>
                <w:szCs w:val="21"/>
              </w:rPr>
            </w:pPr>
            <w:r>
              <w:rPr>
                <w:rFonts w:hint="eastAsia" w:ascii="宋体" w:hAnsi="宋体" w:cs="Arial"/>
                <w:sz w:val="21"/>
                <w:szCs w:val="21"/>
              </w:rPr>
              <w:t>大写金额</w:t>
            </w:r>
          </w:p>
        </w:tc>
        <w:tc>
          <w:tcPr>
            <w:tcW w:w="1135" w:type="dxa"/>
          </w:tcPr>
          <w:p w14:paraId="258928CA">
            <w:pPr>
              <w:rPr>
                <w:rFonts w:ascii="宋体" w:hAnsi="宋体" w:cs="Arial"/>
                <w:sz w:val="21"/>
                <w:szCs w:val="21"/>
              </w:rPr>
            </w:pPr>
            <w:r>
              <w:rPr>
                <w:rFonts w:hint="eastAsia" w:ascii="宋体" w:hAnsi="宋体" w:cs="Arial"/>
                <w:sz w:val="21"/>
                <w:szCs w:val="21"/>
              </w:rPr>
              <w:t>文本</w:t>
            </w:r>
          </w:p>
        </w:tc>
        <w:tc>
          <w:tcPr>
            <w:tcW w:w="1134" w:type="dxa"/>
            <w:vAlign w:val="center"/>
          </w:tcPr>
          <w:p w14:paraId="2E012802">
            <w:pPr>
              <w:jc w:val="center"/>
              <w:rPr>
                <w:rFonts w:ascii="宋体" w:hAnsi="宋体" w:cs="Arial"/>
                <w:sz w:val="21"/>
                <w:szCs w:val="21"/>
              </w:rPr>
            </w:pPr>
          </w:p>
        </w:tc>
        <w:tc>
          <w:tcPr>
            <w:tcW w:w="1134" w:type="dxa"/>
          </w:tcPr>
          <w:p w14:paraId="6E3BB080">
            <w:pPr>
              <w:rPr>
                <w:rFonts w:ascii="宋体" w:hAnsi="宋体"/>
                <w:sz w:val="21"/>
                <w:szCs w:val="21"/>
              </w:rPr>
            </w:pPr>
          </w:p>
        </w:tc>
        <w:tc>
          <w:tcPr>
            <w:tcW w:w="1134" w:type="dxa"/>
          </w:tcPr>
          <w:p w14:paraId="25637D8E">
            <w:pPr>
              <w:rPr>
                <w:rFonts w:ascii="宋体" w:hAnsi="宋体" w:cs="Arial"/>
                <w:sz w:val="21"/>
                <w:szCs w:val="21"/>
              </w:rPr>
            </w:pPr>
          </w:p>
        </w:tc>
        <w:tc>
          <w:tcPr>
            <w:tcW w:w="2482" w:type="dxa"/>
            <w:shd w:val="clear" w:color="auto" w:fill="auto"/>
          </w:tcPr>
          <w:p w14:paraId="62FE9B29">
            <w:pPr>
              <w:jc w:val="left"/>
              <w:rPr>
                <w:rFonts w:ascii="宋体" w:hAnsi="宋体" w:cs="Arial"/>
                <w:sz w:val="21"/>
                <w:szCs w:val="21"/>
              </w:rPr>
            </w:pPr>
          </w:p>
        </w:tc>
      </w:tr>
      <w:tr w14:paraId="5E016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6987A9CF">
            <w:pPr>
              <w:numPr>
                <w:ilvl w:val="0"/>
                <w:numId w:val="124"/>
              </w:numPr>
              <w:rPr>
                <w:rFonts w:ascii="宋体" w:hAnsi="宋体"/>
                <w:sz w:val="21"/>
                <w:szCs w:val="21"/>
              </w:rPr>
            </w:pPr>
          </w:p>
        </w:tc>
        <w:tc>
          <w:tcPr>
            <w:tcW w:w="1700" w:type="dxa"/>
          </w:tcPr>
          <w:p w14:paraId="29C184FC">
            <w:pPr>
              <w:rPr>
                <w:rFonts w:ascii="宋体" w:hAnsi="宋体" w:cs="Arial"/>
                <w:sz w:val="21"/>
                <w:szCs w:val="21"/>
              </w:rPr>
            </w:pPr>
            <w:r>
              <w:rPr>
                <w:rFonts w:hint="eastAsia" w:ascii="宋体" w:hAnsi="宋体" w:cs="Arial"/>
                <w:sz w:val="21"/>
                <w:szCs w:val="21"/>
              </w:rPr>
              <w:t>是否自动转存</w:t>
            </w:r>
          </w:p>
        </w:tc>
        <w:tc>
          <w:tcPr>
            <w:tcW w:w="1135" w:type="dxa"/>
          </w:tcPr>
          <w:p w14:paraId="4E5A3373">
            <w:pPr>
              <w:rPr>
                <w:rFonts w:ascii="宋体" w:hAnsi="宋体"/>
                <w:sz w:val="21"/>
                <w:szCs w:val="21"/>
              </w:rPr>
            </w:pPr>
            <w:r>
              <w:rPr>
                <w:rFonts w:hint="eastAsia" w:ascii="宋体" w:hAnsi="宋体" w:cs="Arial"/>
                <w:sz w:val="21"/>
                <w:szCs w:val="21"/>
              </w:rPr>
              <w:t>文本</w:t>
            </w:r>
          </w:p>
        </w:tc>
        <w:tc>
          <w:tcPr>
            <w:tcW w:w="1134" w:type="dxa"/>
            <w:vAlign w:val="center"/>
          </w:tcPr>
          <w:p w14:paraId="7F06782E">
            <w:pPr>
              <w:jc w:val="center"/>
              <w:rPr>
                <w:rFonts w:ascii="宋体" w:hAnsi="宋体" w:cs="Arial"/>
                <w:sz w:val="21"/>
                <w:szCs w:val="21"/>
              </w:rPr>
            </w:pPr>
          </w:p>
        </w:tc>
        <w:tc>
          <w:tcPr>
            <w:tcW w:w="1134" w:type="dxa"/>
          </w:tcPr>
          <w:p w14:paraId="0AF394D6">
            <w:pPr>
              <w:rPr>
                <w:rFonts w:ascii="宋体" w:hAnsi="宋体"/>
                <w:sz w:val="21"/>
                <w:szCs w:val="21"/>
              </w:rPr>
            </w:pPr>
          </w:p>
        </w:tc>
        <w:tc>
          <w:tcPr>
            <w:tcW w:w="1134" w:type="dxa"/>
          </w:tcPr>
          <w:p w14:paraId="506A7A6D">
            <w:pPr>
              <w:rPr>
                <w:rFonts w:ascii="宋体" w:hAnsi="宋体" w:cs="Arial"/>
                <w:sz w:val="21"/>
                <w:szCs w:val="21"/>
              </w:rPr>
            </w:pPr>
          </w:p>
        </w:tc>
        <w:tc>
          <w:tcPr>
            <w:tcW w:w="2482" w:type="dxa"/>
            <w:shd w:val="clear" w:color="auto" w:fill="auto"/>
          </w:tcPr>
          <w:p w14:paraId="743314B0">
            <w:pPr>
              <w:jc w:val="left"/>
              <w:rPr>
                <w:rFonts w:ascii="宋体" w:hAnsi="宋体" w:cs="Arial"/>
                <w:sz w:val="21"/>
                <w:szCs w:val="21"/>
              </w:rPr>
            </w:pPr>
          </w:p>
        </w:tc>
      </w:tr>
      <w:tr w14:paraId="34B8F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5EF0AA32">
            <w:pPr>
              <w:numPr>
                <w:ilvl w:val="0"/>
                <w:numId w:val="124"/>
              </w:numPr>
              <w:rPr>
                <w:rFonts w:ascii="宋体" w:hAnsi="宋体"/>
                <w:sz w:val="21"/>
                <w:szCs w:val="21"/>
              </w:rPr>
            </w:pPr>
          </w:p>
        </w:tc>
        <w:tc>
          <w:tcPr>
            <w:tcW w:w="1700" w:type="dxa"/>
          </w:tcPr>
          <w:p w14:paraId="77AA98BD">
            <w:pPr>
              <w:rPr>
                <w:rFonts w:ascii="宋体" w:hAnsi="宋体" w:cs="Arial"/>
                <w:sz w:val="21"/>
                <w:szCs w:val="21"/>
              </w:rPr>
            </w:pPr>
            <w:r>
              <w:rPr>
                <w:rFonts w:hint="eastAsia" w:ascii="宋体" w:hAnsi="宋体" w:cs="Arial"/>
                <w:sz w:val="21"/>
                <w:szCs w:val="21"/>
              </w:rPr>
              <w:t>返回</w:t>
            </w:r>
          </w:p>
        </w:tc>
        <w:tc>
          <w:tcPr>
            <w:tcW w:w="1135" w:type="dxa"/>
          </w:tcPr>
          <w:p w14:paraId="350286BF">
            <w:pPr>
              <w:rPr>
                <w:rFonts w:ascii="宋体" w:hAnsi="宋体" w:cs="Arial"/>
                <w:sz w:val="21"/>
                <w:szCs w:val="21"/>
              </w:rPr>
            </w:pPr>
            <w:r>
              <w:rPr>
                <w:rFonts w:hint="eastAsia" w:ascii="宋体" w:hAnsi="宋体" w:cs="Arial"/>
                <w:sz w:val="21"/>
                <w:szCs w:val="21"/>
              </w:rPr>
              <w:t>按钮</w:t>
            </w:r>
          </w:p>
        </w:tc>
        <w:tc>
          <w:tcPr>
            <w:tcW w:w="1134" w:type="dxa"/>
            <w:vAlign w:val="center"/>
          </w:tcPr>
          <w:p w14:paraId="37D381E6">
            <w:pPr>
              <w:jc w:val="center"/>
              <w:rPr>
                <w:rFonts w:ascii="宋体" w:hAnsi="宋体" w:cs="Arial"/>
                <w:sz w:val="21"/>
                <w:szCs w:val="21"/>
              </w:rPr>
            </w:pPr>
          </w:p>
        </w:tc>
        <w:tc>
          <w:tcPr>
            <w:tcW w:w="1134" w:type="dxa"/>
          </w:tcPr>
          <w:p w14:paraId="783A1C5B">
            <w:pPr>
              <w:rPr>
                <w:rFonts w:ascii="宋体" w:hAnsi="宋体"/>
                <w:sz w:val="21"/>
                <w:szCs w:val="21"/>
              </w:rPr>
            </w:pPr>
          </w:p>
        </w:tc>
        <w:tc>
          <w:tcPr>
            <w:tcW w:w="1134" w:type="dxa"/>
          </w:tcPr>
          <w:p w14:paraId="0700B63D">
            <w:pPr>
              <w:rPr>
                <w:rFonts w:ascii="宋体" w:hAnsi="宋体" w:cs="Arial"/>
                <w:sz w:val="21"/>
                <w:szCs w:val="21"/>
              </w:rPr>
            </w:pPr>
          </w:p>
        </w:tc>
        <w:tc>
          <w:tcPr>
            <w:tcW w:w="2482" w:type="dxa"/>
            <w:shd w:val="clear" w:color="auto" w:fill="auto"/>
          </w:tcPr>
          <w:p w14:paraId="66A8F27F">
            <w:pPr>
              <w:jc w:val="left"/>
              <w:rPr>
                <w:rFonts w:ascii="宋体" w:hAnsi="宋体" w:cs="Arial"/>
                <w:sz w:val="21"/>
                <w:szCs w:val="21"/>
              </w:rPr>
            </w:pPr>
            <w:r>
              <w:rPr>
                <w:rFonts w:hint="eastAsia" w:ascii="宋体" w:hAnsi="宋体" w:cs="Arial"/>
                <w:sz w:val="21"/>
                <w:szCs w:val="21"/>
              </w:rPr>
              <w:t>返回至活转定输入页面</w:t>
            </w:r>
          </w:p>
        </w:tc>
      </w:tr>
    </w:tbl>
    <w:p w14:paraId="3C8F4616">
      <w:pPr>
        <w:pStyle w:val="5"/>
        <w:numPr>
          <w:ilvl w:val="0"/>
          <w:numId w:val="0"/>
        </w:numPr>
      </w:pPr>
      <w:r>
        <w:rPr>
          <w:rFonts w:hint="eastAsia"/>
        </w:rPr>
        <w:t>续存确认页面</w:t>
      </w:r>
    </w:p>
    <w:tbl>
      <w:tblPr>
        <w:tblStyle w:val="48"/>
        <w:tblW w:w="939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700"/>
        <w:gridCol w:w="1275"/>
        <w:gridCol w:w="851"/>
        <w:gridCol w:w="1419"/>
        <w:gridCol w:w="1134"/>
        <w:gridCol w:w="2340"/>
      </w:tblGrid>
      <w:tr w14:paraId="0B0E4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FFCC99"/>
            <w:vAlign w:val="center"/>
          </w:tcPr>
          <w:p w14:paraId="4B627C27">
            <w:pPr>
              <w:rPr>
                <w:rFonts w:ascii="宋体" w:hAnsi="宋体" w:cs="Arial"/>
                <w:b/>
                <w:sz w:val="21"/>
                <w:szCs w:val="21"/>
              </w:rPr>
            </w:pPr>
            <w:r>
              <w:rPr>
                <w:rFonts w:ascii="宋体" w:hAnsi="宋体" w:cs="Arial"/>
                <w:b/>
                <w:sz w:val="21"/>
                <w:szCs w:val="21"/>
              </w:rPr>
              <w:t>序号</w:t>
            </w:r>
          </w:p>
        </w:tc>
        <w:tc>
          <w:tcPr>
            <w:tcW w:w="1700" w:type="dxa"/>
            <w:shd w:val="clear" w:color="auto" w:fill="FFCC99"/>
            <w:vAlign w:val="center"/>
          </w:tcPr>
          <w:p w14:paraId="73453AFF">
            <w:pPr>
              <w:rPr>
                <w:rFonts w:ascii="宋体" w:hAnsi="宋体" w:cs="Arial"/>
                <w:b/>
                <w:sz w:val="21"/>
                <w:szCs w:val="21"/>
              </w:rPr>
            </w:pPr>
            <w:r>
              <w:rPr>
                <w:rFonts w:ascii="宋体" w:hAnsi="宋体" w:cs="Arial"/>
                <w:b/>
                <w:sz w:val="21"/>
                <w:szCs w:val="21"/>
              </w:rPr>
              <w:t>名称</w:t>
            </w:r>
          </w:p>
        </w:tc>
        <w:tc>
          <w:tcPr>
            <w:tcW w:w="1275" w:type="dxa"/>
            <w:shd w:val="clear" w:color="auto" w:fill="FFCC99"/>
            <w:vAlign w:val="center"/>
          </w:tcPr>
          <w:p w14:paraId="61107158">
            <w:pPr>
              <w:rPr>
                <w:rFonts w:ascii="宋体" w:hAnsi="宋体" w:cs="Arial"/>
                <w:b/>
                <w:sz w:val="21"/>
                <w:szCs w:val="21"/>
              </w:rPr>
            </w:pPr>
            <w:r>
              <w:rPr>
                <w:rFonts w:ascii="宋体" w:hAnsi="宋体" w:cs="Arial"/>
                <w:b/>
                <w:sz w:val="21"/>
                <w:szCs w:val="21"/>
              </w:rPr>
              <w:t>输入</w:t>
            </w:r>
            <w:r>
              <w:rPr>
                <w:rFonts w:hint="eastAsia" w:ascii="宋体" w:hAnsi="宋体" w:cs="Arial"/>
                <w:b/>
                <w:sz w:val="21"/>
                <w:szCs w:val="21"/>
              </w:rPr>
              <w:t>/输出</w:t>
            </w:r>
          </w:p>
        </w:tc>
        <w:tc>
          <w:tcPr>
            <w:tcW w:w="851" w:type="dxa"/>
            <w:shd w:val="clear" w:color="auto" w:fill="FFCC99"/>
            <w:vAlign w:val="center"/>
          </w:tcPr>
          <w:p w14:paraId="4818B428">
            <w:pPr>
              <w:rPr>
                <w:rFonts w:ascii="宋体" w:hAnsi="宋体" w:cs="Arial"/>
                <w:b/>
                <w:sz w:val="21"/>
                <w:szCs w:val="21"/>
              </w:rPr>
            </w:pPr>
            <w:r>
              <w:rPr>
                <w:rFonts w:ascii="宋体" w:hAnsi="宋体" w:cs="Arial"/>
                <w:b/>
                <w:sz w:val="21"/>
                <w:szCs w:val="21"/>
              </w:rPr>
              <w:t>缺省值</w:t>
            </w:r>
          </w:p>
        </w:tc>
        <w:tc>
          <w:tcPr>
            <w:tcW w:w="1419" w:type="dxa"/>
            <w:shd w:val="clear" w:color="auto" w:fill="FFCC99"/>
            <w:vAlign w:val="center"/>
          </w:tcPr>
          <w:p w14:paraId="4A2667AE">
            <w:pPr>
              <w:rPr>
                <w:rFonts w:ascii="宋体" w:hAnsi="宋体" w:cs="Arial"/>
                <w:b/>
                <w:sz w:val="21"/>
                <w:szCs w:val="21"/>
              </w:rPr>
            </w:pPr>
            <w:r>
              <w:rPr>
                <w:rFonts w:hint="eastAsia" w:ascii="宋体" w:hAnsi="宋体" w:cs="Arial"/>
                <w:b/>
                <w:sz w:val="21"/>
                <w:szCs w:val="21"/>
              </w:rPr>
              <w:t>类型/长度</w:t>
            </w:r>
          </w:p>
        </w:tc>
        <w:tc>
          <w:tcPr>
            <w:tcW w:w="1134" w:type="dxa"/>
            <w:shd w:val="clear" w:color="auto" w:fill="FFCC99"/>
            <w:vAlign w:val="center"/>
          </w:tcPr>
          <w:p w14:paraId="530EE3C6">
            <w:pPr>
              <w:rPr>
                <w:rFonts w:ascii="宋体" w:hAnsi="宋体" w:cs="Arial"/>
                <w:b/>
                <w:sz w:val="21"/>
                <w:szCs w:val="21"/>
              </w:rPr>
            </w:pPr>
            <w:r>
              <w:rPr>
                <w:rFonts w:hint="eastAsia" w:ascii="宋体" w:hAnsi="宋体" w:cs="Arial"/>
                <w:b/>
                <w:sz w:val="21"/>
                <w:szCs w:val="21"/>
              </w:rPr>
              <w:t>是否必输</w:t>
            </w:r>
          </w:p>
        </w:tc>
        <w:tc>
          <w:tcPr>
            <w:tcW w:w="2340" w:type="dxa"/>
            <w:shd w:val="clear" w:color="auto" w:fill="FFCC99"/>
            <w:vAlign w:val="center"/>
          </w:tcPr>
          <w:p w14:paraId="5A15B5F5">
            <w:pPr>
              <w:rPr>
                <w:rFonts w:ascii="宋体" w:hAnsi="宋体" w:cs="Arial"/>
                <w:b/>
                <w:sz w:val="21"/>
                <w:szCs w:val="21"/>
              </w:rPr>
            </w:pPr>
            <w:r>
              <w:rPr>
                <w:rFonts w:ascii="宋体" w:hAnsi="宋体" w:cs="Arial"/>
                <w:b/>
                <w:sz w:val="21"/>
                <w:szCs w:val="21"/>
              </w:rPr>
              <w:t>备注</w:t>
            </w:r>
          </w:p>
        </w:tc>
      </w:tr>
      <w:tr w14:paraId="613AC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675" w:type="dxa"/>
            <w:vAlign w:val="center"/>
          </w:tcPr>
          <w:p w14:paraId="64293E20">
            <w:pPr>
              <w:numPr>
                <w:ilvl w:val="0"/>
                <w:numId w:val="125"/>
              </w:numPr>
              <w:jc w:val="center"/>
              <w:rPr>
                <w:rFonts w:ascii="宋体" w:hAnsi="宋体"/>
                <w:sz w:val="21"/>
                <w:szCs w:val="21"/>
              </w:rPr>
            </w:pPr>
          </w:p>
        </w:tc>
        <w:tc>
          <w:tcPr>
            <w:tcW w:w="1700" w:type="dxa"/>
          </w:tcPr>
          <w:p w14:paraId="72EDDE53">
            <w:pPr>
              <w:rPr>
                <w:rFonts w:ascii="宋体" w:hAnsi="宋体" w:cs="Arial"/>
                <w:sz w:val="21"/>
                <w:szCs w:val="21"/>
              </w:rPr>
            </w:pPr>
            <w:r>
              <w:rPr>
                <w:rFonts w:hint="eastAsia" w:ascii="宋体" w:hAnsi="宋体" w:cs="Arial"/>
                <w:sz w:val="21"/>
                <w:szCs w:val="21"/>
              </w:rPr>
              <w:t>子账户</w:t>
            </w:r>
          </w:p>
        </w:tc>
        <w:tc>
          <w:tcPr>
            <w:tcW w:w="1275" w:type="dxa"/>
            <w:vAlign w:val="center"/>
          </w:tcPr>
          <w:p w14:paraId="0CDE7A77">
            <w:pPr>
              <w:jc w:val="center"/>
              <w:rPr>
                <w:rFonts w:ascii="宋体" w:hAnsi="宋体" w:cs="Arial"/>
                <w:sz w:val="21"/>
                <w:szCs w:val="21"/>
              </w:rPr>
            </w:pPr>
            <w:r>
              <w:rPr>
                <w:rFonts w:hint="eastAsia" w:ascii="宋体" w:hAnsi="宋体" w:cs="Arial"/>
                <w:sz w:val="21"/>
                <w:szCs w:val="21"/>
              </w:rPr>
              <w:t>文本</w:t>
            </w:r>
          </w:p>
        </w:tc>
        <w:tc>
          <w:tcPr>
            <w:tcW w:w="851" w:type="dxa"/>
            <w:vAlign w:val="center"/>
          </w:tcPr>
          <w:p w14:paraId="1E30630E">
            <w:pPr>
              <w:jc w:val="center"/>
              <w:rPr>
                <w:rFonts w:ascii="宋体" w:hAnsi="宋体" w:cs="Arial"/>
                <w:sz w:val="21"/>
                <w:szCs w:val="21"/>
              </w:rPr>
            </w:pPr>
          </w:p>
        </w:tc>
        <w:tc>
          <w:tcPr>
            <w:tcW w:w="1419" w:type="dxa"/>
            <w:vAlign w:val="center"/>
          </w:tcPr>
          <w:p w14:paraId="0FC1DC0F">
            <w:pPr>
              <w:jc w:val="center"/>
              <w:rPr>
                <w:rFonts w:ascii="宋体" w:hAnsi="宋体" w:cs="Arial"/>
                <w:sz w:val="21"/>
                <w:szCs w:val="21"/>
              </w:rPr>
            </w:pPr>
          </w:p>
        </w:tc>
        <w:tc>
          <w:tcPr>
            <w:tcW w:w="1134" w:type="dxa"/>
            <w:vAlign w:val="center"/>
          </w:tcPr>
          <w:p w14:paraId="4C04D22D">
            <w:pPr>
              <w:jc w:val="center"/>
              <w:rPr>
                <w:rFonts w:ascii="宋体" w:hAnsi="宋体" w:cs="Arial"/>
                <w:sz w:val="21"/>
                <w:szCs w:val="21"/>
              </w:rPr>
            </w:pPr>
          </w:p>
        </w:tc>
        <w:tc>
          <w:tcPr>
            <w:tcW w:w="2340" w:type="dxa"/>
            <w:shd w:val="clear" w:color="auto" w:fill="auto"/>
            <w:vAlign w:val="center"/>
          </w:tcPr>
          <w:p w14:paraId="1CA2F4F6">
            <w:pPr>
              <w:jc w:val="center"/>
              <w:rPr>
                <w:rFonts w:ascii="宋体" w:hAnsi="宋体" w:cs="Arial"/>
                <w:sz w:val="21"/>
                <w:szCs w:val="21"/>
              </w:rPr>
            </w:pPr>
          </w:p>
        </w:tc>
      </w:tr>
      <w:tr w14:paraId="4312B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675" w:type="dxa"/>
            <w:vAlign w:val="center"/>
          </w:tcPr>
          <w:p w14:paraId="4531207F">
            <w:pPr>
              <w:numPr>
                <w:ilvl w:val="0"/>
                <w:numId w:val="125"/>
              </w:numPr>
              <w:jc w:val="center"/>
              <w:rPr>
                <w:rFonts w:ascii="宋体" w:hAnsi="宋体"/>
                <w:sz w:val="21"/>
                <w:szCs w:val="21"/>
              </w:rPr>
            </w:pPr>
          </w:p>
        </w:tc>
        <w:tc>
          <w:tcPr>
            <w:tcW w:w="1700" w:type="dxa"/>
          </w:tcPr>
          <w:p w14:paraId="6B6C4F8A">
            <w:pPr>
              <w:rPr>
                <w:rFonts w:ascii="宋体" w:hAnsi="宋体" w:cs="Arial"/>
                <w:sz w:val="21"/>
                <w:szCs w:val="21"/>
              </w:rPr>
            </w:pPr>
            <w:r>
              <w:rPr>
                <w:rFonts w:hint="eastAsia" w:ascii="宋体" w:hAnsi="宋体" w:cs="Arial"/>
                <w:sz w:val="21"/>
                <w:szCs w:val="21"/>
              </w:rPr>
              <w:t>储种</w:t>
            </w:r>
          </w:p>
        </w:tc>
        <w:tc>
          <w:tcPr>
            <w:tcW w:w="1275" w:type="dxa"/>
            <w:vAlign w:val="center"/>
          </w:tcPr>
          <w:p w14:paraId="247C320E">
            <w:pPr>
              <w:jc w:val="center"/>
              <w:rPr>
                <w:rFonts w:ascii="宋体" w:hAnsi="宋体" w:cs="Arial"/>
                <w:sz w:val="21"/>
                <w:szCs w:val="21"/>
              </w:rPr>
            </w:pPr>
            <w:r>
              <w:rPr>
                <w:rFonts w:hint="eastAsia" w:ascii="宋体" w:hAnsi="宋体" w:cs="Arial"/>
                <w:sz w:val="21"/>
                <w:szCs w:val="21"/>
              </w:rPr>
              <w:t>文本</w:t>
            </w:r>
          </w:p>
        </w:tc>
        <w:tc>
          <w:tcPr>
            <w:tcW w:w="851" w:type="dxa"/>
            <w:vAlign w:val="center"/>
          </w:tcPr>
          <w:p w14:paraId="3F3D621A">
            <w:pPr>
              <w:jc w:val="center"/>
              <w:rPr>
                <w:rFonts w:ascii="宋体" w:hAnsi="宋体" w:cs="Arial"/>
                <w:sz w:val="21"/>
                <w:szCs w:val="21"/>
              </w:rPr>
            </w:pPr>
          </w:p>
        </w:tc>
        <w:tc>
          <w:tcPr>
            <w:tcW w:w="1419" w:type="dxa"/>
            <w:vAlign w:val="center"/>
          </w:tcPr>
          <w:p w14:paraId="4FF4FDAF">
            <w:pPr>
              <w:jc w:val="center"/>
              <w:rPr>
                <w:rFonts w:ascii="宋体" w:hAnsi="宋体" w:cs="Arial"/>
                <w:sz w:val="21"/>
                <w:szCs w:val="21"/>
              </w:rPr>
            </w:pPr>
          </w:p>
        </w:tc>
        <w:tc>
          <w:tcPr>
            <w:tcW w:w="1134" w:type="dxa"/>
            <w:vAlign w:val="center"/>
          </w:tcPr>
          <w:p w14:paraId="24185BFB">
            <w:pPr>
              <w:jc w:val="center"/>
              <w:rPr>
                <w:rFonts w:ascii="宋体" w:hAnsi="宋体" w:cs="Arial"/>
                <w:sz w:val="21"/>
                <w:szCs w:val="21"/>
              </w:rPr>
            </w:pPr>
          </w:p>
        </w:tc>
        <w:tc>
          <w:tcPr>
            <w:tcW w:w="2340" w:type="dxa"/>
            <w:shd w:val="clear" w:color="auto" w:fill="auto"/>
            <w:vAlign w:val="center"/>
          </w:tcPr>
          <w:p w14:paraId="1B9B0884">
            <w:pPr>
              <w:jc w:val="center"/>
              <w:rPr>
                <w:rFonts w:ascii="宋体" w:hAnsi="宋体" w:cs="Arial"/>
                <w:sz w:val="21"/>
                <w:szCs w:val="21"/>
              </w:rPr>
            </w:pPr>
          </w:p>
        </w:tc>
      </w:tr>
      <w:tr w14:paraId="245B1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19F2B895">
            <w:pPr>
              <w:numPr>
                <w:ilvl w:val="0"/>
                <w:numId w:val="125"/>
              </w:numPr>
              <w:jc w:val="center"/>
              <w:rPr>
                <w:rFonts w:ascii="宋体" w:hAnsi="宋体"/>
                <w:sz w:val="21"/>
                <w:szCs w:val="21"/>
              </w:rPr>
            </w:pPr>
          </w:p>
        </w:tc>
        <w:tc>
          <w:tcPr>
            <w:tcW w:w="1700" w:type="dxa"/>
          </w:tcPr>
          <w:p w14:paraId="6A778060">
            <w:pPr>
              <w:rPr>
                <w:rFonts w:ascii="宋体" w:hAnsi="宋体" w:cs="Arial"/>
                <w:sz w:val="21"/>
                <w:szCs w:val="21"/>
              </w:rPr>
            </w:pPr>
            <w:r>
              <w:rPr>
                <w:rFonts w:hint="eastAsia" w:ascii="宋体" w:hAnsi="宋体" w:cs="Arial"/>
                <w:sz w:val="21"/>
                <w:szCs w:val="21"/>
              </w:rPr>
              <w:t>存期</w:t>
            </w:r>
          </w:p>
        </w:tc>
        <w:tc>
          <w:tcPr>
            <w:tcW w:w="1275" w:type="dxa"/>
            <w:vAlign w:val="center"/>
          </w:tcPr>
          <w:p w14:paraId="2D210FA9">
            <w:pPr>
              <w:jc w:val="center"/>
              <w:rPr>
                <w:rFonts w:ascii="宋体" w:hAnsi="宋体" w:cs="Arial"/>
                <w:sz w:val="21"/>
                <w:szCs w:val="21"/>
              </w:rPr>
            </w:pPr>
            <w:r>
              <w:rPr>
                <w:rFonts w:hint="eastAsia" w:ascii="宋体" w:hAnsi="宋体" w:cs="Arial"/>
                <w:sz w:val="21"/>
                <w:szCs w:val="21"/>
              </w:rPr>
              <w:t>文本</w:t>
            </w:r>
          </w:p>
        </w:tc>
        <w:tc>
          <w:tcPr>
            <w:tcW w:w="851" w:type="dxa"/>
            <w:vAlign w:val="center"/>
          </w:tcPr>
          <w:p w14:paraId="4DD3971F">
            <w:pPr>
              <w:jc w:val="center"/>
              <w:rPr>
                <w:rFonts w:ascii="宋体" w:hAnsi="宋体" w:cs="Arial"/>
                <w:sz w:val="21"/>
                <w:szCs w:val="21"/>
              </w:rPr>
            </w:pPr>
          </w:p>
        </w:tc>
        <w:tc>
          <w:tcPr>
            <w:tcW w:w="1419" w:type="dxa"/>
            <w:vAlign w:val="center"/>
          </w:tcPr>
          <w:p w14:paraId="24CCB3AA">
            <w:pPr>
              <w:jc w:val="center"/>
              <w:rPr>
                <w:rFonts w:ascii="宋体" w:hAnsi="宋体"/>
                <w:sz w:val="21"/>
                <w:szCs w:val="21"/>
              </w:rPr>
            </w:pPr>
          </w:p>
        </w:tc>
        <w:tc>
          <w:tcPr>
            <w:tcW w:w="1134" w:type="dxa"/>
            <w:vAlign w:val="center"/>
          </w:tcPr>
          <w:p w14:paraId="59495ACD">
            <w:pPr>
              <w:jc w:val="center"/>
              <w:rPr>
                <w:rFonts w:ascii="宋体" w:hAnsi="宋体" w:cs="Arial"/>
                <w:sz w:val="21"/>
                <w:szCs w:val="21"/>
              </w:rPr>
            </w:pPr>
          </w:p>
        </w:tc>
        <w:tc>
          <w:tcPr>
            <w:tcW w:w="2340" w:type="dxa"/>
            <w:shd w:val="clear" w:color="auto" w:fill="auto"/>
            <w:vAlign w:val="center"/>
          </w:tcPr>
          <w:p w14:paraId="63AB9190">
            <w:pPr>
              <w:jc w:val="center"/>
              <w:rPr>
                <w:rFonts w:ascii="宋体" w:hAnsi="宋体" w:cs="Arial"/>
                <w:sz w:val="21"/>
                <w:szCs w:val="21"/>
              </w:rPr>
            </w:pPr>
          </w:p>
        </w:tc>
      </w:tr>
      <w:tr w14:paraId="2FC04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1128C6DE">
            <w:pPr>
              <w:numPr>
                <w:ilvl w:val="0"/>
                <w:numId w:val="125"/>
              </w:numPr>
              <w:jc w:val="center"/>
              <w:rPr>
                <w:rFonts w:ascii="宋体" w:hAnsi="宋体"/>
                <w:sz w:val="21"/>
                <w:szCs w:val="21"/>
              </w:rPr>
            </w:pPr>
          </w:p>
        </w:tc>
        <w:tc>
          <w:tcPr>
            <w:tcW w:w="1700" w:type="dxa"/>
          </w:tcPr>
          <w:p w14:paraId="1CC1AD24">
            <w:pPr>
              <w:rPr>
                <w:rFonts w:ascii="宋体" w:hAnsi="宋体" w:cs="Arial"/>
                <w:sz w:val="21"/>
                <w:szCs w:val="21"/>
              </w:rPr>
            </w:pPr>
            <w:r>
              <w:rPr>
                <w:rFonts w:hint="eastAsia" w:ascii="宋体" w:hAnsi="宋体" w:cs="Arial"/>
                <w:sz w:val="21"/>
                <w:szCs w:val="21"/>
              </w:rPr>
              <w:t>利率</w:t>
            </w:r>
          </w:p>
        </w:tc>
        <w:tc>
          <w:tcPr>
            <w:tcW w:w="1275" w:type="dxa"/>
            <w:vAlign w:val="center"/>
          </w:tcPr>
          <w:p w14:paraId="2586D6CE">
            <w:pPr>
              <w:jc w:val="center"/>
              <w:rPr>
                <w:rFonts w:ascii="宋体" w:hAnsi="宋体" w:cs="Arial"/>
                <w:sz w:val="21"/>
                <w:szCs w:val="21"/>
              </w:rPr>
            </w:pPr>
            <w:r>
              <w:rPr>
                <w:rFonts w:hint="eastAsia" w:ascii="宋体" w:hAnsi="宋体" w:cs="Arial"/>
                <w:sz w:val="21"/>
                <w:szCs w:val="21"/>
              </w:rPr>
              <w:t>文本</w:t>
            </w:r>
          </w:p>
        </w:tc>
        <w:tc>
          <w:tcPr>
            <w:tcW w:w="851" w:type="dxa"/>
            <w:vAlign w:val="center"/>
          </w:tcPr>
          <w:p w14:paraId="73A0FDDC">
            <w:pPr>
              <w:jc w:val="center"/>
              <w:rPr>
                <w:rFonts w:ascii="宋体" w:hAnsi="宋体" w:cs="Arial"/>
                <w:sz w:val="21"/>
                <w:szCs w:val="21"/>
              </w:rPr>
            </w:pPr>
          </w:p>
        </w:tc>
        <w:tc>
          <w:tcPr>
            <w:tcW w:w="1419" w:type="dxa"/>
            <w:vAlign w:val="center"/>
          </w:tcPr>
          <w:p w14:paraId="505B998C">
            <w:pPr>
              <w:jc w:val="center"/>
              <w:rPr>
                <w:rFonts w:ascii="宋体" w:hAnsi="宋体"/>
                <w:sz w:val="21"/>
                <w:szCs w:val="21"/>
              </w:rPr>
            </w:pPr>
          </w:p>
        </w:tc>
        <w:tc>
          <w:tcPr>
            <w:tcW w:w="1134" w:type="dxa"/>
            <w:vAlign w:val="center"/>
          </w:tcPr>
          <w:p w14:paraId="0A3DCA81">
            <w:pPr>
              <w:jc w:val="center"/>
              <w:rPr>
                <w:rFonts w:ascii="宋体" w:hAnsi="宋体" w:cs="Arial"/>
                <w:sz w:val="21"/>
                <w:szCs w:val="21"/>
              </w:rPr>
            </w:pPr>
          </w:p>
        </w:tc>
        <w:tc>
          <w:tcPr>
            <w:tcW w:w="2340" w:type="dxa"/>
            <w:shd w:val="clear" w:color="auto" w:fill="auto"/>
            <w:vAlign w:val="center"/>
          </w:tcPr>
          <w:p w14:paraId="63E6E52C">
            <w:pPr>
              <w:jc w:val="center"/>
              <w:rPr>
                <w:rFonts w:ascii="宋体" w:hAnsi="宋体" w:cs="Arial"/>
                <w:sz w:val="21"/>
                <w:szCs w:val="21"/>
              </w:rPr>
            </w:pPr>
          </w:p>
        </w:tc>
      </w:tr>
      <w:tr w14:paraId="04B95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1EB73C0D">
            <w:pPr>
              <w:numPr>
                <w:ilvl w:val="0"/>
                <w:numId w:val="125"/>
              </w:numPr>
              <w:jc w:val="center"/>
              <w:rPr>
                <w:rFonts w:ascii="宋体" w:hAnsi="宋体"/>
                <w:sz w:val="21"/>
                <w:szCs w:val="21"/>
              </w:rPr>
            </w:pPr>
          </w:p>
        </w:tc>
        <w:tc>
          <w:tcPr>
            <w:tcW w:w="1700" w:type="dxa"/>
          </w:tcPr>
          <w:p w14:paraId="6479D4E2">
            <w:pPr>
              <w:rPr>
                <w:rFonts w:ascii="宋体" w:hAnsi="宋体" w:cs="Arial"/>
                <w:sz w:val="21"/>
                <w:szCs w:val="21"/>
              </w:rPr>
            </w:pPr>
            <w:r>
              <w:rPr>
                <w:rFonts w:hint="eastAsia" w:ascii="宋体" w:hAnsi="宋体" w:cs="Arial"/>
                <w:sz w:val="21"/>
                <w:szCs w:val="21"/>
              </w:rPr>
              <w:t>起息日</w:t>
            </w:r>
          </w:p>
        </w:tc>
        <w:tc>
          <w:tcPr>
            <w:tcW w:w="1275" w:type="dxa"/>
            <w:vAlign w:val="center"/>
          </w:tcPr>
          <w:p w14:paraId="5A95516E">
            <w:pPr>
              <w:jc w:val="center"/>
              <w:rPr>
                <w:rFonts w:ascii="宋体" w:hAnsi="宋体" w:cs="Arial"/>
                <w:sz w:val="21"/>
                <w:szCs w:val="21"/>
              </w:rPr>
            </w:pPr>
            <w:r>
              <w:rPr>
                <w:rFonts w:hint="eastAsia" w:ascii="宋体" w:hAnsi="宋体" w:cs="Arial"/>
                <w:sz w:val="21"/>
                <w:szCs w:val="21"/>
              </w:rPr>
              <w:t>文本</w:t>
            </w:r>
          </w:p>
        </w:tc>
        <w:tc>
          <w:tcPr>
            <w:tcW w:w="851" w:type="dxa"/>
            <w:vAlign w:val="center"/>
          </w:tcPr>
          <w:p w14:paraId="1708C849">
            <w:pPr>
              <w:jc w:val="center"/>
              <w:rPr>
                <w:rFonts w:ascii="宋体" w:hAnsi="宋体" w:cs="Arial"/>
                <w:sz w:val="21"/>
                <w:szCs w:val="21"/>
              </w:rPr>
            </w:pPr>
          </w:p>
        </w:tc>
        <w:tc>
          <w:tcPr>
            <w:tcW w:w="1419" w:type="dxa"/>
            <w:vAlign w:val="center"/>
          </w:tcPr>
          <w:p w14:paraId="15B60967">
            <w:pPr>
              <w:jc w:val="center"/>
              <w:rPr>
                <w:rFonts w:ascii="宋体" w:hAnsi="宋体"/>
                <w:sz w:val="21"/>
                <w:szCs w:val="21"/>
              </w:rPr>
            </w:pPr>
          </w:p>
        </w:tc>
        <w:tc>
          <w:tcPr>
            <w:tcW w:w="1134" w:type="dxa"/>
            <w:vAlign w:val="center"/>
          </w:tcPr>
          <w:p w14:paraId="6CD54E33">
            <w:pPr>
              <w:jc w:val="center"/>
              <w:rPr>
                <w:rFonts w:ascii="宋体" w:hAnsi="宋体" w:cs="Arial"/>
                <w:sz w:val="21"/>
                <w:szCs w:val="21"/>
              </w:rPr>
            </w:pPr>
          </w:p>
        </w:tc>
        <w:tc>
          <w:tcPr>
            <w:tcW w:w="2340" w:type="dxa"/>
            <w:shd w:val="clear" w:color="auto" w:fill="auto"/>
            <w:vAlign w:val="center"/>
          </w:tcPr>
          <w:p w14:paraId="2F03550F">
            <w:pPr>
              <w:jc w:val="center"/>
              <w:rPr>
                <w:rFonts w:ascii="宋体" w:hAnsi="宋体" w:cs="Arial"/>
                <w:sz w:val="21"/>
                <w:szCs w:val="21"/>
              </w:rPr>
            </w:pPr>
          </w:p>
        </w:tc>
      </w:tr>
      <w:tr w14:paraId="75376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787EBFCB">
            <w:pPr>
              <w:numPr>
                <w:ilvl w:val="0"/>
                <w:numId w:val="125"/>
              </w:numPr>
              <w:jc w:val="center"/>
              <w:rPr>
                <w:rFonts w:ascii="宋体" w:hAnsi="宋体"/>
                <w:sz w:val="21"/>
                <w:szCs w:val="21"/>
              </w:rPr>
            </w:pPr>
          </w:p>
        </w:tc>
        <w:tc>
          <w:tcPr>
            <w:tcW w:w="1700" w:type="dxa"/>
          </w:tcPr>
          <w:p w14:paraId="0F8458DF">
            <w:pPr>
              <w:rPr>
                <w:rFonts w:ascii="宋体" w:hAnsi="宋体" w:cs="Arial"/>
                <w:sz w:val="21"/>
                <w:szCs w:val="21"/>
              </w:rPr>
            </w:pPr>
            <w:r>
              <w:rPr>
                <w:rFonts w:hint="eastAsia" w:ascii="宋体" w:hAnsi="宋体" w:cs="Arial"/>
                <w:sz w:val="21"/>
                <w:szCs w:val="21"/>
              </w:rPr>
              <w:t>到期日</w:t>
            </w:r>
          </w:p>
        </w:tc>
        <w:tc>
          <w:tcPr>
            <w:tcW w:w="1275" w:type="dxa"/>
            <w:vAlign w:val="center"/>
          </w:tcPr>
          <w:p w14:paraId="3972E9F5">
            <w:pPr>
              <w:jc w:val="center"/>
              <w:rPr>
                <w:rFonts w:ascii="宋体" w:hAnsi="宋体" w:cs="Arial"/>
                <w:sz w:val="21"/>
                <w:szCs w:val="21"/>
              </w:rPr>
            </w:pPr>
            <w:r>
              <w:rPr>
                <w:rFonts w:hint="eastAsia" w:ascii="宋体" w:hAnsi="宋体" w:cs="Arial"/>
                <w:sz w:val="21"/>
                <w:szCs w:val="21"/>
              </w:rPr>
              <w:t>文本</w:t>
            </w:r>
          </w:p>
        </w:tc>
        <w:tc>
          <w:tcPr>
            <w:tcW w:w="851" w:type="dxa"/>
            <w:vAlign w:val="center"/>
          </w:tcPr>
          <w:p w14:paraId="3E6D93F6">
            <w:pPr>
              <w:jc w:val="center"/>
              <w:rPr>
                <w:rFonts w:ascii="宋体" w:hAnsi="宋体" w:cs="Arial"/>
                <w:sz w:val="21"/>
                <w:szCs w:val="21"/>
              </w:rPr>
            </w:pPr>
          </w:p>
        </w:tc>
        <w:tc>
          <w:tcPr>
            <w:tcW w:w="1419" w:type="dxa"/>
            <w:vAlign w:val="center"/>
          </w:tcPr>
          <w:p w14:paraId="32517A38">
            <w:pPr>
              <w:jc w:val="center"/>
              <w:rPr>
                <w:rFonts w:ascii="宋体" w:hAnsi="宋体"/>
                <w:sz w:val="21"/>
                <w:szCs w:val="21"/>
              </w:rPr>
            </w:pPr>
          </w:p>
        </w:tc>
        <w:tc>
          <w:tcPr>
            <w:tcW w:w="1134" w:type="dxa"/>
            <w:vAlign w:val="center"/>
          </w:tcPr>
          <w:p w14:paraId="59C1C275">
            <w:pPr>
              <w:jc w:val="center"/>
              <w:rPr>
                <w:rFonts w:ascii="宋体" w:hAnsi="宋体" w:cs="Arial"/>
                <w:sz w:val="21"/>
                <w:szCs w:val="21"/>
              </w:rPr>
            </w:pPr>
          </w:p>
        </w:tc>
        <w:tc>
          <w:tcPr>
            <w:tcW w:w="2340" w:type="dxa"/>
            <w:shd w:val="clear" w:color="auto" w:fill="auto"/>
            <w:vAlign w:val="center"/>
          </w:tcPr>
          <w:p w14:paraId="4F0FA9D1">
            <w:pPr>
              <w:jc w:val="center"/>
              <w:rPr>
                <w:rFonts w:ascii="宋体" w:hAnsi="宋体" w:cs="Arial"/>
                <w:sz w:val="21"/>
                <w:szCs w:val="21"/>
              </w:rPr>
            </w:pPr>
          </w:p>
        </w:tc>
      </w:tr>
      <w:tr w14:paraId="3ECDC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675" w:type="dxa"/>
            <w:vAlign w:val="center"/>
          </w:tcPr>
          <w:p w14:paraId="40574E2D">
            <w:pPr>
              <w:numPr>
                <w:ilvl w:val="0"/>
                <w:numId w:val="125"/>
              </w:numPr>
              <w:jc w:val="center"/>
              <w:rPr>
                <w:rFonts w:ascii="宋体" w:hAnsi="宋体"/>
                <w:sz w:val="21"/>
                <w:szCs w:val="21"/>
              </w:rPr>
            </w:pPr>
          </w:p>
        </w:tc>
        <w:tc>
          <w:tcPr>
            <w:tcW w:w="1700" w:type="dxa"/>
          </w:tcPr>
          <w:p w14:paraId="667E53F6">
            <w:pPr>
              <w:rPr>
                <w:rFonts w:ascii="宋体" w:hAnsi="宋体" w:cs="Arial"/>
                <w:sz w:val="21"/>
                <w:szCs w:val="21"/>
              </w:rPr>
            </w:pPr>
            <w:r>
              <w:rPr>
                <w:rFonts w:hint="eastAsia" w:ascii="宋体" w:hAnsi="宋体" w:cs="Arial"/>
                <w:sz w:val="21"/>
                <w:szCs w:val="21"/>
              </w:rPr>
              <w:t>续存金额</w:t>
            </w:r>
          </w:p>
        </w:tc>
        <w:tc>
          <w:tcPr>
            <w:tcW w:w="1275" w:type="dxa"/>
            <w:vAlign w:val="center"/>
          </w:tcPr>
          <w:p w14:paraId="7B041022">
            <w:pPr>
              <w:jc w:val="center"/>
              <w:rPr>
                <w:rFonts w:ascii="宋体" w:hAnsi="宋体" w:cs="Arial"/>
                <w:sz w:val="21"/>
                <w:szCs w:val="21"/>
              </w:rPr>
            </w:pPr>
            <w:r>
              <w:rPr>
                <w:rFonts w:hint="eastAsia" w:ascii="宋体" w:hAnsi="宋体" w:cs="Arial"/>
                <w:sz w:val="21"/>
                <w:szCs w:val="21"/>
              </w:rPr>
              <w:t>文本框</w:t>
            </w:r>
          </w:p>
        </w:tc>
        <w:tc>
          <w:tcPr>
            <w:tcW w:w="851" w:type="dxa"/>
            <w:vAlign w:val="center"/>
          </w:tcPr>
          <w:p w14:paraId="7F089E97">
            <w:pPr>
              <w:jc w:val="center"/>
              <w:rPr>
                <w:rFonts w:ascii="宋体" w:hAnsi="宋体" w:cs="Arial"/>
                <w:sz w:val="21"/>
                <w:szCs w:val="21"/>
              </w:rPr>
            </w:pPr>
          </w:p>
        </w:tc>
        <w:tc>
          <w:tcPr>
            <w:tcW w:w="1419" w:type="dxa"/>
            <w:vAlign w:val="center"/>
          </w:tcPr>
          <w:p w14:paraId="6EF844AF">
            <w:pPr>
              <w:jc w:val="center"/>
              <w:rPr>
                <w:rFonts w:ascii="宋体" w:hAnsi="宋体" w:cs="Arial"/>
                <w:sz w:val="21"/>
                <w:szCs w:val="21"/>
              </w:rPr>
            </w:pPr>
          </w:p>
        </w:tc>
        <w:tc>
          <w:tcPr>
            <w:tcW w:w="1134" w:type="dxa"/>
            <w:vAlign w:val="center"/>
          </w:tcPr>
          <w:p w14:paraId="0D9B167D">
            <w:pPr>
              <w:jc w:val="center"/>
              <w:rPr>
                <w:rFonts w:ascii="宋体" w:hAnsi="宋体" w:cs="Arial"/>
                <w:sz w:val="21"/>
                <w:szCs w:val="21"/>
              </w:rPr>
            </w:pPr>
          </w:p>
        </w:tc>
        <w:tc>
          <w:tcPr>
            <w:tcW w:w="2340" w:type="dxa"/>
            <w:shd w:val="clear" w:color="auto" w:fill="auto"/>
            <w:vAlign w:val="center"/>
          </w:tcPr>
          <w:p w14:paraId="48255D71">
            <w:pPr>
              <w:jc w:val="center"/>
              <w:rPr>
                <w:rFonts w:ascii="宋体" w:hAnsi="宋体" w:cs="Arial"/>
                <w:sz w:val="21"/>
                <w:szCs w:val="21"/>
              </w:rPr>
            </w:pPr>
          </w:p>
        </w:tc>
      </w:tr>
      <w:tr w14:paraId="43C2B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675" w:type="dxa"/>
            <w:tcBorders>
              <w:top w:val="single" w:color="auto" w:sz="4" w:space="0"/>
              <w:left w:val="single" w:color="auto" w:sz="4" w:space="0"/>
              <w:bottom w:val="single" w:color="auto" w:sz="4" w:space="0"/>
              <w:right w:val="single" w:color="auto" w:sz="4" w:space="0"/>
            </w:tcBorders>
            <w:vAlign w:val="center"/>
          </w:tcPr>
          <w:p w14:paraId="3C86062C">
            <w:pPr>
              <w:numPr>
                <w:ilvl w:val="0"/>
                <w:numId w:val="125"/>
              </w:numPr>
              <w:rPr>
                <w:rFonts w:ascii="宋体" w:hAnsi="宋体"/>
                <w:sz w:val="21"/>
                <w:szCs w:val="21"/>
              </w:rPr>
            </w:pPr>
          </w:p>
        </w:tc>
        <w:tc>
          <w:tcPr>
            <w:tcW w:w="1700" w:type="dxa"/>
            <w:tcBorders>
              <w:top w:val="single" w:color="auto" w:sz="4" w:space="0"/>
              <w:left w:val="single" w:color="auto" w:sz="4" w:space="0"/>
              <w:bottom w:val="single" w:color="auto" w:sz="4" w:space="0"/>
              <w:right w:val="single" w:color="auto" w:sz="4" w:space="0"/>
            </w:tcBorders>
          </w:tcPr>
          <w:p w14:paraId="3417F6D7">
            <w:pPr>
              <w:rPr>
                <w:rFonts w:ascii="宋体" w:hAnsi="宋体" w:cs="Arial"/>
                <w:sz w:val="21"/>
                <w:szCs w:val="21"/>
              </w:rPr>
            </w:pPr>
            <w:r>
              <w:rPr>
                <w:rFonts w:hint="eastAsia" w:ascii="宋体" w:hAnsi="宋体" w:cs="Arial"/>
                <w:sz w:val="21"/>
                <w:szCs w:val="21"/>
              </w:rPr>
              <w:t>确定</w:t>
            </w:r>
          </w:p>
        </w:tc>
        <w:tc>
          <w:tcPr>
            <w:tcW w:w="1275" w:type="dxa"/>
            <w:tcBorders>
              <w:top w:val="single" w:color="auto" w:sz="4" w:space="0"/>
              <w:left w:val="single" w:color="auto" w:sz="4" w:space="0"/>
              <w:bottom w:val="single" w:color="auto" w:sz="4" w:space="0"/>
              <w:right w:val="single" w:color="auto" w:sz="4" w:space="0"/>
            </w:tcBorders>
            <w:vAlign w:val="center"/>
          </w:tcPr>
          <w:p w14:paraId="77470303">
            <w:pPr>
              <w:jc w:val="center"/>
              <w:rPr>
                <w:rFonts w:ascii="宋体" w:hAnsi="宋体" w:cs="Arial"/>
                <w:sz w:val="21"/>
                <w:szCs w:val="21"/>
              </w:rPr>
            </w:pPr>
            <w:r>
              <w:rPr>
                <w:rFonts w:hint="eastAsia" w:ascii="宋体" w:hAnsi="宋体" w:cs="Arial"/>
                <w:sz w:val="21"/>
                <w:szCs w:val="21"/>
              </w:rPr>
              <w:t>按钮</w:t>
            </w:r>
          </w:p>
        </w:tc>
        <w:tc>
          <w:tcPr>
            <w:tcW w:w="851" w:type="dxa"/>
            <w:tcBorders>
              <w:top w:val="single" w:color="auto" w:sz="4" w:space="0"/>
              <w:left w:val="single" w:color="auto" w:sz="4" w:space="0"/>
              <w:bottom w:val="single" w:color="auto" w:sz="4" w:space="0"/>
              <w:right w:val="single" w:color="auto" w:sz="4" w:space="0"/>
            </w:tcBorders>
            <w:vAlign w:val="center"/>
          </w:tcPr>
          <w:p w14:paraId="2CF54B45">
            <w:pPr>
              <w:jc w:val="center"/>
              <w:rPr>
                <w:rFonts w:ascii="宋体" w:hAnsi="宋体" w:cs="Arial"/>
                <w:sz w:val="21"/>
                <w:szCs w:val="21"/>
              </w:rPr>
            </w:pPr>
          </w:p>
        </w:tc>
        <w:tc>
          <w:tcPr>
            <w:tcW w:w="1419" w:type="dxa"/>
            <w:tcBorders>
              <w:top w:val="single" w:color="auto" w:sz="4" w:space="0"/>
              <w:left w:val="single" w:color="auto" w:sz="4" w:space="0"/>
              <w:bottom w:val="single" w:color="auto" w:sz="4" w:space="0"/>
              <w:right w:val="single" w:color="auto" w:sz="4" w:space="0"/>
            </w:tcBorders>
            <w:vAlign w:val="center"/>
          </w:tcPr>
          <w:p w14:paraId="1A01AD21">
            <w:pPr>
              <w:jc w:val="center"/>
              <w:rPr>
                <w:rFonts w:ascii="宋体" w:hAnsi="宋体" w:cs="Arial"/>
                <w:sz w:val="21"/>
                <w:szCs w:val="21"/>
              </w:rPr>
            </w:pPr>
          </w:p>
        </w:tc>
        <w:tc>
          <w:tcPr>
            <w:tcW w:w="1134" w:type="dxa"/>
            <w:tcBorders>
              <w:top w:val="single" w:color="auto" w:sz="4" w:space="0"/>
              <w:left w:val="single" w:color="auto" w:sz="4" w:space="0"/>
              <w:bottom w:val="single" w:color="auto" w:sz="4" w:space="0"/>
              <w:right w:val="single" w:color="auto" w:sz="4" w:space="0"/>
            </w:tcBorders>
            <w:vAlign w:val="center"/>
          </w:tcPr>
          <w:p w14:paraId="203A3391">
            <w:pPr>
              <w:jc w:val="center"/>
              <w:rPr>
                <w:rFonts w:ascii="宋体" w:hAnsi="宋体" w:cs="Arial"/>
                <w:sz w:val="21"/>
                <w:szCs w:val="21"/>
              </w:rPr>
            </w:pPr>
          </w:p>
        </w:tc>
        <w:tc>
          <w:tcPr>
            <w:tcW w:w="2340" w:type="dxa"/>
            <w:tcBorders>
              <w:top w:val="single" w:color="auto" w:sz="4" w:space="0"/>
              <w:left w:val="single" w:color="auto" w:sz="4" w:space="0"/>
              <w:bottom w:val="single" w:color="auto" w:sz="4" w:space="0"/>
              <w:right w:val="single" w:color="auto" w:sz="4" w:space="0"/>
            </w:tcBorders>
            <w:shd w:val="clear" w:color="auto" w:fill="auto"/>
            <w:vAlign w:val="center"/>
          </w:tcPr>
          <w:p w14:paraId="74295868">
            <w:pPr>
              <w:jc w:val="center"/>
              <w:rPr>
                <w:rFonts w:ascii="宋体" w:hAnsi="宋体" w:cs="Arial"/>
                <w:sz w:val="21"/>
                <w:szCs w:val="21"/>
              </w:rPr>
            </w:pPr>
          </w:p>
        </w:tc>
      </w:tr>
      <w:tr w14:paraId="3FE0C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675" w:type="dxa"/>
            <w:tcBorders>
              <w:top w:val="single" w:color="auto" w:sz="4" w:space="0"/>
              <w:left w:val="single" w:color="auto" w:sz="4" w:space="0"/>
              <w:bottom w:val="single" w:color="auto" w:sz="4" w:space="0"/>
              <w:right w:val="single" w:color="auto" w:sz="4" w:space="0"/>
            </w:tcBorders>
            <w:vAlign w:val="center"/>
          </w:tcPr>
          <w:p w14:paraId="4A558A4B">
            <w:pPr>
              <w:numPr>
                <w:ilvl w:val="0"/>
                <w:numId w:val="125"/>
              </w:numPr>
              <w:rPr>
                <w:rFonts w:ascii="宋体" w:hAnsi="宋体"/>
                <w:sz w:val="21"/>
                <w:szCs w:val="21"/>
              </w:rPr>
            </w:pPr>
          </w:p>
        </w:tc>
        <w:tc>
          <w:tcPr>
            <w:tcW w:w="1700" w:type="dxa"/>
            <w:tcBorders>
              <w:top w:val="single" w:color="auto" w:sz="4" w:space="0"/>
              <w:left w:val="single" w:color="auto" w:sz="4" w:space="0"/>
              <w:bottom w:val="single" w:color="auto" w:sz="4" w:space="0"/>
              <w:right w:val="single" w:color="auto" w:sz="4" w:space="0"/>
            </w:tcBorders>
          </w:tcPr>
          <w:p w14:paraId="336F8716">
            <w:pPr>
              <w:rPr>
                <w:rFonts w:ascii="宋体" w:hAnsi="宋体" w:cs="Arial"/>
                <w:sz w:val="21"/>
                <w:szCs w:val="21"/>
              </w:rPr>
            </w:pPr>
            <w:r>
              <w:rPr>
                <w:rFonts w:hint="eastAsia" w:ascii="宋体" w:hAnsi="宋体" w:cs="Arial"/>
                <w:sz w:val="21"/>
                <w:szCs w:val="21"/>
              </w:rPr>
              <w:t>返回</w:t>
            </w:r>
          </w:p>
        </w:tc>
        <w:tc>
          <w:tcPr>
            <w:tcW w:w="1275" w:type="dxa"/>
            <w:tcBorders>
              <w:top w:val="single" w:color="auto" w:sz="4" w:space="0"/>
              <w:left w:val="single" w:color="auto" w:sz="4" w:space="0"/>
              <w:bottom w:val="single" w:color="auto" w:sz="4" w:space="0"/>
              <w:right w:val="single" w:color="auto" w:sz="4" w:space="0"/>
            </w:tcBorders>
            <w:vAlign w:val="center"/>
          </w:tcPr>
          <w:p w14:paraId="6DF2CCCF">
            <w:pPr>
              <w:jc w:val="center"/>
              <w:rPr>
                <w:rFonts w:ascii="宋体" w:hAnsi="宋体" w:cs="Arial"/>
                <w:sz w:val="21"/>
                <w:szCs w:val="21"/>
              </w:rPr>
            </w:pPr>
            <w:r>
              <w:rPr>
                <w:rFonts w:hint="eastAsia" w:ascii="宋体" w:hAnsi="宋体" w:cs="Arial"/>
                <w:sz w:val="21"/>
                <w:szCs w:val="21"/>
              </w:rPr>
              <w:t>按钮</w:t>
            </w:r>
          </w:p>
        </w:tc>
        <w:tc>
          <w:tcPr>
            <w:tcW w:w="851" w:type="dxa"/>
            <w:tcBorders>
              <w:top w:val="single" w:color="auto" w:sz="4" w:space="0"/>
              <w:left w:val="single" w:color="auto" w:sz="4" w:space="0"/>
              <w:bottom w:val="single" w:color="auto" w:sz="4" w:space="0"/>
              <w:right w:val="single" w:color="auto" w:sz="4" w:space="0"/>
            </w:tcBorders>
            <w:vAlign w:val="center"/>
          </w:tcPr>
          <w:p w14:paraId="52DC1CEA">
            <w:pPr>
              <w:jc w:val="center"/>
              <w:rPr>
                <w:rFonts w:ascii="宋体" w:hAnsi="宋体" w:cs="Arial"/>
                <w:sz w:val="21"/>
                <w:szCs w:val="21"/>
              </w:rPr>
            </w:pPr>
          </w:p>
        </w:tc>
        <w:tc>
          <w:tcPr>
            <w:tcW w:w="1419" w:type="dxa"/>
            <w:tcBorders>
              <w:top w:val="single" w:color="auto" w:sz="4" w:space="0"/>
              <w:left w:val="single" w:color="auto" w:sz="4" w:space="0"/>
              <w:bottom w:val="single" w:color="auto" w:sz="4" w:space="0"/>
              <w:right w:val="single" w:color="auto" w:sz="4" w:space="0"/>
            </w:tcBorders>
            <w:vAlign w:val="center"/>
          </w:tcPr>
          <w:p w14:paraId="3E7EFF2F">
            <w:pPr>
              <w:jc w:val="center"/>
              <w:rPr>
                <w:rFonts w:ascii="宋体" w:hAnsi="宋体" w:cs="Arial"/>
                <w:sz w:val="21"/>
                <w:szCs w:val="21"/>
              </w:rPr>
            </w:pPr>
          </w:p>
        </w:tc>
        <w:tc>
          <w:tcPr>
            <w:tcW w:w="1134" w:type="dxa"/>
            <w:tcBorders>
              <w:top w:val="single" w:color="auto" w:sz="4" w:space="0"/>
              <w:left w:val="single" w:color="auto" w:sz="4" w:space="0"/>
              <w:bottom w:val="single" w:color="auto" w:sz="4" w:space="0"/>
              <w:right w:val="single" w:color="auto" w:sz="4" w:space="0"/>
            </w:tcBorders>
            <w:vAlign w:val="center"/>
          </w:tcPr>
          <w:p w14:paraId="68404C2C">
            <w:pPr>
              <w:jc w:val="center"/>
              <w:rPr>
                <w:rFonts w:ascii="宋体" w:hAnsi="宋体" w:cs="Arial"/>
                <w:sz w:val="21"/>
                <w:szCs w:val="21"/>
              </w:rPr>
            </w:pPr>
          </w:p>
        </w:tc>
        <w:tc>
          <w:tcPr>
            <w:tcW w:w="2340" w:type="dxa"/>
            <w:tcBorders>
              <w:top w:val="single" w:color="auto" w:sz="4" w:space="0"/>
              <w:left w:val="single" w:color="auto" w:sz="4" w:space="0"/>
              <w:bottom w:val="single" w:color="auto" w:sz="4" w:space="0"/>
              <w:right w:val="single" w:color="auto" w:sz="4" w:space="0"/>
            </w:tcBorders>
            <w:shd w:val="clear" w:color="auto" w:fill="auto"/>
            <w:vAlign w:val="center"/>
          </w:tcPr>
          <w:p w14:paraId="2334EDB2">
            <w:pPr>
              <w:jc w:val="center"/>
              <w:rPr>
                <w:rFonts w:ascii="宋体" w:hAnsi="宋体" w:cs="Arial"/>
                <w:sz w:val="21"/>
                <w:szCs w:val="21"/>
              </w:rPr>
            </w:pPr>
            <w:r>
              <w:rPr>
                <w:rFonts w:hint="eastAsia" w:ascii="宋体" w:hAnsi="宋体" w:cs="Arial"/>
                <w:sz w:val="21"/>
                <w:szCs w:val="21"/>
              </w:rPr>
              <w:t>返回定活互转页面</w:t>
            </w:r>
          </w:p>
        </w:tc>
      </w:tr>
    </w:tbl>
    <w:p w14:paraId="3F7073CC">
      <w:pPr>
        <w:pStyle w:val="5"/>
        <w:numPr>
          <w:ilvl w:val="0"/>
          <w:numId w:val="0"/>
        </w:numPr>
      </w:pPr>
      <w:r>
        <w:rPr>
          <w:rFonts w:hint="eastAsia"/>
        </w:rPr>
        <w:t>续存结果页面</w:t>
      </w:r>
    </w:p>
    <w:tbl>
      <w:tblPr>
        <w:tblStyle w:val="48"/>
        <w:tblW w:w="939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700"/>
        <w:gridCol w:w="1275"/>
        <w:gridCol w:w="851"/>
        <w:gridCol w:w="1419"/>
        <w:gridCol w:w="1134"/>
        <w:gridCol w:w="2340"/>
      </w:tblGrid>
      <w:tr w14:paraId="5465C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FFCC99"/>
            <w:vAlign w:val="center"/>
          </w:tcPr>
          <w:p w14:paraId="0BDA4C46">
            <w:pPr>
              <w:rPr>
                <w:rFonts w:ascii="宋体" w:hAnsi="宋体" w:cs="Arial"/>
                <w:b/>
                <w:sz w:val="21"/>
                <w:szCs w:val="21"/>
              </w:rPr>
            </w:pPr>
            <w:r>
              <w:rPr>
                <w:rFonts w:ascii="宋体" w:hAnsi="宋体" w:cs="Arial"/>
                <w:b/>
                <w:sz w:val="21"/>
                <w:szCs w:val="21"/>
              </w:rPr>
              <w:t>序号</w:t>
            </w:r>
          </w:p>
        </w:tc>
        <w:tc>
          <w:tcPr>
            <w:tcW w:w="1700" w:type="dxa"/>
            <w:shd w:val="clear" w:color="auto" w:fill="FFCC99"/>
            <w:vAlign w:val="center"/>
          </w:tcPr>
          <w:p w14:paraId="1DA8DAE4">
            <w:pPr>
              <w:rPr>
                <w:rFonts w:ascii="宋体" w:hAnsi="宋体" w:cs="Arial"/>
                <w:b/>
                <w:sz w:val="21"/>
                <w:szCs w:val="21"/>
              </w:rPr>
            </w:pPr>
            <w:r>
              <w:rPr>
                <w:rFonts w:ascii="宋体" w:hAnsi="宋体" w:cs="Arial"/>
                <w:b/>
                <w:sz w:val="21"/>
                <w:szCs w:val="21"/>
              </w:rPr>
              <w:t>名称</w:t>
            </w:r>
          </w:p>
        </w:tc>
        <w:tc>
          <w:tcPr>
            <w:tcW w:w="1275" w:type="dxa"/>
            <w:shd w:val="clear" w:color="auto" w:fill="FFCC99"/>
            <w:vAlign w:val="center"/>
          </w:tcPr>
          <w:p w14:paraId="59250D29">
            <w:pPr>
              <w:rPr>
                <w:rFonts w:ascii="宋体" w:hAnsi="宋体" w:cs="Arial"/>
                <w:b/>
                <w:sz w:val="21"/>
                <w:szCs w:val="21"/>
              </w:rPr>
            </w:pPr>
            <w:r>
              <w:rPr>
                <w:rFonts w:ascii="宋体" w:hAnsi="宋体" w:cs="Arial"/>
                <w:b/>
                <w:sz w:val="21"/>
                <w:szCs w:val="21"/>
              </w:rPr>
              <w:t>输入</w:t>
            </w:r>
            <w:r>
              <w:rPr>
                <w:rFonts w:hint="eastAsia" w:ascii="宋体" w:hAnsi="宋体" w:cs="Arial"/>
                <w:b/>
                <w:sz w:val="21"/>
                <w:szCs w:val="21"/>
              </w:rPr>
              <w:t>/输出</w:t>
            </w:r>
          </w:p>
        </w:tc>
        <w:tc>
          <w:tcPr>
            <w:tcW w:w="851" w:type="dxa"/>
            <w:shd w:val="clear" w:color="auto" w:fill="FFCC99"/>
            <w:vAlign w:val="center"/>
          </w:tcPr>
          <w:p w14:paraId="1BCB26AC">
            <w:pPr>
              <w:rPr>
                <w:rFonts w:ascii="宋体" w:hAnsi="宋体" w:cs="Arial"/>
                <w:b/>
                <w:sz w:val="21"/>
                <w:szCs w:val="21"/>
              </w:rPr>
            </w:pPr>
            <w:r>
              <w:rPr>
                <w:rFonts w:ascii="宋体" w:hAnsi="宋体" w:cs="Arial"/>
                <w:b/>
                <w:sz w:val="21"/>
                <w:szCs w:val="21"/>
              </w:rPr>
              <w:t>缺省值</w:t>
            </w:r>
          </w:p>
        </w:tc>
        <w:tc>
          <w:tcPr>
            <w:tcW w:w="1419" w:type="dxa"/>
            <w:shd w:val="clear" w:color="auto" w:fill="FFCC99"/>
            <w:vAlign w:val="center"/>
          </w:tcPr>
          <w:p w14:paraId="212D2ADE">
            <w:pPr>
              <w:rPr>
                <w:rFonts w:ascii="宋体" w:hAnsi="宋体" w:cs="Arial"/>
                <w:b/>
                <w:sz w:val="21"/>
                <w:szCs w:val="21"/>
              </w:rPr>
            </w:pPr>
            <w:r>
              <w:rPr>
                <w:rFonts w:hint="eastAsia" w:ascii="宋体" w:hAnsi="宋体" w:cs="Arial"/>
                <w:b/>
                <w:sz w:val="21"/>
                <w:szCs w:val="21"/>
              </w:rPr>
              <w:t>类型/长度</w:t>
            </w:r>
          </w:p>
        </w:tc>
        <w:tc>
          <w:tcPr>
            <w:tcW w:w="1134" w:type="dxa"/>
            <w:shd w:val="clear" w:color="auto" w:fill="FFCC99"/>
            <w:vAlign w:val="center"/>
          </w:tcPr>
          <w:p w14:paraId="5FBF6D85">
            <w:pPr>
              <w:rPr>
                <w:rFonts w:ascii="宋体" w:hAnsi="宋体" w:cs="Arial"/>
                <w:b/>
                <w:sz w:val="21"/>
                <w:szCs w:val="21"/>
              </w:rPr>
            </w:pPr>
            <w:r>
              <w:rPr>
                <w:rFonts w:hint="eastAsia" w:ascii="宋体" w:hAnsi="宋体" w:cs="Arial"/>
                <w:b/>
                <w:sz w:val="21"/>
                <w:szCs w:val="21"/>
              </w:rPr>
              <w:t>是否必输</w:t>
            </w:r>
          </w:p>
        </w:tc>
        <w:tc>
          <w:tcPr>
            <w:tcW w:w="2340" w:type="dxa"/>
            <w:shd w:val="clear" w:color="auto" w:fill="FFCC99"/>
            <w:vAlign w:val="center"/>
          </w:tcPr>
          <w:p w14:paraId="14CC7810">
            <w:pPr>
              <w:rPr>
                <w:rFonts w:ascii="宋体" w:hAnsi="宋体" w:cs="Arial"/>
                <w:b/>
                <w:sz w:val="21"/>
                <w:szCs w:val="21"/>
              </w:rPr>
            </w:pPr>
            <w:r>
              <w:rPr>
                <w:rFonts w:ascii="宋体" w:hAnsi="宋体" w:cs="Arial"/>
                <w:b/>
                <w:sz w:val="21"/>
                <w:szCs w:val="21"/>
              </w:rPr>
              <w:t>备注</w:t>
            </w:r>
          </w:p>
        </w:tc>
      </w:tr>
      <w:tr w14:paraId="58452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675" w:type="dxa"/>
            <w:vAlign w:val="center"/>
          </w:tcPr>
          <w:p w14:paraId="09CCB007">
            <w:pPr>
              <w:numPr>
                <w:ilvl w:val="0"/>
                <w:numId w:val="126"/>
              </w:numPr>
              <w:jc w:val="center"/>
              <w:rPr>
                <w:rFonts w:ascii="宋体" w:hAnsi="宋体"/>
                <w:sz w:val="21"/>
                <w:szCs w:val="21"/>
              </w:rPr>
            </w:pPr>
          </w:p>
        </w:tc>
        <w:tc>
          <w:tcPr>
            <w:tcW w:w="1700" w:type="dxa"/>
          </w:tcPr>
          <w:p w14:paraId="17A8922A">
            <w:pPr>
              <w:rPr>
                <w:rFonts w:ascii="宋体" w:hAnsi="宋体" w:cs="Arial"/>
                <w:sz w:val="21"/>
                <w:szCs w:val="21"/>
              </w:rPr>
            </w:pPr>
            <w:r>
              <w:rPr>
                <w:rFonts w:hint="eastAsia" w:ascii="宋体" w:hAnsi="宋体" w:cs="Arial"/>
                <w:sz w:val="21"/>
                <w:szCs w:val="21"/>
              </w:rPr>
              <w:t>子账户</w:t>
            </w:r>
          </w:p>
        </w:tc>
        <w:tc>
          <w:tcPr>
            <w:tcW w:w="1275" w:type="dxa"/>
            <w:vAlign w:val="center"/>
          </w:tcPr>
          <w:p w14:paraId="1996C183">
            <w:pPr>
              <w:jc w:val="center"/>
              <w:rPr>
                <w:rFonts w:ascii="宋体" w:hAnsi="宋体" w:cs="Arial"/>
                <w:sz w:val="21"/>
                <w:szCs w:val="21"/>
              </w:rPr>
            </w:pPr>
            <w:r>
              <w:rPr>
                <w:rFonts w:hint="eastAsia" w:ascii="宋体" w:hAnsi="宋体" w:cs="Arial"/>
                <w:sz w:val="21"/>
                <w:szCs w:val="21"/>
              </w:rPr>
              <w:t>文本</w:t>
            </w:r>
          </w:p>
        </w:tc>
        <w:tc>
          <w:tcPr>
            <w:tcW w:w="851" w:type="dxa"/>
            <w:vAlign w:val="center"/>
          </w:tcPr>
          <w:p w14:paraId="4768134A">
            <w:pPr>
              <w:jc w:val="center"/>
              <w:rPr>
                <w:rFonts w:ascii="宋体" w:hAnsi="宋体" w:cs="Arial"/>
                <w:sz w:val="21"/>
                <w:szCs w:val="21"/>
              </w:rPr>
            </w:pPr>
          </w:p>
        </w:tc>
        <w:tc>
          <w:tcPr>
            <w:tcW w:w="1419" w:type="dxa"/>
            <w:vAlign w:val="center"/>
          </w:tcPr>
          <w:p w14:paraId="4A987A72">
            <w:pPr>
              <w:jc w:val="center"/>
              <w:rPr>
                <w:rFonts w:ascii="宋体" w:hAnsi="宋体" w:cs="Arial"/>
                <w:sz w:val="21"/>
                <w:szCs w:val="21"/>
              </w:rPr>
            </w:pPr>
          </w:p>
        </w:tc>
        <w:tc>
          <w:tcPr>
            <w:tcW w:w="1134" w:type="dxa"/>
            <w:vAlign w:val="center"/>
          </w:tcPr>
          <w:p w14:paraId="0C7F4B71">
            <w:pPr>
              <w:jc w:val="center"/>
              <w:rPr>
                <w:rFonts w:ascii="宋体" w:hAnsi="宋体" w:cs="Arial"/>
                <w:sz w:val="21"/>
                <w:szCs w:val="21"/>
              </w:rPr>
            </w:pPr>
          </w:p>
        </w:tc>
        <w:tc>
          <w:tcPr>
            <w:tcW w:w="2340" w:type="dxa"/>
            <w:shd w:val="clear" w:color="auto" w:fill="auto"/>
            <w:vAlign w:val="center"/>
          </w:tcPr>
          <w:p w14:paraId="3F3D1393">
            <w:pPr>
              <w:jc w:val="center"/>
              <w:rPr>
                <w:rFonts w:ascii="宋体" w:hAnsi="宋体" w:cs="Arial"/>
                <w:sz w:val="21"/>
                <w:szCs w:val="21"/>
              </w:rPr>
            </w:pPr>
          </w:p>
        </w:tc>
      </w:tr>
      <w:tr w14:paraId="2D9F1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675" w:type="dxa"/>
            <w:vAlign w:val="center"/>
          </w:tcPr>
          <w:p w14:paraId="71FEBB0E">
            <w:pPr>
              <w:numPr>
                <w:ilvl w:val="0"/>
                <w:numId w:val="126"/>
              </w:numPr>
              <w:jc w:val="center"/>
              <w:rPr>
                <w:rFonts w:ascii="宋体" w:hAnsi="宋体"/>
                <w:sz w:val="21"/>
                <w:szCs w:val="21"/>
              </w:rPr>
            </w:pPr>
          </w:p>
        </w:tc>
        <w:tc>
          <w:tcPr>
            <w:tcW w:w="1700" w:type="dxa"/>
          </w:tcPr>
          <w:p w14:paraId="480C64E0">
            <w:pPr>
              <w:rPr>
                <w:rFonts w:ascii="宋体" w:hAnsi="宋体" w:cs="Arial"/>
                <w:sz w:val="21"/>
                <w:szCs w:val="21"/>
              </w:rPr>
            </w:pPr>
            <w:r>
              <w:rPr>
                <w:rFonts w:hint="eastAsia" w:ascii="宋体" w:hAnsi="宋体" w:cs="Arial"/>
                <w:sz w:val="21"/>
                <w:szCs w:val="21"/>
              </w:rPr>
              <w:t>储种</w:t>
            </w:r>
          </w:p>
        </w:tc>
        <w:tc>
          <w:tcPr>
            <w:tcW w:w="1275" w:type="dxa"/>
            <w:vAlign w:val="center"/>
          </w:tcPr>
          <w:p w14:paraId="46929E94">
            <w:pPr>
              <w:jc w:val="center"/>
              <w:rPr>
                <w:rFonts w:ascii="宋体" w:hAnsi="宋体" w:cs="Arial"/>
                <w:sz w:val="21"/>
                <w:szCs w:val="21"/>
              </w:rPr>
            </w:pPr>
            <w:r>
              <w:rPr>
                <w:rFonts w:hint="eastAsia" w:ascii="宋体" w:hAnsi="宋体" w:cs="Arial"/>
                <w:sz w:val="21"/>
                <w:szCs w:val="21"/>
              </w:rPr>
              <w:t>文本</w:t>
            </w:r>
          </w:p>
        </w:tc>
        <w:tc>
          <w:tcPr>
            <w:tcW w:w="851" w:type="dxa"/>
            <w:vAlign w:val="center"/>
          </w:tcPr>
          <w:p w14:paraId="4C24FFD7">
            <w:pPr>
              <w:jc w:val="center"/>
              <w:rPr>
                <w:rFonts w:ascii="宋体" w:hAnsi="宋体" w:cs="Arial"/>
                <w:sz w:val="21"/>
                <w:szCs w:val="21"/>
              </w:rPr>
            </w:pPr>
          </w:p>
        </w:tc>
        <w:tc>
          <w:tcPr>
            <w:tcW w:w="1419" w:type="dxa"/>
            <w:vAlign w:val="center"/>
          </w:tcPr>
          <w:p w14:paraId="715E3843">
            <w:pPr>
              <w:jc w:val="center"/>
              <w:rPr>
                <w:rFonts w:ascii="宋体" w:hAnsi="宋体" w:cs="Arial"/>
                <w:sz w:val="21"/>
                <w:szCs w:val="21"/>
              </w:rPr>
            </w:pPr>
          </w:p>
        </w:tc>
        <w:tc>
          <w:tcPr>
            <w:tcW w:w="1134" w:type="dxa"/>
            <w:vAlign w:val="center"/>
          </w:tcPr>
          <w:p w14:paraId="5F397D5F">
            <w:pPr>
              <w:jc w:val="center"/>
              <w:rPr>
                <w:rFonts w:ascii="宋体" w:hAnsi="宋体" w:cs="Arial"/>
                <w:sz w:val="21"/>
                <w:szCs w:val="21"/>
              </w:rPr>
            </w:pPr>
          </w:p>
        </w:tc>
        <w:tc>
          <w:tcPr>
            <w:tcW w:w="2340" w:type="dxa"/>
            <w:shd w:val="clear" w:color="auto" w:fill="auto"/>
            <w:vAlign w:val="center"/>
          </w:tcPr>
          <w:p w14:paraId="375E4A5D">
            <w:pPr>
              <w:jc w:val="center"/>
              <w:rPr>
                <w:rFonts w:ascii="宋体" w:hAnsi="宋体" w:cs="Arial"/>
                <w:sz w:val="21"/>
                <w:szCs w:val="21"/>
              </w:rPr>
            </w:pPr>
          </w:p>
        </w:tc>
      </w:tr>
      <w:tr w14:paraId="16D29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09096EA0">
            <w:pPr>
              <w:numPr>
                <w:ilvl w:val="0"/>
                <w:numId w:val="126"/>
              </w:numPr>
              <w:jc w:val="center"/>
              <w:rPr>
                <w:rFonts w:ascii="宋体" w:hAnsi="宋体"/>
                <w:sz w:val="21"/>
                <w:szCs w:val="21"/>
              </w:rPr>
            </w:pPr>
          </w:p>
        </w:tc>
        <w:tc>
          <w:tcPr>
            <w:tcW w:w="1700" w:type="dxa"/>
          </w:tcPr>
          <w:p w14:paraId="3758E2E2">
            <w:pPr>
              <w:rPr>
                <w:rFonts w:ascii="宋体" w:hAnsi="宋体" w:cs="Arial"/>
                <w:sz w:val="21"/>
                <w:szCs w:val="21"/>
              </w:rPr>
            </w:pPr>
            <w:r>
              <w:rPr>
                <w:rFonts w:hint="eastAsia" w:ascii="宋体" w:hAnsi="宋体" w:cs="Arial"/>
                <w:sz w:val="21"/>
                <w:szCs w:val="21"/>
              </w:rPr>
              <w:t>存期</w:t>
            </w:r>
          </w:p>
        </w:tc>
        <w:tc>
          <w:tcPr>
            <w:tcW w:w="1275" w:type="dxa"/>
            <w:vAlign w:val="center"/>
          </w:tcPr>
          <w:p w14:paraId="7721E576">
            <w:pPr>
              <w:jc w:val="center"/>
              <w:rPr>
                <w:rFonts w:ascii="宋体" w:hAnsi="宋体" w:cs="Arial"/>
                <w:sz w:val="21"/>
                <w:szCs w:val="21"/>
              </w:rPr>
            </w:pPr>
            <w:r>
              <w:rPr>
                <w:rFonts w:hint="eastAsia" w:ascii="宋体" w:hAnsi="宋体" w:cs="Arial"/>
                <w:sz w:val="21"/>
                <w:szCs w:val="21"/>
              </w:rPr>
              <w:t>文本</w:t>
            </w:r>
          </w:p>
        </w:tc>
        <w:tc>
          <w:tcPr>
            <w:tcW w:w="851" w:type="dxa"/>
            <w:vAlign w:val="center"/>
          </w:tcPr>
          <w:p w14:paraId="57EED900">
            <w:pPr>
              <w:jc w:val="center"/>
              <w:rPr>
                <w:rFonts w:ascii="宋体" w:hAnsi="宋体" w:cs="Arial"/>
                <w:sz w:val="21"/>
                <w:szCs w:val="21"/>
              </w:rPr>
            </w:pPr>
          </w:p>
        </w:tc>
        <w:tc>
          <w:tcPr>
            <w:tcW w:w="1419" w:type="dxa"/>
            <w:vAlign w:val="center"/>
          </w:tcPr>
          <w:p w14:paraId="028FD6AD">
            <w:pPr>
              <w:jc w:val="center"/>
              <w:rPr>
                <w:rFonts w:ascii="宋体" w:hAnsi="宋体"/>
                <w:sz w:val="21"/>
                <w:szCs w:val="21"/>
              </w:rPr>
            </w:pPr>
          </w:p>
        </w:tc>
        <w:tc>
          <w:tcPr>
            <w:tcW w:w="1134" w:type="dxa"/>
            <w:vAlign w:val="center"/>
          </w:tcPr>
          <w:p w14:paraId="6125D9A2">
            <w:pPr>
              <w:jc w:val="center"/>
              <w:rPr>
                <w:rFonts w:ascii="宋体" w:hAnsi="宋体" w:cs="Arial"/>
                <w:sz w:val="21"/>
                <w:szCs w:val="21"/>
              </w:rPr>
            </w:pPr>
          </w:p>
        </w:tc>
        <w:tc>
          <w:tcPr>
            <w:tcW w:w="2340" w:type="dxa"/>
            <w:shd w:val="clear" w:color="auto" w:fill="auto"/>
            <w:vAlign w:val="center"/>
          </w:tcPr>
          <w:p w14:paraId="0376BED4">
            <w:pPr>
              <w:jc w:val="center"/>
              <w:rPr>
                <w:rFonts w:ascii="宋体" w:hAnsi="宋体" w:cs="Arial"/>
                <w:sz w:val="21"/>
                <w:szCs w:val="21"/>
              </w:rPr>
            </w:pPr>
          </w:p>
        </w:tc>
      </w:tr>
      <w:tr w14:paraId="30709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3732F5CE">
            <w:pPr>
              <w:numPr>
                <w:ilvl w:val="0"/>
                <w:numId w:val="126"/>
              </w:numPr>
              <w:jc w:val="center"/>
              <w:rPr>
                <w:rFonts w:ascii="宋体" w:hAnsi="宋体"/>
                <w:sz w:val="21"/>
                <w:szCs w:val="21"/>
              </w:rPr>
            </w:pPr>
          </w:p>
        </w:tc>
        <w:tc>
          <w:tcPr>
            <w:tcW w:w="1700" w:type="dxa"/>
          </w:tcPr>
          <w:p w14:paraId="0055A965">
            <w:pPr>
              <w:rPr>
                <w:rFonts w:ascii="宋体" w:hAnsi="宋体" w:cs="Arial"/>
                <w:sz w:val="21"/>
                <w:szCs w:val="21"/>
              </w:rPr>
            </w:pPr>
            <w:r>
              <w:rPr>
                <w:rFonts w:hint="eastAsia" w:ascii="宋体" w:hAnsi="宋体" w:cs="Arial"/>
                <w:sz w:val="21"/>
                <w:szCs w:val="21"/>
              </w:rPr>
              <w:t>利率</w:t>
            </w:r>
          </w:p>
        </w:tc>
        <w:tc>
          <w:tcPr>
            <w:tcW w:w="1275" w:type="dxa"/>
            <w:vAlign w:val="center"/>
          </w:tcPr>
          <w:p w14:paraId="1ECDAC33">
            <w:pPr>
              <w:jc w:val="center"/>
              <w:rPr>
                <w:rFonts w:ascii="宋体" w:hAnsi="宋体" w:cs="Arial"/>
                <w:sz w:val="21"/>
                <w:szCs w:val="21"/>
              </w:rPr>
            </w:pPr>
            <w:r>
              <w:rPr>
                <w:rFonts w:hint="eastAsia" w:ascii="宋体" w:hAnsi="宋体" w:cs="Arial"/>
                <w:sz w:val="21"/>
                <w:szCs w:val="21"/>
              </w:rPr>
              <w:t>文本</w:t>
            </w:r>
          </w:p>
        </w:tc>
        <w:tc>
          <w:tcPr>
            <w:tcW w:w="851" w:type="dxa"/>
            <w:vAlign w:val="center"/>
          </w:tcPr>
          <w:p w14:paraId="039FDACE">
            <w:pPr>
              <w:jc w:val="center"/>
              <w:rPr>
                <w:rFonts w:ascii="宋体" w:hAnsi="宋体" w:cs="Arial"/>
                <w:sz w:val="21"/>
                <w:szCs w:val="21"/>
              </w:rPr>
            </w:pPr>
          </w:p>
        </w:tc>
        <w:tc>
          <w:tcPr>
            <w:tcW w:w="1419" w:type="dxa"/>
            <w:vAlign w:val="center"/>
          </w:tcPr>
          <w:p w14:paraId="11964B3A">
            <w:pPr>
              <w:jc w:val="center"/>
              <w:rPr>
                <w:rFonts w:ascii="宋体" w:hAnsi="宋体"/>
                <w:sz w:val="21"/>
                <w:szCs w:val="21"/>
              </w:rPr>
            </w:pPr>
          </w:p>
        </w:tc>
        <w:tc>
          <w:tcPr>
            <w:tcW w:w="1134" w:type="dxa"/>
            <w:vAlign w:val="center"/>
          </w:tcPr>
          <w:p w14:paraId="6A86D8BB">
            <w:pPr>
              <w:jc w:val="center"/>
              <w:rPr>
                <w:rFonts w:ascii="宋体" w:hAnsi="宋体" w:cs="Arial"/>
                <w:sz w:val="21"/>
                <w:szCs w:val="21"/>
              </w:rPr>
            </w:pPr>
          </w:p>
        </w:tc>
        <w:tc>
          <w:tcPr>
            <w:tcW w:w="2340" w:type="dxa"/>
            <w:shd w:val="clear" w:color="auto" w:fill="auto"/>
            <w:vAlign w:val="center"/>
          </w:tcPr>
          <w:p w14:paraId="6016C712">
            <w:pPr>
              <w:jc w:val="center"/>
              <w:rPr>
                <w:rFonts w:ascii="宋体" w:hAnsi="宋体" w:cs="Arial"/>
                <w:sz w:val="21"/>
                <w:szCs w:val="21"/>
              </w:rPr>
            </w:pPr>
          </w:p>
        </w:tc>
      </w:tr>
      <w:tr w14:paraId="0B815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6D9B65FA">
            <w:pPr>
              <w:numPr>
                <w:ilvl w:val="0"/>
                <w:numId w:val="126"/>
              </w:numPr>
              <w:jc w:val="center"/>
              <w:rPr>
                <w:rFonts w:ascii="宋体" w:hAnsi="宋体"/>
                <w:sz w:val="21"/>
                <w:szCs w:val="21"/>
              </w:rPr>
            </w:pPr>
          </w:p>
        </w:tc>
        <w:tc>
          <w:tcPr>
            <w:tcW w:w="1700" w:type="dxa"/>
          </w:tcPr>
          <w:p w14:paraId="00F67C1E">
            <w:pPr>
              <w:rPr>
                <w:rFonts w:ascii="宋体" w:hAnsi="宋体" w:cs="Arial"/>
                <w:sz w:val="21"/>
                <w:szCs w:val="21"/>
              </w:rPr>
            </w:pPr>
            <w:r>
              <w:rPr>
                <w:rFonts w:hint="eastAsia" w:ascii="宋体" w:hAnsi="宋体" w:cs="Arial"/>
                <w:sz w:val="21"/>
                <w:szCs w:val="21"/>
              </w:rPr>
              <w:t>起息日</w:t>
            </w:r>
          </w:p>
        </w:tc>
        <w:tc>
          <w:tcPr>
            <w:tcW w:w="1275" w:type="dxa"/>
            <w:vAlign w:val="center"/>
          </w:tcPr>
          <w:p w14:paraId="71C6578D">
            <w:pPr>
              <w:jc w:val="center"/>
              <w:rPr>
                <w:rFonts w:ascii="宋体" w:hAnsi="宋体" w:cs="Arial"/>
                <w:sz w:val="21"/>
                <w:szCs w:val="21"/>
              </w:rPr>
            </w:pPr>
            <w:r>
              <w:rPr>
                <w:rFonts w:hint="eastAsia" w:ascii="宋体" w:hAnsi="宋体" w:cs="Arial"/>
                <w:sz w:val="21"/>
                <w:szCs w:val="21"/>
              </w:rPr>
              <w:t>文本</w:t>
            </w:r>
          </w:p>
        </w:tc>
        <w:tc>
          <w:tcPr>
            <w:tcW w:w="851" w:type="dxa"/>
            <w:vAlign w:val="center"/>
          </w:tcPr>
          <w:p w14:paraId="16A33EC6">
            <w:pPr>
              <w:jc w:val="center"/>
              <w:rPr>
                <w:rFonts w:ascii="宋体" w:hAnsi="宋体" w:cs="Arial"/>
                <w:sz w:val="21"/>
                <w:szCs w:val="21"/>
              </w:rPr>
            </w:pPr>
          </w:p>
        </w:tc>
        <w:tc>
          <w:tcPr>
            <w:tcW w:w="1419" w:type="dxa"/>
            <w:vAlign w:val="center"/>
          </w:tcPr>
          <w:p w14:paraId="7703013A">
            <w:pPr>
              <w:jc w:val="center"/>
              <w:rPr>
                <w:rFonts w:ascii="宋体" w:hAnsi="宋体"/>
                <w:sz w:val="21"/>
                <w:szCs w:val="21"/>
              </w:rPr>
            </w:pPr>
          </w:p>
        </w:tc>
        <w:tc>
          <w:tcPr>
            <w:tcW w:w="1134" w:type="dxa"/>
            <w:vAlign w:val="center"/>
          </w:tcPr>
          <w:p w14:paraId="4D7918F7">
            <w:pPr>
              <w:jc w:val="center"/>
              <w:rPr>
                <w:rFonts w:ascii="宋体" w:hAnsi="宋体" w:cs="Arial"/>
                <w:sz w:val="21"/>
                <w:szCs w:val="21"/>
              </w:rPr>
            </w:pPr>
          </w:p>
        </w:tc>
        <w:tc>
          <w:tcPr>
            <w:tcW w:w="2340" w:type="dxa"/>
            <w:shd w:val="clear" w:color="auto" w:fill="auto"/>
            <w:vAlign w:val="center"/>
          </w:tcPr>
          <w:p w14:paraId="3A6FE2F4">
            <w:pPr>
              <w:jc w:val="center"/>
              <w:rPr>
                <w:rFonts w:ascii="宋体" w:hAnsi="宋体" w:cs="Arial"/>
                <w:sz w:val="21"/>
                <w:szCs w:val="21"/>
              </w:rPr>
            </w:pPr>
          </w:p>
        </w:tc>
      </w:tr>
      <w:tr w14:paraId="15E24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75" w:type="dxa"/>
            <w:vAlign w:val="center"/>
          </w:tcPr>
          <w:p w14:paraId="2BCBAEE8">
            <w:pPr>
              <w:numPr>
                <w:ilvl w:val="0"/>
                <w:numId w:val="126"/>
              </w:numPr>
              <w:jc w:val="center"/>
              <w:rPr>
                <w:rFonts w:ascii="宋体" w:hAnsi="宋体"/>
                <w:sz w:val="21"/>
                <w:szCs w:val="21"/>
              </w:rPr>
            </w:pPr>
          </w:p>
        </w:tc>
        <w:tc>
          <w:tcPr>
            <w:tcW w:w="1700" w:type="dxa"/>
          </w:tcPr>
          <w:p w14:paraId="3E14CE70">
            <w:pPr>
              <w:rPr>
                <w:rFonts w:ascii="宋体" w:hAnsi="宋体" w:cs="Arial"/>
                <w:sz w:val="21"/>
                <w:szCs w:val="21"/>
              </w:rPr>
            </w:pPr>
            <w:r>
              <w:rPr>
                <w:rFonts w:hint="eastAsia" w:ascii="宋体" w:hAnsi="宋体" w:cs="Arial"/>
                <w:sz w:val="21"/>
                <w:szCs w:val="21"/>
              </w:rPr>
              <w:t>到期日</w:t>
            </w:r>
          </w:p>
        </w:tc>
        <w:tc>
          <w:tcPr>
            <w:tcW w:w="1275" w:type="dxa"/>
            <w:vAlign w:val="center"/>
          </w:tcPr>
          <w:p w14:paraId="41E1106A">
            <w:pPr>
              <w:jc w:val="center"/>
              <w:rPr>
                <w:rFonts w:ascii="宋体" w:hAnsi="宋体" w:cs="Arial"/>
                <w:sz w:val="21"/>
                <w:szCs w:val="21"/>
              </w:rPr>
            </w:pPr>
            <w:r>
              <w:rPr>
                <w:rFonts w:hint="eastAsia" w:ascii="宋体" w:hAnsi="宋体" w:cs="Arial"/>
                <w:sz w:val="21"/>
                <w:szCs w:val="21"/>
              </w:rPr>
              <w:t>文本</w:t>
            </w:r>
          </w:p>
        </w:tc>
        <w:tc>
          <w:tcPr>
            <w:tcW w:w="851" w:type="dxa"/>
            <w:vAlign w:val="center"/>
          </w:tcPr>
          <w:p w14:paraId="4745E761">
            <w:pPr>
              <w:jc w:val="center"/>
              <w:rPr>
                <w:rFonts w:ascii="宋体" w:hAnsi="宋体" w:cs="Arial"/>
                <w:sz w:val="21"/>
                <w:szCs w:val="21"/>
              </w:rPr>
            </w:pPr>
          </w:p>
        </w:tc>
        <w:tc>
          <w:tcPr>
            <w:tcW w:w="1419" w:type="dxa"/>
            <w:vAlign w:val="center"/>
          </w:tcPr>
          <w:p w14:paraId="380AC495">
            <w:pPr>
              <w:jc w:val="center"/>
              <w:rPr>
                <w:rFonts w:ascii="宋体" w:hAnsi="宋体"/>
                <w:sz w:val="21"/>
                <w:szCs w:val="21"/>
              </w:rPr>
            </w:pPr>
          </w:p>
        </w:tc>
        <w:tc>
          <w:tcPr>
            <w:tcW w:w="1134" w:type="dxa"/>
            <w:vAlign w:val="center"/>
          </w:tcPr>
          <w:p w14:paraId="704AB23B">
            <w:pPr>
              <w:jc w:val="center"/>
              <w:rPr>
                <w:rFonts w:ascii="宋体" w:hAnsi="宋体" w:cs="Arial"/>
                <w:sz w:val="21"/>
                <w:szCs w:val="21"/>
              </w:rPr>
            </w:pPr>
          </w:p>
        </w:tc>
        <w:tc>
          <w:tcPr>
            <w:tcW w:w="2340" w:type="dxa"/>
            <w:shd w:val="clear" w:color="auto" w:fill="auto"/>
            <w:vAlign w:val="center"/>
          </w:tcPr>
          <w:p w14:paraId="73D2BB73">
            <w:pPr>
              <w:jc w:val="center"/>
              <w:rPr>
                <w:rFonts w:ascii="宋体" w:hAnsi="宋体" w:cs="Arial"/>
                <w:sz w:val="21"/>
                <w:szCs w:val="21"/>
              </w:rPr>
            </w:pPr>
          </w:p>
        </w:tc>
      </w:tr>
      <w:tr w14:paraId="73343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675" w:type="dxa"/>
            <w:vAlign w:val="center"/>
          </w:tcPr>
          <w:p w14:paraId="49EFF36B">
            <w:pPr>
              <w:numPr>
                <w:ilvl w:val="0"/>
                <w:numId w:val="126"/>
              </w:numPr>
              <w:jc w:val="center"/>
              <w:rPr>
                <w:rFonts w:ascii="宋体" w:hAnsi="宋体"/>
                <w:sz w:val="21"/>
                <w:szCs w:val="21"/>
              </w:rPr>
            </w:pPr>
          </w:p>
        </w:tc>
        <w:tc>
          <w:tcPr>
            <w:tcW w:w="1700" w:type="dxa"/>
          </w:tcPr>
          <w:p w14:paraId="09B74BC1">
            <w:pPr>
              <w:rPr>
                <w:rFonts w:ascii="宋体" w:hAnsi="宋体" w:cs="Arial"/>
                <w:sz w:val="21"/>
                <w:szCs w:val="21"/>
              </w:rPr>
            </w:pPr>
            <w:r>
              <w:rPr>
                <w:rFonts w:hint="eastAsia" w:ascii="宋体" w:hAnsi="宋体" w:cs="Arial"/>
                <w:sz w:val="21"/>
                <w:szCs w:val="21"/>
              </w:rPr>
              <w:t>续存金额</w:t>
            </w:r>
          </w:p>
        </w:tc>
        <w:tc>
          <w:tcPr>
            <w:tcW w:w="1275" w:type="dxa"/>
            <w:vAlign w:val="center"/>
          </w:tcPr>
          <w:p w14:paraId="208AACED">
            <w:pPr>
              <w:jc w:val="center"/>
              <w:rPr>
                <w:rFonts w:ascii="宋体" w:hAnsi="宋体" w:cs="Arial"/>
                <w:sz w:val="21"/>
                <w:szCs w:val="21"/>
              </w:rPr>
            </w:pPr>
            <w:r>
              <w:rPr>
                <w:rFonts w:hint="eastAsia" w:ascii="宋体" w:hAnsi="宋体" w:cs="Arial"/>
                <w:sz w:val="21"/>
                <w:szCs w:val="21"/>
              </w:rPr>
              <w:t>文本</w:t>
            </w:r>
          </w:p>
        </w:tc>
        <w:tc>
          <w:tcPr>
            <w:tcW w:w="851" w:type="dxa"/>
            <w:vAlign w:val="center"/>
          </w:tcPr>
          <w:p w14:paraId="56F0D4A2">
            <w:pPr>
              <w:jc w:val="center"/>
              <w:rPr>
                <w:rFonts w:ascii="宋体" w:hAnsi="宋体" w:cs="Arial"/>
                <w:sz w:val="21"/>
                <w:szCs w:val="21"/>
              </w:rPr>
            </w:pPr>
          </w:p>
        </w:tc>
        <w:tc>
          <w:tcPr>
            <w:tcW w:w="1419" w:type="dxa"/>
            <w:vAlign w:val="center"/>
          </w:tcPr>
          <w:p w14:paraId="4BEDC75E">
            <w:pPr>
              <w:jc w:val="center"/>
              <w:rPr>
                <w:rFonts w:ascii="宋体" w:hAnsi="宋体" w:cs="Arial"/>
                <w:sz w:val="21"/>
                <w:szCs w:val="21"/>
              </w:rPr>
            </w:pPr>
          </w:p>
        </w:tc>
        <w:tc>
          <w:tcPr>
            <w:tcW w:w="1134" w:type="dxa"/>
            <w:vAlign w:val="center"/>
          </w:tcPr>
          <w:p w14:paraId="6927000A">
            <w:pPr>
              <w:jc w:val="center"/>
              <w:rPr>
                <w:rFonts w:ascii="宋体" w:hAnsi="宋体" w:cs="Arial"/>
                <w:sz w:val="21"/>
                <w:szCs w:val="21"/>
              </w:rPr>
            </w:pPr>
          </w:p>
        </w:tc>
        <w:tc>
          <w:tcPr>
            <w:tcW w:w="2340" w:type="dxa"/>
            <w:shd w:val="clear" w:color="auto" w:fill="auto"/>
            <w:vAlign w:val="center"/>
          </w:tcPr>
          <w:p w14:paraId="397177D8">
            <w:pPr>
              <w:jc w:val="center"/>
              <w:rPr>
                <w:rFonts w:ascii="宋体" w:hAnsi="宋体" w:cs="Arial"/>
                <w:sz w:val="21"/>
                <w:szCs w:val="21"/>
              </w:rPr>
            </w:pPr>
          </w:p>
        </w:tc>
      </w:tr>
      <w:tr w14:paraId="72E8A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675" w:type="dxa"/>
            <w:tcBorders>
              <w:top w:val="single" w:color="auto" w:sz="4" w:space="0"/>
              <w:left w:val="single" w:color="auto" w:sz="4" w:space="0"/>
              <w:bottom w:val="single" w:color="auto" w:sz="4" w:space="0"/>
              <w:right w:val="single" w:color="auto" w:sz="4" w:space="0"/>
            </w:tcBorders>
            <w:vAlign w:val="center"/>
          </w:tcPr>
          <w:p w14:paraId="3458DEF7">
            <w:pPr>
              <w:numPr>
                <w:ilvl w:val="0"/>
                <w:numId w:val="126"/>
              </w:numPr>
              <w:jc w:val="center"/>
              <w:rPr>
                <w:rFonts w:ascii="宋体" w:hAnsi="宋体"/>
                <w:sz w:val="21"/>
                <w:szCs w:val="21"/>
              </w:rPr>
            </w:pPr>
          </w:p>
        </w:tc>
        <w:tc>
          <w:tcPr>
            <w:tcW w:w="1700" w:type="dxa"/>
            <w:tcBorders>
              <w:top w:val="single" w:color="auto" w:sz="4" w:space="0"/>
              <w:left w:val="single" w:color="auto" w:sz="4" w:space="0"/>
              <w:bottom w:val="single" w:color="auto" w:sz="4" w:space="0"/>
              <w:right w:val="single" w:color="auto" w:sz="4" w:space="0"/>
            </w:tcBorders>
          </w:tcPr>
          <w:p w14:paraId="5865F3B9">
            <w:pPr>
              <w:rPr>
                <w:rFonts w:ascii="宋体" w:hAnsi="宋体" w:cs="Arial"/>
                <w:sz w:val="21"/>
                <w:szCs w:val="21"/>
              </w:rPr>
            </w:pPr>
            <w:r>
              <w:rPr>
                <w:rFonts w:hint="eastAsia" w:ascii="宋体" w:hAnsi="宋体" w:cs="Arial"/>
                <w:sz w:val="21"/>
                <w:szCs w:val="21"/>
              </w:rPr>
              <w:t>返回</w:t>
            </w:r>
          </w:p>
        </w:tc>
        <w:tc>
          <w:tcPr>
            <w:tcW w:w="1275" w:type="dxa"/>
            <w:tcBorders>
              <w:top w:val="single" w:color="auto" w:sz="4" w:space="0"/>
              <w:left w:val="single" w:color="auto" w:sz="4" w:space="0"/>
              <w:bottom w:val="single" w:color="auto" w:sz="4" w:space="0"/>
              <w:right w:val="single" w:color="auto" w:sz="4" w:space="0"/>
            </w:tcBorders>
            <w:vAlign w:val="center"/>
          </w:tcPr>
          <w:p w14:paraId="4F56D539">
            <w:pPr>
              <w:jc w:val="center"/>
              <w:rPr>
                <w:rFonts w:ascii="宋体" w:hAnsi="宋体" w:cs="Arial"/>
                <w:sz w:val="21"/>
                <w:szCs w:val="21"/>
              </w:rPr>
            </w:pPr>
            <w:r>
              <w:rPr>
                <w:rFonts w:hint="eastAsia" w:ascii="宋体" w:hAnsi="宋体" w:cs="Arial"/>
                <w:sz w:val="21"/>
                <w:szCs w:val="21"/>
              </w:rPr>
              <w:t>按钮</w:t>
            </w:r>
          </w:p>
        </w:tc>
        <w:tc>
          <w:tcPr>
            <w:tcW w:w="851" w:type="dxa"/>
            <w:tcBorders>
              <w:top w:val="single" w:color="auto" w:sz="4" w:space="0"/>
              <w:left w:val="single" w:color="auto" w:sz="4" w:space="0"/>
              <w:bottom w:val="single" w:color="auto" w:sz="4" w:space="0"/>
              <w:right w:val="single" w:color="auto" w:sz="4" w:space="0"/>
            </w:tcBorders>
            <w:vAlign w:val="center"/>
          </w:tcPr>
          <w:p w14:paraId="629CAFB4">
            <w:pPr>
              <w:jc w:val="center"/>
              <w:rPr>
                <w:rFonts w:ascii="宋体" w:hAnsi="宋体" w:cs="Arial"/>
                <w:sz w:val="21"/>
                <w:szCs w:val="21"/>
              </w:rPr>
            </w:pPr>
          </w:p>
        </w:tc>
        <w:tc>
          <w:tcPr>
            <w:tcW w:w="1419" w:type="dxa"/>
            <w:tcBorders>
              <w:top w:val="single" w:color="auto" w:sz="4" w:space="0"/>
              <w:left w:val="single" w:color="auto" w:sz="4" w:space="0"/>
              <w:bottom w:val="single" w:color="auto" w:sz="4" w:space="0"/>
              <w:right w:val="single" w:color="auto" w:sz="4" w:space="0"/>
            </w:tcBorders>
            <w:vAlign w:val="center"/>
          </w:tcPr>
          <w:p w14:paraId="4B6C7638">
            <w:pPr>
              <w:jc w:val="center"/>
              <w:rPr>
                <w:rFonts w:ascii="宋体" w:hAnsi="宋体" w:cs="Arial"/>
                <w:sz w:val="21"/>
                <w:szCs w:val="21"/>
              </w:rPr>
            </w:pPr>
          </w:p>
        </w:tc>
        <w:tc>
          <w:tcPr>
            <w:tcW w:w="1134" w:type="dxa"/>
            <w:tcBorders>
              <w:top w:val="single" w:color="auto" w:sz="4" w:space="0"/>
              <w:left w:val="single" w:color="auto" w:sz="4" w:space="0"/>
              <w:bottom w:val="single" w:color="auto" w:sz="4" w:space="0"/>
              <w:right w:val="single" w:color="auto" w:sz="4" w:space="0"/>
            </w:tcBorders>
            <w:vAlign w:val="center"/>
          </w:tcPr>
          <w:p w14:paraId="0AE251A4">
            <w:pPr>
              <w:jc w:val="center"/>
              <w:rPr>
                <w:rFonts w:ascii="宋体" w:hAnsi="宋体" w:cs="Arial"/>
                <w:sz w:val="21"/>
                <w:szCs w:val="21"/>
              </w:rPr>
            </w:pPr>
          </w:p>
        </w:tc>
        <w:tc>
          <w:tcPr>
            <w:tcW w:w="2340" w:type="dxa"/>
            <w:tcBorders>
              <w:top w:val="single" w:color="auto" w:sz="4" w:space="0"/>
              <w:left w:val="single" w:color="auto" w:sz="4" w:space="0"/>
              <w:bottom w:val="single" w:color="auto" w:sz="4" w:space="0"/>
              <w:right w:val="single" w:color="auto" w:sz="4" w:space="0"/>
            </w:tcBorders>
            <w:shd w:val="clear" w:color="auto" w:fill="auto"/>
            <w:vAlign w:val="center"/>
          </w:tcPr>
          <w:p w14:paraId="729AB280">
            <w:pPr>
              <w:jc w:val="center"/>
              <w:rPr>
                <w:rFonts w:ascii="宋体" w:hAnsi="宋体" w:cs="Arial"/>
                <w:sz w:val="21"/>
                <w:szCs w:val="21"/>
              </w:rPr>
            </w:pPr>
            <w:r>
              <w:rPr>
                <w:rFonts w:hint="eastAsia" w:ascii="宋体" w:hAnsi="宋体" w:cs="Arial"/>
                <w:sz w:val="21"/>
                <w:szCs w:val="21"/>
              </w:rPr>
              <w:t>返回定活互转页面</w:t>
            </w:r>
          </w:p>
        </w:tc>
      </w:tr>
    </w:tbl>
    <w:p w14:paraId="20A21207">
      <w:pPr>
        <w:pStyle w:val="5"/>
        <w:numPr>
          <w:ilvl w:val="0"/>
          <w:numId w:val="0"/>
        </w:numPr>
        <w:ind w:left="6"/>
      </w:pPr>
      <w:bookmarkStart w:id="497" w:name="_Toc349916594"/>
      <w:bookmarkEnd w:id="497"/>
      <w:bookmarkStart w:id="498" w:name="_Toc349916597"/>
      <w:bookmarkEnd w:id="498"/>
      <w:bookmarkStart w:id="499" w:name="_Toc349916601"/>
      <w:bookmarkEnd w:id="499"/>
      <w:bookmarkStart w:id="500" w:name="_Toc349916595"/>
      <w:bookmarkEnd w:id="500"/>
      <w:bookmarkStart w:id="501" w:name="_Toc349916596"/>
      <w:bookmarkEnd w:id="501"/>
      <w:bookmarkStart w:id="502" w:name="_Toc349916598"/>
      <w:bookmarkEnd w:id="502"/>
      <w:bookmarkStart w:id="503" w:name="_Toc349916593"/>
      <w:bookmarkEnd w:id="503"/>
      <w:bookmarkStart w:id="504" w:name="_Toc349916735"/>
      <w:bookmarkEnd w:id="504"/>
      <w:bookmarkStart w:id="505" w:name="_Toc349916592"/>
      <w:bookmarkEnd w:id="505"/>
      <w:bookmarkStart w:id="506" w:name="_Toc349916600"/>
      <w:bookmarkEnd w:id="506"/>
      <w:bookmarkStart w:id="507" w:name="_Toc349916677"/>
      <w:bookmarkEnd w:id="507"/>
      <w:bookmarkStart w:id="508" w:name="_Toc349916599"/>
      <w:bookmarkEnd w:id="508"/>
      <w:bookmarkStart w:id="509" w:name="_Toc349916602"/>
      <w:bookmarkEnd w:id="509"/>
      <w:bookmarkStart w:id="510" w:name="_Toc349916613"/>
      <w:bookmarkEnd w:id="510"/>
      <w:bookmarkStart w:id="511" w:name="_Toc349916669"/>
      <w:bookmarkEnd w:id="511"/>
      <w:bookmarkStart w:id="512" w:name="_Toc349916629"/>
      <w:bookmarkEnd w:id="512"/>
      <w:bookmarkStart w:id="513" w:name="_Toc349916701"/>
      <w:bookmarkEnd w:id="513"/>
      <w:bookmarkStart w:id="514" w:name="_Toc349916710"/>
      <w:bookmarkEnd w:id="514"/>
      <w:bookmarkStart w:id="515" w:name="_Toc349916653"/>
      <w:bookmarkEnd w:id="515"/>
      <w:bookmarkStart w:id="516" w:name="_Toc349916645"/>
      <w:bookmarkEnd w:id="516"/>
      <w:bookmarkStart w:id="517" w:name="_Toc349918245"/>
      <w:bookmarkEnd w:id="517"/>
      <w:bookmarkStart w:id="518" w:name="_Toc349916768"/>
      <w:bookmarkEnd w:id="518"/>
      <w:bookmarkStart w:id="519" w:name="_Toc349916685"/>
      <w:bookmarkEnd w:id="519"/>
      <w:bookmarkStart w:id="520" w:name="_Toc349916743"/>
      <w:bookmarkEnd w:id="520"/>
      <w:bookmarkStart w:id="521" w:name="_Toc349916661"/>
      <w:bookmarkEnd w:id="521"/>
      <w:bookmarkStart w:id="522" w:name="_Toc349918221"/>
      <w:bookmarkEnd w:id="522"/>
      <w:bookmarkStart w:id="523" w:name="_Toc349916693"/>
      <w:bookmarkEnd w:id="523"/>
      <w:bookmarkStart w:id="524" w:name="_Toc349916621"/>
      <w:bookmarkEnd w:id="524"/>
      <w:bookmarkStart w:id="525" w:name="_Toc349916637"/>
      <w:bookmarkEnd w:id="525"/>
      <w:bookmarkStart w:id="526" w:name="_Toc349916726"/>
      <w:bookmarkEnd w:id="526"/>
      <w:bookmarkStart w:id="527" w:name="_Toc349918286"/>
      <w:bookmarkEnd w:id="527"/>
      <w:bookmarkStart w:id="528" w:name="_Toc349918205"/>
      <w:bookmarkEnd w:id="528"/>
      <w:bookmarkStart w:id="529" w:name="_Toc349918213"/>
      <w:bookmarkEnd w:id="529"/>
      <w:bookmarkStart w:id="530" w:name="_Toc349916778"/>
      <w:bookmarkEnd w:id="530"/>
      <w:bookmarkStart w:id="531" w:name="_Toc349918310"/>
      <w:bookmarkEnd w:id="531"/>
      <w:bookmarkStart w:id="532" w:name="_Toc349916718"/>
      <w:bookmarkEnd w:id="532"/>
      <w:bookmarkStart w:id="533" w:name="_Toc349916575"/>
      <w:bookmarkEnd w:id="533"/>
      <w:bookmarkStart w:id="534" w:name="_Toc349916589"/>
      <w:bookmarkEnd w:id="534"/>
      <w:bookmarkStart w:id="535" w:name="_Toc349918318"/>
      <w:bookmarkEnd w:id="535"/>
      <w:bookmarkStart w:id="536" w:name="_Toc349916760"/>
      <w:bookmarkEnd w:id="536"/>
      <w:bookmarkStart w:id="537" w:name="_Toc349918302"/>
      <w:bookmarkEnd w:id="537"/>
      <w:bookmarkStart w:id="538" w:name="_Toc349918229"/>
      <w:bookmarkEnd w:id="538"/>
      <w:bookmarkStart w:id="539" w:name="_Toc349916751"/>
      <w:bookmarkEnd w:id="539"/>
      <w:bookmarkStart w:id="540" w:name="_Toc349918197"/>
      <w:bookmarkEnd w:id="540"/>
      <w:bookmarkStart w:id="541" w:name="_Toc349918294"/>
      <w:bookmarkEnd w:id="541"/>
      <w:bookmarkStart w:id="542" w:name="_Toc349916583"/>
      <w:bookmarkEnd w:id="542"/>
      <w:bookmarkStart w:id="543" w:name="_Toc349918253"/>
      <w:bookmarkEnd w:id="543"/>
      <w:bookmarkStart w:id="544" w:name="_Toc349916574"/>
      <w:bookmarkEnd w:id="544"/>
      <w:bookmarkStart w:id="545" w:name="_Toc349916579"/>
      <w:bookmarkEnd w:id="545"/>
      <w:bookmarkStart w:id="546" w:name="_Toc349916587"/>
      <w:bookmarkEnd w:id="546"/>
      <w:bookmarkStart w:id="547" w:name="_Toc349916590"/>
      <w:bookmarkEnd w:id="547"/>
      <w:bookmarkStart w:id="548" w:name="_Toc349916578"/>
      <w:bookmarkEnd w:id="548"/>
      <w:bookmarkStart w:id="549" w:name="_Toc349916576"/>
      <w:bookmarkEnd w:id="549"/>
      <w:bookmarkStart w:id="550" w:name="_Toc349916786"/>
      <w:bookmarkEnd w:id="550"/>
      <w:bookmarkStart w:id="551" w:name="_Toc349918278"/>
      <w:bookmarkEnd w:id="551"/>
      <w:bookmarkStart w:id="552" w:name="_Toc349916581"/>
      <w:bookmarkEnd w:id="552"/>
      <w:bookmarkStart w:id="553" w:name="_Toc349918261"/>
      <w:bookmarkEnd w:id="553"/>
      <w:bookmarkStart w:id="554" w:name="_Toc349918270"/>
      <w:bookmarkEnd w:id="554"/>
      <w:bookmarkStart w:id="555" w:name="_Toc349918326"/>
      <w:bookmarkEnd w:id="555"/>
      <w:bookmarkStart w:id="556" w:name="_Toc349918342"/>
      <w:bookmarkEnd w:id="556"/>
      <w:bookmarkStart w:id="557" w:name="_Toc349918237"/>
      <w:bookmarkEnd w:id="557"/>
      <w:bookmarkStart w:id="558" w:name="_Toc349916588"/>
      <w:bookmarkEnd w:id="558"/>
      <w:bookmarkStart w:id="559" w:name="_Toc349918334"/>
      <w:bookmarkEnd w:id="559"/>
      <w:bookmarkStart w:id="560" w:name="_Toc349916906"/>
      <w:bookmarkEnd w:id="560"/>
      <w:bookmarkStart w:id="561" w:name="_Toc349916580"/>
      <w:bookmarkEnd w:id="561"/>
      <w:bookmarkStart w:id="562" w:name="_Toc349916582"/>
      <w:bookmarkEnd w:id="562"/>
      <w:bookmarkStart w:id="563" w:name="_Toc349916577"/>
      <w:bookmarkEnd w:id="563"/>
      <w:bookmarkStart w:id="564" w:name="_Toc349916826"/>
      <w:bookmarkEnd w:id="564"/>
      <w:bookmarkStart w:id="565" w:name="_Toc349916850"/>
      <w:bookmarkEnd w:id="565"/>
      <w:bookmarkStart w:id="566" w:name="_Toc349916818"/>
      <w:bookmarkEnd w:id="566"/>
      <w:bookmarkStart w:id="567" w:name="_Toc349916947"/>
      <w:bookmarkEnd w:id="567"/>
      <w:bookmarkStart w:id="568" w:name="_Toc349916591"/>
      <w:bookmarkEnd w:id="568"/>
      <w:bookmarkStart w:id="569" w:name="_Toc349916573"/>
      <w:bookmarkEnd w:id="569"/>
      <w:bookmarkStart w:id="570" w:name="_Toc349916802"/>
      <w:bookmarkEnd w:id="570"/>
      <w:bookmarkStart w:id="571" w:name="_Toc349916584"/>
      <w:bookmarkEnd w:id="571"/>
      <w:bookmarkStart w:id="572" w:name="_Toc349916842"/>
      <w:bookmarkEnd w:id="572"/>
      <w:bookmarkStart w:id="573" w:name="_Toc349916898"/>
      <w:bookmarkEnd w:id="573"/>
      <w:bookmarkStart w:id="574" w:name="_Toc349916794"/>
      <w:bookmarkEnd w:id="574"/>
      <w:bookmarkStart w:id="575" w:name="_Toc349916810"/>
      <w:bookmarkEnd w:id="575"/>
      <w:bookmarkStart w:id="576" w:name="_Toc349916586"/>
      <w:bookmarkEnd w:id="576"/>
      <w:bookmarkStart w:id="577" w:name="_Toc349916915"/>
      <w:bookmarkEnd w:id="577"/>
      <w:bookmarkStart w:id="578" w:name="_Toc349916585"/>
      <w:bookmarkEnd w:id="578"/>
      <w:bookmarkStart w:id="579" w:name="_Toc349916882"/>
      <w:bookmarkEnd w:id="579"/>
      <w:bookmarkStart w:id="580" w:name="_Toc349917060"/>
      <w:bookmarkEnd w:id="580"/>
      <w:bookmarkStart w:id="581" w:name="_Toc349916858"/>
      <w:bookmarkEnd w:id="581"/>
      <w:bookmarkStart w:id="582" w:name="_Toc349916931"/>
      <w:bookmarkEnd w:id="582"/>
      <w:bookmarkStart w:id="583" w:name="_Toc349916890"/>
      <w:bookmarkEnd w:id="583"/>
      <w:bookmarkStart w:id="584" w:name="_Toc349917036"/>
      <w:bookmarkEnd w:id="584"/>
      <w:bookmarkStart w:id="585" w:name="_Toc349917052"/>
      <w:bookmarkEnd w:id="585"/>
      <w:bookmarkStart w:id="586" w:name="_Toc349916866"/>
      <w:bookmarkEnd w:id="586"/>
      <w:bookmarkStart w:id="587" w:name="_Toc349916979"/>
      <w:bookmarkEnd w:id="587"/>
      <w:bookmarkStart w:id="588" w:name="_Toc349916939"/>
      <w:bookmarkEnd w:id="588"/>
      <w:bookmarkStart w:id="589" w:name="_Toc349916834"/>
      <w:bookmarkEnd w:id="589"/>
      <w:bookmarkStart w:id="590" w:name="_Toc349917112"/>
      <w:bookmarkEnd w:id="590"/>
      <w:bookmarkStart w:id="591" w:name="_Toc349917028"/>
      <w:bookmarkEnd w:id="591"/>
      <w:bookmarkStart w:id="592" w:name="_Toc349916874"/>
      <w:bookmarkEnd w:id="592"/>
      <w:bookmarkStart w:id="593" w:name="_Toc349916955"/>
      <w:bookmarkEnd w:id="593"/>
      <w:bookmarkStart w:id="594" w:name="_Toc349916971"/>
      <w:bookmarkEnd w:id="594"/>
      <w:bookmarkStart w:id="595" w:name="_Toc349916923"/>
      <w:bookmarkEnd w:id="595"/>
      <w:bookmarkStart w:id="596" w:name="_Toc349917011"/>
      <w:bookmarkEnd w:id="596"/>
      <w:bookmarkStart w:id="597" w:name="_Toc349917068"/>
      <w:bookmarkEnd w:id="597"/>
      <w:bookmarkStart w:id="598" w:name="_Toc349917120"/>
      <w:bookmarkEnd w:id="598"/>
      <w:bookmarkStart w:id="599" w:name="_Toc349916995"/>
      <w:bookmarkEnd w:id="599"/>
      <w:bookmarkStart w:id="600" w:name="_Toc349917092"/>
      <w:bookmarkEnd w:id="600"/>
      <w:bookmarkStart w:id="601" w:name="_Toc349917003"/>
      <w:bookmarkEnd w:id="601"/>
      <w:bookmarkStart w:id="602" w:name="_Toc349917084"/>
      <w:bookmarkEnd w:id="602"/>
      <w:bookmarkStart w:id="603" w:name="_Toc349917044"/>
      <w:bookmarkEnd w:id="603"/>
      <w:bookmarkStart w:id="604" w:name="_Toc349917108"/>
      <w:bookmarkEnd w:id="604"/>
      <w:bookmarkStart w:id="605" w:name="_Toc349917119"/>
      <w:bookmarkEnd w:id="605"/>
      <w:bookmarkStart w:id="606" w:name="_Toc349917113"/>
      <w:bookmarkEnd w:id="606"/>
      <w:bookmarkStart w:id="607" w:name="_Toc349917114"/>
      <w:bookmarkEnd w:id="607"/>
      <w:bookmarkStart w:id="608" w:name="_Toc349917144"/>
      <w:bookmarkEnd w:id="608"/>
      <w:bookmarkStart w:id="609" w:name="_Toc349917100"/>
      <w:bookmarkEnd w:id="609"/>
      <w:bookmarkStart w:id="610" w:name="_Toc349917125"/>
      <w:bookmarkEnd w:id="610"/>
      <w:bookmarkStart w:id="611" w:name="_Toc349917115"/>
      <w:bookmarkEnd w:id="611"/>
      <w:bookmarkStart w:id="612" w:name="_Toc349917110"/>
      <w:bookmarkEnd w:id="612"/>
      <w:bookmarkStart w:id="613" w:name="_Toc349916987"/>
      <w:bookmarkEnd w:id="613"/>
      <w:bookmarkStart w:id="614" w:name="_Toc349916963"/>
      <w:bookmarkEnd w:id="614"/>
      <w:bookmarkStart w:id="615" w:name="_Toc349917136"/>
      <w:bookmarkEnd w:id="615"/>
      <w:bookmarkStart w:id="616" w:name="_Toc349917020"/>
      <w:bookmarkEnd w:id="616"/>
      <w:bookmarkStart w:id="617" w:name="_Toc349917109"/>
      <w:bookmarkEnd w:id="617"/>
      <w:bookmarkStart w:id="618" w:name="_Toc349917076"/>
      <w:bookmarkEnd w:id="618"/>
      <w:bookmarkStart w:id="619" w:name="_Toc349917117"/>
      <w:bookmarkEnd w:id="619"/>
      <w:bookmarkStart w:id="620" w:name="_Toc349917121"/>
      <w:bookmarkEnd w:id="620"/>
      <w:bookmarkStart w:id="621" w:name="_Toc349917116"/>
      <w:bookmarkEnd w:id="621"/>
      <w:bookmarkStart w:id="622" w:name="_Toc349917118"/>
      <w:bookmarkEnd w:id="622"/>
      <w:bookmarkStart w:id="623" w:name="_Toc349917111"/>
      <w:bookmarkEnd w:id="623"/>
      <w:bookmarkStart w:id="624" w:name="_Toc349917195"/>
      <w:bookmarkEnd w:id="624"/>
      <w:bookmarkStart w:id="625" w:name="_Toc349917162"/>
      <w:bookmarkEnd w:id="625"/>
      <w:bookmarkStart w:id="626" w:name="_Toc349917212"/>
      <w:bookmarkEnd w:id="626"/>
      <w:bookmarkStart w:id="627" w:name="_Toc349917187"/>
      <w:bookmarkEnd w:id="627"/>
      <w:bookmarkStart w:id="628" w:name="_Toc349917170"/>
      <w:bookmarkEnd w:id="628"/>
      <w:bookmarkStart w:id="629" w:name="_Toc349917178"/>
      <w:bookmarkEnd w:id="629"/>
      <w:bookmarkStart w:id="630" w:name="_Toc349917213"/>
      <w:bookmarkEnd w:id="630"/>
      <w:bookmarkStart w:id="631" w:name="_Toc349917226"/>
      <w:bookmarkEnd w:id="631"/>
      <w:bookmarkStart w:id="632" w:name="_Toc349917221"/>
      <w:bookmarkEnd w:id="632"/>
      <w:bookmarkStart w:id="633" w:name="_Toc349917154"/>
      <w:bookmarkEnd w:id="633"/>
      <w:bookmarkStart w:id="634" w:name="_Toc349917214"/>
      <w:bookmarkEnd w:id="634"/>
      <w:bookmarkStart w:id="635" w:name="_Toc349917220"/>
      <w:bookmarkEnd w:id="635"/>
      <w:bookmarkStart w:id="636" w:name="_Toc349917211"/>
      <w:bookmarkEnd w:id="636"/>
      <w:bookmarkStart w:id="637" w:name="_Toc349917223"/>
      <w:bookmarkEnd w:id="637"/>
      <w:bookmarkStart w:id="638" w:name="_Toc349917216"/>
      <w:bookmarkEnd w:id="638"/>
      <w:bookmarkStart w:id="639" w:name="_Toc349917203"/>
      <w:bookmarkEnd w:id="639"/>
      <w:bookmarkStart w:id="640" w:name="_Toc349917219"/>
      <w:bookmarkEnd w:id="640"/>
      <w:bookmarkStart w:id="641" w:name="_Toc349917218"/>
      <w:bookmarkEnd w:id="641"/>
      <w:bookmarkStart w:id="642" w:name="_Toc349917124"/>
      <w:bookmarkEnd w:id="642"/>
      <w:bookmarkStart w:id="643" w:name="_Toc349917123"/>
      <w:bookmarkEnd w:id="643"/>
      <w:bookmarkStart w:id="644" w:name="_Toc349917225"/>
      <w:bookmarkEnd w:id="644"/>
      <w:bookmarkStart w:id="645" w:name="_Toc349917239"/>
      <w:bookmarkEnd w:id="645"/>
      <w:bookmarkStart w:id="646" w:name="_Toc349917228"/>
      <w:bookmarkEnd w:id="646"/>
      <w:bookmarkStart w:id="647" w:name="_Toc349917224"/>
      <w:bookmarkEnd w:id="647"/>
      <w:bookmarkStart w:id="648" w:name="_Toc349917247"/>
      <w:bookmarkEnd w:id="648"/>
      <w:bookmarkStart w:id="649" w:name="_Toc349917227"/>
      <w:bookmarkEnd w:id="649"/>
      <w:bookmarkStart w:id="650" w:name="_Toc349917222"/>
      <w:bookmarkEnd w:id="650"/>
      <w:bookmarkStart w:id="651" w:name="_Toc349917305"/>
      <w:bookmarkEnd w:id="651"/>
      <w:bookmarkStart w:id="652" w:name="_Toc349917122"/>
      <w:bookmarkEnd w:id="652"/>
      <w:bookmarkStart w:id="653" w:name="_Toc349917257"/>
      <w:bookmarkEnd w:id="653"/>
      <w:bookmarkStart w:id="654" w:name="_Toc349917321"/>
      <w:bookmarkEnd w:id="654"/>
      <w:bookmarkStart w:id="655" w:name="_Toc349917313"/>
      <w:bookmarkEnd w:id="655"/>
      <w:bookmarkStart w:id="656" w:name="_Toc349917347"/>
      <w:bookmarkEnd w:id="656"/>
      <w:bookmarkStart w:id="657" w:name="_Toc349917437"/>
      <w:bookmarkEnd w:id="657"/>
      <w:bookmarkStart w:id="658" w:name="_Toc349917339"/>
      <w:bookmarkEnd w:id="658"/>
      <w:bookmarkStart w:id="659" w:name="_Toc349917215"/>
      <w:bookmarkEnd w:id="659"/>
      <w:bookmarkStart w:id="660" w:name="_Toc349917461"/>
      <w:bookmarkEnd w:id="660"/>
      <w:bookmarkStart w:id="661" w:name="_Toc349917412"/>
      <w:bookmarkEnd w:id="661"/>
      <w:bookmarkStart w:id="662" w:name="_Toc349917217"/>
      <w:bookmarkEnd w:id="662"/>
      <w:bookmarkStart w:id="663" w:name="_Toc349917281"/>
      <w:bookmarkEnd w:id="663"/>
      <w:bookmarkStart w:id="664" w:name="_Toc349917329"/>
      <w:bookmarkEnd w:id="664"/>
      <w:bookmarkStart w:id="665" w:name="_Toc349917297"/>
      <w:bookmarkEnd w:id="665"/>
      <w:bookmarkStart w:id="666" w:name="_Toc349917289"/>
      <w:bookmarkEnd w:id="666"/>
      <w:bookmarkStart w:id="667" w:name="_Toc349917485"/>
      <w:bookmarkEnd w:id="667"/>
      <w:bookmarkStart w:id="668" w:name="_Toc349917388"/>
      <w:bookmarkEnd w:id="668"/>
      <w:bookmarkStart w:id="669" w:name="_Toc349917380"/>
      <w:bookmarkEnd w:id="669"/>
      <w:bookmarkStart w:id="670" w:name="_Toc349917469"/>
      <w:bookmarkEnd w:id="670"/>
      <w:bookmarkStart w:id="671" w:name="_Toc349917273"/>
      <w:bookmarkEnd w:id="671"/>
      <w:bookmarkStart w:id="672" w:name="_Toc349917453"/>
      <w:bookmarkEnd w:id="672"/>
      <w:bookmarkStart w:id="673" w:name="_Toc349917356"/>
      <w:bookmarkEnd w:id="673"/>
      <w:bookmarkStart w:id="674" w:name="_Toc349917265"/>
      <w:bookmarkEnd w:id="674"/>
      <w:bookmarkStart w:id="675" w:name="_Toc349917404"/>
      <w:bookmarkEnd w:id="675"/>
      <w:bookmarkStart w:id="676" w:name="_Toc349917331"/>
      <w:bookmarkEnd w:id="676"/>
      <w:bookmarkStart w:id="677" w:name="_Toc349917587"/>
      <w:bookmarkEnd w:id="677"/>
      <w:bookmarkStart w:id="678" w:name="_Toc349917586"/>
      <w:bookmarkEnd w:id="678"/>
      <w:bookmarkStart w:id="679" w:name="_Toc349917364"/>
      <w:bookmarkEnd w:id="679"/>
      <w:bookmarkStart w:id="680" w:name="_Toc349917493"/>
      <w:bookmarkEnd w:id="680"/>
      <w:bookmarkStart w:id="681" w:name="_Toc349917526"/>
      <w:bookmarkEnd w:id="681"/>
      <w:bookmarkStart w:id="682" w:name="_Toc349917477"/>
      <w:bookmarkEnd w:id="682"/>
      <w:bookmarkStart w:id="683" w:name="_Toc349917582"/>
      <w:bookmarkEnd w:id="683"/>
      <w:bookmarkStart w:id="684" w:name="_Toc349917445"/>
      <w:bookmarkEnd w:id="684"/>
      <w:bookmarkStart w:id="685" w:name="_Toc349917428"/>
      <w:bookmarkEnd w:id="685"/>
      <w:bookmarkStart w:id="686" w:name="_Toc349917574"/>
      <w:bookmarkEnd w:id="686"/>
      <w:bookmarkStart w:id="687" w:name="_Toc349917518"/>
      <w:bookmarkEnd w:id="687"/>
      <w:bookmarkStart w:id="688" w:name="_Toc349917596"/>
      <w:bookmarkEnd w:id="688"/>
      <w:bookmarkStart w:id="689" w:name="_Toc349917597"/>
      <w:bookmarkEnd w:id="689"/>
      <w:bookmarkStart w:id="690" w:name="_Toc349917372"/>
      <w:bookmarkEnd w:id="690"/>
      <w:bookmarkStart w:id="691" w:name="_Toc349917534"/>
      <w:bookmarkEnd w:id="691"/>
      <w:bookmarkStart w:id="692" w:name="_Toc349917583"/>
      <w:bookmarkEnd w:id="692"/>
      <w:bookmarkStart w:id="693" w:name="_Toc349917420"/>
      <w:bookmarkEnd w:id="693"/>
      <w:bookmarkStart w:id="694" w:name="_Toc349917501"/>
      <w:bookmarkEnd w:id="694"/>
      <w:bookmarkStart w:id="695" w:name="_Toc349917550"/>
      <w:bookmarkEnd w:id="695"/>
      <w:bookmarkStart w:id="696" w:name="_Toc349917584"/>
      <w:bookmarkEnd w:id="696"/>
      <w:bookmarkStart w:id="697" w:name="_Toc349917566"/>
      <w:bookmarkEnd w:id="697"/>
      <w:bookmarkStart w:id="698" w:name="_Toc349917396"/>
      <w:bookmarkEnd w:id="698"/>
      <w:bookmarkStart w:id="699" w:name="_Toc349917542"/>
      <w:bookmarkEnd w:id="699"/>
      <w:bookmarkStart w:id="700" w:name="_Toc349917585"/>
      <w:bookmarkEnd w:id="700"/>
      <w:bookmarkStart w:id="701" w:name="_Toc349917599"/>
      <w:bookmarkEnd w:id="701"/>
      <w:bookmarkStart w:id="702" w:name="_Toc349917591"/>
      <w:bookmarkEnd w:id="702"/>
      <w:bookmarkStart w:id="703" w:name="_Toc349917589"/>
      <w:bookmarkEnd w:id="703"/>
      <w:bookmarkStart w:id="704" w:name="_Toc349917693"/>
      <w:bookmarkEnd w:id="704"/>
      <w:bookmarkStart w:id="705" w:name="_Toc349917742"/>
      <w:bookmarkEnd w:id="705"/>
      <w:bookmarkStart w:id="706" w:name="_Toc349917701"/>
      <w:bookmarkEnd w:id="706"/>
      <w:bookmarkStart w:id="707" w:name="_Toc349917509"/>
      <w:bookmarkEnd w:id="707"/>
      <w:bookmarkStart w:id="708" w:name="_Toc349917593"/>
      <w:bookmarkEnd w:id="708"/>
      <w:bookmarkStart w:id="709" w:name="_Toc349917627"/>
      <w:bookmarkEnd w:id="709"/>
      <w:bookmarkStart w:id="710" w:name="_Toc349917619"/>
      <w:bookmarkEnd w:id="710"/>
      <w:bookmarkStart w:id="711" w:name="_Toc349917677"/>
      <w:bookmarkEnd w:id="711"/>
      <w:bookmarkStart w:id="712" w:name="_Toc349917594"/>
      <w:bookmarkEnd w:id="712"/>
      <w:bookmarkStart w:id="713" w:name="_Toc349917611"/>
      <w:bookmarkEnd w:id="713"/>
      <w:bookmarkStart w:id="714" w:name="_Toc349917595"/>
      <w:bookmarkEnd w:id="714"/>
      <w:bookmarkStart w:id="715" w:name="_Toc349917598"/>
      <w:bookmarkEnd w:id="715"/>
      <w:bookmarkStart w:id="716" w:name="_Toc349917600"/>
      <w:bookmarkEnd w:id="716"/>
      <w:bookmarkStart w:id="717" w:name="_Toc349917558"/>
      <w:bookmarkEnd w:id="717"/>
      <w:bookmarkStart w:id="718" w:name="_Toc349917743"/>
      <w:bookmarkEnd w:id="718"/>
      <w:bookmarkStart w:id="719" w:name="_Toc349917590"/>
      <w:bookmarkEnd w:id="719"/>
      <w:bookmarkStart w:id="720" w:name="_Toc349917709"/>
      <w:bookmarkEnd w:id="720"/>
      <w:bookmarkStart w:id="721" w:name="_Toc349917733"/>
      <w:bookmarkEnd w:id="721"/>
      <w:bookmarkStart w:id="722" w:name="_Toc349917643"/>
      <w:bookmarkEnd w:id="722"/>
      <w:bookmarkStart w:id="723" w:name="_Toc349917635"/>
      <w:bookmarkEnd w:id="723"/>
      <w:bookmarkStart w:id="724" w:name="_Toc349917592"/>
      <w:bookmarkEnd w:id="724"/>
      <w:bookmarkStart w:id="725" w:name="_Toc349917685"/>
      <w:bookmarkEnd w:id="725"/>
      <w:bookmarkStart w:id="726" w:name="_Toc349917661"/>
      <w:bookmarkEnd w:id="726"/>
      <w:bookmarkStart w:id="727" w:name="_Toc349917725"/>
      <w:bookmarkEnd w:id="727"/>
      <w:bookmarkStart w:id="728" w:name="_Toc349917749"/>
      <w:bookmarkEnd w:id="728"/>
      <w:bookmarkStart w:id="729" w:name="_Toc349917750"/>
      <w:bookmarkEnd w:id="729"/>
      <w:bookmarkStart w:id="730" w:name="_Toc349917653"/>
      <w:bookmarkEnd w:id="730"/>
      <w:bookmarkStart w:id="731" w:name="_Toc349917588"/>
      <w:bookmarkEnd w:id="731"/>
      <w:bookmarkStart w:id="732" w:name="_Toc349917748"/>
      <w:bookmarkEnd w:id="732"/>
      <w:bookmarkStart w:id="733" w:name="_Toc349917717"/>
      <w:bookmarkEnd w:id="733"/>
      <w:bookmarkStart w:id="734" w:name="_Toc349917812"/>
      <w:bookmarkEnd w:id="734"/>
      <w:bookmarkStart w:id="735" w:name="_Toc349917753"/>
      <w:bookmarkEnd w:id="735"/>
      <w:bookmarkStart w:id="736" w:name="_Toc349917757"/>
      <w:bookmarkEnd w:id="736"/>
      <w:bookmarkStart w:id="737" w:name="_Toc349917754"/>
      <w:bookmarkEnd w:id="737"/>
      <w:bookmarkStart w:id="738" w:name="_Toc349917752"/>
      <w:bookmarkEnd w:id="738"/>
      <w:bookmarkStart w:id="739" w:name="_Toc349917669"/>
      <w:bookmarkEnd w:id="739"/>
      <w:bookmarkStart w:id="740" w:name="_Toc349917746"/>
      <w:bookmarkEnd w:id="740"/>
      <w:bookmarkStart w:id="741" w:name="_Toc349917756"/>
      <w:bookmarkEnd w:id="741"/>
      <w:bookmarkStart w:id="742" w:name="_Toc349917751"/>
      <w:bookmarkEnd w:id="742"/>
      <w:bookmarkStart w:id="743" w:name="_Toc349917828"/>
      <w:bookmarkEnd w:id="743"/>
      <w:bookmarkStart w:id="744" w:name="_Toc349917745"/>
      <w:bookmarkEnd w:id="744"/>
      <w:bookmarkStart w:id="745" w:name="_Toc349917741"/>
      <w:bookmarkEnd w:id="745"/>
      <w:bookmarkStart w:id="746" w:name="_Toc349917744"/>
      <w:bookmarkEnd w:id="746"/>
      <w:bookmarkStart w:id="747" w:name="_Toc349917759"/>
      <w:bookmarkEnd w:id="747"/>
      <w:bookmarkStart w:id="748" w:name="_Toc349917836"/>
      <w:bookmarkEnd w:id="748"/>
      <w:bookmarkStart w:id="749" w:name="_Toc349917804"/>
      <w:bookmarkEnd w:id="749"/>
      <w:bookmarkStart w:id="750" w:name="_Toc349917747"/>
      <w:bookmarkEnd w:id="750"/>
      <w:bookmarkStart w:id="751" w:name="_Toc349917863"/>
      <w:bookmarkEnd w:id="751"/>
      <w:bookmarkStart w:id="752" w:name="_Toc349917872"/>
      <w:bookmarkEnd w:id="752"/>
      <w:bookmarkStart w:id="753" w:name="_Toc349917770"/>
      <w:bookmarkEnd w:id="753"/>
      <w:bookmarkStart w:id="754" w:name="_Toc349917854"/>
      <w:bookmarkEnd w:id="754"/>
      <w:bookmarkStart w:id="755" w:name="_Toc349917923"/>
      <w:bookmarkEnd w:id="755"/>
      <w:bookmarkStart w:id="756" w:name="_Toc349917778"/>
      <w:bookmarkEnd w:id="756"/>
      <w:bookmarkStart w:id="757" w:name="_Toc349917979"/>
      <w:bookmarkEnd w:id="757"/>
      <w:bookmarkStart w:id="758" w:name="_Toc349918019"/>
      <w:bookmarkEnd w:id="758"/>
      <w:bookmarkStart w:id="759" w:name="_Toc349917947"/>
      <w:bookmarkEnd w:id="759"/>
      <w:bookmarkStart w:id="760" w:name="_Toc349917788"/>
      <w:bookmarkEnd w:id="760"/>
      <w:bookmarkStart w:id="761" w:name="_Toc349917898"/>
      <w:bookmarkEnd w:id="761"/>
      <w:bookmarkStart w:id="762" w:name="_Toc349917758"/>
      <w:bookmarkEnd w:id="762"/>
      <w:bookmarkStart w:id="763" w:name="_Toc349917845"/>
      <w:bookmarkEnd w:id="763"/>
      <w:bookmarkStart w:id="764" w:name="_Toc349917755"/>
      <w:bookmarkEnd w:id="764"/>
      <w:bookmarkStart w:id="765" w:name="_Toc349917987"/>
      <w:bookmarkEnd w:id="765"/>
      <w:bookmarkStart w:id="766" w:name="_Toc349917931"/>
      <w:bookmarkEnd w:id="766"/>
      <w:bookmarkStart w:id="767" w:name="_Toc349917963"/>
      <w:bookmarkEnd w:id="767"/>
      <w:bookmarkStart w:id="768" w:name="_Toc349918003"/>
      <w:bookmarkEnd w:id="768"/>
      <w:bookmarkStart w:id="769" w:name="_Toc349918036"/>
      <w:bookmarkEnd w:id="769"/>
      <w:bookmarkStart w:id="770" w:name="_Toc349917939"/>
      <w:bookmarkEnd w:id="770"/>
      <w:bookmarkStart w:id="771" w:name="_Toc349917796"/>
      <w:bookmarkEnd w:id="771"/>
      <w:bookmarkStart w:id="772" w:name="_Toc349917906"/>
      <w:bookmarkEnd w:id="772"/>
      <w:bookmarkStart w:id="773" w:name="_Toc349917890"/>
      <w:bookmarkEnd w:id="773"/>
      <w:bookmarkStart w:id="774" w:name="_Toc349917820"/>
      <w:bookmarkEnd w:id="774"/>
      <w:bookmarkStart w:id="775" w:name="_Toc349917955"/>
      <w:bookmarkEnd w:id="775"/>
      <w:bookmarkStart w:id="776" w:name="_Toc349918045"/>
      <w:bookmarkEnd w:id="776"/>
      <w:bookmarkStart w:id="777" w:name="_Toc349918050"/>
      <w:bookmarkEnd w:id="777"/>
      <w:bookmarkStart w:id="778" w:name="_Toc349918044"/>
      <w:bookmarkEnd w:id="778"/>
      <w:bookmarkStart w:id="779" w:name="_Toc349917881"/>
      <w:bookmarkEnd w:id="779"/>
      <w:bookmarkStart w:id="780" w:name="_Toc349918039"/>
      <w:bookmarkEnd w:id="780"/>
      <w:bookmarkStart w:id="781" w:name="_Toc349917995"/>
      <w:bookmarkEnd w:id="781"/>
      <w:bookmarkStart w:id="782" w:name="_Toc349918156"/>
      <w:bookmarkEnd w:id="782"/>
      <w:bookmarkStart w:id="783" w:name="_Toc349917971"/>
      <w:bookmarkEnd w:id="783"/>
      <w:bookmarkStart w:id="784" w:name="_Toc349918011"/>
      <w:bookmarkEnd w:id="784"/>
      <w:bookmarkStart w:id="785" w:name="_Toc349918041"/>
      <w:bookmarkEnd w:id="785"/>
      <w:bookmarkStart w:id="786" w:name="_Toc349918114"/>
      <w:bookmarkEnd w:id="786"/>
      <w:bookmarkStart w:id="787" w:name="_Toc349918038"/>
      <w:bookmarkEnd w:id="787"/>
      <w:bookmarkStart w:id="788" w:name="_Toc349917915"/>
      <w:bookmarkEnd w:id="788"/>
      <w:bookmarkStart w:id="789" w:name="_Toc349918037"/>
      <w:bookmarkEnd w:id="789"/>
      <w:bookmarkStart w:id="790" w:name="_Toc349918049"/>
      <w:bookmarkEnd w:id="790"/>
      <w:bookmarkStart w:id="791" w:name="_Toc349918027"/>
      <w:bookmarkEnd w:id="791"/>
      <w:bookmarkStart w:id="792" w:name="_Toc349918098"/>
      <w:bookmarkEnd w:id="792"/>
      <w:bookmarkStart w:id="793" w:name="_Toc349918046"/>
      <w:bookmarkEnd w:id="793"/>
      <w:bookmarkStart w:id="794" w:name="_Toc349918082"/>
      <w:bookmarkEnd w:id="794"/>
      <w:bookmarkStart w:id="795" w:name="_Toc349918047"/>
      <w:bookmarkEnd w:id="795"/>
      <w:bookmarkStart w:id="796" w:name="_Toc349918042"/>
      <w:bookmarkEnd w:id="796"/>
      <w:bookmarkStart w:id="797" w:name="_Toc349918064"/>
      <w:bookmarkEnd w:id="797"/>
      <w:bookmarkStart w:id="798" w:name="_Toc349918040"/>
      <w:bookmarkEnd w:id="798"/>
      <w:bookmarkStart w:id="799" w:name="_Toc349918043"/>
      <w:bookmarkEnd w:id="799"/>
      <w:bookmarkStart w:id="800" w:name="_Toc349918154"/>
      <w:bookmarkEnd w:id="800"/>
      <w:bookmarkStart w:id="801" w:name="_Toc349918035"/>
      <w:bookmarkEnd w:id="801"/>
      <w:bookmarkStart w:id="802" w:name="_Toc349918181"/>
      <w:bookmarkEnd w:id="802"/>
      <w:bookmarkStart w:id="803" w:name="_Toc349918164"/>
      <w:bookmarkEnd w:id="803"/>
      <w:bookmarkStart w:id="804" w:name="_Toc349918090"/>
      <w:bookmarkEnd w:id="804"/>
      <w:bookmarkStart w:id="805" w:name="_Toc349918146"/>
      <w:bookmarkEnd w:id="805"/>
      <w:bookmarkStart w:id="806" w:name="_Toc349918051"/>
      <w:bookmarkEnd w:id="806"/>
      <w:bookmarkStart w:id="807" w:name="_Toc349918122"/>
      <w:bookmarkEnd w:id="807"/>
      <w:bookmarkStart w:id="808" w:name="_Toc349918189"/>
      <w:bookmarkEnd w:id="808"/>
      <w:bookmarkStart w:id="809" w:name="_Toc349918072"/>
      <w:bookmarkEnd w:id="809"/>
      <w:bookmarkStart w:id="810" w:name="_Toc349918048"/>
      <w:bookmarkEnd w:id="810"/>
      <w:bookmarkStart w:id="811" w:name="_Toc349918130"/>
      <w:bookmarkEnd w:id="811"/>
      <w:bookmarkStart w:id="812" w:name="_Toc349918138"/>
      <w:bookmarkEnd w:id="812"/>
      <w:bookmarkStart w:id="813" w:name="_Toc349918053"/>
      <w:bookmarkEnd w:id="813"/>
      <w:bookmarkStart w:id="814" w:name="_Toc349918106"/>
      <w:bookmarkEnd w:id="814"/>
      <w:bookmarkStart w:id="815" w:name="_Toc349918172"/>
      <w:bookmarkEnd w:id="815"/>
      <w:bookmarkStart w:id="816" w:name="_Toc349918052"/>
      <w:bookmarkEnd w:id="816"/>
      <w:bookmarkStart w:id="817" w:name="_Toc330539853"/>
      <w:bookmarkStart w:id="818" w:name="_Toc330759645"/>
      <w:r>
        <w:rPr>
          <w:rFonts w:hint="eastAsia"/>
        </w:rPr>
        <w:t>子账户明细查询</w:t>
      </w:r>
    </w:p>
    <w:tbl>
      <w:tblPr>
        <w:tblStyle w:val="48"/>
        <w:tblW w:w="93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759"/>
        <w:gridCol w:w="1217"/>
        <w:gridCol w:w="852"/>
        <w:gridCol w:w="1417"/>
        <w:gridCol w:w="1134"/>
        <w:gridCol w:w="2268"/>
      </w:tblGrid>
      <w:tr w14:paraId="79D9F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FABF8F"/>
            <w:vAlign w:val="center"/>
          </w:tcPr>
          <w:p w14:paraId="72CF99C4">
            <w:pPr>
              <w:widowControl w:val="0"/>
              <w:rPr>
                <w:sz w:val="21"/>
                <w:szCs w:val="21"/>
              </w:rPr>
            </w:pPr>
            <w:r>
              <w:rPr>
                <w:rFonts w:ascii="宋体" w:hAnsi="宋体" w:cs="Arial"/>
                <w:b/>
                <w:sz w:val="21"/>
                <w:szCs w:val="21"/>
              </w:rPr>
              <w:t>序号</w:t>
            </w:r>
          </w:p>
        </w:tc>
        <w:tc>
          <w:tcPr>
            <w:tcW w:w="1759" w:type="dxa"/>
            <w:shd w:val="clear" w:color="auto" w:fill="FABF8F"/>
            <w:vAlign w:val="center"/>
          </w:tcPr>
          <w:p w14:paraId="2FFC6BD9">
            <w:pPr>
              <w:widowControl w:val="0"/>
              <w:rPr>
                <w:sz w:val="21"/>
                <w:szCs w:val="21"/>
              </w:rPr>
            </w:pPr>
            <w:r>
              <w:rPr>
                <w:rFonts w:ascii="宋体" w:hAnsi="宋体" w:cs="Arial"/>
                <w:b/>
                <w:sz w:val="21"/>
                <w:szCs w:val="21"/>
              </w:rPr>
              <w:t>名称</w:t>
            </w:r>
          </w:p>
        </w:tc>
        <w:tc>
          <w:tcPr>
            <w:tcW w:w="1217" w:type="dxa"/>
            <w:shd w:val="clear" w:color="auto" w:fill="FABF8F"/>
            <w:vAlign w:val="center"/>
          </w:tcPr>
          <w:p w14:paraId="4ED2D12C">
            <w:pPr>
              <w:widowControl w:val="0"/>
              <w:rPr>
                <w:sz w:val="21"/>
                <w:szCs w:val="21"/>
              </w:rPr>
            </w:pPr>
            <w:r>
              <w:rPr>
                <w:rFonts w:ascii="宋体" w:hAnsi="宋体" w:cs="Arial"/>
                <w:b/>
                <w:sz w:val="21"/>
                <w:szCs w:val="21"/>
              </w:rPr>
              <w:t>输入/输出</w:t>
            </w:r>
          </w:p>
        </w:tc>
        <w:tc>
          <w:tcPr>
            <w:tcW w:w="852" w:type="dxa"/>
            <w:shd w:val="clear" w:color="auto" w:fill="FABF8F"/>
            <w:vAlign w:val="center"/>
          </w:tcPr>
          <w:p w14:paraId="7BD68EEC">
            <w:pPr>
              <w:widowControl w:val="0"/>
              <w:rPr>
                <w:sz w:val="21"/>
                <w:szCs w:val="21"/>
              </w:rPr>
            </w:pPr>
            <w:r>
              <w:rPr>
                <w:rFonts w:ascii="宋体" w:hAnsi="宋体" w:cs="Arial"/>
                <w:b/>
                <w:sz w:val="21"/>
                <w:szCs w:val="21"/>
              </w:rPr>
              <w:t>缺省值</w:t>
            </w:r>
          </w:p>
        </w:tc>
        <w:tc>
          <w:tcPr>
            <w:tcW w:w="1417" w:type="dxa"/>
            <w:shd w:val="clear" w:color="auto" w:fill="FABF8F"/>
            <w:vAlign w:val="center"/>
          </w:tcPr>
          <w:p w14:paraId="7F58A645">
            <w:pPr>
              <w:widowControl w:val="0"/>
              <w:rPr>
                <w:sz w:val="21"/>
                <w:szCs w:val="21"/>
              </w:rPr>
            </w:pPr>
            <w:r>
              <w:rPr>
                <w:rFonts w:hint="eastAsia" w:ascii="宋体" w:hAnsi="宋体" w:cs="Arial"/>
                <w:b/>
                <w:sz w:val="21"/>
                <w:szCs w:val="21"/>
              </w:rPr>
              <w:t>类型</w:t>
            </w:r>
            <w:r>
              <w:rPr>
                <w:rFonts w:ascii="宋体" w:hAnsi="宋体" w:cs="Arial"/>
                <w:b/>
                <w:sz w:val="21"/>
                <w:szCs w:val="21"/>
              </w:rPr>
              <w:t>/长度</w:t>
            </w:r>
          </w:p>
        </w:tc>
        <w:tc>
          <w:tcPr>
            <w:tcW w:w="1134" w:type="dxa"/>
            <w:shd w:val="clear" w:color="auto" w:fill="FABF8F"/>
            <w:vAlign w:val="center"/>
          </w:tcPr>
          <w:p w14:paraId="5F9FE25E">
            <w:pPr>
              <w:widowControl w:val="0"/>
              <w:rPr>
                <w:sz w:val="21"/>
                <w:szCs w:val="21"/>
              </w:rPr>
            </w:pPr>
            <w:r>
              <w:rPr>
                <w:rFonts w:hint="eastAsia" w:ascii="宋体" w:hAnsi="宋体" w:cs="Arial"/>
                <w:b/>
                <w:sz w:val="21"/>
                <w:szCs w:val="21"/>
              </w:rPr>
              <w:t>是否必输</w:t>
            </w:r>
          </w:p>
        </w:tc>
        <w:tc>
          <w:tcPr>
            <w:tcW w:w="2268" w:type="dxa"/>
            <w:shd w:val="clear" w:color="auto" w:fill="FABF8F"/>
            <w:vAlign w:val="center"/>
          </w:tcPr>
          <w:p w14:paraId="042E322B">
            <w:pPr>
              <w:widowControl w:val="0"/>
              <w:rPr>
                <w:sz w:val="21"/>
                <w:szCs w:val="21"/>
              </w:rPr>
            </w:pPr>
            <w:r>
              <w:rPr>
                <w:rFonts w:ascii="宋体" w:hAnsi="宋体" w:cs="Arial"/>
                <w:b/>
                <w:sz w:val="21"/>
                <w:szCs w:val="21"/>
              </w:rPr>
              <w:t>备注</w:t>
            </w:r>
          </w:p>
        </w:tc>
      </w:tr>
      <w:tr w14:paraId="1C292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2" w:type="dxa"/>
            <w:gridSpan w:val="7"/>
          </w:tcPr>
          <w:p w14:paraId="3BCB94A3">
            <w:pPr>
              <w:widowControl w:val="0"/>
              <w:rPr>
                <w:sz w:val="21"/>
                <w:szCs w:val="21"/>
              </w:rPr>
            </w:pPr>
            <w:r>
              <w:rPr>
                <w:rFonts w:hint="eastAsia"/>
                <w:sz w:val="21"/>
                <w:szCs w:val="21"/>
              </w:rPr>
              <w:t>查询条件</w:t>
            </w:r>
          </w:p>
        </w:tc>
      </w:tr>
      <w:tr w14:paraId="4F666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2BAF46D7">
            <w:pPr>
              <w:widowControl w:val="0"/>
              <w:numPr>
                <w:ilvl w:val="0"/>
                <w:numId w:val="127"/>
              </w:numPr>
              <w:rPr>
                <w:sz w:val="21"/>
                <w:szCs w:val="21"/>
              </w:rPr>
            </w:pPr>
          </w:p>
        </w:tc>
        <w:tc>
          <w:tcPr>
            <w:tcW w:w="1759" w:type="dxa"/>
            <w:vAlign w:val="center"/>
          </w:tcPr>
          <w:p w14:paraId="17B26F37">
            <w:pPr>
              <w:widowControl w:val="0"/>
              <w:rPr>
                <w:sz w:val="21"/>
                <w:szCs w:val="21"/>
              </w:rPr>
            </w:pPr>
            <w:r>
              <w:rPr>
                <w:rFonts w:hint="eastAsia" w:ascii="宋体" w:hAnsi="宋体" w:cs="Arial"/>
                <w:sz w:val="21"/>
                <w:szCs w:val="21"/>
              </w:rPr>
              <w:t>开始日期</w:t>
            </w:r>
          </w:p>
        </w:tc>
        <w:tc>
          <w:tcPr>
            <w:tcW w:w="1217" w:type="dxa"/>
            <w:vAlign w:val="center"/>
          </w:tcPr>
          <w:p w14:paraId="0DD27D42">
            <w:pPr>
              <w:widowControl w:val="0"/>
              <w:rPr>
                <w:sz w:val="21"/>
                <w:szCs w:val="21"/>
              </w:rPr>
            </w:pPr>
            <w:r>
              <w:rPr>
                <w:rFonts w:hint="eastAsia" w:ascii="宋体" w:hAnsi="宋体" w:cs="Arial"/>
                <w:sz w:val="21"/>
                <w:szCs w:val="21"/>
              </w:rPr>
              <w:t>文本框</w:t>
            </w:r>
          </w:p>
        </w:tc>
        <w:tc>
          <w:tcPr>
            <w:tcW w:w="852" w:type="dxa"/>
            <w:vAlign w:val="center"/>
          </w:tcPr>
          <w:p w14:paraId="25F57223">
            <w:pPr>
              <w:widowControl w:val="0"/>
              <w:rPr>
                <w:sz w:val="21"/>
                <w:szCs w:val="21"/>
              </w:rPr>
            </w:pPr>
          </w:p>
        </w:tc>
        <w:tc>
          <w:tcPr>
            <w:tcW w:w="1417" w:type="dxa"/>
            <w:vAlign w:val="center"/>
          </w:tcPr>
          <w:p w14:paraId="11AF6992">
            <w:pPr>
              <w:widowControl w:val="0"/>
              <w:rPr>
                <w:sz w:val="21"/>
                <w:szCs w:val="21"/>
              </w:rPr>
            </w:pPr>
            <w:r>
              <w:rPr>
                <w:rFonts w:ascii="宋体" w:hAnsi="宋体" w:cs="Arial"/>
                <w:color w:val="000000"/>
                <w:sz w:val="21"/>
                <w:szCs w:val="21"/>
              </w:rPr>
              <w:t>C/</w:t>
            </w:r>
            <w:r>
              <w:rPr>
                <w:rFonts w:hint="eastAsia" w:ascii="宋体" w:hAnsi="宋体" w:cs="Arial"/>
                <w:color w:val="000000"/>
                <w:sz w:val="21"/>
                <w:szCs w:val="21"/>
              </w:rPr>
              <w:t>10</w:t>
            </w:r>
          </w:p>
        </w:tc>
        <w:tc>
          <w:tcPr>
            <w:tcW w:w="1134" w:type="dxa"/>
            <w:vAlign w:val="center"/>
          </w:tcPr>
          <w:p w14:paraId="7B20281D">
            <w:pPr>
              <w:widowControl w:val="0"/>
              <w:rPr>
                <w:sz w:val="21"/>
                <w:szCs w:val="21"/>
              </w:rPr>
            </w:pPr>
          </w:p>
        </w:tc>
        <w:tc>
          <w:tcPr>
            <w:tcW w:w="2268" w:type="dxa"/>
            <w:vAlign w:val="center"/>
          </w:tcPr>
          <w:p w14:paraId="3B9C0313">
            <w:pPr>
              <w:widowControl w:val="0"/>
              <w:rPr>
                <w:sz w:val="21"/>
                <w:szCs w:val="21"/>
              </w:rPr>
            </w:pPr>
            <w:r>
              <w:rPr>
                <w:rFonts w:hint="eastAsia" w:ascii="宋体" w:hAnsi="宋体" w:cs="Arial"/>
                <w:sz w:val="21"/>
                <w:szCs w:val="21"/>
              </w:rPr>
              <w:t>日期控件</w:t>
            </w:r>
          </w:p>
        </w:tc>
      </w:tr>
      <w:tr w14:paraId="03197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1DAF542">
            <w:pPr>
              <w:widowControl w:val="0"/>
              <w:numPr>
                <w:ilvl w:val="0"/>
                <w:numId w:val="127"/>
              </w:numPr>
              <w:rPr>
                <w:sz w:val="21"/>
                <w:szCs w:val="21"/>
              </w:rPr>
            </w:pPr>
          </w:p>
        </w:tc>
        <w:tc>
          <w:tcPr>
            <w:tcW w:w="1759" w:type="dxa"/>
            <w:vAlign w:val="center"/>
          </w:tcPr>
          <w:p w14:paraId="7C875A68">
            <w:pPr>
              <w:widowControl w:val="0"/>
              <w:rPr>
                <w:sz w:val="21"/>
                <w:szCs w:val="21"/>
              </w:rPr>
            </w:pPr>
            <w:r>
              <w:rPr>
                <w:rFonts w:hint="eastAsia" w:ascii="宋体" w:hAnsi="宋体" w:cs="Arial"/>
                <w:sz w:val="21"/>
                <w:szCs w:val="21"/>
              </w:rPr>
              <w:t>结束日期</w:t>
            </w:r>
          </w:p>
        </w:tc>
        <w:tc>
          <w:tcPr>
            <w:tcW w:w="1217" w:type="dxa"/>
            <w:vAlign w:val="center"/>
          </w:tcPr>
          <w:p w14:paraId="57B55271">
            <w:pPr>
              <w:widowControl w:val="0"/>
              <w:rPr>
                <w:sz w:val="21"/>
                <w:szCs w:val="21"/>
              </w:rPr>
            </w:pPr>
            <w:r>
              <w:rPr>
                <w:rFonts w:hint="eastAsia" w:ascii="宋体" w:hAnsi="宋体" w:cs="Arial"/>
                <w:sz w:val="21"/>
                <w:szCs w:val="21"/>
              </w:rPr>
              <w:t>文本框</w:t>
            </w:r>
          </w:p>
        </w:tc>
        <w:tc>
          <w:tcPr>
            <w:tcW w:w="852" w:type="dxa"/>
            <w:vAlign w:val="center"/>
          </w:tcPr>
          <w:p w14:paraId="30B24DE3">
            <w:pPr>
              <w:widowControl w:val="0"/>
              <w:rPr>
                <w:sz w:val="21"/>
                <w:szCs w:val="21"/>
              </w:rPr>
            </w:pPr>
          </w:p>
        </w:tc>
        <w:tc>
          <w:tcPr>
            <w:tcW w:w="1417" w:type="dxa"/>
            <w:vAlign w:val="center"/>
          </w:tcPr>
          <w:p w14:paraId="039B164F">
            <w:pPr>
              <w:widowControl w:val="0"/>
              <w:rPr>
                <w:sz w:val="21"/>
                <w:szCs w:val="21"/>
              </w:rPr>
            </w:pPr>
            <w:r>
              <w:rPr>
                <w:rFonts w:ascii="宋体" w:hAnsi="宋体" w:cs="Arial"/>
                <w:color w:val="000000"/>
                <w:sz w:val="21"/>
                <w:szCs w:val="21"/>
              </w:rPr>
              <w:t>C/</w:t>
            </w:r>
            <w:r>
              <w:rPr>
                <w:rFonts w:hint="eastAsia" w:ascii="宋体" w:hAnsi="宋体" w:cs="Arial"/>
                <w:color w:val="000000"/>
                <w:sz w:val="21"/>
                <w:szCs w:val="21"/>
              </w:rPr>
              <w:t>10</w:t>
            </w:r>
          </w:p>
        </w:tc>
        <w:tc>
          <w:tcPr>
            <w:tcW w:w="1134" w:type="dxa"/>
            <w:vAlign w:val="center"/>
          </w:tcPr>
          <w:p w14:paraId="456E18C6">
            <w:pPr>
              <w:widowControl w:val="0"/>
              <w:rPr>
                <w:sz w:val="21"/>
                <w:szCs w:val="21"/>
              </w:rPr>
            </w:pPr>
          </w:p>
        </w:tc>
        <w:tc>
          <w:tcPr>
            <w:tcW w:w="2268" w:type="dxa"/>
            <w:vAlign w:val="center"/>
          </w:tcPr>
          <w:p w14:paraId="639D9067">
            <w:pPr>
              <w:widowControl w:val="0"/>
              <w:rPr>
                <w:sz w:val="21"/>
                <w:szCs w:val="21"/>
              </w:rPr>
            </w:pPr>
            <w:r>
              <w:rPr>
                <w:rFonts w:hint="eastAsia" w:ascii="宋体" w:hAnsi="宋体" w:cs="Arial"/>
                <w:sz w:val="21"/>
                <w:szCs w:val="21"/>
              </w:rPr>
              <w:t>日期控件</w:t>
            </w:r>
          </w:p>
        </w:tc>
      </w:tr>
      <w:tr w14:paraId="5B9AB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0AD0D8BB">
            <w:pPr>
              <w:widowControl w:val="0"/>
              <w:numPr>
                <w:ilvl w:val="0"/>
                <w:numId w:val="127"/>
              </w:numPr>
              <w:rPr>
                <w:sz w:val="21"/>
                <w:szCs w:val="21"/>
              </w:rPr>
            </w:pPr>
          </w:p>
        </w:tc>
        <w:tc>
          <w:tcPr>
            <w:tcW w:w="1759" w:type="dxa"/>
          </w:tcPr>
          <w:p w14:paraId="6023AF33">
            <w:pPr>
              <w:widowControl w:val="0"/>
              <w:rPr>
                <w:sz w:val="21"/>
                <w:szCs w:val="21"/>
              </w:rPr>
            </w:pPr>
            <w:r>
              <w:rPr>
                <w:rFonts w:hint="eastAsia"/>
                <w:sz w:val="21"/>
                <w:szCs w:val="21"/>
              </w:rPr>
              <w:t>查询</w:t>
            </w:r>
          </w:p>
        </w:tc>
        <w:tc>
          <w:tcPr>
            <w:tcW w:w="1217" w:type="dxa"/>
          </w:tcPr>
          <w:p w14:paraId="34E39452">
            <w:pPr>
              <w:widowControl w:val="0"/>
              <w:rPr>
                <w:sz w:val="21"/>
                <w:szCs w:val="21"/>
              </w:rPr>
            </w:pPr>
            <w:r>
              <w:rPr>
                <w:rFonts w:hint="eastAsia"/>
                <w:sz w:val="21"/>
                <w:szCs w:val="21"/>
              </w:rPr>
              <w:t>按钮</w:t>
            </w:r>
          </w:p>
        </w:tc>
        <w:tc>
          <w:tcPr>
            <w:tcW w:w="852" w:type="dxa"/>
          </w:tcPr>
          <w:p w14:paraId="4879C7BE">
            <w:pPr>
              <w:widowControl w:val="0"/>
              <w:rPr>
                <w:sz w:val="21"/>
                <w:szCs w:val="21"/>
              </w:rPr>
            </w:pPr>
          </w:p>
        </w:tc>
        <w:tc>
          <w:tcPr>
            <w:tcW w:w="1417" w:type="dxa"/>
          </w:tcPr>
          <w:p w14:paraId="3DC6E732">
            <w:pPr>
              <w:widowControl w:val="0"/>
              <w:rPr>
                <w:sz w:val="21"/>
                <w:szCs w:val="21"/>
              </w:rPr>
            </w:pPr>
          </w:p>
        </w:tc>
        <w:tc>
          <w:tcPr>
            <w:tcW w:w="1134" w:type="dxa"/>
          </w:tcPr>
          <w:p w14:paraId="7CB140FC">
            <w:pPr>
              <w:widowControl w:val="0"/>
              <w:rPr>
                <w:sz w:val="21"/>
                <w:szCs w:val="21"/>
              </w:rPr>
            </w:pPr>
          </w:p>
        </w:tc>
        <w:tc>
          <w:tcPr>
            <w:tcW w:w="2268" w:type="dxa"/>
          </w:tcPr>
          <w:p w14:paraId="7CFB3CCD">
            <w:pPr>
              <w:widowControl w:val="0"/>
              <w:rPr>
                <w:sz w:val="21"/>
                <w:szCs w:val="21"/>
              </w:rPr>
            </w:pPr>
          </w:p>
        </w:tc>
      </w:tr>
      <w:tr w14:paraId="7E8CF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2" w:type="dxa"/>
            <w:gridSpan w:val="7"/>
          </w:tcPr>
          <w:p w14:paraId="53077067">
            <w:pPr>
              <w:widowControl w:val="0"/>
              <w:rPr>
                <w:sz w:val="21"/>
                <w:szCs w:val="21"/>
              </w:rPr>
            </w:pPr>
            <w:r>
              <w:rPr>
                <w:rFonts w:hint="eastAsia"/>
                <w:sz w:val="21"/>
                <w:szCs w:val="21"/>
              </w:rPr>
              <w:t>查询结果</w:t>
            </w:r>
          </w:p>
        </w:tc>
      </w:tr>
      <w:tr w14:paraId="0D7D5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2BC835DC">
            <w:pPr>
              <w:widowControl w:val="0"/>
              <w:numPr>
                <w:ilvl w:val="0"/>
                <w:numId w:val="127"/>
              </w:numPr>
              <w:rPr>
                <w:sz w:val="21"/>
                <w:szCs w:val="21"/>
              </w:rPr>
            </w:pPr>
          </w:p>
        </w:tc>
        <w:tc>
          <w:tcPr>
            <w:tcW w:w="1759" w:type="dxa"/>
          </w:tcPr>
          <w:p w14:paraId="454C4E4C">
            <w:pPr>
              <w:widowControl w:val="0"/>
              <w:rPr>
                <w:sz w:val="21"/>
                <w:szCs w:val="21"/>
              </w:rPr>
            </w:pPr>
            <w:r>
              <w:rPr>
                <w:rFonts w:hint="eastAsia" w:ascii="宋体" w:hAnsi="宋体" w:cs="Arial"/>
                <w:sz w:val="21"/>
                <w:szCs w:val="21"/>
              </w:rPr>
              <w:t>子账户</w:t>
            </w:r>
          </w:p>
        </w:tc>
        <w:tc>
          <w:tcPr>
            <w:tcW w:w="1217" w:type="dxa"/>
          </w:tcPr>
          <w:p w14:paraId="3C4FBAB2">
            <w:pPr>
              <w:widowControl w:val="0"/>
              <w:rPr>
                <w:sz w:val="21"/>
                <w:szCs w:val="21"/>
              </w:rPr>
            </w:pPr>
            <w:r>
              <w:rPr>
                <w:rFonts w:hint="eastAsia"/>
                <w:sz w:val="21"/>
                <w:szCs w:val="21"/>
              </w:rPr>
              <w:t>文本</w:t>
            </w:r>
          </w:p>
        </w:tc>
        <w:tc>
          <w:tcPr>
            <w:tcW w:w="852" w:type="dxa"/>
          </w:tcPr>
          <w:p w14:paraId="0598F3D6">
            <w:pPr>
              <w:widowControl w:val="0"/>
              <w:rPr>
                <w:sz w:val="21"/>
                <w:szCs w:val="21"/>
              </w:rPr>
            </w:pPr>
          </w:p>
        </w:tc>
        <w:tc>
          <w:tcPr>
            <w:tcW w:w="1417" w:type="dxa"/>
          </w:tcPr>
          <w:p w14:paraId="04CDF376">
            <w:pPr>
              <w:widowControl w:val="0"/>
              <w:rPr>
                <w:sz w:val="21"/>
                <w:szCs w:val="21"/>
              </w:rPr>
            </w:pPr>
          </w:p>
        </w:tc>
        <w:tc>
          <w:tcPr>
            <w:tcW w:w="1134" w:type="dxa"/>
          </w:tcPr>
          <w:p w14:paraId="03578E46">
            <w:pPr>
              <w:widowControl w:val="0"/>
              <w:rPr>
                <w:sz w:val="21"/>
                <w:szCs w:val="21"/>
              </w:rPr>
            </w:pPr>
          </w:p>
        </w:tc>
        <w:tc>
          <w:tcPr>
            <w:tcW w:w="2268" w:type="dxa"/>
          </w:tcPr>
          <w:p w14:paraId="4B3ED4DE">
            <w:pPr>
              <w:widowControl w:val="0"/>
              <w:rPr>
                <w:sz w:val="21"/>
                <w:szCs w:val="21"/>
              </w:rPr>
            </w:pPr>
          </w:p>
        </w:tc>
      </w:tr>
      <w:tr w14:paraId="32D5F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F58A639">
            <w:pPr>
              <w:widowControl w:val="0"/>
              <w:numPr>
                <w:ilvl w:val="0"/>
                <w:numId w:val="127"/>
              </w:numPr>
              <w:rPr>
                <w:sz w:val="21"/>
                <w:szCs w:val="21"/>
              </w:rPr>
            </w:pPr>
          </w:p>
        </w:tc>
        <w:tc>
          <w:tcPr>
            <w:tcW w:w="1759" w:type="dxa"/>
          </w:tcPr>
          <w:p w14:paraId="5630E46F">
            <w:pPr>
              <w:widowControl w:val="0"/>
              <w:rPr>
                <w:sz w:val="21"/>
                <w:szCs w:val="21"/>
              </w:rPr>
            </w:pPr>
            <w:r>
              <w:rPr>
                <w:rFonts w:hint="eastAsia" w:ascii="宋体" w:hAnsi="宋体" w:cs="Arial"/>
                <w:sz w:val="21"/>
                <w:szCs w:val="21"/>
              </w:rPr>
              <w:t>储种类型</w:t>
            </w:r>
          </w:p>
        </w:tc>
        <w:tc>
          <w:tcPr>
            <w:tcW w:w="1217" w:type="dxa"/>
          </w:tcPr>
          <w:p w14:paraId="1D899532">
            <w:pPr>
              <w:widowControl w:val="0"/>
              <w:rPr>
                <w:sz w:val="21"/>
                <w:szCs w:val="21"/>
              </w:rPr>
            </w:pPr>
            <w:r>
              <w:rPr>
                <w:rFonts w:hint="eastAsia"/>
                <w:sz w:val="21"/>
                <w:szCs w:val="21"/>
              </w:rPr>
              <w:t>文本</w:t>
            </w:r>
          </w:p>
        </w:tc>
        <w:tc>
          <w:tcPr>
            <w:tcW w:w="852" w:type="dxa"/>
          </w:tcPr>
          <w:p w14:paraId="0487512C">
            <w:pPr>
              <w:widowControl w:val="0"/>
              <w:rPr>
                <w:sz w:val="21"/>
                <w:szCs w:val="21"/>
              </w:rPr>
            </w:pPr>
          </w:p>
        </w:tc>
        <w:tc>
          <w:tcPr>
            <w:tcW w:w="1417" w:type="dxa"/>
          </w:tcPr>
          <w:p w14:paraId="61E3A611">
            <w:pPr>
              <w:widowControl w:val="0"/>
              <w:rPr>
                <w:sz w:val="21"/>
                <w:szCs w:val="21"/>
              </w:rPr>
            </w:pPr>
          </w:p>
        </w:tc>
        <w:tc>
          <w:tcPr>
            <w:tcW w:w="1134" w:type="dxa"/>
          </w:tcPr>
          <w:p w14:paraId="53EA7433">
            <w:pPr>
              <w:widowControl w:val="0"/>
              <w:rPr>
                <w:sz w:val="21"/>
                <w:szCs w:val="21"/>
              </w:rPr>
            </w:pPr>
          </w:p>
        </w:tc>
        <w:tc>
          <w:tcPr>
            <w:tcW w:w="2268" w:type="dxa"/>
          </w:tcPr>
          <w:p w14:paraId="5B626FF4">
            <w:pPr>
              <w:widowControl w:val="0"/>
              <w:rPr>
                <w:sz w:val="21"/>
                <w:szCs w:val="21"/>
              </w:rPr>
            </w:pPr>
          </w:p>
        </w:tc>
      </w:tr>
      <w:tr w14:paraId="11749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086D8232">
            <w:pPr>
              <w:widowControl w:val="0"/>
              <w:numPr>
                <w:ilvl w:val="0"/>
                <w:numId w:val="127"/>
              </w:numPr>
              <w:rPr>
                <w:sz w:val="21"/>
                <w:szCs w:val="21"/>
              </w:rPr>
            </w:pPr>
          </w:p>
        </w:tc>
        <w:tc>
          <w:tcPr>
            <w:tcW w:w="1759" w:type="dxa"/>
          </w:tcPr>
          <w:p w14:paraId="315EDC15">
            <w:pPr>
              <w:widowControl w:val="0"/>
              <w:rPr>
                <w:sz w:val="21"/>
                <w:szCs w:val="21"/>
              </w:rPr>
            </w:pPr>
            <w:r>
              <w:rPr>
                <w:rFonts w:hint="eastAsia" w:ascii="宋体" w:hAnsi="宋体" w:cs="Arial"/>
                <w:sz w:val="21"/>
                <w:szCs w:val="21"/>
              </w:rPr>
              <w:t>存期</w:t>
            </w:r>
          </w:p>
        </w:tc>
        <w:tc>
          <w:tcPr>
            <w:tcW w:w="1217" w:type="dxa"/>
          </w:tcPr>
          <w:p w14:paraId="092E6A0B">
            <w:pPr>
              <w:widowControl w:val="0"/>
              <w:rPr>
                <w:sz w:val="21"/>
                <w:szCs w:val="21"/>
              </w:rPr>
            </w:pPr>
            <w:r>
              <w:rPr>
                <w:rFonts w:hint="eastAsia"/>
                <w:sz w:val="21"/>
                <w:szCs w:val="21"/>
              </w:rPr>
              <w:t>文本</w:t>
            </w:r>
          </w:p>
        </w:tc>
        <w:tc>
          <w:tcPr>
            <w:tcW w:w="852" w:type="dxa"/>
          </w:tcPr>
          <w:p w14:paraId="5D59C5D8">
            <w:pPr>
              <w:widowControl w:val="0"/>
              <w:rPr>
                <w:sz w:val="21"/>
                <w:szCs w:val="21"/>
              </w:rPr>
            </w:pPr>
          </w:p>
        </w:tc>
        <w:tc>
          <w:tcPr>
            <w:tcW w:w="1417" w:type="dxa"/>
          </w:tcPr>
          <w:p w14:paraId="7D8F352A">
            <w:pPr>
              <w:widowControl w:val="0"/>
              <w:rPr>
                <w:sz w:val="21"/>
                <w:szCs w:val="21"/>
              </w:rPr>
            </w:pPr>
          </w:p>
        </w:tc>
        <w:tc>
          <w:tcPr>
            <w:tcW w:w="1134" w:type="dxa"/>
          </w:tcPr>
          <w:p w14:paraId="1BFC4B09">
            <w:pPr>
              <w:widowControl w:val="0"/>
              <w:rPr>
                <w:sz w:val="21"/>
                <w:szCs w:val="21"/>
              </w:rPr>
            </w:pPr>
          </w:p>
        </w:tc>
        <w:tc>
          <w:tcPr>
            <w:tcW w:w="2268" w:type="dxa"/>
          </w:tcPr>
          <w:p w14:paraId="1C964856">
            <w:pPr>
              <w:widowControl w:val="0"/>
              <w:rPr>
                <w:sz w:val="21"/>
                <w:szCs w:val="21"/>
              </w:rPr>
            </w:pPr>
          </w:p>
        </w:tc>
      </w:tr>
      <w:tr w14:paraId="7B757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3BAFBCA8">
            <w:pPr>
              <w:widowControl w:val="0"/>
              <w:numPr>
                <w:ilvl w:val="0"/>
                <w:numId w:val="127"/>
              </w:numPr>
              <w:rPr>
                <w:sz w:val="21"/>
                <w:szCs w:val="21"/>
              </w:rPr>
            </w:pPr>
          </w:p>
        </w:tc>
        <w:tc>
          <w:tcPr>
            <w:tcW w:w="1759" w:type="dxa"/>
          </w:tcPr>
          <w:p w14:paraId="42DF8D0E">
            <w:pPr>
              <w:widowControl w:val="0"/>
              <w:rPr>
                <w:sz w:val="21"/>
                <w:szCs w:val="21"/>
              </w:rPr>
            </w:pPr>
            <w:r>
              <w:rPr>
                <w:rFonts w:hint="eastAsia" w:ascii="宋体" w:hAnsi="宋体" w:cs="Arial"/>
                <w:sz w:val="21"/>
                <w:szCs w:val="21"/>
              </w:rPr>
              <w:t>利率</w:t>
            </w:r>
          </w:p>
        </w:tc>
        <w:tc>
          <w:tcPr>
            <w:tcW w:w="1217" w:type="dxa"/>
          </w:tcPr>
          <w:p w14:paraId="6F675542">
            <w:pPr>
              <w:widowControl w:val="0"/>
              <w:rPr>
                <w:sz w:val="21"/>
                <w:szCs w:val="21"/>
              </w:rPr>
            </w:pPr>
            <w:r>
              <w:rPr>
                <w:rFonts w:hint="eastAsia"/>
                <w:sz w:val="21"/>
                <w:szCs w:val="21"/>
              </w:rPr>
              <w:t>文本</w:t>
            </w:r>
          </w:p>
        </w:tc>
        <w:tc>
          <w:tcPr>
            <w:tcW w:w="852" w:type="dxa"/>
          </w:tcPr>
          <w:p w14:paraId="183C3577">
            <w:pPr>
              <w:widowControl w:val="0"/>
              <w:rPr>
                <w:sz w:val="21"/>
                <w:szCs w:val="21"/>
              </w:rPr>
            </w:pPr>
          </w:p>
        </w:tc>
        <w:tc>
          <w:tcPr>
            <w:tcW w:w="1417" w:type="dxa"/>
          </w:tcPr>
          <w:p w14:paraId="3523E642">
            <w:pPr>
              <w:widowControl w:val="0"/>
              <w:rPr>
                <w:sz w:val="21"/>
                <w:szCs w:val="21"/>
              </w:rPr>
            </w:pPr>
          </w:p>
        </w:tc>
        <w:tc>
          <w:tcPr>
            <w:tcW w:w="1134" w:type="dxa"/>
          </w:tcPr>
          <w:p w14:paraId="3055ACFA">
            <w:pPr>
              <w:widowControl w:val="0"/>
              <w:rPr>
                <w:sz w:val="21"/>
                <w:szCs w:val="21"/>
              </w:rPr>
            </w:pPr>
          </w:p>
        </w:tc>
        <w:tc>
          <w:tcPr>
            <w:tcW w:w="2268" w:type="dxa"/>
          </w:tcPr>
          <w:p w14:paraId="6B986634">
            <w:pPr>
              <w:widowControl w:val="0"/>
              <w:rPr>
                <w:sz w:val="21"/>
                <w:szCs w:val="21"/>
              </w:rPr>
            </w:pPr>
          </w:p>
        </w:tc>
      </w:tr>
      <w:tr w14:paraId="574FE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2C6D1D1E">
            <w:pPr>
              <w:widowControl w:val="0"/>
              <w:numPr>
                <w:ilvl w:val="0"/>
                <w:numId w:val="127"/>
              </w:numPr>
              <w:rPr>
                <w:sz w:val="21"/>
                <w:szCs w:val="21"/>
              </w:rPr>
            </w:pPr>
          </w:p>
        </w:tc>
        <w:tc>
          <w:tcPr>
            <w:tcW w:w="1759" w:type="dxa"/>
          </w:tcPr>
          <w:p w14:paraId="67FAE36B">
            <w:pPr>
              <w:widowControl w:val="0"/>
              <w:rPr>
                <w:sz w:val="21"/>
                <w:szCs w:val="21"/>
              </w:rPr>
            </w:pPr>
            <w:r>
              <w:rPr>
                <w:rFonts w:hint="eastAsia" w:ascii="宋体" w:hAnsi="宋体" w:cs="Arial"/>
                <w:sz w:val="21"/>
                <w:szCs w:val="21"/>
              </w:rPr>
              <w:t>起息日</w:t>
            </w:r>
          </w:p>
        </w:tc>
        <w:tc>
          <w:tcPr>
            <w:tcW w:w="1217" w:type="dxa"/>
          </w:tcPr>
          <w:p w14:paraId="2DE9AAE1">
            <w:pPr>
              <w:widowControl w:val="0"/>
              <w:rPr>
                <w:sz w:val="21"/>
                <w:szCs w:val="21"/>
              </w:rPr>
            </w:pPr>
            <w:r>
              <w:rPr>
                <w:rFonts w:hint="eastAsia"/>
                <w:sz w:val="21"/>
                <w:szCs w:val="21"/>
              </w:rPr>
              <w:t>文本</w:t>
            </w:r>
          </w:p>
        </w:tc>
        <w:tc>
          <w:tcPr>
            <w:tcW w:w="852" w:type="dxa"/>
          </w:tcPr>
          <w:p w14:paraId="1F190336">
            <w:pPr>
              <w:widowControl w:val="0"/>
              <w:rPr>
                <w:sz w:val="21"/>
                <w:szCs w:val="21"/>
              </w:rPr>
            </w:pPr>
          </w:p>
        </w:tc>
        <w:tc>
          <w:tcPr>
            <w:tcW w:w="1417" w:type="dxa"/>
          </w:tcPr>
          <w:p w14:paraId="54C2A5F3">
            <w:pPr>
              <w:widowControl w:val="0"/>
              <w:rPr>
                <w:sz w:val="21"/>
                <w:szCs w:val="21"/>
              </w:rPr>
            </w:pPr>
          </w:p>
        </w:tc>
        <w:tc>
          <w:tcPr>
            <w:tcW w:w="1134" w:type="dxa"/>
          </w:tcPr>
          <w:p w14:paraId="078D1BDA">
            <w:pPr>
              <w:widowControl w:val="0"/>
              <w:rPr>
                <w:sz w:val="21"/>
                <w:szCs w:val="21"/>
              </w:rPr>
            </w:pPr>
          </w:p>
        </w:tc>
        <w:tc>
          <w:tcPr>
            <w:tcW w:w="2268" w:type="dxa"/>
          </w:tcPr>
          <w:p w14:paraId="39667388">
            <w:pPr>
              <w:widowControl w:val="0"/>
              <w:rPr>
                <w:sz w:val="21"/>
                <w:szCs w:val="21"/>
              </w:rPr>
            </w:pPr>
          </w:p>
        </w:tc>
      </w:tr>
      <w:tr w14:paraId="46E65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498133E6">
            <w:pPr>
              <w:widowControl w:val="0"/>
              <w:numPr>
                <w:ilvl w:val="0"/>
                <w:numId w:val="127"/>
              </w:numPr>
              <w:rPr>
                <w:sz w:val="21"/>
                <w:szCs w:val="21"/>
              </w:rPr>
            </w:pPr>
          </w:p>
        </w:tc>
        <w:tc>
          <w:tcPr>
            <w:tcW w:w="1759" w:type="dxa"/>
          </w:tcPr>
          <w:p w14:paraId="049B4464">
            <w:pPr>
              <w:widowControl w:val="0"/>
              <w:rPr>
                <w:sz w:val="21"/>
                <w:szCs w:val="21"/>
              </w:rPr>
            </w:pPr>
            <w:r>
              <w:rPr>
                <w:rFonts w:hint="eastAsia" w:ascii="宋体" w:hAnsi="宋体" w:cs="Arial"/>
                <w:sz w:val="21"/>
                <w:szCs w:val="21"/>
              </w:rPr>
              <w:t>到期日</w:t>
            </w:r>
          </w:p>
        </w:tc>
        <w:tc>
          <w:tcPr>
            <w:tcW w:w="1217" w:type="dxa"/>
          </w:tcPr>
          <w:p w14:paraId="026FC3A9">
            <w:pPr>
              <w:widowControl w:val="0"/>
              <w:rPr>
                <w:sz w:val="21"/>
                <w:szCs w:val="21"/>
              </w:rPr>
            </w:pPr>
            <w:r>
              <w:rPr>
                <w:rFonts w:hint="eastAsia"/>
                <w:sz w:val="21"/>
                <w:szCs w:val="21"/>
              </w:rPr>
              <w:t>文本</w:t>
            </w:r>
          </w:p>
        </w:tc>
        <w:tc>
          <w:tcPr>
            <w:tcW w:w="852" w:type="dxa"/>
          </w:tcPr>
          <w:p w14:paraId="337D6721">
            <w:pPr>
              <w:widowControl w:val="0"/>
              <w:rPr>
                <w:sz w:val="21"/>
                <w:szCs w:val="21"/>
              </w:rPr>
            </w:pPr>
          </w:p>
        </w:tc>
        <w:tc>
          <w:tcPr>
            <w:tcW w:w="1417" w:type="dxa"/>
          </w:tcPr>
          <w:p w14:paraId="0BEAEEFD">
            <w:pPr>
              <w:widowControl w:val="0"/>
              <w:rPr>
                <w:sz w:val="21"/>
                <w:szCs w:val="21"/>
              </w:rPr>
            </w:pPr>
          </w:p>
        </w:tc>
        <w:tc>
          <w:tcPr>
            <w:tcW w:w="1134" w:type="dxa"/>
          </w:tcPr>
          <w:p w14:paraId="728A3F52">
            <w:pPr>
              <w:widowControl w:val="0"/>
              <w:rPr>
                <w:sz w:val="21"/>
                <w:szCs w:val="21"/>
              </w:rPr>
            </w:pPr>
          </w:p>
        </w:tc>
        <w:tc>
          <w:tcPr>
            <w:tcW w:w="2268" w:type="dxa"/>
          </w:tcPr>
          <w:p w14:paraId="67FBB2AB">
            <w:pPr>
              <w:widowControl w:val="0"/>
              <w:rPr>
                <w:sz w:val="21"/>
                <w:szCs w:val="21"/>
              </w:rPr>
            </w:pPr>
          </w:p>
        </w:tc>
      </w:tr>
      <w:tr w14:paraId="36725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2C9E1831">
            <w:pPr>
              <w:widowControl w:val="0"/>
              <w:numPr>
                <w:ilvl w:val="0"/>
                <w:numId w:val="127"/>
              </w:numPr>
              <w:rPr>
                <w:sz w:val="21"/>
                <w:szCs w:val="21"/>
              </w:rPr>
            </w:pPr>
          </w:p>
        </w:tc>
        <w:tc>
          <w:tcPr>
            <w:tcW w:w="1759" w:type="dxa"/>
          </w:tcPr>
          <w:p w14:paraId="5FE7E740">
            <w:pPr>
              <w:widowControl w:val="0"/>
              <w:rPr>
                <w:rFonts w:ascii="宋体" w:hAnsi="宋体" w:cs="Arial"/>
                <w:sz w:val="21"/>
                <w:szCs w:val="21"/>
              </w:rPr>
            </w:pPr>
            <w:r>
              <w:rPr>
                <w:rFonts w:hint="eastAsia" w:ascii="宋体" w:hAnsi="宋体" w:cs="Arial"/>
                <w:sz w:val="21"/>
                <w:szCs w:val="21"/>
              </w:rPr>
              <w:t>交易时间</w:t>
            </w:r>
          </w:p>
        </w:tc>
        <w:tc>
          <w:tcPr>
            <w:tcW w:w="1217" w:type="dxa"/>
          </w:tcPr>
          <w:p w14:paraId="094528D6">
            <w:pPr>
              <w:widowControl w:val="0"/>
              <w:rPr>
                <w:sz w:val="21"/>
                <w:szCs w:val="21"/>
              </w:rPr>
            </w:pPr>
            <w:r>
              <w:rPr>
                <w:rFonts w:hint="eastAsia"/>
                <w:sz w:val="21"/>
                <w:szCs w:val="21"/>
              </w:rPr>
              <w:t>文本</w:t>
            </w:r>
          </w:p>
        </w:tc>
        <w:tc>
          <w:tcPr>
            <w:tcW w:w="852" w:type="dxa"/>
          </w:tcPr>
          <w:p w14:paraId="5B04CC0F">
            <w:pPr>
              <w:widowControl w:val="0"/>
              <w:rPr>
                <w:sz w:val="21"/>
                <w:szCs w:val="21"/>
              </w:rPr>
            </w:pPr>
          </w:p>
        </w:tc>
        <w:tc>
          <w:tcPr>
            <w:tcW w:w="1417" w:type="dxa"/>
          </w:tcPr>
          <w:p w14:paraId="0BBF28FA">
            <w:pPr>
              <w:widowControl w:val="0"/>
              <w:rPr>
                <w:sz w:val="21"/>
                <w:szCs w:val="21"/>
              </w:rPr>
            </w:pPr>
          </w:p>
        </w:tc>
        <w:tc>
          <w:tcPr>
            <w:tcW w:w="1134" w:type="dxa"/>
          </w:tcPr>
          <w:p w14:paraId="44F48E8D">
            <w:pPr>
              <w:widowControl w:val="0"/>
              <w:rPr>
                <w:sz w:val="21"/>
                <w:szCs w:val="21"/>
              </w:rPr>
            </w:pPr>
          </w:p>
        </w:tc>
        <w:tc>
          <w:tcPr>
            <w:tcW w:w="2268" w:type="dxa"/>
          </w:tcPr>
          <w:p w14:paraId="4A6DB41D">
            <w:pPr>
              <w:widowControl w:val="0"/>
              <w:rPr>
                <w:sz w:val="21"/>
                <w:szCs w:val="21"/>
              </w:rPr>
            </w:pPr>
          </w:p>
        </w:tc>
      </w:tr>
      <w:tr w14:paraId="1128B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5FC0F74A">
            <w:pPr>
              <w:widowControl w:val="0"/>
              <w:numPr>
                <w:ilvl w:val="0"/>
                <w:numId w:val="127"/>
              </w:numPr>
              <w:rPr>
                <w:sz w:val="21"/>
                <w:szCs w:val="21"/>
              </w:rPr>
            </w:pPr>
          </w:p>
        </w:tc>
        <w:tc>
          <w:tcPr>
            <w:tcW w:w="1759" w:type="dxa"/>
          </w:tcPr>
          <w:p w14:paraId="0340B243">
            <w:pPr>
              <w:widowControl w:val="0"/>
              <w:rPr>
                <w:sz w:val="21"/>
                <w:szCs w:val="21"/>
              </w:rPr>
            </w:pPr>
            <w:r>
              <w:rPr>
                <w:rFonts w:hint="eastAsia" w:ascii="宋体" w:hAnsi="宋体" w:cs="Arial"/>
                <w:sz w:val="21"/>
                <w:szCs w:val="21"/>
              </w:rPr>
              <w:t>续存金额</w:t>
            </w:r>
          </w:p>
        </w:tc>
        <w:tc>
          <w:tcPr>
            <w:tcW w:w="1217" w:type="dxa"/>
          </w:tcPr>
          <w:p w14:paraId="357A840C">
            <w:pPr>
              <w:widowControl w:val="0"/>
              <w:rPr>
                <w:sz w:val="21"/>
                <w:szCs w:val="21"/>
              </w:rPr>
            </w:pPr>
            <w:r>
              <w:rPr>
                <w:rFonts w:hint="eastAsia"/>
                <w:sz w:val="21"/>
                <w:szCs w:val="21"/>
              </w:rPr>
              <w:t>文本</w:t>
            </w:r>
          </w:p>
        </w:tc>
        <w:tc>
          <w:tcPr>
            <w:tcW w:w="852" w:type="dxa"/>
          </w:tcPr>
          <w:p w14:paraId="4C3B8B9D">
            <w:pPr>
              <w:widowControl w:val="0"/>
              <w:rPr>
                <w:sz w:val="21"/>
                <w:szCs w:val="21"/>
              </w:rPr>
            </w:pPr>
          </w:p>
        </w:tc>
        <w:tc>
          <w:tcPr>
            <w:tcW w:w="1417" w:type="dxa"/>
          </w:tcPr>
          <w:p w14:paraId="59A53230">
            <w:pPr>
              <w:widowControl w:val="0"/>
              <w:rPr>
                <w:sz w:val="21"/>
                <w:szCs w:val="21"/>
              </w:rPr>
            </w:pPr>
          </w:p>
        </w:tc>
        <w:tc>
          <w:tcPr>
            <w:tcW w:w="1134" w:type="dxa"/>
          </w:tcPr>
          <w:p w14:paraId="3AE590D7">
            <w:pPr>
              <w:widowControl w:val="0"/>
              <w:rPr>
                <w:sz w:val="21"/>
                <w:szCs w:val="21"/>
              </w:rPr>
            </w:pPr>
          </w:p>
        </w:tc>
        <w:tc>
          <w:tcPr>
            <w:tcW w:w="2268" w:type="dxa"/>
          </w:tcPr>
          <w:p w14:paraId="62EE2FB0">
            <w:pPr>
              <w:widowControl w:val="0"/>
              <w:rPr>
                <w:sz w:val="21"/>
                <w:szCs w:val="21"/>
              </w:rPr>
            </w:pPr>
          </w:p>
        </w:tc>
      </w:tr>
      <w:tr w14:paraId="50D21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0E8728D3">
            <w:pPr>
              <w:widowControl w:val="0"/>
              <w:numPr>
                <w:ilvl w:val="0"/>
                <w:numId w:val="127"/>
              </w:numPr>
              <w:rPr>
                <w:sz w:val="21"/>
                <w:szCs w:val="21"/>
              </w:rPr>
            </w:pPr>
          </w:p>
        </w:tc>
        <w:tc>
          <w:tcPr>
            <w:tcW w:w="1759" w:type="dxa"/>
          </w:tcPr>
          <w:p w14:paraId="77C67FBA">
            <w:pPr>
              <w:widowControl w:val="0"/>
              <w:rPr>
                <w:sz w:val="21"/>
                <w:szCs w:val="21"/>
              </w:rPr>
            </w:pPr>
            <w:r>
              <w:rPr>
                <w:rFonts w:hint="eastAsia"/>
                <w:sz w:val="21"/>
                <w:szCs w:val="21"/>
              </w:rPr>
              <w:t>返回</w:t>
            </w:r>
          </w:p>
        </w:tc>
        <w:tc>
          <w:tcPr>
            <w:tcW w:w="1217" w:type="dxa"/>
          </w:tcPr>
          <w:p w14:paraId="2D992CA4">
            <w:pPr>
              <w:widowControl w:val="0"/>
              <w:rPr>
                <w:sz w:val="21"/>
                <w:szCs w:val="21"/>
              </w:rPr>
            </w:pPr>
            <w:r>
              <w:rPr>
                <w:rFonts w:hint="eastAsia"/>
                <w:sz w:val="21"/>
                <w:szCs w:val="21"/>
              </w:rPr>
              <w:t>按钮</w:t>
            </w:r>
          </w:p>
        </w:tc>
        <w:tc>
          <w:tcPr>
            <w:tcW w:w="852" w:type="dxa"/>
          </w:tcPr>
          <w:p w14:paraId="37490402">
            <w:pPr>
              <w:widowControl w:val="0"/>
              <w:rPr>
                <w:sz w:val="21"/>
                <w:szCs w:val="21"/>
              </w:rPr>
            </w:pPr>
          </w:p>
        </w:tc>
        <w:tc>
          <w:tcPr>
            <w:tcW w:w="1417" w:type="dxa"/>
          </w:tcPr>
          <w:p w14:paraId="08EC33E4">
            <w:pPr>
              <w:widowControl w:val="0"/>
              <w:rPr>
                <w:sz w:val="21"/>
                <w:szCs w:val="21"/>
              </w:rPr>
            </w:pPr>
          </w:p>
        </w:tc>
        <w:tc>
          <w:tcPr>
            <w:tcW w:w="1134" w:type="dxa"/>
          </w:tcPr>
          <w:p w14:paraId="7D02FBAB">
            <w:pPr>
              <w:widowControl w:val="0"/>
              <w:rPr>
                <w:sz w:val="21"/>
                <w:szCs w:val="21"/>
              </w:rPr>
            </w:pPr>
          </w:p>
        </w:tc>
        <w:tc>
          <w:tcPr>
            <w:tcW w:w="2268" w:type="dxa"/>
          </w:tcPr>
          <w:p w14:paraId="499A25E2">
            <w:pPr>
              <w:widowControl w:val="0"/>
              <w:rPr>
                <w:sz w:val="21"/>
                <w:szCs w:val="21"/>
              </w:rPr>
            </w:pPr>
          </w:p>
        </w:tc>
      </w:tr>
    </w:tbl>
    <w:p w14:paraId="25066723"/>
    <w:p w14:paraId="111E8D5F">
      <w:pPr>
        <w:pStyle w:val="3"/>
        <w:numPr>
          <w:ilvl w:val="1"/>
          <w:numId w:val="2"/>
        </w:numPr>
        <w:rPr>
          <w:highlight w:val="yellow"/>
          <w:rPrChange w:id="111" w:author="admin" w:date="2019-10-15T11:23:00Z">
            <w:rPr/>
          </w:rPrChange>
        </w:rPr>
      </w:pPr>
      <w:bookmarkStart w:id="819" w:name="_Toc351988536"/>
      <w:r>
        <w:rPr>
          <w:rFonts w:hint="eastAsia"/>
          <w:highlight w:val="yellow"/>
          <w:rPrChange w:id="112" w:author="admin" w:date="2019-10-15T11:23:00Z">
            <w:rPr>
              <w:rFonts w:hint="eastAsia"/>
            </w:rPr>
          </w:rPrChange>
        </w:rPr>
        <w:t>通知存款</w:t>
      </w:r>
      <w:bookmarkEnd w:id="817"/>
      <w:bookmarkEnd w:id="818"/>
      <w:bookmarkEnd w:id="819"/>
    </w:p>
    <w:p w14:paraId="47D711CD">
      <w:pPr>
        <w:pStyle w:val="4"/>
        <w:numPr>
          <w:ilvl w:val="2"/>
          <w:numId w:val="2"/>
        </w:numPr>
        <w:ind w:left="57"/>
      </w:pPr>
      <w:bookmarkStart w:id="820" w:name="_Toc351988537"/>
      <w:bookmarkStart w:id="821" w:name="_Toc330759646"/>
      <w:r>
        <w:rPr>
          <w:rFonts w:hint="eastAsia"/>
        </w:rPr>
        <w:t>功能描述</w:t>
      </w:r>
      <w:bookmarkEnd w:id="820"/>
      <w:bookmarkEnd w:id="821"/>
    </w:p>
    <w:p w14:paraId="299134E1">
      <w:pPr>
        <w:pStyle w:val="88"/>
        <w:rPr>
          <w:rFonts w:cs="Arial"/>
        </w:rPr>
      </w:pPr>
      <w:r>
        <w:rPr>
          <w:rFonts w:hint="eastAsia" w:cs="Arial"/>
        </w:rPr>
        <w:t>用户可以查询通知存款的余额及相关信息，并可以进行开立、支取通知（含预约支取和立即支取）和取消预约支取等操作。</w:t>
      </w:r>
    </w:p>
    <w:p w14:paraId="175AD2EC">
      <w:pPr>
        <w:pStyle w:val="70"/>
        <w:keepNext/>
        <w:keepLines/>
        <w:widowControl w:val="0"/>
        <w:numPr>
          <w:ilvl w:val="0"/>
          <w:numId w:val="128"/>
        </w:numPr>
        <w:spacing w:before="280" w:after="290" w:line="376" w:lineRule="auto"/>
        <w:ind w:firstLineChars="0"/>
        <w:outlineLvl w:val="3"/>
        <w:rPr>
          <w:rFonts w:ascii="Cambria" w:hAnsi="Cambria"/>
          <w:b/>
          <w:bCs/>
          <w:vanish/>
          <w:sz w:val="28"/>
          <w:szCs w:val="28"/>
        </w:rPr>
      </w:pPr>
    </w:p>
    <w:p w14:paraId="208C6CC4">
      <w:pPr>
        <w:pStyle w:val="70"/>
        <w:keepNext/>
        <w:keepLines/>
        <w:widowControl w:val="0"/>
        <w:numPr>
          <w:ilvl w:val="1"/>
          <w:numId w:val="128"/>
        </w:numPr>
        <w:spacing w:before="280" w:after="290" w:line="376" w:lineRule="auto"/>
        <w:ind w:firstLineChars="0"/>
        <w:outlineLvl w:val="3"/>
        <w:rPr>
          <w:rFonts w:ascii="Cambria" w:hAnsi="Cambria"/>
          <w:b/>
          <w:bCs/>
          <w:vanish/>
          <w:sz w:val="28"/>
          <w:szCs w:val="28"/>
        </w:rPr>
      </w:pPr>
    </w:p>
    <w:p w14:paraId="32943D2C">
      <w:pPr>
        <w:pStyle w:val="70"/>
        <w:keepNext/>
        <w:keepLines/>
        <w:widowControl w:val="0"/>
        <w:numPr>
          <w:ilvl w:val="1"/>
          <w:numId w:val="128"/>
        </w:numPr>
        <w:spacing w:before="280" w:after="290" w:line="376" w:lineRule="auto"/>
        <w:ind w:firstLineChars="0"/>
        <w:outlineLvl w:val="3"/>
        <w:rPr>
          <w:rFonts w:ascii="Cambria" w:hAnsi="Cambria"/>
          <w:b/>
          <w:bCs/>
          <w:vanish/>
          <w:sz w:val="28"/>
          <w:szCs w:val="28"/>
        </w:rPr>
      </w:pPr>
    </w:p>
    <w:p w14:paraId="523544BC">
      <w:pPr>
        <w:pStyle w:val="70"/>
        <w:keepNext/>
        <w:keepLines/>
        <w:widowControl w:val="0"/>
        <w:numPr>
          <w:ilvl w:val="2"/>
          <w:numId w:val="128"/>
        </w:numPr>
        <w:spacing w:before="280" w:after="290" w:line="376" w:lineRule="auto"/>
        <w:ind w:firstLineChars="0"/>
        <w:outlineLvl w:val="3"/>
        <w:rPr>
          <w:rFonts w:ascii="Cambria" w:hAnsi="Cambria"/>
          <w:b/>
          <w:bCs/>
          <w:vanish/>
          <w:sz w:val="28"/>
          <w:szCs w:val="28"/>
        </w:rPr>
      </w:pPr>
    </w:p>
    <w:p w14:paraId="6087BBC0">
      <w:pPr>
        <w:pStyle w:val="4"/>
        <w:numPr>
          <w:ilvl w:val="2"/>
          <w:numId w:val="2"/>
        </w:numPr>
        <w:ind w:left="57"/>
      </w:pPr>
      <w:bookmarkStart w:id="822" w:name="_Toc330759647"/>
      <w:bookmarkStart w:id="823" w:name="_Toc351988538"/>
      <w:r>
        <w:rPr>
          <w:rFonts w:hint="eastAsia"/>
        </w:rPr>
        <w:t>业务流程</w:t>
      </w:r>
      <w:bookmarkEnd w:id="822"/>
      <w:bookmarkEnd w:id="823"/>
    </w:p>
    <w:p w14:paraId="28F4D763">
      <w:pPr>
        <w:spacing w:line="360" w:lineRule="auto"/>
        <w:rPr>
          <w:rFonts w:ascii="宋体" w:hAnsi="宋体"/>
          <w:b/>
          <w:sz w:val="21"/>
          <w:szCs w:val="21"/>
        </w:rPr>
      </w:pPr>
      <w:r>
        <w:rPr>
          <w:rFonts w:ascii="宋体" w:hAnsi="宋体"/>
          <w:b/>
        </w:rPr>
        <w:object>
          <v:shape id="_x0000_i1045" o:spt="75" type="#_x0000_t75" style="height:601.5pt;width:486.75pt;" o:ole="t" filled="f" o:preferrelative="t" stroked="f" coordsize="21600,21600">
            <v:path/>
            <v:fill on="f" focussize="0,0"/>
            <v:stroke on="f" joinstyle="miter"/>
            <v:imagedata r:id="rId50" o:title=""/>
            <o:lock v:ext="edit" aspectratio="t"/>
            <w10:wrap type="none"/>
            <w10:anchorlock/>
          </v:shape>
          <o:OLEObject Type="Embed" ProgID="Visio.Drawing.11" ShapeID="_x0000_i1045" DrawAspect="Content" ObjectID="_1468075745" r:id="rId49">
            <o:LockedField>false</o:LockedField>
          </o:OLEObject>
        </w:object>
      </w:r>
      <w:r>
        <w:rPr>
          <w:rFonts w:hint="eastAsia" w:ascii="宋体" w:hAnsi="宋体"/>
          <w:b/>
          <w:sz w:val="21"/>
          <w:szCs w:val="21"/>
        </w:rPr>
        <w:t>流程说明：</w:t>
      </w:r>
    </w:p>
    <w:p w14:paraId="67748FEB">
      <w:pPr>
        <w:pStyle w:val="88"/>
        <w:numPr>
          <w:ilvl w:val="0"/>
          <w:numId w:val="129"/>
        </w:numPr>
        <w:ind w:firstLineChars="0"/>
        <w:rPr>
          <w:rFonts w:ascii="宋体" w:hAnsi="宋体" w:cs="Arial"/>
          <w:szCs w:val="21"/>
        </w:rPr>
      </w:pPr>
      <w:r>
        <w:rPr>
          <w:rFonts w:hint="eastAsia" w:ascii="宋体" w:hAnsi="宋体" w:cs="Arial"/>
          <w:szCs w:val="21"/>
        </w:rPr>
        <w:t>用户点击“通知存款”菜单，进入通知存款页面</w:t>
      </w:r>
    </w:p>
    <w:p w14:paraId="3F18D14D">
      <w:pPr>
        <w:pStyle w:val="88"/>
        <w:numPr>
          <w:ilvl w:val="0"/>
          <w:numId w:val="129"/>
        </w:numPr>
        <w:ind w:firstLineChars="0"/>
        <w:rPr>
          <w:rFonts w:ascii="宋体" w:hAnsi="宋体" w:cs="Arial"/>
          <w:szCs w:val="21"/>
        </w:rPr>
      </w:pPr>
      <w:r>
        <w:rPr>
          <w:rFonts w:hint="eastAsia" w:ascii="宋体" w:hAnsi="宋体" w:cs="Arial"/>
          <w:szCs w:val="21"/>
        </w:rPr>
        <w:t>选择银行账号，点击“查询“按钮，系统显示此账号下的通知存款列表</w:t>
      </w:r>
    </w:p>
    <w:p w14:paraId="46906962">
      <w:pPr>
        <w:pStyle w:val="88"/>
        <w:numPr>
          <w:ilvl w:val="0"/>
          <w:numId w:val="129"/>
        </w:numPr>
        <w:ind w:firstLineChars="0"/>
        <w:rPr>
          <w:rFonts w:ascii="宋体" w:hAnsi="宋体" w:cs="Arial"/>
          <w:szCs w:val="21"/>
        </w:rPr>
      </w:pPr>
      <w:r>
        <w:rPr>
          <w:rFonts w:hint="eastAsia" w:ascii="宋体" w:hAnsi="宋体" w:cs="Arial"/>
          <w:szCs w:val="21"/>
        </w:rPr>
        <w:t>用户点击列表中活期子账户的“开户”按钮，进入开户输入页面：</w:t>
      </w:r>
    </w:p>
    <w:p w14:paraId="18564B08">
      <w:pPr>
        <w:pStyle w:val="88"/>
        <w:numPr>
          <w:ilvl w:val="0"/>
          <w:numId w:val="130"/>
        </w:numPr>
        <w:ind w:left="704" w:firstLineChars="0"/>
        <w:rPr>
          <w:rFonts w:ascii="宋体" w:hAnsi="宋体" w:cs="Arial"/>
          <w:szCs w:val="21"/>
        </w:rPr>
      </w:pPr>
      <w:r>
        <w:rPr>
          <w:rFonts w:hint="eastAsia" w:ascii="宋体" w:hAnsi="宋体" w:cs="Arial"/>
          <w:szCs w:val="21"/>
        </w:rPr>
        <w:t>用户选择通知类型，包括一天和七天，输入存款金额，点击“下一步”到确认页面；</w:t>
      </w:r>
    </w:p>
    <w:p w14:paraId="2CC5459F">
      <w:pPr>
        <w:pStyle w:val="88"/>
        <w:numPr>
          <w:ilvl w:val="0"/>
          <w:numId w:val="130"/>
        </w:numPr>
        <w:ind w:left="704" w:firstLineChars="0"/>
        <w:rPr>
          <w:rFonts w:ascii="宋体" w:hAnsi="宋体" w:cs="Arial"/>
          <w:szCs w:val="21"/>
        </w:rPr>
      </w:pPr>
      <w:r>
        <w:rPr>
          <w:rFonts w:hint="eastAsia" w:ascii="宋体" w:hAnsi="宋体" w:cs="Arial"/>
          <w:szCs w:val="21"/>
        </w:rPr>
        <w:t>用户确认通知存款信息，点击“确定”按钮</w:t>
      </w:r>
    </w:p>
    <w:p w14:paraId="1864D478">
      <w:pPr>
        <w:pStyle w:val="88"/>
        <w:numPr>
          <w:ilvl w:val="0"/>
          <w:numId w:val="130"/>
        </w:numPr>
        <w:ind w:left="704" w:firstLineChars="0"/>
        <w:rPr>
          <w:rFonts w:ascii="宋体" w:hAnsi="宋体" w:cs="Arial"/>
          <w:szCs w:val="21"/>
        </w:rPr>
      </w:pPr>
      <w:r>
        <w:rPr>
          <w:rFonts w:hint="eastAsia" w:ascii="宋体" w:hAnsi="宋体" w:cs="Arial"/>
          <w:szCs w:val="21"/>
        </w:rPr>
        <w:t>网银系统收到用户提交的指令后，进行一下检查：</w:t>
      </w:r>
    </w:p>
    <w:p w14:paraId="4BE018FB">
      <w:pPr>
        <w:pStyle w:val="88"/>
        <w:numPr>
          <w:ilvl w:val="1"/>
          <w:numId w:val="130"/>
        </w:numPr>
        <w:ind w:left="1124" w:firstLineChars="0"/>
        <w:rPr>
          <w:rFonts w:ascii="宋体" w:hAnsi="宋体" w:cs="Arial"/>
          <w:szCs w:val="21"/>
        </w:rPr>
      </w:pPr>
      <w:r>
        <w:rPr>
          <w:rFonts w:hint="eastAsia" w:ascii="宋体" w:hAnsi="宋体" w:cs="Arial"/>
          <w:szCs w:val="21"/>
        </w:rPr>
        <w:t>检查是否重复提交；</w:t>
      </w:r>
    </w:p>
    <w:p w14:paraId="644A3364">
      <w:pPr>
        <w:pStyle w:val="88"/>
        <w:numPr>
          <w:ilvl w:val="1"/>
          <w:numId w:val="130"/>
        </w:numPr>
        <w:ind w:left="1124" w:firstLineChars="0"/>
        <w:rPr>
          <w:rFonts w:ascii="宋体" w:hAnsi="宋体" w:cs="Arial"/>
          <w:szCs w:val="21"/>
        </w:rPr>
      </w:pPr>
      <w:r>
        <w:rPr>
          <w:rFonts w:hint="eastAsia" w:ascii="宋体" w:hAnsi="宋体" w:cs="Arial"/>
          <w:szCs w:val="21"/>
        </w:rPr>
        <w:t>检查交易信息是否被篡改。</w:t>
      </w:r>
    </w:p>
    <w:p w14:paraId="4E81AC39">
      <w:pPr>
        <w:pStyle w:val="88"/>
        <w:numPr>
          <w:ilvl w:val="0"/>
          <w:numId w:val="130"/>
        </w:numPr>
        <w:ind w:left="704" w:firstLineChars="0"/>
        <w:rPr>
          <w:rFonts w:ascii="宋体" w:hAnsi="宋体" w:cs="Arial"/>
          <w:szCs w:val="21"/>
        </w:rPr>
      </w:pPr>
      <w:r>
        <w:rPr>
          <w:rFonts w:hint="eastAsia" w:ascii="宋体" w:hAnsi="宋体" w:cs="Arial"/>
          <w:szCs w:val="21"/>
        </w:rPr>
        <w:t>检查通过后则发送指令于核心系统，系统返回的结果显示在结果页面；出现错误则返回显示相应错误信息提示用户。</w:t>
      </w:r>
    </w:p>
    <w:p w14:paraId="3ABB5BAB">
      <w:pPr>
        <w:pStyle w:val="88"/>
        <w:numPr>
          <w:ilvl w:val="0"/>
          <w:numId w:val="129"/>
        </w:numPr>
        <w:ind w:firstLineChars="0"/>
        <w:rPr>
          <w:rFonts w:ascii="宋体" w:hAnsi="宋体" w:cs="Arial"/>
          <w:szCs w:val="21"/>
        </w:rPr>
      </w:pPr>
      <w:r>
        <w:rPr>
          <w:rFonts w:hint="eastAsia" w:ascii="宋体" w:hAnsi="宋体" w:cs="Arial"/>
          <w:szCs w:val="21"/>
        </w:rPr>
        <w:t>用户点击列表中通知存款子账户的“支取“按钮，进入通知存款支取页面：</w:t>
      </w:r>
    </w:p>
    <w:p w14:paraId="2F02BFFA">
      <w:pPr>
        <w:pStyle w:val="88"/>
        <w:numPr>
          <w:ilvl w:val="0"/>
          <w:numId w:val="131"/>
        </w:numPr>
        <w:ind w:firstLineChars="0"/>
        <w:rPr>
          <w:rFonts w:ascii="宋体" w:hAnsi="宋体" w:cs="Arial"/>
          <w:szCs w:val="21"/>
        </w:rPr>
      </w:pPr>
      <w:r>
        <w:rPr>
          <w:rFonts w:hint="eastAsia" w:ascii="宋体" w:hAnsi="宋体" w:cs="Arial"/>
          <w:szCs w:val="21"/>
        </w:rPr>
        <w:t>用户选择支取类型，包括预约支取、立即支取、销户支取。</w:t>
      </w:r>
    </w:p>
    <w:p w14:paraId="7EA1530B">
      <w:pPr>
        <w:pStyle w:val="88"/>
        <w:numPr>
          <w:ilvl w:val="0"/>
          <w:numId w:val="131"/>
        </w:numPr>
        <w:ind w:firstLineChars="0"/>
        <w:rPr>
          <w:rFonts w:ascii="宋体" w:hAnsi="宋体" w:cs="Arial"/>
          <w:szCs w:val="21"/>
        </w:rPr>
      </w:pPr>
      <w:r>
        <w:rPr>
          <w:rFonts w:hint="eastAsia" w:ascii="宋体" w:hAnsi="宋体" w:cs="Arial"/>
          <w:szCs w:val="21"/>
        </w:rPr>
        <w:t>如果支取类型为预约支取和立即支取，则用户需要输入支取金额等信息，点击“下一步”到确认页面；</w:t>
      </w:r>
    </w:p>
    <w:p w14:paraId="14D4BA65">
      <w:pPr>
        <w:pStyle w:val="88"/>
        <w:numPr>
          <w:ilvl w:val="0"/>
          <w:numId w:val="131"/>
        </w:numPr>
        <w:ind w:firstLineChars="0"/>
        <w:rPr>
          <w:rFonts w:ascii="宋体" w:hAnsi="宋体" w:cs="Arial"/>
          <w:szCs w:val="21"/>
        </w:rPr>
      </w:pPr>
      <w:r>
        <w:rPr>
          <w:rFonts w:hint="eastAsia" w:ascii="宋体" w:hAnsi="宋体" w:cs="Arial"/>
          <w:szCs w:val="21"/>
        </w:rPr>
        <w:t>用户确认通知存款信息，点击“确定”按钮</w:t>
      </w:r>
    </w:p>
    <w:p w14:paraId="0EED84C1">
      <w:pPr>
        <w:pStyle w:val="88"/>
        <w:numPr>
          <w:ilvl w:val="0"/>
          <w:numId w:val="131"/>
        </w:numPr>
        <w:ind w:firstLineChars="0"/>
        <w:rPr>
          <w:rFonts w:ascii="宋体" w:hAnsi="宋体" w:cs="Arial"/>
          <w:szCs w:val="21"/>
        </w:rPr>
      </w:pPr>
      <w:r>
        <w:rPr>
          <w:rFonts w:hint="eastAsia" w:ascii="宋体" w:hAnsi="宋体" w:cs="Arial"/>
          <w:szCs w:val="21"/>
        </w:rPr>
        <w:t>网银系统收到用户提交的指令后，进行一下检查：</w:t>
      </w:r>
    </w:p>
    <w:p w14:paraId="5575131F">
      <w:pPr>
        <w:pStyle w:val="88"/>
        <w:numPr>
          <w:ilvl w:val="1"/>
          <w:numId w:val="131"/>
        </w:numPr>
        <w:ind w:firstLineChars="0"/>
        <w:rPr>
          <w:rFonts w:ascii="宋体" w:hAnsi="宋体" w:cs="Arial"/>
          <w:szCs w:val="21"/>
        </w:rPr>
      </w:pPr>
      <w:r>
        <w:rPr>
          <w:rFonts w:hint="eastAsia" w:ascii="宋体" w:hAnsi="宋体" w:cs="Arial"/>
          <w:szCs w:val="21"/>
        </w:rPr>
        <w:t>检查是否重复提交；</w:t>
      </w:r>
    </w:p>
    <w:p w14:paraId="7A98E9A1">
      <w:pPr>
        <w:pStyle w:val="88"/>
        <w:numPr>
          <w:ilvl w:val="1"/>
          <w:numId w:val="131"/>
        </w:numPr>
        <w:ind w:firstLineChars="0"/>
        <w:rPr>
          <w:rFonts w:ascii="宋体" w:hAnsi="宋体" w:cs="Arial"/>
          <w:szCs w:val="21"/>
        </w:rPr>
      </w:pPr>
      <w:r>
        <w:rPr>
          <w:rFonts w:hint="eastAsia" w:ascii="宋体" w:hAnsi="宋体" w:cs="Arial"/>
          <w:szCs w:val="21"/>
        </w:rPr>
        <w:t>检查交易信息是否被篡改。</w:t>
      </w:r>
    </w:p>
    <w:p w14:paraId="39CED70D">
      <w:pPr>
        <w:pStyle w:val="88"/>
        <w:numPr>
          <w:ilvl w:val="0"/>
          <w:numId w:val="131"/>
        </w:numPr>
        <w:ind w:firstLineChars="0"/>
        <w:rPr>
          <w:rFonts w:ascii="宋体" w:hAnsi="宋体" w:cs="Arial"/>
          <w:szCs w:val="21"/>
        </w:rPr>
      </w:pPr>
      <w:r>
        <w:rPr>
          <w:rFonts w:hint="eastAsia" w:ascii="宋体" w:hAnsi="宋体" w:cs="Arial"/>
          <w:szCs w:val="21"/>
        </w:rPr>
        <w:t>检查通过后则发送指令于核心系统，系统返回的结果显示在结果页面；出现错误则返回显示相应错误信息提示用户。</w:t>
      </w:r>
    </w:p>
    <w:p w14:paraId="4B34EE65">
      <w:pPr>
        <w:pStyle w:val="88"/>
        <w:numPr>
          <w:ilvl w:val="0"/>
          <w:numId w:val="129"/>
        </w:numPr>
        <w:ind w:firstLineChars="0"/>
        <w:rPr>
          <w:rFonts w:ascii="宋体" w:hAnsi="宋体" w:cs="Arial"/>
          <w:szCs w:val="21"/>
        </w:rPr>
      </w:pPr>
      <w:r>
        <w:rPr>
          <w:rFonts w:hint="eastAsia" w:ascii="宋体" w:hAnsi="宋体" w:cs="Arial"/>
          <w:szCs w:val="21"/>
        </w:rPr>
        <w:t>用户点击列表中通知存款子账户的“取消预约“按钮，进入取消预约支取确认页面：</w:t>
      </w:r>
    </w:p>
    <w:p w14:paraId="56C40384">
      <w:pPr>
        <w:pStyle w:val="88"/>
        <w:numPr>
          <w:ilvl w:val="0"/>
          <w:numId w:val="132"/>
        </w:numPr>
        <w:ind w:firstLineChars="0"/>
        <w:rPr>
          <w:rFonts w:ascii="宋体" w:hAnsi="宋体" w:cs="Arial"/>
          <w:szCs w:val="21"/>
        </w:rPr>
      </w:pPr>
      <w:r>
        <w:rPr>
          <w:rFonts w:hint="eastAsia" w:ascii="宋体" w:hAnsi="宋体" w:cs="Arial"/>
          <w:szCs w:val="21"/>
        </w:rPr>
        <w:t>用户确认预约信息，点击“</w:t>
      </w:r>
      <w:r>
        <w:rPr>
          <w:rFonts w:ascii="宋体" w:hAnsi="宋体" w:cs="Arial"/>
          <w:szCs w:val="21"/>
        </w:rPr>
        <w:t>确认</w:t>
      </w:r>
      <w:r>
        <w:rPr>
          <w:rFonts w:hint="eastAsia" w:ascii="宋体" w:hAnsi="宋体" w:cs="Arial"/>
          <w:szCs w:val="21"/>
        </w:rPr>
        <w:t>”按钮，将指令提交到网银系统。</w:t>
      </w:r>
    </w:p>
    <w:p w14:paraId="1AD2A1B8">
      <w:pPr>
        <w:pStyle w:val="88"/>
        <w:numPr>
          <w:ilvl w:val="0"/>
          <w:numId w:val="132"/>
        </w:numPr>
        <w:ind w:firstLineChars="0"/>
        <w:rPr>
          <w:rFonts w:ascii="宋体" w:hAnsi="宋体" w:cs="Arial"/>
          <w:szCs w:val="21"/>
        </w:rPr>
      </w:pPr>
      <w:r>
        <w:rPr>
          <w:rFonts w:hint="eastAsia" w:ascii="宋体" w:hAnsi="宋体" w:cs="Arial"/>
          <w:szCs w:val="21"/>
        </w:rPr>
        <w:t>网银系统收到用户提交的指令后，进行一下检查：</w:t>
      </w:r>
    </w:p>
    <w:p w14:paraId="1E250172">
      <w:pPr>
        <w:pStyle w:val="88"/>
        <w:numPr>
          <w:ilvl w:val="1"/>
          <w:numId w:val="132"/>
        </w:numPr>
        <w:ind w:firstLineChars="0"/>
        <w:rPr>
          <w:rFonts w:ascii="宋体" w:hAnsi="宋体" w:cs="Arial"/>
          <w:szCs w:val="21"/>
        </w:rPr>
      </w:pPr>
      <w:r>
        <w:rPr>
          <w:rFonts w:hint="eastAsia" w:ascii="宋体" w:hAnsi="宋体" w:cs="Arial"/>
          <w:szCs w:val="21"/>
        </w:rPr>
        <w:t>检查是否重复提交；</w:t>
      </w:r>
    </w:p>
    <w:p w14:paraId="69584304">
      <w:pPr>
        <w:pStyle w:val="88"/>
        <w:numPr>
          <w:ilvl w:val="1"/>
          <w:numId w:val="132"/>
        </w:numPr>
        <w:ind w:firstLineChars="0"/>
        <w:rPr>
          <w:rFonts w:ascii="宋体" w:hAnsi="宋体" w:cs="Arial"/>
          <w:szCs w:val="21"/>
        </w:rPr>
      </w:pPr>
      <w:r>
        <w:rPr>
          <w:rFonts w:hint="eastAsia" w:ascii="宋体" w:hAnsi="宋体" w:cs="Arial"/>
          <w:szCs w:val="21"/>
        </w:rPr>
        <w:t>检查交易信息是否被篡改。</w:t>
      </w:r>
    </w:p>
    <w:p w14:paraId="53A13C60">
      <w:pPr>
        <w:pStyle w:val="88"/>
        <w:numPr>
          <w:ilvl w:val="0"/>
          <w:numId w:val="132"/>
        </w:numPr>
        <w:ind w:firstLineChars="0"/>
        <w:rPr>
          <w:rFonts w:ascii="宋体" w:hAnsi="宋体" w:cs="Arial"/>
          <w:szCs w:val="21"/>
        </w:rPr>
      </w:pPr>
      <w:r>
        <w:rPr>
          <w:rFonts w:hint="eastAsia" w:ascii="宋体" w:hAnsi="宋体" w:cs="Arial"/>
          <w:szCs w:val="21"/>
        </w:rPr>
        <w:t>检查通过后则发送指令于核心系统，系统返回的结果显示在结果页面；出现错误则返回显示相应错误信息提示用户。</w:t>
      </w:r>
    </w:p>
    <w:p w14:paraId="1DF1277D">
      <w:pPr>
        <w:pStyle w:val="88"/>
        <w:numPr>
          <w:ilvl w:val="0"/>
          <w:numId w:val="129"/>
        </w:numPr>
        <w:ind w:firstLineChars="0"/>
        <w:rPr>
          <w:rFonts w:ascii="宋体" w:hAnsi="宋体" w:cs="Arial"/>
          <w:szCs w:val="21"/>
        </w:rPr>
      </w:pPr>
      <w:r>
        <w:rPr>
          <w:rFonts w:hint="eastAsia" w:ascii="宋体" w:hAnsi="宋体" w:cs="Arial"/>
          <w:szCs w:val="21"/>
        </w:rPr>
        <w:t>已经选择了预约支取的通知存款，在预约支取当天，系统提供给用户“确认支取”按钮，用户点击“确认支取”按钮，系统将选择了预约支取的通知存款进行销户支取的操作</w:t>
      </w:r>
    </w:p>
    <w:p w14:paraId="54ABAF0D">
      <w:pPr>
        <w:pStyle w:val="4"/>
        <w:numPr>
          <w:ilvl w:val="2"/>
          <w:numId w:val="2"/>
        </w:numPr>
        <w:ind w:left="57"/>
      </w:pPr>
      <w:bookmarkStart w:id="824" w:name="_Toc330759648"/>
      <w:bookmarkStart w:id="825" w:name="_Toc351988539"/>
      <w:r>
        <w:rPr>
          <w:rFonts w:hint="eastAsia"/>
        </w:rPr>
        <w:t>业务规则</w:t>
      </w:r>
      <w:bookmarkEnd w:id="824"/>
      <w:bookmarkEnd w:id="825"/>
    </w:p>
    <w:p w14:paraId="34F187DD">
      <w:pPr>
        <w:pStyle w:val="5"/>
        <w:numPr>
          <w:ilvl w:val="0"/>
          <w:numId w:val="0"/>
        </w:numPr>
      </w:pPr>
      <w:r>
        <w:rPr>
          <w:rFonts w:hint="eastAsia"/>
        </w:rPr>
        <w:t>交易前</w:t>
      </w:r>
    </w:p>
    <w:p w14:paraId="3CE0D644">
      <w:pPr>
        <w:pStyle w:val="5"/>
        <w:numPr>
          <w:ilvl w:val="0"/>
          <w:numId w:val="0"/>
        </w:numPr>
      </w:pPr>
      <w:r>
        <w:rPr>
          <w:rFonts w:hint="eastAsia"/>
        </w:rPr>
        <w:t>交易中</w:t>
      </w:r>
    </w:p>
    <w:p w14:paraId="70FD0490">
      <w:pPr>
        <w:pStyle w:val="88"/>
        <w:numPr>
          <w:ilvl w:val="0"/>
          <w:numId w:val="133"/>
        </w:numPr>
        <w:tabs>
          <w:tab w:val="left" w:pos="420"/>
        </w:tabs>
        <w:ind w:firstLine="0" w:firstLineChars="0"/>
        <w:rPr>
          <w:rFonts w:ascii="宋体" w:hAnsi="宋体" w:cs="Arial"/>
        </w:rPr>
      </w:pPr>
      <w:r>
        <w:rPr>
          <w:rFonts w:ascii="宋体" w:hAnsi="宋体" w:cs="Arial"/>
          <w:color w:val="000000"/>
          <w:spacing w:val="8"/>
          <w:szCs w:val="21"/>
        </w:rPr>
        <w:t>人民币通知存款最低起存和最低留存金额均为5万元</w:t>
      </w:r>
      <w:r>
        <w:rPr>
          <w:rFonts w:hint="eastAsia" w:ascii="宋体" w:hAnsi="宋体" w:cs="Arial"/>
          <w:color w:val="000000"/>
          <w:spacing w:val="8"/>
          <w:szCs w:val="21"/>
        </w:rPr>
        <w:t>。</w:t>
      </w:r>
    </w:p>
    <w:p w14:paraId="27FB55AB">
      <w:pPr>
        <w:pStyle w:val="88"/>
        <w:numPr>
          <w:ilvl w:val="0"/>
          <w:numId w:val="133"/>
        </w:numPr>
        <w:tabs>
          <w:tab w:val="left" w:pos="420"/>
        </w:tabs>
        <w:ind w:firstLine="0" w:firstLineChars="0"/>
        <w:rPr>
          <w:rFonts w:ascii="宋体" w:hAnsi="宋体" w:cs="Arial"/>
        </w:rPr>
      </w:pPr>
      <w:r>
        <w:rPr>
          <w:rFonts w:hint="eastAsia" w:ascii="宋体" w:hAnsi="宋体" w:cs="Arial"/>
        </w:rPr>
        <w:t>最低起存金额为5万元，可以一次或分次支取，但是剩余本金必须大于起存金额5万元。剩余本金大于起存金额，则重新产生电子通知存款凭证号；剩余本金小于起存金额，则弹出提示框提示用户“通知存款留存金额必须大于等于5万元。”</w:t>
      </w:r>
    </w:p>
    <w:p w14:paraId="1043A7B7">
      <w:pPr>
        <w:pStyle w:val="88"/>
        <w:numPr>
          <w:ilvl w:val="0"/>
          <w:numId w:val="133"/>
        </w:numPr>
        <w:tabs>
          <w:tab w:val="left" w:pos="420"/>
        </w:tabs>
        <w:ind w:firstLine="0" w:firstLineChars="0"/>
        <w:rPr>
          <w:rFonts w:ascii="宋体" w:hAnsi="宋体" w:cs="Arial"/>
        </w:rPr>
      </w:pPr>
      <w:r>
        <w:rPr>
          <w:rFonts w:hint="eastAsia" w:ascii="宋体" w:hAnsi="宋体" w:cs="Arial"/>
        </w:rPr>
        <w:t>用户要对一笔已预约通知进行新的预约，必须撤销原有预约。</w:t>
      </w:r>
    </w:p>
    <w:p w14:paraId="3C810A0E">
      <w:pPr>
        <w:pStyle w:val="88"/>
        <w:numPr>
          <w:ilvl w:val="0"/>
          <w:numId w:val="133"/>
        </w:numPr>
        <w:tabs>
          <w:tab w:val="left" w:pos="420"/>
        </w:tabs>
        <w:ind w:firstLine="0" w:firstLineChars="0"/>
        <w:rPr>
          <w:rFonts w:ascii="宋体" w:hAnsi="宋体" w:cs="Arial"/>
        </w:rPr>
      </w:pPr>
      <w:r>
        <w:rPr>
          <w:rFonts w:hint="eastAsia" w:ascii="宋体" w:hAnsi="宋体" w:cs="Arial"/>
        </w:rPr>
        <w:t>立即支取的情况下，按活期存款利率计息。</w:t>
      </w:r>
    </w:p>
    <w:p w14:paraId="52E28A92">
      <w:pPr>
        <w:pStyle w:val="88"/>
        <w:numPr>
          <w:ilvl w:val="0"/>
          <w:numId w:val="133"/>
        </w:numPr>
        <w:tabs>
          <w:tab w:val="left" w:pos="420"/>
        </w:tabs>
        <w:ind w:firstLine="0" w:firstLineChars="0"/>
        <w:rPr>
          <w:rFonts w:ascii="宋体" w:hAnsi="宋体" w:cs="Arial"/>
        </w:rPr>
      </w:pPr>
      <w:r>
        <w:rPr>
          <w:rFonts w:hint="eastAsia" w:ascii="宋体" w:hAnsi="宋体" w:cs="Arial"/>
        </w:rPr>
        <w:t>选择了预约支取的通知存款，如果再预约当天没有进行“确认支取”的操作，那么预约支取的操作自动取消，此通知存款按照原有的存款形式进行存储</w:t>
      </w:r>
    </w:p>
    <w:p w14:paraId="336E35BD">
      <w:pPr>
        <w:pStyle w:val="5"/>
        <w:numPr>
          <w:ilvl w:val="0"/>
          <w:numId w:val="0"/>
        </w:numPr>
      </w:pPr>
      <w:r>
        <w:rPr>
          <w:rFonts w:hint="eastAsia"/>
        </w:rPr>
        <w:t>交易后</w:t>
      </w:r>
    </w:p>
    <w:p w14:paraId="192BDCF3">
      <w:pPr>
        <w:pStyle w:val="4"/>
        <w:numPr>
          <w:ilvl w:val="2"/>
          <w:numId w:val="2"/>
        </w:numPr>
        <w:ind w:left="57"/>
      </w:pPr>
      <w:bookmarkStart w:id="826" w:name="_Toc351988540"/>
      <w:bookmarkStart w:id="827" w:name="_Toc330759649"/>
      <w:r>
        <w:rPr>
          <w:rFonts w:hint="eastAsia"/>
        </w:rPr>
        <w:t>页面要素</w:t>
      </w:r>
      <w:bookmarkEnd w:id="826"/>
      <w:bookmarkEnd w:id="827"/>
    </w:p>
    <w:p w14:paraId="56BDBDF6">
      <w:pPr>
        <w:pStyle w:val="70"/>
        <w:keepNext/>
        <w:keepLines/>
        <w:widowControl w:val="0"/>
        <w:numPr>
          <w:ilvl w:val="2"/>
          <w:numId w:val="128"/>
        </w:numPr>
        <w:spacing w:before="280" w:after="290" w:line="376" w:lineRule="auto"/>
        <w:ind w:firstLineChars="0"/>
        <w:outlineLvl w:val="3"/>
        <w:rPr>
          <w:rFonts w:ascii="Cambria" w:hAnsi="Cambria"/>
          <w:b/>
          <w:bCs/>
          <w:vanish/>
          <w:sz w:val="28"/>
          <w:szCs w:val="28"/>
        </w:rPr>
      </w:pPr>
    </w:p>
    <w:p w14:paraId="329FE547">
      <w:pPr>
        <w:pStyle w:val="5"/>
        <w:numPr>
          <w:ilvl w:val="0"/>
          <w:numId w:val="0"/>
        </w:numPr>
      </w:pPr>
      <w:r>
        <w:rPr>
          <w:rFonts w:hint="eastAsia"/>
        </w:rPr>
        <w:t>通知存款页面</w:t>
      </w:r>
    </w:p>
    <w:tbl>
      <w:tblPr>
        <w:tblStyle w:val="4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8"/>
        <w:gridCol w:w="1648"/>
        <w:gridCol w:w="1053"/>
        <w:gridCol w:w="1024"/>
        <w:gridCol w:w="924"/>
        <w:gridCol w:w="924"/>
        <w:gridCol w:w="2521"/>
      </w:tblGrid>
      <w:tr w14:paraId="2AACB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8" w:type="dxa"/>
            <w:shd w:val="clear" w:color="auto" w:fill="FFCC99"/>
            <w:vAlign w:val="center"/>
          </w:tcPr>
          <w:p w14:paraId="67BA7AA4">
            <w:pPr>
              <w:rPr>
                <w:rFonts w:ascii="宋体" w:hAnsi="宋体" w:cs="Arial"/>
                <w:b/>
                <w:sz w:val="21"/>
                <w:szCs w:val="21"/>
              </w:rPr>
            </w:pPr>
            <w:r>
              <w:rPr>
                <w:rFonts w:ascii="宋体" w:hAnsi="宋体" w:cs="Arial"/>
                <w:b/>
                <w:sz w:val="21"/>
                <w:szCs w:val="21"/>
              </w:rPr>
              <w:t>序号</w:t>
            </w:r>
          </w:p>
        </w:tc>
        <w:tc>
          <w:tcPr>
            <w:tcW w:w="1648" w:type="dxa"/>
            <w:shd w:val="clear" w:color="auto" w:fill="FFCC99"/>
            <w:vAlign w:val="center"/>
          </w:tcPr>
          <w:p w14:paraId="789EEE2F">
            <w:pPr>
              <w:rPr>
                <w:rFonts w:ascii="宋体" w:hAnsi="宋体" w:cs="Arial"/>
                <w:b/>
                <w:sz w:val="21"/>
                <w:szCs w:val="21"/>
              </w:rPr>
            </w:pPr>
            <w:r>
              <w:rPr>
                <w:rFonts w:ascii="宋体" w:hAnsi="宋体" w:cs="Arial"/>
                <w:b/>
                <w:sz w:val="21"/>
                <w:szCs w:val="21"/>
              </w:rPr>
              <w:t>名称</w:t>
            </w:r>
          </w:p>
        </w:tc>
        <w:tc>
          <w:tcPr>
            <w:tcW w:w="1053" w:type="dxa"/>
            <w:shd w:val="clear" w:color="auto" w:fill="FFCC99"/>
            <w:vAlign w:val="center"/>
          </w:tcPr>
          <w:p w14:paraId="26760CC9">
            <w:pPr>
              <w:rPr>
                <w:rFonts w:ascii="宋体" w:hAnsi="宋体" w:cs="Arial"/>
                <w:b/>
                <w:sz w:val="21"/>
                <w:szCs w:val="21"/>
              </w:rPr>
            </w:pPr>
            <w:r>
              <w:rPr>
                <w:rFonts w:ascii="宋体" w:hAnsi="宋体" w:cs="Arial"/>
                <w:b/>
                <w:sz w:val="21"/>
                <w:szCs w:val="21"/>
              </w:rPr>
              <w:t>输入</w:t>
            </w:r>
            <w:r>
              <w:rPr>
                <w:rFonts w:hint="eastAsia" w:ascii="宋体" w:hAnsi="宋体" w:cs="Arial"/>
                <w:b/>
                <w:sz w:val="21"/>
                <w:szCs w:val="21"/>
              </w:rPr>
              <w:t>/输出</w:t>
            </w:r>
          </w:p>
        </w:tc>
        <w:tc>
          <w:tcPr>
            <w:tcW w:w="1024" w:type="dxa"/>
            <w:shd w:val="clear" w:color="auto" w:fill="FFCC99"/>
            <w:vAlign w:val="center"/>
          </w:tcPr>
          <w:p w14:paraId="798C4B83">
            <w:pPr>
              <w:rPr>
                <w:rFonts w:ascii="宋体" w:hAnsi="宋体" w:cs="Arial"/>
                <w:b/>
                <w:sz w:val="21"/>
                <w:szCs w:val="21"/>
              </w:rPr>
            </w:pPr>
            <w:r>
              <w:rPr>
                <w:rFonts w:ascii="宋体" w:hAnsi="宋体" w:cs="Arial"/>
                <w:b/>
                <w:sz w:val="21"/>
                <w:szCs w:val="21"/>
              </w:rPr>
              <w:t>缺省值</w:t>
            </w:r>
          </w:p>
        </w:tc>
        <w:tc>
          <w:tcPr>
            <w:tcW w:w="924" w:type="dxa"/>
            <w:shd w:val="clear" w:color="auto" w:fill="FFCC99"/>
            <w:vAlign w:val="center"/>
          </w:tcPr>
          <w:p w14:paraId="58D9B3E7">
            <w:pPr>
              <w:rPr>
                <w:rFonts w:ascii="宋体" w:hAnsi="宋体" w:cs="Arial"/>
                <w:b/>
                <w:sz w:val="21"/>
                <w:szCs w:val="21"/>
              </w:rPr>
            </w:pPr>
            <w:r>
              <w:rPr>
                <w:rFonts w:hint="eastAsia" w:ascii="宋体" w:hAnsi="宋体" w:cs="Arial"/>
                <w:b/>
                <w:sz w:val="21"/>
                <w:szCs w:val="21"/>
              </w:rPr>
              <w:t>类型/长度</w:t>
            </w:r>
          </w:p>
        </w:tc>
        <w:tc>
          <w:tcPr>
            <w:tcW w:w="924" w:type="dxa"/>
            <w:shd w:val="clear" w:color="auto" w:fill="FFCC99"/>
            <w:vAlign w:val="center"/>
          </w:tcPr>
          <w:p w14:paraId="4C890019">
            <w:pPr>
              <w:rPr>
                <w:rFonts w:ascii="宋体" w:hAnsi="宋体" w:cs="Arial"/>
                <w:b/>
                <w:sz w:val="21"/>
                <w:szCs w:val="21"/>
              </w:rPr>
            </w:pPr>
            <w:r>
              <w:rPr>
                <w:rFonts w:hint="eastAsia" w:ascii="宋体" w:hAnsi="宋体" w:cs="Arial"/>
                <w:b/>
                <w:sz w:val="21"/>
                <w:szCs w:val="21"/>
              </w:rPr>
              <w:t>是否必输</w:t>
            </w:r>
          </w:p>
        </w:tc>
        <w:tc>
          <w:tcPr>
            <w:tcW w:w="2521" w:type="dxa"/>
            <w:shd w:val="clear" w:color="auto" w:fill="FFCC99"/>
            <w:vAlign w:val="center"/>
          </w:tcPr>
          <w:p w14:paraId="283A2387">
            <w:pPr>
              <w:rPr>
                <w:rFonts w:ascii="宋体" w:hAnsi="宋体" w:cs="Arial"/>
                <w:b/>
                <w:sz w:val="21"/>
                <w:szCs w:val="21"/>
              </w:rPr>
            </w:pPr>
            <w:r>
              <w:rPr>
                <w:rFonts w:ascii="宋体" w:hAnsi="宋体" w:cs="Arial"/>
                <w:b/>
                <w:sz w:val="21"/>
                <w:szCs w:val="21"/>
              </w:rPr>
              <w:t>备注</w:t>
            </w:r>
          </w:p>
        </w:tc>
      </w:tr>
      <w:tr w14:paraId="6036E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8522" w:type="dxa"/>
            <w:gridSpan w:val="7"/>
            <w:vAlign w:val="center"/>
          </w:tcPr>
          <w:p w14:paraId="668210E2">
            <w:pPr>
              <w:rPr>
                <w:rFonts w:ascii="宋体" w:hAnsi="宋体" w:cs="Arial"/>
                <w:sz w:val="21"/>
                <w:szCs w:val="21"/>
              </w:rPr>
            </w:pPr>
            <w:r>
              <w:rPr>
                <w:rFonts w:hint="eastAsia" w:ascii="宋体" w:hAnsi="宋体" w:cs="Arial"/>
                <w:sz w:val="21"/>
                <w:szCs w:val="21"/>
              </w:rPr>
              <w:t>查询条件</w:t>
            </w:r>
          </w:p>
        </w:tc>
      </w:tr>
      <w:tr w14:paraId="19D28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8" w:type="dxa"/>
            <w:vAlign w:val="center"/>
          </w:tcPr>
          <w:p w14:paraId="77836EED">
            <w:pPr>
              <w:numPr>
                <w:ilvl w:val="0"/>
                <w:numId w:val="134"/>
              </w:numPr>
              <w:rPr>
                <w:rFonts w:ascii="宋体" w:hAnsi="宋体"/>
                <w:sz w:val="21"/>
                <w:szCs w:val="21"/>
              </w:rPr>
            </w:pPr>
          </w:p>
        </w:tc>
        <w:tc>
          <w:tcPr>
            <w:tcW w:w="1648" w:type="dxa"/>
          </w:tcPr>
          <w:p w14:paraId="1EF31515">
            <w:pPr>
              <w:widowControl w:val="0"/>
              <w:rPr>
                <w:rFonts w:ascii="宋体" w:hAnsi="宋体"/>
                <w:sz w:val="21"/>
                <w:szCs w:val="21"/>
              </w:rPr>
            </w:pPr>
            <w:r>
              <w:rPr>
                <w:rFonts w:hint="eastAsia" w:ascii="宋体" w:hAnsi="宋体"/>
                <w:sz w:val="21"/>
                <w:szCs w:val="21"/>
              </w:rPr>
              <w:t>付款账号</w:t>
            </w:r>
          </w:p>
        </w:tc>
        <w:tc>
          <w:tcPr>
            <w:tcW w:w="1053" w:type="dxa"/>
          </w:tcPr>
          <w:p w14:paraId="655E3533">
            <w:pPr>
              <w:widowControl w:val="0"/>
              <w:jc w:val="left"/>
              <w:rPr>
                <w:rFonts w:ascii="宋体" w:hAnsi="宋体" w:cs="宋体"/>
                <w:sz w:val="21"/>
                <w:szCs w:val="21"/>
              </w:rPr>
            </w:pPr>
            <w:r>
              <w:rPr>
                <w:rFonts w:hint="eastAsia" w:ascii="宋体" w:hAnsi="宋体" w:cs="宋体"/>
                <w:sz w:val="21"/>
                <w:szCs w:val="21"/>
              </w:rPr>
              <w:t>下拉框</w:t>
            </w:r>
          </w:p>
        </w:tc>
        <w:tc>
          <w:tcPr>
            <w:tcW w:w="1024" w:type="dxa"/>
          </w:tcPr>
          <w:p w14:paraId="59F09474">
            <w:pPr>
              <w:widowControl w:val="0"/>
              <w:jc w:val="left"/>
              <w:rPr>
                <w:rFonts w:ascii="宋体" w:hAnsi="宋体" w:cs="Arial"/>
                <w:color w:val="000000"/>
                <w:sz w:val="21"/>
                <w:szCs w:val="21"/>
              </w:rPr>
            </w:pPr>
          </w:p>
        </w:tc>
        <w:tc>
          <w:tcPr>
            <w:tcW w:w="924" w:type="dxa"/>
          </w:tcPr>
          <w:p w14:paraId="6045F1C6">
            <w:pPr>
              <w:widowControl w:val="0"/>
              <w:ind w:firstLine="630"/>
              <w:jc w:val="left"/>
              <w:rPr>
                <w:rFonts w:ascii="宋体" w:hAnsi="宋体" w:cs="Arial"/>
                <w:color w:val="000000"/>
                <w:sz w:val="21"/>
                <w:szCs w:val="21"/>
              </w:rPr>
            </w:pPr>
          </w:p>
        </w:tc>
        <w:tc>
          <w:tcPr>
            <w:tcW w:w="924" w:type="dxa"/>
          </w:tcPr>
          <w:p w14:paraId="5CA356CD">
            <w:pPr>
              <w:widowControl w:val="0"/>
              <w:rPr>
                <w:rFonts w:ascii="宋体" w:hAnsi="宋体" w:cs="Arial"/>
                <w:color w:val="000000"/>
                <w:sz w:val="21"/>
                <w:szCs w:val="21"/>
              </w:rPr>
            </w:pPr>
          </w:p>
        </w:tc>
        <w:tc>
          <w:tcPr>
            <w:tcW w:w="2521" w:type="dxa"/>
          </w:tcPr>
          <w:p w14:paraId="61FFE935">
            <w:pPr>
              <w:widowControl w:val="0"/>
              <w:rPr>
                <w:rFonts w:ascii="宋体" w:hAnsi="宋体"/>
                <w:sz w:val="21"/>
                <w:szCs w:val="21"/>
              </w:rPr>
            </w:pPr>
          </w:p>
        </w:tc>
      </w:tr>
      <w:tr w14:paraId="7ED40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8" w:type="dxa"/>
            <w:vAlign w:val="center"/>
          </w:tcPr>
          <w:p w14:paraId="465240F3">
            <w:pPr>
              <w:numPr>
                <w:ilvl w:val="0"/>
                <w:numId w:val="134"/>
              </w:numPr>
              <w:rPr>
                <w:rFonts w:ascii="宋体" w:hAnsi="宋体"/>
                <w:sz w:val="21"/>
                <w:szCs w:val="21"/>
              </w:rPr>
            </w:pPr>
          </w:p>
        </w:tc>
        <w:tc>
          <w:tcPr>
            <w:tcW w:w="1648" w:type="dxa"/>
          </w:tcPr>
          <w:p w14:paraId="7452E4C1">
            <w:pPr>
              <w:rPr>
                <w:rFonts w:ascii="宋体" w:hAnsi="宋体" w:cs="Arial"/>
                <w:sz w:val="21"/>
                <w:szCs w:val="21"/>
              </w:rPr>
            </w:pPr>
            <w:r>
              <w:rPr>
                <w:rFonts w:hint="eastAsia" w:ascii="宋体" w:hAnsi="宋体" w:cs="Arial"/>
                <w:sz w:val="21"/>
                <w:szCs w:val="21"/>
              </w:rPr>
              <w:t>查询</w:t>
            </w:r>
          </w:p>
        </w:tc>
        <w:tc>
          <w:tcPr>
            <w:tcW w:w="1053" w:type="dxa"/>
          </w:tcPr>
          <w:p w14:paraId="20F6E612">
            <w:pPr>
              <w:rPr>
                <w:rFonts w:ascii="宋体" w:hAnsi="宋体" w:cs="Arial"/>
                <w:sz w:val="21"/>
                <w:szCs w:val="21"/>
              </w:rPr>
            </w:pPr>
            <w:r>
              <w:rPr>
                <w:rFonts w:hint="eastAsia" w:ascii="宋体" w:hAnsi="宋体" w:cs="Arial"/>
                <w:sz w:val="21"/>
                <w:szCs w:val="21"/>
              </w:rPr>
              <w:t>按钮</w:t>
            </w:r>
          </w:p>
        </w:tc>
        <w:tc>
          <w:tcPr>
            <w:tcW w:w="1024" w:type="dxa"/>
            <w:vAlign w:val="center"/>
          </w:tcPr>
          <w:p w14:paraId="6A73CC4B">
            <w:pPr>
              <w:rPr>
                <w:rFonts w:ascii="宋体" w:hAnsi="宋体" w:cs="Arial"/>
                <w:sz w:val="21"/>
                <w:szCs w:val="21"/>
              </w:rPr>
            </w:pPr>
          </w:p>
        </w:tc>
        <w:tc>
          <w:tcPr>
            <w:tcW w:w="924" w:type="dxa"/>
            <w:vAlign w:val="center"/>
          </w:tcPr>
          <w:p w14:paraId="3B6C3AB5">
            <w:pPr>
              <w:rPr>
                <w:rFonts w:ascii="宋体" w:hAnsi="宋体" w:cs="Arial"/>
                <w:sz w:val="21"/>
                <w:szCs w:val="21"/>
              </w:rPr>
            </w:pPr>
          </w:p>
        </w:tc>
        <w:tc>
          <w:tcPr>
            <w:tcW w:w="924" w:type="dxa"/>
            <w:vAlign w:val="center"/>
          </w:tcPr>
          <w:p w14:paraId="2CF20370">
            <w:pPr>
              <w:rPr>
                <w:rFonts w:ascii="宋体" w:hAnsi="宋体" w:cs="Arial"/>
                <w:sz w:val="21"/>
                <w:szCs w:val="21"/>
              </w:rPr>
            </w:pPr>
          </w:p>
        </w:tc>
        <w:tc>
          <w:tcPr>
            <w:tcW w:w="2521" w:type="dxa"/>
            <w:vAlign w:val="center"/>
          </w:tcPr>
          <w:p w14:paraId="292379E4">
            <w:pPr>
              <w:rPr>
                <w:rFonts w:ascii="宋体" w:hAnsi="宋体" w:cs="Arial"/>
                <w:sz w:val="21"/>
                <w:szCs w:val="21"/>
              </w:rPr>
            </w:pPr>
          </w:p>
        </w:tc>
      </w:tr>
      <w:tr w14:paraId="33E4D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8522" w:type="dxa"/>
            <w:gridSpan w:val="7"/>
            <w:vAlign w:val="center"/>
          </w:tcPr>
          <w:p w14:paraId="39788DAC">
            <w:pPr>
              <w:rPr>
                <w:rFonts w:ascii="宋体" w:hAnsi="宋体" w:cs="Arial"/>
                <w:sz w:val="21"/>
                <w:szCs w:val="21"/>
              </w:rPr>
            </w:pPr>
            <w:r>
              <w:rPr>
                <w:rFonts w:hint="eastAsia" w:ascii="宋体" w:hAnsi="宋体" w:cs="Arial"/>
                <w:sz w:val="21"/>
                <w:szCs w:val="21"/>
              </w:rPr>
              <w:t>通知存款列表</w:t>
            </w:r>
          </w:p>
        </w:tc>
      </w:tr>
      <w:tr w14:paraId="3C90B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8" w:type="dxa"/>
            <w:vAlign w:val="center"/>
          </w:tcPr>
          <w:p w14:paraId="781677CB">
            <w:pPr>
              <w:numPr>
                <w:ilvl w:val="0"/>
                <w:numId w:val="134"/>
              </w:numPr>
              <w:rPr>
                <w:rFonts w:ascii="宋体" w:hAnsi="宋体"/>
                <w:sz w:val="21"/>
                <w:szCs w:val="21"/>
              </w:rPr>
            </w:pPr>
          </w:p>
        </w:tc>
        <w:tc>
          <w:tcPr>
            <w:tcW w:w="1648" w:type="dxa"/>
          </w:tcPr>
          <w:p w14:paraId="142CFD89">
            <w:pPr>
              <w:rPr>
                <w:rFonts w:ascii="宋体" w:hAnsi="宋体" w:cs="Arial"/>
                <w:sz w:val="21"/>
                <w:szCs w:val="21"/>
              </w:rPr>
            </w:pPr>
            <w:r>
              <w:rPr>
                <w:rFonts w:hint="eastAsia" w:ascii="宋体" w:hAnsi="宋体" w:cs="Arial"/>
                <w:sz w:val="21"/>
                <w:szCs w:val="21"/>
              </w:rPr>
              <w:t>子账号</w:t>
            </w:r>
          </w:p>
        </w:tc>
        <w:tc>
          <w:tcPr>
            <w:tcW w:w="1053" w:type="dxa"/>
          </w:tcPr>
          <w:p w14:paraId="1F4FBD09">
            <w:pPr>
              <w:rPr>
                <w:rFonts w:ascii="宋体" w:hAnsi="宋体" w:cs="Arial"/>
                <w:sz w:val="21"/>
                <w:szCs w:val="21"/>
              </w:rPr>
            </w:pPr>
            <w:r>
              <w:rPr>
                <w:rFonts w:hint="eastAsia" w:ascii="宋体" w:hAnsi="宋体" w:cs="Arial"/>
                <w:sz w:val="21"/>
                <w:szCs w:val="21"/>
              </w:rPr>
              <w:t>文本</w:t>
            </w:r>
          </w:p>
        </w:tc>
        <w:tc>
          <w:tcPr>
            <w:tcW w:w="1024" w:type="dxa"/>
            <w:vAlign w:val="center"/>
          </w:tcPr>
          <w:p w14:paraId="735F9A4E">
            <w:pPr>
              <w:rPr>
                <w:rFonts w:ascii="宋体" w:hAnsi="宋体" w:cs="Arial"/>
                <w:sz w:val="21"/>
                <w:szCs w:val="21"/>
              </w:rPr>
            </w:pPr>
          </w:p>
        </w:tc>
        <w:tc>
          <w:tcPr>
            <w:tcW w:w="924" w:type="dxa"/>
            <w:vAlign w:val="center"/>
          </w:tcPr>
          <w:p w14:paraId="3EC7A024">
            <w:pPr>
              <w:rPr>
                <w:rFonts w:ascii="宋体" w:hAnsi="宋体" w:cs="Arial"/>
                <w:sz w:val="21"/>
                <w:szCs w:val="21"/>
              </w:rPr>
            </w:pPr>
          </w:p>
        </w:tc>
        <w:tc>
          <w:tcPr>
            <w:tcW w:w="924" w:type="dxa"/>
            <w:vAlign w:val="center"/>
          </w:tcPr>
          <w:p w14:paraId="4CC0530A">
            <w:pPr>
              <w:rPr>
                <w:rFonts w:ascii="宋体" w:hAnsi="宋体" w:cs="Arial"/>
                <w:sz w:val="21"/>
                <w:szCs w:val="21"/>
              </w:rPr>
            </w:pPr>
          </w:p>
        </w:tc>
        <w:tc>
          <w:tcPr>
            <w:tcW w:w="2521" w:type="dxa"/>
            <w:vAlign w:val="center"/>
          </w:tcPr>
          <w:p w14:paraId="6F41889F">
            <w:pPr>
              <w:rPr>
                <w:rFonts w:ascii="宋体" w:hAnsi="宋体" w:cs="Arial"/>
                <w:sz w:val="21"/>
                <w:szCs w:val="21"/>
              </w:rPr>
            </w:pPr>
          </w:p>
        </w:tc>
      </w:tr>
      <w:tr w14:paraId="2A2F9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8" w:type="dxa"/>
            <w:vAlign w:val="center"/>
          </w:tcPr>
          <w:p w14:paraId="30421ED0">
            <w:pPr>
              <w:numPr>
                <w:ilvl w:val="0"/>
                <w:numId w:val="134"/>
              </w:numPr>
              <w:rPr>
                <w:rFonts w:ascii="宋体" w:hAnsi="宋体"/>
                <w:sz w:val="21"/>
                <w:szCs w:val="21"/>
              </w:rPr>
            </w:pPr>
          </w:p>
        </w:tc>
        <w:tc>
          <w:tcPr>
            <w:tcW w:w="1648" w:type="dxa"/>
          </w:tcPr>
          <w:p w14:paraId="6ADEBF92">
            <w:pPr>
              <w:rPr>
                <w:rFonts w:ascii="宋体" w:hAnsi="宋体" w:cs="Arial"/>
                <w:sz w:val="21"/>
                <w:szCs w:val="21"/>
              </w:rPr>
            </w:pPr>
            <w:r>
              <w:rPr>
                <w:rFonts w:hint="eastAsia" w:ascii="宋体" w:hAnsi="宋体" w:cs="Arial"/>
                <w:sz w:val="21"/>
                <w:szCs w:val="21"/>
              </w:rPr>
              <w:t>储种</w:t>
            </w:r>
          </w:p>
        </w:tc>
        <w:tc>
          <w:tcPr>
            <w:tcW w:w="1053" w:type="dxa"/>
          </w:tcPr>
          <w:p w14:paraId="2B326C18">
            <w:pPr>
              <w:rPr>
                <w:rFonts w:ascii="宋体" w:hAnsi="宋体" w:cs="Arial"/>
                <w:sz w:val="21"/>
                <w:szCs w:val="21"/>
              </w:rPr>
            </w:pPr>
            <w:r>
              <w:rPr>
                <w:rFonts w:hint="eastAsia" w:ascii="宋体" w:hAnsi="宋体" w:cs="Arial"/>
                <w:sz w:val="21"/>
                <w:szCs w:val="21"/>
              </w:rPr>
              <w:t>文本</w:t>
            </w:r>
          </w:p>
        </w:tc>
        <w:tc>
          <w:tcPr>
            <w:tcW w:w="1024" w:type="dxa"/>
            <w:vAlign w:val="center"/>
          </w:tcPr>
          <w:p w14:paraId="07C1BB3A">
            <w:pPr>
              <w:rPr>
                <w:rFonts w:ascii="宋体" w:hAnsi="宋体" w:cs="Arial"/>
                <w:sz w:val="21"/>
                <w:szCs w:val="21"/>
              </w:rPr>
            </w:pPr>
          </w:p>
        </w:tc>
        <w:tc>
          <w:tcPr>
            <w:tcW w:w="924" w:type="dxa"/>
            <w:vAlign w:val="center"/>
          </w:tcPr>
          <w:p w14:paraId="379EDD47">
            <w:pPr>
              <w:rPr>
                <w:rFonts w:ascii="宋体" w:hAnsi="宋体" w:cs="Arial"/>
                <w:sz w:val="21"/>
                <w:szCs w:val="21"/>
              </w:rPr>
            </w:pPr>
          </w:p>
        </w:tc>
        <w:tc>
          <w:tcPr>
            <w:tcW w:w="924" w:type="dxa"/>
            <w:vAlign w:val="center"/>
          </w:tcPr>
          <w:p w14:paraId="0A5EB5ED">
            <w:pPr>
              <w:rPr>
                <w:rFonts w:ascii="宋体" w:hAnsi="宋体" w:cs="Arial"/>
                <w:sz w:val="21"/>
                <w:szCs w:val="21"/>
              </w:rPr>
            </w:pPr>
          </w:p>
        </w:tc>
        <w:tc>
          <w:tcPr>
            <w:tcW w:w="2521" w:type="dxa"/>
            <w:vAlign w:val="center"/>
          </w:tcPr>
          <w:p w14:paraId="46A9C78B">
            <w:pPr>
              <w:rPr>
                <w:rFonts w:ascii="宋体" w:hAnsi="宋体" w:cs="Arial"/>
                <w:sz w:val="21"/>
                <w:szCs w:val="21"/>
              </w:rPr>
            </w:pPr>
          </w:p>
        </w:tc>
      </w:tr>
      <w:tr w14:paraId="3E78B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8" w:type="dxa"/>
            <w:vAlign w:val="center"/>
          </w:tcPr>
          <w:p w14:paraId="15E35396">
            <w:pPr>
              <w:numPr>
                <w:ilvl w:val="0"/>
                <w:numId w:val="134"/>
              </w:numPr>
              <w:rPr>
                <w:rFonts w:ascii="宋体" w:hAnsi="宋体"/>
                <w:sz w:val="21"/>
                <w:szCs w:val="21"/>
              </w:rPr>
            </w:pPr>
          </w:p>
        </w:tc>
        <w:tc>
          <w:tcPr>
            <w:tcW w:w="1648" w:type="dxa"/>
          </w:tcPr>
          <w:p w14:paraId="200A0259">
            <w:pPr>
              <w:rPr>
                <w:rFonts w:ascii="宋体" w:hAnsi="宋体" w:cs="Arial"/>
                <w:sz w:val="21"/>
                <w:szCs w:val="21"/>
              </w:rPr>
            </w:pPr>
            <w:r>
              <w:rPr>
                <w:rFonts w:hint="eastAsia" w:ascii="宋体" w:hAnsi="宋体" w:cs="Arial"/>
                <w:sz w:val="21"/>
                <w:szCs w:val="21"/>
              </w:rPr>
              <w:t>币种</w:t>
            </w:r>
          </w:p>
        </w:tc>
        <w:tc>
          <w:tcPr>
            <w:tcW w:w="1053" w:type="dxa"/>
          </w:tcPr>
          <w:p w14:paraId="2A37B8DD">
            <w:pPr>
              <w:rPr>
                <w:rFonts w:ascii="宋体" w:hAnsi="宋体" w:cs="Arial"/>
                <w:sz w:val="21"/>
                <w:szCs w:val="21"/>
              </w:rPr>
            </w:pPr>
            <w:r>
              <w:rPr>
                <w:rFonts w:hint="eastAsia" w:ascii="宋体" w:hAnsi="宋体" w:cs="Arial"/>
                <w:sz w:val="21"/>
                <w:szCs w:val="21"/>
              </w:rPr>
              <w:t>文本</w:t>
            </w:r>
          </w:p>
        </w:tc>
        <w:tc>
          <w:tcPr>
            <w:tcW w:w="1024" w:type="dxa"/>
            <w:vAlign w:val="center"/>
          </w:tcPr>
          <w:p w14:paraId="2D89053C">
            <w:pPr>
              <w:rPr>
                <w:rFonts w:ascii="宋体" w:hAnsi="宋体" w:cs="Arial"/>
                <w:sz w:val="21"/>
                <w:szCs w:val="21"/>
              </w:rPr>
            </w:pPr>
          </w:p>
        </w:tc>
        <w:tc>
          <w:tcPr>
            <w:tcW w:w="924" w:type="dxa"/>
            <w:vAlign w:val="center"/>
          </w:tcPr>
          <w:p w14:paraId="4AAD69C2">
            <w:pPr>
              <w:rPr>
                <w:rFonts w:ascii="宋体" w:hAnsi="宋体" w:cs="Arial"/>
                <w:sz w:val="21"/>
                <w:szCs w:val="21"/>
              </w:rPr>
            </w:pPr>
          </w:p>
        </w:tc>
        <w:tc>
          <w:tcPr>
            <w:tcW w:w="924" w:type="dxa"/>
            <w:vAlign w:val="center"/>
          </w:tcPr>
          <w:p w14:paraId="25999813">
            <w:pPr>
              <w:rPr>
                <w:rFonts w:ascii="宋体" w:hAnsi="宋体" w:cs="Arial"/>
                <w:sz w:val="21"/>
                <w:szCs w:val="21"/>
              </w:rPr>
            </w:pPr>
          </w:p>
        </w:tc>
        <w:tc>
          <w:tcPr>
            <w:tcW w:w="2521" w:type="dxa"/>
            <w:vAlign w:val="center"/>
          </w:tcPr>
          <w:p w14:paraId="57786333">
            <w:pPr>
              <w:rPr>
                <w:rFonts w:ascii="宋体" w:hAnsi="宋体" w:cs="Arial"/>
                <w:sz w:val="21"/>
                <w:szCs w:val="21"/>
              </w:rPr>
            </w:pPr>
          </w:p>
        </w:tc>
      </w:tr>
      <w:tr w14:paraId="0E381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8" w:type="dxa"/>
            <w:vAlign w:val="center"/>
          </w:tcPr>
          <w:p w14:paraId="1760060A">
            <w:pPr>
              <w:numPr>
                <w:ilvl w:val="0"/>
                <w:numId w:val="134"/>
              </w:numPr>
              <w:rPr>
                <w:rFonts w:ascii="宋体" w:hAnsi="宋体"/>
                <w:sz w:val="21"/>
                <w:szCs w:val="21"/>
              </w:rPr>
            </w:pPr>
          </w:p>
        </w:tc>
        <w:tc>
          <w:tcPr>
            <w:tcW w:w="1648" w:type="dxa"/>
          </w:tcPr>
          <w:p w14:paraId="4E3EE637">
            <w:pPr>
              <w:rPr>
                <w:rFonts w:ascii="宋体" w:hAnsi="宋体" w:cs="Arial"/>
                <w:sz w:val="21"/>
                <w:szCs w:val="21"/>
              </w:rPr>
            </w:pPr>
            <w:r>
              <w:rPr>
                <w:rFonts w:hint="eastAsia" w:ascii="宋体" w:hAnsi="宋体" w:cs="Arial"/>
                <w:sz w:val="21"/>
                <w:szCs w:val="21"/>
              </w:rPr>
              <w:t>开户日期</w:t>
            </w:r>
          </w:p>
        </w:tc>
        <w:tc>
          <w:tcPr>
            <w:tcW w:w="1053" w:type="dxa"/>
          </w:tcPr>
          <w:p w14:paraId="5B4D15F7">
            <w:pPr>
              <w:rPr>
                <w:rFonts w:ascii="宋体" w:hAnsi="宋体" w:cs="Arial"/>
                <w:sz w:val="21"/>
                <w:szCs w:val="21"/>
              </w:rPr>
            </w:pPr>
            <w:r>
              <w:rPr>
                <w:rFonts w:hint="eastAsia" w:ascii="宋体" w:hAnsi="宋体" w:cs="Arial"/>
                <w:sz w:val="21"/>
                <w:szCs w:val="21"/>
              </w:rPr>
              <w:t>文本</w:t>
            </w:r>
          </w:p>
        </w:tc>
        <w:tc>
          <w:tcPr>
            <w:tcW w:w="1024" w:type="dxa"/>
            <w:vAlign w:val="center"/>
          </w:tcPr>
          <w:p w14:paraId="45D6F981">
            <w:pPr>
              <w:rPr>
                <w:rFonts w:ascii="宋体" w:hAnsi="宋体" w:cs="Arial"/>
                <w:sz w:val="21"/>
                <w:szCs w:val="21"/>
              </w:rPr>
            </w:pPr>
          </w:p>
        </w:tc>
        <w:tc>
          <w:tcPr>
            <w:tcW w:w="924" w:type="dxa"/>
            <w:vAlign w:val="center"/>
          </w:tcPr>
          <w:p w14:paraId="063E94AA">
            <w:pPr>
              <w:rPr>
                <w:rFonts w:ascii="宋体" w:hAnsi="宋体" w:cs="Arial"/>
                <w:sz w:val="21"/>
                <w:szCs w:val="21"/>
              </w:rPr>
            </w:pPr>
          </w:p>
        </w:tc>
        <w:tc>
          <w:tcPr>
            <w:tcW w:w="924" w:type="dxa"/>
            <w:vAlign w:val="center"/>
          </w:tcPr>
          <w:p w14:paraId="74F7B941">
            <w:pPr>
              <w:rPr>
                <w:rFonts w:ascii="宋体" w:hAnsi="宋体" w:cs="Arial"/>
                <w:sz w:val="21"/>
                <w:szCs w:val="21"/>
              </w:rPr>
            </w:pPr>
          </w:p>
        </w:tc>
        <w:tc>
          <w:tcPr>
            <w:tcW w:w="2521" w:type="dxa"/>
            <w:vAlign w:val="center"/>
          </w:tcPr>
          <w:p w14:paraId="42309B7A">
            <w:pPr>
              <w:rPr>
                <w:rFonts w:ascii="宋体" w:hAnsi="宋体" w:cs="Arial"/>
                <w:sz w:val="21"/>
                <w:szCs w:val="21"/>
              </w:rPr>
            </w:pPr>
          </w:p>
        </w:tc>
      </w:tr>
      <w:tr w14:paraId="5B711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8" w:type="dxa"/>
            <w:vAlign w:val="center"/>
          </w:tcPr>
          <w:p w14:paraId="5D9C1D16">
            <w:pPr>
              <w:numPr>
                <w:ilvl w:val="0"/>
                <w:numId w:val="134"/>
              </w:numPr>
              <w:rPr>
                <w:rFonts w:ascii="宋体" w:hAnsi="宋体"/>
                <w:sz w:val="21"/>
                <w:szCs w:val="21"/>
              </w:rPr>
            </w:pPr>
          </w:p>
        </w:tc>
        <w:tc>
          <w:tcPr>
            <w:tcW w:w="1648" w:type="dxa"/>
          </w:tcPr>
          <w:p w14:paraId="70264049">
            <w:pPr>
              <w:rPr>
                <w:rFonts w:ascii="宋体" w:hAnsi="宋体" w:cs="Arial"/>
                <w:sz w:val="21"/>
                <w:szCs w:val="21"/>
              </w:rPr>
            </w:pPr>
            <w:r>
              <w:rPr>
                <w:rFonts w:hint="eastAsia" w:ascii="宋体" w:hAnsi="宋体" w:cs="Arial"/>
                <w:sz w:val="21"/>
                <w:szCs w:val="21"/>
              </w:rPr>
              <w:t>金额</w:t>
            </w:r>
          </w:p>
        </w:tc>
        <w:tc>
          <w:tcPr>
            <w:tcW w:w="1053" w:type="dxa"/>
          </w:tcPr>
          <w:p w14:paraId="2112FCE8">
            <w:pPr>
              <w:rPr>
                <w:rFonts w:ascii="宋体" w:hAnsi="宋体" w:cs="Arial"/>
                <w:sz w:val="21"/>
                <w:szCs w:val="21"/>
              </w:rPr>
            </w:pPr>
            <w:r>
              <w:rPr>
                <w:rFonts w:hint="eastAsia" w:ascii="宋体" w:hAnsi="宋体" w:cs="Arial"/>
                <w:sz w:val="21"/>
                <w:szCs w:val="21"/>
              </w:rPr>
              <w:t>文本</w:t>
            </w:r>
          </w:p>
        </w:tc>
        <w:tc>
          <w:tcPr>
            <w:tcW w:w="1024" w:type="dxa"/>
            <w:vAlign w:val="center"/>
          </w:tcPr>
          <w:p w14:paraId="742401EE">
            <w:pPr>
              <w:rPr>
                <w:rFonts w:ascii="宋体" w:hAnsi="宋体" w:cs="Arial"/>
                <w:sz w:val="21"/>
                <w:szCs w:val="21"/>
              </w:rPr>
            </w:pPr>
          </w:p>
        </w:tc>
        <w:tc>
          <w:tcPr>
            <w:tcW w:w="924" w:type="dxa"/>
            <w:vAlign w:val="center"/>
          </w:tcPr>
          <w:p w14:paraId="3346B4B0">
            <w:pPr>
              <w:rPr>
                <w:rFonts w:ascii="宋体" w:hAnsi="宋体" w:cs="Arial"/>
                <w:sz w:val="21"/>
                <w:szCs w:val="21"/>
              </w:rPr>
            </w:pPr>
          </w:p>
        </w:tc>
        <w:tc>
          <w:tcPr>
            <w:tcW w:w="924" w:type="dxa"/>
            <w:vAlign w:val="center"/>
          </w:tcPr>
          <w:p w14:paraId="0C69D530">
            <w:pPr>
              <w:rPr>
                <w:rFonts w:ascii="宋体" w:hAnsi="宋体" w:cs="Arial"/>
                <w:sz w:val="21"/>
                <w:szCs w:val="21"/>
              </w:rPr>
            </w:pPr>
          </w:p>
        </w:tc>
        <w:tc>
          <w:tcPr>
            <w:tcW w:w="2521" w:type="dxa"/>
            <w:vAlign w:val="center"/>
          </w:tcPr>
          <w:p w14:paraId="0A363996">
            <w:pPr>
              <w:rPr>
                <w:rFonts w:ascii="宋体" w:hAnsi="宋体" w:cs="Arial"/>
                <w:sz w:val="21"/>
                <w:szCs w:val="21"/>
              </w:rPr>
            </w:pPr>
          </w:p>
        </w:tc>
      </w:tr>
      <w:tr w14:paraId="6FD48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8" w:type="dxa"/>
            <w:vAlign w:val="center"/>
          </w:tcPr>
          <w:p w14:paraId="5812C6D2">
            <w:pPr>
              <w:numPr>
                <w:ilvl w:val="0"/>
                <w:numId w:val="134"/>
              </w:numPr>
              <w:rPr>
                <w:rFonts w:ascii="宋体" w:hAnsi="宋体"/>
                <w:sz w:val="21"/>
                <w:szCs w:val="21"/>
              </w:rPr>
            </w:pPr>
          </w:p>
        </w:tc>
        <w:tc>
          <w:tcPr>
            <w:tcW w:w="1648" w:type="dxa"/>
          </w:tcPr>
          <w:p w14:paraId="716FE729">
            <w:pPr>
              <w:rPr>
                <w:rFonts w:ascii="宋体" w:hAnsi="宋体" w:cs="Arial"/>
                <w:sz w:val="21"/>
                <w:szCs w:val="21"/>
              </w:rPr>
            </w:pPr>
            <w:r>
              <w:rPr>
                <w:rFonts w:hint="eastAsia" w:ascii="宋体" w:hAnsi="宋体" w:cs="Arial"/>
                <w:sz w:val="21"/>
                <w:szCs w:val="21"/>
              </w:rPr>
              <w:t>开户</w:t>
            </w:r>
          </w:p>
        </w:tc>
        <w:tc>
          <w:tcPr>
            <w:tcW w:w="1053" w:type="dxa"/>
          </w:tcPr>
          <w:p w14:paraId="0BDF79A1">
            <w:pPr>
              <w:rPr>
                <w:rFonts w:ascii="宋体" w:hAnsi="宋体" w:cs="Arial"/>
                <w:sz w:val="21"/>
                <w:szCs w:val="21"/>
              </w:rPr>
            </w:pPr>
            <w:r>
              <w:rPr>
                <w:rFonts w:hint="eastAsia" w:ascii="宋体" w:hAnsi="宋体" w:cs="Arial"/>
                <w:sz w:val="21"/>
                <w:szCs w:val="21"/>
              </w:rPr>
              <w:t>按钮</w:t>
            </w:r>
          </w:p>
        </w:tc>
        <w:tc>
          <w:tcPr>
            <w:tcW w:w="1024" w:type="dxa"/>
            <w:vAlign w:val="center"/>
          </w:tcPr>
          <w:p w14:paraId="1A02F58B">
            <w:pPr>
              <w:rPr>
                <w:rFonts w:ascii="宋体" w:hAnsi="宋体" w:cs="Arial"/>
                <w:sz w:val="21"/>
                <w:szCs w:val="21"/>
              </w:rPr>
            </w:pPr>
          </w:p>
        </w:tc>
        <w:tc>
          <w:tcPr>
            <w:tcW w:w="924" w:type="dxa"/>
            <w:vAlign w:val="center"/>
          </w:tcPr>
          <w:p w14:paraId="28A7F856">
            <w:pPr>
              <w:rPr>
                <w:rFonts w:ascii="宋体" w:hAnsi="宋体" w:cs="Arial"/>
                <w:sz w:val="21"/>
                <w:szCs w:val="21"/>
              </w:rPr>
            </w:pPr>
          </w:p>
        </w:tc>
        <w:tc>
          <w:tcPr>
            <w:tcW w:w="924" w:type="dxa"/>
            <w:vAlign w:val="center"/>
          </w:tcPr>
          <w:p w14:paraId="2116943B">
            <w:pPr>
              <w:rPr>
                <w:rFonts w:ascii="宋体" w:hAnsi="宋体" w:cs="Arial"/>
                <w:sz w:val="21"/>
                <w:szCs w:val="21"/>
              </w:rPr>
            </w:pPr>
          </w:p>
        </w:tc>
        <w:tc>
          <w:tcPr>
            <w:tcW w:w="2521" w:type="dxa"/>
            <w:vAlign w:val="center"/>
          </w:tcPr>
          <w:p w14:paraId="37CD828A">
            <w:pPr>
              <w:rPr>
                <w:rFonts w:ascii="宋体" w:hAnsi="宋体" w:cs="Arial"/>
                <w:sz w:val="21"/>
                <w:szCs w:val="21"/>
              </w:rPr>
            </w:pPr>
            <w:r>
              <w:rPr>
                <w:rFonts w:hint="eastAsia" w:ascii="宋体" w:hAnsi="宋体" w:cs="Arial"/>
                <w:sz w:val="21"/>
                <w:szCs w:val="21"/>
              </w:rPr>
              <w:t>当子账户为活期时显示</w:t>
            </w:r>
          </w:p>
        </w:tc>
      </w:tr>
      <w:tr w14:paraId="2063B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8" w:type="dxa"/>
            <w:vAlign w:val="center"/>
          </w:tcPr>
          <w:p w14:paraId="55BE2438">
            <w:pPr>
              <w:numPr>
                <w:ilvl w:val="0"/>
                <w:numId w:val="134"/>
              </w:numPr>
              <w:rPr>
                <w:rFonts w:ascii="宋体" w:hAnsi="宋体"/>
                <w:sz w:val="21"/>
                <w:szCs w:val="21"/>
              </w:rPr>
            </w:pPr>
          </w:p>
        </w:tc>
        <w:tc>
          <w:tcPr>
            <w:tcW w:w="1648" w:type="dxa"/>
          </w:tcPr>
          <w:p w14:paraId="63F1D90B">
            <w:pPr>
              <w:rPr>
                <w:rFonts w:ascii="宋体" w:hAnsi="宋体" w:cs="Arial"/>
                <w:sz w:val="21"/>
                <w:szCs w:val="21"/>
              </w:rPr>
            </w:pPr>
            <w:r>
              <w:rPr>
                <w:rFonts w:hint="eastAsia" w:ascii="宋体" w:hAnsi="宋体" w:cs="Arial"/>
                <w:sz w:val="21"/>
                <w:szCs w:val="21"/>
              </w:rPr>
              <w:t>支取</w:t>
            </w:r>
          </w:p>
        </w:tc>
        <w:tc>
          <w:tcPr>
            <w:tcW w:w="1053" w:type="dxa"/>
          </w:tcPr>
          <w:p w14:paraId="3391F682">
            <w:pPr>
              <w:rPr>
                <w:rFonts w:ascii="宋体" w:hAnsi="宋体" w:cs="Arial"/>
                <w:sz w:val="21"/>
                <w:szCs w:val="21"/>
              </w:rPr>
            </w:pPr>
            <w:r>
              <w:rPr>
                <w:rFonts w:hint="eastAsia" w:ascii="宋体" w:hAnsi="宋体" w:cs="Arial"/>
                <w:sz w:val="21"/>
                <w:szCs w:val="21"/>
              </w:rPr>
              <w:t>按钮</w:t>
            </w:r>
          </w:p>
        </w:tc>
        <w:tc>
          <w:tcPr>
            <w:tcW w:w="1024" w:type="dxa"/>
            <w:vAlign w:val="center"/>
          </w:tcPr>
          <w:p w14:paraId="376F75A6">
            <w:pPr>
              <w:rPr>
                <w:rFonts w:ascii="宋体" w:hAnsi="宋体" w:cs="Arial"/>
                <w:sz w:val="21"/>
                <w:szCs w:val="21"/>
              </w:rPr>
            </w:pPr>
          </w:p>
        </w:tc>
        <w:tc>
          <w:tcPr>
            <w:tcW w:w="924" w:type="dxa"/>
            <w:vAlign w:val="center"/>
          </w:tcPr>
          <w:p w14:paraId="6D1BA03C">
            <w:pPr>
              <w:rPr>
                <w:rFonts w:ascii="宋体" w:hAnsi="宋体" w:cs="Arial"/>
                <w:sz w:val="21"/>
                <w:szCs w:val="21"/>
              </w:rPr>
            </w:pPr>
          </w:p>
        </w:tc>
        <w:tc>
          <w:tcPr>
            <w:tcW w:w="924" w:type="dxa"/>
            <w:vAlign w:val="center"/>
          </w:tcPr>
          <w:p w14:paraId="17C69BA2">
            <w:pPr>
              <w:rPr>
                <w:rFonts w:ascii="宋体" w:hAnsi="宋体" w:cs="Arial"/>
                <w:sz w:val="21"/>
                <w:szCs w:val="21"/>
              </w:rPr>
            </w:pPr>
          </w:p>
        </w:tc>
        <w:tc>
          <w:tcPr>
            <w:tcW w:w="2521" w:type="dxa"/>
            <w:vAlign w:val="center"/>
          </w:tcPr>
          <w:p w14:paraId="60AB2380">
            <w:pPr>
              <w:rPr>
                <w:rFonts w:ascii="宋体" w:hAnsi="宋体" w:cs="Arial"/>
                <w:sz w:val="21"/>
                <w:szCs w:val="21"/>
              </w:rPr>
            </w:pPr>
            <w:r>
              <w:rPr>
                <w:rFonts w:hint="eastAsia" w:ascii="宋体" w:hAnsi="宋体" w:cs="Arial"/>
                <w:sz w:val="21"/>
                <w:szCs w:val="21"/>
              </w:rPr>
              <w:t>当子账户未设置预约支取时显示</w:t>
            </w:r>
          </w:p>
        </w:tc>
      </w:tr>
      <w:tr w14:paraId="705AD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8" w:type="dxa"/>
            <w:vAlign w:val="center"/>
          </w:tcPr>
          <w:p w14:paraId="05D66DB9">
            <w:pPr>
              <w:numPr>
                <w:ilvl w:val="0"/>
                <w:numId w:val="134"/>
              </w:numPr>
              <w:rPr>
                <w:rFonts w:ascii="宋体" w:hAnsi="宋体"/>
                <w:sz w:val="21"/>
                <w:szCs w:val="21"/>
              </w:rPr>
            </w:pPr>
          </w:p>
        </w:tc>
        <w:tc>
          <w:tcPr>
            <w:tcW w:w="1648" w:type="dxa"/>
          </w:tcPr>
          <w:p w14:paraId="7C73F39D">
            <w:pPr>
              <w:rPr>
                <w:rFonts w:ascii="宋体" w:hAnsi="宋体" w:cs="Arial"/>
                <w:sz w:val="21"/>
                <w:szCs w:val="21"/>
              </w:rPr>
            </w:pPr>
            <w:r>
              <w:rPr>
                <w:rFonts w:hint="eastAsia" w:ascii="宋体" w:hAnsi="宋体" w:cs="Arial"/>
                <w:sz w:val="21"/>
                <w:szCs w:val="21"/>
              </w:rPr>
              <w:t>确认支取</w:t>
            </w:r>
          </w:p>
        </w:tc>
        <w:tc>
          <w:tcPr>
            <w:tcW w:w="1053" w:type="dxa"/>
          </w:tcPr>
          <w:p w14:paraId="14A08155">
            <w:pPr>
              <w:rPr>
                <w:rFonts w:ascii="宋体" w:hAnsi="宋体" w:cs="Arial"/>
                <w:sz w:val="21"/>
                <w:szCs w:val="21"/>
              </w:rPr>
            </w:pPr>
            <w:r>
              <w:rPr>
                <w:rFonts w:hint="eastAsia" w:ascii="宋体" w:hAnsi="宋体" w:cs="Arial"/>
                <w:sz w:val="21"/>
                <w:szCs w:val="21"/>
              </w:rPr>
              <w:t>按钮</w:t>
            </w:r>
          </w:p>
        </w:tc>
        <w:tc>
          <w:tcPr>
            <w:tcW w:w="1024" w:type="dxa"/>
            <w:vAlign w:val="center"/>
          </w:tcPr>
          <w:p w14:paraId="48475601">
            <w:pPr>
              <w:rPr>
                <w:rFonts w:ascii="宋体" w:hAnsi="宋体" w:cs="Arial"/>
                <w:sz w:val="21"/>
                <w:szCs w:val="21"/>
              </w:rPr>
            </w:pPr>
          </w:p>
        </w:tc>
        <w:tc>
          <w:tcPr>
            <w:tcW w:w="924" w:type="dxa"/>
            <w:vAlign w:val="center"/>
          </w:tcPr>
          <w:p w14:paraId="485E7DB2">
            <w:pPr>
              <w:rPr>
                <w:rFonts w:ascii="宋体" w:hAnsi="宋体" w:cs="Arial"/>
                <w:sz w:val="21"/>
                <w:szCs w:val="21"/>
              </w:rPr>
            </w:pPr>
          </w:p>
        </w:tc>
        <w:tc>
          <w:tcPr>
            <w:tcW w:w="924" w:type="dxa"/>
            <w:vAlign w:val="center"/>
          </w:tcPr>
          <w:p w14:paraId="6651B3C1">
            <w:pPr>
              <w:rPr>
                <w:rFonts w:ascii="宋体" w:hAnsi="宋体" w:cs="Arial"/>
                <w:sz w:val="21"/>
                <w:szCs w:val="21"/>
              </w:rPr>
            </w:pPr>
          </w:p>
        </w:tc>
        <w:tc>
          <w:tcPr>
            <w:tcW w:w="2521" w:type="dxa"/>
            <w:vAlign w:val="center"/>
          </w:tcPr>
          <w:p w14:paraId="78E64DCE">
            <w:pPr>
              <w:rPr>
                <w:rFonts w:ascii="宋体" w:hAnsi="宋体" w:cs="Arial"/>
                <w:sz w:val="21"/>
                <w:szCs w:val="21"/>
              </w:rPr>
            </w:pPr>
            <w:r>
              <w:rPr>
                <w:rFonts w:hint="eastAsia" w:ascii="宋体" w:hAnsi="宋体" w:cs="Arial"/>
                <w:sz w:val="21"/>
                <w:szCs w:val="21"/>
              </w:rPr>
              <w:t>当子账户设置了预约支取并在预约支取的当天显示此按钮</w:t>
            </w:r>
          </w:p>
        </w:tc>
      </w:tr>
      <w:tr w14:paraId="24526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8" w:type="dxa"/>
            <w:vAlign w:val="center"/>
          </w:tcPr>
          <w:p w14:paraId="4FADDD6F">
            <w:pPr>
              <w:numPr>
                <w:ilvl w:val="0"/>
                <w:numId w:val="134"/>
              </w:numPr>
              <w:rPr>
                <w:rFonts w:ascii="宋体" w:hAnsi="宋体"/>
                <w:sz w:val="21"/>
                <w:szCs w:val="21"/>
              </w:rPr>
            </w:pPr>
          </w:p>
        </w:tc>
        <w:tc>
          <w:tcPr>
            <w:tcW w:w="1648" w:type="dxa"/>
          </w:tcPr>
          <w:p w14:paraId="3C7ACACD">
            <w:pPr>
              <w:rPr>
                <w:rFonts w:ascii="宋体" w:hAnsi="宋体" w:cs="Arial"/>
                <w:sz w:val="21"/>
                <w:szCs w:val="21"/>
              </w:rPr>
            </w:pPr>
            <w:r>
              <w:rPr>
                <w:rFonts w:hint="eastAsia" w:ascii="宋体" w:hAnsi="宋体" w:cs="Arial"/>
                <w:sz w:val="21"/>
                <w:szCs w:val="21"/>
              </w:rPr>
              <w:t>取消预约</w:t>
            </w:r>
          </w:p>
        </w:tc>
        <w:tc>
          <w:tcPr>
            <w:tcW w:w="1053" w:type="dxa"/>
          </w:tcPr>
          <w:p w14:paraId="357FDEE7">
            <w:pPr>
              <w:rPr>
                <w:rFonts w:ascii="宋体" w:hAnsi="宋体" w:cs="Arial"/>
                <w:sz w:val="21"/>
                <w:szCs w:val="21"/>
              </w:rPr>
            </w:pPr>
            <w:r>
              <w:rPr>
                <w:rFonts w:hint="eastAsia" w:ascii="宋体" w:hAnsi="宋体" w:cs="Arial"/>
                <w:sz w:val="21"/>
                <w:szCs w:val="21"/>
              </w:rPr>
              <w:t>按钮</w:t>
            </w:r>
          </w:p>
        </w:tc>
        <w:tc>
          <w:tcPr>
            <w:tcW w:w="1024" w:type="dxa"/>
            <w:vAlign w:val="center"/>
          </w:tcPr>
          <w:p w14:paraId="6087E98D">
            <w:pPr>
              <w:rPr>
                <w:rFonts w:ascii="宋体" w:hAnsi="宋体" w:cs="Arial"/>
                <w:sz w:val="21"/>
                <w:szCs w:val="21"/>
              </w:rPr>
            </w:pPr>
          </w:p>
        </w:tc>
        <w:tc>
          <w:tcPr>
            <w:tcW w:w="924" w:type="dxa"/>
            <w:vAlign w:val="center"/>
          </w:tcPr>
          <w:p w14:paraId="1A2A2409">
            <w:pPr>
              <w:rPr>
                <w:rFonts w:ascii="宋体" w:hAnsi="宋体" w:cs="Arial"/>
                <w:sz w:val="21"/>
                <w:szCs w:val="21"/>
              </w:rPr>
            </w:pPr>
          </w:p>
        </w:tc>
        <w:tc>
          <w:tcPr>
            <w:tcW w:w="924" w:type="dxa"/>
            <w:vAlign w:val="center"/>
          </w:tcPr>
          <w:p w14:paraId="210F2C70">
            <w:pPr>
              <w:rPr>
                <w:rFonts w:ascii="宋体" w:hAnsi="宋体" w:cs="Arial"/>
                <w:sz w:val="21"/>
                <w:szCs w:val="21"/>
              </w:rPr>
            </w:pPr>
          </w:p>
        </w:tc>
        <w:tc>
          <w:tcPr>
            <w:tcW w:w="2521" w:type="dxa"/>
            <w:vAlign w:val="center"/>
          </w:tcPr>
          <w:p w14:paraId="069F56A3">
            <w:pPr>
              <w:rPr>
                <w:rFonts w:ascii="宋体" w:hAnsi="宋体" w:cs="Arial"/>
                <w:sz w:val="21"/>
                <w:szCs w:val="21"/>
              </w:rPr>
            </w:pPr>
            <w:r>
              <w:rPr>
                <w:rFonts w:hint="eastAsia" w:ascii="宋体" w:hAnsi="宋体" w:cs="Arial"/>
                <w:sz w:val="21"/>
                <w:szCs w:val="21"/>
              </w:rPr>
              <w:t>当子账户已设置预约支取时显示</w:t>
            </w:r>
          </w:p>
        </w:tc>
      </w:tr>
    </w:tbl>
    <w:p w14:paraId="211B7722">
      <w:pPr>
        <w:pStyle w:val="5"/>
        <w:numPr>
          <w:ilvl w:val="0"/>
          <w:numId w:val="0"/>
        </w:numPr>
      </w:pPr>
      <w:r>
        <w:rPr>
          <w:rFonts w:hint="eastAsia"/>
        </w:rPr>
        <w:t>开户输入页面</w:t>
      </w:r>
    </w:p>
    <w:tbl>
      <w:tblPr>
        <w:tblStyle w:val="4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7"/>
        <w:gridCol w:w="1611"/>
        <w:gridCol w:w="1031"/>
        <w:gridCol w:w="1002"/>
        <w:gridCol w:w="1056"/>
        <w:gridCol w:w="899"/>
        <w:gridCol w:w="2496"/>
      </w:tblGrid>
      <w:tr w14:paraId="2ECE8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 w:type="dxa"/>
            <w:shd w:val="clear" w:color="auto" w:fill="FFCC99"/>
            <w:vAlign w:val="center"/>
          </w:tcPr>
          <w:p w14:paraId="46600EA8">
            <w:pPr>
              <w:rPr>
                <w:rFonts w:ascii="宋体" w:hAnsi="宋体" w:cs="Arial"/>
                <w:b/>
                <w:sz w:val="21"/>
                <w:szCs w:val="21"/>
              </w:rPr>
            </w:pPr>
            <w:r>
              <w:rPr>
                <w:rFonts w:ascii="宋体" w:hAnsi="宋体" w:cs="Arial"/>
                <w:b/>
                <w:sz w:val="21"/>
                <w:szCs w:val="21"/>
              </w:rPr>
              <w:t>序号</w:t>
            </w:r>
          </w:p>
        </w:tc>
        <w:tc>
          <w:tcPr>
            <w:tcW w:w="1611" w:type="dxa"/>
            <w:shd w:val="clear" w:color="auto" w:fill="FFCC99"/>
            <w:vAlign w:val="center"/>
          </w:tcPr>
          <w:p w14:paraId="5BFC3E9F">
            <w:pPr>
              <w:rPr>
                <w:rFonts w:ascii="宋体" w:hAnsi="宋体" w:cs="Arial"/>
                <w:b/>
                <w:sz w:val="21"/>
                <w:szCs w:val="21"/>
              </w:rPr>
            </w:pPr>
            <w:r>
              <w:rPr>
                <w:rFonts w:ascii="宋体" w:hAnsi="宋体" w:cs="Arial"/>
                <w:b/>
                <w:sz w:val="21"/>
                <w:szCs w:val="21"/>
              </w:rPr>
              <w:t>名称</w:t>
            </w:r>
          </w:p>
        </w:tc>
        <w:tc>
          <w:tcPr>
            <w:tcW w:w="1031" w:type="dxa"/>
            <w:shd w:val="clear" w:color="auto" w:fill="FFCC99"/>
            <w:vAlign w:val="center"/>
          </w:tcPr>
          <w:p w14:paraId="492405AA">
            <w:pPr>
              <w:rPr>
                <w:rFonts w:ascii="宋体" w:hAnsi="宋体" w:cs="Arial"/>
                <w:b/>
                <w:sz w:val="21"/>
                <w:szCs w:val="21"/>
              </w:rPr>
            </w:pPr>
            <w:r>
              <w:rPr>
                <w:rFonts w:ascii="宋体" w:hAnsi="宋体" w:cs="Arial"/>
                <w:b/>
                <w:sz w:val="21"/>
                <w:szCs w:val="21"/>
              </w:rPr>
              <w:t>输入</w:t>
            </w:r>
            <w:r>
              <w:rPr>
                <w:rFonts w:hint="eastAsia" w:ascii="宋体" w:hAnsi="宋体" w:cs="Arial"/>
                <w:b/>
                <w:sz w:val="21"/>
                <w:szCs w:val="21"/>
              </w:rPr>
              <w:t>/输出</w:t>
            </w:r>
          </w:p>
        </w:tc>
        <w:tc>
          <w:tcPr>
            <w:tcW w:w="1002" w:type="dxa"/>
            <w:shd w:val="clear" w:color="auto" w:fill="FFCC99"/>
            <w:vAlign w:val="center"/>
          </w:tcPr>
          <w:p w14:paraId="128EAC87">
            <w:pPr>
              <w:rPr>
                <w:rFonts w:ascii="宋体" w:hAnsi="宋体" w:cs="Arial"/>
                <w:b/>
                <w:sz w:val="21"/>
                <w:szCs w:val="21"/>
              </w:rPr>
            </w:pPr>
            <w:r>
              <w:rPr>
                <w:rFonts w:ascii="宋体" w:hAnsi="宋体" w:cs="Arial"/>
                <w:b/>
                <w:sz w:val="21"/>
                <w:szCs w:val="21"/>
              </w:rPr>
              <w:t>缺省值</w:t>
            </w:r>
          </w:p>
        </w:tc>
        <w:tc>
          <w:tcPr>
            <w:tcW w:w="1056" w:type="dxa"/>
            <w:shd w:val="clear" w:color="auto" w:fill="FFCC99"/>
            <w:vAlign w:val="center"/>
          </w:tcPr>
          <w:p w14:paraId="45D259CD">
            <w:pPr>
              <w:rPr>
                <w:rFonts w:ascii="宋体" w:hAnsi="宋体" w:cs="Arial"/>
                <w:b/>
                <w:sz w:val="21"/>
                <w:szCs w:val="21"/>
              </w:rPr>
            </w:pPr>
            <w:r>
              <w:rPr>
                <w:rFonts w:hint="eastAsia" w:ascii="宋体" w:hAnsi="宋体" w:cs="Arial"/>
                <w:b/>
                <w:sz w:val="21"/>
                <w:szCs w:val="21"/>
              </w:rPr>
              <w:t>类型/长度</w:t>
            </w:r>
          </w:p>
        </w:tc>
        <w:tc>
          <w:tcPr>
            <w:tcW w:w="899" w:type="dxa"/>
            <w:shd w:val="clear" w:color="auto" w:fill="FFCC99"/>
            <w:vAlign w:val="center"/>
          </w:tcPr>
          <w:p w14:paraId="7A1201B1">
            <w:pPr>
              <w:rPr>
                <w:rFonts w:ascii="宋体" w:hAnsi="宋体" w:cs="Arial"/>
                <w:b/>
                <w:sz w:val="21"/>
                <w:szCs w:val="21"/>
              </w:rPr>
            </w:pPr>
            <w:r>
              <w:rPr>
                <w:rFonts w:hint="eastAsia" w:ascii="宋体" w:hAnsi="宋体" w:cs="Arial"/>
                <w:b/>
                <w:sz w:val="21"/>
                <w:szCs w:val="21"/>
              </w:rPr>
              <w:t>是否必输</w:t>
            </w:r>
          </w:p>
        </w:tc>
        <w:tc>
          <w:tcPr>
            <w:tcW w:w="2496" w:type="dxa"/>
            <w:shd w:val="clear" w:color="auto" w:fill="FFCC99"/>
            <w:vAlign w:val="center"/>
          </w:tcPr>
          <w:p w14:paraId="1FA461CA">
            <w:pPr>
              <w:rPr>
                <w:rFonts w:ascii="宋体" w:hAnsi="宋体" w:cs="Arial"/>
                <w:b/>
                <w:sz w:val="21"/>
                <w:szCs w:val="21"/>
              </w:rPr>
            </w:pPr>
            <w:r>
              <w:rPr>
                <w:rFonts w:ascii="宋体" w:hAnsi="宋体" w:cs="Arial"/>
                <w:b/>
                <w:sz w:val="21"/>
                <w:szCs w:val="21"/>
              </w:rPr>
              <w:t>备注</w:t>
            </w:r>
          </w:p>
        </w:tc>
      </w:tr>
      <w:tr w14:paraId="2B3F8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3D7EE356">
            <w:pPr>
              <w:numPr>
                <w:ilvl w:val="0"/>
                <w:numId w:val="135"/>
              </w:numPr>
              <w:rPr>
                <w:rFonts w:ascii="宋体" w:hAnsi="宋体"/>
                <w:sz w:val="21"/>
                <w:szCs w:val="21"/>
              </w:rPr>
            </w:pPr>
          </w:p>
        </w:tc>
        <w:tc>
          <w:tcPr>
            <w:tcW w:w="1611" w:type="dxa"/>
          </w:tcPr>
          <w:p w14:paraId="3A412E8F">
            <w:pPr>
              <w:rPr>
                <w:rFonts w:ascii="宋体" w:hAnsi="宋体" w:cs="Arial"/>
                <w:sz w:val="21"/>
                <w:szCs w:val="21"/>
              </w:rPr>
            </w:pPr>
            <w:r>
              <w:rPr>
                <w:rFonts w:hint="eastAsia" w:ascii="宋体" w:hAnsi="宋体" w:cs="Arial"/>
                <w:sz w:val="21"/>
                <w:szCs w:val="21"/>
              </w:rPr>
              <w:t>银行账号</w:t>
            </w:r>
          </w:p>
        </w:tc>
        <w:tc>
          <w:tcPr>
            <w:tcW w:w="1031" w:type="dxa"/>
          </w:tcPr>
          <w:p w14:paraId="032BE1AB">
            <w:pPr>
              <w:pStyle w:val="6"/>
              <w:rPr>
                <w:rFonts w:ascii="宋体" w:hAnsi="宋体"/>
                <w:sz w:val="21"/>
                <w:szCs w:val="21"/>
              </w:rPr>
            </w:pPr>
            <w:r>
              <w:rPr>
                <w:rFonts w:hint="eastAsia" w:ascii="宋体" w:hAnsi="宋体"/>
                <w:sz w:val="21"/>
                <w:szCs w:val="21"/>
              </w:rPr>
              <w:t>文本</w:t>
            </w:r>
          </w:p>
        </w:tc>
        <w:tc>
          <w:tcPr>
            <w:tcW w:w="1002" w:type="dxa"/>
          </w:tcPr>
          <w:p w14:paraId="4AE105AF">
            <w:pPr>
              <w:pStyle w:val="6"/>
              <w:rPr>
                <w:rFonts w:ascii="宋体" w:hAnsi="宋体"/>
                <w:sz w:val="21"/>
                <w:szCs w:val="21"/>
              </w:rPr>
            </w:pPr>
          </w:p>
        </w:tc>
        <w:tc>
          <w:tcPr>
            <w:tcW w:w="1056" w:type="dxa"/>
          </w:tcPr>
          <w:p w14:paraId="604C902F">
            <w:pPr>
              <w:pStyle w:val="6"/>
              <w:rPr>
                <w:rFonts w:ascii="宋体" w:hAnsi="宋体"/>
                <w:sz w:val="21"/>
                <w:szCs w:val="21"/>
              </w:rPr>
            </w:pPr>
          </w:p>
        </w:tc>
        <w:tc>
          <w:tcPr>
            <w:tcW w:w="899" w:type="dxa"/>
          </w:tcPr>
          <w:p w14:paraId="1B6C5A6D">
            <w:pPr>
              <w:pStyle w:val="6"/>
              <w:rPr>
                <w:rFonts w:ascii="宋体" w:hAnsi="宋体"/>
                <w:sz w:val="21"/>
                <w:szCs w:val="21"/>
              </w:rPr>
            </w:pPr>
          </w:p>
        </w:tc>
        <w:tc>
          <w:tcPr>
            <w:tcW w:w="2496" w:type="dxa"/>
          </w:tcPr>
          <w:p w14:paraId="69C123C0">
            <w:pPr>
              <w:pStyle w:val="6"/>
              <w:rPr>
                <w:rFonts w:ascii="宋体" w:hAnsi="宋体"/>
                <w:sz w:val="21"/>
                <w:szCs w:val="21"/>
              </w:rPr>
            </w:pPr>
          </w:p>
        </w:tc>
      </w:tr>
      <w:tr w14:paraId="4C92D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75DE6393">
            <w:pPr>
              <w:numPr>
                <w:ilvl w:val="0"/>
                <w:numId w:val="135"/>
              </w:numPr>
              <w:rPr>
                <w:rFonts w:ascii="宋体" w:hAnsi="宋体"/>
                <w:sz w:val="21"/>
                <w:szCs w:val="21"/>
              </w:rPr>
            </w:pPr>
          </w:p>
        </w:tc>
        <w:tc>
          <w:tcPr>
            <w:tcW w:w="1611" w:type="dxa"/>
          </w:tcPr>
          <w:p w14:paraId="4EDF110C">
            <w:pPr>
              <w:rPr>
                <w:rFonts w:ascii="宋体" w:hAnsi="宋体" w:cs="Arial"/>
                <w:sz w:val="21"/>
                <w:szCs w:val="21"/>
              </w:rPr>
            </w:pPr>
            <w:r>
              <w:rPr>
                <w:rFonts w:hint="eastAsia" w:ascii="宋体" w:hAnsi="宋体" w:cs="Arial"/>
                <w:sz w:val="21"/>
                <w:szCs w:val="21"/>
              </w:rPr>
              <w:t>通知存款类型</w:t>
            </w:r>
          </w:p>
        </w:tc>
        <w:tc>
          <w:tcPr>
            <w:tcW w:w="1031" w:type="dxa"/>
          </w:tcPr>
          <w:p w14:paraId="02CD7B67">
            <w:pPr>
              <w:rPr>
                <w:rFonts w:ascii="宋体" w:hAnsi="宋体" w:cs="Arial"/>
                <w:sz w:val="21"/>
                <w:szCs w:val="21"/>
              </w:rPr>
            </w:pPr>
            <w:r>
              <w:rPr>
                <w:rFonts w:hint="eastAsia" w:ascii="宋体" w:hAnsi="宋体" w:cs="Arial"/>
                <w:sz w:val="21"/>
                <w:szCs w:val="21"/>
              </w:rPr>
              <w:t>单选按钮</w:t>
            </w:r>
          </w:p>
        </w:tc>
        <w:tc>
          <w:tcPr>
            <w:tcW w:w="1002" w:type="dxa"/>
            <w:vAlign w:val="center"/>
          </w:tcPr>
          <w:p w14:paraId="55F1DE4B">
            <w:pPr>
              <w:rPr>
                <w:rFonts w:ascii="宋体" w:hAnsi="宋体" w:cs="Arial"/>
                <w:sz w:val="21"/>
                <w:szCs w:val="21"/>
              </w:rPr>
            </w:pPr>
            <w:r>
              <w:rPr>
                <w:rFonts w:hint="eastAsia" w:ascii="宋体" w:hAnsi="宋体" w:cs="Arial"/>
                <w:sz w:val="21"/>
                <w:szCs w:val="21"/>
              </w:rPr>
              <w:t>七天通知存款</w:t>
            </w:r>
          </w:p>
        </w:tc>
        <w:tc>
          <w:tcPr>
            <w:tcW w:w="1056" w:type="dxa"/>
            <w:vAlign w:val="center"/>
          </w:tcPr>
          <w:p w14:paraId="71FA2A68">
            <w:pPr>
              <w:rPr>
                <w:rFonts w:ascii="宋体" w:hAnsi="宋体" w:cs="Arial"/>
                <w:sz w:val="21"/>
                <w:szCs w:val="21"/>
              </w:rPr>
            </w:pPr>
          </w:p>
        </w:tc>
        <w:tc>
          <w:tcPr>
            <w:tcW w:w="899" w:type="dxa"/>
            <w:vAlign w:val="center"/>
          </w:tcPr>
          <w:p w14:paraId="15D8F034">
            <w:pPr>
              <w:rPr>
                <w:rFonts w:ascii="宋体" w:hAnsi="宋体" w:cs="Arial"/>
                <w:sz w:val="21"/>
                <w:szCs w:val="21"/>
              </w:rPr>
            </w:pPr>
          </w:p>
        </w:tc>
        <w:tc>
          <w:tcPr>
            <w:tcW w:w="2496" w:type="dxa"/>
            <w:vAlign w:val="center"/>
          </w:tcPr>
          <w:p w14:paraId="29963862">
            <w:pPr>
              <w:rPr>
                <w:rFonts w:ascii="宋体" w:hAnsi="宋体" w:cs="Arial"/>
                <w:sz w:val="21"/>
                <w:szCs w:val="21"/>
              </w:rPr>
            </w:pPr>
            <w:r>
              <w:rPr>
                <w:rFonts w:hint="eastAsia" w:ascii="宋体" w:hAnsi="宋体" w:cs="Arial"/>
                <w:sz w:val="21"/>
                <w:szCs w:val="21"/>
              </w:rPr>
              <w:t>一天通知存款/七天通知存款</w:t>
            </w:r>
          </w:p>
        </w:tc>
      </w:tr>
      <w:tr w14:paraId="5EF8E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63F9C829">
            <w:pPr>
              <w:numPr>
                <w:ilvl w:val="0"/>
                <w:numId w:val="135"/>
              </w:numPr>
              <w:rPr>
                <w:rFonts w:ascii="宋体" w:hAnsi="宋体"/>
                <w:sz w:val="21"/>
                <w:szCs w:val="21"/>
              </w:rPr>
            </w:pPr>
          </w:p>
        </w:tc>
        <w:tc>
          <w:tcPr>
            <w:tcW w:w="1611" w:type="dxa"/>
          </w:tcPr>
          <w:p w14:paraId="3EA6D6D6">
            <w:pPr>
              <w:rPr>
                <w:rFonts w:ascii="宋体" w:hAnsi="宋体" w:cs="Arial"/>
                <w:sz w:val="21"/>
                <w:szCs w:val="21"/>
              </w:rPr>
            </w:pPr>
            <w:r>
              <w:rPr>
                <w:rFonts w:hint="eastAsia" w:ascii="宋体" w:hAnsi="宋体" w:cs="Arial"/>
                <w:sz w:val="21"/>
                <w:szCs w:val="21"/>
              </w:rPr>
              <w:t>币种</w:t>
            </w:r>
          </w:p>
        </w:tc>
        <w:tc>
          <w:tcPr>
            <w:tcW w:w="1031" w:type="dxa"/>
          </w:tcPr>
          <w:p w14:paraId="795ACAC9">
            <w:pPr>
              <w:rPr>
                <w:rFonts w:ascii="宋体" w:hAnsi="宋体" w:cs="Arial"/>
                <w:sz w:val="21"/>
                <w:szCs w:val="21"/>
              </w:rPr>
            </w:pPr>
            <w:r>
              <w:rPr>
                <w:rFonts w:hint="eastAsia" w:ascii="宋体" w:hAnsi="宋体" w:cs="Arial"/>
                <w:sz w:val="21"/>
                <w:szCs w:val="21"/>
              </w:rPr>
              <w:t>下拉框</w:t>
            </w:r>
          </w:p>
        </w:tc>
        <w:tc>
          <w:tcPr>
            <w:tcW w:w="1002" w:type="dxa"/>
            <w:vAlign w:val="center"/>
          </w:tcPr>
          <w:p w14:paraId="1F537C0A">
            <w:pPr>
              <w:rPr>
                <w:rFonts w:ascii="宋体" w:hAnsi="宋体" w:cs="Arial"/>
                <w:sz w:val="21"/>
                <w:szCs w:val="21"/>
              </w:rPr>
            </w:pPr>
          </w:p>
        </w:tc>
        <w:tc>
          <w:tcPr>
            <w:tcW w:w="1056" w:type="dxa"/>
            <w:vAlign w:val="center"/>
          </w:tcPr>
          <w:p w14:paraId="3EBF4322">
            <w:pPr>
              <w:rPr>
                <w:rFonts w:ascii="宋体" w:hAnsi="宋体" w:cs="Arial"/>
                <w:sz w:val="21"/>
                <w:szCs w:val="21"/>
              </w:rPr>
            </w:pPr>
          </w:p>
        </w:tc>
        <w:tc>
          <w:tcPr>
            <w:tcW w:w="899" w:type="dxa"/>
            <w:vAlign w:val="center"/>
          </w:tcPr>
          <w:p w14:paraId="6EC46884">
            <w:pPr>
              <w:rPr>
                <w:rFonts w:ascii="宋体" w:hAnsi="宋体" w:cs="Arial"/>
                <w:sz w:val="21"/>
                <w:szCs w:val="21"/>
              </w:rPr>
            </w:pPr>
          </w:p>
        </w:tc>
        <w:tc>
          <w:tcPr>
            <w:tcW w:w="2496" w:type="dxa"/>
            <w:vAlign w:val="center"/>
          </w:tcPr>
          <w:p w14:paraId="33A823F2">
            <w:pPr>
              <w:rPr>
                <w:rFonts w:ascii="宋体" w:hAnsi="宋体" w:cs="Arial"/>
                <w:sz w:val="21"/>
                <w:szCs w:val="21"/>
              </w:rPr>
            </w:pPr>
          </w:p>
        </w:tc>
      </w:tr>
      <w:tr w14:paraId="7542A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333020A0">
            <w:pPr>
              <w:numPr>
                <w:ilvl w:val="0"/>
                <w:numId w:val="135"/>
              </w:numPr>
              <w:rPr>
                <w:rFonts w:ascii="宋体" w:hAnsi="宋体"/>
                <w:sz w:val="21"/>
                <w:szCs w:val="21"/>
              </w:rPr>
            </w:pPr>
          </w:p>
        </w:tc>
        <w:tc>
          <w:tcPr>
            <w:tcW w:w="1611" w:type="dxa"/>
          </w:tcPr>
          <w:p w14:paraId="178CDF3D">
            <w:pPr>
              <w:rPr>
                <w:rFonts w:ascii="宋体" w:hAnsi="宋体" w:cs="Arial"/>
                <w:sz w:val="21"/>
                <w:szCs w:val="21"/>
              </w:rPr>
            </w:pPr>
            <w:r>
              <w:rPr>
                <w:rFonts w:hint="eastAsia" w:ascii="宋体" w:hAnsi="宋体" w:cs="Arial"/>
                <w:sz w:val="21"/>
                <w:szCs w:val="21"/>
              </w:rPr>
              <w:t>存款金额</w:t>
            </w:r>
          </w:p>
        </w:tc>
        <w:tc>
          <w:tcPr>
            <w:tcW w:w="1031" w:type="dxa"/>
          </w:tcPr>
          <w:p w14:paraId="3B3DEEC6">
            <w:pPr>
              <w:rPr>
                <w:rFonts w:ascii="宋体" w:hAnsi="宋体" w:cs="Arial"/>
                <w:sz w:val="21"/>
                <w:szCs w:val="21"/>
              </w:rPr>
            </w:pPr>
            <w:r>
              <w:rPr>
                <w:rFonts w:hint="eastAsia" w:ascii="宋体" w:hAnsi="宋体" w:cs="Arial"/>
                <w:sz w:val="21"/>
                <w:szCs w:val="21"/>
              </w:rPr>
              <w:t>文本框</w:t>
            </w:r>
          </w:p>
        </w:tc>
        <w:tc>
          <w:tcPr>
            <w:tcW w:w="1002" w:type="dxa"/>
            <w:vAlign w:val="center"/>
          </w:tcPr>
          <w:p w14:paraId="1EA1BD95">
            <w:pPr>
              <w:rPr>
                <w:rFonts w:ascii="宋体" w:hAnsi="宋体" w:cs="Arial"/>
                <w:sz w:val="21"/>
                <w:szCs w:val="21"/>
              </w:rPr>
            </w:pPr>
          </w:p>
        </w:tc>
        <w:tc>
          <w:tcPr>
            <w:tcW w:w="1056" w:type="dxa"/>
            <w:vAlign w:val="center"/>
          </w:tcPr>
          <w:p w14:paraId="54AE14D5">
            <w:pPr>
              <w:rPr>
                <w:rFonts w:ascii="宋体" w:hAnsi="宋体" w:cs="Arial"/>
                <w:sz w:val="21"/>
                <w:szCs w:val="21"/>
              </w:rPr>
            </w:pPr>
            <w:r>
              <w:rPr>
                <w:rFonts w:ascii="宋体" w:hAnsi="宋体" w:cs="Arial"/>
                <w:sz w:val="21"/>
                <w:szCs w:val="21"/>
              </w:rPr>
              <w:t>N/(18.2)</w:t>
            </w:r>
          </w:p>
        </w:tc>
        <w:tc>
          <w:tcPr>
            <w:tcW w:w="899" w:type="dxa"/>
            <w:vAlign w:val="center"/>
          </w:tcPr>
          <w:p w14:paraId="308FAC52">
            <w:pPr>
              <w:rPr>
                <w:rFonts w:ascii="宋体" w:hAnsi="宋体" w:cs="Arial"/>
                <w:sz w:val="21"/>
                <w:szCs w:val="21"/>
              </w:rPr>
            </w:pPr>
            <w:r>
              <w:rPr>
                <w:rFonts w:hint="eastAsia" w:ascii="宋体" w:hAnsi="宋体" w:cs="Arial"/>
                <w:sz w:val="21"/>
                <w:szCs w:val="21"/>
              </w:rPr>
              <w:t>是</w:t>
            </w:r>
          </w:p>
        </w:tc>
        <w:tc>
          <w:tcPr>
            <w:tcW w:w="2496" w:type="dxa"/>
            <w:vAlign w:val="center"/>
          </w:tcPr>
          <w:p w14:paraId="3113C12B">
            <w:pPr>
              <w:rPr>
                <w:rFonts w:ascii="宋体" w:hAnsi="宋体" w:cs="Arial"/>
                <w:sz w:val="21"/>
                <w:szCs w:val="21"/>
              </w:rPr>
            </w:pPr>
          </w:p>
        </w:tc>
      </w:tr>
      <w:tr w14:paraId="22BAF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028E1922">
            <w:pPr>
              <w:numPr>
                <w:ilvl w:val="0"/>
                <w:numId w:val="135"/>
              </w:numPr>
              <w:rPr>
                <w:rFonts w:ascii="宋体" w:hAnsi="宋体"/>
                <w:sz w:val="21"/>
                <w:szCs w:val="21"/>
              </w:rPr>
            </w:pPr>
          </w:p>
        </w:tc>
        <w:tc>
          <w:tcPr>
            <w:tcW w:w="1611" w:type="dxa"/>
          </w:tcPr>
          <w:p w14:paraId="0B0263E6">
            <w:pPr>
              <w:rPr>
                <w:rFonts w:ascii="宋体" w:hAnsi="宋体" w:cs="Arial"/>
                <w:sz w:val="21"/>
                <w:szCs w:val="21"/>
              </w:rPr>
            </w:pPr>
            <w:r>
              <w:rPr>
                <w:rFonts w:hint="eastAsia" w:ascii="宋体" w:hAnsi="宋体" w:cs="Arial"/>
                <w:sz w:val="21"/>
                <w:szCs w:val="21"/>
              </w:rPr>
              <w:t>大写金额</w:t>
            </w:r>
          </w:p>
        </w:tc>
        <w:tc>
          <w:tcPr>
            <w:tcW w:w="1031" w:type="dxa"/>
          </w:tcPr>
          <w:p w14:paraId="1584AD1D">
            <w:pPr>
              <w:rPr>
                <w:rFonts w:ascii="宋体" w:hAnsi="宋体" w:cs="Arial"/>
                <w:sz w:val="21"/>
                <w:szCs w:val="21"/>
              </w:rPr>
            </w:pPr>
            <w:r>
              <w:rPr>
                <w:rFonts w:hint="eastAsia" w:ascii="宋体" w:hAnsi="宋体" w:cs="Arial"/>
                <w:sz w:val="21"/>
                <w:szCs w:val="21"/>
              </w:rPr>
              <w:t>文本</w:t>
            </w:r>
          </w:p>
        </w:tc>
        <w:tc>
          <w:tcPr>
            <w:tcW w:w="1002" w:type="dxa"/>
            <w:vAlign w:val="center"/>
          </w:tcPr>
          <w:p w14:paraId="76C6787C">
            <w:pPr>
              <w:rPr>
                <w:rFonts w:ascii="宋体" w:hAnsi="宋体" w:cs="Arial"/>
                <w:sz w:val="21"/>
                <w:szCs w:val="21"/>
              </w:rPr>
            </w:pPr>
          </w:p>
        </w:tc>
        <w:tc>
          <w:tcPr>
            <w:tcW w:w="1056" w:type="dxa"/>
            <w:vAlign w:val="center"/>
          </w:tcPr>
          <w:p w14:paraId="72BFE049">
            <w:pPr>
              <w:rPr>
                <w:rFonts w:ascii="宋体" w:hAnsi="宋体" w:cs="Arial"/>
                <w:sz w:val="21"/>
                <w:szCs w:val="21"/>
              </w:rPr>
            </w:pPr>
          </w:p>
        </w:tc>
        <w:tc>
          <w:tcPr>
            <w:tcW w:w="899" w:type="dxa"/>
            <w:vAlign w:val="center"/>
          </w:tcPr>
          <w:p w14:paraId="646CB697">
            <w:pPr>
              <w:rPr>
                <w:rFonts w:ascii="宋体" w:hAnsi="宋体" w:cs="Arial"/>
                <w:sz w:val="21"/>
                <w:szCs w:val="21"/>
              </w:rPr>
            </w:pPr>
          </w:p>
        </w:tc>
        <w:tc>
          <w:tcPr>
            <w:tcW w:w="2496" w:type="dxa"/>
            <w:vAlign w:val="center"/>
          </w:tcPr>
          <w:p w14:paraId="6B06DA02">
            <w:pPr>
              <w:rPr>
                <w:rFonts w:ascii="宋体" w:hAnsi="宋体" w:cs="Arial"/>
                <w:sz w:val="21"/>
                <w:szCs w:val="21"/>
              </w:rPr>
            </w:pPr>
            <w:r>
              <w:rPr>
                <w:rFonts w:hint="eastAsia" w:ascii="宋体" w:hAnsi="宋体" w:cs="Arial"/>
                <w:sz w:val="21"/>
                <w:szCs w:val="21"/>
              </w:rPr>
              <w:t>系统反显</w:t>
            </w:r>
          </w:p>
        </w:tc>
      </w:tr>
      <w:tr w14:paraId="27535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670DCE71">
            <w:pPr>
              <w:numPr>
                <w:ilvl w:val="0"/>
                <w:numId w:val="135"/>
              </w:numPr>
              <w:rPr>
                <w:rFonts w:ascii="宋体" w:hAnsi="宋体"/>
                <w:sz w:val="21"/>
                <w:szCs w:val="21"/>
              </w:rPr>
            </w:pPr>
          </w:p>
        </w:tc>
        <w:tc>
          <w:tcPr>
            <w:tcW w:w="1611" w:type="dxa"/>
          </w:tcPr>
          <w:p w14:paraId="02CDE9DF">
            <w:pPr>
              <w:rPr>
                <w:rFonts w:ascii="宋体" w:hAnsi="宋体" w:cs="Arial"/>
                <w:sz w:val="21"/>
                <w:szCs w:val="21"/>
              </w:rPr>
            </w:pPr>
            <w:r>
              <w:rPr>
                <w:rFonts w:hint="eastAsia" w:ascii="宋体" w:hAnsi="宋体" w:cs="Arial"/>
                <w:sz w:val="21"/>
                <w:szCs w:val="21"/>
              </w:rPr>
              <w:t>确认</w:t>
            </w:r>
          </w:p>
        </w:tc>
        <w:tc>
          <w:tcPr>
            <w:tcW w:w="1031" w:type="dxa"/>
          </w:tcPr>
          <w:p w14:paraId="6521FB4E">
            <w:pPr>
              <w:rPr>
                <w:rFonts w:ascii="宋体" w:hAnsi="宋体" w:cs="Arial"/>
                <w:sz w:val="21"/>
                <w:szCs w:val="21"/>
              </w:rPr>
            </w:pPr>
            <w:r>
              <w:rPr>
                <w:rFonts w:hint="eastAsia" w:ascii="宋体" w:hAnsi="宋体" w:cs="Arial"/>
                <w:sz w:val="21"/>
                <w:szCs w:val="21"/>
              </w:rPr>
              <w:t>按钮</w:t>
            </w:r>
          </w:p>
        </w:tc>
        <w:tc>
          <w:tcPr>
            <w:tcW w:w="1002" w:type="dxa"/>
            <w:vAlign w:val="center"/>
          </w:tcPr>
          <w:p w14:paraId="36D6B58C">
            <w:pPr>
              <w:rPr>
                <w:rFonts w:ascii="宋体" w:hAnsi="宋体" w:cs="Arial"/>
                <w:sz w:val="21"/>
                <w:szCs w:val="21"/>
              </w:rPr>
            </w:pPr>
          </w:p>
        </w:tc>
        <w:tc>
          <w:tcPr>
            <w:tcW w:w="1056" w:type="dxa"/>
            <w:vAlign w:val="center"/>
          </w:tcPr>
          <w:p w14:paraId="76F9FCF3">
            <w:pPr>
              <w:rPr>
                <w:rFonts w:ascii="宋体" w:hAnsi="宋体" w:cs="Arial"/>
                <w:sz w:val="21"/>
                <w:szCs w:val="21"/>
              </w:rPr>
            </w:pPr>
          </w:p>
        </w:tc>
        <w:tc>
          <w:tcPr>
            <w:tcW w:w="899" w:type="dxa"/>
            <w:vAlign w:val="center"/>
          </w:tcPr>
          <w:p w14:paraId="26B15134">
            <w:pPr>
              <w:rPr>
                <w:rFonts w:ascii="宋体" w:hAnsi="宋体" w:cs="Arial"/>
                <w:sz w:val="21"/>
                <w:szCs w:val="21"/>
              </w:rPr>
            </w:pPr>
          </w:p>
        </w:tc>
        <w:tc>
          <w:tcPr>
            <w:tcW w:w="2496" w:type="dxa"/>
            <w:vAlign w:val="center"/>
          </w:tcPr>
          <w:p w14:paraId="4EB3430C">
            <w:pPr>
              <w:rPr>
                <w:rFonts w:ascii="宋体" w:hAnsi="宋体" w:cs="Arial"/>
                <w:sz w:val="21"/>
                <w:szCs w:val="21"/>
              </w:rPr>
            </w:pPr>
          </w:p>
        </w:tc>
      </w:tr>
      <w:tr w14:paraId="62CE1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6B3935AF">
            <w:pPr>
              <w:numPr>
                <w:ilvl w:val="0"/>
                <w:numId w:val="135"/>
              </w:numPr>
              <w:rPr>
                <w:rFonts w:ascii="宋体" w:hAnsi="宋体"/>
                <w:sz w:val="21"/>
                <w:szCs w:val="21"/>
              </w:rPr>
            </w:pPr>
          </w:p>
        </w:tc>
        <w:tc>
          <w:tcPr>
            <w:tcW w:w="1611" w:type="dxa"/>
          </w:tcPr>
          <w:p w14:paraId="1368B8D2">
            <w:pPr>
              <w:rPr>
                <w:rFonts w:ascii="宋体" w:hAnsi="宋体" w:cs="Arial"/>
                <w:sz w:val="21"/>
                <w:szCs w:val="21"/>
              </w:rPr>
            </w:pPr>
            <w:r>
              <w:rPr>
                <w:rFonts w:hint="eastAsia" w:ascii="宋体" w:hAnsi="宋体" w:cs="Arial"/>
                <w:sz w:val="21"/>
                <w:szCs w:val="21"/>
              </w:rPr>
              <w:t>返回</w:t>
            </w:r>
          </w:p>
        </w:tc>
        <w:tc>
          <w:tcPr>
            <w:tcW w:w="1031" w:type="dxa"/>
          </w:tcPr>
          <w:p w14:paraId="6603882F">
            <w:pPr>
              <w:rPr>
                <w:rFonts w:ascii="宋体" w:hAnsi="宋体" w:cs="Arial"/>
                <w:sz w:val="21"/>
                <w:szCs w:val="21"/>
              </w:rPr>
            </w:pPr>
            <w:r>
              <w:rPr>
                <w:rFonts w:hint="eastAsia" w:ascii="宋体" w:hAnsi="宋体" w:cs="Arial"/>
                <w:sz w:val="21"/>
                <w:szCs w:val="21"/>
              </w:rPr>
              <w:t>按钮</w:t>
            </w:r>
          </w:p>
        </w:tc>
        <w:tc>
          <w:tcPr>
            <w:tcW w:w="1002" w:type="dxa"/>
            <w:vAlign w:val="center"/>
          </w:tcPr>
          <w:p w14:paraId="12D4FFCA">
            <w:pPr>
              <w:rPr>
                <w:rFonts w:ascii="宋体" w:hAnsi="宋体" w:cs="Arial"/>
                <w:sz w:val="21"/>
                <w:szCs w:val="21"/>
              </w:rPr>
            </w:pPr>
          </w:p>
        </w:tc>
        <w:tc>
          <w:tcPr>
            <w:tcW w:w="1056" w:type="dxa"/>
            <w:vAlign w:val="center"/>
          </w:tcPr>
          <w:p w14:paraId="57A9AB4A">
            <w:pPr>
              <w:rPr>
                <w:rFonts w:ascii="宋体" w:hAnsi="宋体" w:cs="Arial"/>
                <w:sz w:val="21"/>
                <w:szCs w:val="21"/>
              </w:rPr>
            </w:pPr>
          </w:p>
        </w:tc>
        <w:tc>
          <w:tcPr>
            <w:tcW w:w="899" w:type="dxa"/>
            <w:vAlign w:val="center"/>
          </w:tcPr>
          <w:p w14:paraId="02C37ED6">
            <w:pPr>
              <w:rPr>
                <w:rFonts w:ascii="宋体" w:hAnsi="宋体" w:cs="Arial"/>
                <w:sz w:val="21"/>
                <w:szCs w:val="21"/>
              </w:rPr>
            </w:pPr>
          </w:p>
        </w:tc>
        <w:tc>
          <w:tcPr>
            <w:tcW w:w="2496" w:type="dxa"/>
            <w:vAlign w:val="center"/>
          </w:tcPr>
          <w:p w14:paraId="7E7D5EDD">
            <w:pPr>
              <w:rPr>
                <w:rFonts w:ascii="宋体" w:hAnsi="宋体" w:cs="Arial"/>
                <w:sz w:val="21"/>
                <w:szCs w:val="21"/>
              </w:rPr>
            </w:pPr>
            <w:r>
              <w:rPr>
                <w:rFonts w:hint="eastAsia" w:ascii="宋体" w:hAnsi="宋体" w:cs="Arial"/>
                <w:sz w:val="21"/>
                <w:szCs w:val="21"/>
              </w:rPr>
              <w:t>返回到通知存款页面</w:t>
            </w:r>
          </w:p>
        </w:tc>
      </w:tr>
      <w:tr w14:paraId="5B768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8522" w:type="dxa"/>
            <w:gridSpan w:val="7"/>
            <w:vAlign w:val="center"/>
          </w:tcPr>
          <w:p w14:paraId="04EFB58A">
            <w:pPr>
              <w:rPr>
                <w:rFonts w:ascii="宋体" w:hAnsi="宋体" w:cs="Arial"/>
                <w:color w:val="000000"/>
                <w:sz w:val="21"/>
                <w:szCs w:val="21"/>
              </w:rPr>
            </w:pPr>
            <w:r>
              <w:rPr>
                <w:rFonts w:hint="eastAsia" w:ascii="宋体" w:hAnsi="宋体" w:cs="Arial"/>
                <w:color w:val="000000"/>
                <w:sz w:val="21"/>
                <w:szCs w:val="21"/>
              </w:rPr>
              <w:t>温馨提示：</w:t>
            </w:r>
          </w:p>
        </w:tc>
      </w:tr>
      <w:tr w14:paraId="2C6C0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6" w:hRule="atLeast"/>
        </w:trPr>
        <w:tc>
          <w:tcPr>
            <w:tcW w:w="8522" w:type="dxa"/>
            <w:gridSpan w:val="7"/>
            <w:vAlign w:val="center"/>
          </w:tcPr>
          <w:p w14:paraId="05A3C8D0">
            <w:pPr>
              <w:spacing w:line="360" w:lineRule="auto"/>
              <w:rPr>
                <w:rFonts w:ascii="宋体" w:hAnsi="宋体" w:cs="宋体"/>
                <w:sz w:val="21"/>
                <w:szCs w:val="21"/>
              </w:rPr>
            </w:pPr>
            <w:r>
              <w:rPr>
                <w:rFonts w:hint="eastAsia" w:ascii="宋体" w:hAnsi="宋体"/>
                <w:sz w:val="21"/>
                <w:szCs w:val="21"/>
              </w:rPr>
              <w:t>1.</w:t>
            </w:r>
            <w:r>
              <w:rPr>
                <w:rFonts w:ascii="宋体" w:hAnsi="宋体"/>
                <w:sz w:val="21"/>
                <w:szCs w:val="21"/>
              </w:rPr>
              <w:t>人民币通知存款最低起存</w:t>
            </w:r>
            <w:r>
              <w:rPr>
                <w:rFonts w:hint="eastAsia" w:ascii="宋体" w:hAnsi="宋体"/>
                <w:sz w:val="21"/>
                <w:szCs w:val="21"/>
              </w:rPr>
              <w:t>和</w:t>
            </w:r>
            <w:r>
              <w:rPr>
                <w:rFonts w:ascii="宋体" w:hAnsi="宋体"/>
                <w:sz w:val="21"/>
                <w:szCs w:val="21"/>
              </w:rPr>
              <w:t>最低留存金额均为5万元</w:t>
            </w:r>
            <w:r>
              <w:rPr>
                <w:rFonts w:ascii="宋体" w:hAnsi="宋体" w:cs="宋体"/>
                <w:sz w:val="21"/>
                <w:szCs w:val="21"/>
              </w:rPr>
              <w:t>。</w:t>
            </w:r>
          </w:p>
          <w:p w14:paraId="704273B8">
            <w:pPr>
              <w:spacing w:line="360" w:lineRule="auto"/>
              <w:rPr>
                <w:rFonts w:ascii="宋体" w:hAnsi="宋体"/>
                <w:sz w:val="21"/>
                <w:szCs w:val="21"/>
              </w:rPr>
            </w:pPr>
            <w:r>
              <w:rPr>
                <w:rFonts w:hint="eastAsia" w:ascii="宋体" w:hAnsi="宋体"/>
                <w:sz w:val="21"/>
                <w:szCs w:val="21"/>
              </w:rPr>
              <w:t>2.最低起存金额为5万元，可以一次或分次支取，但是剩余本金必须大于起存金额5万元</w:t>
            </w:r>
            <w:r>
              <w:rPr>
                <w:rFonts w:ascii="宋体" w:hAnsi="宋体"/>
                <w:sz w:val="21"/>
                <w:szCs w:val="21"/>
              </w:rPr>
              <w:t>。</w:t>
            </w:r>
          </w:p>
          <w:p w14:paraId="53830D88">
            <w:pPr>
              <w:spacing w:line="360" w:lineRule="auto"/>
              <w:rPr>
                <w:rFonts w:ascii="宋体" w:hAnsi="宋体" w:cs="宋体"/>
                <w:sz w:val="21"/>
                <w:szCs w:val="21"/>
              </w:rPr>
            </w:pPr>
            <w:r>
              <w:rPr>
                <w:rFonts w:hint="eastAsia" w:ascii="宋体" w:hAnsi="宋体" w:cs="Arial"/>
                <w:color w:val="000000"/>
                <w:sz w:val="21"/>
                <w:szCs w:val="21"/>
              </w:rPr>
              <w:t>3.带“</w:t>
            </w:r>
            <w:r>
              <w:rPr>
                <w:rFonts w:ascii="宋体" w:hAnsi="宋体"/>
                <w:sz w:val="21"/>
                <w:szCs w:val="21"/>
              </w:rPr>
              <w:t>*</w:t>
            </w:r>
            <w:r>
              <w:rPr>
                <w:rFonts w:hint="eastAsia" w:ascii="宋体" w:hAnsi="宋体"/>
                <w:sz w:val="21"/>
                <w:szCs w:val="21"/>
              </w:rPr>
              <w:t>”的输入项</w:t>
            </w:r>
            <w:r>
              <w:rPr>
                <w:rFonts w:ascii="宋体" w:hAnsi="宋体"/>
                <w:sz w:val="21"/>
                <w:szCs w:val="21"/>
              </w:rPr>
              <w:t>为必输项</w:t>
            </w:r>
            <w:r>
              <w:rPr>
                <w:rFonts w:hint="eastAsia" w:ascii="宋体" w:hAnsi="宋体"/>
                <w:sz w:val="21"/>
                <w:szCs w:val="21"/>
              </w:rPr>
              <w:t>。</w:t>
            </w:r>
          </w:p>
        </w:tc>
      </w:tr>
    </w:tbl>
    <w:p w14:paraId="638B4FF2">
      <w:pPr>
        <w:pStyle w:val="5"/>
        <w:numPr>
          <w:ilvl w:val="0"/>
          <w:numId w:val="0"/>
        </w:numPr>
      </w:pPr>
      <w:r>
        <w:rPr>
          <w:rFonts w:hint="eastAsia"/>
        </w:rPr>
        <w:t>开户确认页面</w:t>
      </w:r>
    </w:p>
    <w:tbl>
      <w:tblPr>
        <w:tblStyle w:val="4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8"/>
        <w:gridCol w:w="1648"/>
        <w:gridCol w:w="1053"/>
        <w:gridCol w:w="1024"/>
        <w:gridCol w:w="924"/>
        <w:gridCol w:w="924"/>
        <w:gridCol w:w="2521"/>
      </w:tblGrid>
      <w:tr w14:paraId="6B39B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8" w:type="dxa"/>
            <w:shd w:val="clear" w:color="auto" w:fill="FFCC99"/>
            <w:vAlign w:val="center"/>
          </w:tcPr>
          <w:p w14:paraId="274A50C4">
            <w:pPr>
              <w:rPr>
                <w:rFonts w:ascii="宋体" w:hAnsi="宋体" w:cs="Arial"/>
                <w:b/>
                <w:sz w:val="21"/>
                <w:szCs w:val="21"/>
              </w:rPr>
            </w:pPr>
            <w:r>
              <w:rPr>
                <w:rFonts w:ascii="宋体" w:hAnsi="宋体" w:cs="Arial"/>
                <w:b/>
                <w:sz w:val="21"/>
                <w:szCs w:val="21"/>
              </w:rPr>
              <w:t>序号</w:t>
            </w:r>
          </w:p>
        </w:tc>
        <w:tc>
          <w:tcPr>
            <w:tcW w:w="1648" w:type="dxa"/>
            <w:shd w:val="clear" w:color="auto" w:fill="FFCC99"/>
            <w:vAlign w:val="center"/>
          </w:tcPr>
          <w:p w14:paraId="01C32F0B">
            <w:pPr>
              <w:rPr>
                <w:rFonts w:ascii="宋体" w:hAnsi="宋体" w:cs="Arial"/>
                <w:b/>
                <w:sz w:val="21"/>
                <w:szCs w:val="21"/>
              </w:rPr>
            </w:pPr>
            <w:r>
              <w:rPr>
                <w:rFonts w:ascii="宋体" w:hAnsi="宋体" w:cs="Arial"/>
                <w:b/>
                <w:sz w:val="21"/>
                <w:szCs w:val="21"/>
              </w:rPr>
              <w:t>名称</w:t>
            </w:r>
          </w:p>
        </w:tc>
        <w:tc>
          <w:tcPr>
            <w:tcW w:w="1053" w:type="dxa"/>
            <w:shd w:val="clear" w:color="auto" w:fill="FFCC99"/>
            <w:vAlign w:val="center"/>
          </w:tcPr>
          <w:p w14:paraId="711FCA14">
            <w:pPr>
              <w:rPr>
                <w:rFonts w:ascii="宋体" w:hAnsi="宋体" w:cs="Arial"/>
                <w:b/>
                <w:sz w:val="21"/>
                <w:szCs w:val="21"/>
              </w:rPr>
            </w:pPr>
            <w:r>
              <w:rPr>
                <w:rFonts w:ascii="宋体" w:hAnsi="宋体" w:cs="Arial"/>
                <w:b/>
                <w:sz w:val="21"/>
                <w:szCs w:val="21"/>
              </w:rPr>
              <w:t>输入</w:t>
            </w:r>
            <w:r>
              <w:rPr>
                <w:rFonts w:hint="eastAsia" w:ascii="宋体" w:hAnsi="宋体" w:cs="Arial"/>
                <w:b/>
                <w:sz w:val="21"/>
                <w:szCs w:val="21"/>
              </w:rPr>
              <w:t>/输出</w:t>
            </w:r>
          </w:p>
        </w:tc>
        <w:tc>
          <w:tcPr>
            <w:tcW w:w="1024" w:type="dxa"/>
            <w:shd w:val="clear" w:color="auto" w:fill="FFCC99"/>
            <w:vAlign w:val="center"/>
          </w:tcPr>
          <w:p w14:paraId="6B285EF4">
            <w:pPr>
              <w:rPr>
                <w:rFonts w:ascii="宋体" w:hAnsi="宋体" w:cs="Arial"/>
                <w:b/>
                <w:sz w:val="21"/>
                <w:szCs w:val="21"/>
              </w:rPr>
            </w:pPr>
            <w:r>
              <w:rPr>
                <w:rFonts w:ascii="宋体" w:hAnsi="宋体" w:cs="Arial"/>
                <w:b/>
                <w:sz w:val="21"/>
                <w:szCs w:val="21"/>
              </w:rPr>
              <w:t>缺省值</w:t>
            </w:r>
          </w:p>
        </w:tc>
        <w:tc>
          <w:tcPr>
            <w:tcW w:w="924" w:type="dxa"/>
            <w:shd w:val="clear" w:color="auto" w:fill="FFCC99"/>
            <w:vAlign w:val="center"/>
          </w:tcPr>
          <w:p w14:paraId="1308191D">
            <w:pPr>
              <w:rPr>
                <w:rFonts w:ascii="宋体" w:hAnsi="宋体" w:cs="Arial"/>
                <w:b/>
                <w:sz w:val="21"/>
                <w:szCs w:val="21"/>
              </w:rPr>
            </w:pPr>
            <w:r>
              <w:rPr>
                <w:rFonts w:hint="eastAsia" w:ascii="宋体" w:hAnsi="宋体" w:cs="Arial"/>
                <w:b/>
                <w:sz w:val="21"/>
                <w:szCs w:val="21"/>
              </w:rPr>
              <w:t>类型/长度</w:t>
            </w:r>
          </w:p>
        </w:tc>
        <w:tc>
          <w:tcPr>
            <w:tcW w:w="924" w:type="dxa"/>
            <w:shd w:val="clear" w:color="auto" w:fill="FFCC99"/>
            <w:vAlign w:val="center"/>
          </w:tcPr>
          <w:p w14:paraId="01334D1E">
            <w:pPr>
              <w:rPr>
                <w:rFonts w:ascii="宋体" w:hAnsi="宋体" w:cs="Arial"/>
                <w:b/>
                <w:sz w:val="21"/>
                <w:szCs w:val="21"/>
              </w:rPr>
            </w:pPr>
            <w:r>
              <w:rPr>
                <w:rFonts w:hint="eastAsia" w:ascii="宋体" w:hAnsi="宋体" w:cs="Arial"/>
                <w:b/>
                <w:sz w:val="21"/>
                <w:szCs w:val="21"/>
              </w:rPr>
              <w:t>是否必输</w:t>
            </w:r>
          </w:p>
        </w:tc>
        <w:tc>
          <w:tcPr>
            <w:tcW w:w="2521" w:type="dxa"/>
            <w:shd w:val="clear" w:color="auto" w:fill="FFCC99"/>
            <w:vAlign w:val="center"/>
          </w:tcPr>
          <w:p w14:paraId="79F19289">
            <w:pPr>
              <w:rPr>
                <w:rFonts w:ascii="宋体" w:hAnsi="宋体" w:cs="Arial"/>
                <w:b/>
                <w:sz w:val="21"/>
                <w:szCs w:val="21"/>
              </w:rPr>
            </w:pPr>
            <w:r>
              <w:rPr>
                <w:rFonts w:ascii="宋体" w:hAnsi="宋体" w:cs="Arial"/>
                <w:b/>
                <w:sz w:val="21"/>
                <w:szCs w:val="21"/>
              </w:rPr>
              <w:t>备注</w:t>
            </w:r>
          </w:p>
        </w:tc>
      </w:tr>
      <w:tr w14:paraId="15BC3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8" w:type="dxa"/>
            <w:vAlign w:val="center"/>
          </w:tcPr>
          <w:p w14:paraId="28D35EE4">
            <w:pPr>
              <w:numPr>
                <w:ilvl w:val="0"/>
                <w:numId w:val="136"/>
              </w:numPr>
              <w:rPr>
                <w:rFonts w:ascii="宋体" w:hAnsi="宋体"/>
                <w:sz w:val="21"/>
                <w:szCs w:val="21"/>
              </w:rPr>
            </w:pPr>
          </w:p>
        </w:tc>
        <w:tc>
          <w:tcPr>
            <w:tcW w:w="1648" w:type="dxa"/>
          </w:tcPr>
          <w:p w14:paraId="1022A0AC">
            <w:pPr>
              <w:rPr>
                <w:rFonts w:ascii="宋体" w:hAnsi="宋体" w:cs="Arial"/>
                <w:sz w:val="21"/>
                <w:szCs w:val="21"/>
              </w:rPr>
            </w:pPr>
            <w:r>
              <w:rPr>
                <w:rFonts w:hint="eastAsia" w:ascii="宋体" w:hAnsi="宋体" w:cs="Arial"/>
                <w:sz w:val="21"/>
                <w:szCs w:val="21"/>
              </w:rPr>
              <w:t>银行账号</w:t>
            </w:r>
          </w:p>
        </w:tc>
        <w:tc>
          <w:tcPr>
            <w:tcW w:w="1053" w:type="dxa"/>
          </w:tcPr>
          <w:p w14:paraId="42A12D32">
            <w:pPr>
              <w:rPr>
                <w:rFonts w:ascii="宋体" w:hAnsi="宋体" w:cs="Arial"/>
                <w:sz w:val="21"/>
                <w:szCs w:val="21"/>
              </w:rPr>
            </w:pPr>
            <w:r>
              <w:rPr>
                <w:rFonts w:hint="eastAsia" w:ascii="宋体" w:hAnsi="宋体" w:cs="Arial"/>
                <w:sz w:val="21"/>
                <w:szCs w:val="21"/>
              </w:rPr>
              <w:t>文本</w:t>
            </w:r>
          </w:p>
        </w:tc>
        <w:tc>
          <w:tcPr>
            <w:tcW w:w="1024" w:type="dxa"/>
            <w:vAlign w:val="center"/>
          </w:tcPr>
          <w:p w14:paraId="587991AF">
            <w:pPr>
              <w:rPr>
                <w:rFonts w:ascii="宋体" w:hAnsi="宋体" w:cs="Arial"/>
                <w:sz w:val="21"/>
                <w:szCs w:val="21"/>
              </w:rPr>
            </w:pPr>
          </w:p>
        </w:tc>
        <w:tc>
          <w:tcPr>
            <w:tcW w:w="924" w:type="dxa"/>
            <w:vAlign w:val="center"/>
          </w:tcPr>
          <w:p w14:paraId="3BE2E944">
            <w:pPr>
              <w:rPr>
                <w:rFonts w:ascii="宋体" w:hAnsi="宋体" w:cs="Arial"/>
                <w:sz w:val="21"/>
                <w:szCs w:val="21"/>
              </w:rPr>
            </w:pPr>
          </w:p>
        </w:tc>
        <w:tc>
          <w:tcPr>
            <w:tcW w:w="924" w:type="dxa"/>
            <w:vAlign w:val="center"/>
          </w:tcPr>
          <w:p w14:paraId="295B88A5">
            <w:pPr>
              <w:rPr>
                <w:rFonts w:ascii="宋体" w:hAnsi="宋体" w:cs="Arial"/>
                <w:sz w:val="21"/>
                <w:szCs w:val="21"/>
              </w:rPr>
            </w:pPr>
          </w:p>
        </w:tc>
        <w:tc>
          <w:tcPr>
            <w:tcW w:w="2521" w:type="dxa"/>
            <w:vAlign w:val="center"/>
          </w:tcPr>
          <w:p w14:paraId="3874126E">
            <w:pPr>
              <w:rPr>
                <w:rFonts w:ascii="宋体" w:hAnsi="宋体" w:cs="Arial"/>
                <w:sz w:val="21"/>
                <w:szCs w:val="21"/>
              </w:rPr>
            </w:pPr>
          </w:p>
        </w:tc>
      </w:tr>
      <w:tr w14:paraId="5AE93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8" w:type="dxa"/>
            <w:vAlign w:val="center"/>
          </w:tcPr>
          <w:p w14:paraId="0DCDD2E5">
            <w:pPr>
              <w:numPr>
                <w:ilvl w:val="0"/>
                <w:numId w:val="136"/>
              </w:numPr>
              <w:rPr>
                <w:rFonts w:ascii="宋体" w:hAnsi="宋体"/>
                <w:sz w:val="21"/>
                <w:szCs w:val="21"/>
              </w:rPr>
            </w:pPr>
          </w:p>
        </w:tc>
        <w:tc>
          <w:tcPr>
            <w:tcW w:w="1648" w:type="dxa"/>
          </w:tcPr>
          <w:p w14:paraId="18DD379A">
            <w:pPr>
              <w:rPr>
                <w:rFonts w:ascii="宋体" w:hAnsi="宋体" w:cs="Arial"/>
                <w:sz w:val="21"/>
                <w:szCs w:val="21"/>
              </w:rPr>
            </w:pPr>
            <w:r>
              <w:rPr>
                <w:rFonts w:hint="eastAsia" w:ascii="宋体" w:hAnsi="宋体" w:cs="Arial"/>
                <w:sz w:val="21"/>
                <w:szCs w:val="21"/>
              </w:rPr>
              <w:t>通知存款类型</w:t>
            </w:r>
          </w:p>
        </w:tc>
        <w:tc>
          <w:tcPr>
            <w:tcW w:w="1053" w:type="dxa"/>
          </w:tcPr>
          <w:p w14:paraId="37A375FC">
            <w:pPr>
              <w:rPr>
                <w:rFonts w:ascii="宋体" w:hAnsi="宋体" w:cs="Arial"/>
                <w:sz w:val="21"/>
                <w:szCs w:val="21"/>
              </w:rPr>
            </w:pPr>
            <w:r>
              <w:rPr>
                <w:rFonts w:hint="eastAsia" w:ascii="宋体" w:hAnsi="宋体" w:cs="Arial"/>
                <w:sz w:val="21"/>
                <w:szCs w:val="21"/>
              </w:rPr>
              <w:t>文本</w:t>
            </w:r>
          </w:p>
        </w:tc>
        <w:tc>
          <w:tcPr>
            <w:tcW w:w="1024" w:type="dxa"/>
            <w:vAlign w:val="center"/>
          </w:tcPr>
          <w:p w14:paraId="538F4352">
            <w:pPr>
              <w:rPr>
                <w:rFonts w:ascii="宋体" w:hAnsi="宋体" w:cs="Arial"/>
                <w:sz w:val="21"/>
                <w:szCs w:val="21"/>
              </w:rPr>
            </w:pPr>
          </w:p>
        </w:tc>
        <w:tc>
          <w:tcPr>
            <w:tcW w:w="924" w:type="dxa"/>
            <w:vAlign w:val="center"/>
          </w:tcPr>
          <w:p w14:paraId="1A98B184">
            <w:pPr>
              <w:rPr>
                <w:rFonts w:ascii="宋体" w:hAnsi="宋体" w:cs="Arial"/>
                <w:sz w:val="21"/>
                <w:szCs w:val="21"/>
              </w:rPr>
            </w:pPr>
          </w:p>
        </w:tc>
        <w:tc>
          <w:tcPr>
            <w:tcW w:w="924" w:type="dxa"/>
            <w:vAlign w:val="center"/>
          </w:tcPr>
          <w:p w14:paraId="517EAD19">
            <w:pPr>
              <w:rPr>
                <w:rFonts w:ascii="宋体" w:hAnsi="宋体" w:cs="Arial"/>
                <w:sz w:val="21"/>
                <w:szCs w:val="21"/>
              </w:rPr>
            </w:pPr>
          </w:p>
        </w:tc>
        <w:tc>
          <w:tcPr>
            <w:tcW w:w="2521" w:type="dxa"/>
            <w:vAlign w:val="center"/>
          </w:tcPr>
          <w:p w14:paraId="5F575C96">
            <w:pPr>
              <w:rPr>
                <w:rFonts w:ascii="宋体" w:hAnsi="宋体" w:cs="Arial"/>
                <w:sz w:val="21"/>
                <w:szCs w:val="21"/>
              </w:rPr>
            </w:pPr>
          </w:p>
        </w:tc>
      </w:tr>
      <w:tr w14:paraId="71FD7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8" w:type="dxa"/>
            <w:vAlign w:val="center"/>
          </w:tcPr>
          <w:p w14:paraId="1D94220F">
            <w:pPr>
              <w:numPr>
                <w:ilvl w:val="0"/>
                <w:numId w:val="136"/>
              </w:numPr>
              <w:rPr>
                <w:rFonts w:ascii="宋体" w:hAnsi="宋体"/>
                <w:sz w:val="21"/>
                <w:szCs w:val="21"/>
              </w:rPr>
            </w:pPr>
          </w:p>
        </w:tc>
        <w:tc>
          <w:tcPr>
            <w:tcW w:w="1648" w:type="dxa"/>
          </w:tcPr>
          <w:p w14:paraId="3AA46995">
            <w:pPr>
              <w:rPr>
                <w:rFonts w:ascii="宋体" w:hAnsi="宋体" w:cs="Arial"/>
                <w:sz w:val="21"/>
                <w:szCs w:val="21"/>
              </w:rPr>
            </w:pPr>
            <w:r>
              <w:rPr>
                <w:rFonts w:hint="eastAsia" w:ascii="宋体" w:hAnsi="宋体" w:cs="Arial"/>
                <w:sz w:val="21"/>
                <w:szCs w:val="21"/>
              </w:rPr>
              <w:t>币种</w:t>
            </w:r>
          </w:p>
        </w:tc>
        <w:tc>
          <w:tcPr>
            <w:tcW w:w="1053" w:type="dxa"/>
          </w:tcPr>
          <w:p w14:paraId="5CC075B8">
            <w:pPr>
              <w:rPr>
                <w:rFonts w:ascii="宋体" w:hAnsi="宋体" w:cs="Arial"/>
                <w:sz w:val="21"/>
                <w:szCs w:val="21"/>
              </w:rPr>
            </w:pPr>
            <w:r>
              <w:rPr>
                <w:rFonts w:hint="eastAsia" w:ascii="宋体" w:hAnsi="宋体" w:cs="Arial"/>
                <w:sz w:val="21"/>
                <w:szCs w:val="21"/>
              </w:rPr>
              <w:t>文本</w:t>
            </w:r>
          </w:p>
        </w:tc>
        <w:tc>
          <w:tcPr>
            <w:tcW w:w="1024" w:type="dxa"/>
            <w:vAlign w:val="center"/>
          </w:tcPr>
          <w:p w14:paraId="07FD02F6">
            <w:pPr>
              <w:rPr>
                <w:rFonts w:ascii="宋体" w:hAnsi="宋体" w:cs="Arial"/>
                <w:sz w:val="21"/>
                <w:szCs w:val="21"/>
              </w:rPr>
            </w:pPr>
          </w:p>
        </w:tc>
        <w:tc>
          <w:tcPr>
            <w:tcW w:w="924" w:type="dxa"/>
            <w:vAlign w:val="center"/>
          </w:tcPr>
          <w:p w14:paraId="5F8EA5B4">
            <w:pPr>
              <w:rPr>
                <w:rFonts w:ascii="宋体" w:hAnsi="宋体" w:cs="Arial"/>
                <w:sz w:val="21"/>
                <w:szCs w:val="21"/>
              </w:rPr>
            </w:pPr>
          </w:p>
        </w:tc>
        <w:tc>
          <w:tcPr>
            <w:tcW w:w="924" w:type="dxa"/>
            <w:vAlign w:val="center"/>
          </w:tcPr>
          <w:p w14:paraId="3A602443">
            <w:pPr>
              <w:rPr>
                <w:rFonts w:ascii="宋体" w:hAnsi="宋体" w:cs="Arial"/>
                <w:sz w:val="21"/>
                <w:szCs w:val="21"/>
              </w:rPr>
            </w:pPr>
          </w:p>
        </w:tc>
        <w:tc>
          <w:tcPr>
            <w:tcW w:w="2521" w:type="dxa"/>
            <w:vAlign w:val="center"/>
          </w:tcPr>
          <w:p w14:paraId="43295316">
            <w:pPr>
              <w:rPr>
                <w:rFonts w:ascii="宋体" w:hAnsi="宋体" w:cs="Arial"/>
                <w:sz w:val="21"/>
                <w:szCs w:val="21"/>
              </w:rPr>
            </w:pPr>
          </w:p>
        </w:tc>
      </w:tr>
      <w:tr w14:paraId="29E72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8" w:type="dxa"/>
            <w:vAlign w:val="center"/>
          </w:tcPr>
          <w:p w14:paraId="72C06218">
            <w:pPr>
              <w:numPr>
                <w:ilvl w:val="0"/>
                <w:numId w:val="136"/>
              </w:numPr>
              <w:rPr>
                <w:rFonts w:ascii="宋体" w:hAnsi="宋体"/>
                <w:sz w:val="21"/>
                <w:szCs w:val="21"/>
              </w:rPr>
            </w:pPr>
          </w:p>
        </w:tc>
        <w:tc>
          <w:tcPr>
            <w:tcW w:w="1648" w:type="dxa"/>
          </w:tcPr>
          <w:p w14:paraId="32373CFC">
            <w:pPr>
              <w:rPr>
                <w:rFonts w:ascii="宋体" w:hAnsi="宋体" w:cs="Arial"/>
                <w:sz w:val="21"/>
                <w:szCs w:val="21"/>
              </w:rPr>
            </w:pPr>
            <w:r>
              <w:rPr>
                <w:rFonts w:hint="eastAsia" w:ascii="宋体" w:hAnsi="宋体" w:cs="Arial"/>
                <w:sz w:val="21"/>
                <w:szCs w:val="21"/>
              </w:rPr>
              <w:t>存款金额</w:t>
            </w:r>
          </w:p>
        </w:tc>
        <w:tc>
          <w:tcPr>
            <w:tcW w:w="1053" w:type="dxa"/>
          </w:tcPr>
          <w:p w14:paraId="1812CC76">
            <w:pPr>
              <w:rPr>
                <w:rFonts w:ascii="宋体" w:hAnsi="宋体" w:cs="Arial"/>
                <w:sz w:val="21"/>
                <w:szCs w:val="21"/>
              </w:rPr>
            </w:pPr>
            <w:r>
              <w:rPr>
                <w:rFonts w:hint="eastAsia" w:ascii="宋体" w:hAnsi="宋体" w:cs="Arial"/>
                <w:sz w:val="21"/>
                <w:szCs w:val="21"/>
              </w:rPr>
              <w:t>文本</w:t>
            </w:r>
          </w:p>
        </w:tc>
        <w:tc>
          <w:tcPr>
            <w:tcW w:w="1024" w:type="dxa"/>
            <w:vAlign w:val="center"/>
          </w:tcPr>
          <w:p w14:paraId="3074EAC0">
            <w:pPr>
              <w:rPr>
                <w:rFonts w:ascii="宋体" w:hAnsi="宋体" w:cs="Arial"/>
                <w:sz w:val="21"/>
                <w:szCs w:val="21"/>
              </w:rPr>
            </w:pPr>
          </w:p>
        </w:tc>
        <w:tc>
          <w:tcPr>
            <w:tcW w:w="924" w:type="dxa"/>
            <w:vAlign w:val="center"/>
          </w:tcPr>
          <w:p w14:paraId="49F7F72D">
            <w:pPr>
              <w:rPr>
                <w:rFonts w:ascii="宋体" w:hAnsi="宋体" w:cs="Arial"/>
                <w:sz w:val="21"/>
                <w:szCs w:val="21"/>
              </w:rPr>
            </w:pPr>
          </w:p>
        </w:tc>
        <w:tc>
          <w:tcPr>
            <w:tcW w:w="924" w:type="dxa"/>
            <w:vAlign w:val="center"/>
          </w:tcPr>
          <w:p w14:paraId="159ECD16">
            <w:pPr>
              <w:rPr>
                <w:rFonts w:ascii="宋体" w:hAnsi="宋体" w:cs="Arial"/>
                <w:sz w:val="21"/>
                <w:szCs w:val="21"/>
              </w:rPr>
            </w:pPr>
          </w:p>
        </w:tc>
        <w:tc>
          <w:tcPr>
            <w:tcW w:w="2521" w:type="dxa"/>
            <w:vAlign w:val="center"/>
          </w:tcPr>
          <w:p w14:paraId="17D8E200">
            <w:pPr>
              <w:rPr>
                <w:rFonts w:ascii="宋体" w:hAnsi="宋体" w:cs="Arial"/>
                <w:sz w:val="21"/>
                <w:szCs w:val="21"/>
              </w:rPr>
            </w:pPr>
          </w:p>
        </w:tc>
      </w:tr>
      <w:tr w14:paraId="7CFF5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8" w:type="dxa"/>
            <w:vAlign w:val="center"/>
          </w:tcPr>
          <w:p w14:paraId="3C2C493E">
            <w:pPr>
              <w:numPr>
                <w:ilvl w:val="0"/>
                <w:numId w:val="136"/>
              </w:numPr>
              <w:rPr>
                <w:rFonts w:ascii="宋体" w:hAnsi="宋体"/>
                <w:sz w:val="21"/>
                <w:szCs w:val="21"/>
              </w:rPr>
            </w:pPr>
          </w:p>
        </w:tc>
        <w:tc>
          <w:tcPr>
            <w:tcW w:w="1648" w:type="dxa"/>
          </w:tcPr>
          <w:p w14:paraId="46E30E5C">
            <w:pPr>
              <w:rPr>
                <w:rFonts w:ascii="宋体" w:hAnsi="宋体" w:cs="Arial"/>
                <w:sz w:val="21"/>
                <w:szCs w:val="21"/>
              </w:rPr>
            </w:pPr>
            <w:r>
              <w:rPr>
                <w:rFonts w:hint="eastAsia" w:ascii="宋体" w:hAnsi="宋体" w:cs="Arial"/>
                <w:sz w:val="21"/>
                <w:szCs w:val="21"/>
              </w:rPr>
              <w:t>大写金额</w:t>
            </w:r>
          </w:p>
        </w:tc>
        <w:tc>
          <w:tcPr>
            <w:tcW w:w="1053" w:type="dxa"/>
          </w:tcPr>
          <w:p w14:paraId="04A03406">
            <w:pPr>
              <w:rPr>
                <w:rFonts w:ascii="宋体" w:hAnsi="宋体" w:cs="Arial"/>
                <w:sz w:val="21"/>
                <w:szCs w:val="21"/>
              </w:rPr>
            </w:pPr>
            <w:r>
              <w:rPr>
                <w:rFonts w:hint="eastAsia" w:ascii="宋体" w:hAnsi="宋体" w:cs="Arial"/>
                <w:sz w:val="21"/>
                <w:szCs w:val="21"/>
              </w:rPr>
              <w:t>文本</w:t>
            </w:r>
          </w:p>
        </w:tc>
        <w:tc>
          <w:tcPr>
            <w:tcW w:w="1024" w:type="dxa"/>
            <w:vAlign w:val="center"/>
          </w:tcPr>
          <w:p w14:paraId="4129124F">
            <w:pPr>
              <w:rPr>
                <w:rFonts w:ascii="宋体" w:hAnsi="宋体" w:cs="Arial"/>
                <w:sz w:val="21"/>
                <w:szCs w:val="21"/>
              </w:rPr>
            </w:pPr>
          </w:p>
        </w:tc>
        <w:tc>
          <w:tcPr>
            <w:tcW w:w="924" w:type="dxa"/>
            <w:vAlign w:val="center"/>
          </w:tcPr>
          <w:p w14:paraId="0344A8A1">
            <w:pPr>
              <w:rPr>
                <w:rFonts w:ascii="宋体" w:hAnsi="宋体" w:cs="Arial"/>
                <w:sz w:val="21"/>
                <w:szCs w:val="21"/>
              </w:rPr>
            </w:pPr>
          </w:p>
        </w:tc>
        <w:tc>
          <w:tcPr>
            <w:tcW w:w="924" w:type="dxa"/>
            <w:vAlign w:val="center"/>
          </w:tcPr>
          <w:p w14:paraId="12CA23A6">
            <w:pPr>
              <w:rPr>
                <w:rFonts w:ascii="宋体" w:hAnsi="宋体" w:cs="Arial"/>
                <w:sz w:val="21"/>
                <w:szCs w:val="21"/>
              </w:rPr>
            </w:pPr>
          </w:p>
        </w:tc>
        <w:tc>
          <w:tcPr>
            <w:tcW w:w="2521" w:type="dxa"/>
            <w:vAlign w:val="center"/>
          </w:tcPr>
          <w:p w14:paraId="4426EA54">
            <w:pPr>
              <w:rPr>
                <w:rFonts w:ascii="宋体" w:hAnsi="宋体" w:cs="Arial"/>
                <w:sz w:val="21"/>
                <w:szCs w:val="21"/>
              </w:rPr>
            </w:pPr>
          </w:p>
        </w:tc>
      </w:tr>
      <w:tr w14:paraId="1FF68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8" w:type="dxa"/>
            <w:vAlign w:val="center"/>
          </w:tcPr>
          <w:p w14:paraId="5BF09E2B">
            <w:pPr>
              <w:numPr>
                <w:ilvl w:val="0"/>
                <w:numId w:val="136"/>
              </w:numPr>
              <w:rPr>
                <w:rFonts w:ascii="宋体" w:hAnsi="宋体"/>
                <w:sz w:val="21"/>
                <w:szCs w:val="21"/>
              </w:rPr>
            </w:pPr>
          </w:p>
        </w:tc>
        <w:tc>
          <w:tcPr>
            <w:tcW w:w="1648" w:type="dxa"/>
          </w:tcPr>
          <w:p w14:paraId="22891A3C">
            <w:pPr>
              <w:rPr>
                <w:rFonts w:ascii="宋体" w:hAnsi="宋体" w:cs="Arial"/>
                <w:sz w:val="21"/>
                <w:szCs w:val="21"/>
              </w:rPr>
            </w:pPr>
            <w:r>
              <w:rPr>
                <w:rFonts w:hint="eastAsia" w:ascii="宋体" w:hAnsi="宋体" w:cs="Arial"/>
                <w:sz w:val="21"/>
                <w:szCs w:val="21"/>
              </w:rPr>
              <w:t>上一步</w:t>
            </w:r>
          </w:p>
        </w:tc>
        <w:tc>
          <w:tcPr>
            <w:tcW w:w="1053" w:type="dxa"/>
          </w:tcPr>
          <w:p w14:paraId="6CA25408">
            <w:pPr>
              <w:rPr>
                <w:rFonts w:ascii="宋体" w:hAnsi="宋体" w:cs="Arial"/>
                <w:sz w:val="21"/>
                <w:szCs w:val="21"/>
              </w:rPr>
            </w:pPr>
            <w:r>
              <w:rPr>
                <w:rFonts w:hint="eastAsia" w:ascii="宋体" w:hAnsi="宋体" w:cs="Arial"/>
                <w:sz w:val="21"/>
                <w:szCs w:val="21"/>
              </w:rPr>
              <w:t>按钮</w:t>
            </w:r>
          </w:p>
        </w:tc>
        <w:tc>
          <w:tcPr>
            <w:tcW w:w="1024" w:type="dxa"/>
            <w:vAlign w:val="center"/>
          </w:tcPr>
          <w:p w14:paraId="7D908CB4">
            <w:pPr>
              <w:rPr>
                <w:rFonts w:ascii="宋体" w:hAnsi="宋体" w:cs="Arial"/>
                <w:sz w:val="21"/>
                <w:szCs w:val="21"/>
              </w:rPr>
            </w:pPr>
          </w:p>
        </w:tc>
        <w:tc>
          <w:tcPr>
            <w:tcW w:w="924" w:type="dxa"/>
            <w:vAlign w:val="center"/>
          </w:tcPr>
          <w:p w14:paraId="3E28CCEE">
            <w:pPr>
              <w:rPr>
                <w:rFonts w:ascii="宋体" w:hAnsi="宋体" w:cs="Arial"/>
                <w:sz w:val="21"/>
                <w:szCs w:val="21"/>
              </w:rPr>
            </w:pPr>
          </w:p>
        </w:tc>
        <w:tc>
          <w:tcPr>
            <w:tcW w:w="924" w:type="dxa"/>
            <w:vAlign w:val="center"/>
          </w:tcPr>
          <w:p w14:paraId="1D06F949">
            <w:pPr>
              <w:rPr>
                <w:rFonts w:ascii="宋体" w:hAnsi="宋体" w:cs="Arial"/>
                <w:sz w:val="21"/>
                <w:szCs w:val="21"/>
              </w:rPr>
            </w:pPr>
          </w:p>
        </w:tc>
        <w:tc>
          <w:tcPr>
            <w:tcW w:w="2521" w:type="dxa"/>
            <w:vAlign w:val="center"/>
          </w:tcPr>
          <w:p w14:paraId="52B82A31">
            <w:pPr>
              <w:rPr>
                <w:rFonts w:ascii="宋体" w:hAnsi="宋体" w:cs="Arial"/>
                <w:sz w:val="21"/>
                <w:szCs w:val="21"/>
              </w:rPr>
            </w:pPr>
            <w:r>
              <w:rPr>
                <w:rFonts w:hint="eastAsia" w:ascii="宋体" w:hAnsi="宋体" w:cs="Arial"/>
                <w:sz w:val="21"/>
                <w:szCs w:val="21"/>
              </w:rPr>
              <w:t>返回开户输入页面</w:t>
            </w:r>
          </w:p>
        </w:tc>
      </w:tr>
      <w:tr w14:paraId="6AD23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8" w:type="dxa"/>
            <w:vAlign w:val="center"/>
          </w:tcPr>
          <w:p w14:paraId="2B4ED5EB">
            <w:pPr>
              <w:numPr>
                <w:ilvl w:val="0"/>
                <w:numId w:val="136"/>
              </w:numPr>
              <w:rPr>
                <w:rFonts w:ascii="宋体" w:hAnsi="宋体"/>
                <w:sz w:val="21"/>
                <w:szCs w:val="21"/>
              </w:rPr>
            </w:pPr>
          </w:p>
        </w:tc>
        <w:tc>
          <w:tcPr>
            <w:tcW w:w="1648" w:type="dxa"/>
          </w:tcPr>
          <w:p w14:paraId="52959B11">
            <w:pPr>
              <w:rPr>
                <w:rFonts w:ascii="宋体" w:hAnsi="宋体" w:cs="Arial"/>
                <w:sz w:val="21"/>
                <w:szCs w:val="21"/>
              </w:rPr>
            </w:pPr>
            <w:r>
              <w:rPr>
                <w:rFonts w:hint="eastAsia" w:ascii="宋体" w:hAnsi="宋体" w:cs="Arial"/>
                <w:sz w:val="21"/>
                <w:szCs w:val="21"/>
              </w:rPr>
              <w:t>提交</w:t>
            </w:r>
          </w:p>
        </w:tc>
        <w:tc>
          <w:tcPr>
            <w:tcW w:w="1053" w:type="dxa"/>
          </w:tcPr>
          <w:p w14:paraId="2E8F0934">
            <w:pPr>
              <w:rPr>
                <w:rFonts w:ascii="宋体" w:hAnsi="宋体" w:cs="Arial"/>
                <w:sz w:val="21"/>
                <w:szCs w:val="21"/>
              </w:rPr>
            </w:pPr>
            <w:r>
              <w:rPr>
                <w:rFonts w:hint="eastAsia" w:ascii="宋体" w:hAnsi="宋体" w:cs="Arial"/>
                <w:sz w:val="21"/>
                <w:szCs w:val="21"/>
              </w:rPr>
              <w:t>按钮</w:t>
            </w:r>
          </w:p>
        </w:tc>
        <w:tc>
          <w:tcPr>
            <w:tcW w:w="1024" w:type="dxa"/>
            <w:vAlign w:val="center"/>
          </w:tcPr>
          <w:p w14:paraId="2CD6D368">
            <w:pPr>
              <w:rPr>
                <w:rFonts w:ascii="宋体" w:hAnsi="宋体" w:cs="Arial"/>
                <w:sz w:val="21"/>
                <w:szCs w:val="21"/>
              </w:rPr>
            </w:pPr>
          </w:p>
        </w:tc>
        <w:tc>
          <w:tcPr>
            <w:tcW w:w="924" w:type="dxa"/>
            <w:vAlign w:val="center"/>
          </w:tcPr>
          <w:p w14:paraId="6CE91673">
            <w:pPr>
              <w:rPr>
                <w:rFonts w:ascii="宋体" w:hAnsi="宋体" w:cs="Arial"/>
                <w:sz w:val="21"/>
                <w:szCs w:val="21"/>
              </w:rPr>
            </w:pPr>
          </w:p>
        </w:tc>
        <w:tc>
          <w:tcPr>
            <w:tcW w:w="924" w:type="dxa"/>
            <w:vAlign w:val="center"/>
          </w:tcPr>
          <w:p w14:paraId="4DA63299">
            <w:pPr>
              <w:rPr>
                <w:rFonts w:ascii="宋体" w:hAnsi="宋体" w:cs="Arial"/>
                <w:sz w:val="21"/>
                <w:szCs w:val="21"/>
              </w:rPr>
            </w:pPr>
          </w:p>
        </w:tc>
        <w:tc>
          <w:tcPr>
            <w:tcW w:w="2521" w:type="dxa"/>
            <w:vAlign w:val="center"/>
          </w:tcPr>
          <w:p w14:paraId="71A71B98">
            <w:pPr>
              <w:rPr>
                <w:rFonts w:ascii="宋体" w:hAnsi="宋体" w:cs="Arial"/>
                <w:sz w:val="21"/>
                <w:szCs w:val="21"/>
              </w:rPr>
            </w:pPr>
          </w:p>
        </w:tc>
      </w:tr>
    </w:tbl>
    <w:p w14:paraId="60C2E1BD">
      <w:pPr>
        <w:pStyle w:val="5"/>
        <w:numPr>
          <w:ilvl w:val="0"/>
          <w:numId w:val="0"/>
        </w:numPr>
      </w:pPr>
      <w:r>
        <w:rPr>
          <w:rFonts w:hint="eastAsia"/>
        </w:rPr>
        <w:t>开户结果页面</w:t>
      </w:r>
    </w:p>
    <w:tbl>
      <w:tblPr>
        <w:tblStyle w:val="4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8"/>
        <w:gridCol w:w="1648"/>
        <w:gridCol w:w="1053"/>
        <w:gridCol w:w="1024"/>
        <w:gridCol w:w="924"/>
        <w:gridCol w:w="924"/>
        <w:gridCol w:w="2521"/>
      </w:tblGrid>
      <w:tr w14:paraId="0E415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8" w:type="dxa"/>
            <w:shd w:val="clear" w:color="auto" w:fill="FFCC99"/>
            <w:vAlign w:val="center"/>
          </w:tcPr>
          <w:p w14:paraId="682E808F">
            <w:pPr>
              <w:rPr>
                <w:rFonts w:ascii="宋体" w:hAnsi="宋体" w:cs="Arial"/>
                <w:b/>
                <w:sz w:val="21"/>
                <w:szCs w:val="21"/>
              </w:rPr>
            </w:pPr>
            <w:r>
              <w:rPr>
                <w:rFonts w:ascii="宋体" w:hAnsi="宋体" w:cs="Arial"/>
                <w:b/>
                <w:sz w:val="21"/>
                <w:szCs w:val="21"/>
              </w:rPr>
              <w:t>序号</w:t>
            </w:r>
          </w:p>
        </w:tc>
        <w:tc>
          <w:tcPr>
            <w:tcW w:w="1648" w:type="dxa"/>
            <w:shd w:val="clear" w:color="auto" w:fill="FFCC99"/>
            <w:vAlign w:val="center"/>
          </w:tcPr>
          <w:p w14:paraId="3C216F81">
            <w:pPr>
              <w:rPr>
                <w:rFonts w:ascii="宋体" w:hAnsi="宋体" w:cs="Arial"/>
                <w:b/>
                <w:sz w:val="21"/>
                <w:szCs w:val="21"/>
              </w:rPr>
            </w:pPr>
            <w:r>
              <w:rPr>
                <w:rFonts w:ascii="宋体" w:hAnsi="宋体" w:cs="Arial"/>
                <w:b/>
                <w:sz w:val="21"/>
                <w:szCs w:val="21"/>
              </w:rPr>
              <w:t>名称</w:t>
            </w:r>
          </w:p>
        </w:tc>
        <w:tc>
          <w:tcPr>
            <w:tcW w:w="1053" w:type="dxa"/>
            <w:shd w:val="clear" w:color="auto" w:fill="FFCC99"/>
            <w:vAlign w:val="center"/>
          </w:tcPr>
          <w:p w14:paraId="53F68684">
            <w:pPr>
              <w:rPr>
                <w:rFonts w:ascii="宋体" w:hAnsi="宋体" w:cs="Arial"/>
                <w:b/>
                <w:sz w:val="21"/>
                <w:szCs w:val="21"/>
              </w:rPr>
            </w:pPr>
            <w:r>
              <w:rPr>
                <w:rFonts w:ascii="宋体" w:hAnsi="宋体" w:cs="Arial"/>
                <w:b/>
                <w:sz w:val="21"/>
                <w:szCs w:val="21"/>
              </w:rPr>
              <w:t>输入</w:t>
            </w:r>
            <w:r>
              <w:rPr>
                <w:rFonts w:hint="eastAsia" w:ascii="宋体" w:hAnsi="宋体" w:cs="Arial"/>
                <w:b/>
                <w:sz w:val="21"/>
                <w:szCs w:val="21"/>
              </w:rPr>
              <w:t>/输出</w:t>
            </w:r>
          </w:p>
        </w:tc>
        <w:tc>
          <w:tcPr>
            <w:tcW w:w="1024" w:type="dxa"/>
            <w:shd w:val="clear" w:color="auto" w:fill="FFCC99"/>
            <w:vAlign w:val="center"/>
          </w:tcPr>
          <w:p w14:paraId="0FCBBAE8">
            <w:pPr>
              <w:rPr>
                <w:rFonts w:ascii="宋体" w:hAnsi="宋体" w:cs="Arial"/>
                <w:b/>
                <w:sz w:val="21"/>
                <w:szCs w:val="21"/>
              </w:rPr>
            </w:pPr>
            <w:r>
              <w:rPr>
                <w:rFonts w:ascii="宋体" w:hAnsi="宋体" w:cs="Arial"/>
                <w:b/>
                <w:sz w:val="21"/>
                <w:szCs w:val="21"/>
              </w:rPr>
              <w:t>缺省值</w:t>
            </w:r>
          </w:p>
        </w:tc>
        <w:tc>
          <w:tcPr>
            <w:tcW w:w="924" w:type="dxa"/>
            <w:shd w:val="clear" w:color="auto" w:fill="FFCC99"/>
            <w:vAlign w:val="center"/>
          </w:tcPr>
          <w:p w14:paraId="6681D515">
            <w:pPr>
              <w:rPr>
                <w:rFonts w:ascii="宋体" w:hAnsi="宋体" w:cs="Arial"/>
                <w:b/>
                <w:sz w:val="21"/>
                <w:szCs w:val="21"/>
              </w:rPr>
            </w:pPr>
            <w:r>
              <w:rPr>
                <w:rFonts w:hint="eastAsia" w:ascii="宋体" w:hAnsi="宋体" w:cs="Arial"/>
                <w:b/>
                <w:sz w:val="21"/>
                <w:szCs w:val="21"/>
              </w:rPr>
              <w:t>类型/长度</w:t>
            </w:r>
          </w:p>
        </w:tc>
        <w:tc>
          <w:tcPr>
            <w:tcW w:w="924" w:type="dxa"/>
            <w:shd w:val="clear" w:color="auto" w:fill="FFCC99"/>
            <w:vAlign w:val="center"/>
          </w:tcPr>
          <w:p w14:paraId="253E23CF">
            <w:pPr>
              <w:rPr>
                <w:rFonts w:ascii="宋体" w:hAnsi="宋体" w:cs="Arial"/>
                <w:b/>
                <w:sz w:val="21"/>
                <w:szCs w:val="21"/>
              </w:rPr>
            </w:pPr>
            <w:r>
              <w:rPr>
                <w:rFonts w:hint="eastAsia" w:ascii="宋体" w:hAnsi="宋体" w:cs="Arial"/>
                <w:b/>
                <w:sz w:val="21"/>
                <w:szCs w:val="21"/>
              </w:rPr>
              <w:t>是否必输</w:t>
            </w:r>
          </w:p>
        </w:tc>
        <w:tc>
          <w:tcPr>
            <w:tcW w:w="2521" w:type="dxa"/>
            <w:shd w:val="clear" w:color="auto" w:fill="FFCC99"/>
            <w:vAlign w:val="center"/>
          </w:tcPr>
          <w:p w14:paraId="4A26DA2C">
            <w:pPr>
              <w:rPr>
                <w:rFonts w:ascii="宋体" w:hAnsi="宋体" w:cs="Arial"/>
                <w:b/>
                <w:sz w:val="21"/>
                <w:szCs w:val="21"/>
              </w:rPr>
            </w:pPr>
            <w:r>
              <w:rPr>
                <w:rFonts w:ascii="宋体" w:hAnsi="宋体" w:cs="Arial"/>
                <w:b/>
                <w:sz w:val="21"/>
                <w:szCs w:val="21"/>
              </w:rPr>
              <w:t>备注</w:t>
            </w:r>
          </w:p>
        </w:tc>
      </w:tr>
      <w:tr w14:paraId="24C70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8" w:type="dxa"/>
            <w:vAlign w:val="center"/>
          </w:tcPr>
          <w:p w14:paraId="25FADC67">
            <w:pPr>
              <w:numPr>
                <w:ilvl w:val="0"/>
                <w:numId w:val="137"/>
              </w:numPr>
              <w:rPr>
                <w:rFonts w:ascii="宋体" w:hAnsi="宋体"/>
                <w:sz w:val="21"/>
                <w:szCs w:val="21"/>
              </w:rPr>
            </w:pPr>
          </w:p>
        </w:tc>
        <w:tc>
          <w:tcPr>
            <w:tcW w:w="1648" w:type="dxa"/>
          </w:tcPr>
          <w:p w14:paraId="48F35BBB">
            <w:pPr>
              <w:rPr>
                <w:rFonts w:ascii="宋体" w:hAnsi="宋体" w:cs="Arial"/>
                <w:sz w:val="21"/>
                <w:szCs w:val="21"/>
              </w:rPr>
            </w:pPr>
            <w:r>
              <w:rPr>
                <w:rFonts w:hint="eastAsia" w:ascii="宋体" w:hAnsi="宋体" w:cs="Arial"/>
                <w:sz w:val="21"/>
                <w:szCs w:val="21"/>
              </w:rPr>
              <w:t>银行账号</w:t>
            </w:r>
          </w:p>
        </w:tc>
        <w:tc>
          <w:tcPr>
            <w:tcW w:w="1053" w:type="dxa"/>
          </w:tcPr>
          <w:p w14:paraId="13B56A1F">
            <w:pPr>
              <w:rPr>
                <w:rFonts w:ascii="宋体" w:hAnsi="宋体" w:cs="Arial"/>
                <w:sz w:val="21"/>
                <w:szCs w:val="21"/>
              </w:rPr>
            </w:pPr>
            <w:r>
              <w:rPr>
                <w:rFonts w:hint="eastAsia" w:ascii="宋体" w:hAnsi="宋体" w:cs="Arial"/>
                <w:sz w:val="21"/>
                <w:szCs w:val="21"/>
              </w:rPr>
              <w:t>文本</w:t>
            </w:r>
          </w:p>
        </w:tc>
        <w:tc>
          <w:tcPr>
            <w:tcW w:w="1024" w:type="dxa"/>
            <w:vAlign w:val="center"/>
          </w:tcPr>
          <w:p w14:paraId="3FA46615">
            <w:pPr>
              <w:rPr>
                <w:rFonts w:ascii="宋体" w:hAnsi="宋体" w:cs="Arial"/>
                <w:sz w:val="21"/>
                <w:szCs w:val="21"/>
              </w:rPr>
            </w:pPr>
          </w:p>
        </w:tc>
        <w:tc>
          <w:tcPr>
            <w:tcW w:w="924" w:type="dxa"/>
            <w:vAlign w:val="center"/>
          </w:tcPr>
          <w:p w14:paraId="2FBBF1B2">
            <w:pPr>
              <w:rPr>
                <w:rFonts w:ascii="宋体" w:hAnsi="宋体" w:cs="Arial"/>
                <w:sz w:val="21"/>
                <w:szCs w:val="21"/>
              </w:rPr>
            </w:pPr>
          </w:p>
        </w:tc>
        <w:tc>
          <w:tcPr>
            <w:tcW w:w="924" w:type="dxa"/>
            <w:vAlign w:val="center"/>
          </w:tcPr>
          <w:p w14:paraId="4E55012F">
            <w:pPr>
              <w:rPr>
                <w:rFonts w:ascii="宋体" w:hAnsi="宋体" w:cs="Arial"/>
                <w:sz w:val="21"/>
                <w:szCs w:val="21"/>
              </w:rPr>
            </w:pPr>
          </w:p>
        </w:tc>
        <w:tc>
          <w:tcPr>
            <w:tcW w:w="2521" w:type="dxa"/>
            <w:vAlign w:val="center"/>
          </w:tcPr>
          <w:p w14:paraId="3666F7E9">
            <w:pPr>
              <w:rPr>
                <w:rFonts w:ascii="宋体" w:hAnsi="宋体" w:cs="Arial"/>
                <w:sz w:val="21"/>
                <w:szCs w:val="21"/>
              </w:rPr>
            </w:pPr>
          </w:p>
        </w:tc>
      </w:tr>
      <w:tr w14:paraId="2D24D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8" w:type="dxa"/>
            <w:vAlign w:val="center"/>
          </w:tcPr>
          <w:p w14:paraId="01DD7A85">
            <w:pPr>
              <w:numPr>
                <w:ilvl w:val="0"/>
                <w:numId w:val="137"/>
              </w:numPr>
              <w:rPr>
                <w:rFonts w:ascii="宋体" w:hAnsi="宋体"/>
                <w:sz w:val="21"/>
                <w:szCs w:val="21"/>
              </w:rPr>
            </w:pPr>
          </w:p>
        </w:tc>
        <w:tc>
          <w:tcPr>
            <w:tcW w:w="1648" w:type="dxa"/>
          </w:tcPr>
          <w:p w14:paraId="17125021">
            <w:pPr>
              <w:rPr>
                <w:rFonts w:ascii="宋体" w:hAnsi="宋体" w:cs="Arial"/>
                <w:sz w:val="21"/>
                <w:szCs w:val="21"/>
              </w:rPr>
            </w:pPr>
            <w:r>
              <w:rPr>
                <w:rFonts w:hint="eastAsia" w:ascii="宋体" w:hAnsi="宋体" w:cs="Arial"/>
                <w:sz w:val="21"/>
                <w:szCs w:val="21"/>
              </w:rPr>
              <w:t>子账号</w:t>
            </w:r>
          </w:p>
        </w:tc>
        <w:tc>
          <w:tcPr>
            <w:tcW w:w="1053" w:type="dxa"/>
          </w:tcPr>
          <w:p w14:paraId="3329725E">
            <w:pPr>
              <w:rPr>
                <w:rFonts w:ascii="宋体" w:hAnsi="宋体" w:cs="Arial"/>
                <w:sz w:val="21"/>
                <w:szCs w:val="21"/>
              </w:rPr>
            </w:pPr>
            <w:r>
              <w:rPr>
                <w:rFonts w:hint="eastAsia" w:ascii="宋体" w:hAnsi="宋体" w:cs="Arial"/>
                <w:sz w:val="21"/>
                <w:szCs w:val="21"/>
              </w:rPr>
              <w:t>文本</w:t>
            </w:r>
          </w:p>
        </w:tc>
        <w:tc>
          <w:tcPr>
            <w:tcW w:w="1024" w:type="dxa"/>
            <w:vAlign w:val="center"/>
          </w:tcPr>
          <w:p w14:paraId="4CDC1DBB">
            <w:pPr>
              <w:rPr>
                <w:rFonts w:ascii="宋体" w:hAnsi="宋体" w:cs="Arial"/>
                <w:sz w:val="21"/>
                <w:szCs w:val="21"/>
              </w:rPr>
            </w:pPr>
          </w:p>
        </w:tc>
        <w:tc>
          <w:tcPr>
            <w:tcW w:w="924" w:type="dxa"/>
            <w:vAlign w:val="center"/>
          </w:tcPr>
          <w:p w14:paraId="4A98B932">
            <w:pPr>
              <w:rPr>
                <w:rFonts w:ascii="宋体" w:hAnsi="宋体" w:cs="Arial"/>
                <w:sz w:val="21"/>
                <w:szCs w:val="21"/>
              </w:rPr>
            </w:pPr>
          </w:p>
        </w:tc>
        <w:tc>
          <w:tcPr>
            <w:tcW w:w="924" w:type="dxa"/>
            <w:vAlign w:val="center"/>
          </w:tcPr>
          <w:p w14:paraId="40BD9FCA">
            <w:pPr>
              <w:rPr>
                <w:rFonts w:ascii="宋体" w:hAnsi="宋体" w:cs="Arial"/>
                <w:sz w:val="21"/>
                <w:szCs w:val="21"/>
              </w:rPr>
            </w:pPr>
          </w:p>
        </w:tc>
        <w:tc>
          <w:tcPr>
            <w:tcW w:w="2521" w:type="dxa"/>
            <w:vAlign w:val="center"/>
          </w:tcPr>
          <w:p w14:paraId="106DA155">
            <w:pPr>
              <w:rPr>
                <w:rFonts w:ascii="宋体" w:hAnsi="宋体" w:cs="Arial"/>
                <w:sz w:val="21"/>
                <w:szCs w:val="21"/>
              </w:rPr>
            </w:pPr>
          </w:p>
        </w:tc>
      </w:tr>
      <w:tr w14:paraId="7BD2A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8" w:type="dxa"/>
            <w:vAlign w:val="center"/>
          </w:tcPr>
          <w:p w14:paraId="5A968F8E">
            <w:pPr>
              <w:numPr>
                <w:ilvl w:val="0"/>
                <w:numId w:val="137"/>
              </w:numPr>
              <w:rPr>
                <w:rFonts w:ascii="宋体" w:hAnsi="宋体"/>
                <w:sz w:val="21"/>
                <w:szCs w:val="21"/>
              </w:rPr>
            </w:pPr>
          </w:p>
        </w:tc>
        <w:tc>
          <w:tcPr>
            <w:tcW w:w="1648" w:type="dxa"/>
          </w:tcPr>
          <w:p w14:paraId="7398D993">
            <w:pPr>
              <w:rPr>
                <w:rFonts w:ascii="宋体" w:hAnsi="宋体" w:cs="Arial"/>
                <w:sz w:val="21"/>
                <w:szCs w:val="21"/>
              </w:rPr>
            </w:pPr>
            <w:r>
              <w:rPr>
                <w:rFonts w:hint="eastAsia" w:ascii="宋体" w:hAnsi="宋体" w:cs="Arial"/>
                <w:sz w:val="21"/>
                <w:szCs w:val="21"/>
              </w:rPr>
              <w:t>通知存款类型</w:t>
            </w:r>
          </w:p>
        </w:tc>
        <w:tc>
          <w:tcPr>
            <w:tcW w:w="1053" w:type="dxa"/>
          </w:tcPr>
          <w:p w14:paraId="2717BF6C">
            <w:pPr>
              <w:rPr>
                <w:rFonts w:ascii="宋体" w:hAnsi="宋体" w:cs="Arial"/>
                <w:sz w:val="21"/>
                <w:szCs w:val="21"/>
              </w:rPr>
            </w:pPr>
            <w:r>
              <w:rPr>
                <w:rFonts w:hint="eastAsia" w:ascii="宋体" w:hAnsi="宋体" w:cs="Arial"/>
                <w:sz w:val="21"/>
                <w:szCs w:val="21"/>
              </w:rPr>
              <w:t>文本</w:t>
            </w:r>
          </w:p>
        </w:tc>
        <w:tc>
          <w:tcPr>
            <w:tcW w:w="1024" w:type="dxa"/>
            <w:vAlign w:val="center"/>
          </w:tcPr>
          <w:p w14:paraId="331426A8">
            <w:pPr>
              <w:rPr>
                <w:rFonts w:ascii="宋体" w:hAnsi="宋体" w:cs="Arial"/>
                <w:sz w:val="21"/>
                <w:szCs w:val="21"/>
              </w:rPr>
            </w:pPr>
          </w:p>
        </w:tc>
        <w:tc>
          <w:tcPr>
            <w:tcW w:w="924" w:type="dxa"/>
            <w:vAlign w:val="center"/>
          </w:tcPr>
          <w:p w14:paraId="5D3E4DC0">
            <w:pPr>
              <w:rPr>
                <w:rFonts w:ascii="宋体" w:hAnsi="宋体" w:cs="Arial"/>
                <w:sz w:val="21"/>
                <w:szCs w:val="21"/>
              </w:rPr>
            </w:pPr>
          </w:p>
        </w:tc>
        <w:tc>
          <w:tcPr>
            <w:tcW w:w="924" w:type="dxa"/>
            <w:vAlign w:val="center"/>
          </w:tcPr>
          <w:p w14:paraId="4DEE7483">
            <w:pPr>
              <w:rPr>
                <w:rFonts w:ascii="宋体" w:hAnsi="宋体" w:cs="Arial"/>
                <w:sz w:val="21"/>
                <w:szCs w:val="21"/>
              </w:rPr>
            </w:pPr>
          </w:p>
        </w:tc>
        <w:tc>
          <w:tcPr>
            <w:tcW w:w="2521" w:type="dxa"/>
            <w:vAlign w:val="center"/>
          </w:tcPr>
          <w:p w14:paraId="0C0D30D2">
            <w:pPr>
              <w:rPr>
                <w:rFonts w:ascii="宋体" w:hAnsi="宋体" w:cs="Arial"/>
                <w:sz w:val="21"/>
                <w:szCs w:val="21"/>
              </w:rPr>
            </w:pPr>
          </w:p>
        </w:tc>
      </w:tr>
      <w:tr w14:paraId="5F160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8" w:type="dxa"/>
            <w:vAlign w:val="center"/>
          </w:tcPr>
          <w:p w14:paraId="604310A8">
            <w:pPr>
              <w:numPr>
                <w:ilvl w:val="0"/>
                <w:numId w:val="137"/>
              </w:numPr>
              <w:rPr>
                <w:rFonts w:ascii="宋体" w:hAnsi="宋体"/>
                <w:sz w:val="21"/>
                <w:szCs w:val="21"/>
              </w:rPr>
            </w:pPr>
          </w:p>
        </w:tc>
        <w:tc>
          <w:tcPr>
            <w:tcW w:w="1648" w:type="dxa"/>
          </w:tcPr>
          <w:p w14:paraId="61ED77C4">
            <w:pPr>
              <w:rPr>
                <w:rFonts w:ascii="宋体" w:hAnsi="宋体" w:cs="Arial"/>
                <w:sz w:val="21"/>
                <w:szCs w:val="21"/>
              </w:rPr>
            </w:pPr>
            <w:r>
              <w:rPr>
                <w:rFonts w:hint="eastAsia" w:ascii="宋体" w:hAnsi="宋体" w:cs="Arial"/>
                <w:sz w:val="21"/>
                <w:szCs w:val="21"/>
              </w:rPr>
              <w:t>币种</w:t>
            </w:r>
          </w:p>
        </w:tc>
        <w:tc>
          <w:tcPr>
            <w:tcW w:w="1053" w:type="dxa"/>
          </w:tcPr>
          <w:p w14:paraId="3C5FE8A1">
            <w:pPr>
              <w:rPr>
                <w:rFonts w:ascii="宋体" w:hAnsi="宋体" w:cs="Arial"/>
                <w:sz w:val="21"/>
                <w:szCs w:val="21"/>
              </w:rPr>
            </w:pPr>
            <w:r>
              <w:rPr>
                <w:rFonts w:hint="eastAsia" w:ascii="宋体" w:hAnsi="宋体" w:cs="Arial"/>
                <w:sz w:val="21"/>
                <w:szCs w:val="21"/>
              </w:rPr>
              <w:t>文本</w:t>
            </w:r>
          </w:p>
        </w:tc>
        <w:tc>
          <w:tcPr>
            <w:tcW w:w="1024" w:type="dxa"/>
            <w:vAlign w:val="center"/>
          </w:tcPr>
          <w:p w14:paraId="5F5141CA">
            <w:pPr>
              <w:rPr>
                <w:rFonts w:ascii="宋体" w:hAnsi="宋体" w:cs="Arial"/>
                <w:sz w:val="21"/>
                <w:szCs w:val="21"/>
              </w:rPr>
            </w:pPr>
          </w:p>
        </w:tc>
        <w:tc>
          <w:tcPr>
            <w:tcW w:w="924" w:type="dxa"/>
            <w:vAlign w:val="center"/>
          </w:tcPr>
          <w:p w14:paraId="7FAC1347">
            <w:pPr>
              <w:rPr>
                <w:rFonts w:ascii="宋体" w:hAnsi="宋体" w:cs="Arial"/>
                <w:sz w:val="21"/>
                <w:szCs w:val="21"/>
              </w:rPr>
            </w:pPr>
          </w:p>
        </w:tc>
        <w:tc>
          <w:tcPr>
            <w:tcW w:w="924" w:type="dxa"/>
            <w:vAlign w:val="center"/>
          </w:tcPr>
          <w:p w14:paraId="1213D4C2">
            <w:pPr>
              <w:rPr>
                <w:rFonts w:ascii="宋体" w:hAnsi="宋体" w:cs="Arial"/>
                <w:sz w:val="21"/>
                <w:szCs w:val="21"/>
              </w:rPr>
            </w:pPr>
          </w:p>
        </w:tc>
        <w:tc>
          <w:tcPr>
            <w:tcW w:w="2521" w:type="dxa"/>
            <w:vAlign w:val="center"/>
          </w:tcPr>
          <w:p w14:paraId="615832B1">
            <w:pPr>
              <w:rPr>
                <w:rFonts w:ascii="宋体" w:hAnsi="宋体" w:cs="Arial"/>
                <w:sz w:val="21"/>
                <w:szCs w:val="21"/>
              </w:rPr>
            </w:pPr>
          </w:p>
        </w:tc>
      </w:tr>
      <w:tr w14:paraId="0D8DB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8" w:type="dxa"/>
            <w:vAlign w:val="center"/>
          </w:tcPr>
          <w:p w14:paraId="1114D142">
            <w:pPr>
              <w:numPr>
                <w:ilvl w:val="0"/>
                <w:numId w:val="137"/>
              </w:numPr>
              <w:rPr>
                <w:rFonts w:ascii="宋体" w:hAnsi="宋体"/>
                <w:sz w:val="21"/>
                <w:szCs w:val="21"/>
              </w:rPr>
            </w:pPr>
          </w:p>
        </w:tc>
        <w:tc>
          <w:tcPr>
            <w:tcW w:w="1648" w:type="dxa"/>
          </w:tcPr>
          <w:p w14:paraId="6BDF1772">
            <w:pPr>
              <w:rPr>
                <w:rFonts w:ascii="宋体" w:hAnsi="宋体" w:cs="Arial"/>
                <w:sz w:val="21"/>
                <w:szCs w:val="21"/>
              </w:rPr>
            </w:pPr>
            <w:r>
              <w:rPr>
                <w:rFonts w:hint="eastAsia" w:ascii="宋体" w:hAnsi="宋体" w:cs="Arial"/>
                <w:sz w:val="21"/>
                <w:szCs w:val="21"/>
              </w:rPr>
              <w:t>开户日期</w:t>
            </w:r>
          </w:p>
        </w:tc>
        <w:tc>
          <w:tcPr>
            <w:tcW w:w="1053" w:type="dxa"/>
          </w:tcPr>
          <w:p w14:paraId="62FADFE8">
            <w:pPr>
              <w:rPr>
                <w:rFonts w:ascii="宋体" w:hAnsi="宋体" w:cs="Arial"/>
                <w:sz w:val="21"/>
                <w:szCs w:val="21"/>
              </w:rPr>
            </w:pPr>
            <w:r>
              <w:rPr>
                <w:rFonts w:hint="eastAsia" w:ascii="宋体" w:hAnsi="宋体" w:cs="Arial"/>
                <w:sz w:val="21"/>
                <w:szCs w:val="21"/>
              </w:rPr>
              <w:t>文本</w:t>
            </w:r>
          </w:p>
        </w:tc>
        <w:tc>
          <w:tcPr>
            <w:tcW w:w="1024" w:type="dxa"/>
            <w:vAlign w:val="center"/>
          </w:tcPr>
          <w:p w14:paraId="5AC1EAE1">
            <w:pPr>
              <w:rPr>
                <w:rFonts w:ascii="宋体" w:hAnsi="宋体" w:cs="Arial"/>
                <w:sz w:val="21"/>
                <w:szCs w:val="21"/>
              </w:rPr>
            </w:pPr>
          </w:p>
        </w:tc>
        <w:tc>
          <w:tcPr>
            <w:tcW w:w="924" w:type="dxa"/>
            <w:vAlign w:val="center"/>
          </w:tcPr>
          <w:p w14:paraId="4122FAFA">
            <w:pPr>
              <w:rPr>
                <w:rFonts w:ascii="宋体" w:hAnsi="宋体" w:cs="Arial"/>
                <w:sz w:val="21"/>
                <w:szCs w:val="21"/>
              </w:rPr>
            </w:pPr>
          </w:p>
        </w:tc>
        <w:tc>
          <w:tcPr>
            <w:tcW w:w="924" w:type="dxa"/>
            <w:vAlign w:val="center"/>
          </w:tcPr>
          <w:p w14:paraId="2984E628">
            <w:pPr>
              <w:rPr>
                <w:rFonts w:ascii="宋体" w:hAnsi="宋体" w:cs="Arial"/>
                <w:sz w:val="21"/>
                <w:szCs w:val="21"/>
              </w:rPr>
            </w:pPr>
          </w:p>
        </w:tc>
        <w:tc>
          <w:tcPr>
            <w:tcW w:w="2521" w:type="dxa"/>
            <w:vAlign w:val="center"/>
          </w:tcPr>
          <w:p w14:paraId="4E4CC89C">
            <w:pPr>
              <w:rPr>
                <w:rFonts w:ascii="宋体" w:hAnsi="宋体" w:cs="Arial"/>
                <w:sz w:val="21"/>
                <w:szCs w:val="21"/>
              </w:rPr>
            </w:pPr>
          </w:p>
        </w:tc>
      </w:tr>
      <w:tr w14:paraId="4B60C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8" w:type="dxa"/>
            <w:vAlign w:val="center"/>
          </w:tcPr>
          <w:p w14:paraId="530FD995">
            <w:pPr>
              <w:numPr>
                <w:ilvl w:val="0"/>
                <w:numId w:val="137"/>
              </w:numPr>
              <w:rPr>
                <w:rFonts w:ascii="宋体" w:hAnsi="宋体"/>
                <w:sz w:val="21"/>
                <w:szCs w:val="21"/>
              </w:rPr>
            </w:pPr>
          </w:p>
        </w:tc>
        <w:tc>
          <w:tcPr>
            <w:tcW w:w="1648" w:type="dxa"/>
          </w:tcPr>
          <w:p w14:paraId="72E2B5D0">
            <w:pPr>
              <w:rPr>
                <w:rFonts w:ascii="宋体" w:hAnsi="宋体" w:cs="Arial"/>
                <w:sz w:val="21"/>
                <w:szCs w:val="21"/>
              </w:rPr>
            </w:pPr>
            <w:r>
              <w:rPr>
                <w:rFonts w:hint="eastAsia" w:ascii="宋体" w:hAnsi="宋体" w:cs="Arial"/>
                <w:sz w:val="21"/>
                <w:szCs w:val="21"/>
              </w:rPr>
              <w:t>存款金额</w:t>
            </w:r>
          </w:p>
        </w:tc>
        <w:tc>
          <w:tcPr>
            <w:tcW w:w="1053" w:type="dxa"/>
          </w:tcPr>
          <w:p w14:paraId="6A3E5D59">
            <w:pPr>
              <w:rPr>
                <w:rFonts w:ascii="宋体" w:hAnsi="宋体" w:cs="Arial"/>
                <w:sz w:val="21"/>
                <w:szCs w:val="21"/>
              </w:rPr>
            </w:pPr>
            <w:r>
              <w:rPr>
                <w:rFonts w:hint="eastAsia" w:ascii="宋体" w:hAnsi="宋体" w:cs="Arial"/>
                <w:sz w:val="21"/>
                <w:szCs w:val="21"/>
              </w:rPr>
              <w:t>文本</w:t>
            </w:r>
          </w:p>
        </w:tc>
        <w:tc>
          <w:tcPr>
            <w:tcW w:w="1024" w:type="dxa"/>
            <w:vAlign w:val="center"/>
          </w:tcPr>
          <w:p w14:paraId="3CC75C09">
            <w:pPr>
              <w:rPr>
                <w:rFonts w:ascii="宋体" w:hAnsi="宋体" w:cs="Arial"/>
                <w:sz w:val="21"/>
                <w:szCs w:val="21"/>
              </w:rPr>
            </w:pPr>
          </w:p>
        </w:tc>
        <w:tc>
          <w:tcPr>
            <w:tcW w:w="924" w:type="dxa"/>
            <w:vAlign w:val="center"/>
          </w:tcPr>
          <w:p w14:paraId="0F114B6B">
            <w:pPr>
              <w:rPr>
                <w:rFonts w:ascii="宋体" w:hAnsi="宋体" w:cs="Arial"/>
                <w:sz w:val="21"/>
                <w:szCs w:val="21"/>
              </w:rPr>
            </w:pPr>
          </w:p>
        </w:tc>
        <w:tc>
          <w:tcPr>
            <w:tcW w:w="924" w:type="dxa"/>
            <w:vAlign w:val="center"/>
          </w:tcPr>
          <w:p w14:paraId="35EA4A63">
            <w:pPr>
              <w:rPr>
                <w:rFonts w:ascii="宋体" w:hAnsi="宋体" w:cs="Arial"/>
                <w:sz w:val="21"/>
                <w:szCs w:val="21"/>
              </w:rPr>
            </w:pPr>
          </w:p>
        </w:tc>
        <w:tc>
          <w:tcPr>
            <w:tcW w:w="2521" w:type="dxa"/>
            <w:vAlign w:val="center"/>
          </w:tcPr>
          <w:p w14:paraId="15419B00">
            <w:pPr>
              <w:rPr>
                <w:rFonts w:ascii="宋体" w:hAnsi="宋体" w:cs="Arial"/>
                <w:sz w:val="21"/>
                <w:szCs w:val="21"/>
              </w:rPr>
            </w:pPr>
          </w:p>
        </w:tc>
      </w:tr>
      <w:tr w14:paraId="002E9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8" w:type="dxa"/>
            <w:vAlign w:val="center"/>
          </w:tcPr>
          <w:p w14:paraId="24B23354">
            <w:pPr>
              <w:numPr>
                <w:ilvl w:val="0"/>
                <w:numId w:val="137"/>
              </w:numPr>
              <w:rPr>
                <w:rFonts w:ascii="宋体" w:hAnsi="宋体"/>
                <w:sz w:val="21"/>
                <w:szCs w:val="21"/>
              </w:rPr>
            </w:pPr>
          </w:p>
        </w:tc>
        <w:tc>
          <w:tcPr>
            <w:tcW w:w="1648" w:type="dxa"/>
          </w:tcPr>
          <w:p w14:paraId="04E188AB">
            <w:pPr>
              <w:rPr>
                <w:rFonts w:ascii="宋体" w:hAnsi="宋体" w:cs="Arial"/>
                <w:sz w:val="21"/>
                <w:szCs w:val="21"/>
              </w:rPr>
            </w:pPr>
            <w:r>
              <w:rPr>
                <w:rFonts w:hint="eastAsia" w:ascii="宋体" w:hAnsi="宋体" w:cs="Arial"/>
                <w:sz w:val="21"/>
                <w:szCs w:val="21"/>
              </w:rPr>
              <w:t>大写金额</w:t>
            </w:r>
          </w:p>
        </w:tc>
        <w:tc>
          <w:tcPr>
            <w:tcW w:w="1053" w:type="dxa"/>
          </w:tcPr>
          <w:p w14:paraId="0781D65B">
            <w:pPr>
              <w:rPr>
                <w:rFonts w:ascii="宋体" w:hAnsi="宋体" w:cs="Arial"/>
                <w:sz w:val="21"/>
                <w:szCs w:val="21"/>
              </w:rPr>
            </w:pPr>
            <w:r>
              <w:rPr>
                <w:rFonts w:hint="eastAsia" w:ascii="宋体" w:hAnsi="宋体" w:cs="Arial"/>
                <w:sz w:val="21"/>
                <w:szCs w:val="21"/>
              </w:rPr>
              <w:t>文本</w:t>
            </w:r>
          </w:p>
        </w:tc>
        <w:tc>
          <w:tcPr>
            <w:tcW w:w="1024" w:type="dxa"/>
            <w:vAlign w:val="center"/>
          </w:tcPr>
          <w:p w14:paraId="6529AC17">
            <w:pPr>
              <w:rPr>
                <w:rFonts w:ascii="宋体" w:hAnsi="宋体" w:cs="Arial"/>
                <w:sz w:val="21"/>
                <w:szCs w:val="21"/>
              </w:rPr>
            </w:pPr>
          </w:p>
        </w:tc>
        <w:tc>
          <w:tcPr>
            <w:tcW w:w="924" w:type="dxa"/>
            <w:vAlign w:val="center"/>
          </w:tcPr>
          <w:p w14:paraId="6A622182">
            <w:pPr>
              <w:rPr>
                <w:rFonts w:ascii="宋体" w:hAnsi="宋体" w:cs="Arial"/>
                <w:sz w:val="21"/>
                <w:szCs w:val="21"/>
              </w:rPr>
            </w:pPr>
          </w:p>
        </w:tc>
        <w:tc>
          <w:tcPr>
            <w:tcW w:w="924" w:type="dxa"/>
            <w:vAlign w:val="center"/>
          </w:tcPr>
          <w:p w14:paraId="3E8DE6FF">
            <w:pPr>
              <w:rPr>
                <w:rFonts w:ascii="宋体" w:hAnsi="宋体" w:cs="Arial"/>
                <w:sz w:val="21"/>
                <w:szCs w:val="21"/>
              </w:rPr>
            </w:pPr>
          </w:p>
        </w:tc>
        <w:tc>
          <w:tcPr>
            <w:tcW w:w="2521" w:type="dxa"/>
            <w:vAlign w:val="center"/>
          </w:tcPr>
          <w:p w14:paraId="4D238047">
            <w:pPr>
              <w:rPr>
                <w:rFonts w:ascii="宋体" w:hAnsi="宋体" w:cs="Arial"/>
                <w:sz w:val="21"/>
                <w:szCs w:val="21"/>
              </w:rPr>
            </w:pPr>
          </w:p>
        </w:tc>
      </w:tr>
      <w:tr w14:paraId="44919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8" w:type="dxa"/>
            <w:vAlign w:val="center"/>
          </w:tcPr>
          <w:p w14:paraId="64CE0D99">
            <w:pPr>
              <w:numPr>
                <w:ilvl w:val="0"/>
                <w:numId w:val="137"/>
              </w:numPr>
              <w:rPr>
                <w:rFonts w:ascii="宋体" w:hAnsi="宋体"/>
                <w:sz w:val="21"/>
                <w:szCs w:val="21"/>
              </w:rPr>
            </w:pPr>
          </w:p>
        </w:tc>
        <w:tc>
          <w:tcPr>
            <w:tcW w:w="1648" w:type="dxa"/>
            <w:vAlign w:val="center"/>
          </w:tcPr>
          <w:p w14:paraId="37833870">
            <w:pPr>
              <w:rPr>
                <w:rFonts w:ascii="宋体" w:hAnsi="宋体" w:cs="宋体"/>
                <w:sz w:val="21"/>
                <w:szCs w:val="21"/>
              </w:rPr>
            </w:pPr>
            <w:r>
              <w:rPr>
                <w:rFonts w:hint="eastAsia" w:ascii="宋体" w:hAnsi="宋体" w:cs="宋体"/>
                <w:sz w:val="21"/>
                <w:szCs w:val="21"/>
              </w:rPr>
              <w:t>返回</w:t>
            </w:r>
          </w:p>
        </w:tc>
        <w:tc>
          <w:tcPr>
            <w:tcW w:w="1053" w:type="dxa"/>
            <w:vAlign w:val="center"/>
          </w:tcPr>
          <w:p w14:paraId="538D97B8">
            <w:pPr>
              <w:rPr>
                <w:rFonts w:ascii="宋体" w:hAnsi="宋体"/>
                <w:sz w:val="21"/>
                <w:szCs w:val="21"/>
              </w:rPr>
            </w:pPr>
            <w:r>
              <w:rPr>
                <w:rFonts w:hint="eastAsia" w:ascii="宋体" w:hAnsi="宋体"/>
                <w:sz w:val="21"/>
                <w:szCs w:val="21"/>
              </w:rPr>
              <w:t>按钮</w:t>
            </w:r>
          </w:p>
        </w:tc>
        <w:tc>
          <w:tcPr>
            <w:tcW w:w="1024" w:type="dxa"/>
            <w:vAlign w:val="center"/>
          </w:tcPr>
          <w:p w14:paraId="26822CB9">
            <w:pPr>
              <w:rPr>
                <w:rFonts w:ascii="宋体" w:hAnsi="宋体" w:cs="Arial"/>
                <w:color w:val="000000"/>
                <w:sz w:val="21"/>
                <w:szCs w:val="21"/>
              </w:rPr>
            </w:pPr>
          </w:p>
        </w:tc>
        <w:tc>
          <w:tcPr>
            <w:tcW w:w="924" w:type="dxa"/>
            <w:vAlign w:val="center"/>
          </w:tcPr>
          <w:p w14:paraId="15D8D3DB">
            <w:pPr>
              <w:rPr>
                <w:rFonts w:ascii="宋体" w:hAnsi="宋体" w:cs="Arial"/>
                <w:color w:val="000000"/>
                <w:sz w:val="21"/>
                <w:szCs w:val="21"/>
              </w:rPr>
            </w:pPr>
          </w:p>
        </w:tc>
        <w:tc>
          <w:tcPr>
            <w:tcW w:w="924" w:type="dxa"/>
            <w:vAlign w:val="center"/>
          </w:tcPr>
          <w:p w14:paraId="2341529A">
            <w:pPr>
              <w:rPr>
                <w:rFonts w:ascii="宋体" w:hAnsi="宋体" w:cs="Arial"/>
                <w:color w:val="000000"/>
                <w:sz w:val="21"/>
                <w:szCs w:val="21"/>
              </w:rPr>
            </w:pPr>
          </w:p>
        </w:tc>
        <w:tc>
          <w:tcPr>
            <w:tcW w:w="2521" w:type="dxa"/>
            <w:vAlign w:val="center"/>
          </w:tcPr>
          <w:p w14:paraId="08B01F18">
            <w:pPr>
              <w:rPr>
                <w:rFonts w:ascii="宋体" w:hAnsi="宋体" w:cs="Arial"/>
                <w:color w:val="000000"/>
                <w:sz w:val="21"/>
                <w:szCs w:val="21"/>
              </w:rPr>
            </w:pPr>
            <w:r>
              <w:rPr>
                <w:rFonts w:hint="eastAsia" w:ascii="宋体" w:hAnsi="宋体" w:cs="Arial"/>
                <w:color w:val="000000"/>
                <w:sz w:val="21"/>
                <w:szCs w:val="21"/>
              </w:rPr>
              <w:t>返回通知存款页面</w:t>
            </w:r>
          </w:p>
        </w:tc>
      </w:tr>
    </w:tbl>
    <w:p w14:paraId="36858172">
      <w:pPr>
        <w:pStyle w:val="5"/>
        <w:numPr>
          <w:ilvl w:val="0"/>
          <w:numId w:val="0"/>
        </w:numPr>
      </w:pPr>
      <w:r>
        <w:rPr>
          <w:rFonts w:hint="eastAsia"/>
        </w:rPr>
        <w:t>支取输入页面</w:t>
      </w:r>
    </w:p>
    <w:tbl>
      <w:tblPr>
        <w:tblStyle w:val="4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7"/>
        <w:gridCol w:w="1619"/>
        <w:gridCol w:w="1028"/>
        <w:gridCol w:w="999"/>
        <w:gridCol w:w="1057"/>
        <w:gridCol w:w="897"/>
        <w:gridCol w:w="2495"/>
      </w:tblGrid>
      <w:tr w14:paraId="25FEF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 w:type="dxa"/>
            <w:shd w:val="clear" w:color="auto" w:fill="FFCC99"/>
            <w:vAlign w:val="center"/>
          </w:tcPr>
          <w:p w14:paraId="63857C0B">
            <w:pPr>
              <w:rPr>
                <w:rFonts w:ascii="宋体" w:hAnsi="宋体" w:cs="Arial"/>
                <w:b/>
                <w:sz w:val="21"/>
                <w:szCs w:val="21"/>
              </w:rPr>
            </w:pPr>
            <w:r>
              <w:rPr>
                <w:rFonts w:ascii="宋体" w:hAnsi="宋体" w:cs="Arial"/>
                <w:b/>
                <w:sz w:val="21"/>
                <w:szCs w:val="21"/>
              </w:rPr>
              <w:t>序号</w:t>
            </w:r>
          </w:p>
        </w:tc>
        <w:tc>
          <w:tcPr>
            <w:tcW w:w="1619" w:type="dxa"/>
            <w:shd w:val="clear" w:color="auto" w:fill="FFCC99"/>
            <w:vAlign w:val="center"/>
          </w:tcPr>
          <w:p w14:paraId="26278C82">
            <w:pPr>
              <w:rPr>
                <w:rFonts w:ascii="宋体" w:hAnsi="宋体" w:cs="Arial"/>
                <w:b/>
                <w:sz w:val="21"/>
                <w:szCs w:val="21"/>
              </w:rPr>
            </w:pPr>
            <w:r>
              <w:rPr>
                <w:rFonts w:ascii="宋体" w:hAnsi="宋体" w:cs="Arial"/>
                <w:b/>
                <w:sz w:val="21"/>
                <w:szCs w:val="21"/>
              </w:rPr>
              <w:t>名称</w:t>
            </w:r>
          </w:p>
        </w:tc>
        <w:tc>
          <w:tcPr>
            <w:tcW w:w="1028" w:type="dxa"/>
            <w:shd w:val="clear" w:color="auto" w:fill="FFCC99"/>
            <w:vAlign w:val="center"/>
          </w:tcPr>
          <w:p w14:paraId="11293C01">
            <w:pPr>
              <w:rPr>
                <w:rFonts w:ascii="宋体" w:hAnsi="宋体" w:cs="Arial"/>
                <w:b/>
                <w:sz w:val="21"/>
                <w:szCs w:val="21"/>
              </w:rPr>
            </w:pPr>
            <w:r>
              <w:rPr>
                <w:rFonts w:ascii="宋体" w:hAnsi="宋体" w:cs="Arial"/>
                <w:b/>
                <w:sz w:val="21"/>
                <w:szCs w:val="21"/>
              </w:rPr>
              <w:t>输入</w:t>
            </w:r>
            <w:r>
              <w:rPr>
                <w:rFonts w:hint="eastAsia" w:ascii="宋体" w:hAnsi="宋体" w:cs="Arial"/>
                <w:b/>
                <w:sz w:val="21"/>
                <w:szCs w:val="21"/>
              </w:rPr>
              <w:t>/输出</w:t>
            </w:r>
          </w:p>
        </w:tc>
        <w:tc>
          <w:tcPr>
            <w:tcW w:w="999" w:type="dxa"/>
            <w:shd w:val="clear" w:color="auto" w:fill="FFCC99"/>
            <w:vAlign w:val="center"/>
          </w:tcPr>
          <w:p w14:paraId="563A9B29">
            <w:pPr>
              <w:rPr>
                <w:rFonts w:ascii="宋体" w:hAnsi="宋体" w:cs="Arial"/>
                <w:b/>
                <w:sz w:val="21"/>
                <w:szCs w:val="21"/>
              </w:rPr>
            </w:pPr>
            <w:r>
              <w:rPr>
                <w:rFonts w:ascii="宋体" w:hAnsi="宋体" w:cs="Arial"/>
                <w:b/>
                <w:sz w:val="21"/>
                <w:szCs w:val="21"/>
              </w:rPr>
              <w:t>缺省值</w:t>
            </w:r>
          </w:p>
        </w:tc>
        <w:tc>
          <w:tcPr>
            <w:tcW w:w="1057" w:type="dxa"/>
            <w:shd w:val="clear" w:color="auto" w:fill="FFCC99"/>
            <w:vAlign w:val="center"/>
          </w:tcPr>
          <w:p w14:paraId="22BBFCAF">
            <w:pPr>
              <w:rPr>
                <w:rFonts w:ascii="宋体" w:hAnsi="宋体" w:cs="Arial"/>
                <w:b/>
                <w:sz w:val="21"/>
                <w:szCs w:val="21"/>
              </w:rPr>
            </w:pPr>
            <w:r>
              <w:rPr>
                <w:rFonts w:hint="eastAsia" w:ascii="宋体" w:hAnsi="宋体" w:cs="Arial"/>
                <w:b/>
                <w:sz w:val="21"/>
                <w:szCs w:val="21"/>
              </w:rPr>
              <w:t>类型/长度</w:t>
            </w:r>
          </w:p>
        </w:tc>
        <w:tc>
          <w:tcPr>
            <w:tcW w:w="897" w:type="dxa"/>
            <w:shd w:val="clear" w:color="auto" w:fill="FFCC99"/>
            <w:vAlign w:val="center"/>
          </w:tcPr>
          <w:p w14:paraId="6224EAA5">
            <w:pPr>
              <w:rPr>
                <w:rFonts w:ascii="宋体" w:hAnsi="宋体" w:cs="Arial"/>
                <w:b/>
                <w:sz w:val="21"/>
                <w:szCs w:val="21"/>
              </w:rPr>
            </w:pPr>
            <w:r>
              <w:rPr>
                <w:rFonts w:hint="eastAsia" w:ascii="宋体" w:hAnsi="宋体" w:cs="Arial"/>
                <w:b/>
                <w:sz w:val="21"/>
                <w:szCs w:val="21"/>
              </w:rPr>
              <w:t>是否必输</w:t>
            </w:r>
          </w:p>
        </w:tc>
        <w:tc>
          <w:tcPr>
            <w:tcW w:w="2495" w:type="dxa"/>
            <w:shd w:val="clear" w:color="auto" w:fill="FFCC99"/>
            <w:vAlign w:val="center"/>
          </w:tcPr>
          <w:p w14:paraId="11B3F42B">
            <w:pPr>
              <w:rPr>
                <w:rFonts w:ascii="宋体" w:hAnsi="宋体" w:cs="Arial"/>
                <w:b/>
                <w:sz w:val="21"/>
                <w:szCs w:val="21"/>
              </w:rPr>
            </w:pPr>
            <w:r>
              <w:rPr>
                <w:rFonts w:ascii="宋体" w:hAnsi="宋体" w:cs="Arial"/>
                <w:b/>
                <w:sz w:val="21"/>
                <w:szCs w:val="21"/>
              </w:rPr>
              <w:t>备注</w:t>
            </w:r>
          </w:p>
        </w:tc>
      </w:tr>
      <w:tr w14:paraId="60DB8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7FBA2303">
            <w:pPr>
              <w:numPr>
                <w:ilvl w:val="0"/>
                <w:numId w:val="138"/>
              </w:numPr>
              <w:rPr>
                <w:rFonts w:ascii="宋体" w:hAnsi="宋体"/>
                <w:sz w:val="21"/>
                <w:szCs w:val="21"/>
              </w:rPr>
            </w:pPr>
          </w:p>
        </w:tc>
        <w:tc>
          <w:tcPr>
            <w:tcW w:w="1619" w:type="dxa"/>
          </w:tcPr>
          <w:p w14:paraId="166B929C">
            <w:pPr>
              <w:rPr>
                <w:rFonts w:ascii="宋体" w:hAnsi="宋体" w:cs="Arial"/>
                <w:sz w:val="21"/>
                <w:szCs w:val="21"/>
              </w:rPr>
            </w:pPr>
            <w:r>
              <w:rPr>
                <w:rFonts w:hint="eastAsia" w:ascii="宋体" w:hAnsi="宋体" w:cs="Arial"/>
                <w:sz w:val="21"/>
                <w:szCs w:val="21"/>
              </w:rPr>
              <w:t>银行账号</w:t>
            </w:r>
          </w:p>
        </w:tc>
        <w:tc>
          <w:tcPr>
            <w:tcW w:w="1028" w:type="dxa"/>
          </w:tcPr>
          <w:p w14:paraId="2AA09E24">
            <w:pPr>
              <w:rPr>
                <w:rFonts w:ascii="宋体" w:hAnsi="宋体" w:cs="Arial"/>
                <w:sz w:val="21"/>
                <w:szCs w:val="21"/>
              </w:rPr>
            </w:pPr>
            <w:r>
              <w:rPr>
                <w:rFonts w:hint="eastAsia" w:ascii="宋体" w:hAnsi="宋体" w:cs="Arial"/>
                <w:sz w:val="21"/>
                <w:szCs w:val="21"/>
              </w:rPr>
              <w:t>文本</w:t>
            </w:r>
          </w:p>
        </w:tc>
        <w:tc>
          <w:tcPr>
            <w:tcW w:w="999" w:type="dxa"/>
            <w:vAlign w:val="center"/>
          </w:tcPr>
          <w:p w14:paraId="25DEAE1E">
            <w:pPr>
              <w:rPr>
                <w:rFonts w:ascii="宋体" w:hAnsi="宋体" w:cs="Arial"/>
                <w:sz w:val="21"/>
                <w:szCs w:val="21"/>
              </w:rPr>
            </w:pPr>
          </w:p>
        </w:tc>
        <w:tc>
          <w:tcPr>
            <w:tcW w:w="1057" w:type="dxa"/>
            <w:vAlign w:val="center"/>
          </w:tcPr>
          <w:p w14:paraId="10054878">
            <w:pPr>
              <w:rPr>
                <w:rFonts w:ascii="宋体" w:hAnsi="宋体" w:cs="Arial"/>
                <w:sz w:val="21"/>
                <w:szCs w:val="21"/>
              </w:rPr>
            </w:pPr>
          </w:p>
        </w:tc>
        <w:tc>
          <w:tcPr>
            <w:tcW w:w="897" w:type="dxa"/>
            <w:vAlign w:val="center"/>
          </w:tcPr>
          <w:p w14:paraId="7E075538">
            <w:pPr>
              <w:rPr>
                <w:rFonts w:ascii="宋体" w:hAnsi="宋体" w:cs="Arial"/>
                <w:sz w:val="21"/>
                <w:szCs w:val="21"/>
              </w:rPr>
            </w:pPr>
          </w:p>
        </w:tc>
        <w:tc>
          <w:tcPr>
            <w:tcW w:w="2495" w:type="dxa"/>
            <w:vAlign w:val="center"/>
          </w:tcPr>
          <w:p w14:paraId="7647879A">
            <w:pPr>
              <w:rPr>
                <w:rFonts w:ascii="宋体" w:hAnsi="宋体" w:cs="Arial"/>
                <w:sz w:val="21"/>
                <w:szCs w:val="21"/>
              </w:rPr>
            </w:pPr>
          </w:p>
        </w:tc>
      </w:tr>
      <w:tr w14:paraId="788FC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0C497ED5">
            <w:pPr>
              <w:numPr>
                <w:ilvl w:val="0"/>
                <w:numId w:val="138"/>
              </w:numPr>
              <w:rPr>
                <w:rFonts w:ascii="宋体" w:hAnsi="宋体"/>
                <w:sz w:val="21"/>
                <w:szCs w:val="21"/>
              </w:rPr>
            </w:pPr>
          </w:p>
        </w:tc>
        <w:tc>
          <w:tcPr>
            <w:tcW w:w="1619" w:type="dxa"/>
          </w:tcPr>
          <w:p w14:paraId="7E129736">
            <w:pPr>
              <w:rPr>
                <w:rFonts w:ascii="宋体" w:hAnsi="宋体" w:cs="Arial"/>
                <w:sz w:val="21"/>
                <w:szCs w:val="21"/>
              </w:rPr>
            </w:pPr>
            <w:r>
              <w:rPr>
                <w:rFonts w:hint="eastAsia" w:ascii="宋体" w:hAnsi="宋体" w:cs="Arial"/>
                <w:sz w:val="21"/>
                <w:szCs w:val="21"/>
              </w:rPr>
              <w:t>子账号</w:t>
            </w:r>
          </w:p>
        </w:tc>
        <w:tc>
          <w:tcPr>
            <w:tcW w:w="1028" w:type="dxa"/>
          </w:tcPr>
          <w:p w14:paraId="3CE2CF69">
            <w:pPr>
              <w:rPr>
                <w:rFonts w:ascii="宋体" w:hAnsi="宋体" w:cs="Arial"/>
                <w:sz w:val="21"/>
                <w:szCs w:val="21"/>
              </w:rPr>
            </w:pPr>
            <w:r>
              <w:rPr>
                <w:rFonts w:hint="eastAsia" w:ascii="宋体" w:hAnsi="宋体" w:cs="Arial"/>
                <w:sz w:val="21"/>
                <w:szCs w:val="21"/>
              </w:rPr>
              <w:t>文本</w:t>
            </w:r>
          </w:p>
        </w:tc>
        <w:tc>
          <w:tcPr>
            <w:tcW w:w="999" w:type="dxa"/>
            <w:vAlign w:val="center"/>
          </w:tcPr>
          <w:p w14:paraId="2AE0047E">
            <w:pPr>
              <w:rPr>
                <w:rFonts w:ascii="宋体" w:hAnsi="宋体" w:cs="Arial"/>
                <w:sz w:val="21"/>
                <w:szCs w:val="21"/>
              </w:rPr>
            </w:pPr>
          </w:p>
        </w:tc>
        <w:tc>
          <w:tcPr>
            <w:tcW w:w="1057" w:type="dxa"/>
            <w:vAlign w:val="center"/>
          </w:tcPr>
          <w:p w14:paraId="43655A17">
            <w:pPr>
              <w:rPr>
                <w:rFonts w:ascii="宋体" w:hAnsi="宋体" w:cs="Arial"/>
                <w:sz w:val="21"/>
                <w:szCs w:val="21"/>
              </w:rPr>
            </w:pPr>
          </w:p>
        </w:tc>
        <w:tc>
          <w:tcPr>
            <w:tcW w:w="897" w:type="dxa"/>
            <w:vAlign w:val="center"/>
          </w:tcPr>
          <w:p w14:paraId="04CC9062">
            <w:pPr>
              <w:rPr>
                <w:rFonts w:ascii="宋体" w:hAnsi="宋体" w:cs="Arial"/>
                <w:sz w:val="21"/>
                <w:szCs w:val="21"/>
              </w:rPr>
            </w:pPr>
          </w:p>
        </w:tc>
        <w:tc>
          <w:tcPr>
            <w:tcW w:w="2495" w:type="dxa"/>
            <w:vAlign w:val="center"/>
          </w:tcPr>
          <w:p w14:paraId="1C663F3D">
            <w:pPr>
              <w:rPr>
                <w:rFonts w:ascii="宋体" w:hAnsi="宋体" w:cs="Arial"/>
                <w:sz w:val="21"/>
                <w:szCs w:val="21"/>
              </w:rPr>
            </w:pPr>
          </w:p>
        </w:tc>
      </w:tr>
      <w:tr w14:paraId="4489C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4AFD5B18">
            <w:pPr>
              <w:numPr>
                <w:ilvl w:val="0"/>
                <w:numId w:val="138"/>
              </w:numPr>
              <w:rPr>
                <w:rFonts w:ascii="宋体" w:hAnsi="宋体"/>
                <w:sz w:val="21"/>
                <w:szCs w:val="21"/>
              </w:rPr>
            </w:pPr>
          </w:p>
        </w:tc>
        <w:tc>
          <w:tcPr>
            <w:tcW w:w="1619" w:type="dxa"/>
          </w:tcPr>
          <w:p w14:paraId="080E367B">
            <w:pPr>
              <w:rPr>
                <w:rFonts w:ascii="宋体" w:hAnsi="宋体" w:cs="Arial"/>
                <w:sz w:val="21"/>
                <w:szCs w:val="21"/>
              </w:rPr>
            </w:pPr>
            <w:r>
              <w:rPr>
                <w:rFonts w:hint="eastAsia" w:ascii="宋体" w:hAnsi="宋体" w:cs="Arial"/>
                <w:sz w:val="21"/>
                <w:szCs w:val="21"/>
              </w:rPr>
              <w:t>币种</w:t>
            </w:r>
          </w:p>
        </w:tc>
        <w:tc>
          <w:tcPr>
            <w:tcW w:w="1028" w:type="dxa"/>
          </w:tcPr>
          <w:p w14:paraId="29BDDDFA">
            <w:pPr>
              <w:rPr>
                <w:rFonts w:ascii="宋体" w:hAnsi="宋体" w:cs="Arial"/>
                <w:sz w:val="21"/>
                <w:szCs w:val="21"/>
              </w:rPr>
            </w:pPr>
            <w:r>
              <w:rPr>
                <w:rFonts w:hint="eastAsia" w:ascii="宋体" w:hAnsi="宋体" w:cs="Arial"/>
                <w:sz w:val="21"/>
                <w:szCs w:val="21"/>
              </w:rPr>
              <w:t>文本</w:t>
            </w:r>
          </w:p>
        </w:tc>
        <w:tc>
          <w:tcPr>
            <w:tcW w:w="999" w:type="dxa"/>
            <w:vAlign w:val="center"/>
          </w:tcPr>
          <w:p w14:paraId="6D21AC24">
            <w:pPr>
              <w:rPr>
                <w:rFonts w:ascii="宋体" w:hAnsi="宋体" w:cs="Arial"/>
                <w:sz w:val="21"/>
                <w:szCs w:val="21"/>
              </w:rPr>
            </w:pPr>
          </w:p>
        </w:tc>
        <w:tc>
          <w:tcPr>
            <w:tcW w:w="1057" w:type="dxa"/>
            <w:vAlign w:val="center"/>
          </w:tcPr>
          <w:p w14:paraId="50F4C1BD">
            <w:pPr>
              <w:rPr>
                <w:rFonts w:ascii="宋体" w:hAnsi="宋体" w:cs="Arial"/>
                <w:sz w:val="21"/>
                <w:szCs w:val="21"/>
              </w:rPr>
            </w:pPr>
          </w:p>
        </w:tc>
        <w:tc>
          <w:tcPr>
            <w:tcW w:w="897" w:type="dxa"/>
            <w:vAlign w:val="center"/>
          </w:tcPr>
          <w:p w14:paraId="3F9423F5">
            <w:pPr>
              <w:rPr>
                <w:rFonts w:ascii="宋体" w:hAnsi="宋体" w:cs="Arial"/>
                <w:sz w:val="21"/>
                <w:szCs w:val="21"/>
              </w:rPr>
            </w:pPr>
          </w:p>
        </w:tc>
        <w:tc>
          <w:tcPr>
            <w:tcW w:w="2495" w:type="dxa"/>
            <w:vAlign w:val="center"/>
          </w:tcPr>
          <w:p w14:paraId="45CDCBE6">
            <w:pPr>
              <w:rPr>
                <w:rFonts w:ascii="宋体" w:hAnsi="宋体" w:cs="Arial"/>
                <w:sz w:val="21"/>
                <w:szCs w:val="21"/>
              </w:rPr>
            </w:pPr>
          </w:p>
        </w:tc>
      </w:tr>
      <w:tr w14:paraId="26B88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40AC453C">
            <w:pPr>
              <w:numPr>
                <w:ilvl w:val="0"/>
                <w:numId w:val="138"/>
              </w:numPr>
              <w:rPr>
                <w:rFonts w:ascii="宋体" w:hAnsi="宋体"/>
                <w:sz w:val="21"/>
                <w:szCs w:val="21"/>
              </w:rPr>
            </w:pPr>
          </w:p>
        </w:tc>
        <w:tc>
          <w:tcPr>
            <w:tcW w:w="1619" w:type="dxa"/>
          </w:tcPr>
          <w:p w14:paraId="61657E6E">
            <w:pPr>
              <w:rPr>
                <w:rFonts w:ascii="宋体" w:hAnsi="宋体" w:cs="Arial"/>
                <w:sz w:val="21"/>
                <w:szCs w:val="21"/>
              </w:rPr>
            </w:pPr>
            <w:r>
              <w:rPr>
                <w:rFonts w:hint="eastAsia" w:ascii="宋体" w:hAnsi="宋体" w:cs="Arial"/>
                <w:sz w:val="21"/>
                <w:szCs w:val="21"/>
              </w:rPr>
              <w:t>通知存款类型</w:t>
            </w:r>
          </w:p>
        </w:tc>
        <w:tc>
          <w:tcPr>
            <w:tcW w:w="1028" w:type="dxa"/>
          </w:tcPr>
          <w:p w14:paraId="1022A875">
            <w:pPr>
              <w:rPr>
                <w:rFonts w:ascii="宋体" w:hAnsi="宋体" w:cs="Arial"/>
                <w:sz w:val="21"/>
                <w:szCs w:val="21"/>
              </w:rPr>
            </w:pPr>
            <w:r>
              <w:rPr>
                <w:rFonts w:hint="eastAsia" w:ascii="宋体" w:hAnsi="宋体" w:cs="Arial"/>
                <w:sz w:val="21"/>
                <w:szCs w:val="21"/>
              </w:rPr>
              <w:t>文本</w:t>
            </w:r>
          </w:p>
        </w:tc>
        <w:tc>
          <w:tcPr>
            <w:tcW w:w="999" w:type="dxa"/>
            <w:vAlign w:val="center"/>
          </w:tcPr>
          <w:p w14:paraId="493FC828">
            <w:pPr>
              <w:rPr>
                <w:rFonts w:ascii="宋体" w:hAnsi="宋体" w:cs="Arial"/>
                <w:sz w:val="21"/>
                <w:szCs w:val="21"/>
              </w:rPr>
            </w:pPr>
          </w:p>
        </w:tc>
        <w:tc>
          <w:tcPr>
            <w:tcW w:w="1057" w:type="dxa"/>
            <w:vAlign w:val="center"/>
          </w:tcPr>
          <w:p w14:paraId="1D983624">
            <w:pPr>
              <w:rPr>
                <w:rFonts w:ascii="宋体" w:hAnsi="宋体" w:cs="Arial"/>
                <w:sz w:val="21"/>
                <w:szCs w:val="21"/>
              </w:rPr>
            </w:pPr>
          </w:p>
        </w:tc>
        <w:tc>
          <w:tcPr>
            <w:tcW w:w="897" w:type="dxa"/>
            <w:vAlign w:val="center"/>
          </w:tcPr>
          <w:p w14:paraId="2BB14ED9">
            <w:pPr>
              <w:rPr>
                <w:rFonts w:ascii="宋体" w:hAnsi="宋体" w:cs="Arial"/>
                <w:sz w:val="21"/>
                <w:szCs w:val="21"/>
              </w:rPr>
            </w:pPr>
          </w:p>
        </w:tc>
        <w:tc>
          <w:tcPr>
            <w:tcW w:w="2495" w:type="dxa"/>
            <w:vAlign w:val="center"/>
          </w:tcPr>
          <w:p w14:paraId="1E5FF798">
            <w:pPr>
              <w:rPr>
                <w:rFonts w:ascii="宋体" w:hAnsi="宋体" w:cs="Arial"/>
                <w:sz w:val="21"/>
                <w:szCs w:val="21"/>
              </w:rPr>
            </w:pPr>
          </w:p>
        </w:tc>
      </w:tr>
      <w:tr w14:paraId="56AC5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5A261A55">
            <w:pPr>
              <w:numPr>
                <w:ilvl w:val="0"/>
                <w:numId w:val="138"/>
              </w:numPr>
              <w:rPr>
                <w:rFonts w:ascii="宋体" w:hAnsi="宋体"/>
                <w:sz w:val="21"/>
                <w:szCs w:val="21"/>
              </w:rPr>
            </w:pPr>
          </w:p>
        </w:tc>
        <w:tc>
          <w:tcPr>
            <w:tcW w:w="1619" w:type="dxa"/>
          </w:tcPr>
          <w:p w14:paraId="0EE04A22">
            <w:pPr>
              <w:rPr>
                <w:rFonts w:ascii="宋体" w:hAnsi="宋体" w:cs="Arial"/>
                <w:sz w:val="21"/>
                <w:szCs w:val="21"/>
              </w:rPr>
            </w:pPr>
            <w:r>
              <w:rPr>
                <w:rFonts w:hint="eastAsia" w:ascii="宋体" w:hAnsi="宋体" w:cs="Arial"/>
                <w:sz w:val="21"/>
                <w:szCs w:val="21"/>
              </w:rPr>
              <w:t>开户日期</w:t>
            </w:r>
          </w:p>
        </w:tc>
        <w:tc>
          <w:tcPr>
            <w:tcW w:w="1028" w:type="dxa"/>
          </w:tcPr>
          <w:p w14:paraId="7E5C26AE">
            <w:pPr>
              <w:rPr>
                <w:rFonts w:ascii="宋体" w:hAnsi="宋体" w:cs="Arial"/>
                <w:sz w:val="21"/>
                <w:szCs w:val="21"/>
              </w:rPr>
            </w:pPr>
            <w:r>
              <w:rPr>
                <w:rFonts w:hint="eastAsia" w:ascii="宋体" w:hAnsi="宋体" w:cs="Arial"/>
                <w:sz w:val="21"/>
                <w:szCs w:val="21"/>
              </w:rPr>
              <w:t>文本</w:t>
            </w:r>
          </w:p>
        </w:tc>
        <w:tc>
          <w:tcPr>
            <w:tcW w:w="999" w:type="dxa"/>
            <w:vAlign w:val="center"/>
          </w:tcPr>
          <w:p w14:paraId="068EE082">
            <w:pPr>
              <w:rPr>
                <w:rFonts w:ascii="宋体" w:hAnsi="宋体" w:cs="Arial"/>
                <w:sz w:val="21"/>
                <w:szCs w:val="21"/>
              </w:rPr>
            </w:pPr>
          </w:p>
        </w:tc>
        <w:tc>
          <w:tcPr>
            <w:tcW w:w="1057" w:type="dxa"/>
            <w:vAlign w:val="center"/>
          </w:tcPr>
          <w:p w14:paraId="52172B05">
            <w:pPr>
              <w:rPr>
                <w:rFonts w:ascii="宋体" w:hAnsi="宋体" w:cs="Arial"/>
                <w:sz w:val="21"/>
                <w:szCs w:val="21"/>
              </w:rPr>
            </w:pPr>
          </w:p>
        </w:tc>
        <w:tc>
          <w:tcPr>
            <w:tcW w:w="897" w:type="dxa"/>
            <w:vAlign w:val="center"/>
          </w:tcPr>
          <w:p w14:paraId="6FE7B170">
            <w:pPr>
              <w:rPr>
                <w:rFonts w:ascii="宋体" w:hAnsi="宋体" w:cs="Arial"/>
                <w:sz w:val="21"/>
                <w:szCs w:val="21"/>
              </w:rPr>
            </w:pPr>
          </w:p>
        </w:tc>
        <w:tc>
          <w:tcPr>
            <w:tcW w:w="2495" w:type="dxa"/>
            <w:vAlign w:val="center"/>
          </w:tcPr>
          <w:p w14:paraId="4181DBA6">
            <w:pPr>
              <w:rPr>
                <w:rFonts w:ascii="宋体" w:hAnsi="宋体" w:cs="Arial"/>
                <w:sz w:val="21"/>
                <w:szCs w:val="21"/>
              </w:rPr>
            </w:pPr>
          </w:p>
        </w:tc>
      </w:tr>
      <w:tr w14:paraId="182CC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1DAD4DBB">
            <w:pPr>
              <w:numPr>
                <w:ilvl w:val="0"/>
                <w:numId w:val="138"/>
              </w:numPr>
              <w:rPr>
                <w:rFonts w:ascii="宋体" w:hAnsi="宋体"/>
                <w:sz w:val="21"/>
                <w:szCs w:val="21"/>
              </w:rPr>
            </w:pPr>
          </w:p>
        </w:tc>
        <w:tc>
          <w:tcPr>
            <w:tcW w:w="1619" w:type="dxa"/>
          </w:tcPr>
          <w:p w14:paraId="04A2AE60">
            <w:pPr>
              <w:rPr>
                <w:rFonts w:ascii="宋体" w:hAnsi="宋体" w:cs="Arial"/>
                <w:sz w:val="21"/>
                <w:szCs w:val="21"/>
              </w:rPr>
            </w:pPr>
            <w:r>
              <w:rPr>
                <w:rFonts w:hint="eastAsia" w:ascii="宋体" w:hAnsi="宋体" w:cs="Arial"/>
                <w:sz w:val="21"/>
                <w:szCs w:val="21"/>
              </w:rPr>
              <w:t>金额</w:t>
            </w:r>
          </w:p>
        </w:tc>
        <w:tc>
          <w:tcPr>
            <w:tcW w:w="1028" w:type="dxa"/>
          </w:tcPr>
          <w:p w14:paraId="4CED8FEA">
            <w:pPr>
              <w:rPr>
                <w:rFonts w:ascii="宋体" w:hAnsi="宋体" w:cs="Arial"/>
                <w:sz w:val="21"/>
                <w:szCs w:val="21"/>
              </w:rPr>
            </w:pPr>
            <w:r>
              <w:rPr>
                <w:rFonts w:hint="eastAsia" w:ascii="宋体" w:hAnsi="宋体" w:cs="Arial"/>
                <w:sz w:val="21"/>
                <w:szCs w:val="21"/>
              </w:rPr>
              <w:t>文本</w:t>
            </w:r>
          </w:p>
        </w:tc>
        <w:tc>
          <w:tcPr>
            <w:tcW w:w="999" w:type="dxa"/>
            <w:vAlign w:val="center"/>
          </w:tcPr>
          <w:p w14:paraId="3A53E141">
            <w:pPr>
              <w:rPr>
                <w:rFonts w:ascii="宋体" w:hAnsi="宋体" w:cs="Arial"/>
                <w:sz w:val="21"/>
                <w:szCs w:val="21"/>
              </w:rPr>
            </w:pPr>
          </w:p>
        </w:tc>
        <w:tc>
          <w:tcPr>
            <w:tcW w:w="1057" w:type="dxa"/>
            <w:vAlign w:val="center"/>
          </w:tcPr>
          <w:p w14:paraId="3AA3BF17">
            <w:pPr>
              <w:rPr>
                <w:rFonts w:ascii="宋体" w:hAnsi="宋体" w:cs="Arial"/>
                <w:sz w:val="21"/>
                <w:szCs w:val="21"/>
              </w:rPr>
            </w:pPr>
          </w:p>
        </w:tc>
        <w:tc>
          <w:tcPr>
            <w:tcW w:w="897" w:type="dxa"/>
            <w:vAlign w:val="center"/>
          </w:tcPr>
          <w:p w14:paraId="2D1EDBB4">
            <w:pPr>
              <w:rPr>
                <w:rFonts w:ascii="宋体" w:hAnsi="宋体" w:cs="Arial"/>
                <w:sz w:val="21"/>
                <w:szCs w:val="21"/>
              </w:rPr>
            </w:pPr>
          </w:p>
        </w:tc>
        <w:tc>
          <w:tcPr>
            <w:tcW w:w="2495" w:type="dxa"/>
            <w:vAlign w:val="center"/>
          </w:tcPr>
          <w:p w14:paraId="0C3144D2">
            <w:pPr>
              <w:rPr>
                <w:rFonts w:ascii="宋体" w:hAnsi="宋体" w:cs="Arial"/>
                <w:sz w:val="21"/>
                <w:szCs w:val="21"/>
              </w:rPr>
            </w:pPr>
          </w:p>
        </w:tc>
      </w:tr>
      <w:tr w14:paraId="7AE80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085743E5">
            <w:pPr>
              <w:numPr>
                <w:ilvl w:val="0"/>
                <w:numId w:val="138"/>
              </w:numPr>
              <w:rPr>
                <w:rFonts w:ascii="宋体" w:hAnsi="宋体"/>
                <w:sz w:val="21"/>
                <w:szCs w:val="21"/>
              </w:rPr>
            </w:pPr>
          </w:p>
        </w:tc>
        <w:tc>
          <w:tcPr>
            <w:tcW w:w="1619" w:type="dxa"/>
          </w:tcPr>
          <w:p w14:paraId="3C35F708">
            <w:pPr>
              <w:rPr>
                <w:rFonts w:ascii="宋体" w:hAnsi="宋体" w:cs="Arial"/>
                <w:sz w:val="21"/>
                <w:szCs w:val="21"/>
              </w:rPr>
            </w:pPr>
            <w:r>
              <w:rPr>
                <w:rFonts w:hint="eastAsia" w:ascii="宋体" w:hAnsi="宋体" w:cs="Arial"/>
                <w:sz w:val="21"/>
                <w:szCs w:val="21"/>
              </w:rPr>
              <w:t>支取类型</w:t>
            </w:r>
          </w:p>
        </w:tc>
        <w:tc>
          <w:tcPr>
            <w:tcW w:w="1028" w:type="dxa"/>
          </w:tcPr>
          <w:p w14:paraId="09E75499">
            <w:pPr>
              <w:rPr>
                <w:rFonts w:ascii="宋体" w:hAnsi="宋体" w:cs="Arial"/>
                <w:sz w:val="21"/>
                <w:szCs w:val="21"/>
              </w:rPr>
            </w:pPr>
            <w:r>
              <w:rPr>
                <w:rFonts w:hint="eastAsia" w:ascii="宋体" w:hAnsi="宋体" w:cs="Arial"/>
                <w:sz w:val="21"/>
                <w:szCs w:val="21"/>
              </w:rPr>
              <w:t>单选按钮</w:t>
            </w:r>
          </w:p>
        </w:tc>
        <w:tc>
          <w:tcPr>
            <w:tcW w:w="999" w:type="dxa"/>
            <w:vAlign w:val="center"/>
          </w:tcPr>
          <w:p w14:paraId="67C3FE09">
            <w:pPr>
              <w:rPr>
                <w:rFonts w:ascii="宋体" w:hAnsi="宋体" w:cs="Arial"/>
                <w:sz w:val="21"/>
                <w:szCs w:val="21"/>
              </w:rPr>
            </w:pPr>
            <w:r>
              <w:rPr>
                <w:rFonts w:hint="eastAsia" w:ascii="宋体" w:hAnsi="宋体" w:cs="Arial"/>
                <w:sz w:val="21"/>
                <w:szCs w:val="21"/>
              </w:rPr>
              <w:t>预约支取</w:t>
            </w:r>
          </w:p>
        </w:tc>
        <w:tc>
          <w:tcPr>
            <w:tcW w:w="1057" w:type="dxa"/>
            <w:vAlign w:val="center"/>
          </w:tcPr>
          <w:p w14:paraId="4D4A5E09">
            <w:pPr>
              <w:rPr>
                <w:rFonts w:ascii="宋体" w:hAnsi="宋体" w:cs="Arial"/>
                <w:sz w:val="21"/>
                <w:szCs w:val="21"/>
              </w:rPr>
            </w:pPr>
          </w:p>
        </w:tc>
        <w:tc>
          <w:tcPr>
            <w:tcW w:w="897" w:type="dxa"/>
            <w:vAlign w:val="center"/>
          </w:tcPr>
          <w:p w14:paraId="38CC4807">
            <w:pPr>
              <w:rPr>
                <w:rFonts w:ascii="宋体" w:hAnsi="宋体" w:cs="Arial"/>
                <w:sz w:val="21"/>
                <w:szCs w:val="21"/>
              </w:rPr>
            </w:pPr>
            <w:r>
              <w:rPr>
                <w:rFonts w:hint="eastAsia" w:ascii="宋体" w:hAnsi="宋体" w:cs="Arial"/>
                <w:sz w:val="21"/>
                <w:szCs w:val="21"/>
              </w:rPr>
              <w:t>是</w:t>
            </w:r>
          </w:p>
        </w:tc>
        <w:tc>
          <w:tcPr>
            <w:tcW w:w="2495" w:type="dxa"/>
            <w:vAlign w:val="center"/>
          </w:tcPr>
          <w:p w14:paraId="5F9DC4EC">
            <w:pPr>
              <w:rPr>
                <w:rFonts w:ascii="宋体" w:hAnsi="宋体" w:cs="Arial"/>
                <w:sz w:val="21"/>
                <w:szCs w:val="21"/>
              </w:rPr>
            </w:pPr>
            <w:r>
              <w:rPr>
                <w:rFonts w:hint="eastAsia" w:ascii="宋体" w:hAnsi="宋体" w:cs="Arial"/>
                <w:sz w:val="21"/>
                <w:szCs w:val="21"/>
              </w:rPr>
              <w:t>预约支取/立即支取/销户支取</w:t>
            </w:r>
          </w:p>
        </w:tc>
      </w:tr>
      <w:tr w14:paraId="4A43D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544277C4">
            <w:pPr>
              <w:numPr>
                <w:ilvl w:val="0"/>
                <w:numId w:val="138"/>
              </w:numPr>
              <w:rPr>
                <w:rFonts w:ascii="宋体" w:hAnsi="宋体"/>
                <w:sz w:val="21"/>
                <w:szCs w:val="21"/>
              </w:rPr>
            </w:pPr>
          </w:p>
        </w:tc>
        <w:tc>
          <w:tcPr>
            <w:tcW w:w="1619" w:type="dxa"/>
          </w:tcPr>
          <w:p w14:paraId="7805B4C4">
            <w:pPr>
              <w:rPr>
                <w:rFonts w:ascii="宋体" w:hAnsi="宋体"/>
                <w:color w:val="000000"/>
                <w:sz w:val="21"/>
                <w:szCs w:val="21"/>
              </w:rPr>
            </w:pPr>
            <w:r>
              <w:rPr>
                <w:rFonts w:hint="eastAsia" w:ascii="宋体" w:hAnsi="宋体"/>
                <w:color w:val="000000"/>
                <w:sz w:val="21"/>
                <w:szCs w:val="21"/>
              </w:rPr>
              <w:t>支取金额</w:t>
            </w:r>
          </w:p>
        </w:tc>
        <w:tc>
          <w:tcPr>
            <w:tcW w:w="1028" w:type="dxa"/>
          </w:tcPr>
          <w:p w14:paraId="0B15A76E">
            <w:pPr>
              <w:rPr>
                <w:rFonts w:ascii="宋体" w:hAnsi="宋体"/>
                <w:color w:val="000000"/>
                <w:sz w:val="21"/>
                <w:szCs w:val="21"/>
              </w:rPr>
            </w:pPr>
            <w:r>
              <w:rPr>
                <w:rFonts w:hint="eastAsia" w:ascii="宋体" w:hAnsi="宋体"/>
                <w:color w:val="000000"/>
                <w:sz w:val="21"/>
                <w:szCs w:val="21"/>
              </w:rPr>
              <w:t>输入框</w:t>
            </w:r>
          </w:p>
        </w:tc>
        <w:tc>
          <w:tcPr>
            <w:tcW w:w="999" w:type="dxa"/>
          </w:tcPr>
          <w:p w14:paraId="40845709">
            <w:pPr>
              <w:rPr>
                <w:rFonts w:ascii="宋体" w:hAnsi="宋体"/>
                <w:color w:val="000000"/>
                <w:sz w:val="21"/>
                <w:szCs w:val="21"/>
              </w:rPr>
            </w:pPr>
          </w:p>
        </w:tc>
        <w:tc>
          <w:tcPr>
            <w:tcW w:w="1057" w:type="dxa"/>
          </w:tcPr>
          <w:p w14:paraId="3B060899">
            <w:pPr>
              <w:rPr>
                <w:rFonts w:ascii="宋体" w:hAnsi="宋体"/>
                <w:color w:val="000000"/>
                <w:sz w:val="21"/>
                <w:szCs w:val="21"/>
              </w:rPr>
            </w:pPr>
            <w:r>
              <w:rPr>
                <w:rFonts w:ascii="宋体" w:hAnsi="宋体"/>
                <w:color w:val="000000"/>
                <w:sz w:val="21"/>
                <w:szCs w:val="21"/>
              </w:rPr>
              <w:t>N/(18.2)</w:t>
            </w:r>
          </w:p>
        </w:tc>
        <w:tc>
          <w:tcPr>
            <w:tcW w:w="897" w:type="dxa"/>
          </w:tcPr>
          <w:p w14:paraId="2C231D6B">
            <w:pPr>
              <w:rPr>
                <w:rFonts w:ascii="宋体" w:hAnsi="宋体"/>
                <w:sz w:val="21"/>
                <w:szCs w:val="21"/>
              </w:rPr>
            </w:pPr>
            <w:r>
              <w:rPr>
                <w:rFonts w:hint="eastAsia" w:ascii="宋体" w:hAnsi="宋体"/>
                <w:color w:val="000000"/>
                <w:sz w:val="21"/>
                <w:szCs w:val="21"/>
              </w:rPr>
              <w:t>是</w:t>
            </w:r>
          </w:p>
        </w:tc>
        <w:tc>
          <w:tcPr>
            <w:tcW w:w="2495" w:type="dxa"/>
          </w:tcPr>
          <w:p w14:paraId="6004D23D">
            <w:pPr>
              <w:rPr>
                <w:rFonts w:ascii="宋体" w:hAnsi="宋体"/>
                <w:color w:val="000000"/>
                <w:sz w:val="21"/>
                <w:szCs w:val="21"/>
              </w:rPr>
            </w:pPr>
            <w:r>
              <w:rPr>
                <w:rFonts w:hint="eastAsia" w:ascii="宋体" w:hAnsi="宋体"/>
                <w:color w:val="000000"/>
                <w:sz w:val="21"/>
                <w:szCs w:val="21"/>
              </w:rPr>
              <w:t>选择预约/立即支取，留存金额小于5万，弹出提示框提示“留存金额不足，请进行销户支取”</w:t>
            </w:r>
          </w:p>
          <w:p w14:paraId="2F69D792">
            <w:pPr>
              <w:rPr>
                <w:rFonts w:ascii="宋体" w:hAnsi="宋体"/>
                <w:color w:val="000000"/>
                <w:sz w:val="21"/>
                <w:szCs w:val="21"/>
              </w:rPr>
            </w:pPr>
            <w:r>
              <w:rPr>
                <w:rFonts w:hint="eastAsia" w:ascii="宋体" w:hAnsi="宋体" w:cs="Arial"/>
                <w:sz w:val="21"/>
                <w:szCs w:val="21"/>
              </w:rPr>
              <w:t>销户支取时无此项</w:t>
            </w:r>
          </w:p>
        </w:tc>
      </w:tr>
      <w:tr w14:paraId="6C295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29BDAC03">
            <w:pPr>
              <w:numPr>
                <w:ilvl w:val="0"/>
                <w:numId w:val="138"/>
              </w:numPr>
              <w:rPr>
                <w:rFonts w:ascii="宋体" w:hAnsi="宋体"/>
                <w:sz w:val="21"/>
                <w:szCs w:val="21"/>
              </w:rPr>
            </w:pPr>
          </w:p>
        </w:tc>
        <w:tc>
          <w:tcPr>
            <w:tcW w:w="1619" w:type="dxa"/>
          </w:tcPr>
          <w:p w14:paraId="36B1A962">
            <w:pPr>
              <w:rPr>
                <w:rFonts w:ascii="宋体" w:hAnsi="宋体" w:cs="Arial"/>
                <w:sz w:val="21"/>
                <w:szCs w:val="21"/>
              </w:rPr>
            </w:pPr>
            <w:r>
              <w:rPr>
                <w:rFonts w:hint="eastAsia" w:ascii="宋体" w:hAnsi="宋体" w:cs="Arial"/>
                <w:sz w:val="21"/>
                <w:szCs w:val="21"/>
              </w:rPr>
              <w:t>大写金额</w:t>
            </w:r>
          </w:p>
        </w:tc>
        <w:tc>
          <w:tcPr>
            <w:tcW w:w="1028" w:type="dxa"/>
          </w:tcPr>
          <w:p w14:paraId="4EA49A18">
            <w:pPr>
              <w:rPr>
                <w:rFonts w:ascii="宋体" w:hAnsi="宋体" w:cs="Arial"/>
                <w:sz w:val="21"/>
                <w:szCs w:val="21"/>
              </w:rPr>
            </w:pPr>
            <w:r>
              <w:rPr>
                <w:rFonts w:hint="eastAsia" w:ascii="宋体" w:hAnsi="宋体" w:cs="Arial"/>
                <w:sz w:val="21"/>
                <w:szCs w:val="21"/>
              </w:rPr>
              <w:t>文本</w:t>
            </w:r>
          </w:p>
        </w:tc>
        <w:tc>
          <w:tcPr>
            <w:tcW w:w="999" w:type="dxa"/>
            <w:vAlign w:val="center"/>
          </w:tcPr>
          <w:p w14:paraId="38C9BF58">
            <w:pPr>
              <w:rPr>
                <w:rFonts w:ascii="宋体" w:hAnsi="宋体" w:cs="Arial"/>
                <w:sz w:val="21"/>
                <w:szCs w:val="21"/>
              </w:rPr>
            </w:pPr>
          </w:p>
        </w:tc>
        <w:tc>
          <w:tcPr>
            <w:tcW w:w="1057" w:type="dxa"/>
            <w:vAlign w:val="center"/>
          </w:tcPr>
          <w:p w14:paraId="20BC695E">
            <w:pPr>
              <w:rPr>
                <w:rFonts w:ascii="宋体" w:hAnsi="宋体" w:cs="Arial"/>
                <w:sz w:val="21"/>
                <w:szCs w:val="21"/>
              </w:rPr>
            </w:pPr>
          </w:p>
        </w:tc>
        <w:tc>
          <w:tcPr>
            <w:tcW w:w="897" w:type="dxa"/>
            <w:vAlign w:val="center"/>
          </w:tcPr>
          <w:p w14:paraId="06E9CCE1">
            <w:pPr>
              <w:rPr>
                <w:rFonts w:ascii="宋体" w:hAnsi="宋体" w:cs="Arial"/>
                <w:sz w:val="21"/>
                <w:szCs w:val="21"/>
              </w:rPr>
            </w:pPr>
          </w:p>
        </w:tc>
        <w:tc>
          <w:tcPr>
            <w:tcW w:w="2495" w:type="dxa"/>
            <w:vAlign w:val="center"/>
          </w:tcPr>
          <w:p w14:paraId="21235A4C">
            <w:pPr>
              <w:rPr>
                <w:rFonts w:ascii="宋体" w:hAnsi="宋体" w:cs="Arial"/>
                <w:sz w:val="21"/>
                <w:szCs w:val="21"/>
              </w:rPr>
            </w:pPr>
          </w:p>
        </w:tc>
      </w:tr>
      <w:tr w14:paraId="52A20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42ECDFD4">
            <w:pPr>
              <w:numPr>
                <w:ilvl w:val="0"/>
                <w:numId w:val="138"/>
              </w:numPr>
              <w:rPr>
                <w:rFonts w:ascii="宋体" w:hAnsi="宋体"/>
                <w:sz w:val="21"/>
                <w:szCs w:val="21"/>
              </w:rPr>
            </w:pPr>
          </w:p>
        </w:tc>
        <w:tc>
          <w:tcPr>
            <w:tcW w:w="1619" w:type="dxa"/>
          </w:tcPr>
          <w:p w14:paraId="50AB60C9">
            <w:pPr>
              <w:rPr>
                <w:rFonts w:ascii="宋体" w:hAnsi="宋体" w:cs="Arial"/>
                <w:sz w:val="21"/>
                <w:szCs w:val="21"/>
              </w:rPr>
            </w:pPr>
            <w:r>
              <w:rPr>
                <w:rFonts w:hint="eastAsia" w:ascii="宋体" w:hAnsi="宋体" w:cs="Arial"/>
                <w:sz w:val="21"/>
                <w:szCs w:val="21"/>
              </w:rPr>
              <w:t>确认</w:t>
            </w:r>
          </w:p>
        </w:tc>
        <w:tc>
          <w:tcPr>
            <w:tcW w:w="1028" w:type="dxa"/>
          </w:tcPr>
          <w:p w14:paraId="2E4E3ED7">
            <w:pPr>
              <w:rPr>
                <w:rFonts w:ascii="宋体" w:hAnsi="宋体" w:cs="Arial"/>
                <w:sz w:val="21"/>
                <w:szCs w:val="21"/>
              </w:rPr>
            </w:pPr>
            <w:r>
              <w:rPr>
                <w:rFonts w:hint="eastAsia" w:ascii="宋体" w:hAnsi="宋体" w:cs="Arial"/>
                <w:sz w:val="21"/>
                <w:szCs w:val="21"/>
              </w:rPr>
              <w:t>按钮</w:t>
            </w:r>
          </w:p>
        </w:tc>
        <w:tc>
          <w:tcPr>
            <w:tcW w:w="999" w:type="dxa"/>
            <w:vAlign w:val="center"/>
          </w:tcPr>
          <w:p w14:paraId="1FC8BE62">
            <w:pPr>
              <w:rPr>
                <w:rFonts w:ascii="宋体" w:hAnsi="宋体" w:cs="Arial"/>
                <w:sz w:val="21"/>
                <w:szCs w:val="21"/>
              </w:rPr>
            </w:pPr>
          </w:p>
        </w:tc>
        <w:tc>
          <w:tcPr>
            <w:tcW w:w="1057" w:type="dxa"/>
            <w:vAlign w:val="center"/>
          </w:tcPr>
          <w:p w14:paraId="332F5E67">
            <w:pPr>
              <w:rPr>
                <w:rFonts w:ascii="宋体" w:hAnsi="宋体" w:cs="Arial"/>
                <w:sz w:val="21"/>
                <w:szCs w:val="21"/>
              </w:rPr>
            </w:pPr>
          </w:p>
        </w:tc>
        <w:tc>
          <w:tcPr>
            <w:tcW w:w="897" w:type="dxa"/>
            <w:vAlign w:val="center"/>
          </w:tcPr>
          <w:p w14:paraId="68159FA1">
            <w:pPr>
              <w:rPr>
                <w:rFonts w:ascii="宋体" w:hAnsi="宋体" w:cs="Arial"/>
                <w:sz w:val="21"/>
                <w:szCs w:val="21"/>
              </w:rPr>
            </w:pPr>
          </w:p>
        </w:tc>
        <w:tc>
          <w:tcPr>
            <w:tcW w:w="2495" w:type="dxa"/>
            <w:vAlign w:val="center"/>
          </w:tcPr>
          <w:p w14:paraId="03AB7FF7">
            <w:pPr>
              <w:rPr>
                <w:rFonts w:ascii="宋体" w:hAnsi="宋体" w:cs="Arial"/>
                <w:sz w:val="21"/>
                <w:szCs w:val="21"/>
              </w:rPr>
            </w:pPr>
          </w:p>
        </w:tc>
      </w:tr>
      <w:tr w14:paraId="49D53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21BBA8F2">
            <w:pPr>
              <w:numPr>
                <w:ilvl w:val="0"/>
                <w:numId w:val="138"/>
              </w:numPr>
              <w:rPr>
                <w:rFonts w:ascii="宋体" w:hAnsi="宋体"/>
                <w:sz w:val="21"/>
                <w:szCs w:val="21"/>
              </w:rPr>
            </w:pPr>
          </w:p>
        </w:tc>
        <w:tc>
          <w:tcPr>
            <w:tcW w:w="1619" w:type="dxa"/>
          </w:tcPr>
          <w:p w14:paraId="54756B83">
            <w:pPr>
              <w:rPr>
                <w:rFonts w:ascii="宋体" w:hAnsi="宋体" w:cs="Arial"/>
                <w:sz w:val="21"/>
                <w:szCs w:val="21"/>
              </w:rPr>
            </w:pPr>
            <w:r>
              <w:rPr>
                <w:rFonts w:hint="eastAsia" w:ascii="宋体" w:hAnsi="宋体" w:cs="Arial"/>
                <w:sz w:val="21"/>
                <w:szCs w:val="21"/>
              </w:rPr>
              <w:t>返回</w:t>
            </w:r>
          </w:p>
        </w:tc>
        <w:tc>
          <w:tcPr>
            <w:tcW w:w="1028" w:type="dxa"/>
          </w:tcPr>
          <w:p w14:paraId="37C7BC8E">
            <w:pPr>
              <w:rPr>
                <w:rFonts w:ascii="宋体" w:hAnsi="宋体" w:cs="Arial"/>
                <w:sz w:val="21"/>
                <w:szCs w:val="21"/>
              </w:rPr>
            </w:pPr>
            <w:r>
              <w:rPr>
                <w:rFonts w:hint="eastAsia" w:ascii="宋体" w:hAnsi="宋体" w:cs="Arial"/>
                <w:sz w:val="21"/>
                <w:szCs w:val="21"/>
              </w:rPr>
              <w:t>按钮</w:t>
            </w:r>
          </w:p>
        </w:tc>
        <w:tc>
          <w:tcPr>
            <w:tcW w:w="999" w:type="dxa"/>
            <w:vAlign w:val="center"/>
          </w:tcPr>
          <w:p w14:paraId="08511567">
            <w:pPr>
              <w:rPr>
                <w:rFonts w:ascii="宋体" w:hAnsi="宋体" w:cs="Arial"/>
                <w:sz w:val="21"/>
                <w:szCs w:val="21"/>
              </w:rPr>
            </w:pPr>
          </w:p>
        </w:tc>
        <w:tc>
          <w:tcPr>
            <w:tcW w:w="1057" w:type="dxa"/>
            <w:vAlign w:val="center"/>
          </w:tcPr>
          <w:p w14:paraId="04B84E7B">
            <w:pPr>
              <w:rPr>
                <w:rFonts w:ascii="宋体" w:hAnsi="宋体" w:cs="Arial"/>
                <w:sz w:val="21"/>
                <w:szCs w:val="21"/>
              </w:rPr>
            </w:pPr>
          </w:p>
        </w:tc>
        <w:tc>
          <w:tcPr>
            <w:tcW w:w="897" w:type="dxa"/>
            <w:vAlign w:val="center"/>
          </w:tcPr>
          <w:p w14:paraId="7DDC02C4">
            <w:pPr>
              <w:rPr>
                <w:rFonts w:ascii="宋体" w:hAnsi="宋体" w:cs="Arial"/>
                <w:sz w:val="21"/>
                <w:szCs w:val="21"/>
              </w:rPr>
            </w:pPr>
          </w:p>
        </w:tc>
        <w:tc>
          <w:tcPr>
            <w:tcW w:w="2495" w:type="dxa"/>
            <w:vAlign w:val="center"/>
          </w:tcPr>
          <w:p w14:paraId="034212B1">
            <w:pPr>
              <w:rPr>
                <w:rFonts w:ascii="宋体" w:hAnsi="宋体" w:cs="Arial"/>
                <w:sz w:val="21"/>
                <w:szCs w:val="21"/>
              </w:rPr>
            </w:pPr>
            <w:r>
              <w:rPr>
                <w:rFonts w:hint="eastAsia" w:ascii="宋体" w:hAnsi="宋体" w:cs="Arial"/>
                <w:sz w:val="21"/>
                <w:szCs w:val="21"/>
              </w:rPr>
              <w:t>返回到通知存款页面</w:t>
            </w:r>
          </w:p>
        </w:tc>
      </w:tr>
      <w:tr w14:paraId="5CFA4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8522" w:type="dxa"/>
            <w:gridSpan w:val="7"/>
            <w:vAlign w:val="center"/>
          </w:tcPr>
          <w:p w14:paraId="5D10EDB6">
            <w:pPr>
              <w:rPr>
                <w:rFonts w:ascii="宋体" w:hAnsi="宋体" w:cs="Arial"/>
                <w:color w:val="000000"/>
                <w:sz w:val="21"/>
                <w:szCs w:val="21"/>
              </w:rPr>
            </w:pPr>
            <w:r>
              <w:rPr>
                <w:rFonts w:hint="eastAsia" w:ascii="宋体" w:hAnsi="宋体" w:cs="Arial"/>
                <w:color w:val="000000"/>
                <w:sz w:val="21"/>
                <w:szCs w:val="21"/>
              </w:rPr>
              <w:t>温馨提示：</w:t>
            </w:r>
          </w:p>
        </w:tc>
      </w:tr>
      <w:tr w14:paraId="09CCB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8522" w:type="dxa"/>
            <w:gridSpan w:val="7"/>
            <w:vAlign w:val="center"/>
          </w:tcPr>
          <w:p w14:paraId="1A0DFBED">
            <w:pPr>
              <w:rPr>
                <w:rFonts w:ascii="宋体" w:hAnsi="宋体" w:cs="Arial"/>
                <w:color w:val="000000"/>
                <w:sz w:val="21"/>
                <w:szCs w:val="21"/>
              </w:rPr>
            </w:pPr>
            <w:r>
              <w:rPr>
                <w:rFonts w:hint="eastAsia" w:ascii="宋体" w:hAnsi="宋体" w:cs="Arial"/>
                <w:color w:val="000000"/>
                <w:sz w:val="21"/>
                <w:szCs w:val="21"/>
              </w:rPr>
              <w:t>带“</w:t>
            </w:r>
            <w:r>
              <w:rPr>
                <w:rFonts w:ascii="宋体" w:hAnsi="宋体"/>
                <w:sz w:val="21"/>
                <w:szCs w:val="21"/>
              </w:rPr>
              <w:t>*</w:t>
            </w:r>
            <w:r>
              <w:rPr>
                <w:rFonts w:hint="eastAsia" w:ascii="宋体" w:hAnsi="宋体"/>
                <w:sz w:val="21"/>
                <w:szCs w:val="21"/>
              </w:rPr>
              <w:t>”的输入项</w:t>
            </w:r>
            <w:r>
              <w:rPr>
                <w:rFonts w:ascii="宋体" w:hAnsi="宋体"/>
                <w:sz w:val="21"/>
                <w:szCs w:val="21"/>
              </w:rPr>
              <w:t>为必输项</w:t>
            </w:r>
            <w:r>
              <w:rPr>
                <w:rFonts w:hint="eastAsia" w:ascii="宋体" w:hAnsi="宋体"/>
                <w:sz w:val="21"/>
                <w:szCs w:val="21"/>
              </w:rPr>
              <w:t>。</w:t>
            </w:r>
          </w:p>
        </w:tc>
      </w:tr>
    </w:tbl>
    <w:p w14:paraId="74BDB325">
      <w:pPr>
        <w:pStyle w:val="5"/>
        <w:numPr>
          <w:ilvl w:val="0"/>
          <w:numId w:val="0"/>
        </w:numPr>
      </w:pPr>
      <w:r>
        <w:rPr>
          <w:rFonts w:hint="eastAsia"/>
        </w:rPr>
        <w:t>支取确认页面</w:t>
      </w:r>
    </w:p>
    <w:tbl>
      <w:tblPr>
        <w:tblStyle w:val="4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7"/>
        <w:gridCol w:w="1619"/>
        <w:gridCol w:w="1028"/>
        <w:gridCol w:w="999"/>
        <w:gridCol w:w="1057"/>
        <w:gridCol w:w="897"/>
        <w:gridCol w:w="2495"/>
      </w:tblGrid>
      <w:tr w14:paraId="26A24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 w:type="dxa"/>
            <w:shd w:val="clear" w:color="auto" w:fill="FFCC99"/>
            <w:vAlign w:val="center"/>
          </w:tcPr>
          <w:p w14:paraId="01900C75">
            <w:pPr>
              <w:rPr>
                <w:rFonts w:ascii="宋体" w:hAnsi="宋体" w:cs="Arial"/>
                <w:b/>
                <w:sz w:val="21"/>
                <w:szCs w:val="21"/>
              </w:rPr>
            </w:pPr>
            <w:r>
              <w:rPr>
                <w:rFonts w:ascii="宋体" w:hAnsi="宋体" w:cs="Arial"/>
                <w:b/>
                <w:sz w:val="21"/>
                <w:szCs w:val="21"/>
              </w:rPr>
              <w:t>序号</w:t>
            </w:r>
          </w:p>
        </w:tc>
        <w:tc>
          <w:tcPr>
            <w:tcW w:w="1619" w:type="dxa"/>
            <w:shd w:val="clear" w:color="auto" w:fill="FFCC99"/>
            <w:vAlign w:val="center"/>
          </w:tcPr>
          <w:p w14:paraId="3CD4CB98">
            <w:pPr>
              <w:rPr>
                <w:rFonts w:ascii="宋体" w:hAnsi="宋体" w:cs="Arial"/>
                <w:b/>
                <w:sz w:val="21"/>
                <w:szCs w:val="21"/>
              </w:rPr>
            </w:pPr>
            <w:r>
              <w:rPr>
                <w:rFonts w:ascii="宋体" w:hAnsi="宋体" w:cs="Arial"/>
                <w:b/>
                <w:sz w:val="21"/>
                <w:szCs w:val="21"/>
              </w:rPr>
              <w:t>名称</w:t>
            </w:r>
          </w:p>
        </w:tc>
        <w:tc>
          <w:tcPr>
            <w:tcW w:w="1028" w:type="dxa"/>
            <w:shd w:val="clear" w:color="auto" w:fill="FFCC99"/>
            <w:vAlign w:val="center"/>
          </w:tcPr>
          <w:p w14:paraId="6C60C2F9">
            <w:pPr>
              <w:rPr>
                <w:rFonts w:ascii="宋体" w:hAnsi="宋体" w:cs="Arial"/>
                <w:b/>
                <w:sz w:val="21"/>
                <w:szCs w:val="21"/>
              </w:rPr>
            </w:pPr>
            <w:r>
              <w:rPr>
                <w:rFonts w:ascii="宋体" w:hAnsi="宋体" w:cs="Arial"/>
                <w:b/>
                <w:sz w:val="21"/>
                <w:szCs w:val="21"/>
              </w:rPr>
              <w:t>输入</w:t>
            </w:r>
            <w:r>
              <w:rPr>
                <w:rFonts w:hint="eastAsia" w:ascii="宋体" w:hAnsi="宋体" w:cs="Arial"/>
                <w:b/>
                <w:sz w:val="21"/>
                <w:szCs w:val="21"/>
              </w:rPr>
              <w:t>/输出</w:t>
            </w:r>
          </w:p>
        </w:tc>
        <w:tc>
          <w:tcPr>
            <w:tcW w:w="999" w:type="dxa"/>
            <w:shd w:val="clear" w:color="auto" w:fill="FFCC99"/>
            <w:vAlign w:val="center"/>
          </w:tcPr>
          <w:p w14:paraId="5DD064F7">
            <w:pPr>
              <w:rPr>
                <w:rFonts w:ascii="宋体" w:hAnsi="宋体" w:cs="Arial"/>
                <w:b/>
                <w:sz w:val="21"/>
                <w:szCs w:val="21"/>
              </w:rPr>
            </w:pPr>
            <w:r>
              <w:rPr>
                <w:rFonts w:ascii="宋体" w:hAnsi="宋体" w:cs="Arial"/>
                <w:b/>
                <w:sz w:val="21"/>
                <w:szCs w:val="21"/>
              </w:rPr>
              <w:t>缺省值</w:t>
            </w:r>
          </w:p>
        </w:tc>
        <w:tc>
          <w:tcPr>
            <w:tcW w:w="1057" w:type="dxa"/>
            <w:shd w:val="clear" w:color="auto" w:fill="FFCC99"/>
            <w:vAlign w:val="center"/>
          </w:tcPr>
          <w:p w14:paraId="127F6BA9">
            <w:pPr>
              <w:rPr>
                <w:rFonts w:ascii="宋体" w:hAnsi="宋体" w:cs="Arial"/>
                <w:b/>
                <w:sz w:val="21"/>
                <w:szCs w:val="21"/>
              </w:rPr>
            </w:pPr>
            <w:r>
              <w:rPr>
                <w:rFonts w:hint="eastAsia" w:ascii="宋体" w:hAnsi="宋体" w:cs="Arial"/>
                <w:b/>
                <w:sz w:val="21"/>
                <w:szCs w:val="21"/>
              </w:rPr>
              <w:t>类型/长度</w:t>
            </w:r>
          </w:p>
        </w:tc>
        <w:tc>
          <w:tcPr>
            <w:tcW w:w="897" w:type="dxa"/>
            <w:shd w:val="clear" w:color="auto" w:fill="FFCC99"/>
            <w:vAlign w:val="center"/>
          </w:tcPr>
          <w:p w14:paraId="6880EFDE">
            <w:pPr>
              <w:rPr>
                <w:rFonts w:ascii="宋体" w:hAnsi="宋体" w:cs="Arial"/>
                <w:b/>
                <w:sz w:val="21"/>
                <w:szCs w:val="21"/>
              </w:rPr>
            </w:pPr>
            <w:r>
              <w:rPr>
                <w:rFonts w:hint="eastAsia" w:ascii="宋体" w:hAnsi="宋体" w:cs="Arial"/>
                <w:b/>
                <w:sz w:val="21"/>
                <w:szCs w:val="21"/>
              </w:rPr>
              <w:t>是否必输</w:t>
            </w:r>
          </w:p>
        </w:tc>
        <w:tc>
          <w:tcPr>
            <w:tcW w:w="2495" w:type="dxa"/>
            <w:shd w:val="clear" w:color="auto" w:fill="FFCC99"/>
            <w:vAlign w:val="center"/>
          </w:tcPr>
          <w:p w14:paraId="055EB5AD">
            <w:pPr>
              <w:rPr>
                <w:rFonts w:ascii="宋体" w:hAnsi="宋体" w:cs="Arial"/>
                <w:b/>
                <w:sz w:val="21"/>
                <w:szCs w:val="21"/>
              </w:rPr>
            </w:pPr>
            <w:r>
              <w:rPr>
                <w:rFonts w:ascii="宋体" w:hAnsi="宋体" w:cs="Arial"/>
                <w:b/>
                <w:sz w:val="21"/>
                <w:szCs w:val="21"/>
              </w:rPr>
              <w:t>备注</w:t>
            </w:r>
          </w:p>
        </w:tc>
      </w:tr>
      <w:tr w14:paraId="78D90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75497BA2">
            <w:pPr>
              <w:numPr>
                <w:ilvl w:val="0"/>
                <w:numId w:val="139"/>
              </w:numPr>
              <w:rPr>
                <w:rFonts w:ascii="宋体" w:hAnsi="宋体"/>
                <w:sz w:val="21"/>
                <w:szCs w:val="21"/>
              </w:rPr>
            </w:pPr>
          </w:p>
        </w:tc>
        <w:tc>
          <w:tcPr>
            <w:tcW w:w="1619" w:type="dxa"/>
          </w:tcPr>
          <w:p w14:paraId="5B02EE5C">
            <w:pPr>
              <w:rPr>
                <w:rFonts w:ascii="宋体" w:hAnsi="宋体" w:cs="Arial"/>
                <w:sz w:val="21"/>
                <w:szCs w:val="21"/>
              </w:rPr>
            </w:pPr>
            <w:r>
              <w:rPr>
                <w:rFonts w:hint="eastAsia" w:ascii="宋体" w:hAnsi="宋体" w:cs="Arial"/>
                <w:sz w:val="21"/>
                <w:szCs w:val="21"/>
              </w:rPr>
              <w:t>银行账号</w:t>
            </w:r>
          </w:p>
        </w:tc>
        <w:tc>
          <w:tcPr>
            <w:tcW w:w="1028" w:type="dxa"/>
          </w:tcPr>
          <w:p w14:paraId="4F75E284">
            <w:pPr>
              <w:rPr>
                <w:rFonts w:ascii="宋体" w:hAnsi="宋体" w:cs="Arial"/>
                <w:sz w:val="21"/>
                <w:szCs w:val="21"/>
              </w:rPr>
            </w:pPr>
            <w:r>
              <w:rPr>
                <w:rFonts w:hint="eastAsia" w:ascii="宋体" w:hAnsi="宋体" w:cs="Arial"/>
                <w:sz w:val="21"/>
                <w:szCs w:val="21"/>
              </w:rPr>
              <w:t>文本</w:t>
            </w:r>
          </w:p>
        </w:tc>
        <w:tc>
          <w:tcPr>
            <w:tcW w:w="999" w:type="dxa"/>
            <w:vAlign w:val="center"/>
          </w:tcPr>
          <w:p w14:paraId="637ECACF">
            <w:pPr>
              <w:rPr>
                <w:rFonts w:ascii="宋体" w:hAnsi="宋体" w:cs="Arial"/>
                <w:sz w:val="21"/>
                <w:szCs w:val="21"/>
              </w:rPr>
            </w:pPr>
          </w:p>
        </w:tc>
        <w:tc>
          <w:tcPr>
            <w:tcW w:w="1057" w:type="dxa"/>
            <w:vAlign w:val="center"/>
          </w:tcPr>
          <w:p w14:paraId="0718B414">
            <w:pPr>
              <w:rPr>
                <w:rFonts w:ascii="宋体" w:hAnsi="宋体" w:cs="Arial"/>
                <w:sz w:val="21"/>
                <w:szCs w:val="21"/>
              </w:rPr>
            </w:pPr>
          </w:p>
        </w:tc>
        <w:tc>
          <w:tcPr>
            <w:tcW w:w="897" w:type="dxa"/>
            <w:vAlign w:val="center"/>
          </w:tcPr>
          <w:p w14:paraId="12106B23">
            <w:pPr>
              <w:rPr>
                <w:rFonts w:ascii="宋体" w:hAnsi="宋体" w:cs="Arial"/>
                <w:sz w:val="21"/>
                <w:szCs w:val="21"/>
              </w:rPr>
            </w:pPr>
          </w:p>
        </w:tc>
        <w:tc>
          <w:tcPr>
            <w:tcW w:w="2495" w:type="dxa"/>
            <w:vAlign w:val="center"/>
          </w:tcPr>
          <w:p w14:paraId="7D6A1078">
            <w:pPr>
              <w:rPr>
                <w:rFonts w:ascii="宋体" w:hAnsi="宋体" w:cs="Arial"/>
                <w:sz w:val="21"/>
                <w:szCs w:val="21"/>
              </w:rPr>
            </w:pPr>
          </w:p>
        </w:tc>
      </w:tr>
      <w:tr w14:paraId="25869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7EAE4894">
            <w:pPr>
              <w:numPr>
                <w:ilvl w:val="0"/>
                <w:numId w:val="139"/>
              </w:numPr>
              <w:rPr>
                <w:rFonts w:ascii="宋体" w:hAnsi="宋体"/>
                <w:sz w:val="21"/>
                <w:szCs w:val="21"/>
              </w:rPr>
            </w:pPr>
          </w:p>
        </w:tc>
        <w:tc>
          <w:tcPr>
            <w:tcW w:w="1619" w:type="dxa"/>
          </w:tcPr>
          <w:p w14:paraId="618BD1D7">
            <w:pPr>
              <w:rPr>
                <w:rFonts w:ascii="宋体" w:hAnsi="宋体" w:cs="Arial"/>
                <w:sz w:val="21"/>
                <w:szCs w:val="21"/>
              </w:rPr>
            </w:pPr>
            <w:r>
              <w:rPr>
                <w:rFonts w:hint="eastAsia" w:ascii="宋体" w:hAnsi="宋体" w:cs="Arial"/>
                <w:sz w:val="21"/>
                <w:szCs w:val="21"/>
              </w:rPr>
              <w:t>子账号</w:t>
            </w:r>
          </w:p>
        </w:tc>
        <w:tc>
          <w:tcPr>
            <w:tcW w:w="1028" w:type="dxa"/>
          </w:tcPr>
          <w:p w14:paraId="51E01368">
            <w:pPr>
              <w:rPr>
                <w:rFonts w:ascii="宋体" w:hAnsi="宋体" w:cs="Arial"/>
                <w:sz w:val="21"/>
                <w:szCs w:val="21"/>
              </w:rPr>
            </w:pPr>
            <w:r>
              <w:rPr>
                <w:rFonts w:hint="eastAsia" w:ascii="宋体" w:hAnsi="宋体" w:cs="Arial"/>
                <w:sz w:val="21"/>
                <w:szCs w:val="21"/>
              </w:rPr>
              <w:t>文本</w:t>
            </w:r>
          </w:p>
        </w:tc>
        <w:tc>
          <w:tcPr>
            <w:tcW w:w="999" w:type="dxa"/>
            <w:vAlign w:val="center"/>
          </w:tcPr>
          <w:p w14:paraId="322B9FD9">
            <w:pPr>
              <w:rPr>
                <w:rFonts w:ascii="宋体" w:hAnsi="宋体" w:cs="Arial"/>
                <w:sz w:val="21"/>
                <w:szCs w:val="21"/>
              </w:rPr>
            </w:pPr>
          </w:p>
        </w:tc>
        <w:tc>
          <w:tcPr>
            <w:tcW w:w="1057" w:type="dxa"/>
            <w:vAlign w:val="center"/>
          </w:tcPr>
          <w:p w14:paraId="249BE9AE">
            <w:pPr>
              <w:rPr>
                <w:rFonts w:ascii="宋体" w:hAnsi="宋体" w:cs="Arial"/>
                <w:sz w:val="21"/>
                <w:szCs w:val="21"/>
              </w:rPr>
            </w:pPr>
          </w:p>
        </w:tc>
        <w:tc>
          <w:tcPr>
            <w:tcW w:w="897" w:type="dxa"/>
            <w:vAlign w:val="center"/>
          </w:tcPr>
          <w:p w14:paraId="79B586B9">
            <w:pPr>
              <w:rPr>
                <w:rFonts w:ascii="宋体" w:hAnsi="宋体" w:cs="Arial"/>
                <w:sz w:val="21"/>
                <w:szCs w:val="21"/>
              </w:rPr>
            </w:pPr>
          </w:p>
        </w:tc>
        <w:tc>
          <w:tcPr>
            <w:tcW w:w="2495" w:type="dxa"/>
            <w:vAlign w:val="center"/>
          </w:tcPr>
          <w:p w14:paraId="2039527D">
            <w:pPr>
              <w:rPr>
                <w:rFonts w:ascii="宋体" w:hAnsi="宋体" w:cs="Arial"/>
                <w:sz w:val="21"/>
                <w:szCs w:val="21"/>
              </w:rPr>
            </w:pPr>
          </w:p>
        </w:tc>
      </w:tr>
      <w:tr w14:paraId="1DAF9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037A2A20">
            <w:pPr>
              <w:numPr>
                <w:ilvl w:val="0"/>
                <w:numId w:val="139"/>
              </w:numPr>
              <w:rPr>
                <w:rFonts w:ascii="宋体" w:hAnsi="宋体"/>
                <w:sz w:val="21"/>
                <w:szCs w:val="21"/>
              </w:rPr>
            </w:pPr>
          </w:p>
        </w:tc>
        <w:tc>
          <w:tcPr>
            <w:tcW w:w="1619" w:type="dxa"/>
          </w:tcPr>
          <w:p w14:paraId="3D624397">
            <w:pPr>
              <w:rPr>
                <w:rFonts w:ascii="宋体" w:hAnsi="宋体" w:cs="Arial"/>
                <w:sz w:val="21"/>
                <w:szCs w:val="21"/>
              </w:rPr>
            </w:pPr>
            <w:r>
              <w:rPr>
                <w:rFonts w:hint="eastAsia" w:ascii="宋体" w:hAnsi="宋体" w:cs="Arial"/>
                <w:sz w:val="21"/>
                <w:szCs w:val="21"/>
              </w:rPr>
              <w:t>币种</w:t>
            </w:r>
          </w:p>
        </w:tc>
        <w:tc>
          <w:tcPr>
            <w:tcW w:w="1028" w:type="dxa"/>
          </w:tcPr>
          <w:p w14:paraId="2E1C782D">
            <w:pPr>
              <w:rPr>
                <w:rFonts w:ascii="宋体" w:hAnsi="宋体" w:cs="Arial"/>
                <w:sz w:val="21"/>
                <w:szCs w:val="21"/>
              </w:rPr>
            </w:pPr>
            <w:r>
              <w:rPr>
                <w:rFonts w:hint="eastAsia" w:ascii="宋体" w:hAnsi="宋体" w:cs="Arial"/>
                <w:sz w:val="21"/>
                <w:szCs w:val="21"/>
              </w:rPr>
              <w:t>文本</w:t>
            </w:r>
          </w:p>
        </w:tc>
        <w:tc>
          <w:tcPr>
            <w:tcW w:w="999" w:type="dxa"/>
            <w:vAlign w:val="center"/>
          </w:tcPr>
          <w:p w14:paraId="44554E6E">
            <w:pPr>
              <w:rPr>
                <w:rFonts w:ascii="宋体" w:hAnsi="宋体" w:cs="Arial"/>
                <w:sz w:val="21"/>
                <w:szCs w:val="21"/>
              </w:rPr>
            </w:pPr>
          </w:p>
        </w:tc>
        <w:tc>
          <w:tcPr>
            <w:tcW w:w="1057" w:type="dxa"/>
            <w:vAlign w:val="center"/>
          </w:tcPr>
          <w:p w14:paraId="5B84F748">
            <w:pPr>
              <w:rPr>
                <w:rFonts w:ascii="宋体" w:hAnsi="宋体" w:cs="Arial"/>
                <w:sz w:val="21"/>
                <w:szCs w:val="21"/>
              </w:rPr>
            </w:pPr>
          </w:p>
        </w:tc>
        <w:tc>
          <w:tcPr>
            <w:tcW w:w="897" w:type="dxa"/>
            <w:vAlign w:val="center"/>
          </w:tcPr>
          <w:p w14:paraId="13B3E527">
            <w:pPr>
              <w:rPr>
                <w:rFonts w:ascii="宋体" w:hAnsi="宋体" w:cs="Arial"/>
                <w:sz w:val="21"/>
                <w:szCs w:val="21"/>
              </w:rPr>
            </w:pPr>
          </w:p>
        </w:tc>
        <w:tc>
          <w:tcPr>
            <w:tcW w:w="2495" w:type="dxa"/>
            <w:vAlign w:val="center"/>
          </w:tcPr>
          <w:p w14:paraId="5E4DC614">
            <w:pPr>
              <w:rPr>
                <w:rFonts w:ascii="宋体" w:hAnsi="宋体" w:cs="Arial"/>
                <w:sz w:val="21"/>
                <w:szCs w:val="21"/>
              </w:rPr>
            </w:pPr>
          </w:p>
        </w:tc>
      </w:tr>
      <w:tr w14:paraId="608A8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691A1DC1">
            <w:pPr>
              <w:numPr>
                <w:ilvl w:val="0"/>
                <w:numId w:val="139"/>
              </w:numPr>
              <w:rPr>
                <w:rFonts w:ascii="宋体" w:hAnsi="宋体"/>
                <w:sz w:val="21"/>
                <w:szCs w:val="21"/>
              </w:rPr>
            </w:pPr>
          </w:p>
        </w:tc>
        <w:tc>
          <w:tcPr>
            <w:tcW w:w="1619" w:type="dxa"/>
          </w:tcPr>
          <w:p w14:paraId="2F538279">
            <w:pPr>
              <w:rPr>
                <w:rFonts w:ascii="宋体" w:hAnsi="宋体" w:cs="Arial"/>
                <w:sz w:val="21"/>
                <w:szCs w:val="21"/>
              </w:rPr>
            </w:pPr>
            <w:r>
              <w:rPr>
                <w:rFonts w:hint="eastAsia" w:ascii="宋体" w:hAnsi="宋体" w:cs="Arial"/>
                <w:sz w:val="21"/>
                <w:szCs w:val="21"/>
              </w:rPr>
              <w:t>通知存款类型</w:t>
            </w:r>
          </w:p>
        </w:tc>
        <w:tc>
          <w:tcPr>
            <w:tcW w:w="1028" w:type="dxa"/>
          </w:tcPr>
          <w:p w14:paraId="63CB71CC">
            <w:pPr>
              <w:rPr>
                <w:rFonts w:ascii="宋体" w:hAnsi="宋体" w:cs="Arial"/>
                <w:sz w:val="21"/>
                <w:szCs w:val="21"/>
              </w:rPr>
            </w:pPr>
            <w:r>
              <w:rPr>
                <w:rFonts w:hint="eastAsia" w:ascii="宋体" w:hAnsi="宋体" w:cs="Arial"/>
                <w:sz w:val="21"/>
                <w:szCs w:val="21"/>
              </w:rPr>
              <w:t>文本</w:t>
            </w:r>
          </w:p>
        </w:tc>
        <w:tc>
          <w:tcPr>
            <w:tcW w:w="999" w:type="dxa"/>
            <w:vAlign w:val="center"/>
          </w:tcPr>
          <w:p w14:paraId="00C3004A">
            <w:pPr>
              <w:rPr>
                <w:rFonts w:ascii="宋体" w:hAnsi="宋体" w:cs="Arial"/>
                <w:sz w:val="21"/>
                <w:szCs w:val="21"/>
              </w:rPr>
            </w:pPr>
          </w:p>
        </w:tc>
        <w:tc>
          <w:tcPr>
            <w:tcW w:w="1057" w:type="dxa"/>
            <w:vAlign w:val="center"/>
          </w:tcPr>
          <w:p w14:paraId="4A441059">
            <w:pPr>
              <w:rPr>
                <w:rFonts w:ascii="宋体" w:hAnsi="宋体" w:cs="Arial"/>
                <w:sz w:val="21"/>
                <w:szCs w:val="21"/>
              </w:rPr>
            </w:pPr>
          </w:p>
        </w:tc>
        <w:tc>
          <w:tcPr>
            <w:tcW w:w="897" w:type="dxa"/>
            <w:vAlign w:val="center"/>
          </w:tcPr>
          <w:p w14:paraId="1A42D97B">
            <w:pPr>
              <w:rPr>
                <w:rFonts w:ascii="宋体" w:hAnsi="宋体" w:cs="Arial"/>
                <w:sz w:val="21"/>
                <w:szCs w:val="21"/>
              </w:rPr>
            </w:pPr>
          </w:p>
        </w:tc>
        <w:tc>
          <w:tcPr>
            <w:tcW w:w="2495" w:type="dxa"/>
            <w:vAlign w:val="center"/>
          </w:tcPr>
          <w:p w14:paraId="3D2A5781">
            <w:pPr>
              <w:rPr>
                <w:rFonts w:ascii="宋体" w:hAnsi="宋体" w:cs="Arial"/>
                <w:sz w:val="21"/>
                <w:szCs w:val="21"/>
              </w:rPr>
            </w:pPr>
          </w:p>
        </w:tc>
      </w:tr>
      <w:tr w14:paraId="29BAF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3E856472">
            <w:pPr>
              <w:numPr>
                <w:ilvl w:val="0"/>
                <w:numId w:val="139"/>
              </w:numPr>
              <w:rPr>
                <w:rFonts w:ascii="宋体" w:hAnsi="宋体"/>
                <w:sz w:val="21"/>
                <w:szCs w:val="21"/>
              </w:rPr>
            </w:pPr>
          </w:p>
        </w:tc>
        <w:tc>
          <w:tcPr>
            <w:tcW w:w="1619" w:type="dxa"/>
          </w:tcPr>
          <w:p w14:paraId="36BF136B">
            <w:pPr>
              <w:rPr>
                <w:rFonts w:ascii="宋体" w:hAnsi="宋体" w:cs="Arial"/>
                <w:sz w:val="21"/>
                <w:szCs w:val="21"/>
              </w:rPr>
            </w:pPr>
            <w:r>
              <w:rPr>
                <w:rFonts w:hint="eastAsia" w:ascii="宋体" w:hAnsi="宋体" w:cs="Arial"/>
                <w:sz w:val="21"/>
                <w:szCs w:val="21"/>
              </w:rPr>
              <w:t>开户日期</w:t>
            </w:r>
          </w:p>
        </w:tc>
        <w:tc>
          <w:tcPr>
            <w:tcW w:w="1028" w:type="dxa"/>
          </w:tcPr>
          <w:p w14:paraId="062FDB71">
            <w:pPr>
              <w:rPr>
                <w:rFonts w:ascii="宋体" w:hAnsi="宋体" w:cs="Arial"/>
                <w:sz w:val="21"/>
                <w:szCs w:val="21"/>
              </w:rPr>
            </w:pPr>
            <w:r>
              <w:rPr>
                <w:rFonts w:hint="eastAsia" w:ascii="宋体" w:hAnsi="宋体" w:cs="Arial"/>
                <w:sz w:val="21"/>
                <w:szCs w:val="21"/>
              </w:rPr>
              <w:t>文本</w:t>
            </w:r>
          </w:p>
        </w:tc>
        <w:tc>
          <w:tcPr>
            <w:tcW w:w="999" w:type="dxa"/>
            <w:vAlign w:val="center"/>
          </w:tcPr>
          <w:p w14:paraId="6250896F">
            <w:pPr>
              <w:rPr>
                <w:rFonts w:ascii="宋体" w:hAnsi="宋体" w:cs="Arial"/>
                <w:sz w:val="21"/>
                <w:szCs w:val="21"/>
              </w:rPr>
            </w:pPr>
          </w:p>
        </w:tc>
        <w:tc>
          <w:tcPr>
            <w:tcW w:w="1057" w:type="dxa"/>
            <w:vAlign w:val="center"/>
          </w:tcPr>
          <w:p w14:paraId="401F82C7">
            <w:pPr>
              <w:rPr>
                <w:rFonts w:ascii="宋体" w:hAnsi="宋体" w:cs="Arial"/>
                <w:sz w:val="21"/>
                <w:szCs w:val="21"/>
              </w:rPr>
            </w:pPr>
          </w:p>
        </w:tc>
        <w:tc>
          <w:tcPr>
            <w:tcW w:w="897" w:type="dxa"/>
            <w:vAlign w:val="center"/>
          </w:tcPr>
          <w:p w14:paraId="1AD62142">
            <w:pPr>
              <w:rPr>
                <w:rFonts w:ascii="宋体" w:hAnsi="宋体" w:cs="Arial"/>
                <w:sz w:val="21"/>
                <w:szCs w:val="21"/>
              </w:rPr>
            </w:pPr>
          </w:p>
        </w:tc>
        <w:tc>
          <w:tcPr>
            <w:tcW w:w="2495" w:type="dxa"/>
            <w:vAlign w:val="center"/>
          </w:tcPr>
          <w:p w14:paraId="1E7DDE25">
            <w:pPr>
              <w:rPr>
                <w:rFonts w:ascii="宋体" w:hAnsi="宋体" w:cs="Arial"/>
                <w:sz w:val="21"/>
                <w:szCs w:val="21"/>
              </w:rPr>
            </w:pPr>
          </w:p>
        </w:tc>
      </w:tr>
      <w:tr w14:paraId="44401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05CF7F90">
            <w:pPr>
              <w:numPr>
                <w:ilvl w:val="0"/>
                <w:numId w:val="139"/>
              </w:numPr>
              <w:rPr>
                <w:rFonts w:ascii="宋体" w:hAnsi="宋体"/>
                <w:sz w:val="21"/>
                <w:szCs w:val="21"/>
              </w:rPr>
            </w:pPr>
          </w:p>
        </w:tc>
        <w:tc>
          <w:tcPr>
            <w:tcW w:w="1619" w:type="dxa"/>
          </w:tcPr>
          <w:p w14:paraId="040948D0">
            <w:pPr>
              <w:rPr>
                <w:rFonts w:ascii="宋体" w:hAnsi="宋体" w:cs="Arial"/>
                <w:sz w:val="21"/>
                <w:szCs w:val="21"/>
              </w:rPr>
            </w:pPr>
            <w:r>
              <w:rPr>
                <w:rFonts w:hint="eastAsia" w:ascii="宋体" w:hAnsi="宋体" w:cs="Arial"/>
                <w:sz w:val="21"/>
                <w:szCs w:val="21"/>
              </w:rPr>
              <w:t>金额</w:t>
            </w:r>
          </w:p>
        </w:tc>
        <w:tc>
          <w:tcPr>
            <w:tcW w:w="1028" w:type="dxa"/>
          </w:tcPr>
          <w:p w14:paraId="3F9DC554">
            <w:pPr>
              <w:rPr>
                <w:rFonts w:ascii="宋体" w:hAnsi="宋体" w:cs="Arial"/>
                <w:sz w:val="21"/>
                <w:szCs w:val="21"/>
              </w:rPr>
            </w:pPr>
            <w:r>
              <w:rPr>
                <w:rFonts w:hint="eastAsia" w:ascii="宋体" w:hAnsi="宋体" w:cs="Arial"/>
                <w:sz w:val="21"/>
                <w:szCs w:val="21"/>
              </w:rPr>
              <w:t>文本</w:t>
            </w:r>
          </w:p>
        </w:tc>
        <w:tc>
          <w:tcPr>
            <w:tcW w:w="999" w:type="dxa"/>
            <w:vAlign w:val="center"/>
          </w:tcPr>
          <w:p w14:paraId="180EDE4E">
            <w:pPr>
              <w:rPr>
                <w:rFonts w:ascii="宋体" w:hAnsi="宋体" w:cs="Arial"/>
                <w:sz w:val="21"/>
                <w:szCs w:val="21"/>
              </w:rPr>
            </w:pPr>
          </w:p>
        </w:tc>
        <w:tc>
          <w:tcPr>
            <w:tcW w:w="1057" w:type="dxa"/>
            <w:vAlign w:val="center"/>
          </w:tcPr>
          <w:p w14:paraId="57015DF9">
            <w:pPr>
              <w:rPr>
                <w:rFonts w:ascii="宋体" w:hAnsi="宋体" w:cs="Arial"/>
                <w:sz w:val="21"/>
                <w:szCs w:val="21"/>
              </w:rPr>
            </w:pPr>
          </w:p>
        </w:tc>
        <w:tc>
          <w:tcPr>
            <w:tcW w:w="897" w:type="dxa"/>
            <w:vAlign w:val="center"/>
          </w:tcPr>
          <w:p w14:paraId="47CA1984">
            <w:pPr>
              <w:rPr>
                <w:rFonts w:ascii="宋体" w:hAnsi="宋体" w:cs="Arial"/>
                <w:sz w:val="21"/>
                <w:szCs w:val="21"/>
              </w:rPr>
            </w:pPr>
          </w:p>
        </w:tc>
        <w:tc>
          <w:tcPr>
            <w:tcW w:w="2495" w:type="dxa"/>
            <w:vAlign w:val="center"/>
          </w:tcPr>
          <w:p w14:paraId="2826E486">
            <w:pPr>
              <w:rPr>
                <w:rFonts w:ascii="宋体" w:hAnsi="宋体" w:cs="Arial"/>
                <w:sz w:val="21"/>
                <w:szCs w:val="21"/>
              </w:rPr>
            </w:pPr>
          </w:p>
        </w:tc>
      </w:tr>
      <w:tr w14:paraId="66506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60C3881F">
            <w:pPr>
              <w:numPr>
                <w:ilvl w:val="0"/>
                <w:numId w:val="139"/>
              </w:numPr>
              <w:rPr>
                <w:rFonts w:ascii="宋体" w:hAnsi="宋体"/>
                <w:sz w:val="21"/>
                <w:szCs w:val="21"/>
              </w:rPr>
            </w:pPr>
          </w:p>
        </w:tc>
        <w:tc>
          <w:tcPr>
            <w:tcW w:w="1619" w:type="dxa"/>
          </w:tcPr>
          <w:p w14:paraId="090F3DC3">
            <w:pPr>
              <w:rPr>
                <w:rFonts w:ascii="宋体" w:hAnsi="宋体" w:cs="Arial"/>
                <w:sz w:val="21"/>
                <w:szCs w:val="21"/>
              </w:rPr>
            </w:pPr>
            <w:r>
              <w:rPr>
                <w:rFonts w:hint="eastAsia" w:ascii="宋体" w:hAnsi="宋体" w:cs="Arial"/>
                <w:sz w:val="21"/>
                <w:szCs w:val="21"/>
              </w:rPr>
              <w:t>支取类型</w:t>
            </w:r>
          </w:p>
        </w:tc>
        <w:tc>
          <w:tcPr>
            <w:tcW w:w="1028" w:type="dxa"/>
          </w:tcPr>
          <w:p w14:paraId="6C5AC77B">
            <w:pPr>
              <w:rPr>
                <w:rFonts w:ascii="宋体" w:hAnsi="宋体" w:cs="Arial"/>
                <w:sz w:val="21"/>
                <w:szCs w:val="21"/>
              </w:rPr>
            </w:pPr>
            <w:r>
              <w:rPr>
                <w:rFonts w:hint="eastAsia" w:ascii="宋体" w:hAnsi="宋体" w:cs="Arial"/>
                <w:sz w:val="21"/>
                <w:szCs w:val="21"/>
              </w:rPr>
              <w:t>文本</w:t>
            </w:r>
          </w:p>
        </w:tc>
        <w:tc>
          <w:tcPr>
            <w:tcW w:w="999" w:type="dxa"/>
            <w:vAlign w:val="center"/>
          </w:tcPr>
          <w:p w14:paraId="129DC33D">
            <w:pPr>
              <w:rPr>
                <w:rFonts w:ascii="宋体" w:hAnsi="宋体" w:cs="Arial"/>
                <w:sz w:val="21"/>
                <w:szCs w:val="21"/>
              </w:rPr>
            </w:pPr>
          </w:p>
        </w:tc>
        <w:tc>
          <w:tcPr>
            <w:tcW w:w="1057" w:type="dxa"/>
            <w:vAlign w:val="center"/>
          </w:tcPr>
          <w:p w14:paraId="5DB7E078">
            <w:pPr>
              <w:rPr>
                <w:rFonts w:ascii="宋体" w:hAnsi="宋体" w:cs="Arial"/>
                <w:sz w:val="21"/>
                <w:szCs w:val="21"/>
              </w:rPr>
            </w:pPr>
          </w:p>
        </w:tc>
        <w:tc>
          <w:tcPr>
            <w:tcW w:w="897" w:type="dxa"/>
            <w:vAlign w:val="center"/>
          </w:tcPr>
          <w:p w14:paraId="6FC4AE7D">
            <w:pPr>
              <w:rPr>
                <w:rFonts w:ascii="宋体" w:hAnsi="宋体" w:cs="Arial"/>
                <w:sz w:val="21"/>
                <w:szCs w:val="21"/>
              </w:rPr>
            </w:pPr>
          </w:p>
        </w:tc>
        <w:tc>
          <w:tcPr>
            <w:tcW w:w="2495" w:type="dxa"/>
            <w:vAlign w:val="center"/>
          </w:tcPr>
          <w:p w14:paraId="41448131">
            <w:pPr>
              <w:rPr>
                <w:rFonts w:ascii="宋体" w:hAnsi="宋体" w:cs="Arial"/>
                <w:sz w:val="21"/>
                <w:szCs w:val="21"/>
              </w:rPr>
            </w:pPr>
          </w:p>
        </w:tc>
      </w:tr>
      <w:tr w14:paraId="383DE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19373ABE">
            <w:pPr>
              <w:numPr>
                <w:ilvl w:val="0"/>
                <w:numId w:val="139"/>
              </w:numPr>
              <w:rPr>
                <w:rFonts w:ascii="宋体" w:hAnsi="宋体"/>
                <w:sz w:val="21"/>
                <w:szCs w:val="21"/>
              </w:rPr>
            </w:pPr>
          </w:p>
        </w:tc>
        <w:tc>
          <w:tcPr>
            <w:tcW w:w="1619" w:type="dxa"/>
          </w:tcPr>
          <w:p w14:paraId="3C7C2496">
            <w:pPr>
              <w:rPr>
                <w:rFonts w:ascii="宋体" w:hAnsi="宋体"/>
                <w:color w:val="000000"/>
                <w:sz w:val="21"/>
                <w:szCs w:val="21"/>
              </w:rPr>
            </w:pPr>
            <w:r>
              <w:rPr>
                <w:rFonts w:hint="eastAsia" w:ascii="宋体" w:hAnsi="宋体"/>
                <w:color w:val="000000"/>
                <w:sz w:val="21"/>
                <w:szCs w:val="21"/>
              </w:rPr>
              <w:t>支取金额</w:t>
            </w:r>
          </w:p>
        </w:tc>
        <w:tc>
          <w:tcPr>
            <w:tcW w:w="1028" w:type="dxa"/>
          </w:tcPr>
          <w:p w14:paraId="72E2AEAE">
            <w:pPr>
              <w:rPr>
                <w:rFonts w:ascii="宋体" w:hAnsi="宋体"/>
                <w:color w:val="000000"/>
                <w:sz w:val="21"/>
                <w:szCs w:val="21"/>
              </w:rPr>
            </w:pPr>
            <w:r>
              <w:rPr>
                <w:rFonts w:hint="eastAsia" w:ascii="宋体" w:hAnsi="宋体"/>
                <w:color w:val="000000"/>
                <w:sz w:val="21"/>
                <w:szCs w:val="21"/>
              </w:rPr>
              <w:t>文本</w:t>
            </w:r>
          </w:p>
        </w:tc>
        <w:tc>
          <w:tcPr>
            <w:tcW w:w="999" w:type="dxa"/>
          </w:tcPr>
          <w:p w14:paraId="0E5055ED">
            <w:pPr>
              <w:rPr>
                <w:rFonts w:ascii="宋体" w:hAnsi="宋体"/>
                <w:color w:val="000000"/>
                <w:sz w:val="21"/>
                <w:szCs w:val="21"/>
              </w:rPr>
            </w:pPr>
          </w:p>
        </w:tc>
        <w:tc>
          <w:tcPr>
            <w:tcW w:w="1057" w:type="dxa"/>
          </w:tcPr>
          <w:p w14:paraId="2A7882FA">
            <w:pPr>
              <w:rPr>
                <w:rFonts w:ascii="宋体" w:hAnsi="宋体"/>
                <w:color w:val="000000"/>
                <w:sz w:val="21"/>
                <w:szCs w:val="21"/>
              </w:rPr>
            </w:pPr>
          </w:p>
        </w:tc>
        <w:tc>
          <w:tcPr>
            <w:tcW w:w="897" w:type="dxa"/>
          </w:tcPr>
          <w:p w14:paraId="6EE8B620">
            <w:pPr>
              <w:rPr>
                <w:rFonts w:ascii="宋体" w:hAnsi="宋体"/>
                <w:sz w:val="21"/>
                <w:szCs w:val="21"/>
              </w:rPr>
            </w:pPr>
          </w:p>
        </w:tc>
        <w:tc>
          <w:tcPr>
            <w:tcW w:w="2495" w:type="dxa"/>
          </w:tcPr>
          <w:p w14:paraId="118A5AB5">
            <w:pPr>
              <w:rPr>
                <w:rFonts w:ascii="宋体" w:hAnsi="宋体"/>
                <w:color w:val="000000"/>
                <w:sz w:val="21"/>
                <w:szCs w:val="21"/>
              </w:rPr>
            </w:pPr>
            <w:r>
              <w:rPr>
                <w:rFonts w:hint="eastAsia" w:ascii="宋体" w:hAnsi="宋体"/>
                <w:color w:val="000000"/>
                <w:sz w:val="21"/>
                <w:szCs w:val="21"/>
              </w:rPr>
              <w:t>支取类型为预约支取和立即支取时显示</w:t>
            </w:r>
          </w:p>
        </w:tc>
      </w:tr>
      <w:tr w14:paraId="163D2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37D265A5">
            <w:pPr>
              <w:numPr>
                <w:ilvl w:val="0"/>
                <w:numId w:val="139"/>
              </w:numPr>
              <w:rPr>
                <w:rFonts w:ascii="宋体" w:hAnsi="宋体"/>
                <w:sz w:val="21"/>
                <w:szCs w:val="21"/>
              </w:rPr>
            </w:pPr>
          </w:p>
        </w:tc>
        <w:tc>
          <w:tcPr>
            <w:tcW w:w="1619" w:type="dxa"/>
          </w:tcPr>
          <w:p w14:paraId="27FCB907">
            <w:pPr>
              <w:rPr>
                <w:rFonts w:ascii="宋体" w:hAnsi="宋体" w:cs="Arial"/>
                <w:sz w:val="21"/>
                <w:szCs w:val="21"/>
              </w:rPr>
            </w:pPr>
            <w:r>
              <w:rPr>
                <w:rFonts w:hint="eastAsia" w:ascii="宋体" w:hAnsi="宋体" w:cs="Arial"/>
                <w:sz w:val="21"/>
                <w:szCs w:val="21"/>
              </w:rPr>
              <w:t>大写金额</w:t>
            </w:r>
          </w:p>
        </w:tc>
        <w:tc>
          <w:tcPr>
            <w:tcW w:w="1028" w:type="dxa"/>
          </w:tcPr>
          <w:p w14:paraId="77A0EA06">
            <w:pPr>
              <w:rPr>
                <w:rFonts w:ascii="宋体" w:hAnsi="宋体" w:cs="Arial"/>
                <w:sz w:val="21"/>
                <w:szCs w:val="21"/>
              </w:rPr>
            </w:pPr>
            <w:r>
              <w:rPr>
                <w:rFonts w:hint="eastAsia" w:ascii="宋体" w:hAnsi="宋体" w:cs="Arial"/>
                <w:sz w:val="21"/>
                <w:szCs w:val="21"/>
              </w:rPr>
              <w:t>文本</w:t>
            </w:r>
          </w:p>
        </w:tc>
        <w:tc>
          <w:tcPr>
            <w:tcW w:w="999" w:type="dxa"/>
            <w:vAlign w:val="center"/>
          </w:tcPr>
          <w:p w14:paraId="7482B9A9">
            <w:pPr>
              <w:rPr>
                <w:rFonts w:ascii="宋体" w:hAnsi="宋体" w:cs="Arial"/>
                <w:sz w:val="21"/>
                <w:szCs w:val="21"/>
              </w:rPr>
            </w:pPr>
          </w:p>
        </w:tc>
        <w:tc>
          <w:tcPr>
            <w:tcW w:w="1057" w:type="dxa"/>
            <w:vAlign w:val="center"/>
          </w:tcPr>
          <w:p w14:paraId="5BACBDA9">
            <w:pPr>
              <w:rPr>
                <w:rFonts w:ascii="宋体" w:hAnsi="宋体" w:cs="Arial"/>
                <w:sz w:val="21"/>
                <w:szCs w:val="21"/>
              </w:rPr>
            </w:pPr>
          </w:p>
        </w:tc>
        <w:tc>
          <w:tcPr>
            <w:tcW w:w="897" w:type="dxa"/>
            <w:vAlign w:val="center"/>
          </w:tcPr>
          <w:p w14:paraId="172F44DC">
            <w:pPr>
              <w:rPr>
                <w:rFonts w:ascii="宋体" w:hAnsi="宋体" w:cs="Arial"/>
                <w:sz w:val="21"/>
                <w:szCs w:val="21"/>
              </w:rPr>
            </w:pPr>
          </w:p>
        </w:tc>
        <w:tc>
          <w:tcPr>
            <w:tcW w:w="2495" w:type="dxa"/>
            <w:vAlign w:val="center"/>
          </w:tcPr>
          <w:p w14:paraId="070526BD">
            <w:pPr>
              <w:rPr>
                <w:rFonts w:ascii="宋体" w:hAnsi="宋体" w:cs="Arial"/>
                <w:sz w:val="21"/>
                <w:szCs w:val="21"/>
              </w:rPr>
            </w:pPr>
          </w:p>
        </w:tc>
      </w:tr>
      <w:tr w14:paraId="2957A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30D3BB17">
            <w:pPr>
              <w:numPr>
                <w:ilvl w:val="0"/>
                <w:numId w:val="139"/>
              </w:numPr>
              <w:rPr>
                <w:rFonts w:ascii="宋体" w:hAnsi="宋体"/>
                <w:sz w:val="21"/>
                <w:szCs w:val="21"/>
              </w:rPr>
            </w:pPr>
          </w:p>
        </w:tc>
        <w:tc>
          <w:tcPr>
            <w:tcW w:w="1619" w:type="dxa"/>
          </w:tcPr>
          <w:p w14:paraId="7C17F76D">
            <w:pPr>
              <w:rPr>
                <w:rFonts w:ascii="宋体" w:hAnsi="宋体" w:cs="Arial"/>
                <w:sz w:val="21"/>
                <w:szCs w:val="21"/>
              </w:rPr>
            </w:pPr>
            <w:r>
              <w:rPr>
                <w:rFonts w:hint="eastAsia" w:ascii="宋体" w:hAnsi="宋体" w:cs="Arial"/>
                <w:sz w:val="21"/>
                <w:szCs w:val="21"/>
              </w:rPr>
              <w:t>上一步</w:t>
            </w:r>
          </w:p>
        </w:tc>
        <w:tc>
          <w:tcPr>
            <w:tcW w:w="1028" w:type="dxa"/>
          </w:tcPr>
          <w:p w14:paraId="6B712F44">
            <w:pPr>
              <w:rPr>
                <w:rFonts w:ascii="宋体" w:hAnsi="宋体" w:cs="Arial"/>
                <w:sz w:val="21"/>
                <w:szCs w:val="21"/>
              </w:rPr>
            </w:pPr>
            <w:r>
              <w:rPr>
                <w:rFonts w:hint="eastAsia" w:ascii="宋体" w:hAnsi="宋体" w:cs="Arial"/>
                <w:sz w:val="21"/>
                <w:szCs w:val="21"/>
              </w:rPr>
              <w:t>按钮</w:t>
            </w:r>
          </w:p>
        </w:tc>
        <w:tc>
          <w:tcPr>
            <w:tcW w:w="999" w:type="dxa"/>
            <w:vAlign w:val="center"/>
          </w:tcPr>
          <w:p w14:paraId="30ED8C5A">
            <w:pPr>
              <w:rPr>
                <w:rFonts w:ascii="宋体" w:hAnsi="宋体" w:cs="Arial"/>
                <w:sz w:val="21"/>
                <w:szCs w:val="21"/>
              </w:rPr>
            </w:pPr>
          </w:p>
        </w:tc>
        <w:tc>
          <w:tcPr>
            <w:tcW w:w="1057" w:type="dxa"/>
            <w:vAlign w:val="center"/>
          </w:tcPr>
          <w:p w14:paraId="7F74CB54">
            <w:pPr>
              <w:rPr>
                <w:rFonts w:ascii="宋体" w:hAnsi="宋体" w:cs="Arial"/>
                <w:sz w:val="21"/>
                <w:szCs w:val="21"/>
              </w:rPr>
            </w:pPr>
          </w:p>
        </w:tc>
        <w:tc>
          <w:tcPr>
            <w:tcW w:w="897" w:type="dxa"/>
            <w:vAlign w:val="center"/>
          </w:tcPr>
          <w:p w14:paraId="5D1072BB">
            <w:pPr>
              <w:rPr>
                <w:rFonts w:ascii="宋体" w:hAnsi="宋体" w:cs="Arial"/>
                <w:sz w:val="21"/>
                <w:szCs w:val="21"/>
              </w:rPr>
            </w:pPr>
          </w:p>
        </w:tc>
        <w:tc>
          <w:tcPr>
            <w:tcW w:w="2495" w:type="dxa"/>
            <w:vAlign w:val="center"/>
          </w:tcPr>
          <w:p w14:paraId="4E75D1CE">
            <w:pPr>
              <w:rPr>
                <w:rFonts w:ascii="宋体" w:hAnsi="宋体" w:cs="Arial"/>
                <w:sz w:val="21"/>
                <w:szCs w:val="21"/>
              </w:rPr>
            </w:pPr>
            <w:r>
              <w:rPr>
                <w:rFonts w:hint="eastAsia" w:ascii="宋体" w:hAnsi="宋体" w:cs="Arial"/>
                <w:sz w:val="21"/>
                <w:szCs w:val="21"/>
              </w:rPr>
              <w:t>返回支取输入页面</w:t>
            </w:r>
          </w:p>
        </w:tc>
      </w:tr>
      <w:tr w14:paraId="66140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2D4A692D">
            <w:pPr>
              <w:numPr>
                <w:ilvl w:val="0"/>
                <w:numId w:val="139"/>
              </w:numPr>
              <w:rPr>
                <w:rFonts w:ascii="宋体" w:hAnsi="宋体"/>
                <w:sz w:val="21"/>
                <w:szCs w:val="21"/>
              </w:rPr>
            </w:pPr>
          </w:p>
        </w:tc>
        <w:tc>
          <w:tcPr>
            <w:tcW w:w="1619" w:type="dxa"/>
          </w:tcPr>
          <w:p w14:paraId="7689A57D">
            <w:pPr>
              <w:rPr>
                <w:rFonts w:ascii="宋体" w:hAnsi="宋体" w:cs="Arial"/>
                <w:sz w:val="21"/>
                <w:szCs w:val="21"/>
              </w:rPr>
            </w:pPr>
            <w:r>
              <w:rPr>
                <w:rFonts w:hint="eastAsia" w:ascii="宋体" w:hAnsi="宋体" w:cs="Arial"/>
                <w:sz w:val="21"/>
                <w:szCs w:val="21"/>
              </w:rPr>
              <w:t>提交</w:t>
            </w:r>
          </w:p>
        </w:tc>
        <w:tc>
          <w:tcPr>
            <w:tcW w:w="1028" w:type="dxa"/>
          </w:tcPr>
          <w:p w14:paraId="586FA252">
            <w:pPr>
              <w:rPr>
                <w:rFonts w:ascii="宋体" w:hAnsi="宋体" w:cs="Arial"/>
                <w:sz w:val="21"/>
                <w:szCs w:val="21"/>
              </w:rPr>
            </w:pPr>
            <w:r>
              <w:rPr>
                <w:rFonts w:hint="eastAsia" w:ascii="宋体" w:hAnsi="宋体" w:cs="Arial"/>
                <w:sz w:val="21"/>
                <w:szCs w:val="21"/>
              </w:rPr>
              <w:t>按钮</w:t>
            </w:r>
          </w:p>
        </w:tc>
        <w:tc>
          <w:tcPr>
            <w:tcW w:w="999" w:type="dxa"/>
            <w:vAlign w:val="center"/>
          </w:tcPr>
          <w:p w14:paraId="7A03A470">
            <w:pPr>
              <w:rPr>
                <w:rFonts w:ascii="宋体" w:hAnsi="宋体" w:cs="Arial"/>
                <w:sz w:val="21"/>
                <w:szCs w:val="21"/>
              </w:rPr>
            </w:pPr>
          </w:p>
        </w:tc>
        <w:tc>
          <w:tcPr>
            <w:tcW w:w="1057" w:type="dxa"/>
            <w:vAlign w:val="center"/>
          </w:tcPr>
          <w:p w14:paraId="1C889EFC">
            <w:pPr>
              <w:rPr>
                <w:rFonts w:ascii="宋体" w:hAnsi="宋体" w:cs="Arial"/>
                <w:sz w:val="21"/>
                <w:szCs w:val="21"/>
              </w:rPr>
            </w:pPr>
          </w:p>
        </w:tc>
        <w:tc>
          <w:tcPr>
            <w:tcW w:w="897" w:type="dxa"/>
            <w:vAlign w:val="center"/>
          </w:tcPr>
          <w:p w14:paraId="270DE803">
            <w:pPr>
              <w:rPr>
                <w:rFonts w:ascii="宋体" w:hAnsi="宋体" w:cs="Arial"/>
                <w:sz w:val="21"/>
                <w:szCs w:val="21"/>
              </w:rPr>
            </w:pPr>
          </w:p>
        </w:tc>
        <w:tc>
          <w:tcPr>
            <w:tcW w:w="2495" w:type="dxa"/>
            <w:vAlign w:val="center"/>
          </w:tcPr>
          <w:p w14:paraId="1DE88AB8">
            <w:pPr>
              <w:rPr>
                <w:rFonts w:ascii="宋体" w:hAnsi="宋体" w:cs="Arial"/>
                <w:sz w:val="21"/>
                <w:szCs w:val="21"/>
              </w:rPr>
            </w:pPr>
          </w:p>
        </w:tc>
      </w:tr>
    </w:tbl>
    <w:p w14:paraId="1C023084">
      <w:pPr>
        <w:pStyle w:val="5"/>
        <w:numPr>
          <w:ilvl w:val="0"/>
          <w:numId w:val="0"/>
        </w:numPr>
      </w:pPr>
      <w:r>
        <w:rPr>
          <w:rFonts w:hint="eastAsia"/>
        </w:rPr>
        <w:t>支取结果页面</w:t>
      </w:r>
    </w:p>
    <w:tbl>
      <w:tblPr>
        <w:tblStyle w:val="4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7"/>
        <w:gridCol w:w="1619"/>
        <w:gridCol w:w="1028"/>
        <w:gridCol w:w="999"/>
        <w:gridCol w:w="1057"/>
        <w:gridCol w:w="897"/>
        <w:gridCol w:w="2495"/>
      </w:tblGrid>
      <w:tr w14:paraId="2132E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 w:type="dxa"/>
            <w:shd w:val="clear" w:color="auto" w:fill="FFCC99"/>
            <w:vAlign w:val="center"/>
          </w:tcPr>
          <w:p w14:paraId="3680D500">
            <w:pPr>
              <w:rPr>
                <w:rFonts w:ascii="宋体" w:hAnsi="宋体" w:cs="Arial"/>
                <w:b/>
                <w:sz w:val="21"/>
                <w:szCs w:val="21"/>
              </w:rPr>
            </w:pPr>
            <w:r>
              <w:rPr>
                <w:rFonts w:ascii="宋体" w:hAnsi="宋体" w:cs="Arial"/>
                <w:b/>
                <w:sz w:val="21"/>
                <w:szCs w:val="21"/>
              </w:rPr>
              <w:t>序号</w:t>
            </w:r>
          </w:p>
        </w:tc>
        <w:tc>
          <w:tcPr>
            <w:tcW w:w="1619" w:type="dxa"/>
            <w:shd w:val="clear" w:color="auto" w:fill="FFCC99"/>
            <w:vAlign w:val="center"/>
          </w:tcPr>
          <w:p w14:paraId="59411380">
            <w:pPr>
              <w:rPr>
                <w:rFonts w:ascii="宋体" w:hAnsi="宋体" w:cs="Arial"/>
                <w:b/>
                <w:sz w:val="21"/>
                <w:szCs w:val="21"/>
              </w:rPr>
            </w:pPr>
            <w:r>
              <w:rPr>
                <w:rFonts w:ascii="宋体" w:hAnsi="宋体" w:cs="Arial"/>
                <w:b/>
                <w:sz w:val="21"/>
                <w:szCs w:val="21"/>
              </w:rPr>
              <w:t>名称</w:t>
            </w:r>
          </w:p>
        </w:tc>
        <w:tc>
          <w:tcPr>
            <w:tcW w:w="1028" w:type="dxa"/>
            <w:shd w:val="clear" w:color="auto" w:fill="FFCC99"/>
            <w:vAlign w:val="center"/>
          </w:tcPr>
          <w:p w14:paraId="46061964">
            <w:pPr>
              <w:rPr>
                <w:rFonts w:ascii="宋体" w:hAnsi="宋体" w:cs="Arial"/>
                <w:b/>
                <w:sz w:val="21"/>
                <w:szCs w:val="21"/>
              </w:rPr>
            </w:pPr>
            <w:r>
              <w:rPr>
                <w:rFonts w:ascii="宋体" w:hAnsi="宋体" w:cs="Arial"/>
                <w:b/>
                <w:sz w:val="21"/>
                <w:szCs w:val="21"/>
              </w:rPr>
              <w:t>输入</w:t>
            </w:r>
            <w:r>
              <w:rPr>
                <w:rFonts w:hint="eastAsia" w:ascii="宋体" w:hAnsi="宋体" w:cs="Arial"/>
                <w:b/>
                <w:sz w:val="21"/>
                <w:szCs w:val="21"/>
              </w:rPr>
              <w:t>/输出</w:t>
            </w:r>
          </w:p>
        </w:tc>
        <w:tc>
          <w:tcPr>
            <w:tcW w:w="999" w:type="dxa"/>
            <w:shd w:val="clear" w:color="auto" w:fill="FFCC99"/>
            <w:vAlign w:val="center"/>
          </w:tcPr>
          <w:p w14:paraId="70F81B23">
            <w:pPr>
              <w:rPr>
                <w:rFonts w:ascii="宋体" w:hAnsi="宋体" w:cs="Arial"/>
                <w:b/>
                <w:sz w:val="21"/>
                <w:szCs w:val="21"/>
              </w:rPr>
            </w:pPr>
            <w:r>
              <w:rPr>
                <w:rFonts w:ascii="宋体" w:hAnsi="宋体" w:cs="Arial"/>
                <w:b/>
                <w:sz w:val="21"/>
                <w:szCs w:val="21"/>
              </w:rPr>
              <w:t>缺省值</w:t>
            </w:r>
          </w:p>
        </w:tc>
        <w:tc>
          <w:tcPr>
            <w:tcW w:w="1057" w:type="dxa"/>
            <w:shd w:val="clear" w:color="auto" w:fill="FFCC99"/>
            <w:vAlign w:val="center"/>
          </w:tcPr>
          <w:p w14:paraId="7EAAE033">
            <w:pPr>
              <w:rPr>
                <w:rFonts w:ascii="宋体" w:hAnsi="宋体" w:cs="Arial"/>
                <w:b/>
                <w:sz w:val="21"/>
                <w:szCs w:val="21"/>
              </w:rPr>
            </w:pPr>
            <w:r>
              <w:rPr>
                <w:rFonts w:hint="eastAsia" w:ascii="宋体" w:hAnsi="宋体" w:cs="Arial"/>
                <w:b/>
                <w:sz w:val="21"/>
                <w:szCs w:val="21"/>
              </w:rPr>
              <w:t>类型/长度</w:t>
            </w:r>
          </w:p>
        </w:tc>
        <w:tc>
          <w:tcPr>
            <w:tcW w:w="897" w:type="dxa"/>
            <w:shd w:val="clear" w:color="auto" w:fill="FFCC99"/>
            <w:vAlign w:val="center"/>
          </w:tcPr>
          <w:p w14:paraId="7F543FC6">
            <w:pPr>
              <w:rPr>
                <w:rFonts w:ascii="宋体" w:hAnsi="宋体" w:cs="Arial"/>
                <w:b/>
                <w:sz w:val="21"/>
                <w:szCs w:val="21"/>
              </w:rPr>
            </w:pPr>
            <w:r>
              <w:rPr>
                <w:rFonts w:hint="eastAsia" w:ascii="宋体" w:hAnsi="宋体" w:cs="Arial"/>
                <w:b/>
                <w:sz w:val="21"/>
                <w:szCs w:val="21"/>
              </w:rPr>
              <w:t>是否必输</w:t>
            </w:r>
          </w:p>
        </w:tc>
        <w:tc>
          <w:tcPr>
            <w:tcW w:w="2495" w:type="dxa"/>
            <w:shd w:val="clear" w:color="auto" w:fill="FFCC99"/>
            <w:vAlign w:val="center"/>
          </w:tcPr>
          <w:p w14:paraId="080250B0">
            <w:pPr>
              <w:rPr>
                <w:rFonts w:ascii="宋体" w:hAnsi="宋体" w:cs="Arial"/>
                <w:b/>
                <w:sz w:val="21"/>
                <w:szCs w:val="21"/>
              </w:rPr>
            </w:pPr>
            <w:r>
              <w:rPr>
                <w:rFonts w:ascii="宋体" w:hAnsi="宋体" w:cs="Arial"/>
                <w:b/>
                <w:sz w:val="21"/>
                <w:szCs w:val="21"/>
              </w:rPr>
              <w:t>备注</w:t>
            </w:r>
          </w:p>
        </w:tc>
      </w:tr>
      <w:tr w14:paraId="5405D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60A9AABA">
            <w:pPr>
              <w:numPr>
                <w:ilvl w:val="0"/>
                <w:numId w:val="140"/>
              </w:numPr>
              <w:rPr>
                <w:rFonts w:ascii="宋体" w:hAnsi="宋体"/>
                <w:sz w:val="21"/>
                <w:szCs w:val="21"/>
              </w:rPr>
            </w:pPr>
          </w:p>
        </w:tc>
        <w:tc>
          <w:tcPr>
            <w:tcW w:w="1619" w:type="dxa"/>
          </w:tcPr>
          <w:p w14:paraId="420FEFE4">
            <w:pPr>
              <w:rPr>
                <w:rFonts w:ascii="宋体" w:hAnsi="宋体" w:cs="Arial"/>
                <w:sz w:val="21"/>
                <w:szCs w:val="21"/>
              </w:rPr>
            </w:pPr>
            <w:r>
              <w:rPr>
                <w:rFonts w:hint="eastAsia" w:ascii="宋体" w:hAnsi="宋体" w:cs="Arial"/>
                <w:sz w:val="21"/>
                <w:szCs w:val="21"/>
              </w:rPr>
              <w:t>银行账号</w:t>
            </w:r>
          </w:p>
        </w:tc>
        <w:tc>
          <w:tcPr>
            <w:tcW w:w="1028" w:type="dxa"/>
          </w:tcPr>
          <w:p w14:paraId="34A8D51B">
            <w:pPr>
              <w:rPr>
                <w:rFonts w:ascii="宋体" w:hAnsi="宋体" w:cs="Arial"/>
                <w:sz w:val="21"/>
                <w:szCs w:val="21"/>
              </w:rPr>
            </w:pPr>
            <w:r>
              <w:rPr>
                <w:rFonts w:hint="eastAsia" w:ascii="宋体" w:hAnsi="宋体" w:cs="Arial"/>
                <w:sz w:val="21"/>
                <w:szCs w:val="21"/>
              </w:rPr>
              <w:t>文本</w:t>
            </w:r>
          </w:p>
        </w:tc>
        <w:tc>
          <w:tcPr>
            <w:tcW w:w="999" w:type="dxa"/>
            <w:vAlign w:val="center"/>
          </w:tcPr>
          <w:p w14:paraId="746E1475">
            <w:pPr>
              <w:rPr>
                <w:rFonts w:ascii="宋体" w:hAnsi="宋体" w:cs="Arial"/>
                <w:sz w:val="21"/>
                <w:szCs w:val="21"/>
              </w:rPr>
            </w:pPr>
          </w:p>
        </w:tc>
        <w:tc>
          <w:tcPr>
            <w:tcW w:w="1057" w:type="dxa"/>
            <w:vAlign w:val="center"/>
          </w:tcPr>
          <w:p w14:paraId="1E75E661">
            <w:pPr>
              <w:rPr>
                <w:rFonts w:ascii="宋体" w:hAnsi="宋体" w:cs="Arial"/>
                <w:sz w:val="21"/>
                <w:szCs w:val="21"/>
              </w:rPr>
            </w:pPr>
          </w:p>
        </w:tc>
        <w:tc>
          <w:tcPr>
            <w:tcW w:w="897" w:type="dxa"/>
            <w:vAlign w:val="center"/>
          </w:tcPr>
          <w:p w14:paraId="6404E0F5">
            <w:pPr>
              <w:rPr>
                <w:rFonts w:ascii="宋体" w:hAnsi="宋体" w:cs="Arial"/>
                <w:sz w:val="21"/>
                <w:szCs w:val="21"/>
              </w:rPr>
            </w:pPr>
          </w:p>
        </w:tc>
        <w:tc>
          <w:tcPr>
            <w:tcW w:w="2495" w:type="dxa"/>
            <w:vAlign w:val="center"/>
          </w:tcPr>
          <w:p w14:paraId="7BA58CA7">
            <w:pPr>
              <w:rPr>
                <w:rFonts w:ascii="宋体" w:hAnsi="宋体" w:cs="Arial"/>
                <w:sz w:val="21"/>
                <w:szCs w:val="21"/>
              </w:rPr>
            </w:pPr>
          </w:p>
        </w:tc>
      </w:tr>
      <w:tr w14:paraId="6AECF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29E48CB2">
            <w:pPr>
              <w:numPr>
                <w:ilvl w:val="0"/>
                <w:numId w:val="140"/>
              </w:numPr>
              <w:rPr>
                <w:rFonts w:ascii="宋体" w:hAnsi="宋体"/>
                <w:sz w:val="21"/>
                <w:szCs w:val="21"/>
              </w:rPr>
            </w:pPr>
          </w:p>
        </w:tc>
        <w:tc>
          <w:tcPr>
            <w:tcW w:w="1619" w:type="dxa"/>
          </w:tcPr>
          <w:p w14:paraId="5F611FAE">
            <w:pPr>
              <w:rPr>
                <w:rFonts w:ascii="宋体" w:hAnsi="宋体" w:cs="Arial"/>
                <w:sz w:val="21"/>
                <w:szCs w:val="21"/>
              </w:rPr>
            </w:pPr>
            <w:r>
              <w:rPr>
                <w:rFonts w:hint="eastAsia" w:ascii="宋体" w:hAnsi="宋体" w:cs="Arial"/>
                <w:sz w:val="21"/>
                <w:szCs w:val="21"/>
              </w:rPr>
              <w:t>子账号</w:t>
            </w:r>
          </w:p>
        </w:tc>
        <w:tc>
          <w:tcPr>
            <w:tcW w:w="1028" w:type="dxa"/>
          </w:tcPr>
          <w:p w14:paraId="0A178ED1">
            <w:pPr>
              <w:rPr>
                <w:rFonts w:ascii="宋体" w:hAnsi="宋体" w:cs="Arial"/>
                <w:sz w:val="21"/>
                <w:szCs w:val="21"/>
              </w:rPr>
            </w:pPr>
            <w:r>
              <w:rPr>
                <w:rFonts w:hint="eastAsia" w:ascii="宋体" w:hAnsi="宋体" w:cs="Arial"/>
                <w:sz w:val="21"/>
                <w:szCs w:val="21"/>
              </w:rPr>
              <w:t>文本</w:t>
            </w:r>
          </w:p>
        </w:tc>
        <w:tc>
          <w:tcPr>
            <w:tcW w:w="999" w:type="dxa"/>
            <w:vAlign w:val="center"/>
          </w:tcPr>
          <w:p w14:paraId="2DE7ED68">
            <w:pPr>
              <w:rPr>
                <w:rFonts w:ascii="宋体" w:hAnsi="宋体" w:cs="Arial"/>
                <w:sz w:val="21"/>
                <w:szCs w:val="21"/>
              </w:rPr>
            </w:pPr>
          </w:p>
        </w:tc>
        <w:tc>
          <w:tcPr>
            <w:tcW w:w="1057" w:type="dxa"/>
            <w:vAlign w:val="center"/>
          </w:tcPr>
          <w:p w14:paraId="526E766B">
            <w:pPr>
              <w:rPr>
                <w:rFonts w:ascii="宋体" w:hAnsi="宋体" w:cs="Arial"/>
                <w:sz w:val="21"/>
                <w:szCs w:val="21"/>
              </w:rPr>
            </w:pPr>
          </w:p>
        </w:tc>
        <w:tc>
          <w:tcPr>
            <w:tcW w:w="897" w:type="dxa"/>
            <w:vAlign w:val="center"/>
          </w:tcPr>
          <w:p w14:paraId="7EAFAECE">
            <w:pPr>
              <w:rPr>
                <w:rFonts w:ascii="宋体" w:hAnsi="宋体" w:cs="Arial"/>
                <w:sz w:val="21"/>
                <w:szCs w:val="21"/>
              </w:rPr>
            </w:pPr>
          </w:p>
        </w:tc>
        <w:tc>
          <w:tcPr>
            <w:tcW w:w="2495" w:type="dxa"/>
            <w:vAlign w:val="center"/>
          </w:tcPr>
          <w:p w14:paraId="3F83FB09">
            <w:pPr>
              <w:rPr>
                <w:rFonts w:ascii="宋体" w:hAnsi="宋体" w:cs="Arial"/>
                <w:sz w:val="21"/>
                <w:szCs w:val="21"/>
              </w:rPr>
            </w:pPr>
          </w:p>
        </w:tc>
      </w:tr>
      <w:tr w14:paraId="18676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56D79896">
            <w:pPr>
              <w:numPr>
                <w:ilvl w:val="0"/>
                <w:numId w:val="140"/>
              </w:numPr>
              <w:rPr>
                <w:rFonts w:ascii="宋体" w:hAnsi="宋体"/>
                <w:sz w:val="21"/>
                <w:szCs w:val="21"/>
              </w:rPr>
            </w:pPr>
          </w:p>
        </w:tc>
        <w:tc>
          <w:tcPr>
            <w:tcW w:w="1619" w:type="dxa"/>
          </w:tcPr>
          <w:p w14:paraId="4F722D2C">
            <w:pPr>
              <w:rPr>
                <w:rFonts w:ascii="宋体" w:hAnsi="宋体" w:cs="Arial"/>
                <w:sz w:val="21"/>
                <w:szCs w:val="21"/>
              </w:rPr>
            </w:pPr>
            <w:r>
              <w:rPr>
                <w:rFonts w:hint="eastAsia" w:ascii="宋体" w:hAnsi="宋体" w:cs="Arial"/>
                <w:sz w:val="21"/>
                <w:szCs w:val="21"/>
              </w:rPr>
              <w:t>币种</w:t>
            </w:r>
          </w:p>
        </w:tc>
        <w:tc>
          <w:tcPr>
            <w:tcW w:w="1028" w:type="dxa"/>
          </w:tcPr>
          <w:p w14:paraId="377FDC53">
            <w:pPr>
              <w:rPr>
                <w:rFonts w:ascii="宋体" w:hAnsi="宋体" w:cs="Arial"/>
                <w:sz w:val="21"/>
                <w:szCs w:val="21"/>
              </w:rPr>
            </w:pPr>
            <w:r>
              <w:rPr>
                <w:rFonts w:hint="eastAsia" w:ascii="宋体" w:hAnsi="宋体" w:cs="Arial"/>
                <w:sz w:val="21"/>
                <w:szCs w:val="21"/>
              </w:rPr>
              <w:t>文本</w:t>
            </w:r>
          </w:p>
        </w:tc>
        <w:tc>
          <w:tcPr>
            <w:tcW w:w="999" w:type="dxa"/>
            <w:vAlign w:val="center"/>
          </w:tcPr>
          <w:p w14:paraId="12B1F954">
            <w:pPr>
              <w:rPr>
                <w:rFonts w:ascii="宋体" w:hAnsi="宋体" w:cs="Arial"/>
                <w:sz w:val="21"/>
                <w:szCs w:val="21"/>
              </w:rPr>
            </w:pPr>
          </w:p>
        </w:tc>
        <w:tc>
          <w:tcPr>
            <w:tcW w:w="1057" w:type="dxa"/>
            <w:vAlign w:val="center"/>
          </w:tcPr>
          <w:p w14:paraId="412349CC">
            <w:pPr>
              <w:rPr>
                <w:rFonts w:ascii="宋体" w:hAnsi="宋体" w:cs="Arial"/>
                <w:sz w:val="21"/>
                <w:szCs w:val="21"/>
              </w:rPr>
            </w:pPr>
          </w:p>
        </w:tc>
        <w:tc>
          <w:tcPr>
            <w:tcW w:w="897" w:type="dxa"/>
            <w:vAlign w:val="center"/>
          </w:tcPr>
          <w:p w14:paraId="1901E6FB">
            <w:pPr>
              <w:rPr>
                <w:rFonts w:ascii="宋体" w:hAnsi="宋体" w:cs="Arial"/>
                <w:sz w:val="21"/>
                <w:szCs w:val="21"/>
              </w:rPr>
            </w:pPr>
          </w:p>
        </w:tc>
        <w:tc>
          <w:tcPr>
            <w:tcW w:w="2495" w:type="dxa"/>
            <w:vAlign w:val="center"/>
          </w:tcPr>
          <w:p w14:paraId="75350CDB">
            <w:pPr>
              <w:rPr>
                <w:rFonts w:ascii="宋体" w:hAnsi="宋体" w:cs="Arial"/>
                <w:sz w:val="21"/>
                <w:szCs w:val="21"/>
              </w:rPr>
            </w:pPr>
          </w:p>
        </w:tc>
      </w:tr>
      <w:tr w14:paraId="1D83D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3B3CEE86">
            <w:pPr>
              <w:numPr>
                <w:ilvl w:val="0"/>
                <w:numId w:val="140"/>
              </w:numPr>
              <w:rPr>
                <w:rFonts w:ascii="宋体" w:hAnsi="宋体"/>
                <w:sz w:val="21"/>
                <w:szCs w:val="21"/>
              </w:rPr>
            </w:pPr>
          </w:p>
        </w:tc>
        <w:tc>
          <w:tcPr>
            <w:tcW w:w="1619" w:type="dxa"/>
          </w:tcPr>
          <w:p w14:paraId="355FB6C4">
            <w:pPr>
              <w:rPr>
                <w:rFonts w:ascii="宋体" w:hAnsi="宋体" w:cs="Arial"/>
                <w:sz w:val="21"/>
                <w:szCs w:val="21"/>
              </w:rPr>
            </w:pPr>
            <w:r>
              <w:rPr>
                <w:rFonts w:hint="eastAsia" w:ascii="宋体" w:hAnsi="宋体" w:cs="Arial"/>
                <w:sz w:val="21"/>
                <w:szCs w:val="21"/>
              </w:rPr>
              <w:t>通知存款类型</w:t>
            </w:r>
          </w:p>
        </w:tc>
        <w:tc>
          <w:tcPr>
            <w:tcW w:w="1028" w:type="dxa"/>
          </w:tcPr>
          <w:p w14:paraId="1ACCFD2D">
            <w:pPr>
              <w:rPr>
                <w:rFonts w:ascii="宋体" w:hAnsi="宋体" w:cs="Arial"/>
                <w:sz w:val="21"/>
                <w:szCs w:val="21"/>
              </w:rPr>
            </w:pPr>
            <w:r>
              <w:rPr>
                <w:rFonts w:hint="eastAsia" w:ascii="宋体" w:hAnsi="宋体" w:cs="Arial"/>
                <w:sz w:val="21"/>
                <w:szCs w:val="21"/>
              </w:rPr>
              <w:t>文本</w:t>
            </w:r>
          </w:p>
        </w:tc>
        <w:tc>
          <w:tcPr>
            <w:tcW w:w="999" w:type="dxa"/>
            <w:vAlign w:val="center"/>
          </w:tcPr>
          <w:p w14:paraId="42701184">
            <w:pPr>
              <w:rPr>
                <w:rFonts w:ascii="宋体" w:hAnsi="宋体" w:cs="Arial"/>
                <w:sz w:val="21"/>
                <w:szCs w:val="21"/>
              </w:rPr>
            </w:pPr>
          </w:p>
        </w:tc>
        <w:tc>
          <w:tcPr>
            <w:tcW w:w="1057" w:type="dxa"/>
            <w:vAlign w:val="center"/>
          </w:tcPr>
          <w:p w14:paraId="29D22112">
            <w:pPr>
              <w:rPr>
                <w:rFonts w:ascii="宋体" w:hAnsi="宋体" w:cs="Arial"/>
                <w:sz w:val="21"/>
                <w:szCs w:val="21"/>
              </w:rPr>
            </w:pPr>
          </w:p>
        </w:tc>
        <w:tc>
          <w:tcPr>
            <w:tcW w:w="897" w:type="dxa"/>
            <w:vAlign w:val="center"/>
          </w:tcPr>
          <w:p w14:paraId="4695EF52">
            <w:pPr>
              <w:rPr>
                <w:rFonts w:ascii="宋体" w:hAnsi="宋体" w:cs="Arial"/>
                <w:sz w:val="21"/>
                <w:szCs w:val="21"/>
              </w:rPr>
            </w:pPr>
          </w:p>
        </w:tc>
        <w:tc>
          <w:tcPr>
            <w:tcW w:w="2495" w:type="dxa"/>
            <w:vAlign w:val="center"/>
          </w:tcPr>
          <w:p w14:paraId="40EA5831">
            <w:pPr>
              <w:rPr>
                <w:rFonts w:ascii="宋体" w:hAnsi="宋体" w:cs="Arial"/>
                <w:sz w:val="21"/>
                <w:szCs w:val="21"/>
              </w:rPr>
            </w:pPr>
          </w:p>
        </w:tc>
      </w:tr>
      <w:tr w14:paraId="17A13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6803E3F2">
            <w:pPr>
              <w:numPr>
                <w:ilvl w:val="0"/>
                <w:numId w:val="140"/>
              </w:numPr>
              <w:rPr>
                <w:rFonts w:ascii="宋体" w:hAnsi="宋体"/>
                <w:sz w:val="21"/>
                <w:szCs w:val="21"/>
              </w:rPr>
            </w:pPr>
          </w:p>
        </w:tc>
        <w:tc>
          <w:tcPr>
            <w:tcW w:w="1619" w:type="dxa"/>
          </w:tcPr>
          <w:p w14:paraId="1CBD945D">
            <w:pPr>
              <w:rPr>
                <w:rFonts w:ascii="宋体" w:hAnsi="宋体" w:cs="Arial"/>
                <w:sz w:val="21"/>
                <w:szCs w:val="21"/>
              </w:rPr>
            </w:pPr>
            <w:r>
              <w:rPr>
                <w:rFonts w:hint="eastAsia" w:ascii="宋体" w:hAnsi="宋体" w:cs="Arial"/>
                <w:sz w:val="21"/>
                <w:szCs w:val="21"/>
              </w:rPr>
              <w:t>开户日期</w:t>
            </w:r>
          </w:p>
        </w:tc>
        <w:tc>
          <w:tcPr>
            <w:tcW w:w="1028" w:type="dxa"/>
          </w:tcPr>
          <w:p w14:paraId="5E967D2D">
            <w:pPr>
              <w:rPr>
                <w:rFonts w:ascii="宋体" w:hAnsi="宋体" w:cs="Arial"/>
                <w:sz w:val="21"/>
                <w:szCs w:val="21"/>
              </w:rPr>
            </w:pPr>
            <w:r>
              <w:rPr>
                <w:rFonts w:hint="eastAsia" w:ascii="宋体" w:hAnsi="宋体" w:cs="Arial"/>
                <w:sz w:val="21"/>
                <w:szCs w:val="21"/>
              </w:rPr>
              <w:t>文本</w:t>
            </w:r>
          </w:p>
        </w:tc>
        <w:tc>
          <w:tcPr>
            <w:tcW w:w="999" w:type="dxa"/>
            <w:vAlign w:val="center"/>
          </w:tcPr>
          <w:p w14:paraId="56B4DA13">
            <w:pPr>
              <w:rPr>
                <w:rFonts w:ascii="宋体" w:hAnsi="宋体" w:cs="Arial"/>
                <w:sz w:val="21"/>
                <w:szCs w:val="21"/>
              </w:rPr>
            </w:pPr>
          </w:p>
        </w:tc>
        <w:tc>
          <w:tcPr>
            <w:tcW w:w="1057" w:type="dxa"/>
            <w:vAlign w:val="center"/>
          </w:tcPr>
          <w:p w14:paraId="28AC8D04">
            <w:pPr>
              <w:rPr>
                <w:rFonts w:ascii="宋体" w:hAnsi="宋体" w:cs="Arial"/>
                <w:sz w:val="21"/>
                <w:szCs w:val="21"/>
              </w:rPr>
            </w:pPr>
          </w:p>
        </w:tc>
        <w:tc>
          <w:tcPr>
            <w:tcW w:w="897" w:type="dxa"/>
            <w:vAlign w:val="center"/>
          </w:tcPr>
          <w:p w14:paraId="6F198B23">
            <w:pPr>
              <w:rPr>
                <w:rFonts w:ascii="宋体" w:hAnsi="宋体" w:cs="Arial"/>
                <w:sz w:val="21"/>
                <w:szCs w:val="21"/>
              </w:rPr>
            </w:pPr>
          </w:p>
        </w:tc>
        <w:tc>
          <w:tcPr>
            <w:tcW w:w="2495" w:type="dxa"/>
            <w:vAlign w:val="center"/>
          </w:tcPr>
          <w:p w14:paraId="5A079A1D">
            <w:pPr>
              <w:rPr>
                <w:rFonts w:ascii="宋体" w:hAnsi="宋体" w:cs="Arial"/>
                <w:sz w:val="21"/>
                <w:szCs w:val="21"/>
              </w:rPr>
            </w:pPr>
          </w:p>
        </w:tc>
      </w:tr>
      <w:tr w14:paraId="693FC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02E85093">
            <w:pPr>
              <w:numPr>
                <w:ilvl w:val="0"/>
                <w:numId w:val="140"/>
              </w:numPr>
              <w:rPr>
                <w:rFonts w:ascii="宋体" w:hAnsi="宋体"/>
                <w:sz w:val="21"/>
                <w:szCs w:val="21"/>
              </w:rPr>
            </w:pPr>
          </w:p>
        </w:tc>
        <w:tc>
          <w:tcPr>
            <w:tcW w:w="1619" w:type="dxa"/>
          </w:tcPr>
          <w:p w14:paraId="70E99A5D">
            <w:pPr>
              <w:rPr>
                <w:rFonts w:ascii="宋体" w:hAnsi="宋体" w:cs="Arial"/>
                <w:sz w:val="21"/>
                <w:szCs w:val="21"/>
              </w:rPr>
            </w:pPr>
            <w:r>
              <w:rPr>
                <w:rFonts w:hint="eastAsia" w:ascii="宋体" w:hAnsi="宋体" w:cs="Arial"/>
                <w:sz w:val="21"/>
                <w:szCs w:val="21"/>
              </w:rPr>
              <w:t>支取类型</w:t>
            </w:r>
          </w:p>
        </w:tc>
        <w:tc>
          <w:tcPr>
            <w:tcW w:w="1028" w:type="dxa"/>
          </w:tcPr>
          <w:p w14:paraId="52270EAD">
            <w:pPr>
              <w:rPr>
                <w:rFonts w:ascii="宋体" w:hAnsi="宋体" w:cs="Arial"/>
                <w:sz w:val="21"/>
                <w:szCs w:val="21"/>
              </w:rPr>
            </w:pPr>
            <w:r>
              <w:rPr>
                <w:rFonts w:hint="eastAsia" w:ascii="宋体" w:hAnsi="宋体" w:cs="Arial"/>
                <w:sz w:val="21"/>
                <w:szCs w:val="21"/>
              </w:rPr>
              <w:t>文本</w:t>
            </w:r>
          </w:p>
        </w:tc>
        <w:tc>
          <w:tcPr>
            <w:tcW w:w="999" w:type="dxa"/>
            <w:vAlign w:val="center"/>
          </w:tcPr>
          <w:p w14:paraId="7D95BBB2">
            <w:pPr>
              <w:rPr>
                <w:rFonts w:ascii="宋体" w:hAnsi="宋体" w:cs="Arial"/>
                <w:sz w:val="21"/>
                <w:szCs w:val="21"/>
              </w:rPr>
            </w:pPr>
          </w:p>
        </w:tc>
        <w:tc>
          <w:tcPr>
            <w:tcW w:w="1057" w:type="dxa"/>
            <w:vAlign w:val="center"/>
          </w:tcPr>
          <w:p w14:paraId="692AB002">
            <w:pPr>
              <w:rPr>
                <w:rFonts w:ascii="宋体" w:hAnsi="宋体" w:cs="Arial"/>
                <w:sz w:val="21"/>
                <w:szCs w:val="21"/>
              </w:rPr>
            </w:pPr>
          </w:p>
        </w:tc>
        <w:tc>
          <w:tcPr>
            <w:tcW w:w="897" w:type="dxa"/>
            <w:vAlign w:val="center"/>
          </w:tcPr>
          <w:p w14:paraId="05FFCA37">
            <w:pPr>
              <w:rPr>
                <w:rFonts w:ascii="宋体" w:hAnsi="宋体" w:cs="Arial"/>
                <w:sz w:val="21"/>
                <w:szCs w:val="21"/>
              </w:rPr>
            </w:pPr>
          </w:p>
        </w:tc>
        <w:tc>
          <w:tcPr>
            <w:tcW w:w="2495" w:type="dxa"/>
            <w:vAlign w:val="center"/>
          </w:tcPr>
          <w:p w14:paraId="4F37D671">
            <w:pPr>
              <w:rPr>
                <w:rFonts w:ascii="宋体" w:hAnsi="宋体" w:cs="Arial"/>
                <w:sz w:val="21"/>
                <w:szCs w:val="21"/>
              </w:rPr>
            </w:pPr>
          </w:p>
        </w:tc>
      </w:tr>
      <w:tr w14:paraId="1B724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22F1B4ED">
            <w:pPr>
              <w:numPr>
                <w:ilvl w:val="0"/>
                <w:numId w:val="140"/>
              </w:numPr>
              <w:rPr>
                <w:rFonts w:ascii="宋体" w:hAnsi="宋体"/>
                <w:sz w:val="21"/>
                <w:szCs w:val="21"/>
              </w:rPr>
            </w:pPr>
          </w:p>
        </w:tc>
        <w:tc>
          <w:tcPr>
            <w:tcW w:w="1619" w:type="dxa"/>
          </w:tcPr>
          <w:p w14:paraId="51D616D5">
            <w:pPr>
              <w:rPr>
                <w:rFonts w:ascii="宋体" w:hAnsi="宋体"/>
                <w:sz w:val="21"/>
                <w:szCs w:val="21"/>
              </w:rPr>
            </w:pPr>
            <w:r>
              <w:rPr>
                <w:rFonts w:hint="eastAsia" w:ascii="宋体" w:hAnsi="宋体"/>
                <w:sz w:val="21"/>
                <w:szCs w:val="21"/>
              </w:rPr>
              <w:t>支取金额</w:t>
            </w:r>
          </w:p>
        </w:tc>
        <w:tc>
          <w:tcPr>
            <w:tcW w:w="1028" w:type="dxa"/>
          </w:tcPr>
          <w:p w14:paraId="27F0D812">
            <w:pPr>
              <w:rPr>
                <w:rFonts w:ascii="宋体" w:hAnsi="宋体"/>
                <w:color w:val="000000"/>
                <w:sz w:val="21"/>
                <w:szCs w:val="21"/>
              </w:rPr>
            </w:pPr>
            <w:r>
              <w:rPr>
                <w:rFonts w:hint="eastAsia" w:ascii="宋体" w:hAnsi="宋体" w:cs="Arial"/>
                <w:sz w:val="21"/>
                <w:szCs w:val="21"/>
              </w:rPr>
              <w:t>文本</w:t>
            </w:r>
          </w:p>
        </w:tc>
        <w:tc>
          <w:tcPr>
            <w:tcW w:w="999" w:type="dxa"/>
          </w:tcPr>
          <w:p w14:paraId="551CE7B2">
            <w:pPr>
              <w:rPr>
                <w:rFonts w:ascii="宋体" w:hAnsi="宋体"/>
                <w:color w:val="000000"/>
                <w:sz w:val="21"/>
                <w:szCs w:val="21"/>
              </w:rPr>
            </w:pPr>
          </w:p>
        </w:tc>
        <w:tc>
          <w:tcPr>
            <w:tcW w:w="1057" w:type="dxa"/>
          </w:tcPr>
          <w:p w14:paraId="240020AB">
            <w:pPr>
              <w:rPr>
                <w:rFonts w:ascii="宋体" w:hAnsi="宋体"/>
                <w:color w:val="000000"/>
                <w:sz w:val="21"/>
                <w:szCs w:val="21"/>
              </w:rPr>
            </w:pPr>
          </w:p>
        </w:tc>
        <w:tc>
          <w:tcPr>
            <w:tcW w:w="897" w:type="dxa"/>
          </w:tcPr>
          <w:p w14:paraId="38E3396E">
            <w:pPr>
              <w:rPr>
                <w:rFonts w:ascii="宋体" w:hAnsi="宋体"/>
                <w:sz w:val="21"/>
                <w:szCs w:val="21"/>
              </w:rPr>
            </w:pPr>
          </w:p>
        </w:tc>
        <w:tc>
          <w:tcPr>
            <w:tcW w:w="2495" w:type="dxa"/>
          </w:tcPr>
          <w:p w14:paraId="5E022EE6">
            <w:pPr>
              <w:rPr>
                <w:rFonts w:ascii="宋体" w:hAnsi="宋体"/>
                <w:color w:val="000000"/>
                <w:sz w:val="21"/>
                <w:szCs w:val="21"/>
              </w:rPr>
            </w:pPr>
            <w:r>
              <w:rPr>
                <w:rFonts w:hint="eastAsia" w:ascii="宋体" w:hAnsi="宋体"/>
                <w:color w:val="000000"/>
                <w:sz w:val="21"/>
                <w:szCs w:val="21"/>
              </w:rPr>
              <w:t>预约支取无此项</w:t>
            </w:r>
          </w:p>
        </w:tc>
      </w:tr>
      <w:tr w14:paraId="6FDDC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680895D3">
            <w:pPr>
              <w:numPr>
                <w:ilvl w:val="0"/>
                <w:numId w:val="140"/>
              </w:numPr>
              <w:rPr>
                <w:rFonts w:ascii="宋体" w:hAnsi="宋体"/>
                <w:sz w:val="21"/>
                <w:szCs w:val="21"/>
              </w:rPr>
            </w:pPr>
          </w:p>
        </w:tc>
        <w:tc>
          <w:tcPr>
            <w:tcW w:w="1619" w:type="dxa"/>
          </w:tcPr>
          <w:p w14:paraId="658A5A9C">
            <w:pPr>
              <w:rPr>
                <w:rFonts w:ascii="宋体" w:hAnsi="宋体"/>
                <w:sz w:val="21"/>
                <w:szCs w:val="21"/>
              </w:rPr>
            </w:pPr>
            <w:r>
              <w:rPr>
                <w:rFonts w:hint="eastAsia" w:ascii="宋体" w:hAnsi="宋体"/>
                <w:sz w:val="21"/>
                <w:szCs w:val="21"/>
              </w:rPr>
              <w:t>利息收入</w:t>
            </w:r>
          </w:p>
        </w:tc>
        <w:tc>
          <w:tcPr>
            <w:tcW w:w="1028" w:type="dxa"/>
          </w:tcPr>
          <w:p w14:paraId="4902D985">
            <w:pPr>
              <w:rPr>
                <w:rFonts w:ascii="宋体" w:hAnsi="宋体" w:cs="Arial"/>
                <w:sz w:val="21"/>
                <w:szCs w:val="21"/>
              </w:rPr>
            </w:pPr>
            <w:r>
              <w:rPr>
                <w:rFonts w:hint="eastAsia" w:ascii="宋体" w:hAnsi="宋体" w:cs="Arial"/>
                <w:sz w:val="21"/>
                <w:szCs w:val="21"/>
              </w:rPr>
              <w:t>文本</w:t>
            </w:r>
          </w:p>
        </w:tc>
        <w:tc>
          <w:tcPr>
            <w:tcW w:w="999" w:type="dxa"/>
            <w:vAlign w:val="center"/>
          </w:tcPr>
          <w:p w14:paraId="6EF99825">
            <w:pPr>
              <w:rPr>
                <w:rFonts w:ascii="宋体" w:hAnsi="宋体" w:cs="Arial"/>
                <w:sz w:val="21"/>
                <w:szCs w:val="21"/>
              </w:rPr>
            </w:pPr>
          </w:p>
        </w:tc>
        <w:tc>
          <w:tcPr>
            <w:tcW w:w="1057" w:type="dxa"/>
            <w:vAlign w:val="center"/>
          </w:tcPr>
          <w:p w14:paraId="518526E1">
            <w:pPr>
              <w:rPr>
                <w:rFonts w:ascii="宋体" w:hAnsi="宋体" w:cs="Arial"/>
                <w:sz w:val="21"/>
                <w:szCs w:val="21"/>
              </w:rPr>
            </w:pPr>
          </w:p>
        </w:tc>
        <w:tc>
          <w:tcPr>
            <w:tcW w:w="897" w:type="dxa"/>
            <w:vAlign w:val="center"/>
          </w:tcPr>
          <w:p w14:paraId="1D82C930">
            <w:pPr>
              <w:rPr>
                <w:rFonts w:ascii="宋体" w:hAnsi="宋体" w:cs="Arial"/>
                <w:sz w:val="21"/>
                <w:szCs w:val="21"/>
              </w:rPr>
            </w:pPr>
          </w:p>
        </w:tc>
        <w:tc>
          <w:tcPr>
            <w:tcW w:w="2495" w:type="dxa"/>
            <w:vAlign w:val="center"/>
          </w:tcPr>
          <w:p w14:paraId="3103CFF0">
            <w:pPr>
              <w:rPr>
                <w:rFonts w:ascii="宋体" w:hAnsi="宋体" w:cs="Arial"/>
                <w:sz w:val="21"/>
                <w:szCs w:val="21"/>
              </w:rPr>
            </w:pPr>
            <w:r>
              <w:rPr>
                <w:rFonts w:hint="eastAsia" w:ascii="宋体" w:hAnsi="宋体"/>
                <w:color w:val="000000"/>
                <w:sz w:val="21"/>
                <w:szCs w:val="21"/>
              </w:rPr>
              <w:t>预约支取无此项</w:t>
            </w:r>
          </w:p>
        </w:tc>
      </w:tr>
      <w:tr w14:paraId="14176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6F271A1F">
            <w:pPr>
              <w:numPr>
                <w:ilvl w:val="0"/>
                <w:numId w:val="140"/>
              </w:numPr>
              <w:rPr>
                <w:rFonts w:ascii="宋体" w:hAnsi="宋体"/>
                <w:sz w:val="21"/>
                <w:szCs w:val="21"/>
              </w:rPr>
            </w:pPr>
          </w:p>
        </w:tc>
        <w:tc>
          <w:tcPr>
            <w:tcW w:w="1619" w:type="dxa"/>
          </w:tcPr>
          <w:p w14:paraId="6F25F9B5">
            <w:pPr>
              <w:rPr>
                <w:rFonts w:ascii="宋体" w:hAnsi="宋体"/>
                <w:sz w:val="21"/>
                <w:szCs w:val="21"/>
              </w:rPr>
            </w:pPr>
            <w:r>
              <w:rPr>
                <w:rFonts w:hint="eastAsia" w:ascii="宋体" w:hAnsi="宋体"/>
                <w:sz w:val="21"/>
                <w:szCs w:val="21"/>
              </w:rPr>
              <w:t>本息合计</w:t>
            </w:r>
          </w:p>
        </w:tc>
        <w:tc>
          <w:tcPr>
            <w:tcW w:w="1028" w:type="dxa"/>
          </w:tcPr>
          <w:p w14:paraId="344DA60B">
            <w:pPr>
              <w:rPr>
                <w:rFonts w:ascii="宋体" w:hAnsi="宋体" w:cs="Arial"/>
                <w:sz w:val="21"/>
                <w:szCs w:val="21"/>
              </w:rPr>
            </w:pPr>
            <w:r>
              <w:rPr>
                <w:rFonts w:hint="eastAsia" w:ascii="宋体" w:hAnsi="宋体" w:cs="Arial"/>
                <w:sz w:val="21"/>
                <w:szCs w:val="21"/>
              </w:rPr>
              <w:t>文本</w:t>
            </w:r>
          </w:p>
        </w:tc>
        <w:tc>
          <w:tcPr>
            <w:tcW w:w="999" w:type="dxa"/>
            <w:vAlign w:val="center"/>
          </w:tcPr>
          <w:p w14:paraId="37DAC23C">
            <w:pPr>
              <w:rPr>
                <w:rFonts w:ascii="宋体" w:hAnsi="宋体" w:cs="Arial"/>
                <w:sz w:val="21"/>
                <w:szCs w:val="21"/>
              </w:rPr>
            </w:pPr>
          </w:p>
        </w:tc>
        <w:tc>
          <w:tcPr>
            <w:tcW w:w="1057" w:type="dxa"/>
            <w:vAlign w:val="center"/>
          </w:tcPr>
          <w:p w14:paraId="40F290D7">
            <w:pPr>
              <w:rPr>
                <w:rFonts w:ascii="宋体" w:hAnsi="宋体" w:cs="Arial"/>
                <w:sz w:val="21"/>
                <w:szCs w:val="21"/>
              </w:rPr>
            </w:pPr>
          </w:p>
        </w:tc>
        <w:tc>
          <w:tcPr>
            <w:tcW w:w="897" w:type="dxa"/>
            <w:vAlign w:val="center"/>
          </w:tcPr>
          <w:p w14:paraId="3EE86D64">
            <w:pPr>
              <w:rPr>
                <w:rFonts w:ascii="宋体" w:hAnsi="宋体" w:cs="Arial"/>
                <w:sz w:val="21"/>
                <w:szCs w:val="21"/>
              </w:rPr>
            </w:pPr>
          </w:p>
        </w:tc>
        <w:tc>
          <w:tcPr>
            <w:tcW w:w="2495" w:type="dxa"/>
            <w:vAlign w:val="center"/>
          </w:tcPr>
          <w:p w14:paraId="06203A6F">
            <w:pPr>
              <w:rPr>
                <w:rFonts w:ascii="宋体" w:hAnsi="宋体" w:cs="Arial"/>
                <w:sz w:val="21"/>
                <w:szCs w:val="21"/>
              </w:rPr>
            </w:pPr>
            <w:r>
              <w:rPr>
                <w:rFonts w:hint="eastAsia" w:ascii="宋体" w:hAnsi="宋体"/>
                <w:color w:val="000000"/>
                <w:sz w:val="21"/>
                <w:szCs w:val="21"/>
              </w:rPr>
              <w:t>预约支取无此项</w:t>
            </w:r>
          </w:p>
        </w:tc>
      </w:tr>
      <w:tr w14:paraId="4E8BD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0902F4DD">
            <w:pPr>
              <w:numPr>
                <w:ilvl w:val="0"/>
                <w:numId w:val="140"/>
              </w:numPr>
              <w:rPr>
                <w:rFonts w:ascii="宋体" w:hAnsi="宋体"/>
                <w:sz w:val="21"/>
                <w:szCs w:val="21"/>
              </w:rPr>
            </w:pPr>
          </w:p>
        </w:tc>
        <w:tc>
          <w:tcPr>
            <w:tcW w:w="1619" w:type="dxa"/>
          </w:tcPr>
          <w:p w14:paraId="5902B25D">
            <w:pPr>
              <w:rPr>
                <w:rFonts w:ascii="宋体" w:hAnsi="宋体"/>
                <w:sz w:val="21"/>
                <w:szCs w:val="21"/>
              </w:rPr>
            </w:pPr>
            <w:r>
              <w:rPr>
                <w:rFonts w:hint="eastAsia" w:ascii="宋体" w:hAnsi="宋体"/>
                <w:sz w:val="21"/>
                <w:szCs w:val="21"/>
              </w:rPr>
              <w:t>返回</w:t>
            </w:r>
          </w:p>
        </w:tc>
        <w:tc>
          <w:tcPr>
            <w:tcW w:w="1028" w:type="dxa"/>
          </w:tcPr>
          <w:p w14:paraId="6A9373CD">
            <w:pPr>
              <w:rPr>
                <w:rFonts w:ascii="宋体" w:hAnsi="宋体" w:cs="Arial"/>
                <w:sz w:val="21"/>
                <w:szCs w:val="21"/>
              </w:rPr>
            </w:pPr>
            <w:r>
              <w:rPr>
                <w:rFonts w:hint="eastAsia" w:ascii="宋体" w:hAnsi="宋体" w:cs="Arial"/>
                <w:sz w:val="21"/>
                <w:szCs w:val="21"/>
              </w:rPr>
              <w:t>按钮</w:t>
            </w:r>
          </w:p>
        </w:tc>
        <w:tc>
          <w:tcPr>
            <w:tcW w:w="999" w:type="dxa"/>
            <w:vAlign w:val="center"/>
          </w:tcPr>
          <w:p w14:paraId="17198A35">
            <w:pPr>
              <w:rPr>
                <w:rFonts w:ascii="宋体" w:hAnsi="宋体" w:cs="Arial"/>
                <w:sz w:val="21"/>
                <w:szCs w:val="21"/>
              </w:rPr>
            </w:pPr>
          </w:p>
        </w:tc>
        <w:tc>
          <w:tcPr>
            <w:tcW w:w="1057" w:type="dxa"/>
            <w:vAlign w:val="center"/>
          </w:tcPr>
          <w:p w14:paraId="627CD60C">
            <w:pPr>
              <w:rPr>
                <w:rFonts w:ascii="宋体" w:hAnsi="宋体" w:cs="Arial"/>
                <w:sz w:val="21"/>
                <w:szCs w:val="21"/>
              </w:rPr>
            </w:pPr>
          </w:p>
        </w:tc>
        <w:tc>
          <w:tcPr>
            <w:tcW w:w="897" w:type="dxa"/>
            <w:vAlign w:val="center"/>
          </w:tcPr>
          <w:p w14:paraId="3A25AD3D">
            <w:pPr>
              <w:rPr>
                <w:rFonts w:ascii="宋体" w:hAnsi="宋体" w:cs="Arial"/>
                <w:sz w:val="21"/>
                <w:szCs w:val="21"/>
              </w:rPr>
            </w:pPr>
          </w:p>
        </w:tc>
        <w:tc>
          <w:tcPr>
            <w:tcW w:w="2495" w:type="dxa"/>
            <w:vAlign w:val="center"/>
          </w:tcPr>
          <w:p w14:paraId="3B1EB5DE">
            <w:pPr>
              <w:rPr>
                <w:rFonts w:ascii="宋体" w:hAnsi="宋体" w:cs="Arial"/>
                <w:sz w:val="21"/>
                <w:szCs w:val="21"/>
              </w:rPr>
            </w:pPr>
            <w:r>
              <w:rPr>
                <w:rFonts w:hint="eastAsia" w:ascii="宋体" w:hAnsi="宋体" w:cs="Arial"/>
                <w:sz w:val="21"/>
                <w:szCs w:val="21"/>
              </w:rPr>
              <w:t>返回到通知存款页面</w:t>
            </w:r>
          </w:p>
        </w:tc>
      </w:tr>
    </w:tbl>
    <w:p w14:paraId="2CF1F190">
      <w:pPr>
        <w:pStyle w:val="5"/>
        <w:numPr>
          <w:ilvl w:val="0"/>
          <w:numId w:val="0"/>
        </w:numPr>
      </w:pPr>
      <w:r>
        <w:rPr>
          <w:rFonts w:hint="eastAsia"/>
        </w:rPr>
        <w:t>取消预约确认页面</w:t>
      </w:r>
    </w:p>
    <w:tbl>
      <w:tblPr>
        <w:tblStyle w:val="4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7"/>
        <w:gridCol w:w="1619"/>
        <w:gridCol w:w="29"/>
        <w:gridCol w:w="999"/>
        <w:gridCol w:w="55"/>
        <w:gridCol w:w="944"/>
        <w:gridCol w:w="80"/>
        <w:gridCol w:w="924"/>
        <w:gridCol w:w="53"/>
        <w:gridCol w:w="871"/>
        <w:gridCol w:w="26"/>
        <w:gridCol w:w="2495"/>
      </w:tblGrid>
      <w:tr w14:paraId="01EC5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 w:type="dxa"/>
            <w:shd w:val="clear" w:color="auto" w:fill="FFCC99"/>
            <w:vAlign w:val="center"/>
          </w:tcPr>
          <w:p w14:paraId="7E667C77">
            <w:pPr>
              <w:rPr>
                <w:rFonts w:ascii="宋体" w:hAnsi="宋体" w:cs="Arial"/>
                <w:b/>
                <w:sz w:val="21"/>
                <w:szCs w:val="21"/>
              </w:rPr>
            </w:pPr>
            <w:r>
              <w:rPr>
                <w:rFonts w:ascii="宋体" w:hAnsi="宋体" w:cs="Arial"/>
                <w:b/>
                <w:sz w:val="21"/>
                <w:szCs w:val="21"/>
              </w:rPr>
              <w:t>序号</w:t>
            </w:r>
          </w:p>
        </w:tc>
        <w:tc>
          <w:tcPr>
            <w:tcW w:w="1648" w:type="dxa"/>
            <w:gridSpan w:val="2"/>
            <w:shd w:val="clear" w:color="auto" w:fill="FFCC99"/>
            <w:vAlign w:val="center"/>
          </w:tcPr>
          <w:p w14:paraId="44AFED9C">
            <w:pPr>
              <w:rPr>
                <w:rFonts w:ascii="宋体" w:hAnsi="宋体" w:cs="Arial"/>
                <w:b/>
                <w:sz w:val="21"/>
                <w:szCs w:val="21"/>
              </w:rPr>
            </w:pPr>
            <w:r>
              <w:rPr>
                <w:rFonts w:ascii="宋体" w:hAnsi="宋体" w:cs="Arial"/>
                <w:b/>
                <w:sz w:val="21"/>
                <w:szCs w:val="21"/>
              </w:rPr>
              <w:t>名称</w:t>
            </w:r>
          </w:p>
        </w:tc>
        <w:tc>
          <w:tcPr>
            <w:tcW w:w="1054" w:type="dxa"/>
            <w:gridSpan w:val="2"/>
            <w:shd w:val="clear" w:color="auto" w:fill="FFCC99"/>
            <w:vAlign w:val="center"/>
          </w:tcPr>
          <w:p w14:paraId="79A57017">
            <w:pPr>
              <w:rPr>
                <w:rFonts w:ascii="宋体" w:hAnsi="宋体" w:cs="Arial"/>
                <w:b/>
                <w:sz w:val="21"/>
                <w:szCs w:val="21"/>
              </w:rPr>
            </w:pPr>
            <w:r>
              <w:rPr>
                <w:rFonts w:ascii="宋体" w:hAnsi="宋体" w:cs="Arial"/>
                <w:b/>
                <w:sz w:val="21"/>
                <w:szCs w:val="21"/>
              </w:rPr>
              <w:t>输入</w:t>
            </w:r>
            <w:r>
              <w:rPr>
                <w:rFonts w:hint="eastAsia" w:ascii="宋体" w:hAnsi="宋体" w:cs="Arial"/>
                <w:b/>
                <w:sz w:val="21"/>
                <w:szCs w:val="21"/>
              </w:rPr>
              <w:t>/输出</w:t>
            </w:r>
          </w:p>
        </w:tc>
        <w:tc>
          <w:tcPr>
            <w:tcW w:w="1024" w:type="dxa"/>
            <w:gridSpan w:val="2"/>
            <w:shd w:val="clear" w:color="auto" w:fill="FFCC99"/>
            <w:vAlign w:val="center"/>
          </w:tcPr>
          <w:p w14:paraId="0BAB0BCD">
            <w:pPr>
              <w:rPr>
                <w:rFonts w:ascii="宋体" w:hAnsi="宋体" w:cs="Arial"/>
                <w:b/>
                <w:sz w:val="21"/>
                <w:szCs w:val="21"/>
              </w:rPr>
            </w:pPr>
            <w:r>
              <w:rPr>
                <w:rFonts w:ascii="宋体" w:hAnsi="宋体" w:cs="Arial"/>
                <w:b/>
                <w:sz w:val="21"/>
                <w:szCs w:val="21"/>
              </w:rPr>
              <w:t>缺省值</w:t>
            </w:r>
          </w:p>
        </w:tc>
        <w:tc>
          <w:tcPr>
            <w:tcW w:w="924" w:type="dxa"/>
            <w:shd w:val="clear" w:color="auto" w:fill="FFCC99"/>
            <w:vAlign w:val="center"/>
          </w:tcPr>
          <w:p w14:paraId="0F038A8E">
            <w:pPr>
              <w:rPr>
                <w:rFonts w:ascii="宋体" w:hAnsi="宋体" w:cs="Arial"/>
                <w:b/>
                <w:sz w:val="21"/>
                <w:szCs w:val="21"/>
              </w:rPr>
            </w:pPr>
            <w:r>
              <w:rPr>
                <w:rFonts w:hint="eastAsia" w:ascii="宋体" w:hAnsi="宋体" w:cs="Arial"/>
                <w:b/>
                <w:sz w:val="21"/>
                <w:szCs w:val="21"/>
              </w:rPr>
              <w:t>类型/长度</w:t>
            </w:r>
          </w:p>
        </w:tc>
        <w:tc>
          <w:tcPr>
            <w:tcW w:w="924" w:type="dxa"/>
            <w:gridSpan w:val="2"/>
            <w:shd w:val="clear" w:color="auto" w:fill="FFCC99"/>
            <w:vAlign w:val="center"/>
          </w:tcPr>
          <w:p w14:paraId="6DA2CF05">
            <w:pPr>
              <w:rPr>
                <w:rFonts w:ascii="宋体" w:hAnsi="宋体" w:cs="Arial"/>
                <w:b/>
                <w:sz w:val="21"/>
                <w:szCs w:val="21"/>
              </w:rPr>
            </w:pPr>
            <w:r>
              <w:rPr>
                <w:rFonts w:hint="eastAsia" w:ascii="宋体" w:hAnsi="宋体" w:cs="Arial"/>
                <w:b/>
                <w:sz w:val="21"/>
                <w:szCs w:val="21"/>
              </w:rPr>
              <w:t>是否必输</w:t>
            </w:r>
          </w:p>
        </w:tc>
        <w:tc>
          <w:tcPr>
            <w:tcW w:w="2521" w:type="dxa"/>
            <w:gridSpan w:val="2"/>
            <w:shd w:val="clear" w:color="auto" w:fill="FFCC99"/>
            <w:vAlign w:val="center"/>
          </w:tcPr>
          <w:p w14:paraId="1014C574">
            <w:pPr>
              <w:rPr>
                <w:rFonts w:ascii="宋体" w:hAnsi="宋体" w:cs="Arial"/>
                <w:b/>
                <w:sz w:val="21"/>
                <w:szCs w:val="21"/>
              </w:rPr>
            </w:pPr>
            <w:r>
              <w:rPr>
                <w:rFonts w:ascii="宋体" w:hAnsi="宋体" w:cs="Arial"/>
                <w:b/>
                <w:sz w:val="21"/>
                <w:szCs w:val="21"/>
              </w:rPr>
              <w:t>备注</w:t>
            </w:r>
          </w:p>
        </w:tc>
      </w:tr>
      <w:tr w14:paraId="443AA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4CAECC8C">
            <w:pPr>
              <w:numPr>
                <w:ilvl w:val="0"/>
                <w:numId w:val="141"/>
              </w:numPr>
              <w:rPr>
                <w:rFonts w:ascii="宋体" w:hAnsi="宋体"/>
                <w:sz w:val="21"/>
                <w:szCs w:val="21"/>
              </w:rPr>
            </w:pPr>
          </w:p>
        </w:tc>
        <w:tc>
          <w:tcPr>
            <w:tcW w:w="1619" w:type="dxa"/>
          </w:tcPr>
          <w:p w14:paraId="0E6C7630">
            <w:pPr>
              <w:rPr>
                <w:rFonts w:ascii="宋体" w:hAnsi="宋体" w:cs="Arial"/>
                <w:sz w:val="21"/>
                <w:szCs w:val="21"/>
              </w:rPr>
            </w:pPr>
            <w:r>
              <w:rPr>
                <w:rFonts w:hint="eastAsia" w:ascii="宋体" w:hAnsi="宋体" w:cs="Arial"/>
                <w:sz w:val="21"/>
                <w:szCs w:val="21"/>
              </w:rPr>
              <w:t>银行账号</w:t>
            </w:r>
          </w:p>
        </w:tc>
        <w:tc>
          <w:tcPr>
            <w:tcW w:w="1028" w:type="dxa"/>
            <w:gridSpan w:val="2"/>
          </w:tcPr>
          <w:p w14:paraId="0199EDE9">
            <w:pPr>
              <w:rPr>
                <w:rFonts w:ascii="宋体" w:hAnsi="宋体" w:cs="Arial"/>
                <w:sz w:val="21"/>
                <w:szCs w:val="21"/>
              </w:rPr>
            </w:pPr>
            <w:r>
              <w:rPr>
                <w:rFonts w:hint="eastAsia" w:ascii="宋体" w:hAnsi="宋体" w:cs="Arial"/>
                <w:sz w:val="21"/>
                <w:szCs w:val="21"/>
              </w:rPr>
              <w:t>文本</w:t>
            </w:r>
          </w:p>
        </w:tc>
        <w:tc>
          <w:tcPr>
            <w:tcW w:w="999" w:type="dxa"/>
            <w:gridSpan w:val="2"/>
            <w:vAlign w:val="center"/>
          </w:tcPr>
          <w:p w14:paraId="3125512C">
            <w:pPr>
              <w:rPr>
                <w:rFonts w:ascii="宋体" w:hAnsi="宋体" w:cs="Arial"/>
                <w:sz w:val="21"/>
                <w:szCs w:val="21"/>
              </w:rPr>
            </w:pPr>
          </w:p>
        </w:tc>
        <w:tc>
          <w:tcPr>
            <w:tcW w:w="1057" w:type="dxa"/>
            <w:gridSpan w:val="3"/>
            <w:vAlign w:val="center"/>
          </w:tcPr>
          <w:p w14:paraId="03A1EF1E">
            <w:pPr>
              <w:rPr>
                <w:rFonts w:ascii="宋体" w:hAnsi="宋体" w:cs="Arial"/>
                <w:sz w:val="21"/>
                <w:szCs w:val="21"/>
              </w:rPr>
            </w:pPr>
          </w:p>
        </w:tc>
        <w:tc>
          <w:tcPr>
            <w:tcW w:w="897" w:type="dxa"/>
            <w:gridSpan w:val="2"/>
            <w:vAlign w:val="center"/>
          </w:tcPr>
          <w:p w14:paraId="366BB53E">
            <w:pPr>
              <w:rPr>
                <w:rFonts w:ascii="宋体" w:hAnsi="宋体" w:cs="Arial"/>
                <w:sz w:val="21"/>
                <w:szCs w:val="21"/>
              </w:rPr>
            </w:pPr>
          </w:p>
        </w:tc>
        <w:tc>
          <w:tcPr>
            <w:tcW w:w="2495" w:type="dxa"/>
            <w:vAlign w:val="center"/>
          </w:tcPr>
          <w:p w14:paraId="2A9A782F">
            <w:pPr>
              <w:rPr>
                <w:rFonts w:ascii="宋体" w:hAnsi="宋体" w:cs="Arial"/>
                <w:sz w:val="21"/>
                <w:szCs w:val="21"/>
              </w:rPr>
            </w:pPr>
          </w:p>
        </w:tc>
      </w:tr>
      <w:tr w14:paraId="7C015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4B2F18F3">
            <w:pPr>
              <w:numPr>
                <w:ilvl w:val="0"/>
                <w:numId w:val="141"/>
              </w:numPr>
              <w:rPr>
                <w:rFonts w:ascii="宋体" w:hAnsi="宋体"/>
                <w:sz w:val="21"/>
                <w:szCs w:val="21"/>
              </w:rPr>
            </w:pPr>
          </w:p>
        </w:tc>
        <w:tc>
          <w:tcPr>
            <w:tcW w:w="1619" w:type="dxa"/>
          </w:tcPr>
          <w:p w14:paraId="13A853B3">
            <w:pPr>
              <w:rPr>
                <w:rFonts w:ascii="宋体" w:hAnsi="宋体" w:cs="Arial"/>
                <w:sz w:val="21"/>
                <w:szCs w:val="21"/>
              </w:rPr>
            </w:pPr>
            <w:r>
              <w:rPr>
                <w:rFonts w:hint="eastAsia" w:ascii="宋体" w:hAnsi="宋体" w:cs="Arial"/>
                <w:sz w:val="21"/>
                <w:szCs w:val="21"/>
              </w:rPr>
              <w:t>子账号</w:t>
            </w:r>
          </w:p>
        </w:tc>
        <w:tc>
          <w:tcPr>
            <w:tcW w:w="1028" w:type="dxa"/>
            <w:gridSpan w:val="2"/>
          </w:tcPr>
          <w:p w14:paraId="09CC4C60">
            <w:pPr>
              <w:rPr>
                <w:rFonts w:ascii="宋体" w:hAnsi="宋体" w:cs="Arial"/>
                <w:sz w:val="21"/>
                <w:szCs w:val="21"/>
              </w:rPr>
            </w:pPr>
            <w:r>
              <w:rPr>
                <w:rFonts w:hint="eastAsia" w:ascii="宋体" w:hAnsi="宋体" w:cs="Arial"/>
                <w:sz w:val="21"/>
                <w:szCs w:val="21"/>
              </w:rPr>
              <w:t>文本</w:t>
            </w:r>
          </w:p>
        </w:tc>
        <w:tc>
          <w:tcPr>
            <w:tcW w:w="999" w:type="dxa"/>
            <w:gridSpan w:val="2"/>
            <w:vAlign w:val="center"/>
          </w:tcPr>
          <w:p w14:paraId="0CFE9D8E">
            <w:pPr>
              <w:rPr>
                <w:rFonts w:ascii="宋体" w:hAnsi="宋体" w:cs="Arial"/>
                <w:sz w:val="21"/>
                <w:szCs w:val="21"/>
              </w:rPr>
            </w:pPr>
          </w:p>
        </w:tc>
        <w:tc>
          <w:tcPr>
            <w:tcW w:w="1057" w:type="dxa"/>
            <w:gridSpan w:val="3"/>
            <w:vAlign w:val="center"/>
          </w:tcPr>
          <w:p w14:paraId="1F07EDEE">
            <w:pPr>
              <w:rPr>
                <w:rFonts w:ascii="宋体" w:hAnsi="宋体" w:cs="Arial"/>
                <w:sz w:val="21"/>
                <w:szCs w:val="21"/>
              </w:rPr>
            </w:pPr>
          </w:p>
        </w:tc>
        <w:tc>
          <w:tcPr>
            <w:tcW w:w="897" w:type="dxa"/>
            <w:gridSpan w:val="2"/>
            <w:vAlign w:val="center"/>
          </w:tcPr>
          <w:p w14:paraId="4B5AD75F">
            <w:pPr>
              <w:rPr>
                <w:rFonts w:ascii="宋体" w:hAnsi="宋体" w:cs="Arial"/>
                <w:sz w:val="21"/>
                <w:szCs w:val="21"/>
              </w:rPr>
            </w:pPr>
          </w:p>
        </w:tc>
        <w:tc>
          <w:tcPr>
            <w:tcW w:w="2495" w:type="dxa"/>
            <w:vAlign w:val="center"/>
          </w:tcPr>
          <w:p w14:paraId="49217A00">
            <w:pPr>
              <w:rPr>
                <w:rFonts w:ascii="宋体" w:hAnsi="宋体" w:cs="Arial"/>
                <w:sz w:val="21"/>
                <w:szCs w:val="21"/>
              </w:rPr>
            </w:pPr>
          </w:p>
        </w:tc>
      </w:tr>
      <w:tr w14:paraId="30275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51102886">
            <w:pPr>
              <w:numPr>
                <w:ilvl w:val="0"/>
                <w:numId w:val="141"/>
              </w:numPr>
              <w:rPr>
                <w:rFonts w:ascii="宋体" w:hAnsi="宋体"/>
                <w:sz w:val="21"/>
                <w:szCs w:val="21"/>
              </w:rPr>
            </w:pPr>
          </w:p>
        </w:tc>
        <w:tc>
          <w:tcPr>
            <w:tcW w:w="1619" w:type="dxa"/>
          </w:tcPr>
          <w:p w14:paraId="7568B880">
            <w:pPr>
              <w:rPr>
                <w:rFonts w:ascii="宋体" w:hAnsi="宋体" w:cs="Arial"/>
                <w:sz w:val="21"/>
                <w:szCs w:val="21"/>
              </w:rPr>
            </w:pPr>
            <w:r>
              <w:rPr>
                <w:rFonts w:hint="eastAsia" w:ascii="宋体" w:hAnsi="宋体" w:cs="Arial"/>
                <w:sz w:val="21"/>
                <w:szCs w:val="21"/>
              </w:rPr>
              <w:t>币种</w:t>
            </w:r>
          </w:p>
        </w:tc>
        <w:tc>
          <w:tcPr>
            <w:tcW w:w="1028" w:type="dxa"/>
            <w:gridSpan w:val="2"/>
          </w:tcPr>
          <w:p w14:paraId="44220008">
            <w:pPr>
              <w:rPr>
                <w:rFonts w:ascii="宋体" w:hAnsi="宋体" w:cs="Arial"/>
                <w:sz w:val="21"/>
                <w:szCs w:val="21"/>
              </w:rPr>
            </w:pPr>
            <w:r>
              <w:rPr>
                <w:rFonts w:hint="eastAsia" w:ascii="宋体" w:hAnsi="宋体" w:cs="Arial"/>
                <w:sz w:val="21"/>
                <w:szCs w:val="21"/>
              </w:rPr>
              <w:t>文本</w:t>
            </w:r>
          </w:p>
        </w:tc>
        <w:tc>
          <w:tcPr>
            <w:tcW w:w="999" w:type="dxa"/>
            <w:gridSpan w:val="2"/>
            <w:vAlign w:val="center"/>
          </w:tcPr>
          <w:p w14:paraId="7E208C5B">
            <w:pPr>
              <w:rPr>
                <w:rFonts w:ascii="宋体" w:hAnsi="宋体" w:cs="Arial"/>
                <w:sz w:val="21"/>
                <w:szCs w:val="21"/>
              </w:rPr>
            </w:pPr>
          </w:p>
        </w:tc>
        <w:tc>
          <w:tcPr>
            <w:tcW w:w="1057" w:type="dxa"/>
            <w:gridSpan w:val="3"/>
            <w:vAlign w:val="center"/>
          </w:tcPr>
          <w:p w14:paraId="3A1226D8">
            <w:pPr>
              <w:rPr>
                <w:rFonts w:ascii="宋体" w:hAnsi="宋体" w:cs="Arial"/>
                <w:sz w:val="21"/>
                <w:szCs w:val="21"/>
              </w:rPr>
            </w:pPr>
          </w:p>
        </w:tc>
        <w:tc>
          <w:tcPr>
            <w:tcW w:w="897" w:type="dxa"/>
            <w:gridSpan w:val="2"/>
            <w:vAlign w:val="center"/>
          </w:tcPr>
          <w:p w14:paraId="64B4D4EC">
            <w:pPr>
              <w:rPr>
                <w:rFonts w:ascii="宋体" w:hAnsi="宋体" w:cs="Arial"/>
                <w:sz w:val="21"/>
                <w:szCs w:val="21"/>
              </w:rPr>
            </w:pPr>
          </w:p>
        </w:tc>
        <w:tc>
          <w:tcPr>
            <w:tcW w:w="2495" w:type="dxa"/>
            <w:vAlign w:val="center"/>
          </w:tcPr>
          <w:p w14:paraId="0DA983E2">
            <w:pPr>
              <w:rPr>
                <w:rFonts w:ascii="宋体" w:hAnsi="宋体" w:cs="Arial"/>
                <w:sz w:val="21"/>
                <w:szCs w:val="21"/>
              </w:rPr>
            </w:pPr>
          </w:p>
        </w:tc>
      </w:tr>
      <w:tr w14:paraId="56806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13B3E46A">
            <w:pPr>
              <w:numPr>
                <w:ilvl w:val="0"/>
                <w:numId w:val="141"/>
              </w:numPr>
              <w:rPr>
                <w:rFonts w:ascii="宋体" w:hAnsi="宋体"/>
                <w:sz w:val="21"/>
                <w:szCs w:val="21"/>
              </w:rPr>
            </w:pPr>
          </w:p>
        </w:tc>
        <w:tc>
          <w:tcPr>
            <w:tcW w:w="1619" w:type="dxa"/>
          </w:tcPr>
          <w:p w14:paraId="2CE9C513">
            <w:pPr>
              <w:rPr>
                <w:rFonts w:ascii="宋体" w:hAnsi="宋体" w:cs="Arial"/>
                <w:sz w:val="21"/>
                <w:szCs w:val="21"/>
              </w:rPr>
            </w:pPr>
            <w:r>
              <w:rPr>
                <w:rFonts w:hint="eastAsia" w:ascii="宋体" w:hAnsi="宋体" w:cs="Arial"/>
                <w:sz w:val="21"/>
                <w:szCs w:val="21"/>
              </w:rPr>
              <w:t>通知存款类型</w:t>
            </w:r>
          </w:p>
        </w:tc>
        <w:tc>
          <w:tcPr>
            <w:tcW w:w="1028" w:type="dxa"/>
            <w:gridSpan w:val="2"/>
          </w:tcPr>
          <w:p w14:paraId="14CA8912">
            <w:pPr>
              <w:rPr>
                <w:rFonts w:ascii="宋体" w:hAnsi="宋体" w:cs="Arial"/>
                <w:sz w:val="21"/>
                <w:szCs w:val="21"/>
              </w:rPr>
            </w:pPr>
            <w:r>
              <w:rPr>
                <w:rFonts w:hint="eastAsia" w:ascii="宋体" w:hAnsi="宋体" w:cs="Arial"/>
                <w:sz w:val="21"/>
                <w:szCs w:val="21"/>
              </w:rPr>
              <w:t>文本</w:t>
            </w:r>
          </w:p>
        </w:tc>
        <w:tc>
          <w:tcPr>
            <w:tcW w:w="999" w:type="dxa"/>
            <w:gridSpan w:val="2"/>
            <w:vAlign w:val="center"/>
          </w:tcPr>
          <w:p w14:paraId="68AF2FBE">
            <w:pPr>
              <w:rPr>
                <w:rFonts w:ascii="宋体" w:hAnsi="宋体" w:cs="Arial"/>
                <w:sz w:val="21"/>
                <w:szCs w:val="21"/>
              </w:rPr>
            </w:pPr>
          </w:p>
        </w:tc>
        <w:tc>
          <w:tcPr>
            <w:tcW w:w="1057" w:type="dxa"/>
            <w:gridSpan w:val="3"/>
            <w:vAlign w:val="center"/>
          </w:tcPr>
          <w:p w14:paraId="5CF4DC73">
            <w:pPr>
              <w:rPr>
                <w:rFonts w:ascii="宋体" w:hAnsi="宋体" w:cs="Arial"/>
                <w:sz w:val="21"/>
                <w:szCs w:val="21"/>
              </w:rPr>
            </w:pPr>
          </w:p>
        </w:tc>
        <w:tc>
          <w:tcPr>
            <w:tcW w:w="897" w:type="dxa"/>
            <w:gridSpan w:val="2"/>
            <w:vAlign w:val="center"/>
          </w:tcPr>
          <w:p w14:paraId="6995D57E">
            <w:pPr>
              <w:rPr>
                <w:rFonts w:ascii="宋体" w:hAnsi="宋体" w:cs="Arial"/>
                <w:sz w:val="21"/>
                <w:szCs w:val="21"/>
              </w:rPr>
            </w:pPr>
          </w:p>
        </w:tc>
        <w:tc>
          <w:tcPr>
            <w:tcW w:w="2495" w:type="dxa"/>
            <w:vAlign w:val="center"/>
          </w:tcPr>
          <w:p w14:paraId="3345961D">
            <w:pPr>
              <w:rPr>
                <w:rFonts w:ascii="宋体" w:hAnsi="宋体" w:cs="Arial"/>
                <w:sz w:val="21"/>
                <w:szCs w:val="21"/>
              </w:rPr>
            </w:pPr>
          </w:p>
        </w:tc>
      </w:tr>
      <w:tr w14:paraId="24333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2562AD35">
            <w:pPr>
              <w:numPr>
                <w:ilvl w:val="0"/>
                <w:numId w:val="141"/>
              </w:numPr>
              <w:rPr>
                <w:rFonts w:ascii="宋体" w:hAnsi="宋体"/>
                <w:sz w:val="21"/>
                <w:szCs w:val="21"/>
              </w:rPr>
            </w:pPr>
          </w:p>
        </w:tc>
        <w:tc>
          <w:tcPr>
            <w:tcW w:w="1619" w:type="dxa"/>
          </w:tcPr>
          <w:p w14:paraId="5678E666">
            <w:pPr>
              <w:rPr>
                <w:rFonts w:ascii="宋体" w:hAnsi="宋体" w:cs="Arial"/>
                <w:sz w:val="21"/>
                <w:szCs w:val="21"/>
              </w:rPr>
            </w:pPr>
            <w:r>
              <w:rPr>
                <w:rFonts w:hint="eastAsia" w:ascii="宋体" w:hAnsi="宋体" w:cs="Arial"/>
                <w:sz w:val="21"/>
                <w:szCs w:val="21"/>
              </w:rPr>
              <w:t>开户日期</w:t>
            </w:r>
          </w:p>
        </w:tc>
        <w:tc>
          <w:tcPr>
            <w:tcW w:w="1028" w:type="dxa"/>
            <w:gridSpan w:val="2"/>
          </w:tcPr>
          <w:p w14:paraId="1F497FFE">
            <w:pPr>
              <w:rPr>
                <w:rFonts w:ascii="宋体" w:hAnsi="宋体" w:cs="Arial"/>
                <w:sz w:val="21"/>
                <w:szCs w:val="21"/>
              </w:rPr>
            </w:pPr>
            <w:r>
              <w:rPr>
                <w:rFonts w:hint="eastAsia" w:ascii="宋体" w:hAnsi="宋体" w:cs="Arial"/>
                <w:sz w:val="21"/>
                <w:szCs w:val="21"/>
              </w:rPr>
              <w:t>文本</w:t>
            </w:r>
          </w:p>
        </w:tc>
        <w:tc>
          <w:tcPr>
            <w:tcW w:w="999" w:type="dxa"/>
            <w:gridSpan w:val="2"/>
            <w:vAlign w:val="center"/>
          </w:tcPr>
          <w:p w14:paraId="544184ED">
            <w:pPr>
              <w:rPr>
                <w:rFonts w:ascii="宋体" w:hAnsi="宋体" w:cs="Arial"/>
                <w:sz w:val="21"/>
                <w:szCs w:val="21"/>
              </w:rPr>
            </w:pPr>
          </w:p>
        </w:tc>
        <w:tc>
          <w:tcPr>
            <w:tcW w:w="1057" w:type="dxa"/>
            <w:gridSpan w:val="3"/>
            <w:vAlign w:val="center"/>
          </w:tcPr>
          <w:p w14:paraId="43699318">
            <w:pPr>
              <w:rPr>
                <w:rFonts w:ascii="宋体" w:hAnsi="宋体" w:cs="Arial"/>
                <w:sz w:val="21"/>
                <w:szCs w:val="21"/>
              </w:rPr>
            </w:pPr>
          </w:p>
        </w:tc>
        <w:tc>
          <w:tcPr>
            <w:tcW w:w="897" w:type="dxa"/>
            <w:gridSpan w:val="2"/>
            <w:vAlign w:val="center"/>
          </w:tcPr>
          <w:p w14:paraId="1BA1E992">
            <w:pPr>
              <w:rPr>
                <w:rFonts w:ascii="宋体" w:hAnsi="宋体" w:cs="Arial"/>
                <w:sz w:val="21"/>
                <w:szCs w:val="21"/>
              </w:rPr>
            </w:pPr>
          </w:p>
        </w:tc>
        <w:tc>
          <w:tcPr>
            <w:tcW w:w="2495" w:type="dxa"/>
            <w:vAlign w:val="center"/>
          </w:tcPr>
          <w:p w14:paraId="55F100A8">
            <w:pPr>
              <w:rPr>
                <w:rFonts w:ascii="宋体" w:hAnsi="宋体" w:cs="Arial"/>
                <w:sz w:val="21"/>
                <w:szCs w:val="21"/>
              </w:rPr>
            </w:pPr>
          </w:p>
        </w:tc>
      </w:tr>
      <w:tr w14:paraId="64FA7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448C9C6D">
            <w:pPr>
              <w:numPr>
                <w:ilvl w:val="0"/>
                <w:numId w:val="141"/>
              </w:numPr>
              <w:rPr>
                <w:rFonts w:ascii="宋体" w:hAnsi="宋体"/>
                <w:sz w:val="21"/>
                <w:szCs w:val="21"/>
              </w:rPr>
            </w:pPr>
          </w:p>
        </w:tc>
        <w:tc>
          <w:tcPr>
            <w:tcW w:w="1648" w:type="dxa"/>
            <w:gridSpan w:val="2"/>
          </w:tcPr>
          <w:p w14:paraId="68762894">
            <w:pPr>
              <w:rPr>
                <w:rFonts w:ascii="宋体" w:hAnsi="宋体" w:cs="Arial"/>
                <w:sz w:val="21"/>
                <w:szCs w:val="21"/>
              </w:rPr>
            </w:pPr>
            <w:r>
              <w:rPr>
                <w:rFonts w:hint="eastAsia" w:ascii="宋体" w:hAnsi="宋体" w:cs="Arial"/>
                <w:sz w:val="21"/>
                <w:szCs w:val="21"/>
              </w:rPr>
              <w:t>支取金额</w:t>
            </w:r>
          </w:p>
        </w:tc>
        <w:tc>
          <w:tcPr>
            <w:tcW w:w="1054" w:type="dxa"/>
            <w:gridSpan w:val="2"/>
          </w:tcPr>
          <w:p w14:paraId="6511D806">
            <w:pPr>
              <w:rPr>
                <w:rFonts w:ascii="宋体" w:hAnsi="宋体" w:cs="Arial"/>
                <w:sz w:val="21"/>
                <w:szCs w:val="21"/>
              </w:rPr>
            </w:pPr>
            <w:r>
              <w:rPr>
                <w:rFonts w:ascii="宋体" w:hAnsi="宋体" w:cs="Arial"/>
                <w:sz w:val="21"/>
                <w:szCs w:val="21"/>
              </w:rPr>
              <w:t>文本</w:t>
            </w:r>
          </w:p>
        </w:tc>
        <w:tc>
          <w:tcPr>
            <w:tcW w:w="1024" w:type="dxa"/>
            <w:gridSpan w:val="2"/>
            <w:vAlign w:val="center"/>
          </w:tcPr>
          <w:p w14:paraId="2A59040E">
            <w:pPr>
              <w:rPr>
                <w:rFonts w:ascii="宋体" w:hAnsi="宋体" w:cs="Arial"/>
                <w:sz w:val="21"/>
                <w:szCs w:val="21"/>
              </w:rPr>
            </w:pPr>
          </w:p>
        </w:tc>
        <w:tc>
          <w:tcPr>
            <w:tcW w:w="924" w:type="dxa"/>
            <w:vAlign w:val="center"/>
          </w:tcPr>
          <w:p w14:paraId="29CC968C">
            <w:pPr>
              <w:rPr>
                <w:rFonts w:ascii="宋体" w:hAnsi="宋体" w:cs="Arial"/>
                <w:sz w:val="21"/>
                <w:szCs w:val="21"/>
              </w:rPr>
            </w:pPr>
          </w:p>
        </w:tc>
        <w:tc>
          <w:tcPr>
            <w:tcW w:w="924" w:type="dxa"/>
            <w:gridSpan w:val="2"/>
            <w:vAlign w:val="center"/>
          </w:tcPr>
          <w:p w14:paraId="21109ABC">
            <w:pPr>
              <w:rPr>
                <w:rFonts w:ascii="宋体" w:hAnsi="宋体" w:cs="Arial"/>
                <w:sz w:val="21"/>
                <w:szCs w:val="21"/>
              </w:rPr>
            </w:pPr>
          </w:p>
        </w:tc>
        <w:tc>
          <w:tcPr>
            <w:tcW w:w="2521" w:type="dxa"/>
            <w:gridSpan w:val="2"/>
            <w:vAlign w:val="center"/>
          </w:tcPr>
          <w:p w14:paraId="5A5689D2">
            <w:pPr>
              <w:rPr>
                <w:rFonts w:ascii="宋体" w:hAnsi="宋体" w:cs="Arial"/>
                <w:sz w:val="21"/>
                <w:szCs w:val="21"/>
              </w:rPr>
            </w:pPr>
          </w:p>
        </w:tc>
      </w:tr>
      <w:tr w14:paraId="10AD4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72EEACE9">
            <w:pPr>
              <w:numPr>
                <w:ilvl w:val="0"/>
                <w:numId w:val="141"/>
              </w:numPr>
              <w:rPr>
                <w:rFonts w:ascii="宋体" w:hAnsi="宋体"/>
                <w:sz w:val="21"/>
                <w:szCs w:val="21"/>
              </w:rPr>
            </w:pPr>
          </w:p>
        </w:tc>
        <w:tc>
          <w:tcPr>
            <w:tcW w:w="1648" w:type="dxa"/>
            <w:gridSpan w:val="2"/>
          </w:tcPr>
          <w:p w14:paraId="45C02A13">
            <w:pPr>
              <w:rPr>
                <w:rFonts w:ascii="宋体" w:hAnsi="宋体" w:cs="Arial"/>
                <w:sz w:val="21"/>
                <w:szCs w:val="21"/>
              </w:rPr>
            </w:pPr>
            <w:r>
              <w:rPr>
                <w:rFonts w:hint="eastAsia" w:ascii="宋体" w:hAnsi="宋体" w:cs="Arial"/>
                <w:sz w:val="21"/>
                <w:szCs w:val="21"/>
              </w:rPr>
              <w:t>提交</w:t>
            </w:r>
          </w:p>
        </w:tc>
        <w:tc>
          <w:tcPr>
            <w:tcW w:w="1054" w:type="dxa"/>
            <w:gridSpan w:val="2"/>
          </w:tcPr>
          <w:p w14:paraId="62AF663A">
            <w:pPr>
              <w:rPr>
                <w:rFonts w:ascii="宋体" w:hAnsi="宋体"/>
                <w:sz w:val="21"/>
                <w:szCs w:val="21"/>
              </w:rPr>
            </w:pPr>
            <w:r>
              <w:rPr>
                <w:rFonts w:hint="eastAsia" w:ascii="宋体" w:hAnsi="宋体" w:cs="Arial"/>
                <w:sz w:val="21"/>
                <w:szCs w:val="21"/>
              </w:rPr>
              <w:t>按钮</w:t>
            </w:r>
          </w:p>
        </w:tc>
        <w:tc>
          <w:tcPr>
            <w:tcW w:w="1024" w:type="dxa"/>
            <w:gridSpan w:val="2"/>
            <w:vAlign w:val="center"/>
          </w:tcPr>
          <w:p w14:paraId="66A62968">
            <w:pPr>
              <w:rPr>
                <w:rFonts w:ascii="宋体" w:hAnsi="宋体" w:cs="Arial"/>
                <w:sz w:val="21"/>
                <w:szCs w:val="21"/>
              </w:rPr>
            </w:pPr>
          </w:p>
        </w:tc>
        <w:tc>
          <w:tcPr>
            <w:tcW w:w="924" w:type="dxa"/>
            <w:vAlign w:val="center"/>
          </w:tcPr>
          <w:p w14:paraId="1F918D50">
            <w:pPr>
              <w:rPr>
                <w:rFonts w:ascii="宋体" w:hAnsi="宋体" w:cs="Arial"/>
                <w:sz w:val="21"/>
                <w:szCs w:val="21"/>
              </w:rPr>
            </w:pPr>
          </w:p>
        </w:tc>
        <w:tc>
          <w:tcPr>
            <w:tcW w:w="924" w:type="dxa"/>
            <w:gridSpan w:val="2"/>
            <w:vAlign w:val="center"/>
          </w:tcPr>
          <w:p w14:paraId="300A1DE8">
            <w:pPr>
              <w:rPr>
                <w:rFonts w:ascii="宋体" w:hAnsi="宋体" w:cs="Arial"/>
                <w:sz w:val="21"/>
                <w:szCs w:val="21"/>
              </w:rPr>
            </w:pPr>
          </w:p>
        </w:tc>
        <w:tc>
          <w:tcPr>
            <w:tcW w:w="2521" w:type="dxa"/>
            <w:gridSpan w:val="2"/>
            <w:vAlign w:val="center"/>
          </w:tcPr>
          <w:p w14:paraId="4722B63E">
            <w:pPr>
              <w:rPr>
                <w:rFonts w:ascii="宋体" w:hAnsi="宋体" w:cs="Arial"/>
                <w:sz w:val="21"/>
                <w:szCs w:val="21"/>
              </w:rPr>
            </w:pPr>
          </w:p>
        </w:tc>
      </w:tr>
      <w:tr w14:paraId="280B1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7BE3F777">
            <w:pPr>
              <w:numPr>
                <w:ilvl w:val="0"/>
                <w:numId w:val="141"/>
              </w:numPr>
              <w:rPr>
                <w:rFonts w:ascii="宋体" w:hAnsi="宋体"/>
                <w:sz w:val="21"/>
                <w:szCs w:val="21"/>
              </w:rPr>
            </w:pPr>
          </w:p>
        </w:tc>
        <w:tc>
          <w:tcPr>
            <w:tcW w:w="1648" w:type="dxa"/>
            <w:gridSpan w:val="2"/>
          </w:tcPr>
          <w:p w14:paraId="14D23600">
            <w:pPr>
              <w:rPr>
                <w:rFonts w:ascii="宋体" w:hAnsi="宋体" w:cs="Arial"/>
                <w:sz w:val="21"/>
                <w:szCs w:val="21"/>
              </w:rPr>
            </w:pPr>
            <w:r>
              <w:rPr>
                <w:rFonts w:hint="eastAsia" w:ascii="宋体" w:hAnsi="宋体" w:cs="Arial"/>
                <w:sz w:val="21"/>
                <w:szCs w:val="21"/>
              </w:rPr>
              <w:t>返回</w:t>
            </w:r>
          </w:p>
        </w:tc>
        <w:tc>
          <w:tcPr>
            <w:tcW w:w="1054" w:type="dxa"/>
            <w:gridSpan w:val="2"/>
          </w:tcPr>
          <w:p w14:paraId="391EB701">
            <w:pPr>
              <w:rPr>
                <w:rFonts w:ascii="宋体" w:hAnsi="宋体" w:cs="Arial"/>
                <w:sz w:val="21"/>
                <w:szCs w:val="21"/>
              </w:rPr>
            </w:pPr>
            <w:r>
              <w:rPr>
                <w:rFonts w:hint="eastAsia" w:ascii="宋体" w:hAnsi="宋体" w:cs="Arial"/>
                <w:sz w:val="21"/>
                <w:szCs w:val="21"/>
              </w:rPr>
              <w:t>按钮</w:t>
            </w:r>
          </w:p>
        </w:tc>
        <w:tc>
          <w:tcPr>
            <w:tcW w:w="1024" w:type="dxa"/>
            <w:gridSpan w:val="2"/>
            <w:vAlign w:val="center"/>
          </w:tcPr>
          <w:p w14:paraId="32E8B4A6">
            <w:pPr>
              <w:rPr>
                <w:rFonts w:ascii="宋体" w:hAnsi="宋体" w:cs="Arial"/>
                <w:sz w:val="21"/>
                <w:szCs w:val="21"/>
              </w:rPr>
            </w:pPr>
          </w:p>
        </w:tc>
        <w:tc>
          <w:tcPr>
            <w:tcW w:w="924" w:type="dxa"/>
            <w:vAlign w:val="center"/>
          </w:tcPr>
          <w:p w14:paraId="2057829F">
            <w:pPr>
              <w:rPr>
                <w:rFonts w:ascii="宋体" w:hAnsi="宋体" w:cs="Arial"/>
                <w:sz w:val="21"/>
                <w:szCs w:val="21"/>
              </w:rPr>
            </w:pPr>
          </w:p>
        </w:tc>
        <w:tc>
          <w:tcPr>
            <w:tcW w:w="924" w:type="dxa"/>
            <w:gridSpan w:val="2"/>
            <w:vAlign w:val="center"/>
          </w:tcPr>
          <w:p w14:paraId="659599B2">
            <w:pPr>
              <w:rPr>
                <w:rFonts w:ascii="宋体" w:hAnsi="宋体" w:cs="Arial"/>
                <w:sz w:val="21"/>
                <w:szCs w:val="21"/>
              </w:rPr>
            </w:pPr>
          </w:p>
        </w:tc>
        <w:tc>
          <w:tcPr>
            <w:tcW w:w="2521" w:type="dxa"/>
            <w:gridSpan w:val="2"/>
            <w:vAlign w:val="center"/>
          </w:tcPr>
          <w:p w14:paraId="0D164740">
            <w:pPr>
              <w:rPr>
                <w:rFonts w:ascii="宋体" w:hAnsi="宋体" w:cs="Arial"/>
                <w:sz w:val="21"/>
                <w:szCs w:val="21"/>
              </w:rPr>
            </w:pPr>
            <w:r>
              <w:rPr>
                <w:rFonts w:hint="eastAsia" w:ascii="宋体" w:hAnsi="宋体" w:cs="Arial"/>
                <w:sz w:val="21"/>
                <w:szCs w:val="21"/>
              </w:rPr>
              <w:t>返回至通知存款页面</w:t>
            </w:r>
          </w:p>
        </w:tc>
      </w:tr>
    </w:tbl>
    <w:p w14:paraId="27C3CD6A">
      <w:pPr>
        <w:pStyle w:val="5"/>
        <w:numPr>
          <w:ilvl w:val="0"/>
          <w:numId w:val="0"/>
        </w:numPr>
      </w:pPr>
      <w:r>
        <w:rPr>
          <w:rFonts w:hint="eastAsia"/>
        </w:rPr>
        <w:t>取消预约结果页面</w:t>
      </w:r>
    </w:p>
    <w:tbl>
      <w:tblPr>
        <w:tblStyle w:val="4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1"/>
        <w:gridCol w:w="1648"/>
        <w:gridCol w:w="1145"/>
        <w:gridCol w:w="999"/>
        <w:gridCol w:w="994"/>
        <w:gridCol w:w="816"/>
        <w:gridCol w:w="2489"/>
      </w:tblGrid>
      <w:tr w14:paraId="77C07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 w:type="dxa"/>
            <w:shd w:val="clear" w:color="auto" w:fill="FFCC99"/>
            <w:vAlign w:val="center"/>
          </w:tcPr>
          <w:p w14:paraId="08436F6C">
            <w:pPr>
              <w:rPr>
                <w:rFonts w:ascii="宋体" w:hAnsi="宋体" w:cs="Arial"/>
                <w:b/>
                <w:sz w:val="21"/>
                <w:szCs w:val="21"/>
              </w:rPr>
            </w:pPr>
            <w:r>
              <w:rPr>
                <w:rFonts w:ascii="宋体" w:hAnsi="宋体" w:cs="Arial"/>
                <w:b/>
                <w:sz w:val="21"/>
                <w:szCs w:val="21"/>
              </w:rPr>
              <w:t>序号</w:t>
            </w:r>
          </w:p>
        </w:tc>
        <w:tc>
          <w:tcPr>
            <w:tcW w:w="1648" w:type="dxa"/>
            <w:shd w:val="clear" w:color="auto" w:fill="FFCC99"/>
            <w:vAlign w:val="center"/>
          </w:tcPr>
          <w:p w14:paraId="235964BF">
            <w:pPr>
              <w:rPr>
                <w:rFonts w:ascii="宋体" w:hAnsi="宋体" w:cs="Arial"/>
                <w:b/>
                <w:sz w:val="21"/>
                <w:szCs w:val="21"/>
              </w:rPr>
            </w:pPr>
            <w:r>
              <w:rPr>
                <w:rFonts w:ascii="宋体" w:hAnsi="宋体" w:cs="Arial"/>
                <w:b/>
                <w:sz w:val="21"/>
                <w:szCs w:val="21"/>
              </w:rPr>
              <w:t>名称</w:t>
            </w:r>
          </w:p>
        </w:tc>
        <w:tc>
          <w:tcPr>
            <w:tcW w:w="1145" w:type="dxa"/>
            <w:shd w:val="clear" w:color="auto" w:fill="FFCC99"/>
            <w:vAlign w:val="center"/>
          </w:tcPr>
          <w:p w14:paraId="5541FC79">
            <w:pPr>
              <w:rPr>
                <w:rFonts w:ascii="宋体" w:hAnsi="宋体" w:cs="Arial"/>
                <w:b/>
                <w:sz w:val="21"/>
                <w:szCs w:val="21"/>
              </w:rPr>
            </w:pPr>
            <w:r>
              <w:rPr>
                <w:rFonts w:ascii="宋体" w:hAnsi="宋体" w:cs="Arial"/>
                <w:b/>
                <w:sz w:val="21"/>
                <w:szCs w:val="21"/>
              </w:rPr>
              <w:t>输入</w:t>
            </w:r>
            <w:r>
              <w:rPr>
                <w:rFonts w:hint="eastAsia" w:ascii="宋体" w:hAnsi="宋体" w:cs="Arial"/>
                <w:b/>
                <w:sz w:val="21"/>
                <w:szCs w:val="21"/>
              </w:rPr>
              <w:t>/输出</w:t>
            </w:r>
          </w:p>
        </w:tc>
        <w:tc>
          <w:tcPr>
            <w:tcW w:w="999" w:type="dxa"/>
            <w:shd w:val="clear" w:color="auto" w:fill="FFCC99"/>
            <w:vAlign w:val="center"/>
          </w:tcPr>
          <w:p w14:paraId="54802090">
            <w:pPr>
              <w:rPr>
                <w:rFonts w:ascii="宋体" w:hAnsi="宋体" w:cs="Arial"/>
                <w:b/>
                <w:sz w:val="21"/>
                <w:szCs w:val="21"/>
              </w:rPr>
            </w:pPr>
            <w:r>
              <w:rPr>
                <w:rFonts w:ascii="宋体" w:hAnsi="宋体" w:cs="Arial"/>
                <w:b/>
                <w:sz w:val="21"/>
                <w:szCs w:val="21"/>
              </w:rPr>
              <w:t>缺省值</w:t>
            </w:r>
          </w:p>
        </w:tc>
        <w:tc>
          <w:tcPr>
            <w:tcW w:w="994" w:type="dxa"/>
            <w:shd w:val="clear" w:color="auto" w:fill="FFCC99"/>
            <w:vAlign w:val="center"/>
          </w:tcPr>
          <w:p w14:paraId="0ECB1E85">
            <w:pPr>
              <w:rPr>
                <w:rFonts w:ascii="宋体" w:hAnsi="宋体" w:cs="Arial"/>
                <w:b/>
                <w:sz w:val="21"/>
                <w:szCs w:val="21"/>
              </w:rPr>
            </w:pPr>
            <w:r>
              <w:rPr>
                <w:rFonts w:hint="eastAsia" w:ascii="宋体" w:hAnsi="宋体" w:cs="Arial"/>
                <w:b/>
                <w:sz w:val="21"/>
                <w:szCs w:val="21"/>
              </w:rPr>
              <w:t>类型/长度</w:t>
            </w:r>
          </w:p>
        </w:tc>
        <w:tc>
          <w:tcPr>
            <w:tcW w:w="816" w:type="dxa"/>
            <w:shd w:val="clear" w:color="auto" w:fill="FFCC99"/>
            <w:vAlign w:val="center"/>
          </w:tcPr>
          <w:p w14:paraId="413110C3">
            <w:pPr>
              <w:rPr>
                <w:rFonts w:ascii="宋体" w:hAnsi="宋体" w:cs="Arial"/>
                <w:b/>
                <w:sz w:val="21"/>
                <w:szCs w:val="21"/>
              </w:rPr>
            </w:pPr>
            <w:r>
              <w:rPr>
                <w:rFonts w:hint="eastAsia" w:ascii="宋体" w:hAnsi="宋体" w:cs="Arial"/>
                <w:b/>
                <w:sz w:val="21"/>
                <w:szCs w:val="21"/>
              </w:rPr>
              <w:t>是否必输</w:t>
            </w:r>
          </w:p>
        </w:tc>
        <w:tc>
          <w:tcPr>
            <w:tcW w:w="2489" w:type="dxa"/>
            <w:shd w:val="clear" w:color="auto" w:fill="FFCC99"/>
            <w:vAlign w:val="center"/>
          </w:tcPr>
          <w:p w14:paraId="589290AE">
            <w:pPr>
              <w:rPr>
                <w:rFonts w:ascii="宋体" w:hAnsi="宋体" w:cs="Arial"/>
                <w:b/>
                <w:sz w:val="21"/>
                <w:szCs w:val="21"/>
              </w:rPr>
            </w:pPr>
            <w:r>
              <w:rPr>
                <w:rFonts w:ascii="宋体" w:hAnsi="宋体" w:cs="Arial"/>
                <w:b/>
                <w:sz w:val="21"/>
                <w:szCs w:val="21"/>
              </w:rPr>
              <w:t>备注</w:t>
            </w:r>
          </w:p>
        </w:tc>
      </w:tr>
      <w:tr w14:paraId="2180E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31" w:type="dxa"/>
            <w:vAlign w:val="center"/>
          </w:tcPr>
          <w:p w14:paraId="3F9532C4">
            <w:pPr>
              <w:numPr>
                <w:ilvl w:val="0"/>
                <w:numId w:val="142"/>
              </w:numPr>
              <w:rPr>
                <w:rFonts w:ascii="宋体" w:hAnsi="宋体"/>
                <w:sz w:val="21"/>
                <w:szCs w:val="21"/>
              </w:rPr>
            </w:pPr>
          </w:p>
        </w:tc>
        <w:tc>
          <w:tcPr>
            <w:tcW w:w="1648" w:type="dxa"/>
          </w:tcPr>
          <w:p w14:paraId="778245E2">
            <w:pPr>
              <w:rPr>
                <w:rFonts w:ascii="宋体" w:hAnsi="宋体" w:cs="Arial"/>
                <w:sz w:val="21"/>
                <w:szCs w:val="21"/>
              </w:rPr>
            </w:pPr>
            <w:r>
              <w:rPr>
                <w:rFonts w:hint="eastAsia" w:ascii="宋体" w:hAnsi="宋体" w:cs="Arial"/>
                <w:sz w:val="21"/>
                <w:szCs w:val="21"/>
              </w:rPr>
              <w:t>银行账号</w:t>
            </w:r>
          </w:p>
        </w:tc>
        <w:tc>
          <w:tcPr>
            <w:tcW w:w="1145" w:type="dxa"/>
          </w:tcPr>
          <w:p w14:paraId="3ECBC2EF">
            <w:pPr>
              <w:rPr>
                <w:rFonts w:ascii="宋体" w:hAnsi="宋体" w:cs="Arial"/>
                <w:sz w:val="21"/>
                <w:szCs w:val="21"/>
              </w:rPr>
            </w:pPr>
            <w:r>
              <w:rPr>
                <w:rFonts w:hint="eastAsia" w:ascii="宋体" w:hAnsi="宋体" w:cs="Arial"/>
                <w:sz w:val="21"/>
                <w:szCs w:val="21"/>
              </w:rPr>
              <w:t>文本</w:t>
            </w:r>
          </w:p>
        </w:tc>
        <w:tc>
          <w:tcPr>
            <w:tcW w:w="999" w:type="dxa"/>
            <w:vAlign w:val="center"/>
          </w:tcPr>
          <w:p w14:paraId="73E8D0BD">
            <w:pPr>
              <w:rPr>
                <w:rFonts w:ascii="宋体" w:hAnsi="宋体" w:cs="Arial"/>
                <w:sz w:val="21"/>
                <w:szCs w:val="21"/>
              </w:rPr>
            </w:pPr>
          </w:p>
        </w:tc>
        <w:tc>
          <w:tcPr>
            <w:tcW w:w="994" w:type="dxa"/>
            <w:vAlign w:val="center"/>
          </w:tcPr>
          <w:p w14:paraId="00453616">
            <w:pPr>
              <w:rPr>
                <w:rFonts w:ascii="宋体" w:hAnsi="宋体" w:cs="Arial"/>
                <w:sz w:val="21"/>
                <w:szCs w:val="21"/>
              </w:rPr>
            </w:pPr>
          </w:p>
        </w:tc>
        <w:tc>
          <w:tcPr>
            <w:tcW w:w="816" w:type="dxa"/>
            <w:vAlign w:val="center"/>
          </w:tcPr>
          <w:p w14:paraId="4AA06689">
            <w:pPr>
              <w:rPr>
                <w:rFonts w:ascii="宋体" w:hAnsi="宋体" w:cs="Arial"/>
                <w:sz w:val="21"/>
                <w:szCs w:val="21"/>
              </w:rPr>
            </w:pPr>
          </w:p>
        </w:tc>
        <w:tc>
          <w:tcPr>
            <w:tcW w:w="2489" w:type="dxa"/>
            <w:vAlign w:val="center"/>
          </w:tcPr>
          <w:p w14:paraId="2D0831CD">
            <w:pPr>
              <w:rPr>
                <w:rFonts w:ascii="宋体" w:hAnsi="宋体" w:cs="Arial"/>
                <w:sz w:val="21"/>
                <w:szCs w:val="21"/>
              </w:rPr>
            </w:pPr>
          </w:p>
        </w:tc>
      </w:tr>
      <w:tr w14:paraId="3922C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31" w:type="dxa"/>
            <w:vAlign w:val="center"/>
          </w:tcPr>
          <w:p w14:paraId="6FCF85F2">
            <w:pPr>
              <w:numPr>
                <w:ilvl w:val="0"/>
                <w:numId w:val="142"/>
              </w:numPr>
              <w:rPr>
                <w:rFonts w:ascii="宋体" w:hAnsi="宋体"/>
                <w:sz w:val="21"/>
                <w:szCs w:val="21"/>
              </w:rPr>
            </w:pPr>
          </w:p>
        </w:tc>
        <w:tc>
          <w:tcPr>
            <w:tcW w:w="1648" w:type="dxa"/>
          </w:tcPr>
          <w:p w14:paraId="15F42FF1">
            <w:pPr>
              <w:rPr>
                <w:rFonts w:ascii="宋体" w:hAnsi="宋体" w:cs="Arial"/>
                <w:sz w:val="21"/>
                <w:szCs w:val="21"/>
              </w:rPr>
            </w:pPr>
            <w:r>
              <w:rPr>
                <w:rFonts w:hint="eastAsia" w:ascii="宋体" w:hAnsi="宋体" w:cs="Arial"/>
                <w:sz w:val="21"/>
                <w:szCs w:val="21"/>
              </w:rPr>
              <w:t>子账号</w:t>
            </w:r>
          </w:p>
        </w:tc>
        <w:tc>
          <w:tcPr>
            <w:tcW w:w="1145" w:type="dxa"/>
          </w:tcPr>
          <w:p w14:paraId="317E818A">
            <w:pPr>
              <w:rPr>
                <w:rFonts w:ascii="宋体" w:hAnsi="宋体" w:cs="Arial"/>
                <w:sz w:val="21"/>
                <w:szCs w:val="21"/>
              </w:rPr>
            </w:pPr>
            <w:r>
              <w:rPr>
                <w:rFonts w:hint="eastAsia" w:ascii="宋体" w:hAnsi="宋体" w:cs="Arial"/>
                <w:sz w:val="21"/>
                <w:szCs w:val="21"/>
              </w:rPr>
              <w:t>文本</w:t>
            </w:r>
          </w:p>
        </w:tc>
        <w:tc>
          <w:tcPr>
            <w:tcW w:w="999" w:type="dxa"/>
            <w:vAlign w:val="center"/>
          </w:tcPr>
          <w:p w14:paraId="480A2709">
            <w:pPr>
              <w:rPr>
                <w:rFonts w:ascii="宋体" w:hAnsi="宋体" w:cs="Arial"/>
                <w:sz w:val="21"/>
                <w:szCs w:val="21"/>
              </w:rPr>
            </w:pPr>
          </w:p>
        </w:tc>
        <w:tc>
          <w:tcPr>
            <w:tcW w:w="994" w:type="dxa"/>
            <w:vAlign w:val="center"/>
          </w:tcPr>
          <w:p w14:paraId="5CB05A8A">
            <w:pPr>
              <w:rPr>
                <w:rFonts w:ascii="宋体" w:hAnsi="宋体" w:cs="Arial"/>
                <w:sz w:val="21"/>
                <w:szCs w:val="21"/>
              </w:rPr>
            </w:pPr>
          </w:p>
        </w:tc>
        <w:tc>
          <w:tcPr>
            <w:tcW w:w="816" w:type="dxa"/>
            <w:vAlign w:val="center"/>
          </w:tcPr>
          <w:p w14:paraId="11C1FE93">
            <w:pPr>
              <w:rPr>
                <w:rFonts w:ascii="宋体" w:hAnsi="宋体" w:cs="Arial"/>
                <w:sz w:val="21"/>
                <w:szCs w:val="21"/>
              </w:rPr>
            </w:pPr>
          </w:p>
        </w:tc>
        <w:tc>
          <w:tcPr>
            <w:tcW w:w="2489" w:type="dxa"/>
            <w:vAlign w:val="center"/>
          </w:tcPr>
          <w:p w14:paraId="1495F53C">
            <w:pPr>
              <w:rPr>
                <w:rFonts w:ascii="宋体" w:hAnsi="宋体" w:cs="Arial"/>
                <w:sz w:val="21"/>
                <w:szCs w:val="21"/>
              </w:rPr>
            </w:pPr>
          </w:p>
        </w:tc>
      </w:tr>
      <w:tr w14:paraId="20FF0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31" w:type="dxa"/>
            <w:vAlign w:val="center"/>
          </w:tcPr>
          <w:p w14:paraId="4F85D1EA">
            <w:pPr>
              <w:numPr>
                <w:ilvl w:val="0"/>
                <w:numId w:val="142"/>
              </w:numPr>
              <w:rPr>
                <w:rFonts w:ascii="宋体" w:hAnsi="宋体"/>
                <w:sz w:val="21"/>
                <w:szCs w:val="21"/>
              </w:rPr>
            </w:pPr>
          </w:p>
        </w:tc>
        <w:tc>
          <w:tcPr>
            <w:tcW w:w="1648" w:type="dxa"/>
          </w:tcPr>
          <w:p w14:paraId="33D3208D">
            <w:pPr>
              <w:rPr>
                <w:rFonts w:ascii="宋体" w:hAnsi="宋体" w:cs="Arial"/>
                <w:sz w:val="21"/>
                <w:szCs w:val="21"/>
              </w:rPr>
            </w:pPr>
            <w:r>
              <w:rPr>
                <w:rFonts w:hint="eastAsia" w:ascii="宋体" w:hAnsi="宋体" w:cs="Arial"/>
                <w:sz w:val="21"/>
                <w:szCs w:val="21"/>
              </w:rPr>
              <w:t>币种</w:t>
            </w:r>
          </w:p>
        </w:tc>
        <w:tc>
          <w:tcPr>
            <w:tcW w:w="1145" w:type="dxa"/>
          </w:tcPr>
          <w:p w14:paraId="255F95D8">
            <w:pPr>
              <w:rPr>
                <w:rFonts w:ascii="宋体" w:hAnsi="宋体" w:cs="Arial"/>
                <w:sz w:val="21"/>
                <w:szCs w:val="21"/>
              </w:rPr>
            </w:pPr>
            <w:r>
              <w:rPr>
                <w:rFonts w:hint="eastAsia" w:ascii="宋体" w:hAnsi="宋体" w:cs="Arial"/>
                <w:sz w:val="21"/>
                <w:szCs w:val="21"/>
              </w:rPr>
              <w:t>文本</w:t>
            </w:r>
          </w:p>
        </w:tc>
        <w:tc>
          <w:tcPr>
            <w:tcW w:w="999" w:type="dxa"/>
            <w:vAlign w:val="center"/>
          </w:tcPr>
          <w:p w14:paraId="36FBA26D">
            <w:pPr>
              <w:rPr>
                <w:rFonts w:ascii="宋体" w:hAnsi="宋体" w:cs="Arial"/>
                <w:sz w:val="21"/>
                <w:szCs w:val="21"/>
              </w:rPr>
            </w:pPr>
          </w:p>
        </w:tc>
        <w:tc>
          <w:tcPr>
            <w:tcW w:w="994" w:type="dxa"/>
            <w:vAlign w:val="center"/>
          </w:tcPr>
          <w:p w14:paraId="0DC8794E">
            <w:pPr>
              <w:rPr>
                <w:rFonts w:ascii="宋体" w:hAnsi="宋体" w:cs="Arial"/>
                <w:sz w:val="21"/>
                <w:szCs w:val="21"/>
              </w:rPr>
            </w:pPr>
          </w:p>
        </w:tc>
        <w:tc>
          <w:tcPr>
            <w:tcW w:w="816" w:type="dxa"/>
            <w:vAlign w:val="center"/>
          </w:tcPr>
          <w:p w14:paraId="7AF621D5">
            <w:pPr>
              <w:rPr>
                <w:rFonts w:ascii="宋体" w:hAnsi="宋体" w:cs="Arial"/>
                <w:sz w:val="21"/>
                <w:szCs w:val="21"/>
              </w:rPr>
            </w:pPr>
          </w:p>
        </w:tc>
        <w:tc>
          <w:tcPr>
            <w:tcW w:w="2489" w:type="dxa"/>
            <w:vAlign w:val="center"/>
          </w:tcPr>
          <w:p w14:paraId="1C84935C">
            <w:pPr>
              <w:rPr>
                <w:rFonts w:ascii="宋体" w:hAnsi="宋体" w:cs="Arial"/>
                <w:sz w:val="21"/>
                <w:szCs w:val="21"/>
              </w:rPr>
            </w:pPr>
          </w:p>
        </w:tc>
      </w:tr>
      <w:tr w14:paraId="6FD23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31" w:type="dxa"/>
            <w:vAlign w:val="center"/>
          </w:tcPr>
          <w:p w14:paraId="2F0D009C">
            <w:pPr>
              <w:numPr>
                <w:ilvl w:val="0"/>
                <w:numId w:val="142"/>
              </w:numPr>
              <w:rPr>
                <w:rFonts w:ascii="宋体" w:hAnsi="宋体"/>
                <w:sz w:val="21"/>
                <w:szCs w:val="21"/>
              </w:rPr>
            </w:pPr>
          </w:p>
        </w:tc>
        <w:tc>
          <w:tcPr>
            <w:tcW w:w="1648" w:type="dxa"/>
          </w:tcPr>
          <w:p w14:paraId="0B54A2A5">
            <w:pPr>
              <w:rPr>
                <w:rFonts w:ascii="宋体" w:hAnsi="宋体" w:cs="Arial"/>
                <w:sz w:val="21"/>
                <w:szCs w:val="21"/>
              </w:rPr>
            </w:pPr>
            <w:r>
              <w:rPr>
                <w:rFonts w:hint="eastAsia" w:ascii="宋体" w:hAnsi="宋体" w:cs="Arial"/>
                <w:sz w:val="21"/>
                <w:szCs w:val="21"/>
              </w:rPr>
              <w:t>通知存款类型</w:t>
            </w:r>
          </w:p>
        </w:tc>
        <w:tc>
          <w:tcPr>
            <w:tcW w:w="1145" w:type="dxa"/>
          </w:tcPr>
          <w:p w14:paraId="64BEB587">
            <w:pPr>
              <w:rPr>
                <w:rFonts w:ascii="宋体" w:hAnsi="宋体" w:cs="Arial"/>
                <w:sz w:val="21"/>
                <w:szCs w:val="21"/>
              </w:rPr>
            </w:pPr>
            <w:r>
              <w:rPr>
                <w:rFonts w:hint="eastAsia" w:ascii="宋体" w:hAnsi="宋体" w:cs="Arial"/>
                <w:sz w:val="21"/>
                <w:szCs w:val="21"/>
              </w:rPr>
              <w:t>文本</w:t>
            </w:r>
          </w:p>
        </w:tc>
        <w:tc>
          <w:tcPr>
            <w:tcW w:w="999" w:type="dxa"/>
            <w:vAlign w:val="center"/>
          </w:tcPr>
          <w:p w14:paraId="3DD1FA3D">
            <w:pPr>
              <w:rPr>
                <w:rFonts w:ascii="宋体" w:hAnsi="宋体" w:cs="Arial"/>
                <w:sz w:val="21"/>
                <w:szCs w:val="21"/>
              </w:rPr>
            </w:pPr>
          </w:p>
        </w:tc>
        <w:tc>
          <w:tcPr>
            <w:tcW w:w="994" w:type="dxa"/>
            <w:vAlign w:val="center"/>
          </w:tcPr>
          <w:p w14:paraId="04998AD8">
            <w:pPr>
              <w:rPr>
                <w:rFonts w:ascii="宋体" w:hAnsi="宋体" w:cs="Arial"/>
                <w:sz w:val="21"/>
                <w:szCs w:val="21"/>
              </w:rPr>
            </w:pPr>
          </w:p>
        </w:tc>
        <w:tc>
          <w:tcPr>
            <w:tcW w:w="816" w:type="dxa"/>
            <w:vAlign w:val="center"/>
          </w:tcPr>
          <w:p w14:paraId="4D2A7089">
            <w:pPr>
              <w:rPr>
                <w:rFonts w:ascii="宋体" w:hAnsi="宋体" w:cs="Arial"/>
                <w:sz w:val="21"/>
                <w:szCs w:val="21"/>
              </w:rPr>
            </w:pPr>
          </w:p>
        </w:tc>
        <w:tc>
          <w:tcPr>
            <w:tcW w:w="2489" w:type="dxa"/>
            <w:vAlign w:val="center"/>
          </w:tcPr>
          <w:p w14:paraId="2D32D73E">
            <w:pPr>
              <w:rPr>
                <w:rFonts w:ascii="宋体" w:hAnsi="宋体" w:cs="Arial"/>
                <w:sz w:val="21"/>
                <w:szCs w:val="21"/>
              </w:rPr>
            </w:pPr>
            <w:r>
              <w:rPr>
                <w:rFonts w:hint="eastAsia" w:ascii="宋体" w:hAnsi="宋体" w:cs="Arial"/>
                <w:sz w:val="21"/>
                <w:szCs w:val="21"/>
              </w:rPr>
              <w:t>一天/七天</w:t>
            </w:r>
          </w:p>
        </w:tc>
      </w:tr>
      <w:tr w14:paraId="7C122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31" w:type="dxa"/>
            <w:vAlign w:val="center"/>
          </w:tcPr>
          <w:p w14:paraId="2800DF83">
            <w:pPr>
              <w:numPr>
                <w:ilvl w:val="0"/>
                <w:numId w:val="142"/>
              </w:numPr>
              <w:rPr>
                <w:rFonts w:ascii="宋体" w:hAnsi="宋体"/>
                <w:sz w:val="21"/>
                <w:szCs w:val="21"/>
              </w:rPr>
            </w:pPr>
          </w:p>
        </w:tc>
        <w:tc>
          <w:tcPr>
            <w:tcW w:w="1648" w:type="dxa"/>
          </w:tcPr>
          <w:p w14:paraId="5FAF5C4A">
            <w:pPr>
              <w:rPr>
                <w:rFonts w:ascii="宋体" w:hAnsi="宋体" w:cs="Arial"/>
                <w:sz w:val="21"/>
                <w:szCs w:val="21"/>
              </w:rPr>
            </w:pPr>
            <w:r>
              <w:rPr>
                <w:rFonts w:hint="eastAsia" w:ascii="宋体" w:hAnsi="宋体" w:cs="Arial"/>
                <w:sz w:val="21"/>
                <w:szCs w:val="21"/>
              </w:rPr>
              <w:t>开户日期</w:t>
            </w:r>
          </w:p>
        </w:tc>
        <w:tc>
          <w:tcPr>
            <w:tcW w:w="1145" w:type="dxa"/>
          </w:tcPr>
          <w:p w14:paraId="1EC6FCFC">
            <w:pPr>
              <w:rPr>
                <w:rFonts w:ascii="宋体" w:hAnsi="宋体" w:cs="Arial"/>
                <w:sz w:val="21"/>
                <w:szCs w:val="21"/>
              </w:rPr>
            </w:pPr>
            <w:r>
              <w:rPr>
                <w:rFonts w:hint="eastAsia" w:ascii="宋体" w:hAnsi="宋体" w:cs="Arial"/>
                <w:sz w:val="21"/>
                <w:szCs w:val="21"/>
              </w:rPr>
              <w:t>文本</w:t>
            </w:r>
          </w:p>
        </w:tc>
        <w:tc>
          <w:tcPr>
            <w:tcW w:w="999" w:type="dxa"/>
            <w:vAlign w:val="center"/>
          </w:tcPr>
          <w:p w14:paraId="18B5DD2C">
            <w:pPr>
              <w:rPr>
                <w:rFonts w:ascii="宋体" w:hAnsi="宋体" w:cs="Arial"/>
                <w:sz w:val="21"/>
                <w:szCs w:val="21"/>
              </w:rPr>
            </w:pPr>
          </w:p>
        </w:tc>
        <w:tc>
          <w:tcPr>
            <w:tcW w:w="994" w:type="dxa"/>
            <w:vAlign w:val="center"/>
          </w:tcPr>
          <w:p w14:paraId="1543E35C">
            <w:pPr>
              <w:rPr>
                <w:rFonts w:ascii="宋体" w:hAnsi="宋体" w:cs="Arial"/>
                <w:sz w:val="21"/>
                <w:szCs w:val="21"/>
              </w:rPr>
            </w:pPr>
          </w:p>
        </w:tc>
        <w:tc>
          <w:tcPr>
            <w:tcW w:w="816" w:type="dxa"/>
            <w:vAlign w:val="center"/>
          </w:tcPr>
          <w:p w14:paraId="70F556D0">
            <w:pPr>
              <w:rPr>
                <w:rFonts w:ascii="宋体" w:hAnsi="宋体" w:cs="Arial"/>
                <w:sz w:val="21"/>
                <w:szCs w:val="21"/>
              </w:rPr>
            </w:pPr>
          </w:p>
        </w:tc>
        <w:tc>
          <w:tcPr>
            <w:tcW w:w="2489" w:type="dxa"/>
            <w:vAlign w:val="center"/>
          </w:tcPr>
          <w:p w14:paraId="0209F5AC">
            <w:pPr>
              <w:rPr>
                <w:rFonts w:ascii="宋体" w:hAnsi="宋体" w:cs="Arial"/>
                <w:sz w:val="21"/>
                <w:szCs w:val="21"/>
              </w:rPr>
            </w:pPr>
          </w:p>
        </w:tc>
      </w:tr>
      <w:tr w14:paraId="30A80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31" w:type="dxa"/>
            <w:vAlign w:val="center"/>
          </w:tcPr>
          <w:p w14:paraId="434208E7">
            <w:pPr>
              <w:numPr>
                <w:ilvl w:val="0"/>
                <w:numId w:val="142"/>
              </w:numPr>
              <w:rPr>
                <w:rFonts w:ascii="宋体" w:hAnsi="宋体"/>
                <w:sz w:val="21"/>
                <w:szCs w:val="21"/>
              </w:rPr>
            </w:pPr>
          </w:p>
        </w:tc>
        <w:tc>
          <w:tcPr>
            <w:tcW w:w="1648" w:type="dxa"/>
          </w:tcPr>
          <w:p w14:paraId="0B109C3D">
            <w:pPr>
              <w:rPr>
                <w:rFonts w:ascii="宋体" w:hAnsi="宋体" w:cs="Arial"/>
                <w:sz w:val="21"/>
                <w:szCs w:val="21"/>
              </w:rPr>
            </w:pPr>
            <w:r>
              <w:rPr>
                <w:rFonts w:hint="eastAsia" w:ascii="宋体" w:hAnsi="宋体" w:cs="Arial"/>
                <w:sz w:val="21"/>
                <w:szCs w:val="21"/>
              </w:rPr>
              <w:t>支取金额</w:t>
            </w:r>
          </w:p>
        </w:tc>
        <w:tc>
          <w:tcPr>
            <w:tcW w:w="1145" w:type="dxa"/>
          </w:tcPr>
          <w:p w14:paraId="3C21F7F1">
            <w:pPr>
              <w:rPr>
                <w:rFonts w:ascii="宋体" w:hAnsi="宋体" w:cs="Arial"/>
                <w:sz w:val="21"/>
                <w:szCs w:val="21"/>
              </w:rPr>
            </w:pPr>
            <w:r>
              <w:rPr>
                <w:rFonts w:ascii="宋体" w:hAnsi="宋体" w:cs="Arial"/>
                <w:sz w:val="21"/>
                <w:szCs w:val="21"/>
              </w:rPr>
              <w:t>文本</w:t>
            </w:r>
          </w:p>
        </w:tc>
        <w:tc>
          <w:tcPr>
            <w:tcW w:w="999" w:type="dxa"/>
            <w:vAlign w:val="center"/>
          </w:tcPr>
          <w:p w14:paraId="6388E9E1">
            <w:pPr>
              <w:rPr>
                <w:rFonts w:ascii="宋体" w:hAnsi="宋体" w:cs="Arial"/>
                <w:sz w:val="21"/>
                <w:szCs w:val="21"/>
              </w:rPr>
            </w:pPr>
          </w:p>
        </w:tc>
        <w:tc>
          <w:tcPr>
            <w:tcW w:w="994" w:type="dxa"/>
            <w:vAlign w:val="center"/>
          </w:tcPr>
          <w:p w14:paraId="35D4C819">
            <w:pPr>
              <w:rPr>
                <w:rFonts w:ascii="宋体" w:hAnsi="宋体" w:cs="Arial"/>
                <w:sz w:val="21"/>
                <w:szCs w:val="21"/>
              </w:rPr>
            </w:pPr>
          </w:p>
        </w:tc>
        <w:tc>
          <w:tcPr>
            <w:tcW w:w="816" w:type="dxa"/>
            <w:vAlign w:val="center"/>
          </w:tcPr>
          <w:p w14:paraId="4986DE91">
            <w:pPr>
              <w:rPr>
                <w:rFonts w:ascii="宋体" w:hAnsi="宋体" w:cs="Arial"/>
                <w:sz w:val="21"/>
                <w:szCs w:val="21"/>
              </w:rPr>
            </w:pPr>
          </w:p>
        </w:tc>
        <w:tc>
          <w:tcPr>
            <w:tcW w:w="2489" w:type="dxa"/>
            <w:vAlign w:val="center"/>
          </w:tcPr>
          <w:p w14:paraId="659C22E3">
            <w:pPr>
              <w:rPr>
                <w:rFonts w:ascii="宋体" w:hAnsi="宋体" w:cs="Arial"/>
                <w:sz w:val="21"/>
                <w:szCs w:val="21"/>
              </w:rPr>
            </w:pPr>
          </w:p>
        </w:tc>
      </w:tr>
      <w:tr w14:paraId="7EF30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31" w:type="dxa"/>
            <w:vAlign w:val="center"/>
          </w:tcPr>
          <w:p w14:paraId="290F9F81">
            <w:pPr>
              <w:numPr>
                <w:ilvl w:val="0"/>
                <w:numId w:val="142"/>
              </w:numPr>
              <w:rPr>
                <w:rFonts w:ascii="宋体" w:hAnsi="宋体"/>
                <w:sz w:val="21"/>
                <w:szCs w:val="21"/>
              </w:rPr>
            </w:pPr>
          </w:p>
        </w:tc>
        <w:tc>
          <w:tcPr>
            <w:tcW w:w="1648" w:type="dxa"/>
          </w:tcPr>
          <w:p w14:paraId="37F9B2D4">
            <w:pPr>
              <w:rPr>
                <w:rFonts w:ascii="宋体" w:hAnsi="宋体" w:cs="Arial"/>
                <w:sz w:val="21"/>
                <w:szCs w:val="21"/>
              </w:rPr>
            </w:pPr>
            <w:r>
              <w:rPr>
                <w:rFonts w:hint="eastAsia" w:ascii="宋体" w:hAnsi="宋体" w:cs="Arial"/>
                <w:sz w:val="21"/>
                <w:szCs w:val="21"/>
              </w:rPr>
              <w:t>返回</w:t>
            </w:r>
          </w:p>
        </w:tc>
        <w:tc>
          <w:tcPr>
            <w:tcW w:w="1145" w:type="dxa"/>
          </w:tcPr>
          <w:p w14:paraId="325F5273">
            <w:pPr>
              <w:rPr>
                <w:rFonts w:ascii="宋体" w:hAnsi="宋体" w:cs="Arial"/>
                <w:sz w:val="21"/>
                <w:szCs w:val="21"/>
              </w:rPr>
            </w:pPr>
            <w:r>
              <w:rPr>
                <w:rFonts w:hint="eastAsia" w:ascii="宋体" w:hAnsi="宋体" w:cs="Arial"/>
                <w:sz w:val="21"/>
                <w:szCs w:val="21"/>
              </w:rPr>
              <w:t>按钮</w:t>
            </w:r>
          </w:p>
        </w:tc>
        <w:tc>
          <w:tcPr>
            <w:tcW w:w="999" w:type="dxa"/>
            <w:vAlign w:val="center"/>
          </w:tcPr>
          <w:p w14:paraId="18244814">
            <w:pPr>
              <w:rPr>
                <w:rFonts w:ascii="宋体" w:hAnsi="宋体" w:cs="Arial"/>
                <w:sz w:val="21"/>
                <w:szCs w:val="21"/>
              </w:rPr>
            </w:pPr>
          </w:p>
        </w:tc>
        <w:tc>
          <w:tcPr>
            <w:tcW w:w="994" w:type="dxa"/>
            <w:vAlign w:val="center"/>
          </w:tcPr>
          <w:p w14:paraId="41ADAC67">
            <w:pPr>
              <w:rPr>
                <w:rFonts w:ascii="宋体" w:hAnsi="宋体" w:cs="Arial"/>
                <w:sz w:val="21"/>
                <w:szCs w:val="21"/>
              </w:rPr>
            </w:pPr>
          </w:p>
        </w:tc>
        <w:tc>
          <w:tcPr>
            <w:tcW w:w="816" w:type="dxa"/>
            <w:vAlign w:val="center"/>
          </w:tcPr>
          <w:p w14:paraId="629ABA47">
            <w:pPr>
              <w:rPr>
                <w:rFonts w:ascii="宋体" w:hAnsi="宋体" w:cs="Arial"/>
                <w:sz w:val="21"/>
                <w:szCs w:val="21"/>
              </w:rPr>
            </w:pPr>
          </w:p>
        </w:tc>
        <w:tc>
          <w:tcPr>
            <w:tcW w:w="2489" w:type="dxa"/>
            <w:vAlign w:val="center"/>
          </w:tcPr>
          <w:p w14:paraId="595FF7BF">
            <w:pPr>
              <w:rPr>
                <w:rFonts w:ascii="宋体" w:hAnsi="宋体" w:cs="Arial"/>
                <w:sz w:val="21"/>
                <w:szCs w:val="21"/>
              </w:rPr>
            </w:pPr>
            <w:r>
              <w:rPr>
                <w:rFonts w:hint="eastAsia" w:ascii="宋体" w:hAnsi="宋体" w:cs="Arial"/>
                <w:sz w:val="21"/>
                <w:szCs w:val="21"/>
              </w:rPr>
              <w:t>返回通知存款页面</w:t>
            </w:r>
          </w:p>
        </w:tc>
      </w:tr>
    </w:tbl>
    <w:p w14:paraId="3CB5397E">
      <w:pPr>
        <w:pStyle w:val="5"/>
        <w:numPr>
          <w:ilvl w:val="0"/>
          <w:numId w:val="0"/>
        </w:numPr>
        <w:ind w:left="6"/>
      </w:pPr>
      <w:r>
        <w:rPr>
          <w:rFonts w:hint="eastAsia"/>
        </w:rPr>
        <w:t>确认支取确认页面</w:t>
      </w:r>
    </w:p>
    <w:tbl>
      <w:tblPr>
        <w:tblStyle w:val="4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7"/>
        <w:gridCol w:w="1619"/>
        <w:gridCol w:w="29"/>
        <w:gridCol w:w="999"/>
        <w:gridCol w:w="55"/>
        <w:gridCol w:w="944"/>
        <w:gridCol w:w="80"/>
        <w:gridCol w:w="924"/>
        <w:gridCol w:w="53"/>
        <w:gridCol w:w="871"/>
        <w:gridCol w:w="26"/>
        <w:gridCol w:w="2495"/>
      </w:tblGrid>
      <w:tr w14:paraId="35CBD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 w:type="dxa"/>
            <w:shd w:val="clear" w:color="auto" w:fill="FFCC99"/>
            <w:vAlign w:val="center"/>
          </w:tcPr>
          <w:p w14:paraId="0FCEDD39">
            <w:pPr>
              <w:rPr>
                <w:rFonts w:ascii="宋体" w:hAnsi="宋体" w:cs="Arial"/>
                <w:b/>
                <w:sz w:val="21"/>
                <w:szCs w:val="21"/>
              </w:rPr>
            </w:pPr>
            <w:r>
              <w:rPr>
                <w:rFonts w:ascii="宋体" w:hAnsi="宋体" w:cs="Arial"/>
                <w:b/>
                <w:sz w:val="21"/>
                <w:szCs w:val="21"/>
              </w:rPr>
              <w:t>序号</w:t>
            </w:r>
          </w:p>
        </w:tc>
        <w:tc>
          <w:tcPr>
            <w:tcW w:w="1648" w:type="dxa"/>
            <w:gridSpan w:val="2"/>
            <w:shd w:val="clear" w:color="auto" w:fill="FFCC99"/>
            <w:vAlign w:val="center"/>
          </w:tcPr>
          <w:p w14:paraId="6271B123">
            <w:pPr>
              <w:rPr>
                <w:rFonts w:ascii="宋体" w:hAnsi="宋体" w:cs="Arial"/>
                <w:b/>
                <w:sz w:val="21"/>
                <w:szCs w:val="21"/>
              </w:rPr>
            </w:pPr>
            <w:r>
              <w:rPr>
                <w:rFonts w:ascii="宋体" w:hAnsi="宋体" w:cs="Arial"/>
                <w:b/>
                <w:sz w:val="21"/>
                <w:szCs w:val="21"/>
              </w:rPr>
              <w:t>名称</w:t>
            </w:r>
          </w:p>
        </w:tc>
        <w:tc>
          <w:tcPr>
            <w:tcW w:w="1054" w:type="dxa"/>
            <w:gridSpan w:val="2"/>
            <w:shd w:val="clear" w:color="auto" w:fill="FFCC99"/>
            <w:vAlign w:val="center"/>
          </w:tcPr>
          <w:p w14:paraId="5D7CA5B0">
            <w:pPr>
              <w:rPr>
                <w:rFonts w:ascii="宋体" w:hAnsi="宋体" w:cs="Arial"/>
                <w:b/>
                <w:sz w:val="21"/>
                <w:szCs w:val="21"/>
              </w:rPr>
            </w:pPr>
            <w:r>
              <w:rPr>
                <w:rFonts w:ascii="宋体" w:hAnsi="宋体" w:cs="Arial"/>
                <w:b/>
                <w:sz w:val="21"/>
                <w:szCs w:val="21"/>
              </w:rPr>
              <w:t>输入</w:t>
            </w:r>
            <w:r>
              <w:rPr>
                <w:rFonts w:hint="eastAsia" w:ascii="宋体" w:hAnsi="宋体" w:cs="Arial"/>
                <w:b/>
                <w:sz w:val="21"/>
                <w:szCs w:val="21"/>
              </w:rPr>
              <w:t>/输出</w:t>
            </w:r>
          </w:p>
        </w:tc>
        <w:tc>
          <w:tcPr>
            <w:tcW w:w="1024" w:type="dxa"/>
            <w:gridSpan w:val="2"/>
            <w:shd w:val="clear" w:color="auto" w:fill="FFCC99"/>
            <w:vAlign w:val="center"/>
          </w:tcPr>
          <w:p w14:paraId="06940C71">
            <w:pPr>
              <w:rPr>
                <w:rFonts w:ascii="宋体" w:hAnsi="宋体" w:cs="Arial"/>
                <w:b/>
                <w:sz w:val="21"/>
                <w:szCs w:val="21"/>
              </w:rPr>
            </w:pPr>
            <w:r>
              <w:rPr>
                <w:rFonts w:ascii="宋体" w:hAnsi="宋体" w:cs="Arial"/>
                <w:b/>
                <w:sz w:val="21"/>
                <w:szCs w:val="21"/>
              </w:rPr>
              <w:t>缺省值</w:t>
            </w:r>
          </w:p>
        </w:tc>
        <w:tc>
          <w:tcPr>
            <w:tcW w:w="924" w:type="dxa"/>
            <w:shd w:val="clear" w:color="auto" w:fill="FFCC99"/>
            <w:vAlign w:val="center"/>
          </w:tcPr>
          <w:p w14:paraId="2D2F96E5">
            <w:pPr>
              <w:rPr>
                <w:rFonts w:ascii="宋体" w:hAnsi="宋体" w:cs="Arial"/>
                <w:b/>
                <w:sz w:val="21"/>
                <w:szCs w:val="21"/>
              </w:rPr>
            </w:pPr>
            <w:r>
              <w:rPr>
                <w:rFonts w:hint="eastAsia" w:ascii="宋体" w:hAnsi="宋体" w:cs="Arial"/>
                <w:b/>
                <w:sz w:val="21"/>
                <w:szCs w:val="21"/>
              </w:rPr>
              <w:t>类型/长度</w:t>
            </w:r>
          </w:p>
        </w:tc>
        <w:tc>
          <w:tcPr>
            <w:tcW w:w="924" w:type="dxa"/>
            <w:gridSpan w:val="2"/>
            <w:shd w:val="clear" w:color="auto" w:fill="FFCC99"/>
            <w:vAlign w:val="center"/>
          </w:tcPr>
          <w:p w14:paraId="094827DC">
            <w:pPr>
              <w:rPr>
                <w:rFonts w:ascii="宋体" w:hAnsi="宋体" w:cs="Arial"/>
                <w:b/>
                <w:sz w:val="21"/>
                <w:szCs w:val="21"/>
              </w:rPr>
            </w:pPr>
            <w:r>
              <w:rPr>
                <w:rFonts w:hint="eastAsia" w:ascii="宋体" w:hAnsi="宋体" w:cs="Arial"/>
                <w:b/>
                <w:sz w:val="21"/>
                <w:szCs w:val="21"/>
              </w:rPr>
              <w:t>是否必输</w:t>
            </w:r>
          </w:p>
        </w:tc>
        <w:tc>
          <w:tcPr>
            <w:tcW w:w="2521" w:type="dxa"/>
            <w:gridSpan w:val="2"/>
            <w:shd w:val="clear" w:color="auto" w:fill="FFCC99"/>
            <w:vAlign w:val="center"/>
          </w:tcPr>
          <w:p w14:paraId="6E4FE5FE">
            <w:pPr>
              <w:rPr>
                <w:rFonts w:ascii="宋体" w:hAnsi="宋体" w:cs="Arial"/>
                <w:b/>
                <w:sz w:val="21"/>
                <w:szCs w:val="21"/>
              </w:rPr>
            </w:pPr>
            <w:r>
              <w:rPr>
                <w:rFonts w:ascii="宋体" w:hAnsi="宋体" w:cs="Arial"/>
                <w:b/>
                <w:sz w:val="21"/>
                <w:szCs w:val="21"/>
              </w:rPr>
              <w:t>备注</w:t>
            </w:r>
          </w:p>
        </w:tc>
      </w:tr>
      <w:tr w14:paraId="1AF8B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7940E98C">
            <w:pPr>
              <w:numPr>
                <w:ilvl w:val="0"/>
                <w:numId w:val="143"/>
              </w:numPr>
              <w:rPr>
                <w:rFonts w:ascii="宋体" w:hAnsi="宋体"/>
                <w:sz w:val="21"/>
                <w:szCs w:val="21"/>
              </w:rPr>
            </w:pPr>
          </w:p>
        </w:tc>
        <w:tc>
          <w:tcPr>
            <w:tcW w:w="1619" w:type="dxa"/>
          </w:tcPr>
          <w:p w14:paraId="721CC1C3">
            <w:pPr>
              <w:rPr>
                <w:rFonts w:ascii="宋体" w:hAnsi="宋体" w:cs="Arial"/>
                <w:sz w:val="21"/>
                <w:szCs w:val="21"/>
              </w:rPr>
            </w:pPr>
            <w:r>
              <w:rPr>
                <w:rFonts w:hint="eastAsia" w:ascii="宋体" w:hAnsi="宋体" w:cs="Arial"/>
                <w:sz w:val="21"/>
                <w:szCs w:val="21"/>
              </w:rPr>
              <w:t>银行账号</w:t>
            </w:r>
          </w:p>
        </w:tc>
        <w:tc>
          <w:tcPr>
            <w:tcW w:w="1028" w:type="dxa"/>
            <w:gridSpan w:val="2"/>
          </w:tcPr>
          <w:p w14:paraId="6A1EA0E2">
            <w:pPr>
              <w:rPr>
                <w:rFonts w:ascii="宋体" w:hAnsi="宋体" w:cs="Arial"/>
                <w:sz w:val="21"/>
                <w:szCs w:val="21"/>
              </w:rPr>
            </w:pPr>
            <w:r>
              <w:rPr>
                <w:rFonts w:hint="eastAsia" w:ascii="宋体" w:hAnsi="宋体" w:cs="Arial"/>
                <w:sz w:val="21"/>
                <w:szCs w:val="21"/>
              </w:rPr>
              <w:t>文本</w:t>
            </w:r>
          </w:p>
        </w:tc>
        <w:tc>
          <w:tcPr>
            <w:tcW w:w="999" w:type="dxa"/>
            <w:gridSpan w:val="2"/>
            <w:vAlign w:val="center"/>
          </w:tcPr>
          <w:p w14:paraId="1AD9E683">
            <w:pPr>
              <w:rPr>
                <w:rFonts w:ascii="宋体" w:hAnsi="宋体" w:cs="Arial"/>
                <w:sz w:val="21"/>
                <w:szCs w:val="21"/>
              </w:rPr>
            </w:pPr>
          </w:p>
        </w:tc>
        <w:tc>
          <w:tcPr>
            <w:tcW w:w="1057" w:type="dxa"/>
            <w:gridSpan w:val="3"/>
            <w:vAlign w:val="center"/>
          </w:tcPr>
          <w:p w14:paraId="55B86E60">
            <w:pPr>
              <w:rPr>
                <w:rFonts w:ascii="宋体" w:hAnsi="宋体" w:cs="Arial"/>
                <w:sz w:val="21"/>
                <w:szCs w:val="21"/>
              </w:rPr>
            </w:pPr>
          </w:p>
        </w:tc>
        <w:tc>
          <w:tcPr>
            <w:tcW w:w="897" w:type="dxa"/>
            <w:gridSpan w:val="2"/>
            <w:vAlign w:val="center"/>
          </w:tcPr>
          <w:p w14:paraId="5558031D">
            <w:pPr>
              <w:rPr>
                <w:rFonts w:ascii="宋体" w:hAnsi="宋体" w:cs="Arial"/>
                <w:sz w:val="21"/>
                <w:szCs w:val="21"/>
              </w:rPr>
            </w:pPr>
          </w:p>
        </w:tc>
        <w:tc>
          <w:tcPr>
            <w:tcW w:w="2495" w:type="dxa"/>
            <w:vAlign w:val="center"/>
          </w:tcPr>
          <w:p w14:paraId="659D7887">
            <w:pPr>
              <w:rPr>
                <w:rFonts w:ascii="宋体" w:hAnsi="宋体" w:cs="Arial"/>
                <w:sz w:val="21"/>
                <w:szCs w:val="21"/>
              </w:rPr>
            </w:pPr>
          </w:p>
        </w:tc>
      </w:tr>
      <w:tr w14:paraId="77A98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17296B0F">
            <w:pPr>
              <w:numPr>
                <w:ilvl w:val="0"/>
                <w:numId w:val="143"/>
              </w:numPr>
              <w:rPr>
                <w:rFonts w:ascii="宋体" w:hAnsi="宋体"/>
                <w:sz w:val="21"/>
                <w:szCs w:val="21"/>
              </w:rPr>
            </w:pPr>
          </w:p>
        </w:tc>
        <w:tc>
          <w:tcPr>
            <w:tcW w:w="1619" w:type="dxa"/>
          </w:tcPr>
          <w:p w14:paraId="6287478C">
            <w:pPr>
              <w:rPr>
                <w:rFonts w:ascii="宋体" w:hAnsi="宋体" w:cs="Arial"/>
                <w:sz w:val="21"/>
                <w:szCs w:val="21"/>
              </w:rPr>
            </w:pPr>
            <w:r>
              <w:rPr>
                <w:rFonts w:hint="eastAsia" w:ascii="宋体" w:hAnsi="宋体" w:cs="Arial"/>
                <w:sz w:val="21"/>
                <w:szCs w:val="21"/>
              </w:rPr>
              <w:t>子账号</w:t>
            </w:r>
          </w:p>
        </w:tc>
        <w:tc>
          <w:tcPr>
            <w:tcW w:w="1028" w:type="dxa"/>
            <w:gridSpan w:val="2"/>
          </w:tcPr>
          <w:p w14:paraId="5B884B8F">
            <w:pPr>
              <w:rPr>
                <w:rFonts w:ascii="宋体" w:hAnsi="宋体" w:cs="Arial"/>
                <w:sz w:val="21"/>
                <w:szCs w:val="21"/>
              </w:rPr>
            </w:pPr>
            <w:r>
              <w:rPr>
                <w:rFonts w:hint="eastAsia" w:ascii="宋体" w:hAnsi="宋体" w:cs="Arial"/>
                <w:sz w:val="21"/>
                <w:szCs w:val="21"/>
              </w:rPr>
              <w:t>文本</w:t>
            </w:r>
          </w:p>
        </w:tc>
        <w:tc>
          <w:tcPr>
            <w:tcW w:w="999" w:type="dxa"/>
            <w:gridSpan w:val="2"/>
            <w:vAlign w:val="center"/>
          </w:tcPr>
          <w:p w14:paraId="322D31E4">
            <w:pPr>
              <w:rPr>
                <w:rFonts w:ascii="宋体" w:hAnsi="宋体" w:cs="Arial"/>
                <w:sz w:val="21"/>
                <w:szCs w:val="21"/>
              </w:rPr>
            </w:pPr>
          </w:p>
        </w:tc>
        <w:tc>
          <w:tcPr>
            <w:tcW w:w="1057" w:type="dxa"/>
            <w:gridSpan w:val="3"/>
            <w:vAlign w:val="center"/>
          </w:tcPr>
          <w:p w14:paraId="3E176C01">
            <w:pPr>
              <w:rPr>
                <w:rFonts w:ascii="宋体" w:hAnsi="宋体" w:cs="Arial"/>
                <w:sz w:val="21"/>
                <w:szCs w:val="21"/>
              </w:rPr>
            </w:pPr>
          </w:p>
        </w:tc>
        <w:tc>
          <w:tcPr>
            <w:tcW w:w="897" w:type="dxa"/>
            <w:gridSpan w:val="2"/>
            <w:vAlign w:val="center"/>
          </w:tcPr>
          <w:p w14:paraId="7FB12DE4">
            <w:pPr>
              <w:rPr>
                <w:rFonts w:ascii="宋体" w:hAnsi="宋体" w:cs="Arial"/>
                <w:sz w:val="21"/>
                <w:szCs w:val="21"/>
              </w:rPr>
            </w:pPr>
          </w:p>
        </w:tc>
        <w:tc>
          <w:tcPr>
            <w:tcW w:w="2495" w:type="dxa"/>
            <w:vAlign w:val="center"/>
          </w:tcPr>
          <w:p w14:paraId="74B90356">
            <w:pPr>
              <w:rPr>
                <w:rFonts w:ascii="宋体" w:hAnsi="宋体" w:cs="Arial"/>
                <w:sz w:val="21"/>
                <w:szCs w:val="21"/>
              </w:rPr>
            </w:pPr>
          </w:p>
        </w:tc>
      </w:tr>
      <w:tr w14:paraId="06362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461A9B60">
            <w:pPr>
              <w:numPr>
                <w:ilvl w:val="0"/>
                <w:numId w:val="143"/>
              </w:numPr>
              <w:rPr>
                <w:rFonts w:ascii="宋体" w:hAnsi="宋体"/>
                <w:sz w:val="21"/>
                <w:szCs w:val="21"/>
              </w:rPr>
            </w:pPr>
          </w:p>
        </w:tc>
        <w:tc>
          <w:tcPr>
            <w:tcW w:w="1619" w:type="dxa"/>
          </w:tcPr>
          <w:p w14:paraId="09B4BE8C">
            <w:pPr>
              <w:rPr>
                <w:rFonts w:ascii="宋体" w:hAnsi="宋体" w:cs="Arial"/>
                <w:sz w:val="21"/>
                <w:szCs w:val="21"/>
              </w:rPr>
            </w:pPr>
            <w:r>
              <w:rPr>
                <w:rFonts w:hint="eastAsia" w:ascii="宋体" w:hAnsi="宋体" w:cs="Arial"/>
                <w:sz w:val="21"/>
                <w:szCs w:val="21"/>
              </w:rPr>
              <w:t>币种</w:t>
            </w:r>
          </w:p>
        </w:tc>
        <w:tc>
          <w:tcPr>
            <w:tcW w:w="1028" w:type="dxa"/>
            <w:gridSpan w:val="2"/>
          </w:tcPr>
          <w:p w14:paraId="5208EDC5">
            <w:pPr>
              <w:rPr>
                <w:rFonts w:ascii="宋体" w:hAnsi="宋体" w:cs="Arial"/>
                <w:sz w:val="21"/>
                <w:szCs w:val="21"/>
              </w:rPr>
            </w:pPr>
            <w:r>
              <w:rPr>
                <w:rFonts w:hint="eastAsia" w:ascii="宋体" w:hAnsi="宋体" w:cs="Arial"/>
                <w:sz w:val="21"/>
                <w:szCs w:val="21"/>
              </w:rPr>
              <w:t>文本</w:t>
            </w:r>
          </w:p>
        </w:tc>
        <w:tc>
          <w:tcPr>
            <w:tcW w:w="999" w:type="dxa"/>
            <w:gridSpan w:val="2"/>
            <w:vAlign w:val="center"/>
          </w:tcPr>
          <w:p w14:paraId="0A6CA9FE">
            <w:pPr>
              <w:rPr>
                <w:rFonts w:ascii="宋体" w:hAnsi="宋体" w:cs="Arial"/>
                <w:sz w:val="21"/>
                <w:szCs w:val="21"/>
              </w:rPr>
            </w:pPr>
          </w:p>
        </w:tc>
        <w:tc>
          <w:tcPr>
            <w:tcW w:w="1057" w:type="dxa"/>
            <w:gridSpan w:val="3"/>
            <w:vAlign w:val="center"/>
          </w:tcPr>
          <w:p w14:paraId="78283278">
            <w:pPr>
              <w:rPr>
                <w:rFonts w:ascii="宋体" w:hAnsi="宋体" w:cs="Arial"/>
                <w:sz w:val="21"/>
                <w:szCs w:val="21"/>
              </w:rPr>
            </w:pPr>
          </w:p>
        </w:tc>
        <w:tc>
          <w:tcPr>
            <w:tcW w:w="897" w:type="dxa"/>
            <w:gridSpan w:val="2"/>
            <w:vAlign w:val="center"/>
          </w:tcPr>
          <w:p w14:paraId="298E0C82">
            <w:pPr>
              <w:rPr>
                <w:rFonts w:ascii="宋体" w:hAnsi="宋体" w:cs="Arial"/>
                <w:sz w:val="21"/>
                <w:szCs w:val="21"/>
              </w:rPr>
            </w:pPr>
          </w:p>
        </w:tc>
        <w:tc>
          <w:tcPr>
            <w:tcW w:w="2495" w:type="dxa"/>
            <w:vAlign w:val="center"/>
          </w:tcPr>
          <w:p w14:paraId="4D74E669">
            <w:pPr>
              <w:rPr>
                <w:rFonts w:ascii="宋体" w:hAnsi="宋体" w:cs="Arial"/>
                <w:sz w:val="21"/>
                <w:szCs w:val="21"/>
              </w:rPr>
            </w:pPr>
          </w:p>
        </w:tc>
      </w:tr>
      <w:tr w14:paraId="47668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38E39108">
            <w:pPr>
              <w:numPr>
                <w:ilvl w:val="0"/>
                <w:numId w:val="143"/>
              </w:numPr>
              <w:rPr>
                <w:rFonts w:ascii="宋体" w:hAnsi="宋体"/>
                <w:sz w:val="21"/>
                <w:szCs w:val="21"/>
              </w:rPr>
            </w:pPr>
          </w:p>
        </w:tc>
        <w:tc>
          <w:tcPr>
            <w:tcW w:w="1619" w:type="dxa"/>
          </w:tcPr>
          <w:p w14:paraId="72EB930F">
            <w:pPr>
              <w:rPr>
                <w:rFonts w:ascii="宋体" w:hAnsi="宋体" w:cs="Arial"/>
                <w:sz w:val="21"/>
                <w:szCs w:val="21"/>
              </w:rPr>
            </w:pPr>
            <w:r>
              <w:rPr>
                <w:rFonts w:hint="eastAsia" w:ascii="宋体" w:hAnsi="宋体" w:cs="Arial"/>
                <w:sz w:val="21"/>
                <w:szCs w:val="21"/>
              </w:rPr>
              <w:t>通知存款类型</w:t>
            </w:r>
          </w:p>
        </w:tc>
        <w:tc>
          <w:tcPr>
            <w:tcW w:w="1028" w:type="dxa"/>
            <w:gridSpan w:val="2"/>
          </w:tcPr>
          <w:p w14:paraId="1A516F34">
            <w:pPr>
              <w:rPr>
                <w:rFonts w:ascii="宋体" w:hAnsi="宋体" w:cs="Arial"/>
                <w:sz w:val="21"/>
                <w:szCs w:val="21"/>
              </w:rPr>
            </w:pPr>
            <w:r>
              <w:rPr>
                <w:rFonts w:hint="eastAsia" w:ascii="宋体" w:hAnsi="宋体" w:cs="Arial"/>
                <w:sz w:val="21"/>
                <w:szCs w:val="21"/>
              </w:rPr>
              <w:t>文本</w:t>
            </w:r>
          </w:p>
        </w:tc>
        <w:tc>
          <w:tcPr>
            <w:tcW w:w="999" w:type="dxa"/>
            <w:gridSpan w:val="2"/>
            <w:vAlign w:val="center"/>
          </w:tcPr>
          <w:p w14:paraId="396199B1">
            <w:pPr>
              <w:rPr>
                <w:rFonts w:ascii="宋体" w:hAnsi="宋体" w:cs="Arial"/>
                <w:sz w:val="21"/>
                <w:szCs w:val="21"/>
              </w:rPr>
            </w:pPr>
          </w:p>
        </w:tc>
        <w:tc>
          <w:tcPr>
            <w:tcW w:w="1057" w:type="dxa"/>
            <w:gridSpan w:val="3"/>
            <w:vAlign w:val="center"/>
          </w:tcPr>
          <w:p w14:paraId="188A03BB">
            <w:pPr>
              <w:rPr>
                <w:rFonts w:ascii="宋体" w:hAnsi="宋体" w:cs="Arial"/>
                <w:sz w:val="21"/>
                <w:szCs w:val="21"/>
              </w:rPr>
            </w:pPr>
          </w:p>
        </w:tc>
        <w:tc>
          <w:tcPr>
            <w:tcW w:w="897" w:type="dxa"/>
            <w:gridSpan w:val="2"/>
            <w:vAlign w:val="center"/>
          </w:tcPr>
          <w:p w14:paraId="14926146">
            <w:pPr>
              <w:rPr>
                <w:rFonts w:ascii="宋体" w:hAnsi="宋体" w:cs="Arial"/>
                <w:sz w:val="21"/>
                <w:szCs w:val="21"/>
              </w:rPr>
            </w:pPr>
          </w:p>
        </w:tc>
        <w:tc>
          <w:tcPr>
            <w:tcW w:w="2495" w:type="dxa"/>
            <w:vAlign w:val="center"/>
          </w:tcPr>
          <w:p w14:paraId="2BE0F179">
            <w:pPr>
              <w:rPr>
                <w:rFonts w:ascii="宋体" w:hAnsi="宋体" w:cs="Arial"/>
                <w:sz w:val="21"/>
                <w:szCs w:val="21"/>
              </w:rPr>
            </w:pPr>
          </w:p>
        </w:tc>
      </w:tr>
      <w:tr w14:paraId="362CE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0E9C0A81">
            <w:pPr>
              <w:numPr>
                <w:ilvl w:val="0"/>
                <w:numId w:val="143"/>
              </w:numPr>
              <w:rPr>
                <w:rFonts w:ascii="宋体" w:hAnsi="宋体"/>
                <w:sz w:val="21"/>
                <w:szCs w:val="21"/>
              </w:rPr>
            </w:pPr>
          </w:p>
        </w:tc>
        <w:tc>
          <w:tcPr>
            <w:tcW w:w="1619" w:type="dxa"/>
          </w:tcPr>
          <w:p w14:paraId="1F865A5C">
            <w:pPr>
              <w:rPr>
                <w:rFonts w:ascii="宋体" w:hAnsi="宋体" w:cs="Arial"/>
                <w:sz w:val="21"/>
                <w:szCs w:val="21"/>
              </w:rPr>
            </w:pPr>
            <w:r>
              <w:rPr>
                <w:rFonts w:hint="eastAsia" w:ascii="宋体" w:hAnsi="宋体" w:cs="Arial"/>
                <w:sz w:val="21"/>
                <w:szCs w:val="21"/>
              </w:rPr>
              <w:t>开户日期</w:t>
            </w:r>
          </w:p>
        </w:tc>
        <w:tc>
          <w:tcPr>
            <w:tcW w:w="1028" w:type="dxa"/>
            <w:gridSpan w:val="2"/>
          </w:tcPr>
          <w:p w14:paraId="326F2808">
            <w:pPr>
              <w:rPr>
                <w:rFonts w:ascii="宋体" w:hAnsi="宋体" w:cs="Arial"/>
                <w:sz w:val="21"/>
                <w:szCs w:val="21"/>
              </w:rPr>
            </w:pPr>
            <w:r>
              <w:rPr>
                <w:rFonts w:hint="eastAsia" w:ascii="宋体" w:hAnsi="宋体" w:cs="Arial"/>
                <w:sz w:val="21"/>
                <w:szCs w:val="21"/>
              </w:rPr>
              <w:t>文本</w:t>
            </w:r>
          </w:p>
        </w:tc>
        <w:tc>
          <w:tcPr>
            <w:tcW w:w="999" w:type="dxa"/>
            <w:gridSpan w:val="2"/>
            <w:vAlign w:val="center"/>
          </w:tcPr>
          <w:p w14:paraId="56299E5C">
            <w:pPr>
              <w:rPr>
                <w:rFonts w:ascii="宋体" w:hAnsi="宋体" w:cs="Arial"/>
                <w:sz w:val="21"/>
                <w:szCs w:val="21"/>
              </w:rPr>
            </w:pPr>
          </w:p>
        </w:tc>
        <w:tc>
          <w:tcPr>
            <w:tcW w:w="1057" w:type="dxa"/>
            <w:gridSpan w:val="3"/>
            <w:vAlign w:val="center"/>
          </w:tcPr>
          <w:p w14:paraId="65D0FF8D">
            <w:pPr>
              <w:rPr>
                <w:rFonts w:ascii="宋体" w:hAnsi="宋体" w:cs="Arial"/>
                <w:sz w:val="21"/>
                <w:szCs w:val="21"/>
              </w:rPr>
            </w:pPr>
          </w:p>
        </w:tc>
        <w:tc>
          <w:tcPr>
            <w:tcW w:w="897" w:type="dxa"/>
            <w:gridSpan w:val="2"/>
            <w:vAlign w:val="center"/>
          </w:tcPr>
          <w:p w14:paraId="4E0CF2C5">
            <w:pPr>
              <w:rPr>
                <w:rFonts w:ascii="宋体" w:hAnsi="宋体" w:cs="Arial"/>
                <w:sz w:val="21"/>
                <w:szCs w:val="21"/>
              </w:rPr>
            </w:pPr>
          </w:p>
        </w:tc>
        <w:tc>
          <w:tcPr>
            <w:tcW w:w="2495" w:type="dxa"/>
            <w:vAlign w:val="center"/>
          </w:tcPr>
          <w:p w14:paraId="22A8343B">
            <w:pPr>
              <w:rPr>
                <w:rFonts w:ascii="宋体" w:hAnsi="宋体" w:cs="Arial"/>
                <w:sz w:val="21"/>
                <w:szCs w:val="21"/>
              </w:rPr>
            </w:pPr>
          </w:p>
        </w:tc>
      </w:tr>
      <w:tr w14:paraId="4EB44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5F8DA617">
            <w:pPr>
              <w:numPr>
                <w:ilvl w:val="0"/>
                <w:numId w:val="143"/>
              </w:numPr>
              <w:rPr>
                <w:rFonts w:ascii="宋体" w:hAnsi="宋体"/>
                <w:sz w:val="21"/>
                <w:szCs w:val="21"/>
              </w:rPr>
            </w:pPr>
          </w:p>
        </w:tc>
        <w:tc>
          <w:tcPr>
            <w:tcW w:w="1648" w:type="dxa"/>
            <w:gridSpan w:val="2"/>
          </w:tcPr>
          <w:p w14:paraId="6B5D720A">
            <w:pPr>
              <w:rPr>
                <w:rFonts w:ascii="宋体" w:hAnsi="宋体" w:cs="Arial"/>
                <w:sz w:val="21"/>
                <w:szCs w:val="21"/>
              </w:rPr>
            </w:pPr>
            <w:r>
              <w:rPr>
                <w:rFonts w:hint="eastAsia" w:ascii="宋体" w:hAnsi="宋体" w:cs="Arial"/>
                <w:sz w:val="21"/>
                <w:szCs w:val="21"/>
              </w:rPr>
              <w:t>支取金额</w:t>
            </w:r>
          </w:p>
        </w:tc>
        <w:tc>
          <w:tcPr>
            <w:tcW w:w="1054" w:type="dxa"/>
            <w:gridSpan w:val="2"/>
          </w:tcPr>
          <w:p w14:paraId="0F127D65">
            <w:pPr>
              <w:rPr>
                <w:rFonts w:ascii="宋体" w:hAnsi="宋体" w:cs="Arial"/>
                <w:sz w:val="21"/>
                <w:szCs w:val="21"/>
              </w:rPr>
            </w:pPr>
            <w:r>
              <w:rPr>
                <w:rFonts w:ascii="宋体" w:hAnsi="宋体" w:cs="Arial"/>
                <w:sz w:val="21"/>
                <w:szCs w:val="21"/>
              </w:rPr>
              <w:t>文本</w:t>
            </w:r>
          </w:p>
        </w:tc>
        <w:tc>
          <w:tcPr>
            <w:tcW w:w="1024" w:type="dxa"/>
            <w:gridSpan w:val="2"/>
            <w:vAlign w:val="center"/>
          </w:tcPr>
          <w:p w14:paraId="7D1F5C0E">
            <w:pPr>
              <w:rPr>
                <w:rFonts w:ascii="宋体" w:hAnsi="宋体" w:cs="Arial"/>
                <w:sz w:val="21"/>
                <w:szCs w:val="21"/>
              </w:rPr>
            </w:pPr>
          </w:p>
        </w:tc>
        <w:tc>
          <w:tcPr>
            <w:tcW w:w="924" w:type="dxa"/>
            <w:vAlign w:val="center"/>
          </w:tcPr>
          <w:p w14:paraId="63B5E8A4">
            <w:pPr>
              <w:rPr>
                <w:rFonts w:ascii="宋体" w:hAnsi="宋体" w:cs="Arial"/>
                <w:sz w:val="21"/>
                <w:szCs w:val="21"/>
              </w:rPr>
            </w:pPr>
          </w:p>
        </w:tc>
        <w:tc>
          <w:tcPr>
            <w:tcW w:w="924" w:type="dxa"/>
            <w:gridSpan w:val="2"/>
            <w:vAlign w:val="center"/>
          </w:tcPr>
          <w:p w14:paraId="4CF22F73">
            <w:pPr>
              <w:rPr>
                <w:rFonts w:ascii="宋体" w:hAnsi="宋体" w:cs="Arial"/>
                <w:sz w:val="21"/>
                <w:szCs w:val="21"/>
              </w:rPr>
            </w:pPr>
          </w:p>
        </w:tc>
        <w:tc>
          <w:tcPr>
            <w:tcW w:w="2521" w:type="dxa"/>
            <w:gridSpan w:val="2"/>
            <w:vAlign w:val="center"/>
          </w:tcPr>
          <w:p w14:paraId="11771660">
            <w:pPr>
              <w:rPr>
                <w:rFonts w:ascii="宋体" w:hAnsi="宋体" w:cs="Arial"/>
                <w:sz w:val="21"/>
                <w:szCs w:val="21"/>
              </w:rPr>
            </w:pPr>
          </w:p>
        </w:tc>
      </w:tr>
      <w:tr w14:paraId="16652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1CC9AC7B">
            <w:pPr>
              <w:numPr>
                <w:ilvl w:val="0"/>
                <w:numId w:val="143"/>
              </w:numPr>
              <w:rPr>
                <w:rFonts w:ascii="宋体" w:hAnsi="宋体"/>
                <w:sz w:val="21"/>
                <w:szCs w:val="21"/>
              </w:rPr>
            </w:pPr>
          </w:p>
        </w:tc>
        <w:tc>
          <w:tcPr>
            <w:tcW w:w="1648" w:type="dxa"/>
            <w:gridSpan w:val="2"/>
          </w:tcPr>
          <w:p w14:paraId="15622518">
            <w:pPr>
              <w:rPr>
                <w:rFonts w:ascii="宋体" w:hAnsi="宋体" w:cs="Arial"/>
                <w:sz w:val="21"/>
                <w:szCs w:val="21"/>
              </w:rPr>
            </w:pPr>
            <w:r>
              <w:rPr>
                <w:rFonts w:hint="eastAsia" w:ascii="宋体" w:hAnsi="宋体" w:cs="Arial"/>
                <w:sz w:val="21"/>
                <w:szCs w:val="21"/>
              </w:rPr>
              <w:t>提交</w:t>
            </w:r>
          </w:p>
        </w:tc>
        <w:tc>
          <w:tcPr>
            <w:tcW w:w="1054" w:type="dxa"/>
            <w:gridSpan w:val="2"/>
          </w:tcPr>
          <w:p w14:paraId="560026C6">
            <w:pPr>
              <w:rPr>
                <w:rFonts w:ascii="宋体" w:hAnsi="宋体"/>
                <w:sz w:val="21"/>
                <w:szCs w:val="21"/>
              </w:rPr>
            </w:pPr>
            <w:r>
              <w:rPr>
                <w:rFonts w:hint="eastAsia" w:ascii="宋体" w:hAnsi="宋体" w:cs="Arial"/>
                <w:sz w:val="21"/>
                <w:szCs w:val="21"/>
              </w:rPr>
              <w:t>按钮</w:t>
            </w:r>
          </w:p>
        </w:tc>
        <w:tc>
          <w:tcPr>
            <w:tcW w:w="1024" w:type="dxa"/>
            <w:gridSpan w:val="2"/>
            <w:vAlign w:val="center"/>
          </w:tcPr>
          <w:p w14:paraId="50E949AC">
            <w:pPr>
              <w:rPr>
                <w:rFonts w:ascii="宋体" w:hAnsi="宋体" w:cs="Arial"/>
                <w:sz w:val="21"/>
                <w:szCs w:val="21"/>
              </w:rPr>
            </w:pPr>
          </w:p>
        </w:tc>
        <w:tc>
          <w:tcPr>
            <w:tcW w:w="924" w:type="dxa"/>
            <w:vAlign w:val="center"/>
          </w:tcPr>
          <w:p w14:paraId="60CA478C">
            <w:pPr>
              <w:rPr>
                <w:rFonts w:ascii="宋体" w:hAnsi="宋体" w:cs="Arial"/>
                <w:sz w:val="21"/>
                <w:szCs w:val="21"/>
              </w:rPr>
            </w:pPr>
          </w:p>
        </w:tc>
        <w:tc>
          <w:tcPr>
            <w:tcW w:w="924" w:type="dxa"/>
            <w:gridSpan w:val="2"/>
            <w:vAlign w:val="center"/>
          </w:tcPr>
          <w:p w14:paraId="62AB5F48">
            <w:pPr>
              <w:rPr>
                <w:rFonts w:ascii="宋体" w:hAnsi="宋体" w:cs="Arial"/>
                <w:sz w:val="21"/>
                <w:szCs w:val="21"/>
              </w:rPr>
            </w:pPr>
          </w:p>
        </w:tc>
        <w:tc>
          <w:tcPr>
            <w:tcW w:w="2521" w:type="dxa"/>
            <w:gridSpan w:val="2"/>
            <w:vAlign w:val="center"/>
          </w:tcPr>
          <w:p w14:paraId="23CEE014">
            <w:pPr>
              <w:rPr>
                <w:rFonts w:ascii="宋体" w:hAnsi="宋体" w:cs="Arial"/>
                <w:sz w:val="21"/>
                <w:szCs w:val="21"/>
              </w:rPr>
            </w:pPr>
          </w:p>
        </w:tc>
      </w:tr>
      <w:tr w14:paraId="4AD5E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0474A996">
            <w:pPr>
              <w:numPr>
                <w:ilvl w:val="0"/>
                <w:numId w:val="143"/>
              </w:numPr>
              <w:rPr>
                <w:rFonts w:ascii="宋体" w:hAnsi="宋体"/>
                <w:sz w:val="21"/>
                <w:szCs w:val="21"/>
              </w:rPr>
            </w:pPr>
          </w:p>
        </w:tc>
        <w:tc>
          <w:tcPr>
            <w:tcW w:w="1648" w:type="dxa"/>
            <w:gridSpan w:val="2"/>
          </w:tcPr>
          <w:p w14:paraId="2737F9CB">
            <w:pPr>
              <w:rPr>
                <w:rFonts w:ascii="宋体" w:hAnsi="宋体" w:cs="Arial"/>
                <w:sz w:val="21"/>
                <w:szCs w:val="21"/>
              </w:rPr>
            </w:pPr>
            <w:r>
              <w:rPr>
                <w:rFonts w:hint="eastAsia" w:ascii="宋体" w:hAnsi="宋体" w:cs="Arial"/>
                <w:sz w:val="21"/>
                <w:szCs w:val="21"/>
              </w:rPr>
              <w:t>返回</w:t>
            </w:r>
          </w:p>
        </w:tc>
        <w:tc>
          <w:tcPr>
            <w:tcW w:w="1054" w:type="dxa"/>
            <w:gridSpan w:val="2"/>
          </w:tcPr>
          <w:p w14:paraId="2C95A310">
            <w:pPr>
              <w:rPr>
                <w:rFonts w:ascii="宋体" w:hAnsi="宋体" w:cs="Arial"/>
                <w:sz w:val="21"/>
                <w:szCs w:val="21"/>
              </w:rPr>
            </w:pPr>
            <w:r>
              <w:rPr>
                <w:rFonts w:hint="eastAsia" w:ascii="宋体" w:hAnsi="宋体" w:cs="Arial"/>
                <w:sz w:val="21"/>
                <w:szCs w:val="21"/>
              </w:rPr>
              <w:t>按钮</w:t>
            </w:r>
          </w:p>
        </w:tc>
        <w:tc>
          <w:tcPr>
            <w:tcW w:w="1024" w:type="dxa"/>
            <w:gridSpan w:val="2"/>
            <w:vAlign w:val="center"/>
          </w:tcPr>
          <w:p w14:paraId="4896B353">
            <w:pPr>
              <w:rPr>
                <w:rFonts w:ascii="宋体" w:hAnsi="宋体" w:cs="Arial"/>
                <w:sz w:val="21"/>
                <w:szCs w:val="21"/>
              </w:rPr>
            </w:pPr>
          </w:p>
        </w:tc>
        <w:tc>
          <w:tcPr>
            <w:tcW w:w="924" w:type="dxa"/>
            <w:vAlign w:val="center"/>
          </w:tcPr>
          <w:p w14:paraId="1B57170B">
            <w:pPr>
              <w:rPr>
                <w:rFonts w:ascii="宋体" w:hAnsi="宋体" w:cs="Arial"/>
                <w:sz w:val="21"/>
                <w:szCs w:val="21"/>
              </w:rPr>
            </w:pPr>
          </w:p>
        </w:tc>
        <w:tc>
          <w:tcPr>
            <w:tcW w:w="924" w:type="dxa"/>
            <w:gridSpan w:val="2"/>
            <w:vAlign w:val="center"/>
          </w:tcPr>
          <w:p w14:paraId="1483EAE0">
            <w:pPr>
              <w:rPr>
                <w:rFonts w:ascii="宋体" w:hAnsi="宋体" w:cs="Arial"/>
                <w:sz w:val="21"/>
                <w:szCs w:val="21"/>
              </w:rPr>
            </w:pPr>
          </w:p>
        </w:tc>
        <w:tc>
          <w:tcPr>
            <w:tcW w:w="2521" w:type="dxa"/>
            <w:gridSpan w:val="2"/>
            <w:vAlign w:val="center"/>
          </w:tcPr>
          <w:p w14:paraId="7E54C2CE">
            <w:pPr>
              <w:rPr>
                <w:rFonts w:ascii="宋体" w:hAnsi="宋体" w:cs="Arial"/>
                <w:sz w:val="21"/>
                <w:szCs w:val="21"/>
              </w:rPr>
            </w:pPr>
            <w:r>
              <w:rPr>
                <w:rFonts w:hint="eastAsia" w:ascii="宋体" w:hAnsi="宋体" w:cs="Arial"/>
                <w:sz w:val="21"/>
                <w:szCs w:val="21"/>
              </w:rPr>
              <w:t>返回至通知存款页面</w:t>
            </w:r>
          </w:p>
        </w:tc>
      </w:tr>
    </w:tbl>
    <w:p w14:paraId="5045D7F8">
      <w:pPr>
        <w:pStyle w:val="5"/>
        <w:numPr>
          <w:ilvl w:val="0"/>
          <w:numId w:val="0"/>
        </w:numPr>
        <w:ind w:left="6"/>
      </w:pPr>
      <w:r>
        <w:rPr>
          <w:rFonts w:hint="eastAsia"/>
        </w:rPr>
        <w:t>确认支取结果页面</w:t>
      </w:r>
    </w:p>
    <w:tbl>
      <w:tblPr>
        <w:tblStyle w:val="4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7"/>
        <w:gridCol w:w="1619"/>
        <w:gridCol w:w="29"/>
        <w:gridCol w:w="999"/>
        <w:gridCol w:w="55"/>
        <w:gridCol w:w="944"/>
        <w:gridCol w:w="80"/>
        <w:gridCol w:w="924"/>
        <w:gridCol w:w="53"/>
        <w:gridCol w:w="871"/>
        <w:gridCol w:w="26"/>
        <w:gridCol w:w="2495"/>
      </w:tblGrid>
      <w:tr w14:paraId="76998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 w:type="dxa"/>
            <w:shd w:val="clear" w:color="auto" w:fill="FFCC99"/>
            <w:vAlign w:val="center"/>
          </w:tcPr>
          <w:p w14:paraId="565C92FE">
            <w:pPr>
              <w:rPr>
                <w:rFonts w:ascii="宋体" w:hAnsi="宋体" w:cs="Arial"/>
                <w:b/>
                <w:sz w:val="21"/>
                <w:szCs w:val="21"/>
              </w:rPr>
            </w:pPr>
            <w:r>
              <w:rPr>
                <w:rFonts w:ascii="宋体" w:hAnsi="宋体" w:cs="Arial"/>
                <w:b/>
                <w:sz w:val="21"/>
                <w:szCs w:val="21"/>
              </w:rPr>
              <w:t>序号</w:t>
            </w:r>
          </w:p>
        </w:tc>
        <w:tc>
          <w:tcPr>
            <w:tcW w:w="1648" w:type="dxa"/>
            <w:gridSpan w:val="2"/>
            <w:shd w:val="clear" w:color="auto" w:fill="FFCC99"/>
            <w:vAlign w:val="center"/>
          </w:tcPr>
          <w:p w14:paraId="53F31E2E">
            <w:pPr>
              <w:rPr>
                <w:rFonts w:ascii="宋体" w:hAnsi="宋体" w:cs="Arial"/>
                <w:b/>
                <w:sz w:val="21"/>
                <w:szCs w:val="21"/>
              </w:rPr>
            </w:pPr>
            <w:r>
              <w:rPr>
                <w:rFonts w:ascii="宋体" w:hAnsi="宋体" w:cs="Arial"/>
                <w:b/>
                <w:sz w:val="21"/>
                <w:szCs w:val="21"/>
              </w:rPr>
              <w:t>名称</w:t>
            </w:r>
          </w:p>
        </w:tc>
        <w:tc>
          <w:tcPr>
            <w:tcW w:w="1054" w:type="dxa"/>
            <w:gridSpan w:val="2"/>
            <w:shd w:val="clear" w:color="auto" w:fill="FFCC99"/>
            <w:vAlign w:val="center"/>
          </w:tcPr>
          <w:p w14:paraId="0BAB8954">
            <w:pPr>
              <w:rPr>
                <w:rFonts w:ascii="宋体" w:hAnsi="宋体" w:cs="Arial"/>
                <w:b/>
                <w:sz w:val="21"/>
                <w:szCs w:val="21"/>
              </w:rPr>
            </w:pPr>
            <w:r>
              <w:rPr>
                <w:rFonts w:ascii="宋体" w:hAnsi="宋体" w:cs="Arial"/>
                <w:b/>
                <w:sz w:val="21"/>
                <w:szCs w:val="21"/>
              </w:rPr>
              <w:t>输入</w:t>
            </w:r>
            <w:r>
              <w:rPr>
                <w:rFonts w:hint="eastAsia" w:ascii="宋体" w:hAnsi="宋体" w:cs="Arial"/>
                <w:b/>
                <w:sz w:val="21"/>
                <w:szCs w:val="21"/>
              </w:rPr>
              <w:t>/输出</w:t>
            </w:r>
          </w:p>
        </w:tc>
        <w:tc>
          <w:tcPr>
            <w:tcW w:w="1024" w:type="dxa"/>
            <w:gridSpan w:val="2"/>
            <w:shd w:val="clear" w:color="auto" w:fill="FFCC99"/>
            <w:vAlign w:val="center"/>
          </w:tcPr>
          <w:p w14:paraId="33D7FDE5">
            <w:pPr>
              <w:rPr>
                <w:rFonts w:ascii="宋体" w:hAnsi="宋体" w:cs="Arial"/>
                <w:b/>
                <w:sz w:val="21"/>
                <w:szCs w:val="21"/>
              </w:rPr>
            </w:pPr>
            <w:r>
              <w:rPr>
                <w:rFonts w:ascii="宋体" w:hAnsi="宋体" w:cs="Arial"/>
                <w:b/>
                <w:sz w:val="21"/>
                <w:szCs w:val="21"/>
              </w:rPr>
              <w:t>缺省值</w:t>
            </w:r>
          </w:p>
        </w:tc>
        <w:tc>
          <w:tcPr>
            <w:tcW w:w="924" w:type="dxa"/>
            <w:shd w:val="clear" w:color="auto" w:fill="FFCC99"/>
            <w:vAlign w:val="center"/>
          </w:tcPr>
          <w:p w14:paraId="5A859174">
            <w:pPr>
              <w:rPr>
                <w:rFonts w:ascii="宋体" w:hAnsi="宋体" w:cs="Arial"/>
                <w:b/>
                <w:sz w:val="21"/>
                <w:szCs w:val="21"/>
              </w:rPr>
            </w:pPr>
            <w:r>
              <w:rPr>
                <w:rFonts w:hint="eastAsia" w:ascii="宋体" w:hAnsi="宋体" w:cs="Arial"/>
                <w:b/>
                <w:sz w:val="21"/>
                <w:szCs w:val="21"/>
              </w:rPr>
              <w:t>类型/长度</w:t>
            </w:r>
          </w:p>
        </w:tc>
        <w:tc>
          <w:tcPr>
            <w:tcW w:w="924" w:type="dxa"/>
            <w:gridSpan w:val="2"/>
            <w:shd w:val="clear" w:color="auto" w:fill="FFCC99"/>
            <w:vAlign w:val="center"/>
          </w:tcPr>
          <w:p w14:paraId="4BBFF04F">
            <w:pPr>
              <w:rPr>
                <w:rFonts w:ascii="宋体" w:hAnsi="宋体" w:cs="Arial"/>
                <w:b/>
                <w:sz w:val="21"/>
                <w:szCs w:val="21"/>
              </w:rPr>
            </w:pPr>
            <w:r>
              <w:rPr>
                <w:rFonts w:hint="eastAsia" w:ascii="宋体" w:hAnsi="宋体" w:cs="Arial"/>
                <w:b/>
                <w:sz w:val="21"/>
                <w:szCs w:val="21"/>
              </w:rPr>
              <w:t>是否必输</w:t>
            </w:r>
          </w:p>
        </w:tc>
        <w:tc>
          <w:tcPr>
            <w:tcW w:w="2521" w:type="dxa"/>
            <w:gridSpan w:val="2"/>
            <w:shd w:val="clear" w:color="auto" w:fill="FFCC99"/>
            <w:vAlign w:val="center"/>
          </w:tcPr>
          <w:p w14:paraId="7410CAC9">
            <w:pPr>
              <w:rPr>
                <w:rFonts w:ascii="宋体" w:hAnsi="宋体" w:cs="Arial"/>
                <w:b/>
                <w:sz w:val="21"/>
                <w:szCs w:val="21"/>
              </w:rPr>
            </w:pPr>
            <w:r>
              <w:rPr>
                <w:rFonts w:ascii="宋体" w:hAnsi="宋体" w:cs="Arial"/>
                <w:b/>
                <w:sz w:val="21"/>
                <w:szCs w:val="21"/>
              </w:rPr>
              <w:t>备注</w:t>
            </w:r>
          </w:p>
        </w:tc>
      </w:tr>
      <w:tr w14:paraId="166C8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690CD17B">
            <w:pPr>
              <w:numPr>
                <w:ilvl w:val="0"/>
                <w:numId w:val="144"/>
              </w:numPr>
              <w:rPr>
                <w:rFonts w:ascii="宋体" w:hAnsi="宋体"/>
                <w:sz w:val="21"/>
                <w:szCs w:val="21"/>
              </w:rPr>
            </w:pPr>
          </w:p>
        </w:tc>
        <w:tc>
          <w:tcPr>
            <w:tcW w:w="1619" w:type="dxa"/>
          </w:tcPr>
          <w:p w14:paraId="57D36F7C">
            <w:pPr>
              <w:rPr>
                <w:rFonts w:ascii="宋体" w:hAnsi="宋体" w:cs="Arial"/>
                <w:sz w:val="21"/>
                <w:szCs w:val="21"/>
              </w:rPr>
            </w:pPr>
            <w:r>
              <w:rPr>
                <w:rFonts w:hint="eastAsia" w:ascii="宋体" w:hAnsi="宋体" w:cs="Arial"/>
                <w:sz w:val="21"/>
                <w:szCs w:val="21"/>
              </w:rPr>
              <w:t>银行账号</w:t>
            </w:r>
          </w:p>
        </w:tc>
        <w:tc>
          <w:tcPr>
            <w:tcW w:w="1028" w:type="dxa"/>
            <w:gridSpan w:val="2"/>
          </w:tcPr>
          <w:p w14:paraId="6B221688">
            <w:pPr>
              <w:rPr>
                <w:rFonts w:ascii="宋体" w:hAnsi="宋体" w:cs="Arial"/>
                <w:sz w:val="21"/>
                <w:szCs w:val="21"/>
              </w:rPr>
            </w:pPr>
            <w:r>
              <w:rPr>
                <w:rFonts w:hint="eastAsia" w:ascii="宋体" w:hAnsi="宋体" w:cs="Arial"/>
                <w:sz w:val="21"/>
                <w:szCs w:val="21"/>
              </w:rPr>
              <w:t>文本</w:t>
            </w:r>
          </w:p>
        </w:tc>
        <w:tc>
          <w:tcPr>
            <w:tcW w:w="999" w:type="dxa"/>
            <w:gridSpan w:val="2"/>
            <w:vAlign w:val="center"/>
          </w:tcPr>
          <w:p w14:paraId="583A3CE9">
            <w:pPr>
              <w:rPr>
                <w:rFonts w:ascii="宋体" w:hAnsi="宋体" w:cs="Arial"/>
                <w:sz w:val="21"/>
                <w:szCs w:val="21"/>
              </w:rPr>
            </w:pPr>
          </w:p>
        </w:tc>
        <w:tc>
          <w:tcPr>
            <w:tcW w:w="1057" w:type="dxa"/>
            <w:gridSpan w:val="3"/>
            <w:vAlign w:val="center"/>
          </w:tcPr>
          <w:p w14:paraId="285D4002">
            <w:pPr>
              <w:rPr>
                <w:rFonts w:ascii="宋体" w:hAnsi="宋体" w:cs="Arial"/>
                <w:sz w:val="21"/>
                <w:szCs w:val="21"/>
              </w:rPr>
            </w:pPr>
          </w:p>
        </w:tc>
        <w:tc>
          <w:tcPr>
            <w:tcW w:w="897" w:type="dxa"/>
            <w:gridSpan w:val="2"/>
            <w:vAlign w:val="center"/>
          </w:tcPr>
          <w:p w14:paraId="60135EEE">
            <w:pPr>
              <w:rPr>
                <w:rFonts w:ascii="宋体" w:hAnsi="宋体" w:cs="Arial"/>
                <w:sz w:val="21"/>
                <w:szCs w:val="21"/>
              </w:rPr>
            </w:pPr>
          </w:p>
        </w:tc>
        <w:tc>
          <w:tcPr>
            <w:tcW w:w="2495" w:type="dxa"/>
            <w:vAlign w:val="center"/>
          </w:tcPr>
          <w:p w14:paraId="039B622E">
            <w:pPr>
              <w:rPr>
                <w:rFonts w:ascii="宋体" w:hAnsi="宋体" w:cs="Arial"/>
                <w:sz w:val="21"/>
                <w:szCs w:val="21"/>
              </w:rPr>
            </w:pPr>
          </w:p>
        </w:tc>
      </w:tr>
      <w:tr w14:paraId="6A01C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0188B31C">
            <w:pPr>
              <w:numPr>
                <w:ilvl w:val="0"/>
                <w:numId w:val="144"/>
              </w:numPr>
              <w:rPr>
                <w:rFonts w:ascii="宋体" w:hAnsi="宋体"/>
                <w:sz w:val="21"/>
                <w:szCs w:val="21"/>
              </w:rPr>
            </w:pPr>
          </w:p>
        </w:tc>
        <w:tc>
          <w:tcPr>
            <w:tcW w:w="1619" w:type="dxa"/>
          </w:tcPr>
          <w:p w14:paraId="0CBBDB05">
            <w:pPr>
              <w:rPr>
                <w:rFonts w:ascii="宋体" w:hAnsi="宋体" w:cs="Arial"/>
                <w:sz w:val="21"/>
                <w:szCs w:val="21"/>
              </w:rPr>
            </w:pPr>
            <w:r>
              <w:rPr>
                <w:rFonts w:hint="eastAsia" w:ascii="宋体" w:hAnsi="宋体" w:cs="Arial"/>
                <w:sz w:val="21"/>
                <w:szCs w:val="21"/>
              </w:rPr>
              <w:t>子账号</w:t>
            </w:r>
          </w:p>
        </w:tc>
        <w:tc>
          <w:tcPr>
            <w:tcW w:w="1028" w:type="dxa"/>
            <w:gridSpan w:val="2"/>
          </w:tcPr>
          <w:p w14:paraId="42B2ADC3">
            <w:pPr>
              <w:rPr>
                <w:rFonts w:ascii="宋体" w:hAnsi="宋体" w:cs="Arial"/>
                <w:sz w:val="21"/>
                <w:szCs w:val="21"/>
              </w:rPr>
            </w:pPr>
            <w:r>
              <w:rPr>
                <w:rFonts w:hint="eastAsia" w:ascii="宋体" w:hAnsi="宋体" w:cs="Arial"/>
                <w:sz w:val="21"/>
                <w:szCs w:val="21"/>
              </w:rPr>
              <w:t>文本</w:t>
            </w:r>
          </w:p>
        </w:tc>
        <w:tc>
          <w:tcPr>
            <w:tcW w:w="999" w:type="dxa"/>
            <w:gridSpan w:val="2"/>
            <w:vAlign w:val="center"/>
          </w:tcPr>
          <w:p w14:paraId="456A5784">
            <w:pPr>
              <w:rPr>
                <w:rFonts w:ascii="宋体" w:hAnsi="宋体" w:cs="Arial"/>
                <w:sz w:val="21"/>
                <w:szCs w:val="21"/>
              </w:rPr>
            </w:pPr>
          </w:p>
        </w:tc>
        <w:tc>
          <w:tcPr>
            <w:tcW w:w="1057" w:type="dxa"/>
            <w:gridSpan w:val="3"/>
            <w:vAlign w:val="center"/>
          </w:tcPr>
          <w:p w14:paraId="0E7E031E">
            <w:pPr>
              <w:rPr>
                <w:rFonts w:ascii="宋体" w:hAnsi="宋体" w:cs="Arial"/>
                <w:sz w:val="21"/>
                <w:szCs w:val="21"/>
              </w:rPr>
            </w:pPr>
          </w:p>
        </w:tc>
        <w:tc>
          <w:tcPr>
            <w:tcW w:w="897" w:type="dxa"/>
            <w:gridSpan w:val="2"/>
            <w:vAlign w:val="center"/>
          </w:tcPr>
          <w:p w14:paraId="7F2FE727">
            <w:pPr>
              <w:rPr>
                <w:rFonts w:ascii="宋体" w:hAnsi="宋体" w:cs="Arial"/>
                <w:sz w:val="21"/>
                <w:szCs w:val="21"/>
              </w:rPr>
            </w:pPr>
          </w:p>
        </w:tc>
        <w:tc>
          <w:tcPr>
            <w:tcW w:w="2495" w:type="dxa"/>
            <w:vAlign w:val="center"/>
          </w:tcPr>
          <w:p w14:paraId="509E6896">
            <w:pPr>
              <w:rPr>
                <w:rFonts w:ascii="宋体" w:hAnsi="宋体" w:cs="Arial"/>
                <w:sz w:val="21"/>
                <w:szCs w:val="21"/>
              </w:rPr>
            </w:pPr>
          </w:p>
        </w:tc>
      </w:tr>
      <w:tr w14:paraId="12E49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53BE638C">
            <w:pPr>
              <w:numPr>
                <w:ilvl w:val="0"/>
                <w:numId w:val="144"/>
              </w:numPr>
              <w:rPr>
                <w:rFonts w:ascii="宋体" w:hAnsi="宋体"/>
                <w:sz w:val="21"/>
                <w:szCs w:val="21"/>
              </w:rPr>
            </w:pPr>
          </w:p>
        </w:tc>
        <w:tc>
          <w:tcPr>
            <w:tcW w:w="1619" w:type="dxa"/>
          </w:tcPr>
          <w:p w14:paraId="3632CE8F">
            <w:pPr>
              <w:rPr>
                <w:rFonts w:ascii="宋体" w:hAnsi="宋体" w:cs="Arial"/>
                <w:sz w:val="21"/>
                <w:szCs w:val="21"/>
              </w:rPr>
            </w:pPr>
            <w:r>
              <w:rPr>
                <w:rFonts w:hint="eastAsia" w:ascii="宋体" w:hAnsi="宋体" w:cs="Arial"/>
                <w:sz w:val="21"/>
                <w:szCs w:val="21"/>
              </w:rPr>
              <w:t>币种</w:t>
            </w:r>
          </w:p>
        </w:tc>
        <w:tc>
          <w:tcPr>
            <w:tcW w:w="1028" w:type="dxa"/>
            <w:gridSpan w:val="2"/>
          </w:tcPr>
          <w:p w14:paraId="47DBB799">
            <w:pPr>
              <w:rPr>
                <w:rFonts w:ascii="宋体" w:hAnsi="宋体" w:cs="Arial"/>
                <w:sz w:val="21"/>
                <w:szCs w:val="21"/>
              </w:rPr>
            </w:pPr>
            <w:r>
              <w:rPr>
                <w:rFonts w:hint="eastAsia" w:ascii="宋体" w:hAnsi="宋体" w:cs="Arial"/>
                <w:sz w:val="21"/>
                <w:szCs w:val="21"/>
              </w:rPr>
              <w:t>文本</w:t>
            </w:r>
          </w:p>
        </w:tc>
        <w:tc>
          <w:tcPr>
            <w:tcW w:w="999" w:type="dxa"/>
            <w:gridSpan w:val="2"/>
            <w:vAlign w:val="center"/>
          </w:tcPr>
          <w:p w14:paraId="4A4656E3">
            <w:pPr>
              <w:rPr>
                <w:rFonts w:ascii="宋体" w:hAnsi="宋体" w:cs="Arial"/>
                <w:sz w:val="21"/>
                <w:szCs w:val="21"/>
              </w:rPr>
            </w:pPr>
          </w:p>
        </w:tc>
        <w:tc>
          <w:tcPr>
            <w:tcW w:w="1057" w:type="dxa"/>
            <w:gridSpan w:val="3"/>
            <w:vAlign w:val="center"/>
          </w:tcPr>
          <w:p w14:paraId="6F376F37">
            <w:pPr>
              <w:rPr>
                <w:rFonts w:ascii="宋体" w:hAnsi="宋体" w:cs="Arial"/>
                <w:sz w:val="21"/>
                <w:szCs w:val="21"/>
              </w:rPr>
            </w:pPr>
          </w:p>
        </w:tc>
        <w:tc>
          <w:tcPr>
            <w:tcW w:w="897" w:type="dxa"/>
            <w:gridSpan w:val="2"/>
            <w:vAlign w:val="center"/>
          </w:tcPr>
          <w:p w14:paraId="3DD414A8">
            <w:pPr>
              <w:rPr>
                <w:rFonts w:ascii="宋体" w:hAnsi="宋体" w:cs="Arial"/>
                <w:sz w:val="21"/>
                <w:szCs w:val="21"/>
              </w:rPr>
            </w:pPr>
          </w:p>
        </w:tc>
        <w:tc>
          <w:tcPr>
            <w:tcW w:w="2495" w:type="dxa"/>
            <w:vAlign w:val="center"/>
          </w:tcPr>
          <w:p w14:paraId="319BB70A">
            <w:pPr>
              <w:rPr>
                <w:rFonts w:ascii="宋体" w:hAnsi="宋体" w:cs="Arial"/>
                <w:sz w:val="21"/>
                <w:szCs w:val="21"/>
              </w:rPr>
            </w:pPr>
          </w:p>
        </w:tc>
      </w:tr>
      <w:tr w14:paraId="53C30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3762F4C6">
            <w:pPr>
              <w:numPr>
                <w:ilvl w:val="0"/>
                <w:numId w:val="144"/>
              </w:numPr>
              <w:rPr>
                <w:rFonts w:ascii="宋体" w:hAnsi="宋体"/>
                <w:sz w:val="21"/>
                <w:szCs w:val="21"/>
              </w:rPr>
            </w:pPr>
          </w:p>
        </w:tc>
        <w:tc>
          <w:tcPr>
            <w:tcW w:w="1619" w:type="dxa"/>
          </w:tcPr>
          <w:p w14:paraId="0980B638">
            <w:pPr>
              <w:rPr>
                <w:rFonts w:ascii="宋体" w:hAnsi="宋体" w:cs="Arial"/>
                <w:sz w:val="21"/>
                <w:szCs w:val="21"/>
              </w:rPr>
            </w:pPr>
            <w:r>
              <w:rPr>
                <w:rFonts w:hint="eastAsia" w:ascii="宋体" w:hAnsi="宋体" w:cs="Arial"/>
                <w:sz w:val="21"/>
                <w:szCs w:val="21"/>
              </w:rPr>
              <w:t>通知存款类型</w:t>
            </w:r>
          </w:p>
        </w:tc>
        <w:tc>
          <w:tcPr>
            <w:tcW w:w="1028" w:type="dxa"/>
            <w:gridSpan w:val="2"/>
          </w:tcPr>
          <w:p w14:paraId="0906D66B">
            <w:pPr>
              <w:rPr>
                <w:rFonts w:ascii="宋体" w:hAnsi="宋体" w:cs="Arial"/>
                <w:sz w:val="21"/>
                <w:szCs w:val="21"/>
              </w:rPr>
            </w:pPr>
            <w:r>
              <w:rPr>
                <w:rFonts w:hint="eastAsia" w:ascii="宋体" w:hAnsi="宋体" w:cs="Arial"/>
                <w:sz w:val="21"/>
                <w:szCs w:val="21"/>
              </w:rPr>
              <w:t>文本</w:t>
            </w:r>
          </w:p>
        </w:tc>
        <w:tc>
          <w:tcPr>
            <w:tcW w:w="999" w:type="dxa"/>
            <w:gridSpan w:val="2"/>
            <w:vAlign w:val="center"/>
          </w:tcPr>
          <w:p w14:paraId="00679C62">
            <w:pPr>
              <w:rPr>
                <w:rFonts w:ascii="宋体" w:hAnsi="宋体" w:cs="Arial"/>
                <w:sz w:val="21"/>
                <w:szCs w:val="21"/>
              </w:rPr>
            </w:pPr>
          </w:p>
        </w:tc>
        <w:tc>
          <w:tcPr>
            <w:tcW w:w="1057" w:type="dxa"/>
            <w:gridSpan w:val="3"/>
            <w:vAlign w:val="center"/>
          </w:tcPr>
          <w:p w14:paraId="220A29AA">
            <w:pPr>
              <w:rPr>
                <w:rFonts w:ascii="宋体" w:hAnsi="宋体" w:cs="Arial"/>
                <w:sz w:val="21"/>
                <w:szCs w:val="21"/>
              </w:rPr>
            </w:pPr>
          </w:p>
        </w:tc>
        <w:tc>
          <w:tcPr>
            <w:tcW w:w="897" w:type="dxa"/>
            <w:gridSpan w:val="2"/>
            <w:vAlign w:val="center"/>
          </w:tcPr>
          <w:p w14:paraId="4DD1A434">
            <w:pPr>
              <w:rPr>
                <w:rFonts w:ascii="宋体" w:hAnsi="宋体" w:cs="Arial"/>
                <w:sz w:val="21"/>
                <w:szCs w:val="21"/>
              </w:rPr>
            </w:pPr>
          </w:p>
        </w:tc>
        <w:tc>
          <w:tcPr>
            <w:tcW w:w="2495" w:type="dxa"/>
            <w:vAlign w:val="center"/>
          </w:tcPr>
          <w:p w14:paraId="53325C31">
            <w:pPr>
              <w:rPr>
                <w:rFonts w:ascii="宋体" w:hAnsi="宋体" w:cs="Arial"/>
                <w:sz w:val="21"/>
                <w:szCs w:val="21"/>
              </w:rPr>
            </w:pPr>
          </w:p>
        </w:tc>
      </w:tr>
      <w:tr w14:paraId="46573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2D08DD60">
            <w:pPr>
              <w:numPr>
                <w:ilvl w:val="0"/>
                <w:numId w:val="144"/>
              </w:numPr>
              <w:rPr>
                <w:rFonts w:ascii="宋体" w:hAnsi="宋体"/>
                <w:sz w:val="21"/>
                <w:szCs w:val="21"/>
              </w:rPr>
            </w:pPr>
          </w:p>
        </w:tc>
        <w:tc>
          <w:tcPr>
            <w:tcW w:w="1619" w:type="dxa"/>
          </w:tcPr>
          <w:p w14:paraId="41148676">
            <w:pPr>
              <w:rPr>
                <w:rFonts w:ascii="宋体" w:hAnsi="宋体" w:cs="Arial"/>
                <w:sz w:val="21"/>
                <w:szCs w:val="21"/>
              </w:rPr>
            </w:pPr>
            <w:r>
              <w:rPr>
                <w:rFonts w:hint="eastAsia" w:ascii="宋体" w:hAnsi="宋体" w:cs="Arial"/>
                <w:sz w:val="21"/>
                <w:szCs w:val="21"/>
              </w:rPr>
              <w:t>开户日期</w:t>
            </w:r>
          </w:p>
        </w:tc>
        <w:tc>
          <w:tcPr>
            <w:tcW w:w="1028" w:type="dxa"/>
            <w:gridSpan w:val="2"/>
          </w:tcPr>
          <w:p w14:paraId="1F9AAEB7">
            <w:pPr>
              <w:rPr>
                <w:rFonts w:ascii="宋体" w:hAnsi="宋体" w:cs="Arial"/>
                <w:sz w:val="21"/>
                <w:szCs w:val="21"/>
              </w:rPr>
            </w:pPr>
            <w:r>
              <w:rPr>
                <w:rFonts w:hint="eastAsia" w:ascii="宋体" w:hAnsi="宋体" w:cs="Arial"/>
                <w:sz w:val="21"/>
                <w:szCs w:val="21"/>
              </w:rPr>
              <w:t>文本</w:t>
            </w:r>
          </w:p>
        </w:tc>
        <w:tc>
          <w:tcPr>
            <w:tcW w:w="999" w:type="dxa"/>
            <w:gridSpan w:val="2"/>
            <w:vAlign w:val="center"/>
          </w:tcPr>
          <w:p w14:paraId="74258E38">
            <w:pPr>
              <w:rPr>
                <w:rFonts w:ascii="宋体" w:hAnsi="宋体" w:cs="Arial"/>
                <w:sz w:val="21"/>
                <w:szCs w:val="21"/>
              </w:rPr>
            </w:pPr>
          </w:p>
        </w:tc>
        <w:tc>
          <w:tcPr>
            <w:tcW w:w="1057" w:type="dxa"/>
            <w:gridSpan w:val="3"/>
            <w:vAlign w:val="center"/>
          </w:tcPr>
          <w:p w14:paraId="147F2EB4">
            <w:pPr>
              <w:rPr>
                <w:rFonts w:ascii="宋体" w:hAnsi="宋体" w:cs="Arial"/>
                <w:sz w:val="21"/>
                <w:szCs w:val="21"/>
              </w:rPr>
            </w:pPr>
          </w:p>
        </w:tc>
        <w:tc>
          <w:tcPr>
            <w:tcW w:w="897" w:type="dxa"/>
            <w:gridSpan w:val="2"/>
            <w:vAlign w:val="center"/>
          </w:tcPr>
          <w:p w14:paraId="3FA84E99">
            <w:pPr>
              <w:rPr>
                <w:rFonts w:ascii="宋体" w:hAnsi="宋体" w:cs="Arial"/>
                <w:sz w:val="21"/>
                <w:szCs w:val="21"/>
              </w:rPr>
            </w:pPr>
          </w:p>
        </w:tc>
        <w:tc>
          <w:tcPr>
            <w:tcW w:w="2495" w:type="dxa"/>
            <w:vAlign w:val="center"/>
          </w:tcPr>
          <w:p w14:paraId="3EFE3CAC">
            <w:pPr>
              <w:rPr>
                <w:rFonts w:ascii="宋体" w:hAnsi="宋体" w:cs="Arial"/>
                <w:sz w:val="21"/>
                <w:szCs w:val="21"/>
              </w:rPr>
            </w:pPr>
          </w:p>
        </w:tc>
      </w:tr>
      <w:tr w14:paraId="1A8EA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4EBAD512">
            <w:pPr>
              <w:numPr>
                <w:ilvl w:val="0"/>
                <w:numId w:val="144"/>
              </w:numPr>
              <w:rPr>
                <w:rFonts w:ascii="宋体" w:hAnsi="宋体"/>
                <w:sz w:val="21"/>
                <w:szCs w:val="21"/>
              </w:rPr>
            </w:pPr>
          </w:p>
        </w:tc>
        <w:tc>
          <w:tcPr>
            <w:tcW w:w="1648" w:type="dxa"/>
            <w:gridSpan w:val="2"/>
          </w:tcPr>
          <w:p w14:paraId="08F3FCBA">
            <w:pPr>
              <w:rPr>
                <w:rFonts w:ascii="宋体" w:hAnsi="宋体" w:cs="Arial"/>
                <w:sz w:val="21"/>
                <w:szCs w:val="21"/>
              </w:rPr>
            </w:pPr>
            <w:r>
              <w:rPr>
                <w:rFonts w:hint="eastAsia" w:ascii="宋体" w:hAnsi="宋体" w:cs="Arial"/>
                <w:sz w:val="21"/>
                <w:szCs w:val="21"/>
              </w:rPr>
              <w:t>支取金额</w:t>
            </w:r>
          </w:p>
        </w:tc>
        <w:tc>
          <w:tcPr>
            <w:tcW w:w="999" w:type="dxa"/>
          </w:tcPr>
          <w:p w14:paraId="4554D09B">
            <w:pPr>
              <w:rPr>
                <w:rFonts w:ascii="宋体" w:hAnsi="宋体" w:cs="Arial"/>
                <w:sz w:val="21"/>
                <w:szCs w:val="21"/>
              </w:rPr>
            </w:pPr>
            <w:r>
              <w:rPr>
                <w:rFonts w:ascii="宋体" w:hAnsi="宋体" w:cs="Arial"/>
                <w:sz w:val="21"/>
                <w:szCs w:val="21"/>
              </w:rPr>
              <w:t>文本</w:t>
            </w:r>
          </w:p>
        </w:tc>
        <w:tc>
          <w:tcPr>
            <w:tcW w:w="999" w:type="dxa"/>
            <w:gridSpan w:val="2"/>
            <w:vAlign w:val="center"/>
          </w:tcPr>
          <w:p w14:paraId="4BE946C7">
            <w:pPr>
              <w:rPr>
                <w:rFonts w:ascii="宋体" w:hAnsi="宋体" w:cs="Arial"/>
                <w:sz w:val="21"/>
                <w:szCs w:val="21"/>
              </w:rPr>
            </w:pPr>
          </w:p>
        </w:tc>
        <w:tc>
          <w:tcPr>
            <w:tcW w:w="1004" w:type="dxa"/>
            <w:gridSpan w:val="2"/>
            <w:vAlign w:val="center"/>
          </w:tcPr>
          <w:p w14:paraId="2FD100EB">
            <w:pPr>
              <w:rPr>
                <w:rFonts w:ascii="宋体" w:hAnsi="宋体" w:cs="Arial"/>
                <w:sz w:val="21"/>
                <w:szCs w:val="21"/>
              </w:rPr>
            </w:pPr>
          </w:p>
        </w:tc>
        <w:tc>
          <w:tcPr>
            <w:tcW w:w="924" w:type="dxa"/>
            <w:gridSpan w:val="2"/>
            <w:vAlign w:val="center"/>
          </w:tcPr>
          <w:p w14:paraId="5639DA83">
            <w:pPr>
              <w:rPr>
                <w:rFonts w:ascii="宋体" w:hAnsi="宋体" w:cs="Arial"/>
                <w:sz w:val="21"/>
                <w:szCs w:val="21"/>
              </w:rPr>
            </w:pPr>
          </w:p>
        </w:tc>
        <w:tc>
          <w:tcPr>
            <w:tcW w:w="2521" w:type="dxa"/>
            <w:gridSpan w:val="2"/>
            <w:vAlign w:val="center"/>
          </w:tcPr>
          <w:p w14:paraId="1D789A73">
            <w:pPr>
              <w:rPr>
                <w:rFonts w:ascii="宋体" w:hAnsi="宋体" w:cs="Arial"/>
                <w:sz w:val="21"/>
                <w:szCs w:val="21"/>
              </w:rPr>
            </w:pPr>
          </w:p>
        </w:tc>
      </w:tr>
      <w:tr w14:paraId="0E4DF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24235BFE">
            <w:pPr>
              <w:numPr>
                <w:ilvl w:val="0"/>
                <w:numId w:val="144"/>
              </w:numPr>
              <w:rPr>
                <w:rFonts w:ascii="宋体" w:hAnsi="宋体"/>
                <w:sz w:val="21"/>
                <w:szCs w:val="21"/>
              </w:rPr>
            </w:pPr>
          </w:p>
        </w:tc>
        <w:tc>
          <w:tcPr>
            <w:tcW w:w="1648" w:type="dxa"/>
            <w:gridSpan w:val="2"/>
          </w:tcPr>
          <w:p w14:paraId="04E42703">
            <w:pPr>
              <w:rPr>
                <w:rFonts w:ascii="宋体" w:hAnsi="宋体" w:cs="Arial"/>
                <w:sz w:val="21"/>
                <w:szCs w:val="21"/>
              </w:rPr>
            </w:pPr>
            <w:r>
              <w:rPr>
                <w:rFonts w:hint="eastAsia" w:ascii="宋体" w:hAnsi="宋体" w:cs="Arial"/>
                <w:sz w:val="21"/>
                <w:szCs w:val="21"/>
              </w:rPr>
              <w:t>返回</w:t>
            </w:r>
          </w:p>
        </w:tc>
        <w:tc>
          <w:tcPr>
            <w:tcW w:w="999" w:type="dxa"/>
          </w:tcPr>
          <w:p w14:paraId="36B7CDAF">
            <w:pPr>
              <w:rPr>
                <w:rFonts w:ascii="宋体" w:hAnsi="宋体" w:cs="Arial"/>
                <w:sz w:val="21"/>
                <w:szCs w:val="21"/>
              </w:rPr>
            </w:pPr>
            <w:r>
              <w:rPr>
                <w:rFonts w:hint="eastAsia" w:ascii="宋体" w:hAnsi="宋体" w:cs="Arial"/>
                <w:sz w:val="21"/>
                <w:szCs w:val="21"/>
              </w:rPr>
              <w:t>按钮</w:t>
            </w:r>
          </w:p>
        </w:tc>
        <w:tc>
          <w:tcPr>
            <w:tcW w:w="999" w:type="dxa"/>
            <w:gridSpan w:val="2"/>
            <w:vAlign w:val="center"/>
          </w:tcPr>
          <w:p w14:paraId="4B1C3103">
            <w:pPr>
              <w:rPr>
                <w:rFonts w:ascii="宋体" w:hAnsi="宋体" w:cs="Arial"/>
                <w:sz w:val="21"/>
                <w:szCs w:val="21"/>
              </w:rPr>
            </w:pPr>
          </w:p>
        </w:tc>
        <w:tc>
          <w:tcPr>
            <w:tcW w:w="1004" w:type="dxa"/>
            <w:gridSpan w:val="2"/>
            <w:vAlign w:val="center"/>
          </w:tcPr>
          <w:p w14:paraId="0F76B8DD">
            <w:pPr>
              <w:rPr>
                <w:rFonts w:ascii="宋体" w:hAnsi="宋体" w:cs="Arial"/>
                <w:sz w:val="21"/>
                <w:szCs w:val="21"/>
              </w:rPr>
            </w:pPr>
          </w:p>
        </w:tc>
        <w:tc>
          <w:tcPr>
            <w:tcW w:w="924" w:type="dxa"/>
            <w:gridSpan w:val="2"/>
            <w:vAlign w:val="center"/>
          </w:tcPr>
          <w:p w14:paraId="1ED3D111">
            <w:pPr>
              <w:rPr>
                <w:rFonts w:ascii="宋体" w:hAnsi="宋体" w:cs="Arial"/>
                <w:sz w:val="21"/>
                <w:szCs w:val="21"/>
              </w:rPr>
            </w:pPr>
          </w:p>
        </w:tc>
        <w:tc>
          <w:tcPr>
            <w:tcW w:w="2521" w:type="dxa"/>
            <w:gridSpan w:val="2"/>
            <w:vAlign w:val="center"/>
          </w:tcPr>
          <w:p w14:paraId="644100E9">
            <w:pPr>
              <w:rPr>
                <w:rFonts w:ascii="宋体" w:hAnsi="宋体" w:cs="Arial"/>
                <w:sz w:val="21"/>
                <w:szCs w:val="21"/>
              </w:rPr>
            </w:pPr>
            <w:r>
              <w:rPr>
                <w:rFonts w:hint="eastAsia" w:ascii="宋体" w:hAnsi="宋体" w:cs="Arial"/>
                <w:sz w:val="21"/>
                <w:szCs w:val="21"/>
              </w:rPr>
              <w:t>返回至通知存款页面</w:t>
            </w:r>
          </w:p>
        </w:tc>
      </w:tr>
    </w:tbl>
    <w:p w14:paraId="28B63FFF">
      <w:pPr>
        <w:pStyle w:val="6"/>
      </w:pPr>
    </w:p>
    <w:p w14:paraId="269BFD62">
      <w:pPr>
        <w:pStyle w:val="3"/>
        <w:rPr>
          <w:highlight w:val="yellow"/>
          <w:rPrChange w:id="113" w:author="admin" w:date="2019-10-15T11:23:00Z">
            <w:rPr/>
          </w:rPrChange>
        </w:rPr>
      </w:pPr>
      <w:bookmarkStart w:id="828" w:name="_Toc351988541"/>
      <w:r>
        <w:rPr>
          <w:rFonts w:hint="eastAsia"/>
          <w:highlight w:val="yellow"/>
          <w:rPrChange w:id="114" w:author="admin" w:date="2019-10-15T11:23:00Z">
            <w:rPr>
              <w:rFonts w:hint="eastAsia"/>
            </w:rPr>
          </w:rPrChange>
        </w:rPr>
        <w:t>智能通知存款</w:t>
      </w:r>
      <w:bookmarkEnd w:id="828"/>
    </w:p>
    <w:p w14:paraId="6803681A">
      <w:pPr>
        <w:spacing w:line="360" w:lineRule="auto"/>
        <w:ind w:firstLine="420" w:firstLineChars="200"/>
        <w:rPr>
          <w:rFonts w:ascii="宋体" w:hAnsi="宋体"/>
          <w:sz w:val="21"/>
          <w:szCs w:val="21"/>
        </w:rPr>
      </w:pPr>
      <w:r>
        <w:rPr>
          <w:rFonts w:hint="eastAsia" w:ascii="宋体" w:hAnsi="宋体"/>
          <w:sz w:val="21"/>
          <w:szCs w:val="21"/>
        </w:rPr>
        <w:t>智能通知存款采用活期存款账户管理模式，活期存款、通知存款共用一个账户。</w:t>
      </w:r>
    </w:p>
    <w:p w14:paraId="23BE181A">
      <w:pPr>
        <w:spacing w:line="360" w:lineRule="auto"/>
        <w:ind w:firstLine="420" w:firstLineChars="200"/>
        <w:rPr>
          <w:rFonts w:ascii="宋体" w:hAnsi="宋体"/>
          <w:sz w:val="21"/>
          <w:szCs w:val="21"/>
        </w:rPr>
      </w:pPr>
      <w:r>
        <w:rPr>
          <w:rFonts w:hint="eastAsia" w:ascii="宋体" w:hAnsi="宋体"/>
          <w:sz w:val="21"/>
          <w:szCs w:val="21"/>
        </w:rPr>
        <w:t xml:space="preserve">智能通知存款会在月底根据客户每天的实际余额，自动为客户在每个时间段（以余额低于五万元为分界）选择“一天”或者“七天”计息。 </w:t>
      </w:r>
    </w:p>
    <w:p w14:paraId="633B74B7">
      <w:pPr>
        <w:spacing w:line="360" w:lineRule="auto"/>
        <w:ind w:firstLine="525" w:firstLineChars="250"/>
        <w:rPr>
          <w:rFonts w:ascii="宋体" w:hAnsi="宋体"/>
          <w:sz w:val="21"/>
          <w:szCs w:val="21"/>
        </w:rPr>
      </w:pPr>
      <w:r>
        <w:rPr>
          <w:rFonts w:hint="eastAsia" w:ascii="宋体" w:hAnsi="宋体"/>
          <w:sz w:val="21"/>
          <w:szCs w:val="21"/>
        </w:rPr>
        <w:t>智能通知存款无需存款保底，在客户开通智能通知存款后，系统将自动记录每日人民币“智能通知存款”账户余额，如连续七天以上余额超过5万元（含）则全额按照七天通知存款利率计息，不足七天则按一天通知存款利率计息。</w:t>
      </w:r>
    </w:p>
    <w:p w14:paraId="6E05EA88">
      <w:pPr>
        <w:spacing w:line="360" w:lineRule="auto"/>
        <w:ind w:firstLine="420" w:firstLineChars="200"/>
        <w:rPr>
          <w:rFonts w:ascii="宋体" w:hAnsi="宋体"/>
          <w:sz w:val="21"/>
          <w:szCs w:val="21"/>
        </w:rPr>
      </w:pPr>
      <w:r>
        <w:rPr>
          <w:rFonts w:hint="eastAsia" w:ascii="宋体" w:hAnsi="宋体"/>
          <w:sz w:val="21"/>
          <w:szCs w:val="21"/>
        </w:rPr>
        <w:t>智能通知存款均采用分段计算方式：</w:t>
      </w:r>
    </w:p>
    <w:p w14:paraId="56ACF038">
      <w:pPr>
        <w:spacing w:line="360" w:lineRule="auto"/>
        <w:ind w:firstLine="420" w:firstLineChars="200"/>
        <w:rPr>
          <w:rFonts w:ascii="宋体" w:hAnsi="宋体"/>
          <w:sz w:val="21"/>
          <w:szCs w:val="21"/>
        </w:rPr>
      </w:pPr>
      <w:r>
        <w:rPr>
          <w:rFonts w:hint="eastAsia" w:ascii="宋体" w:hAnsi="宋体"/>
          <w:sz w:val="21"/>
          <w:szCs w:val="21"/>
        </w:rPr>
        <w:t>（一）余额不足5万元的不计息，但是将余额累计到账户积数中季末按活期计息。</w:t>
      </w:r>
    </w:p>
    <w:p w14:paraId="21126D7E">
      <w:pPr>
        <w:spacing w:line="360" w:lineRule="auto"/>
        <w:ind w:firstLine="420" w:firstLineChars="200"/>
        <w:rPr>
          <w:rFonts w:ascii="宋体" w:hAnsi="宋体"/>
          <w:sz w:val="21"/>
          <w:szCs w:val="21"/>
        </w:rPr>
      </w:pPr>
      <w:r>
        <w:rPr>
          <w:rFonts w:hint="eastAsia" w:ascii="宋体" w:hAnsi="宋体"/>
          <w:sz w:val="21"/>
          <w:szCs w:val="21"/>
        </w:rPr>
        <w:t>（二）余额超过5万元（含）但连续不足七天则按一天通知存款利率计息。</w:t>
      </w:r>
    </w:p>
    <w:p w14:paraId="1E48F4E2">
      <w:pPr>
        <w:spacing w:line="360" w:lineRule="auto"/>
        <w:ind w:firstLine="420" w:firstLineChars="200"/>
        <w:rPr>
          <w:rFonts w:ascii="宋体" w:hAnsi="宋体"/>
          <w:sz w:val="21"/>
          <w:szCs w:val="21"/>
        </w:rPr>
      </w:pPr>
      <w:r>
        <w:rPr>
          <w:rFonts w:hint="eastAsia" w:ascii="宋体" w:hAnsi="宋体"/>
          <w:sz w:val="21"/>
          <w:szCs w:val="21"/>
        </w:rPr>
        <w:t>（三）余额超过5万元（含）且连续超过七天，首先从第一个超过五万日开始每七天分段，不足七天的段按一天通知存款利率计息；其次七天的段按照七日内余额的最小值为基数以七天通知存款利率按七日计息，同时，各日的余额在扣除相应基数后，剩余额大于5万的各日，剩余额按一天通知存款利率计息；剩余额不足5万（至少一天为0）的，剩余额累计到账户积数中季末按活期计息。</w:t>
      </w:r>
    </w:p>
    <w:p w14:paraId="1D438B01">
      <w:pPr>
        <w:spacing w:line="360" w:lineRule="auto"/>
        <w:ind w:firstLine="420" w:firstLineChars="200"/>
        <w:rPr>
          <w:rFonts w:ascii="宋体" w:hAnsi="宋体"/>
          <w:sz w:val="21"/>
          <w:szCs w:val="21"/>
        </w:rPr>
      </w:pPr>
      <w:r>
        <w:rPr>
          <w:rFonts w:hint="eastAsia" w:ascii="宋体" w:hAnsi="宋体"/>
          <w:sz w:val="21"/>
          <w:szCs w:val="21"/>
        </w:rPr>
        <w:t>（四）每季度最后一个月的20日，依据账户积数按照活期存款利率计息，次日入账。每季度最后一个月的活期存款利息不在该季度结息，反映在下一季度的结息中。</w:t>
      </w:r>
    </w:p>
    <w:p w14:paraId="0698746B">
      <w:pPr>
        <w:pStyle w:val="4"/>
        <w:ind w:left="57"/>
      </w:pPr>
      <w:bookmarkStart w:id="829" w:name="_Toc351988542"/>
      <w:r>
        <w:rPr>
          <w:rFonts w:hint="eastAsia"/>
        </w:rPr>
        <w:t>智能通知存款签约</w:t>
      </w:r>
      <w:bookmarkEnd w:id="829"/>
    </w:p>
    <w:p w14:paraId="6989DDF9">
      <w:pPr>
        <w:pStyle w:val="5"/>
      </w:pPr>
      <w:r>
        <w:rPr>
          <w:rFonts w:hint="eastAsia"/>
        </w:rPr>
        <w:t>功能描述</w:t>
      </w:r>
    </w:p>
    <w:p w14:paraId="0E2234D1">
      <w:pPr>
        <w:pStyle w:val="6"/>
        <w:spacing w:line="360" w:lineRule="auto"/>
        <w:rPr>
          <w:sz w:val="21"/>
          <w:szCs w:val="21"/>
        </w:rPr>
      </w:pPr>
      <w:r>
        <w:rPr>
          <w:rFonts w:hint="eastAsia"/>
          <w:sz w:val="21"/>
          <w:szCs w:val="21"/>
        </w:rPr>
        <w:t>用户可通过此功能签约智能通知存款功能</w:t>
      </w:r>
    </w:p>
    <w:p w14:paraId="6D1B7B3F">
      <w:pPr>
        <w:pStyle w:val="5"/>
      </w:pPr>
      <w:r>
        <w:rPr>
          <w:rFonts w:hint="eastAsia"/>
        </w:rPr>
        <w:t>业务流程</w:t>
      </w:r>
    </w:p>
    <w:p w14:paraId="67DEA37C">
      <w:pPr>
        <w:pStyle w:val="6"/>
        <w:spacing w:line="360" w:lineRule="auto"/>
        <w:rPr>
          <w:b/>
          <w:sz w:val="21"/>
          <w:szCs w:val="21"/>
        </w:rPr>
      </w:pPr>
      <w:r>
        <w:rPr>
          <w:rFonts w:hint="eastAsia"/>
          <w:b/>
          <w:sz w:val="21"/>
          <w:szCs w:val="21"/>
        </w:rPr>
        <w:t>流程说明：</w:t>
      </w:r>
    </w:p>
    <w:p w14:paraId="6BA24AD7">
      <w:pPr>
        <w:pStyle w:val="6"/>
        <w:numPr>
          <w:ilvl w:val="0"/>
          <w:numId w:val="145"/>
        </w:numPr>
        <w:spacing w:line="360" w:lineRule="auto"/>
        <w:rPr>
          <w:sz w:val="21"/>
          <w:szCs w:val="21"/>
        </w:rPr>
      </w:pPr>
      <w:r>
        <w:rPr>
          <w:rFonts w:hint="eastAsia"/>
          <w:sz w:val="21"/>
          <w:szCs w:val="21"/>
        </w:rPr>
        <w:t>用户点击“智能通知存款签约”菜单，显示智能通知存款签约页面</w:t>
      </w:r>
    </w:p>
    <w:p w14:paraId="79F21C96">
      <w:pPr>
        <w:pStyle w:val="6"/>
        <w:numPr>
          <w:ilvl w:val="0"/>
          <w:numId w:val="145"/>
        </w:numPr>
        <w:spacing w:line="360" w:lineRule="auto"/>
        <w:rPr>
          <w:sz w:val="21"/>
          <w:szCs w:val="21"/>
        </w:rPr>
      </w:pPr>
      <w:r>
        <w:rPr>
          <w:rFonts w:hint="eastAsia"/>
          <w:sz w:val="21"/>
          <w:szCs w:val="21"/>
        </w:rPr>
        <w:t>用户进入签约信息录入页面</w:t>
      </w:r>
    </w:p>
    <w:p w14:paraId="13533CEF">
      <w:pPr>
        <w:pStyle w:val="6"/>
        <w:numPr>
          <w:ilvl w:val="0"/>
          <w:numId w:val="145"/>
        </w:numPr>
        <w:spacing w:line="360" w:lineRule="auto"/>
        <w:rPr>
          <w:sz w:val="21"/>
          <w:szCs w:val="21"/>
        </w:rPr>
      </w:pPr>
      <w:r>
        <w:rPr>
          <w:rFonts w:hint="eastAsia"/>
          <w:sz w:val="21"/>
          <w:szCs w:val="21"/>
        </w:rPr>
        <w:t>系统判断可签约智能通知存款的账户并以列表形式显示，用户选择签约账号并输入账户密码，点击“签约”按钮，系统进行智能通知存款签约操作，并显示签约结果，签约结果可在智能通知存款查询中查到。</w:t>
      </w:r>
    </w:p>
    <w:p w14:paraId="4305A2DD">
      <w:pPr>
        <w:pStyle w:val="5"/>
      </w:pPr>
      <w:r>
        <w:rPr>
          <w:rFonts w:hint="eastAsia"/>
        </w:rPr>
        <w:t>业务规则</w:t>
      </w:r>
    </w:p>
    <w:p w14:paraId="0D6BA171">
      <w:pPr>
        <w:pStyle w:val="7"/>
        <w:numPr>
          <w:ilvl w:val="0"/>
          <w:numId w:val="0"/>
        </w:numPr>
        <w:ind w:left="6"/>
      </w:pPr>
      <w:r>
        <w:rPr>
          <w:rFonts w:hint="eastAsia"/>
        </w:rPr>
        <w:t>交易前</w:t>
      </w:r>
    </w:p>
    <w:p w14:paraId="2CE5043B">
      <w:pPr>
        <w:numPr>
          <w:ilvl w:val="0"/>
          <w:numId w:val="146"/>
        </w:numPr>
        <w:spacing w:line="360" w:lineRule="auto"/>
        <w:rPr>
          <w:sz w:val="21"/>
          <w:szCs w:val="21"/>
        </w:rPr>
      </w:pPr>
      <w:r>
        <w:rPr>
          <w:rFonts w:hint="eastAsia"/>
          <w:sz w:val="21"/>
          <w:szCs w:val="21"/>
        </w:rPr>
        <w:t>账户列表仅显示未签约过智能通知存款的账户</w:t>
      </w:r>
    </w:p>
    <w:p w14:paraId="13966612">
      <w:pPr>
        <w:numPr>
          <w:ilvl w:val="0"/>
          <w:numId w:val="146"/>
        </w:numPr>
        <w:spacing w:line="360" w:lineRule="auto"/>
        <w:rPr>
          <w:sz w:val="21"/>
          <w:szCs w:val="21"/>
        </w:rPr>
      </w:pPr>
      <w:r>
        <w:rPr>
          <w:rFonts w:hint="eastAsia"/>
          <w:sz w:val="21"/>
          <w:szCs w:val="21"/>
        </w:rPr>
        <w:t>每个账户仅能开通一次智能通知存款功能</w:t>
      </w:r>
    </w:p>
    <w:p w14:paraId="5F5EF0AC">
      <w:pPr>
        <w:pStyle w:val="7"/>
        <w:numPr>
          <w:ilvl w:val="0"/>
          <w:numId w:val="0"/>
        </w:numPr>
        <w:ind w:left="6"/>
      </w:pPr>
      <w:r>
        <w:rPr>
          <w:rFonts w:hint="eastAsia"/>
        </w:rPr>
        <w:t>交易中</w:t>
      </w:r>
    </w:p>
    <w:p w14:paraId="72DA188C">
      <w:pPr>
        <w:pStyle w:val="7"/>
        <w:numPr>
          <w:ilvl w:val="0"/>
          <w:numId w:val="0"/>
        </w:numPr>
        <w:ind w:left="6"/>
      </w:pPr>
      <w:r>
        <w:rPr>
          <w:rFonts w:hint="eastAsia"/>
        </w:rPr>
        <w:t>交易后</w:t>
      </w:r>
    </w:p>
    <w:p w14:paraId="22FF7D7D">
      <w:pPr>
        <w:pStyle w:val="88"/>
        <w:ind w:firstLine="0" w:firstLineChars="0"/>
        <w:rPr>
          <w:rFonts w:cs="Arial"/>
          <w:szCs w:val="21"/>
        </w:rPr>
      </w:pPr>
      <w:r>
        <w:rPr>
          <w:rFonts w:hint="eastAsia" w:cs="Arial"/>
          <w:color w:val="000000"/>
        </w:rPr>
        <w:t>交易无论成功、失败、银行处理中都需记录日志。日志应该在内部管理里的日志管理-用户操作日志查询里的个人客户日志中查询到。用户也可以在个人网银里的客户服务里的网银操作日志查询到。</w:t>
      </w:r>
    </w:p>
    <w:p w14:paraId="77B98119">
      <w:pPr>
        <w:pStyle w:val="5"/>
      </w:pPr>
      <w:r>
        <w:rPr>
          <w:rFonts w:hint="eastAsia"/>
        </w:rPr>
        <w:t>页面要素</w:t>
      </w:r>
    </w:p>
    <w:tbl>
      <w:tblPr>
        <w:tblStyle w:val="48"/>
        <w:tblW w:w="90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617"/>
        <w:gridCol w:w="935"/>
        <w:gridCol w:w="992"/>
        <w:gridCol w:w="1134"/>
        <w:gridCol w:w="992"/>
        <w:gridCol w:w="2552"/>
      </w:tblGrid>
      <w:tr w14:paraId="5DE27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FABF8F"/>
            <w:vAlign w:val="center"/>
          </w:tcPr>
          <w:p w14:paraId="1E1FAC64">
            <w:pPr>
              <w:widowControl w:val="0"/>
              <w:rPr>
                <w:rFonts w:ascii="宋体" w:hAnsi="宋体" w:cs="Arial"/>
                <w:b/>
                <w:sz w:val="21"/>
                <w:szCs w:val="21"/>
              </w:rPr>
            </w:pPr>
            <w:r>
              <w:rPr>
                <w:rFonts w:ascii="宋体" w:hAnsi="宋体" w:cs="Arial"/>
                <w:b/>
                <w:sz w:val="21"/>
                <w:szCs w:val="21"/>
              </w:rPr>
              <w:t>序号</w:t>
            </w:r>
          </w:p>
        </w:tc>
        <w:tc>
          <w:tcPr>
            <w:tcW w:w="1617" w:type="dxa"/>
            <w:shd w:val="clear" w:color="auto" w:fill="FABF8F"/>
            <w:vAlign w:val="center"/>
          </w:tcPr>
          <w:p w14:paraId="397779B5">
            <w:pPr>
              <w:widowControl w:val="0"/>
              <w:rPr>
                <w:rFonts w:ascii="宋体" w:hAnsi="宋体" w:cs="Arial"/>
                <w:b/>
                <w:sz w:val="21"/>
                <w:szCs w:val="21"/>
              </w:rPr>
            </w:pPr>
            <w:r>
              <w:rPr>
                <w:rFonts w:ascii="宋体" w:hAnsi="宋体" w:cs="Arial"/>
                <w:b/>
                <w:sz w:val="21"/>
                <w:szCs w:val="21"/>
              </w:rPr>
              <w:t>名称</w:t>
            </w:r>
          </w:p>
        </w:tc>
        <w:tc>
          <w:tcPr>
            <w:tcW w:w="935" w:type="dxa"/>
            <w:shd w:val="clear" w:color="auto" w:fill="FABF8F"/>
            <w:vAlign w:val="center"/>
          </w:tcPr>
          <w:p w14:paraId="7097A3FB">
            <w:pPr>
              <w:widowControl w:val="0"/>
              <w:rPr>
                <w:rFonts w:ascii="宋体" w:hAnsi="宋体" w:cs="Arial"/>
                <w:b/>
                <w:sz w:val="21"/>
                <w:szCs w:val="21"/>
              </w:rPr>
            </w:pPr>
            <w:r>
              <w:rPr>
                <w:rFonts w:ascii="宋体" w:hAnsi="宋体" w:cs="Arial"/>
                <w:b/>
                <w:sz w:val="21"/>
                <w:szCs w:val="21"/>
              </w:rPr>
              <w:t>输入</w:t>
            </w:r>
            <w:r>
              <w:rPr>
                <w:rFonts w:hint="eastAsia" w:ascii="宋体" w:hAnsi="宋体" w:cs="Arial"/>
                <w:b/>
                <w:sz w:val="21"/>
                <w:szCs w:val="21"/>
              </w:rPr>
              <w:t>/输出</w:t>
            </w:r>
          </w:p>
        </w:tc>
        <w:tc>
          <w:tcPr>
            <w:tcW w:w="992" w:type="dxa"/>
            <w:shd w:val="clear" w:color="auto" w:fill="FABF8F"/>
            <w:vAlign w:val="center"/>
          </w:tcPr>
          <w:p w14:paraId="1D2C8CAC">
            <w:pPr>
              <w:widowControl w:val="0"/>
              <w:rPr>
                <w:rFonts w:ascii="宋体" w:hAnsi="宋体" w:cs="Arial"/>
                <w:b/>
                <w:sz w:val="21"/>
                <w:szCs w:val="21"/>
              </w:rPr>
            </w:pPr>
            <w:r>
              <w:rPr>
                <w:rFonts w:ascii="宋体" w:hAnsi="宋体" w:cs="Arial"/>
                <w:b/>
                <w:sz w:val="21"/>
                <w:szCs w:val="21"/>
              </w:rPr>
              <w:t>缺省值</w:t>
            </w:r>
          </w:p>
        </w:tc>
        <w:tc>
          <w:tcPr>
            <w:tcW w:w="1134" w:type="dxa"/>
            <w:shd w:val="clear" w:color="auto" w:fill="FABF8F"/>
            <w:vAlign w:val="center"/>
          </w:tcPr>
          <w:p w14:paraId="396A4E98">
            <w:pPr>
              <w:widowControl w:val="0"/>
              <w:rPr>
                <w:rFonts w:ascii="宋体" w:hAnsi="宋体" w:cs="Arial"/>
                <w:b/>
                <w:sz w:val="21"/>
                <w:szCs w:val="21"/>
              </w:rPr>
            </w:pPr>
            <w:r>
              <w:rPr>
                <w:rFonts w:hint="eastAsia" w:ascii="宋体" w:hAnsi="宋体" w:cs="Arial"/>
                <w:b/>
                <w:sz w:val="21"/>
                <w:szCs w:val="21"/>
              </w:rPr>
              <w:t>类型/长度</w:t>
            </w:r>
          </w:p>
        </w:tc>
        <w:tc>
          <w:tcPr>
            <w:tcW w:w="992" w:type="dxa"/>
            <w:shd w:val="clear" w:color="auto" w:fill="FABF8F"/>
            <w:vAlign w:val="center"/>
          </w:tcPr>
          <w:p w14:paraId="15D5751E">
            <w:pPr>
              <w:widowControl w:val="0"/>
              <w:rPr>
                <w:rFonts w:ascii="宋体" w:hAnsi="宋体" w:cs="Arial"/>
                <w:b/>
                <w:sz w:val="21"/>
                <w:szCs w:val="21"/>
              </w:rPr>
            </w:pPr>
            <w:r>
              <w:rPr>
                <w:rFonts w:hint="eastAsia" w:ascii="宋体" w:hAnsi="宋体" w:cs="Arial"/>
                <w:b/>
                <w:sz w:val="21"/>
                <w:szCs w:val="21"/>
              </w:rPr>
              <w:t>是否必输</w:t>
            </w:r>
          </w:p>
        </w:tc>
        <w:tc>
          <w:tcPr>
            <w:tcW w:w="2552" w:type="dxa"/>
            <w:shd w:val="clear" w:color="auto" w:fill="FABF8F"/>
            <w:vAlign w:val="center"/>
          </w:tcPr>
          <w:p w14:paraId="764C49FA">
            <w:pPr>
              <w:widowControl w:val="0"/>
              <w:rPr>
                <w:rFonts w:ascii="宋体" w:hAnsi="宋体" w:cs="Arial"/>
                <w:b/>
                <w:sz w:val="21"/>
                <w:szCs w:val="21"/>
              </w:rPr>
            </w:pPr>
            <w:r>
              <w:rPr>
                <w:rFonts w:ascii="宋体" w:hAnsi="宋体" w:cs="Arial"/>
                <w:b/>
                <w:sz w:val="21"/>
                <w:szCs w:val="21"/>
              </w:rPr>
              <w:t>备注</w:t>
            </w:r>
          </w:p>
        </w:tc>
      </w:tr>
      <w:tr w14:paraId="6CCA3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7BE5128A">
            <w:pPr>
              <w:pStyle w:val="6"/>
              <w:widowControl w:val="0"/>
              <w:numPr>
                <w:ilvl w:val="0"/>
                <w:numId w:val="147"/>
              </w:numPr>
              <w:rPr>
                <w:rFonts w:ascii="宋体" w:hAnsi="宋体"/>
                <w:sz w:val="21"/>
                <w:szCs w:val="21"/>
              </w:rPr>
            </w:pPr>
          </w:p>
        </w:tc>
        <w:tc>
          <w:tcPr>
            <w:tcW w:w="1617" w:type="dxa"/>
          </w:tcPr>
          <w:p w14:paraId="4A67C898">
            <w:pPr>
              <w:pStyle w:val="6"/>
              <w:widowControl w:val="0"/>
              <w:rPr>
                <w:rFonts w:ascii="宋体" w:hAnsi="宋体"/>
                <w:sz w:val="21"/>
                <w:szCs w:val="21"/>
              </w:rPr>
            </w:pPr>
            <w:r>
              <w:rPr>
                <w:rFonts w:hint="eastAsia" w:ascii="宋体" w:hAnsi="宋体"/>
                <w:sz w:val="21"/>
                <w:szCs w:val="21"/>
              </w:rPr>
              <w:t>账号</w:t>
            </w:r>
          </w:p>
        </w:tc>
        <w:tc>
          <w:tcPr>
            <w:tcW w:w="935" w:type="dxa"/>
          </w:tcPr>
          <w:p w14:paraId="0E8C4FA9">
            <w:pPr>
              <w:pStyle w:val="6"/>
              <w:widowControl w:val="0"/>
              <w:rPr>
                <w:rFonts w:ascii="宋体" w:hAnsi="宋体"/>
                <w:sz w:val="21"/>
                <w:szCs w:val="21"/>
              </w:rPr>
            </w:pPr>
            <w:r>
              <w:rPr>
                <w:rFonts w:hint="eastAsia" w:ascii="宋体" w:hAnsi="宋体"/>
                <w:sz w:val="21"/>
                <w:szCs w:val="21"/>
              </w:rPr>
              <w:t>下拉框</w:t>
            </w:r>
          </w:p>
        </w:tc>
        <w:tc>
          <w:tcPr>
            <w:tcW w:w="992" w:type="dxa"/>
          </w:tcPr>
          <w:p w14:paraId="37DEC3D3">
            <w:pPr>
              <w:pStyle w:val="6"/>
              <w:widowControl w:val="0"/>
              <w:rPr>
                <w:rFonts w:ascii="宋体" w:hAnsi="宋体"/>
                <w:sz w:val="21"/>
                <w:szCs w:val="21"/>
              </w:rPr>
            </w:pPr>
          </w:p>
        </w:tc>
        <w:tc>
          <w:tcPr>
            <w:tcW w:w="1134" w:type="dxa"/>
          </w:tcPr>
          <w:p w14:paraId="1EED2E4B">
            <w:pPr>
              <w:pStyle w:val="6"/>
              <w:widowControl w:val="0"/>
              <w:rPr>
                <w:rFonts w:ascii="宋体" w:hAnsi="宋体"/>
                <w:sz w:val="21"/>
                <w:szCs w:val="21"/>
              </w:rPr>
            </w:pPr>
          </w:p>
        </w:tc>
        <w:tc>
          <w:tcPr>
            <w:tcW w:w="992" w:type="dxa"/>
          </w:tcPr>
          <w:p w14:paraId="7861B4E5">
            <w:pPr>
              <w:pStyle w:val="6"/>
              <w:widowControl w:val="0"/>
              <w:rPr>
                <w:rFonts w:ascii="宋体" w:hAnsi="宋体"/>
                <w:sz w:val="21"/>
                <w:szCs w:val="21"/>
              </w:rPr>
            </w:pPr>
          </w:p>
        </w:tc>
        <w:tc>
          <w:tcPr>
            <w:tcW w:w="2552" w:type="dxa"/>
          </w:tcPr>
          <w:p w14:paraId="0CF14D80">
            <w:pPr>
              <w:pStyle w:val="6"/>
              <w:widowControl w:val="0"/>
              <w:rPr>
                <w:rFonts w:ascii="宋体" w:hAnsi="宋体"/>
                <w:sz w:val="21"/>
                <w:szCs w:val="21"/>
              </w:rPr>
            </w:pPr>
          </w:p>
        </w:tc>
      </w:tr>
      <w:tr w14:paraId="747CB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59F15E42">
            <w:pPr>
              <w:pStyle w:val="6"/>
              <w:widowControl w:val="0"/>
              <w:numPr>
                <w:ilvl w:val="0"/>
                <w:numId w:val="147"/>
              </w:numPr>
              <w:rPr>
                <w:rFonts w:ascii="宋体" w:hAnsi="宋体"/>
                <w:sz w:val="21"/>
                <w:szCs w:val="21"/>
              </w:rPr>
            </w:pPr>
          </w:p>
        </w:tc>
        <w:tc>
          <w:tcPr>
            <w:tcW w:w="1617" w:type="dxa"/>
          </w:tcPr>
          <w:p w14:paraId="0B8AEBC4">
            <w:pPr>
              <w:pStyle w:val="6"/>
              <w:widowControl w:val="0"/>
              <w:rPr>
                <w:rFonts w:ascii="宋体" w:hAnsi="宋体"/>
                <w:sz w:val="21"/>
                <w:szCs w:val="21"/>
              </w:rPr>
            </w:pPr>
            <w:r>
              <w:rPr>
                <w:rFonts w:hint="eastAsia" w:ascii="宋体" w:hAnsi="宋体"/>
                <w:sz w:val="21"/>
                <w:szCs w:val="21"/>
              </w:rPr>
              <w:t>账户名称</w:t>
            </w:r>
          </w:p>
        </w:tc>
        <w:tc>
          <w:tcPr>
            <w:tcW w:w="935" w:type="dxa"/>
          </w:tcPr>
          <w:p w14:paraId="1F6FFD30">
            <w:pPr>
              <w:widowControl w:val="0"/>
            </w:pPr>
            <w:r>
              <w:rPr>
                <w:rFonts w:hint="eastAsia" w:ascii="宋体" w:hAnsi="宋体"/>
                <w:sz w:val="21"/>
                <w:szCs w:val="21"/>
              </w:rPr>
              <w:t>文本</w:t>
            </w:r>
          </w:p>
        </w:tc>
        <w:tc>
          <w:tcPr>
            <w:tcW w:w="992" w:type="dxa"/>
          </w:tcPr>
          <w:p w14:paraId="0C79B99F">
            <w:pPr>
              <w:pStyle w:val="6"/>
              <w:widowControl w:val="0"/>
              <w:rPr>
                <w:rFonts w:ascii="宋体" w:hAnsi="宋体"/>
                <w:sz w:val="21"/>
                <w:szCs w:val="21"/>
              </w:rPr>
            </w:pPr>
          </w:p>
        </w:tc>
        <w:tc>
          <w:tcPr>
            <w:tcW w:w="1134" w:type="dxa"/>
          </w:tcPr>
          <w:p w14:paraId="76E1316D">
            <w:pPr>
              <w:pStyle w:val="6"/>
              <w:widowControl w:val="0"/>
              <w:rPr>
                <w:rFonts w:ascii="宋体" w:hAnsi="宋体"/>
                <w:sz w:val="21"/>
                <w:szCs w:val="21"/>
              </w:rPr>
            </w:pPr>
          </w:p>
        </w:tc>
        <w:tc>
          <w:tcPr>
            <w:tcW w:w="992" w:type="dxa"/>
          </w:tcPr>
          <w:p w14:paraId="209B25C8">
            <w:pPr>
              <w:pStyle w:val="6"/>
              <w:widowControl w:val="0"/>
              <w:rPr>
                <w:rFonts w:ascii="宋体" w:hAnsi="宋体"/>
                <w:sz w:val="21"/>
                <w:szCs w:val="21"/>
              </w:rPr>
            </w:pPr>
          </w:p>
        </w:tc>
        <w:tc>
          <w:tcPr>
            <w:tcW w:w="2552" w:type="dxa"/>
          </w:tcPr>
          <w:p w14:paraId="6D5950AF">
            <w:pPr>
              <w:pStyle w:val="6"/>
              <w:widowControl w:val="0"/>
              <w:rPr>
                <w:rFonts w:ascii="宋体" w:hAnsi="宋体"/>
                <w:sz w:val="21"/>
                <w:szCs w:val="21"/>
              </w:rPr>
            </w:pPr>
            <w:r>
              <w:rPr>
                <w:rFonts w:hint="eastAsia" w:ascii="宋体" w:hAnsi="宋体"/>
                <w:sz w:val="21"/>
                <w:szCs w:val="21"/>
              </w:rPr>
              <w:t>系统反显</w:t>
            </w:r>
          </w:p>
        </w:tc>
      </w:tr>
      <w:tr w14:paraId="23AA6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179B378F">
            <w:pPr>
              <w:pStyle w:val="6"/>
              <w:widowControl w:val="0"/>
              <w:numPr>
                <w:ilvl w:val="0"/>
                <w:numId w:val="147"/>
              </w:numPr>
              <w:rPr>
                <w:rFonts w:ascii="宋体" w:hAnsi="宋体"/>
                <w:sz w:val="21"/>
                <w:szCs w:val="21"/>
              </w:rPr>
            </w:pPr>
          </w:p>
        </w:tc>
        <w:tc>
          <w:tcPr>
            <w:tcW w:w="1617" w:type="dxa"/>
          </w:tcPr>
          <w:p w14:paraId="206DDC43">
            <w:pPr>
              <w:pStyle w:val="6"/>
              <w:widowControl w:val="0"/>
              <w:rPr>
                <w:rFonts w:ascii="宋体" w:hAnsi="宋体"/>
                <w:sz w:val="21"/>
                <w:szCs w:val="21"/>
              </w:rPr>
            </w:pPr>
            <w:r>
              <w:rPr>
                <w:rFonts w:hint="eastAsia" w:ascii="宋体" w:hAnsi="宋体"/>
                <w:sz w:val="21"/>
                <w:szCs w:val="21"/>
              </w:rPr>
              <w:t>账户状态</w:t>
            </w:r>
          </w:p>
        </w:tc>
        <w:tc>
          <w:tcPr>
            <w:tcW w:w="935" w:type="dxa"/>
          </w:tcPr>
          <w:p w14:paraId="3BD1E6C6">
            <w:pPr>
              <w:widowControl w:val="0"/>
            </w:pPr>
            <w:r>
              <w:rPr>
                <w:rFonts w:hint="eastAsia" w:ascii="宋体" w:hAnsi="宋体"/>
                <w:sz w:val="21"/>
                <w:szCs w:val="21"/>
              </w:rPr>
              <w:t>文本</w:t>
            </w:r>
          </w:p>
        </w:tc>
        <w:tc>
          <w:tcPr>
            <w:tcW w:w="992" w:type="dxa"/>
          </w:tcPr>
          <w:p w14:paraId="48F0B708">
            <w:pPr>
              <w:pStyle w:val="6"/>
              <w:widowControl w:val="0"/>
              <w:rPr>
                <w:rFonts w:ascii="宋体" w:hAnsi="宋体"/>
                <w:sz w:val="21"/>
                <w:szCs w:val="21"/>
              </w:rPr>
            </w:pPr>
          </w:p>
        </w:tc>
        <w:tc>
          <w:tcPr>
            <w:tcW w:w="1134" w:type="dxa"/>
          </w:tcPr>
          <w:p w14:paraId="76BB6E74">
            <w:pPr>
              <w:pStyle w:val="6"/>
              <w:widowControl w:val="0"/>
              <w:rPr>
                <w:rFonts w:ascii="宋体" w:hAnsi="宋体"/>
                <w:sz w:val="21"/>
                <w:szCs w:val="21"/>
              </w:rPr>
            </w:pPr>
          </w:p>
        </w:tc>
        <w:tc>
          <w:tcPr>
            <w:tcW w:w="992" w:type="dxa"/>
          </w:tcPr>
          <w:p w14:paraId="2EC462B7">
            <w:pPr>
              <w:pStyle w:val="6"/>
              <w:widowControl w:val="0"/>
              <w:rPr>
                <w:rFonts w:ascii="宋体" w:hAnsi="宋体"/>
                <w:sz w:val="21"/>
                <w:szCs w:val="21"/>
              </w:rPr>
            </w:pPr>
          </w:p>
        </w:tc>
        <w:tc>
          <w:tcPr>
            <w:tcW w:w="2552" w:type="dxa"/>
          </w:tcPr>
          <w:p w14:paraId="1DB5FDC2">
            <w:pPr>
              <w:pStyle w:val="6"/>
              <w:widowControl w:val="0"/>
              <w:rPr>
                <w:rFonts w:ascii="宋体" w:hAnsi="宋体"/>
                <w:sz w:val="21"/>
                <w:szCs w:val="21"/>
              </w:rPr>
            </w:pPr>
            <w:r>
              <w:rPr>
                <w:rFonts w:hint="eastAsia" w:ascii="宋体" w:hAnsi="宋体"/>
                <w:sz w:val="21"/>
                <w:szCs w:val="21"/>
              </w:rPr>
              <w:t>系统反显</w:t>
            </w:r>
          </w:p>
        </w:tc>
      </w:tr>
      <w:tr w14:paraId="2938D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07DD73D5">
            <w:pPr>
              <w:pStyle w:val="6"/>
              <w:widowControl w:val="0"/>
              <w:numPr>
                <w:ilvl w:val="0"/>
                <w:numId w:val="147"/>
              </w:numPr>
              <w:rPr>
                <w:rFonts w:ascii="宋体" w:hAnsi="宋体"/>
                <w:sz w:val="21"/>
                <w:szCs w:val="21"/>
              </w:rPr>
            </w:pPr>
          </w:p>
        </w:tc>
        <w:tc>
          <w:tcPr>
            <w:tcW w:w="1617" w:type="dxa"/>
          </w:tcPr>
          <w:p w14:paraId="08E39868">
            <w:pPr>
              <w:pStyle w:val="6"/>
              <w:widowControl w:val="0"/>
              <w:rPr>
                <w:rFonts w:ascii="宋体" w:hAnsi="宋体"/>
                <w:sz w:val="21"/>
                <w:szCs w:val="21"/>
              </w:rPr>
            </w:pPr>
            <w:r>
              <w:rPr>
                <w:rFonts w:hint="eastAsia" w:ascii="宋体" w:hAnsi="宋体"/>
                <w:sz w:val="21"/>
                <w:szCs w:val="21"/>
              </w:rPr>
              <w:t>签约</w:t>
            </w:r>
          </w:p>
        </w:tc>
        <w:tc>
          <w:tcPr>
            <w:tcW w:w="935" w:type="dxa"/>
          </w:tcPr>
          <w:p w14:paraId="2F89E6D5">
            <w:pPr>
              <w:pStyle w:val="6"/>
              <w:widowControl w:val="0"/>
              <w:rPr>
                <w:rFonts w:ascii="宋体" w:hAnsi="宋体"/>
                <w:sz w:val="21"/>
                <w:szCs w:val="21"/>
              </w:rPr>
            </w:pPr>
            <w:r>
              <w:rPr>
                <w:rFonts w:hint="eastAsia" w:ascii="宋体" w:hAnsi="宋体"/>
                <w:sz w:val="21"/>
                <w:szCs w:val="21"/>
              </w:rPr>
              <w:t>按钮</w:t>
            </w:r>
          </w:p>
        </w:tc>
        <w:tc>
          <w:tcPr>
            <w:tcW w:w="992" w:type="dxa"/>
          </w:tcPr>
          <w:p w14:paraId="40421C9A">
            <w:pPr>
              <w:pStyle w:val="6"/>
              <w:widowControl w:val="0"/>
              <w:rPr>
                <w:rFonts w:ascii="宋体" w:hAnsi="宋体"/>
                <w:sz w:val="21"/>
                <w:szCs w:val="21"/>
              </w:rPr>
            </w:pPr>
          </w:p>
        </w:tc>
        <w:tc>
          <w:tcPr>
            <w:tcW w:w="1134" w:type="dxa"/>
          </w:tcPr>
          <w:p w14:paraId="1587B18E">
            <w:pPr>
              <w:pStyle w:val="6"/>
              <w:widowControl w:val="0"/>
              <w:rPr>
                <w:rFonts w:ascii="宋体" w:hAnsi="宋体"/>
                <w:sz w:val="21"/>
                <w:szCs w:val="21"/>
              </w:rPr>
            </w:pPr>
          </w:p>
        </w:tc>
        <w:tc>
          <w:tcPr>
            <w:tcW w:w="992" w:type="dxa"/>
          </w:tcPr>
          <w:p w14:paraId="49E8032E">
            <w:pPr>
              <w:pStyle w:val="6"/>
              <w:widowControl w:val="0"/>
              <w:rPr>
                <w:rFonts w:ascii="宋体" w:hAnsi="宋体"/>
                <w:sz w:val="21"/>
                <w:szCs w:val="21"/>
              </w:rPr>
            </w:pPr>
          </w:p>
        </w:tc>
        <w:tc>
          <w:tcPr>
            <w:tcW w:w="2552" w:type="dxa"/>
          </w:tcPr>
          <w:p w14:paraId="523C4DB6">
            <w:pPr>
              <w:pStyle w:val="6"/>
              <w:widowControl w:val="0"/>
              <w:rPr>
                <w:rFonts w:ascii="宋体" w:hAnsi="宋体"/>
                <w:sz w:val="21"/>
                <w:szCs w:val="21"/>
              </w:rPr>
            </w:pPr>
          </w:p>
        </w:tc>
      </w:tr>
    </w:tbl>
    <w:p w14:paraId="7436F2CC">
      <w:pPr>
        <w:pStyle w:val="6"/>
      </w:pPr>
    </w:p>
    <w:p w14:paraId="698DD144">
      <w:pPr>
        <w:pStyle w:val="4"/>
        <w:ind w:left="57"/>
      </w:pPr>
      <w:bookmarkStart w:id="830" w:name="_Toc351988543"/>
      <w:r>
        <w:rPr>
          <w:rFonts w:hint="eastAsia"/>
        </w:rPr>
        <w:t>智能通知存款解约</w:t>
      </w:r>
      <w:bookmarkEnd w:id="830"/>
    </w:p>
    <w:p w14:paraId="6DB0C63B">
      <w:pPr>
        <w:pStyle w:val="5"/>
      </w:pPr>
      <w:r>
        <w:rPr>
          <w:rFonts w:hint="eastAsia"/>
        </w:rPr>
        <w:t>功能描述</w:t>
      </w:r>
    </w:p>
    <w:p w14:paraId="296B2502">
      <w:pPr>
        <w:pStyle w:val="6"/>
        <w:spacing w:line="360" w:lineRule="auto"/>
        <w:rPr>
          <w:sz w:val="21"/>
          <w:szCs w:val="21"/>
        </w:rPr>
      </w:pPr>
      <w:r>
        <w:rPr>
          <w:rFonts w:hint="eastAsia"/>
          <w:sz w:val="21"/>
          <w:szCs w:val="21"/>
        </w:rPr>
        <w:t>用户可通过此功能解除签约的智能通知存款功能</w:t>
      </w:r>
    </w:p>
    <w:p w14:paraId="5D07CC45">
      <w:pPr>
        <w:pStyle w:val="5"/>
      </w:pPr>
      <w:r>
        <w:rPr>
          <w:rFonts w:hint="eastAsia"/>
        </w:rPr>
        <w:t>业务流程</w:t>
      </w:r>
    </w:p>
    <w:p w14:paraId="39B99EFA">
      <w:pPr>
        <w:pStyle w:val="6"/>
        <w:spacing w:line="360" w:lineRule="auto"/>
        <w:rPr>
          <w:b/>
          <w:sz w:val="21"/>
          <w:szCs w:val="21"/>
        </w:rPr>
      </w:pPr>
      <w:r>
        <w:rPr>
          <w:rFonts w:hint="eastAsia"/>
          <w:b/>
          <w:sz w:val="21"/>
          <w:szCs w:val="21"/>
        </w:rPr>
        <w:t>流程说明：</w:t>
      </w:r>
    </w:p>
    <w:p w14:paraId="3822EE9D">
      <w:pPr>
        <w:pStyle w:val="6"/>
        <w:numPr>
          <w:ilvl w:val="0"/>
          <w:numId w:val="148"/>
        </w:numPr>
        <w:spacing w:line="360" w:lineRule="auto"/>
        <w:rPr>
          <w:sz w:val="21"/>
          <w:szCs w:val="21"/>
        </w:rPr>
      </w:pPr>
      <w:r>
        <w:rPr>
          <w:rFonts w:hint="eastAsia"/>
          <w:sz w:val="21"/>
          <w:szCs w:val="21"/>
        </w:rPr>
        <w:t>用户点击“智能通知存款解约”菜单，显示智能通知存款解约页面</w:t>
      </w:r>
    </w:p>
    <w:p w14:paraId="54FA9127">
      <w:pPr>
        <w:pStyle w:val="6"/>
        <w:numPr>
          <w:ilvl w:val="0"/>
          <w:numId w:val="148"/>
        </w:numPr>
        <w:spacing w:line="360" w:lineRule="auto"/>
        <w:rPr>
          <w:sz w:val="21"/>
          <w:szCs w:val="21"/>
        </w:rPr>
      </w:pPr>
      <w:r>
        <w:rPr>
          <w:rFonts w:hint="eastAsia"/>
          <w:sz w:val="21"/>
          <w:szCs w:val="21"/>
        </w:rPr>
        <w:t>系统显示已经签约智能通知存款的账户并以列表形式显示</w:t>
      </w:r>
    </w:p>
    <w:p w14:paraId="29CBED56">
      <w:pPr>
        <w:pStyle w:val="6"/>
        <w:numPr>
          <w:ilvl w:val="0"/>
          <w:numId w:val="148"/>
        </w:numPr>
        <w:spacing w:line="360" w:lineRule="auto"/>
        <w:rPr>
          <w:sz w:val="21"/>
          <w:szCs w:val="21"/>
        </w:rPr>
      </w:pPr>
      <w:r>
        <w:rPr>
          <w:rFonts w:hint="eastAsia"/>
          <w:sz w:val="21"/>
          <w:szCs w:val="21"/>
        </w:rPr>
        <w:t>用户选择账户并点击“解约”按钮，系统弹出信息提示“您确认将智能通知存款解约吗？”点击“确认”按钮，系统进行智能通知存款解约操作，并显示解约结果，解约结果可在智能通知存款查询中查到。</w:t>
      </w:r>
    </w:p>
    <w:p w14:paraId="7362D336">
      <w:pPr>
        <w:pStyle w:val="5"/>
      </w:pPr>
      <w:r>
        <w:rPr>
          <w:rFonts w:hint="eastAsia"/>
        </w:rPr>
        <w:t>业务规则</w:t>
      </w:r>
    </w:p>
    <w:p w14:paraId="2DA1C07D">
      <w:pPr>
        <w:pStyle w:val="7"/>
        <w:numPr>
          <w:ilvl w:val="0"/>
          <w:numId w:val="0"/>
        </w:numPr>
        <w:ind w:left="6"/>
      </w:pPr>
      <w:r>
        <w:rPr>
          <w:rFonts w:hint="eastAsia"/>
        </w:rPr>
        <w:t>交易前</w:t>
      </w:r>
    </w:p>
    <w:p w14:paraId="3A46B59E">
      <w:pPr>
        <w:spacing w:line="360" w:lineRule="auto"/>
        <w:rPr>
          <w:sz w:val="21"/>
          <w:szCs w:val="21"/>
        </w:rPr>
      </w:pPr>
      <w:r>
        <w:rPr>
          <w:rFonts w:hint="eastAsia"/>
          <w:sz w:val="21"/>
          <w:szCs w:val="21"/>
        </w:rPr>
        <w:t>账户列表显示已签约过智能通知存款的账户</w:t>
      </w:r>
    </w:p>
    <w:p w14:paraId="4076DFCF">
      <w:pPr>
        <w:pStyle w:val="7"/>
        <w:numPr>
          <w:ilvl w:val="0"/>
          <w:numId w:val="0"/>
        </w:numPr>
        <w:ind w:left="6"/>
      </w:pPr>
      <w:r>
        <w:rPr>
          <w:rFonts w:hint="eastAsia"/>
        </w:rPr>
        <w:t>交易中</w:t>
      </w:r>
    </w:p>
    <w:p w14:paraId="26AC6E25">
      <w:pPr>
        <w:pStyle w:val="7"/>
        <w:numPr>
          <w:ilvl w:val="0"/>
          <w:numId w:val="0"/>
        </w:numPr>
        <w:ind w:left="6"/>
      </w:pPr>
      <w:r>
        <w:rPr>
          <w:rFonts w:hint="eastAsia"/>
        </w:rPr>
        <w:t>交易后</w:t>
      </w:r>
    </w:p>
    <w:p w14:paraId="319BE51C">
      <w:pPr>
        <w:pStyle w:val="88"/>
        <w:ind w:firstLine="0" w:firstLineChars="0"/>
        <w:rPr>
          <w:rFonts w:cs="Arial"/>
          <w:szCs w:val="21"/>
        </w:rPr>
      </w:pPr>
      <w:r>
        <w:rPr>
          <w:rFonts w:hint="eastAsia" w:cs="Arial"/>
          <w:color w:val="000000"/>
        </w:rPr>
        <w:t>交易无论成功、失败、银行处理中都需记录日志。日志应该在内部管理里的日志管理-用户操作日志查询里的个人客户日志中查询到。用户也可以在个人网银里的客户服务里的网银操作日志查询到。</w:t>
      </w:r>
    </w:p>
    <w:p w14:paraId="0437791E">
      <w:pPr>
        <w:pStyle w:val="5"/>
      </w:pPr>
      <w:r>
        <w:rPr>
          <w:rFonts w:hint="eastAsia"/>
        </w:rPr>
        <w:t>页面要素</w:t>
      </w:r>
    </w:p>
    <w:tbl>
      <w:tblPr>
        <w:tblStyle w:val="48"/>
        <w:tblW w:w="90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617"/>
        <w:gridCol w:w="935"/>
        <w:gridCol w:w="992"/>
        <w:gridCol w:w="1134"/>
        <w:gridCol w:w="992"/>
        <w:gridCol w:w="2552"/>
      </w:tblGrid>
      <w:tr w14:paraId="5C880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FABF8F"/>
            <w:vAlign w:val="center"/>
          </w:tcPr>
          <w:p w14:paraId="75BC2FCF">
            <w:pPr>
              <w:widowControl w:val="0"/>
              <w:rPr>
                <w:rFonts w:ascii="宋体" w:hAnsi="宋体" w:cs="Arial"/>
                <w:b/>
                <w:sz w:val="21"/>
                <w:szCs w:val="21"/>
              </w:rPr>
            </w:pPr>
            <w:r>
              <w:rPr>
                <w:rFonts w:ascii="宋体" w:hAnsi="宋体" w:cs="Arial"/>
                <w:b/>
                <w:sz w:val="21"/>
                <w:szCs w:val="21"/>
              </w:rPr>
              <w:t>序号</w:t>
            </w:r>
          </w:p>
        </w:tc>
        <w:tc>
          <w:tcPr>
            <w:tcW w:w="1617" w:type="dxa"/>
            <w:shd w:val="clear" w:color="auto" w:fill="FABF8F"/>
            <w:vAlign w:val="center"/>
          </w:tcPr>
          <w:p w14:paraId="155FB003">
            <w:pPr>
              <w:widowControl w:val="0"/>
              <w:rPr>
                <w:rFonts w:ascii="宋体" w:hAnsi="宋体" w:cs="Arial"/>
                <w:b/>
                <w:sz w:val="21"/>
                <w:szCs w:val="21"/>
              </w:rPr>
            </w:pPr>
            <w:r>
              <w:rPr>
                <w:rFonts w:ascii="宋体" w:hAnsi="宋体" w:cs="Arial"/>
                <w:b/>
                <w:sz w:val="21"/>
                <w:szCs w:val="21"/>
              </w:rPr>
              <w:t>名称</w:t>
            </w:r>
          </w:p>
        </w:tc>
        <w:tc>
          <w:tcPr>
            <w:tcW w:w="935" w:type="dxa"/>
            <w:shd w:val="clear" w:color="auto" w:fill="FABF8F"/>
            <w:vAlign w:val="center"/>
          </w:tcPr>
          <w:p w14:paraId="77FDEE0D">
            <w:pPr>
              <w:widowControl w:val="0"/>
              <w:rPr>
                <w:rFonts w:ascii="宋体" w:hAnsi="宋体" w:cs="Arial"/>
                <w:b/>
                <w:sz w:val="21"/>
                <w:szCs w:val="21"/>
              </w:rPr>
            </w:pPr>
            <w:r>
              <w:rPr>
                <w:rFonts w:ascii="宋体" w:hAnsi="宋体" w:cs="Arial"/>
                <w:b/>
                <w:sz w:val="21"/>
                <w:szCs w:val="21"/>
              </w:rPr>
              <w:t>输入</w:t>
            </w:r>
            <w:r>
              <w:rPr>
                <w:rFonts w:hint="eastAsia" w:ascii="宋体" w:hAnsi="宋体" w:cs="Arial"/>
                <w:b/>
                <w:sz w:val="21"/>
                <w:szCs w:val="21"/>
              </w:rPr>
              <w:t>/输出</w:t>
            </w:r>
          </w:p>
        </w:tc>
        <w:tc>
          <w:tcPr>
            <w:tcW w:w="992" w:type="dxa"/>
            <w:shd w:val="clear" w:color="auto" w:fill="FABF8F"/>
            <w:vAlign w:val="center"/>
          </w:tcPr>
          <w:p w14:paraId="3191EDAA">
            <w:pPr>
              <w:widowControl w:val="0"/>
              <w:rPr>
                <w:rFonts w:ascii="宋体" w:hAnsi="宋体" w:cs="Arial"/>
                <w:b/>
                <w:sz w:val="21"/>
                <w:szCs w:val="21"/>
              </w:rPr>
            </w:pPr>
            <w:r>
              <w:rPr>
                <w:rFonts w:ascii="宋体" w:hAnsi="宋体" w:cs="Arial"/>
                <w:b/>
                <w:sz w:val="21"/>
                <w:szCs w:val="21"/>
              </w:rPr>
              <w:t>缺省值</w:t>
            </w:r>
          </w:p>
        </w:tc>
        <w:tc>
          <w:tcPr>
            <w:tcW w:w="1134" w:type="dxa"/>
            <w:shd w:val="clear" w:color="auto" w:fill="FABF8F"/>
            <w:vAlign w:val="center"/>
          </w:tcPr>
          <w:p w14:paraId="16660D68">
            <w:pPr>
              <w:widowControl w:val="0"/>
              <w:rPr>
                <w:rFonts w:ascii="宋体" w:hAnsi="宋体" w:cs="Arial"/>
                <w:b/>
                <w:sz w:val="21"/>
                <w:szCs w:val="21"/>
              </w:rPr>
            </w:pPr>
            <w:r>
              <w:rPr>
                <w:rFonts w:hint="eastAsia" w:ascii="宋体" w:hAnsi="宋体" w:cs="Arial"/>
                <w:b/>
                <w:sz w:val="21"/>
                <w:szCs w:val="21"/>
              </w:rPr>
              <w:t>类型/长度</w:t>
            </w:r>
          </w:p>
        </w:tc>
        <w:tc>
          <w:tcPr>
            <w:tcW w:w="992" w:type="dxa"/>
            <w:shd w:val="clear" w:color="auto" w:fill="FABF8F"/>
            <w:vAlign w:val="center"/>
          </w:tcPr>
          <w:p w14:paraId="6C348943">
            <w:pPr>
              <w:widowControl w:val="0"/>
              <w:rPr>
                <w:rFonts w:ascii="宋体" w:hAnsi="宋体" w:cs="Arial"/>
                <w:b/>
                <w:sz w:val="21"/>
                <w:szCs w:val="21"/>
              </w:rPr>
            </w:pPr>
            <w:r>
              <w:rPr>
                <w:rFonts w:hint="eastAsia" w:ascii="宋体" w:hAnsi="宋体" w:cs="Arial"/>
                <w:b/>
                <w:sz w:val="21"/>
                <w:szCs w:val="21"/>
              </w:rPr>
              <w:t>是否必输</w:t>
            </w:r>
          </w:p>
        </w:tc>
        <w:tc>
          <w:tcPr>
            <w:tcW w:w="2552" w:type="dxa"/>
            <w:shd w:val="clear" w:color="auto" w:fill="FABF8F"/>
            <w:vAlign w:val="center"/>
          </w:tcPr>
          <w:p w14:paraId="395BDA4A">
            <w:pPr>
              <w:widowControl w:val="0"/>
              <w:rPr>
                <w:rFonts w:ascii="宋体" w:hAnsi="宋体" w:cs="Arial"/>
                <w:b/>
                <w:sz w:val="21"/>
                <w:szCs w:val="21"/>
              </w:rPr>
            </w:pPr>
            <w:r>
              <w:rPr>
                <w:rFonts w:ascii="宋体" w:hAnsi="宋体" w:cs="Arial"/>
                <w:b/>
                <w:sz w:val="21"/>
                <w:szCs w:val="21"/>
              </w:rPr>
              <w:t>备注</w:t>
            </w:r>
          </w:p>
        </w:tc>
      </w:tr>
      <w:tr w14:paraId="6F211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39" w:type="dxa"/>
            <w:gridSpan w:val="7"/>
          </w:tcPr>
          <w:p w14:paraId="05A12F72">
            <w:pPr>
              <w:pStyle w:val="6"/>
              <w:widowControl w:val="0"/>
              <w:rPr>
                <w:rFonts w:ascii="宋体" w:hAnsi="宋体"/>
                <w:sz w:val="21"/>
                <w:szCs w:val="21"/>
              </w:rPr>
            </w:pPr>
            <w:r>
              <w:rPr>
                <w:rFonts w:hint="eastAsia" w:ascii="宋体" w:hAnsi="宋体"/>
                <w:sz w:val="21"/>
                <w:szCs w:val="21"/>
              </w:rPr>
              <w:t>签约账户列表</w:t>
            </w:r>
          </w:p>
        </w:tc>
      </w:tr>
      <w:tr w14:paraId="09CC6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455BD4A7">
            <w:pPr>
              <w:pStyle w:val="6"/>
              <w:widowControl w:val="0"/>
              <w:numPr>
                <w:ilvl w:val="0"/>
                <w:numId w:val="149"/>
              </w:numPr>
              <w:rPr>
                <w:rFonts w:ascii="宋体" w:hAnsi="宋体"/>
                <w:sz w:val="21"/>
                <w:szCs w:val="21"/>
              </w:rPr>
            </w:pPr>
          </w:p>
        </w:tc>
        <w:tc>
          <w:tcPr>
            <w:tcW w:w="1617" w:type="dxa"/>
          </w:tcPr>
          <w:p w14:paraId="4121DF55">
            <w:pPr>
              <w:pStyle w:val="6"/>
              <w:widowControl w:val="0"/>
              <w:rPr>
                <w:rFonts w:ascii="宋体" w:hAnsi="宋体"/>
                <w:sz w:val="21"/>
                <w:szCs w:val="21"/>
              </w:rPr>
            </w:pPr>
            <w:r>
              <w:rPr>
                <w:rFonts w:hint="eastAsia" w:ascii="宋体" w:hAnsi="宋体"/>
                <w:sz w:val="21"/>
                <w:szCs w:val="21"/>
              </w:rPr>
              <w:t>账号</w:t>
            </w:r>
          </w:p>
        </w:tc>
        <w:tc>
          <w:tcPr>
            <w:tcW w:w="935" w:type="dxa"/>
          </w:tcPr>
          <w:p w14:paraId="0479337D">
            <w:pPr>
              <w:pStyle w:val="6"/>
              <w:widowControl w:val="0"/>
              <w:rPr>
                <w:rFonts w:ascii="宋体" w:hAnsi="宋体"/>
                <w:sz w:val="21"/>
                <w:szCs w:val="21"/>
              </w:rPr>
            </w:pPr>
            <w:r>
              <w:rPr>
                <w:rFonts w:hint="eastAsia" w:ascii="宋体" w:hAnsi="宋体"/>
                <w:sz w:val="21"/>
                <w:szCs w:val="21"/>
              </w:rPr>
              <w:t>文本</w:t>
            </w:r>
          </w:p>
        </w:tc>
        <w:tc>
          <w:tcPr>
            <w:tcW w:w="992" w:type="dxa"/>
          </w:tcPr>
          <w:p w14:paraId="5E8FAC0B">
            <w:pPr>
              <w:pStyle w:val="6"/>
              <w:widowControl w:val="0"/>
              <w:rPr>
                <w:rFonts w:ascii="宋体" w:hAnsi="宋体"/>
                <w:sz w:val="21"/>
                <w:szCs w:val="21"/>
              </w:rPr>
            </w:pPr>
          </w:p>
        </w:tc>
        <w:tc>
          <w:tcPr>
            <w:tcW w:w="1134" w:type="dxa"/>
          </w:tcPr>
          <w:p w14:paraId="3814E6D7">
            <w:pPr>
              <w:pStyle w:val="6"/>
              <w:widowControl w:val="0"/>
              <w:rPr>
                <w:rFonts w:ascii="宋体" w:hAnsi="宋体"/>
                <w:sz w:val="21"/>
                <w:szCs w:val="21"/>
              </w:rPr>
            </w:pPr>
          </w:p>
        </w:tc>
        <w:tc>
          <w:tcPr>
            <w:tcW w:w="992" w:type="dxa"/>
          </w:tcPr>
          <w:p w14:paraId="0CE040C2">
            <w:pPr>
              <w:pStyle w:val="6"/>
              <w:widowControl w:val="0"/>
              <w:rPr>
                <w:rFonts w:ascii="宋体" w:hAnsi="宋体"/>
                <w:sz w:val="21"/>
                <w:szCs w:val="21"/>
              </w:rPr>
            </w:pPr>
          </w:p>
        </w:tc>
        <w:tc>
          <w:tcPr>
            <w:tcW w:w="2552" w:type="dxa"/>
          </w:tcPr>
          <w:p w14:paraId="01904A2C">
            <w:pPr>
              <w:pStyle w:val="6"/>
              <w:widowControl w:val="0"/>
              <w:rPr>
                <w:rFonts w:ascii="宋体" w:hAnsi="宋体"/>
                <w:sz w:val="21"/>
                <w:szCs w:val="21"/>
              </w:rPr>
            </w:pPr>
          </w:p>
        </w:tc>
      </w:tr>
      <w:tr w14:paraId="6877A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76ECF7D2">
            <w:pPr>
              <w:pStyle w:val="6"/>
              <w:widowControl w:val="0"/>
              <w:numPr>
                <w:ilvl w:val="0"/>
                <w:numId w:val="149"/>
              </w:numPr>
              <w:rPr>
                <w:rFonts w:ascii="宋体" w:hAnsi="宋体"/>
                <w:b/>
                <w:bCs/>
                <w:sz w:val="21"/>
                <w:szCs w:val="21"/>
              </w:rPr>
            </w:pPr>
          </w:p>
        </w:tc>
        <w:tc>
          <w:tcPr>
            <w:tcW w:w="1617" w:type="dxa"/>
          </w:tcPr>
          <w:p w14:paraId="4F2D219C">
            <w:pPr>
              <w:pStyle w:val="6"/>
              <w:widowControl w:val="0"/>
              <w:rPr>
                <w:rFonts w:ascii="宋体" w:hAnsi="宋体"/>
                <w:sz w:val="21"/>
                <w:szCs w:val="21"/>
              </w:rPr>
            </w:pPr>
            <w:r>
              <w:rPr>
                <w:rFonts w:hint="eastAsia" w:ascii="宋体" w:hAnsi="宋体"/>
                <w:sz w:val="21"/>
                <w:szCs w:val="21"/>
              </w:rPr>
              <w:t>签约时间</w:t>
            </w:r>
          </w:p>
        </w:tc>
        <w:tc>
          <w:tcPr>
            <w:tcW w:w="935" w:type="dxa"/>
          </w:tcPr>
          <w:p w14:paraId="1548666A">
            <w:pPr>
              <w:widowControl w:val="0"/>
            </w:pPr>
            <w:r>
              <w:rPr>
                <w:rFonts w:hint="eastAsia" w:ascii="宋体" w:hAnsi="宋体"/>
                <w:sz w:val="21"/>
                <w:szCs w:val="21"/>
              </w:rPr>
              <w:t>文本</w:t>
            </w:r>
          </w:p>
        </w:tc>
        <w:tc>
          <w:tcPr>
            <w:tcW w:w="992" w:type="dxa"/>
          </w:tcPr>
          <w:p w14:paraId="44F25077">
            <w:pPr>
              <w:pStyle w:val="6"/>
              <w:widowControl w:val="0"/>
              <w:rPr>
                <w:rFonts w:ascii="宋体" w:hAnsi="宋体"/>
                <w:sz w:val="21"/>
                <w:szCs w:val="21"/>
              </w:rPr>
            </w:pPr>
          </w:p>
        </w:tc>
        <w:tc>
          <w:tcPr>
            <w:tcW w:w="1134" w:type="dxa"/>
          </w:tcPr>
          <w:p w14:paraId="7D742B17">
            <w:pPr>
              <w:pStyle w:val="6"/>
              <w:widowControl w:val="0"/>
              <w:rPr>
                <w:rFonts w:ascii="宋体" w:hAnsi="宋体"/>
                <w:sz w:val="21"/>
                <w:szCs w:val="21"/>
              </w:rPr>
            </w:pPr>
          </w:p>
        </w:tc>
        <w:tc>
          <w:tcPr>
            <w:tcW w:w="992" w:type="dxa"/>
          </w:tcPr>
          <w:p w14:paraId="7829E369">
            <w:pPr>
              <w:pStyle w:val="6"/>
              <w:widowControl w:val="0"/>
              <w:rPr>
                <w:rFonts w:ascii="宋体" w:hAnsi="宋体"/>
                <w:sz w:val="21"/>
                <w:szCs w:val="21"/>
              </w:rPr>
            </w:pPr>
          </w:p>
        </w:tc>
        <w:tc>
          <w:tcPr>
            <w:tcW w:w="2552" w:type="dxa"/>
          </w:tcPr>
          <w:p w14:paraId="0A06F68C">
            <w:pPr>
              <w:pStyle w:val="6"/>
              <w:widowControl w:val="0"/>
              <w:rPr>
                <w:rFonts w:ascii="宋体" w:hAnsi="宋体"/>
                <w:sz w:val="21"/>
                <w:szCs w:val="21"/>
              </w:rPr>
            </w:pPr>
          </w:p>
        </w:tc>
      </w:tr>
      <w:tr w14:paraId="7B8A7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0B21FFBB">
            <w:pPr>
              <w:pStyle w:val="6"/>
              <w:widowControl w:val="0"/>
              <w:numPr>
                <w:ilvl w:val="0"/>
                <w:numId w:val="149"/>
              </w:numPr>
              <w:rPr>
                <w:rFonts w:ascii="宋体" w:hAnsi="宋体"/>
                <w:b/>
                <w:bCs/>
                <w:sz w:val="21"/>
                <w:szCs w:val="21"/>
              </w:rPr>
            </w:pPr>
          </w:p>
        </w:tc>
        <w:tc>
          <w:tcPr>
            <w:tcW w:w="1617" w:type="dxa"/>
          </w:tcPr>
          <w:p w14:paraId="480A8AD4">
            <w:pPr>
              <w:pStyle w:val="6"/>
              <w:widowControl w:val="0"/>
              <w:rPr>
                <w:rFonts w:ascii="宋体" w:hAnsi="宋体"/>
                <w:sz w:val="21"/>
                <w:szCs w:val="21"/>
              </w:rPr>
            </w:pPr>
            <w:r>
              <w:rPr>
                <w:rFonts w:hint="eastAsia" w:ascii="宋体" w:hAnsi="宋体"/>
                <w:sz w:val="21"/>
                <w:szCs w:val="21"/>
              </w:rPr>
              <w:t>签约状态</w:t>
            </w:r>
          </w:p>
        </w:tc>
        <w:tc>
          <w:tcPr>
            <w:tcW w:w="935" w:type="dxa"/>
          </w:tcPr>
          <w:p w14:paraId="7035543D">
            <w:pPr>
              <w:widowControl w:val="0"/>
            </w:pPr>
            <w:r>
              <w:rPr>
                <w:rFonts w:hint="eastAsia" w:ascii="宋体" w:hAnsi="宋体"/>
                <w:sz w:val="21"/>
                <w:szCs w:val="21"/>
              </w:rPr>
              <w:t>文本</w:t>
            </w:r>
          </w:p>
        </w:tc>
        <w:tc>
          <w:tcPr>
            <w:tcW w:w="992" w:type="dxa"/>
          </w:tcPr>
          <w:p w14:paraId="57053420">
            <w:pPr>
              <w:pStyle w:val="6"/>
              <w:widowControl w:val="0"/>
              <w:rPr>
                <w:rFonts w:ascii="宋体" w:hAnsi="宋体"/>
                <w:sz w:val="21"/>
                <w:szCs w:val="21"/>
              </w:rPr>
            </w:pPr>
          </w:p>
        </w:tc>
        <w:tc>
          <w:tcPr>
            <w:tcW w:w="1134" w:type="dxa"/>
          </w:tcPr>
          <w:p w14:paraId="115A27A9">
            <w:pPr>
              <w:pStyle w:val="6"/>
              <w:widowControl w:val="0"/>
              <w:rPr>
                <w:rFonts w:ascii="宋体" w:hAnsi="宋体"/>
                <w:sz w:val="21"/>
                <w:szCs w:val="21"/>
              </w:rPr>
            </w:pPr>
          </w:p>
        </w:tc>
        <w:tc>
          <w:tcPr>
            <w:tcW w:w="992" w:type="dxa"/>
          </w:tcPr>
          <w:p w14:paraId="09B50A16">
            <w:pPr>
              <w:pStyle w:val="6"/>
              <w:widowControl w:val="0"/>
              <w:rPr>
                <w:rFonts w:ascii="宋体" w:hAnsi="宋体"/>
                <w:sz w:val="21"/>
                <w:szCs w:val="21"/>
              </w:rPr>
            </w:pPr>
          </w:p>
        </w:tc>
        <w:tc>
          <w:tcPr>
            <w:tcW w:w="2552" w:type="dxa"/>
          </w:tcPr>
          <w:p w14:paraId="560498D4">
            <w:pPr>
              <w:pStyle w:val="6"/>
              <w:widowControl w:val="0"/>
              <w:rPr>
                <w:rFonts w:ascii="宋体" w:hAnsi="宋体"/>
                <w:sz w:val="21"/>
                <w:szCs w:val="21"/>
              </w:rPr>
            </w:pPr>
          </w:p>
        </w:tc>
      </w:tr>
      <w:tr w14:paraId="40E92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1CE7C664">
            <w:pPr>
              <w:pStyle w:val="6"/>
              <w:widowControl w:val="0"/>
              <w:numPr>
                <w:ilvl w:val="0"/>
                <w:numId w:val="149"/>
              </w:numPr>
              <w:rPr>
                <w:rFonts w:ascii="宋体" w:hAnsi="宋体"/>
                <w:b/>
                <w:bCs/>
                <w:sz w:val="21"/>
                <w:szCs w:val="21"/>
              </w:rPr>
            </w:pPr>
          </w:p>
        </w:tc>
        <w:tc>
          <w:tcPr>
            <w:tcW w:w="1617" w:type="dxa"/>
          </w:tcPr>
          <w:p w14:paraId="20C83077">
            <w:pPr>
              <w:pStyle w:val="6"/>
              <w:widowControl w:val="0"/>
              <w:rPr>
                <w:rFonts w:ascii="宋体" w:hAnsi="宋体"/>
                <w:sz w:val="21"/>
                <w:szCs w:val="21"/>
              </w:rPr>
            </w:pPr>
            <w:r>
              <w:rPr>
                <w:rFonts w:hint="eastAsia" w:ascii="宋体" w:hAnsi="宋体"/>
                <w:sz w:val="21"/>
                <w:szCs w:val="21"/>
              </w:rPr>
              <w:t>解约</w:t>
            </w:r>
          </w:p>
        </w:tc>
        <w:tc>
          <w:tcPr>
            <w:tcW w:w="935" w:type="dxa"/>
          </w:tcPr>
          <w:p w14:paraId="0CBE0389">
            <w:pPr>
              <w:pStyle w:val="6"/>
              <w:widowControl w:val="0"/>
              <w:rPr>
                <w:rFonts w:ascii="宋体" w:hAnsi="宋体"/>
                <w:sz w:val="21"/>
                <w:szCs w:val="21"/>
              </w:rPr>
            </w:pPr>
            <w:r>
              <w:rPr>
                <w:rFonts w:hint="eastAsia" w:ascii="宋体" w:hAnsi="宋体"/>
                <w:sz w:val="21"/>
                <w:szCs w:val="21"/>
              </w:rPr>
              <w:t>按钮</w:t>
            </w:r>
          </w:p>
        </w:tc>
        <w:tc>
          <w:tcPr>
            <w:tcW w:w="992" w:type="dxa"/>
          </w:tcPr>
          <w:p w14:paraId="3D798B19">
            <w:pPr>
              <w:pStyle w:val="6"/>
              <w:widowControl w:val="0"/>
              <w:rPr>
                <w:rFonts w:ascii="宋体" w:hAnsi="宋体"/>
                <w:sz w:val="21"/>
                <w:szCs w:val="21"/>
              </w:rPr>
            </w:pPr>
          </w:p>
        </w:tc>
        <w:tc>
          <w:tcPr>
            <w:tcW w:w="1134" w:type="dxa"/>
          </w:tcPr>
          <w:p w14:paraId="3EA9784D">
            <w:pPr>
              <w:pStyle w:val="6"/>
              <w:widowControl w:val="0"/>
              <w:rPr>
                <w:rFonts w:ascii="宋体" w:hAnsi="宋体"/>
                <w:sz w:val="21"/>
                <w:szCs w:val="21"/>
              </w:rPr>
            </w:pPr>
          </w:p>
        </w:tc>
        <w:tc>
          <w:tcPr>
            <w:tcW w:w="992" w:type="dxa"/>
          </w:tcPr>
          <w:p w14:paraId="18ADFA7B">
            <w:pPr>
              <w:pStyle w:val="6"/>
              <w:widowControl w:val="0"/>
              <w:rPr>
                <w:rFonts w:ascii="宋体" w:hAnsi="宋体"/>
                <w:sz w:val="21"/>
                <w:szCs w:val="21"/>
              </w:rPr>
            </w:pPr>
          </w:p>
        </w:tc>
        <w:tc>
          <w:tcPr>
            <w:tcW w:w="2552" w:type="dxa"/>
          </w:tcPr>
          <w:p w14:paraId="31427FC6">
            <w:pPr>
              <w:pStyle w:val="6"/>
              <w:widowControl w:val="0"/>
              <w:rPr>
                <w:rFonts w:ascii="宋体" w:hAnsi="宋体"/>
                <w:sz w:val="21"/>
                <w:szCs w:val="21"/>
              </w:rPr>
            </w:pPr>
          </w:p>
        </w:tc>
      </w:tr>
      <w:tr w14:paraId="153A2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39" w:type="dxa"/>
            <w:gridSpan w:val="7"/>
          </w:tcPr>
          <w:p w14:paraId="5A9A94CE">
            <w:pPr>
              <w:pStyle w:val="6"/>
              <w:widowControl w:val="0"/>
              <w:rPr>
                <w:rFonts w:ascii="宋体" w:hAnsi="宋体"/>
                <w:sz w:val="21"/>
                <w:szCs w:val="21"/>
              </w:rPr>
            </w:pPr>
            <w:r>
              <w:rPr>
                <w:rFonts w:hint="eastAsia" w:ascii="宋体" w:hAnsi="宋体"/>
                <w:sz w:val="21"/>
                <w:szCs w:val="21"/>
              </w:rPr>
              <w:t>解约信息确认</w:t>
            </w:r>
          </w:p>
        </w:tc>
      </w:tr>
      <w:tr w14:paraId="69E39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2C32F5C2">
            <w:pPr>
              <w:pStyle w:val="6"/>
              <w:widowControl w:val="0"/>
              <w:numPr>
                <w:ilvl w:val="0"/>
                <w:numId w:val="149"/>
              </w:numPr>
              <w:rPr>
                <w:rFonts w:ascii="宋体" w:hAnsi="宋体"/>
                <w:sz w:val="21"/>
                <w:szCs w:val="21"/>
              </w:rPr>
            </w:pPr>
          </w:p>
        </w:tc>
        <w:tc>
          <w:tcPr>
            <w:tcW w:w="1617" w:type="dxa"/>
          </w:tcPr>
          <w:p w14:paraId="7579B3FA">
            <w:pPr>
              <w:pStyle w:val="6"/>
              <w:widowControl w:val="0"/>
              <w:rPr>
                <w:rFonts w:ascii="宋体" w:hAnsi="宋体"/>
                <w:sz w:val="21"/>
                <w:szCs w:val="21"/>
              </w:rPr>
            </w:pPr>
            <w:r>
              <w:rPr>
                <w:rFonts w:hint="eastAsia" w:ascii="宋体" w:hAnsi="宋体"/>
                <w:sz w:val="21"/>
                <w:szCs w:val="21"/>
              </w:rPr>
              <w:t>账号</w:t>
            </w:r>
          </w:p>
        </w:tc>
        <w:tc>
          <w:tcPr>
            <w:tcW w:w="935" w:type="dxa"/>
          </w:tcPr>
          <w:p w14:paraId="0E51A509">
            <w:pPr>
              <w:pStyle w:val="6"/>
              <w:widowControl w:val="0"/>
              <w:rPr>
                <w:rFonts w:ascii="宋体" w:hAnsi="宋体"/>
                <w:sz w:val="21"/>
                <w:szCs w:val="21"/>
              </w:rPr>
            </w:pPr>
            <w:r>
              <w:rPr>
                <w:rFonts w:hint="eastAsia" w:ascii="宋体" w:hAnsi="宋体"/>
                <w:sz w:val="21"/>
                <w:szCs w:val="21"/>
              </w:rPr>
              <w:t>文本</w:t>
            </w:r>
          </w:p>
        </w:tc>
        <w:tc>
          <w:tcPr>
            <w:tcW w:w="992" w:type="dxa"/>
          </w:tcPr>
          <w:p w14:paraId="62CBAF11">
            <w:pPr>
              <w:pStyle w:val="6"/>
              <w:widowControl w:val="0"/>
              <w:rPr>
                <w:rFonts w:ascii="宋体" w:hAnsi="宋体"/>
                <w:sz w:val="21"/>
                <w:szCs w:val="21"/>
              </w:rPr>
            </w:pPr>
          </w:p>
        </w:tc>
        <w:tc>
          <w:tcPr>
            <w:tcW w:w="1134" w:type="dxa"/>
          </w:tcPr>
          <w:p w14:paraId="02FF0D4C">
            <w:pPr>
              <w:pStyle w:val="6"/>
              <w:widowControl w:val="0"/>
              <w:rPr>
                <w:rFonts w:ascii="宋体" w:hAnsi="宋体"/>
                <w:sz w:val="21"/>
                <w:szCs w:val="21"/>
              </w:rPr>
            </w:pPr>
          </w:p>
        </w:tc>
        <w:tc>
          <w:tcPr>
            <w:tcW w:w="992" w:type="dxa"/>
          </w:tcPr>
          <w:p w14:paraId="2C03FACE">
            <w:pPr>
              <w:pStyle w:val="6"/>
              <w:widowControl w:val="0"/>
              <w:rPr>
                <w:rFonts w:ascii="宋体" w:hAnsi="宋体"/>
                <w:sz w:val="21"/>
                <w:szCs w:val="21"/>
              </w:rPr>
            </w:pPr>
          </w:p>
        </w:tc>
        <w:tc>
          <w:tcPr>
            <w:tcW w:w="2552" w:type="dxa"/>
          </w:tcPr>
          <w:p w14:paraId="74880992">
            <w:pPr>
              <w:pStyle w:val="6"/>
              <w:widowControl w:val="0"/>
              <w:rPr>
                <w:rFonts w:ascii="宋体" w:hAnsi="宋体"/>
                <w:sz w:val="21"/>
                <w:szCs w:val="21"/>
              </w:rPr>
            </w:pPr>
          </w:p>
        </w:tc>
      </w:tr>
      <w:tr w14:paraId="6FAE9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3F2043DE">
            <w:pPr>
              <w:pStyle w:val="6"/>
              <w:widowControl w:val="0"/>
              <w:numPr>
                <w:ilvl w:val="0"/>
                <w:numId w:val="149"/>
              </w:numPr>
              <w:rPr>
                <w:rFonts w:ascii="宋体" w:hAnsi="宋体"/>
                <w:sz w:val="21"/>
                <w:szCs w:val="21"/>
              </w:rPr>
            </w:pPr>
          </w:p>
        </w:tc>
        <w:tc>
          <w:tcPr>
            <w:tcW w:w="1617" w:type="dxa"/>
          </w:tcPr>
          <w:p w14:paraId="6257DDD5">
            <w:pPr>
              <w:pStyle w:val="6"/>
              <w:widowControl w:val="0"/>
              <w:rPr>
                <w:rFonts w:ascii="宋体" w:hAnsi="宋体"/>
                <w:sz w:val="21"/>
                <w:szCs w:val="21"/>
              </w:rPr>
            </w:pPr>
            <w:r>
              <w:rPr>
                <w:rFonts w:hint="eastAsia" w:ascii="宋体" w:hAnsi="宋体"/>
                <w:sz w:val="21"/>
                <w:szCs w:val="21"/>
              </w:rPr>
              <w:t>签约时间</w:t>
            </w:r>
          </w:p>
        </w:tc>
        <w:tc>
          <w:tcPr>
            <w:tcW w:w="935" w:type="dxa"/>
          </w:tcPr>
          <w:p w14:paraId="601C70D7">
            <w:pPr>
              <w:pStyle w:val="6"/>
              <w:widowControl w:val="0"/>
              <w:rPr>
                <w:rFonts w:ascii="宋体" w:hAnsi="宋体"/>
                <w:sz w:val="21"/>
                <w:szCs w:val="21"/>
              </w:rPr>
            </w:pPr>
            <w:r>
              <w:rPr>
                <w:rFonts w:hint="eastAsia" w:ascii="宋体" w:hAnsi="宋体"/>
                <w:sz w:val="21"/>
                <w:szCs w:val="21"/>
              </w:rPr>
              <w:t>文本</w:t>
            </w:r>
          </w:p>
        </w:tc>
        <w:tc>
          <w:tcPr>
            <w:tcW w:w="992" w:type="dxa"/>
          </w:tcPr>
          <w:p w14:paraId="1F0B3E11">
            <w:pPr>
              <w:pStyle w:val="6"/>
              <w:widowControl w:val="0"/>
              <w:rPr>
                <w:rFonts w:ascii="宋体" w:hAnsi="宋体"/>
                <w:sz w:val="21"/>
                <w:szCs w:val="21"/>
              </w:rPr>
            </w:pPr>
          </w:p>
        </w:tc>
        <w:tc>
          <w:tcPr>
            <w:tcW w:w="1134" w:type="dxa"/>
          </w:tcPr>
          <w:p w14:paraId="74CE37A9">
            <w:pPr>
              <w:pStyle w:val="6"/>
              <w:widowControl w:val="0"/>
              <w:rPr>
                <w:rFonts w:ascii="宋体" w:hAnsi="宋体"/>
                <w:sz w:val="21"/>
                <w:szCs w:val="21"/>
              </w:rPr>
            </w:pPr>
          </w:p>
        </w:tc>
        <w:tc>
          <w:tcPr>
            <w:tcW w:w="992" w:type="dxa"/>
          </w:tcPr>
          <w:p w14:paraId="09FD938C">
            <w:pPr>
              <w:pStyle w:val="6"/>
              <w:widowControl w:val="0"/>
              <w:rPr>
                <w:rFonts w:ascii="宋体" w:hAnsi="宋体"/>
                <w:sz w:val="21"/>
                <w:szCs w:val="21"/>
              </w:rPr>
            </w:pPr>
          </w:p>
        </w:tc>
        <w:tc>
          <w:tcPr>
            <w:tcW w:w="2552" w:type="dxa"/>
          </w:tcPr>
          <w:p w14:paraId="439FC1F2">
            <w:pPr>
              <w:pStyle w:val="6"/>
              <w:widowControl w:val="0"/>
              <w:rPr>
                <w:rFonts w:ascii="宋体" w:hAnsi="宋体"/>
                <w:sz w:val="21"/>
                <w:szCs w:val="21"/>
              </w:rPr>
            </w:pPr>
          </w:p>
        </w:tc>
      </w:tr>
      <w:tr w14:paraId="4754E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6B7946EC">
            <w:pPr>
              <w:pStyle w:val="6"/>
              <w:widowControl w:val="0"/>
              <w:numPr>
                <w:ilvl w:val="0"/>
                <w:numId w:val="149"/>
              </w:numPr>
              <w:rPr>
                <w:rFonts w:ascii="宋体" w:hAnsi="宋体"/>
                <w:sz w:val="21"/>
                <w:szCs w:val="21"/>
              </w:rPr>
            </w:pPr>
          </w:p>
        </w:tc>
        <w:tc>
          <w:tcPr>
            <w:tcW w:w="1617" w:type="dxa"/>
          </w:tcPr>
          <w:p w14:paraId="391FFB39">
            <w:pPr>
              <w:pStyle w:val="6"/>
              <w:widowControl w:val="0"/>
              <w:rPr>
                <w:rFonts w:ascii="宋体" w:hAnsi="宋体"/>
                <w:sz w:val="21"/>
                <w:szCs w:val="21"/>
              </w:rPr>
            </w:pPr>
            <w:r>
              <w:rPr>
                <w:rFonts w:hint="eastAsia" w:ascii="宋体" w:hAnsi="宋体"/>
                <w:sz w:val="21"/>
                <w:szCs w:val="21"/>
              </w:rPr>
              <w:t>签约状态</w:t>
            </w:r>
          </w:p>
        </w:tc>
        <w:tc>
          <w:tcPr>
            <w:tcW w:w="935" w:type="dxa"/>
          </w:tcPr>
          <w:p w14:paraId="58EF5801">
            <w:pPr>
              <w:pStyle w:val="6"/>
              <w:widowControl w:val="0"/>
              <w:rPr>
                <w:rFonts w:ascii="宋体" w:hAnsi="宋体"/>
                <w:sz w:val="21"/>
                <w:szCs w:val="21"/>
              </w:rPr>
            </w:pPr>
            <w:r>
              <w:rPr>
                <w:rFonts w:hint="eastAsia" w:ascii="宋体" w:hAnsi="宋体"/>
                <w:sz w:val="21"/>
                <w:szCs w:val="21"/>
              </w:rPr>
              <w:t>文本</w:t>
            </w:r>
          </w:p>
        </w:tc>
        <w:tc>
          <w:tcPr>
            <w:tcW w:w="992" w:type="dxa"/>
          </w:tcPr>
          <w:p w14:paraId="486CD6DB">
            <w:pPr>
              <w:pStyle w:val="6"/>
              <w:widowControl w:val="0"/>
              <w:rPr>
                <w:rFonts w:ascii="宋体" w:hAnsi="宋体"/>
                <w:sz w:val="21"/>
                <w:szCs w:val="21"/>
              </w:rPr>
            </w:pPr>
          </w:p>
        </w:tc>
        <w:tc>
          <w:tcPr>
            <w:tcW w:w="1134" w:type="dxa"/>
          </w:tcPr>
          <w:p w14:paraId="43E2F25F">
            <w:pPr>
              <w:pStyle w:val="6"/>
              <w:widowControl w:val="0"/>
              <w:rPr>
                <w:rFonts w:ascii="宋体" w:hAnsi="宋体"/>
                <w:sz w:val="21"/>
                <w:szCs w:val="21"/>
              </w:rPr>
            </w:pPr>
          </w:p>
        </w:tc>
        <w:tc>
          <w:tcPr>
            <w:tcW w:w="992" w:type="dxa"/>
          </w:tcPr>
          <w:p w14:paraId="1810CE60">
            <w:pPr>
              <w:pStyle w:val="6"/>
              <w:widowControl w:val="0"/>
              <w:rPr>
                <w:rFonts w:ascii="宋体" w:hAnsi="宋体"/>
                <w:sz w:val="21"/>
                <w:szCs w:val="21"/>
              </w:rPr>
            </w:pPr>
          </w:p>
        </w:tc>
        <w:tc>
          <w:tcPr>
            <w:tcW w:w="2552" w:type="dxa"/>
          </w:tcPr>
          <w:p w14:paraId="5AC6C6DB">
            <w:pPr>
              <w:pStyle w:val="6"/>
              <w:widowControl w:val="0"/>
              <w:rPr>
                <w:rFonts w:ascii="宋体" w:hAnsi="宋体"/>
                <w:sz w:val="21"/>
                <w:szCs w:val="21"/>
              </w:rPr>
            </w:pPr>
          </w:p>
        </w:tc>
      </w:tr>
      <w:tr w14:paraId="65F55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03D80849">
            <w:pPr>
              <w:pStyle w:val="6"/>
              <w:widowControl w:val="0"/>
              <w:numPr>
                <w:ilvl w:val="0"/>
                <w:numId w:val="149"/>
              </w:numPr>
              <w:rPr>
                <w:rFonts w:ascii="宋体" w:hAnsi="宋体"/>
                <w:sz w:val="21"/>
                <w:szCs w:val="21"/>
              </w:rPr>
            </w:pPr>
          </w:p>
        </w:tc>
        <w:tc>
          <w:tcPr>
            <w:tcW w:w="1617" w:type="dxa"/>
          </w:tcPr>
          <w:p w14:paraId="3D5E76E8">
            <w:pPr>
              <w:pStyle w:val="6"/>
              <w:widowControl w:val="0"/>
              <w:rPr>
                <w:rFonts w:ascii="宋体" w:hAnsi="宋体"/>
                <w:sz w:val="21"/>
                <w:szCs w:val="21"/>
              </w:rPr>
            </w:pPr>
            <w:r>
              <w:rPr>
                <w:rFonts w:hint="eastAsia" w:ascii="宋体" w:hAnsi="宋体"/>
                <w:sz w:val="21"/>
                <w:szCs w:val="21"/>
              </w:rPr>
              <w:t>提交</w:t>
            </w:r>
          </w:p>
        </w:tc>
        <w:tc>
          <w:tcPr>
            <w:tcW w:w="935" w:type="dxa"/>
          </w:tcPr>
          <w:p w14:paraId="4B33CBD9">
            <w:pPr>
              <w:pStyle w:val="6"/>
              <w:widowControl w:val="0"/>
              <w:rPr>
                <w:rFonts w:ascii="宋体" w:hAnsi="宋体"/>
                <w:sz w:val="21"/>
                <w:szCs w:val="21"/>
              </w:rPr>
            </w:pPr>
            <w:r>
              <w:rPr>
                <w:rFonts w:hint="eastAsia" w:ascii="宋体" w:hAnsi="宋体"/>
                <w:sz w:val="21"/>
                <w:szCs w:val="21"/>
              </w:rPr>
              <w:t>按钮</w:t>
            </w:r>
          </w:p>
        </w:tc>
        <w:tc>
          <w:tcPr>
            <w:tcW w:w="992" w:type="dxa"/>
          </w:tcPr>
          <w:p w14:paraId="63D8E465">
            <w:pPr>
              <w:pStyle w:val="6"/>
              <w:widowControl w:val="0"/>
              <w:rPr>
                <w:rFonts w:ascii="宋体" w:hAnsi="宋体"/>
                <w:sz w:val="21"/>
                <w:szCs w:val="21"/>
              </w:rPr>
            </w:pPr>
          </w:p>
        </w:tc>
        <w:tc>
          <w:tcPr>
            <w:tcW w:w="1134" w:type="dxa"/>
          </w:tcPr>
          <w:p w14:paraId="78A712D9">
            <w:pPr>
              <w:pStyle w:val="6"/>
              <w:widowControl w:val="0"/>
              <w:rPr>
                <w:rFonts w:ascii="宋体" w:hAnsi="宋体"/>
                <w:sz w:val="21"/>
                <w:szCs w:val="21"/>
              </w:rPr>
            </w:pPr>
          </w:p>
        </w:tc>
        <w:tc>
          <w:tcPr>
            <w:tcW w:w="992" w:type="dxa"/>
          </w:tcPr>
          <w:p w14:paraId="4A9655C1">
            <w:pPr>
              <w:pStyle w:val="6"/>
              <w:widowControl w:val="0"/>
              <w:rPr>
                <w:rFonts w:ascii="宋体" w:hAnsi="宋体"/>
                <w:sz w:val="21"/>
                <w:szCs w:val="21"/>
              </w:rPr>
            </w:pPr>
          </w:p>
        </w:tc>
        <w:tc>
          <w:tcPr>
            <w:tcW w:w="2552" w:type="dxa"/>
          </w:tcPr>
          <w:p w14:paraId="137598B2">
            <w:pPr>
              <w:pStyle w:val="6"/>
              <w:widowControl w:val="0"/>
              <w:rPr>
                <w:rFonts w:ascii="宋体" w:hAnsi="宋体"/>
                <w:sz w:val="21"/>
                <w:szCs w:val="21"/>
              </w:rPr>
            </w:pPr>
          </w:p>
        </w:tc>
      </w:tr>
    </w:tbl>
    <w:p w14:paraId="1C1E42AF"/>
    <w:p w14:paraId="54477CA4">
      <w:pPr>
        <w:pStyle w:val="4"/>
        <w:ind w:left="57"/>
      </w:pPr>
      <w:bookmarkStart w:id="831" w:name="_Toc351988544"/>
      <w:r>
        <w:rPr>
          <w:rFonts w:hint="eastAsia"/>
        </w:rPr>
        <w:t>智能通知存款查询</w:t>
      </w:r>
      <w:bookmarkEnd w:id="831"/>
    </w:p>
    <w:p w14:paraId="7660577F">
      <w:pPr>
        <w:pStyle w:val="5"/>
      </w:pPr>
      <w:r>
        <w:rPr>
          <w:rFonts w:hint="eastAsia"/>
        </w:rPr>
        <w:t>功能描述</w:t>
      </w:r>
    </w:p>
    <w:p w14:paraId="092498E4">
      <w:pPr>
        <w:pStyle w:val="6"/>
        <w:spacing w:line="360" w:lineRule="auto"/>
        <w:rPr>
          <w:rFonts w:ascii="宋体" w:hAnsi="宋体"/>
          <w:sz w:val="21"/>
          <w:szCs w:val="21"/>
        </w:rPr>
      </w:pPr>
      <w:r>
        <w:rPr>
          <w:rFonts w:hint="eastAsia" w:ascii="宋体" w:hAnsi="宋体"/>
          <w:sz w:val="21"/>
          <w:szCs w:val="21"/>
        </w:rPr>
        <w:t>用户可通过此功能查询智能通知存款的签约/解约信息</w:t>
      </w:r>
    </w:p>
    <w:p w14:paraId="6BAE712D">
      <w:pPr>
        <w:pStyle w:val="5"/>
      </w:pPr>
      <w:r>
        <w:rPr>
          <w:rFonts w:hint="eastAsia"/>
        </w:rPr>
        <w:t>业务流程</w:t>
      </w:r>
    </w:p>
    <w:p w14:paraId="23653F29">
      <w:pPr>
        <w:pStyle w:val="6"/>
        <w:spacing w:line="360" w:lineRule="auto"/>
        <w:rPr>
          <w:b/>
          <w:sz w:val="21"/>
          <w:szCs w:val="21"/>
        </w:rPr>
      </w:pPr>
      <w:r>
        <w:rPr>
          <w:rFonts w:hint="eastAsia"/>
          <w:b/>
          <w:sz w:val="21"/>
          <w:szCs w:val="21"/>
        </w:rPr>
        <w:t>流程说明：</w:t>
      </w:r>
    </w:p>
    <w:p w14:paraId="181AEC1E">
      <w:pPr>
        <w:pStyle w:val="6"/>
        <w:numPr>
          <w:ilvl w:val="0"/>
          <w:numId w:val="150"/>
        </w:numPr>
        <w:spacing w:line="360" w:lineRule="auto"/>
        <w:rPr>
          <w:sz w:val="21"/>
          <w:szCs w:val="21"/>
        </w:rPr>
      </w:pPr>
      <w:r>
        <w:rPr>
          <w:rFonts w:hint="eastAsia"/>
          <w:sz w:val="21"/>
          <w:szCs w:val="21"/>
        </w:rPr>
        <w:t>用户点击“智能通知存款查询”菜单，进入智能通知存款查询页面</w:t>
      </w:r>
    </w:p>
    <w:p w14:paraId="6DE861B4">
      <w:pPr>
        <w:pStyle w:val="6"/>
        <w:numPr>
          <w:ilvl w:val="0"/>
          <w:numId w:val="150"/>
        </w:numPr>
        <w:spacing w:line="360" w:lineRule="auto"/>
        <w:rPr>
          <w:rFonts w:ascii="宋体" w:hAnsi="宋体"/>
          <w:sz w:val="21"/>
          <w:szCs w:val="21"/>
        </w:rPr>
      </w:pPr>
      <w:r>
        <w:rPr>
          <w:rFonts w:hint="eastAsia"/>
          <w:sz w:val="21"/>
          <w:szCs w:val="21"/>
        </w:rPr>
        <w:t>系统将签约/解约的智能通知存款信息显示在页面上</w:t>
      </w:r>
    </w:p>
    <w:p w14:paraId="39DEA073">
      <w:pPr>
        <w:pStyle w:val="5"/>
      </w:pPr>
      <w:r>
        <w:rPr>
          <w:rFonts w:hint="eastAsia"/>
        </w:rPr>
        <w:t>业务规则</w:t>
      </w:r>
    </w:p>
    <w:p w14:paraId="611E6227">
      <w:pPr>
        <w:pStyle w:val="7"/>
        <w:numPr>
          <w:ilvl w:val="0"/>
          <w:numId w:val="0"/>
        </w:numPr>
        <w:ind w:left="6"/>
      </w:pPr>
      <w:r>
        <w:rPr>
          <w:rFonts w:hint="eastAsia"/>
        </w:rPr>
        <w:t>交易前</w:t>
      </w:r>
    </w:p>
    <w:p w14:paraId="117A274C">
      <w:pPr>
        <w:pStyle w:val="7"/>
        <w:numPr>
          <w:ilvl w:val="0"/>
          <w:numId w:val="0"/>
        </w:numPr>
        <w:ind w:left="6"/>
      </w:pPr>
      <w:r>
        <w:rPr>
          <w:rFonts w:hint="eastAsia"/>
        </w:rPr>
        <w:t>交易中</w:t>
      </w:r>
    </w:p>
    <w:p w14:paraId="4A116DE6">
      <w:pPr>
        <w:pStyle w:val="7"/>
        <w:numPr>
          <w:ilvl w:val="0"/>
          <w:numId w:val="0"/>
        </w:numPr>
        <w:ind w:left="6"/>
      </w:pPr>
      <w:r>
        <w:rPr>
          <w:rFonts w:hint="eastAsia"/>
        </w:rPr>
        <w:t>交易后</w:t>
      </w:r>
    </w:p>
    <w:p w14:paraId="2E19B067">
      <w:pPr>
        <w:pStyle w:val="5"/>
      </w:pPr>
      <w:r>
        <w:rPr>
          <w:rFonts w:hint="eastAsia"/>
        </w:rPr>
        <w:t>页面要素</w:t>
      </w:r>
    </w:p>
    <w:tbl>
      <w:tblPr>
        <w:tblStyle w:val="48"/>
        <w:tblW w:w="88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759"/>
        <w:gridCol w:w="1076"/>
        <w:gridCol w:w="1134"/>
        <w:gridCol w:w="1134"/>
        <w:gridCol w:w="993"/>
        <w:gridCol w:w="2126"/>
      </w:tblGrid>
      <w:tr w14:paraId="06330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FABF8F"/>
            <w:vAlign w:val="center"/>
          </w:tcPr>
          <w:p w14:paraId="3088ACD4">
            <w:pPr>
              <w:widowControl w:val="0"/>
              <w:rPr>
                <w:rFonts w:ascii="宋体" w:hAnsi="宋体" w:cs="Arial"/>
                <w:b/>
                <w:sz w:val="21"/>
                <w:szCs w:val="21"/>
              </w:rPr>
            </w:pPr>
            <w:r>
              <w:rPr>
                <w:rFonts w:ascii="宋体" w:hAnsi="宋体" w:cs="Arial"/>
                <w:b/>
                <w:sz w:val="21"/>
                <w:szCs w:val="21"/>
              </w:rPr>
              <w:t>序号</w:t>
            </w:r>
          </w:p>
        </w:tc>
        <w:tc>
          <w:tcPr>
            <w:tcW w:w="1759" w:type="dxa"/>
            <w:shd w:val="clear" w:color="auto" w:fill="FABF8F"/>
            <w:vAlign w:val="center"/>
          </w:tcPr>
          <w:p w14:paraId="04FC4A6F">
            <w:pPr>
              <w:widowControl w:val="0"/>
              <w:rPr>
                <w:rFonts w:ascii="宋体" w:hAnsi="宋体" w:cs="Arial"/>
                <w:b/>
                <w:sz w:val="21"/>
                <w:szCs w:val="21"/>
              </w:rPr>
            </w:pPr>
            <w:r>
              <w:rPr>
                <w:rFonts w:ascii="宋体" w:hAnsi="宋体" w:cs="Arial"/>
                <w:b/>
                <w:sz w:val="21"/>
                <w:szCs w:val="21"/>
              </w:rPr>
              <w:t>名称</w:t>
            </w:r>
          </w:p>
        </w:tc>
        <w:tc>
          <w:tcPr>
            <w:tcW w:w="1076" w:type="dxa"/>
            <w:shd w:val="clear" w:color="auto" w:fill="FABF8F"/>
            <w:vAlign w:val="center"/>
          </w:tcPr>
          <w:p w14:paraId="08BBFF15">
            <w:pPr>
              <w:widowControl w:val="0"/>
              <w:rPr>
                <w:rFonts w:ascii="宋体" w:hAnsi="宋体" w:cs="Arial"/>
                <w:b/>
                <w:sz w:val="21"/>
                <w:szCs w:val="21"/>
              </w:rPr>
            </w:pPr>
            <w:r>
              <w:rPr>
                <w:rFonts w:ascii="宋体" w:hAnsi="宋体" w:cs="Arial"/>
                <w:b/>
                <w:sz w:val="21"/>
                <w:szCs w:val="21"/>
              </w:rPr>
              <w:t>输入</w:t>
            </w:r>
            <w:r>
              <w:rPr>
                <w:rFonts w:hint="eastAsia" w:ascii="宋体" w:hAnsi="宋体" w:cs="Arial"/>
                <w:b/>
                <w:sz w:val="21"/>
                <w:szCs w:val="21"/>
              </w:rPr>
              <w:t>/输出</w:t>
            </w:r>
          </w:p>
        </w:tc>
        <w:tc>
          <w:tcPr>
            <w:tcW w:w="1134" w:type="dxa"/>
            <w:shd w:val="clear" w:color="auto" w:fill="FABF8F"/>
            <w:vAlign w:val="center"/>
          </w:tcPr>
          <w:p w14:paraId="2554D337">
            <w:pPr>
              <w:widowControl w:val="0"/>
              <w:rPr>
                <w:rFonts w:ascii="宋体" w:hAnsi="宋体" w:cs="Arial"/>
                <w:b/>
                <w:sz w:val="21"/>
                <w:szCs w:val="21"/>
              </w:rPr>
            </w:pPr>
            <w:r>
              <w:rPr>
                <w:rFonts w:ascii="宋体" w:hAnsi="宋体" w:cs="Arial"/>
                <w:b/>
                <w:sz w:val="21"/>
                <w:szCs w:val="21"/>
              </w:rPr>
              <w:t>缺省值</w:t>
            </w:r>
          </w:p>
        </w:tc>
        <w:tc>
          <w:tcPr>
            <w:tcW w:w="1134" w:type="dxa"/>
            <w:shd w:val="clear" w:color="auto" w:fill="FABF8F"/>
            <w:vAlign w:val="center"/>
          </w:tcPr>
          <w:p w14:paraId="38E36B5E">
            <w:pPr>
              <w:widowControl w:val="0"/>
              <w:rPr>
                <w:rFonts w:ascii="宋体" w:hAnsi="宋体" w:cs="Arial"/>
                <w:b/>
                <w:sz w:val="21"/>
                <w:szCs w:val="21"/>
              </w:rPr>
            </w:pPr>
            <w:r>
              <w:rPr>
                <w:rFonts w:hint="eastAsia" w:ascii="宋体" w:hAnsi="宋体" w:cs="Arial"/>
                <w:b/>
                <w:sz w:val="21"/>
                <w:szCs w:val="21"/>
              </w:rPr>
              <w:t>类型/长度</w:t>
            </w:r>
          </w:p>
        </w:tc>
        <w:tc>
          <w:tcPr>
            <w:tcW w:w="993" w:type="dxa"/>
            <w:shd w:val="clear" w:color="auto" w:fill="FABF8F"/>
            <w:vAlign w:val="center"/>
          </w:tcPr>
          <w:p w14:paraId="2F58C5E0">
            <w:pPr>
              <w:widowControl w:val="0"/>
              <w:rPr>
                <w:rFonts w:ascii="宋体" w:hAnsi="宋体" w:cs="Arial"/>
                <w:b/>
                <w:sz w:val="21"/>
                <w:szCs w:val="21"/>
              </w:rPr>
            </w:pPr>
            <w:r>
              <w:rPr>
                <w:rFonts w:hint="eastAsia" w:ascii="宋体" w:hAnsi="宋体" w:cs="Arial"/>
                <w:b/>
                <w:sz w:val="21"/>
                <w:szCs w:val="21"/>
              </w:rPr>
              <w:t>是否必输</w:t>
            </w:r>
          </w:p>
        </w:tc>
        <w:tc>
          <w:tcPr>
            <w:tcW w:w="2126" w:type="dxa"/>
            <w:shd w:val="clear" w:color="auto" w:fill="FABF8F"/>
            <w:vAlign w:val="center"/>
          </w:tcPr>
          <w:p w14:paraId="0624D101">
            <w:pPr>
              <w:widowControl w:val="0"/>
              <w:rPr>
                <w:rFonts w:ascii="宋体" w:hAnsi="宋体" w:cs="Arial"/>
                <w:b/>
                <w:sz w:val="21"/>
                <w:szCs w:val="21"/>
              </w:rPr>
            </w:pPr>
            <w:r>
              <w:rPr>
                <w:rFonts w:ascii="宋体" w:hAnsi="宋体" w:cs="Arial"/>
                <w:b/>
                <w:sz w:val="21"/>
                <w:szCs w:val="21"/>
              </w:rPr>
              <w:t>备注</w:t>
            </w:r>
          </w:p>
        </w:tc>
      </w:tr>
      <w:tr w14:paraId="60CF8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7" w:type="dxa"/>
            <w:gridSpan w:val="7"/>
          </w:tcPr>
          <w:p w14:paraId="719BE7D7">
            <w:pPr>
              <w:pStyle w:val="6"/>
              <w:widowControl w:val="0"/>
              <w:rPr>
                <w:rFonts w:ascii="宋体" w:hAnsi="宋体"/>
                <w:sz w:val="21"/>
                <w:szCs w:val="21"/>
              </w:rPr>
            </w:pPr>
            <w:r>
              <w:rPr>
                <w:rFonts w:hint="eastAsia" w:ascii="宋体" w:hAnsi="宋体"/>
                <w:sz w:val="21"/>
                <w:szCs w:val="21"/>
              </w:rPr>
              <w:t>查询条件</w:t>
            </w:r>
          </w:p>
        </w:tc>
      </w:tr>
      <w:tr w14:paraId="701F9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6A2B28E1">
            <w:pPr>
              <w:pStyle w:val="6"/>
              <w:widowControl w:val="0"/>
              <w:numPr>
                <w:ilvl w:val="0"/>
                <w:numId w:val="151"/>
              </w:numPr>
              <w:rPr>
                <w:rFonts w:ascii="宋体" w:hAnsi="宋体"/>
                <w:sz w:val="21"/>
                <w:szCs w:val="21"/>
              </w:rPr>
            </w:pPr>
          </w:p>
        </w:tc>
        <w:tc>
          <w:tcPr>
            <w:tcW w:w="1759" w:type="dxa"/>
          </w:tcPr>
          <w:p w14:paraId="507F3D32">
            <w:pPr>
              <w:pStyle w:val="6"/>
              <w:widowControl w:val="0"/>
              <w:rPr>
                <w:rFonts w:ascii="宋体" w:hAnsi="宋体"/>
                <w:sz w:val="21"/>
                <w:szCs w:val="21"/>
              </w:rPr>
            </w:pPr>
            <w:r>
              <w:rPr>
                <w:rFonts w:hint="eastAsia" w:ascii="宋体" w:hAnsi="宋体"/>
                <w:sz w:val="21"/>
                <w:szCs w:val="21"/>
              </w:rPr>
              <w:t>银行账号</w:t>
            </w:r>
          </w:p>
        </w:tc>
        <w:tc>
          <w:tcPr>
            <w:tcW w:w="1076" w:type="dxa"/>
          </w:tcPr>
          <w:p w14:paraId="62DCFBA8">
            <w:pPr>
              <w:pStyle w:val="6"/>
              <w:widowControl w:val="0"/>
              <w:rPr>
                <w:rFonts w:ascii="宋体" w:hAnsi="宋体"/>
                <w:sz w:val="21"/>
                <w:szCs w:val="21"/>
              </w:rPr>
            </w:pPr>
            <w:r>
              <w:rPr>
                <w:rFonts w:hint="eastAsia" w:ascii="宋体" w:hAnsi="宋体"/>
                <w:sz w:val="21"/>
                <w:szCs w:val="21"/>
              </w:rPr>
              <w:t>下拉框</w:t>
            </w:r>
          </w:p>
        </w:tc>
        <w:tc>
          <w:tcPr>
            <w:tcW w:w="1134" w:type="dxa"/>
          </w:tcPr>
          <w:p w14:paraId="10D77712">
            <w:pPr>
              <w:pStyle w:val="6"/>
              <w:widowControl w:val="0"/>
              <w:rPr>
                <w:rFonts w:ascii="宋体" w:hAnsi="宋体"/>
                <w:sz w:val="21"/>
                <w:szCs w:val="21"/>
              </w:rPr>
            </w:pPr>
          </w:p>
        </w:tc>
        <w:tc>
          <w:tcPr>
            <w:tcW w:w="1134" w:type="dxa"/>
          </w:tcPr>
          <w:p w14:paraId="4CAFCC5B">
            <w:pPr>
              <w:pStyle w:val="6"/>
              <w:widowControl w:val="0"/>
              <w:rPr>
                <w:rFonts w:ascii="宋体" w:hAnsi="宋体"/>
                <w:sz w:val="21"/>
                <w:szCs w:val="21"/>
              </w:rPr>
            </w:pPr>
          </w:p>
        </w:tc>
        <w:tc>
          <w:tcPr>
            <w:tcW w:w="993" w:type="dxa"/>
          </w:tcPr>
          <w:p w14:paraId="7C72FF0F">
            <w:pPr>
              <w:pStyle w:val="6"/>
              <w:widowControl w:val="0"/>
              <w:rPr>
                <w:rFonts w:ascii="宋体" w:hAnsi="宋体"/>
                <w:sz w:val="21"/>
                <w:szCs w:val="21"/>
              </w:rPr>
            </w:pPr>
          </w:p>
        </w:tc>
        <w:tc>
          <w:tcPr>
            <w:tcW w:w="2126" w:type="dxa"/>
          </w:tcPr>
          <w:p w14:paraId="6C9FF7B9">
            <w:pPr>
              <w:pStyle w:val="6"/>
              <w:widowControl w:val="0"/>
              <w:rPr>
                <w:rFonts w:ascii="宋体" w:hAnsi="宋体"/>
                <w:sz w:val="21"/>
                <w:szCs w:val="21"/>
              </w:rPr>
            </w:pPr>
          </w:p>
        </w:tc>
      </w:tr>
      <w:tr w14:paraId="0C3D3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0C3EB0F0">
            <w:pPr>
              <w:pStyle w:val="6"/>
              <w:widowControl w:val="0"/>
              <w:numPr>
                <w:ilvl w:val="0"/>
                <w:numId w:val="151"/>
              </w:numPr>
              <w:rPr>
                <w:rFonts w:ascii="宋体" w:hAnsi="宋体"/>
                <w:sz w:val="21"/>
                <w:szCs w:val="21"/>
              </w:rPr>
            </w:pPr>
          </w:p>
        </w:tc>
        <w:tc>
          <w:tcPr>
            <w:tcW w:w="1759" w:type="dxa"/>
            <w:vAlign w:val="center"/>
          </w:tcPr>
          <w:p w14:paraId="55C8AE4D">
            <w:pPr>
              <w:pStyle w:val="6"/>
              <w:widowControl w:val="0"/>
              <w:rPr>
                <w:rFonts w:ascii="宋体" w:hAnsi="宋体"/>
                <w:sz w:val="21"/>
                <w:szCs w:val="21"/>
              </w:rPr>
            </w:pPr>
            <w:r>
              <w:rPr>
                <w:rFonts w:hint="eastAsia" w:ascii="宋体" w:hAnsi="宋体" w:cs="Arial"/>
                <w:sz w:val="21"/>
                <w:szCs w:val="21"/>
              </w:rPr>
              <w:t>开始日期</w:t>
            </w:r>
          </w:p>
        </w:tc>
        <w:tc>
          <w:tcPr>
            <w:tcW w:w="1076" w:type="dxa"/>
            <w:vAlign w:val="center"/>
          </w:tcPr>
          <w:p w14:paraId="5333695E">
            <w:pPr>
              <w:pStyle w:val="6"/>
              <w:widowControl w:val="0"/>
              <w:rPr>
                <w:rFonts w:ascii="宋体" w:hAnsi="宋体"/>
                <w:sz w:val="21"/>
                <w:szCs w:val="21"/>
              </w:rPr>
            </w:pPr>
            <w:r>
              <w:rPr>
                <w:rFonts w:hint="eastAsia" w:ascii="宋体" w:hAnsi="宋体" w:cs="Arial"/>
                <w:sz w:val="21"/>
                <w:szCs w:val="21"/>
              </w:rPr>
              <w:t>文本框</w:t>
            </w:r>
          </w:p>
        </w:tc>
        <w:tc>
          <w:tcPr>
            <w:tcW w:w="1134" w:type="dxa"/>
            <w:vAlign w:val="center"/>
          </w:tcPr>
          <w:p w14:paraId="54077296">
            <w:pPr>
              <w:pStyle w:val="6"/>
              <w:widowControl w:val="0"/>
              <w:rPr>
                <w:rFonts w:ascii="宋体" w:hAnsi="宋体"/>
                <w:sz w:val="21"/>
                <w:szCs w:val="21"/>
              </w:rPr>
            </w:pPr>
          </w:p>
        </w:tc>
        <w:tc>
          <w:tcPr>
            <w:tcW w:w="1134" w:type="dxa"/>
            <w:vAlign w:val="center"/>
          </w:tcPr>
          <w:p w14:paraId="7BAF5AA8">
            <w:pPr>
              <w:pStyle w:val="6"/>
              <w:widowControl w:val="0"/>
              <w:rPr>
                <w:rFonts w:ascii="宋体" w:hAnsi="宋体"/>
                <w:sz w:val="21"/>
                <w:szCs w:val="21"/>
              </w:rPr>
            </w:pPr>
            <w:r>
              <w:rPr>
                <w:rFonts w:ascii="宋体" w:hAnsi="宋体" w:cs="Arial"/>
                <w:color w:val="000000"/>
                <w:sz w:val="21"/>
                <w:szCs w:val="21"/>
              </w:rPr>
              <w:t>C/</w:t>
            </w:r>
            <w:r>
              <w:rPr>
                <w:rFonts w:hint="eastAsia" w:ascii="宋体" w:hAnsi="宋体" w:cs="Arial"/>
                <w:color w:val="000000"/>
                <w:sz w:val="21"/>
                <w:szCs w:val="21"/>
              </w:rPr>
              <w:t>10</w:t>
            </w:r>
          </w:p>
        </w:tc>
        <w:tc>
          <w:tcPr>
            <w:tcW w:w="993" w:type="dxa"/>
            <w:vAlign w:val="center"/>
          </w:tcPr>
          <w:p w14:paraId="73F4A228">
            <w:pPr>
              <w:pStyle w:val="6"/>
              <w:widowControl w:val="0"/>
              <w:rPr>
                <w:rFonts w:ascii="宋体" w:hAnsi="宋体"/>
                <w:sz w:val="21"/>
                <w:szCs w:val="21"/>
              </w:rPr>
            </w:pPr>
          </w:p>
        </w:tc>
        <w:tc>
          <w:tcPr>
            <w:tcW w:w="2126" w:type="dxa"/>
            <w:vAlign w:val="center"/>
          </w:tcPr>
          <w:p w14:paraId="56F482B2">
            <w:pPr>
              <w:pStyle w:val="6"/>
              <w:widowControl w:val="0"/>
              <w:rPr>
                <w:rFonts w:ascii="宋体" w:hAnsi="宋体"/>
                <w:sz w:val="21"/>
                <w:szCs w:val="21"/>
              </w:rPr>
            </w:pPr>
            <w:r>
              <w:rPr>
                <w:rFonts w:hint="eastAsia" w:ascii="宋体" w:hAnsi="宋体" w:cs="Arial"/>
                <w:sz w:val="21"/>
                <w:szCs w:val="21"/>
              </w:rPr>
              <w:t>日期控件</w:t>
            </w:r>
          </w:p>
        </w:tc>
      </w:tr>
      <w:tr w14:paraId="677F7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0135C781">
            <w:pPr>
              <w:pStyle w:val="6"/>
              <w:widowControl w:val="0"/>
              <w:numPr>
                <w:ilvl w:val="0"/>
                <w:numId w:val="151"/>
              </w:numPr>
              <w:rPr>
                <w:rFonts w:ascii="宋体" w:hAnsi="宋体"/>
                <w:sz w:val="21"/>
                <w:szCs w:val="21"/>
              </w:rPr>
            </w:pPr>
          </w:p>
        </w:tc>
        <w:tc>
          <w:tcPr>
            <w:tcW w:w="1759" w:type="dxa"/>
            <w:vAlign w:val="center"/>
          </w:tcPr>
          <w:p w14:paraId="6F76A2B9">
            <w:pPr>
              <w:pStyle w:val="6"/>
              <w:widowControl w:val="0"/>
              <w:rPr>
                <w:rFonts w:ascii="宋体" w:hAnsi="宋体"/>
                <w:sz w:val="21"/>
                <w:szCs w:val="21"/>
              </w:rPr>
            </w:pPr>
            <w:r>
              <w:rPr>
                <w:rFonts w:hint="eastAsia" w:ascii="宋体" w:hAnsi="宋体" w:cs="Arial"/>
                <w:sz w:val="21"/>
                <w:szCs w:val="21"/>
              </w:rPr>
              <w:t>结束日期</w:t>
            </w:r>
          </w:p>
        </w:tc>
        <w:tc>
          <w:tcPr>
            <w:tcW w:w="1076" w:type="dxa"/>
            <w:vAlign w:val="center"/>
          </w:tcPr>
          <w:p w14:paraId="5939A71D">
            <w:pPr>
              <w:pStyle w:val="6"/>
              <w:widowControl w:val="0"/>
              <w:rPr>
                <w:rFonts w:ascii="宋体" w:hAnsi="宋体"/>
                <w:sz w:val="21"/>
                <w:szCs w:val="21"/>
              </w:rPr>
            </w:pPr>
            <w:r>
              <w:rPr>
                <w:rFonts w:hint="eastAsia" w:ascii="宋体" w:hAnsi="宋体" w:cs="Arial"/>
                <w:sz w:val="21"/>
                <w:szCs w:val="21"/>
              </w:rPr>
              <w:t>文本框</w:t>
            </w:r>
          </w:p>
        </w:tc>
        <w:tc>
          <w:tcPr>
            <w:tcW w:w="1134" w:type="dxa"/>
            <w:vAlign w:val="center"/>
          </w:tcPr>
          <w:p w14:paraId="074F898A">
            <w:pPr>
              <w:pStyle w:val="6"/>
              <w:widowControl w:val="0"/>
              <w:rPr>
                <w:rFonts w:ascii="宋体" w:hAnsi="宋体"/>
                <w:sz w:val="21"/>
                <w:szCs w:val="21"/>
              </w:rPr>
            </w:pPr>
          </w:p>
        </w:tc>
        <w:tc>
          <w:tcPr>
            <w:tcW w:w="1134" w:type="dxa"/>
            <w:vAlign w:val="center"/>
          </w:tcPr>
          <w:p w14:paraId="0D63894F">
            <w:pPr>
              <w:pStyle w:val="6"/>
              <w:widowControl w:val="0"/>
              <w:rPr>
                <w:rFonts w:ascii="宋体" w:hAnsi="宋体"/>
                <w:sz w:val="21"/>
                <w:szCs w:val="21"/>
              </w:rPr>
            </w:pPr>
            <w:r>
              <w:rPr>
                <w:rFonts w:ascii="宋体" w:hAnsi="宋体" w:cs="Arial"/>
                <w:color w:val="000000"/>
                <w:sz w:val="21"/>
                <w:szCs w:val="21"/>
              </w:rPr>
              <w:t>C/</w:t>
            </w:r>
            <w:r>
              <w:rPr>
                <w:rFonts w:hint="eastAsia" w:ascii="宋体" w:hAnsi="宋体" w:cs="Arial"/>
                <w:color w:val="000000"/>
                <w:sz w:val="21"/>
                <w:szCs w:val="21"/>
              </w:rPr>
              <w:t>10</w:t>
            </w:r>
          </w:p>
        </w:tc>
        <w:tc>
          <w:tcPr>
            <w:tcW w:w="993" w:type="dxa"/>
            <w:vAlign w:val="center"/>
          </w:tcPr>
          <w:p w14:paraId="63004E02">
            <w:pPr>
              <w:pStyle w:val="6"/>
              <w:widowControl w:val="0"/>
              <w:rPr>
                <w:rFonts w:ascii="宋体" w:hAnsi="宋体"/>
                <w:sz w:val="21"/>
                <w:szCs w:val="21"/>
              </w:rPr>
            </w:pPr>
          </w:p>
        </w:tc>
        <w:tc>
          <w:tcPr>
            <w:tcW w:w="2126" w:type="dxa"/>
            <w:vAlign w:val="center"/>
          </w:tcPr>
          <w:p w14:paraId="7EEECC96">
            <w:pPr>
              <w:pStyle w:val="6"/>
              <w:widowControl w:val="0"/>
              <w:rPr>
                <w:rFonts w:ascii="宋体" w:hAnsi="宋体"/>
                <w:sz w:val="21"/>
                <w:szCs w:val="21"/>
              </w:rPr>
            </w:pPr>
            <w:r>
              <w:rPr>
                <w:rFonts w:hint="eastAsia" w:ascii="宋体" w:hAnsi="宋体" w:cs="Arial"/>
                <w:sz w:val="21"/>
                <w:szCs w:val="21"/>
              </w:rPr>
              <w:t>日期控件</w:t>
            </w:r>
          </w:p>
        </w:tc>
      </w:tr>
      <w:tr w14:paraId="5A9C5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C602D3D">
            <w:pPr>
              <w:pStyle w:val="6"/>
              <w:widowControl w:val="0"/>
              <w:numPr>
                <w:ilvl w:val="0"/>
                <w:numId w:val="151"/>
              </w:numPr>
              <w:rPr>
                <w:rFonts w:ascii="宋体" w:hAnsi="宋体"/>
                <w:sz w:val="21"/>
                <w:szCs w:val="21"/>
              </w:rPr>
            </w:pPr>
          </w:p>
        </w:tc>
        <w:tc>
          <w:tcPr>
            <w:tcW w:w="1759" w:type="dxa"/>
          </w:tcPr>
          <w:p w14:paraId="2C8E1CFD">
            <w:pPr>
              <w:pStyle w:val="6"/>
              <w:widowControl w:val="0"/>
              <w:rPr>
                <w:rFonts w:ascii="宋体" w:hAnsi="宋体"/>
                <w:sz w:val="21"/>
                <w:szCs w:val="21"/>
              </w:rPr>
            </w:pPr>
            <w:r>
              <w:rPr>
                <w:rFonts w:hint="eastAsia" w:ascii="宋体" w:hAnsi="宋体"/>
                <w:sz w:val="21"/>
                <w:szCs w:val="21"/>
              </w:rPr>
              <w:t>查询</w:t>
            </w:r>
          </w:p>
        </w:tc>
        <w:tc>
          <w:tcPr>
            <w:tcW w:w="1076" w:type="dxa"/>
          </w:tcPr>
          <w:p w14:paraId="0DA330C0">
            <w:pPr>
              <w:pStyle w:val="6"/>
              <w:widowControl w:val="0"/>
              <w:rPr>
                <w:rFonts w:ascii="宋体" w:hAnsi="宋体"/>
                <w:sz w:val="21"/>
                <w:szCs w:val="21"/>
              </w:rPr>
            </w:pPr>
            <w:r>
              <w:rPr>
                <w:rFonts w:hint="eastAsia" w:ascii="宋体" w:hAnsi="宋体"/>
                <w:sz w:val="21"/>
                <w:szCs w:val="21"/>
              </w:rPr>
              <w:t>按钮</w:t>
            </w:r>
          </w:p>
        </w:tc>
        <w:tc>
          <w:tcPr>
            <w:tcW w:w="1134" w:type="dxa"/>
          </w:tcPr>
          <w:p w14:paraId="6791FD42">
            <w:pPr>
              <w:pStyle w:val="6"/>
              <w:widowControl w:val="0"/>
              <w:rPr>
                <w:rFonts w:ascii="宋体" w:hAnsi="宋体"/>
                <w:sz w:val="21"/>
                <w:szCs w:val="21"/>
              </w:rPr>
            </w:pPr>
          </w:p>
        </w:tc>
        <w:tc>
          <w:tcPr>
            <w:tcW w:w="1134" w:type="dxa"/>
          </w:tcPr>
          <w:p w14:paraId="69FD0EA8">
            <w:pPr>
              <w:pStyle w:val="6"/>
              <w:widowControl w:val="0"/>
              <w:rPr>
                <w:rFonts w:ascii="宋体" w:hAnsi="宋体"/>
                <w:sz w:val="21"/>
                <w:szCs w:val="21"/>
              </w:rPr>
            </w:pPr>
          </w:p>
        </w:tc>
        <w:tc>
          <w:tcPr>
            <w:tcW w:w="993" w:type="dxa"/>
          </w:tcPr>
          <w:p w14:paraId="0504684A">
            <w:pPr>
              <w:pStyle w:val="6"/>
              <w:widowControl w:val="0"/>
              <w:rPr>
                <w:rFonts w:ascii="宋体" w:hAnsi="宋体"/>
                <w:sz w:val="21"/>
                <w:szCs w:val="21"/>
              </w:rPr>
            </w:pPr>
          </w:p>
        </w:tc>
        <w:tc>
          <w:tcPr>
            <w:tcW w:w="2126" w:type="dxa"/>
          </w:tcPr>
          <w:p w14:paraId="78113B07">
            <w:pPr>
              <w:pStyle w:val="6"/>
              <w:widowControl w:val="0"/>
              <w:rPr>
                <w:rFonts w:ascii="宋体" w:hAnsi="宋体"/>
                <w:sz w:val="21"/>
                <w:szCs w:val="21"/>
              </w:rPr>
            </w:pPr>
          </w:p>
        </w:tc>
      </w:tr>
      <w:tr w14:paraId="7E2DC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7" w:type="dxa"/>
            <w:gridSpan w:val="7"/>
          </w:tcPr>
          <w:p w14:paraId="4078FCF0">
            <w:pPr>
              <w:pStyle w:val="6"/>
              <w:widowControl w:val="0"/>
              <w:rPr>
                <w:rFonts w:ascii="宋体" w:hAnsi="宋体"/>
                <w:sz w:val="21"/>
                <w:szCs w:val="21"/>
              </w:rPr>
            </w:pPr>
            <w:r>
              <w:rPr>
                <w:rFonts w:hint="eastAsia" w:ascii="宋体" w:hAnsi="宋体"/>
                <w:sz w:val="21"/>
                <w:szCs w:val="21"/>
              </w:rPr>
              <w:t>查询结果</w:t>
            </w:r>
          </w:p>
        </w:tc>
      </w:tr>
      <w:tr w14:paraId="64283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4C8540A">
            <w:pPr>
              <w:pStyle w:val="6"/>
              <w:widowControl w:val="0"/>
              <w:numPr>
                <w:ilvl w:val="0"/>
                <w:numId w:val="151"/>
              </w:numPr>
              <w:rPr>
                <w:rFonts w:ascii="宋体" w:hAnsi="宋体"/>
                <w:sz w:val="21"/>
                <w:szCs w:val="21"/>
              </w:rPr>
            </w:pPr>
          </w:p>
        </w:tc>
        <w:tc>
          <w:tcPr>
            <w:tcW w:w="1759" w:type="dxa"/>
          </w:tcPr>
          <w:p w14:paraId="102FDD0B">
            <w:pPr>
              <w:pStyle w:val="6"/>
              <w:widowControl w:val="0"/>
              <w:rPr>
                <w:rFonts w:ascii="宋体" w:hAnsi="宋体"/>
                <w:sz w:val="21"/>
                <w:szCs w:val="21"/>
              </w:rPr>
            </w:pPr>
            <w:r>
              <w:rPr>
                <w:rFonts w:hint="eastAsia" w:ascii="宋体" w:hAnsi="宋体"/>
                <w:sz w:val="21"/>
                <w:szCs w:val="21"/>
              </w:rPr>
              <w:t>序号</w:t>
            </w:r>
          </w:p>
        </w:tc>
        <w:tc>
          <w:tcPr>
            <w:tcW w:w="1076" w:type="dxa"/>
          </w:tcPr>
          <w:p w14:paraId="221E2082">
            <w:pPr>
              <w:pStyle w:val="6"/>
              <w:widowControl w:val="0"/>
              <w:rPr>
                <w:rFonts w:ascii="宋体" w:hAnsi="宋体"/>
                <w:sz w:val="21"/>
                <w:szCs w:val="21"/>
              </w:rPr>
            </w:pPr>
            <w:r>
              <w:rPr>
                <w:rFonts w:hint="eastAsia" w:ascii="宋体" w:hAnsi="宋体"/>
                <w:sz w:val="21"/>
                <w:szCs w:val="21"/>
              </w:rPr>
              <w:t>文本</w:t>
            </w:r>
          </w:p>
        </w:tc>
        <w:tc>
          <w:tcPr>
            <w:tcW w:w="1134" w:type="dxa"/>
          </w:tcPr>
          <w:p w14:paraId="26E96EAF">
            <w:pPr>
              <w:pStyle w:val="6"/>
              <w:widowControl w:val="0"/>
              <w:rPr>
                <w:rFonts w:ascii="宋体" w:hAnsi="宋体"/>
                <w:sz w:val="21"/>
                <w:szCs w:val="21"/>
              </w:rPr>
            </w:pPr>
          </w:p>
        </w:tc>
        <w:tc>
          <w:tcPr>
            <w:tcW w:w="1134" w:type="dxa"/>
          </w:tcPr>
          <w:p w14:paraId="1C35564E">
            <w:pPr>
              <w:pStyle w:val="6"/>
              <w:widowControl w:val="0"/>
              <w:rPr>
                <w:rFonts w:ascii="宋体" w:hAnsi="宋体"/>
                <w:sz w:val="21"/>
                <w:szCs w:val="21"/>
              </w:rPr>
            </w:pPr>
          </w:p>
        </w:tc>
        <w:tc>
          <w:tcPr>
            <w:tcW w:w="993" w:type="dxa"/>
          </w:tcPr>
          <w:p w14:paraId="7E0FA9DC">
            <w:pPr>
              <w:pStyle w:val="6"/>
              <w:widowControl w:val="0"/>
              <w:rPr>
                <w:rFonts w:ascii="宋体" w:hAnsi="宋体"/>
                <w:sz w:val="21"/>
                <w:szCs w:val="21"/>
              </w:rPr>
            </w:pPr>
          </w:p>
        </w:tc>
        <w:tc>
          <w:tcPr>
            <w:tcW w:w="2126" w:type="dxa"/>
          </w:tcPr>
          <w:p w14:paraId="7B19D9A3">
            <w:pPr>
              <w:pStyle w:val="6"/>
              <w:widowControl w:val="0"/>
              <w:rPr>
                <w:rFonts w:ascii="宋体" w:hAnsi="宋体"/>
                <w:sz w:val="21"/>
                <w:szCs w:val="21"/>
              </w:rPr>
            </w:pPr>
          </w:p>
        </w:tc>
      </w:tr>
      <w:tr w14:paraId="7EBC4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2D0EC2D">
            <w:pPr>
              <w:pStyle w:val="6"/>
              <w:widowControl w:val="0"/>
              <w:numPr>
                <w:ilvl w:val="0"/>
                <w:numId w:val="151"/>
              </w:numPr>
              <w:rPr>
                <w:rFonts w:ascii="宋体" w:hAnsi="宋体"/>
                <w:sz w:val="21"/>
                <w:szCs w:val="21"/>
              </w:rPr>
            </w:pPr>
          </w:p>
        </w:tc>
        <w:tc>
          <w:tcPr>
            <w:tcW w:w="1759" w:type="dxa"/>
          </w:tcPr>
          <w:p w14:paraId="2B90DE40">
            <w:pPr>
              <w:pStyle w:val="6"/>
              <w:widowControl w:val="0"/>
              <w:rPr>
                <w:rFonts w:ascii="宋体" w:hAnsi="宋体"/>
                <w:sz w:val="21"/>
                <w:szCs w:val="21"/>
              </w:rPr>
            </w:pPr>
            <w:r>
              <w:rPr>
                <w:rFonts w:hint="eastAsia" w:ascii="宋体" w:hAnsi="宋体"/>
                <w:sz w:val="21"/>
                <w:szCs w:val="21"/>
              </w:rPr>
              <w:t>交易时间</w:t>
            </w:r>
          </w:p>
        </w:tc>
        <w:tc>
          <w:tcPr>
            <w:tcW w:w="1076" w:type="dxa"/>
          </w:tcPr>
          <w:p w14:paraId="141AB5BA">
            <w:pPr>
              <w:widowControl w:val="0"/>
            </w:pPr>
            <w:r>
              <w:rPr>
                <w:rFonts w:hint="eastAsia" w:ascii="宋体" w:hAnsi="宋体"/>
                <w:sz w:val="21"/>
                <w:szCs w:val="21"/>
              </w:rPr>
              <w:t>文本</w:t>
            </w:r>
          </w:p>
        </w:tc>
        <w:tc>
          <w:tcPr>
            <w:tcW w:w="1134" w:type="dxa"/>
          </w:tcPr>
          <w:p w14:paraId="63AFCFD9">
            <w:pPr>
              <w:pStyle w:val="6"/>
              <w:widowControl w:val="0"/>
              <w:rPr>
                <w:rFonts w:ascii="宋体" w:hAnsi="宋体"/>
                <w:sz w:val="21"/>
                <w:szCs w:val="21"/>
              </w:rPr>
            </w:pPr>
          </w:p>
        </w:tc>
        <w:tc>
          <w:tcPr>
            <w:tcW w:w="1134" w:type="dxa"/>
          </w:tcPr>
          <w:p w14:paraId="3C84F2F5">
            <w:pPr>
              <w:pStyle w:val="6"/>
              <w:widowControl w:val="0"/>
              <w:rPr>
                <w:rFonts w:ascii="宋体" w:hAnsi="宋体"/>
                <w:sz w:val="21"/>
                <w:szCs w:val="21"/>
              </w:rPr>
            </w:pPr>
          </w:p>
        </w:tc>
        <w:tc>
          <w:tcPr>
            <w:tcW w:w="993" w:type="dxa"/>
          </w:tcPr>
          <w:p w14:paraId="146906F0">
            <w:pPr>
              <w:pStyle w:val="6"/>
              <w:widowControl w:val="0"/>
              <w:rPr>
                <w:rFonts w:ascii="宋体" w:hAnsi="宋体"/>
                <w:sz w:val="21"/>
                <w:szCs w:val="21"/>
              </w:rPr>
            </w:pPr>
          </w:p>
        </w:tc>
        <w:tc>
          <w:tcPr>
            <w:tcW w:w="2126" w:type="dxa"/>
          </w:tcPr>
          <w:p w14:paraId="4E09A033">
            <w:pPr>
              <w:pStyle w:val="6"/>
              <w:widowControl w:val="0"/>
              <w:rPr>
                <w:rFonts w:ascii="宋体" w:hAnsi="宋体"/>
                <w:sz w:val="21"/>
                <w:szCs w:val="21"/>
              </w:rPr>
            </w:pPr>
          </w:p>
        </w:tc>
      </w:tr>
      <w:tr w14:paraId="79BF0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4A2B691">
            <w:pPr>
              <w:pStyle w:val="6"/>
              <w:widowControl w:val="0"/>
              <w:numPr>
                <w:ilvl w:val="0"/>
                <w:numId w:val="151"/>
              </w:numPr>
              <w:rPr>
                <w:rFonts w:ascii="宋体" w:hAnsi="宋体"/>
                <w:sz w:val="21"/>
                <w:szCs w:val="21"/>
              </w:rPr>
            </w:pPr>
          </w:p>
        </w:tc>
        <w:tc>
          <w:tcPr>
            <w:tcW w:w="1759" w:type="dxa"/>
          </w:tcPr>
          <w:p w14:paraId="1CB8C52E">
            <w:pPr>
              <w:pStyle w:val="6"/>
              <w:widowControl w:val="0"/>
              <w:rPr>
                <w:rFonts w:ascii="宋体" w:hAnsi="宋体"/>
                <w:sz w:val="21"/>
                <w:szCs w:val="21"/>
              </w:rPr>
            </w:pPr>
            <w:r>
              <w:rPr>
                <w:rFonts w:hint="eastAsia" w:ascii="宋体" w:hAnsi="宋体"/>
                <w:sz w:val="21"/>
                <w:szCs w:val="21"/>
              </w:rPr>
              <w:t>银行账号</w:t>
            </w:r>
          </w:p>
        </w:tc>
        <w:tc>
          <w:tcPr>
            <w:tcW w:w="1076" w:type="dxa"/>
          </w:tcPr>
          <w:p w14:paraId="0CA594F6">
            <w:pPr>
              <w:widowControl w:val="0"/>
            </w:pPr>
            <w:r>
              <w:rPr>
                <w:rFonts w:hint="eastAsia" w:ascii="宋体" w:hAnsi="宋体"/>
                <w:sz w:val="21"/>
                <w:szCs w:val="21"/>
              </w:rPr>
              <w:t>文本</w:t>
            </w:r>
          </w:p>
        </w:tc>
        <w:tc>
          <w:tcPr>
            <w:tcW w:w="1134" w:type="dxa"/>
          </w:tcPr>
          <w:p w14:paraId="72136A46">
            <w:pPr>
              <w:pStyle w:val="6"/>
              <w:widowControl w:val="0"/>
              <w:rPr>
                <w:rFonts w:ascii="宋体" w:hAnsi="宋体"/>
                <w:sz w:val="21"/>
                <w:szCs w:val="21"/>
              </w:rPr>
            </w:pPr>
          </w:p>
        </w:tc>
        <w:tc>
          <w:tcPr>
            <w:tcW w:w="1134" w:type="dxa"/>
          </w:tcPr>
          <w:p w14:paraId="39A7B0F6">
            <w:pPr>
              <w:pStyle w:val="6"/>
              <w:widowControl w:val="0"/>
              <w:rPr>
                <w:rFonts w:ascii="宋体" w:hAnsi="宋体"/>
                <w:sz w:val="21"/>
                <w:szCs w:val="21"/>
              </w:rPr>
            </w:pPr>
          </w:p>
        </w:tc>
        <w:tc>
          <w:tcPr>
            <w:tcW w:w="993" w:type="dxa"/>
          </w:tcPr>
          <w:p w14:paraId="6743E1DE">
            <w:pPr>
              <w:pStyle w:val="6"/>
              <w:widowControl w:val="0"/>
              <w:rPr>
                <w:rFonts w:ascii="宋体" w:hAnsi="宋体"/>
                <w:sz w:val="21"/>
                <w:szCs w:val="21"/>
              </w:rPr>
            </w:pPr>
          </w:p>
        </w:tc>
        <w:tc>
          <w:tcPr>
            <w:tcW w:w="2126" w:type="dxa"/>
          </w:tcPr>
          <w:p w14:paraId="5439F710">
            <w:pPr>
              <w:pStyle w:val="6"/>
              <w:widowControl w:val="0"/>
              <w:rPr>
                <w:rFonts w:ascii="宋体" w:hAnsi="宋体"/>
                <w:sz w:val="21"/>
                <w:szCs w:val="21"/>
              </w:rPr>
            </w:pPr>
          </w:p>
        </w:tc>
      </w:tr>
      <w:tr w14:paraId="42972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303A478">
            <w:pPr>
              <w:pStyle w:val="6"/>
              <w:widowControl w:val="0"/>
              <w:numPr>
                <w:ilvl w:val="0"/>
                <w:numId w:val="151"/>
              </w:numPr>
              <w:rPr>
                <w:rFonts w:ascii="宋体" w:hAnsi="宋体"/>
                <w:sz w:val="21"/>
                <w:szCs w:val="21"/>
              </w:rPr>
            </w:pPr>
          </w:p>
        </w:tc>
        <w:tc>
          <w:tcPr>
            <w:tcW w:w="1759" w:type="dxa"/>
          </w:tcPr>
          <w:p w14:paraId="200C1A2D">
            <w:pPr>
              <w:pStyle w:val="6"/>
              <w:widowControl w:val="0"/>
              <w:rPr>
                <w:rFonts w:ascii="宋体" w:hAnsi="宋体"/>
                <w:sz w:val="21"/>
                <w:szCs w:val="21"/>
              </w:rPr>
            </w:pPr>
            <w:r>
              <w:rPr>
                <w:rFonts w:hint="eastAsia" w:ascii="宋体" w:hAnsi="宋体"/>
                <w:sz w:val="21"/>
                <w:szCs w:val="21"/>
              </w:rPr>
              <w:t>交易名称</w:t>
            </w:r>
          </w:p>
        </w:tc>
        <w:tc>
          <w:tcPr>
            <w:tcW w:w="1076" w:type="dxa"/>
          </w:tcPr>
          <w:p w14:paraId="2F8BA0FF">
            <w:pPr>
              <w:widowControl w:val="0"/>
            </w:pPr>
            <w:r>
              <w:rPr>
                <w:rFonts w:hint="eastAsia" w:ascii="宋体" w:hAnsi="宋体"/>
                <w:sz w:val="21"/>
                <w:szCs w:val="21"/>
              </w:rPr>
              <w:t>文本</w:t>
            </w:r>
          </w:p>
        </w:tc>
        <w:tc>
          <w:tcPr>
            <w:tcW w:w="1134" w:type="dxa"/>
          </w:tcPr>
          <w:p w14:paraId="3D8A310B">
            <w:pPr>
              <w:pStyle w:val="6"/>
              <w:widowControl w:val="0"/>
              <w:rPr>
                <w:rFonts w:ascii="宋体" w:hAnsi="宋体"/>
                <w:sz w:val="21"/>
                <w:szCs w:val="21"/>
              </w:rPr>
            </w:pPr>
          </w:p>
        </w:tc>
        <w:tc>
          <w:tcPr>
            <w:tcW w:w="1134" w:type="dxa"/>
          </w:tcPr>
          <w:p w14:paraId="69ECB960">
            <w:pPr>
              <w:pStyle w:val="6"/>
              <w:widowControl w:val="0"/>
              <w:rPr>
                <w:rFonts w:ascii="宋体" w:hAnsi="宋体"/>
                <w:sz w:val="21"/>
                <w:szCs w:val="21"/>
              </w:rPr>
            </w:pPr>
          </w:p>
        </w:tc>
        <w:tc>
          <w:tcPr>
            <w:tcW w:w="993" w:type="dxa"/>
          </w:tcPr>
          <w:p w14:paraId="5695E729">
            <w:pPr>
              <w:pStyle w:val="6"/>
              <w:widowControl w:val="0"/>
              <w:rPr>
                <w:rFonts w:ascii="宋体" w:hAnsi="宋体"/>
                <w:sz w:val="21"/>
                <w:szCs w:val="21"/>
              </w:rPr>
            </w:pPr>
          </w:p>
        </w:tc>
        <w:tc>
          <w:tcPr>
            <w:tcW w:w="2126" w:type="dxa"/>
          </w:tcPr>
          <w:p w14:paraId="7E78BC43">
            <w:pPr>
              <w:pStyle w:val="6"/>
              <w:widowControl w:val="0"/>
              <w:rPr>
                <w:rFonts w:ascii="宋体" w:hAnsi="宋体"/>
                <w:sz w:val="21"/>
                <w:szCs w:val="21"/>
              </w:rPr>
            </w:pPr>
          </w:p>
        </w:tc>
      </w:tr>
    </w:tbl>
    <w:p w14:paraId="1557D147">
      <w:pPr>
        <w:pStyle w:val="84"/>
        <w:numPr>
          <w:ilvl w:val="0"/>
          <w:numId w:val="2"/>
        </w:numPr>
        <w:tabs>
          <w:tab w:val="clear" w:pos="3600"/>
        </w:tabs>
        <w:ind w:left="0" w:firstLine="0"/>
      </w:pPr>
      <w:bookmarkStart w:id="832" w:name="_Toc350867121"/>
      <w:bookmarkEnd w:id="832"/>
      <w:bookmarkStart w:id="833" w:name="_Toc350867129"/>
      <w:bookmarkEnd w:id="833"/>
      <w:bookmarkStart w:id="834" w:name="_Toc350867137"/>
      <w:bookmarkEnd w:id="834"/>
      <w:bookmarkStart w:id="835" w:name="_Toc350867145"/>
      <w:bookmarkEnd w:id="835"/>
      <w:bookmarkStart w:id="836" w:name="_Toc351988545"/>
      <w:r>
        <w:rPr>
          <w:rFonts w:hint="eastAsia" w:ascii="宋体" w:hAnsi="宋体"/>
        </w:rPr>
        <w:t>理财产品</w:t>
      </w:r>
      <w:bookmarkEnd w:id="836"/>
    </w:p>
    <w:p w14:paraId="10948790">
      <w:pPr>
        <w:pStyle w:val="3"/>
        <w:rPr>
          <w:highlight w:val="yellow"/>
          <w:rPrChange w:id="115" w:author="admin" w:date="2019-10-15T11:23:00Z">
            <w:rPr/>
          </w:rPrChange>
        </w:rPr>
      </w:pPr>
      <w:bookmarkStart w:id="837" w:name="_Toc351988546"/>
      <w:r>
        <w:rPr>
          <w:rFonts w:hint="eastAsia"/>
          <w:highlight w:val="yellow"/>
          <w:rPrChange w:id="116" w:author="admin" w:date="2019-10-15T11:23:00Z">
            <w:rPr>
              <w:rFonts w:hint="eastAsia"/>
            </w:rPr>
          </w:rPrChange>
        </w:rPr>
        <w:t>理财</w:t>
      </w:r>
      <w:r>
        <w:rPr>
          <w:rFonts w:hint="eastAsia"/>
          <w:highlight w:val="yellow"/>
          <w:rPrChange w:id="117" w:author="admin" w:date="2019-10-15T11:23:00Z">
            <w:rPr>
              <w:rFonts w:hint="eastAsia"/>
            </w:rPr>
          </w:rPrChange>
        </w:rPr>
        <w:t>申购</w:t>
      </w:r>
      <w:bookmarkEnd w:id="837"/>
    </w:p>
    <w:p w14:paraId="6BA75911">
      <w:pPr>
        <w:pStyle w:val="4"/>
        <w:ind w:left="57"/>
      </w:pPr>
      <w:bookmarkStart w:id="838" w:name="_Toc351988547"/>
      <w:r>
        <w:rPr>
          <w:rFonts w:hint="eastAsia"/>
        </w:rPr>
        <w:t>功能描述</w:t>
      </w:r>
      <w:bookmarkEnd w:id="838"/>
    </w:p>
    <w:p w14:paraId="37AE9116">
      <w:pPr>
        <w:pStyle w:val="6"/>
        <w:spacing w:line="360" w:lineRule="auto"/>
        <w:ind w:firstLine="420" w:firstLineChars="200"/>
        <w:rPr>
          <w:rFonts w:ascii="宋体" w:hAnsi="宋体"/>
          <w:color w:val="000000"/>
          <w:sz w:val="21"/>
          <w:szCs w:val="21"/>
        </w:rPr>
      </w:pPr>
      <w:r>
        <w:rPr>
          <w:rFonts w:hint="eastAsia" w:ascii="宋体" w:hAnsi="宋体"/>
          <w:sz w:val="21"/>
          <w:szCs w:val="21"/>
        </w:rPr>
        <w:t>显示银行在售的全部理财产品的列表，用户可查看理财产品合同说明，理财产品详情，直接购买以及查询理财额度的操作。</w:t>
      </w:r>
      <w:r>
        <w:rPr>
          <w:rFonts w:hint="eastAsia" w:ascii="宋体" w:hAnsi="宋体"/>
          <w:sz w:val="21"/>
          <w:szCs w:val="21"/>
        </w:rPr>
        <w:tab/>
      </w:r>
    </w:p>
    <w:p w14:paraId="7A9A1E12">
      <w:pPr>
        <w:pStyle w:val="4"/>
        <w:ind w:left="57"/>
      </w:pPr>
      <w:bookmarkStart w:id="839" w:name="_Toc351988548"/>
      <w:r>
        <w:rPr>
          <w:rFonts w:hint="eastAsia"/>
        </w:rPr>
        <w:t>业务流程</w:t>
      </w:r>
      <w:bookmarkEnd w:id="839"/>
    </w:p>
    <w:p w14:paraId="4E127523">
      <w:pPr>
        <w:spacing w:line="360" w:lineRule="auto"/>
      </w:pPr>
      <w:r>
        <w:object>
          <v:shape id="_x0000_i1046" o:spt="75" type="#_x0000_t75" style="height:654pt;width:491.25pt;" o:ole="t" filled="f" o:preferrelative="t" stroked="f" coordsize="21600,21600">
            <v:path/>
            <v:fill on="f" focussize="0,0"/>
            <v:stroke on="f" joinstyle="miter"/>
            <v:imagedata r:id="rId52" o:title=""/>
            <o:lock v:ext="edit" aspectratio="t"/>
            <w10:wrap type="none"/>
            <w10:anchorlock/>
          </v:shape>
          <o:OLEObject Type="Embed" ProgID="Visio.Drawing.11" ShapeID="_x0000_i1046" DrawAspect="Content" ObjectID="_1468075746" r:id="rId51">
            <o:LockedField>false</o:LockedField>
          </o:OLEObject>
        </w:object>
      </w:r>
    </w:p>
    <w:p w14:paraId="1D656ADB">
      <w:pPr>
        <w:spacing w:line="360" w:lineRule="auto"/>
        <w:rPr>
          <w:sz w:val="21"/>
          <w:szCs w:val="21"/>
        </w:rPr>
      </w:pPr>
      <w:r>
        <w:rPr>
          <w:rFonts w:hint="eastAsia" w:ascii="宋体" w:hAnsi="宋体"/>
          <w:b/>
          <w:sz w:val="21"/>
          <w:szCs w:val="21"/>
        </w:rPr>
        <w:t>流程说明：</w:t>
      </w:r>
    </w:p>
    <w:p w14:paraId="25EB65C8">
      <w:pPr>
        <w:numPr>
          <w:ilvl w:val="0"/>
          <w:numId w:val="152"/>
        </w:numPr>
        <w:spacing w:line="360" w:lineRule="auto"/>
        <w:rPr>
          <w:rFonts w:ascii="宋体" w:hAnsi="宋体"/>
          <w:sz w:val="21"/>
          <w:szCs w:val="21"/>
        </w:rPr>
      </w:pPr>
      <w:r>
        <w:rPr>
          <w:rFonts w:hint="eastAsia" w:ascii="宋体" w:hAnsi="宋体"/>
          <w:sz w:val="21"/>
          <w:szCs w:val="21"/>
        </w:rPr>
        <w:t>用户点击“理财产品申购”菜单，网银系统向理财系统发送查询指令，理财系统查询并返回在售理财列表</w:t>
      </w:r>
    </w:p>
    <w:p w14:paraId="68941737">
      <w:pPr>
        <w:numPr>
          <w:ilvl w:val="0"/>
          <w:numId w:val="152"/>
        </w:numPr>
        <w:spacing w:line="360" w:lineRule="auto"/>
        <w:rPr>
          <w:rFonts w:ascii="宋体" w:hAnsi="宋体"/>
          <w:sz w:val="21"/>
          <w:szCs w:val="21"/>
        </w:rPr>
      </w:pPr>
      <w:r>
        <w:rPr>
          <w:rFonts w:hint="eastAsia" w:ascii="宋体" w:hAnsi="宋体"/>
          <w:sz w:val="21"/>
          <w:szCs w:val="21"/>
        </w:rPr>
        <w:t>用户根据列表中提供的理财产品的简要信息，用户可选择对相关理财产品的操作。在列表中只有开放期和募集期的理财产品提供购买按钮。</w:t>
      </w:r>
    </w:p>
    <w:p w14:paraId="33E4EBFD">
      <w:pPr>
        <w:numPr>
          <w:ilvl w:val="0"/>
          <w:numId w:val="152"/>
        </w:numPr>
        <w:spacing w:line="360" w:lineRule="auto"/>
        <w:rPr>
          <w:rFonts w:ascii="宋体" w:hAnsi="宋体"/>
          <w:sz w:val="21"/>
          <w:szCs w:val="21"/>
        </w:rPr>
      </w:pPr>
      <w:r>
        <w:rPr>
          <w:rFonts w:hint="eastAsia" w:ascii="宋体" w:hAnsi="宋体"/>
          <w:sz w:val="21"/>
          <w:szCs w:val="21"/>
        </w:rPr>
        <w:t>用户点击“详情”按钮：</w:t>
      </w:r>
    </w:p>
    <w:p w14:paraId="1CB5CD41">
      <w:pPr>
        <w:numPr>
          <w:ilvl w:val="0"/>
          <w:numId w:val="153"/>
        </w:numPr>
        <w:spacing w:line="360" w:lineRule="auto"/>
        <w:rPr>
          <w:rFonts w:ascii="宋体" w:hAnsi="宋体"/>
          <w:sz w:val="21"/>
          <w:szCs w:val="21"/>
        </w:rPr>
      </w:pPr>
      <w:r>
        <w:rPr>
          <w:rFonts w:hint="eastAsia" w:ascii="宋体" w:hAnsi="宋体"/>
          <w:sz w:val="21"/>
          <w:szCs w:val="21"/>
        </w:rPr>
        <w:t>网银系统向后端系统查询并显示相应理财产品的详细协议信息页面</w:t>
      </w:r>
    </w:p>
    <w:p w14:paraId="17EF69A1">
      <w:pPr>
        <w:numPr>
          <w:ilvl w:val="0"/>
          <w:numId w:val="153"/>
        </w:numPr>
        <w:spacing w:line="360" w:lineRule="auto"/>
        <w:rPr>
          <w:rFonts w:ascii="宋体" w:hAnsi="宋体"/>
          <w:sz w:val="21"/>
          <w:szCs w:val="21"/>
        </w:rPr>
      </w:pPr>
      <w:r>
        <w:rPr>
          <w:rFonts w:hint="eastAsia" w:ascii="宋体" w:hAnsi="宋体"/>
          <w:sz w:val="21"/>
          <w:szCs w:val="21"/>
        </w:rPr>
        <w:t>网银系统提供协议的下载打印功能</w:t>
      </w:r>
    </w:p>
    <w:p w14:paraId="312D751D">
      <w:pPr>
        <w:numPr>
          <w:ilvl w:val="0"/>
          <w:numId w:val="152"/>
        </w:numPr>
        <w:spacing w:line="360" w:lineRule="auto"/>
        <w:rPr>
          <w:rFonts w:ascii="宋体" w:hAnsi="宋体"/>
          <w:sz w:val="21"/>
          <w:szCs w:val="21"/>
        </w:rPr>
      </w:pPr>
      <w:r>
        <w:rPr>
          <w:rFonts w:hint="eastAsia" w:ascii="宋体" w:hAnsi="宋体"/>
          <w:sz w:val="21"/>
          <w:szCs w:val="21"/>
        </w:rPr>
        <w:t>用户点击“额度查询”按钮：</w:t>
      </w:r>
    </w:p>
    <w:p w14:paraId="4186AC6A">
      <w:pPr>
        <w:numPr>
          <w:ilvl w:val="0"/>
          <w:numId w:val="154"/>
        </w:numPr>
        <w:spacing w:line="360" w:lineRule="auto"/>
        <w:rPr>
          <w:rFonts w:ascii="宋体" w:hAnsi="宋体"/>
          <w:sz w:val="21"/>
          <w:szCs w:val="21"/>
        </w:rPr>
      </w:pPr>
      <w:r>
        <w:rPr>
          <w:rFonts w:hint="eastAsia" w:ascii="宋体" w:hAnsi="宋体"/>
          <w:sz w:val="21"/>
          <w:szCs w:val="21"/>
        </w:rPr>
        <w:t>网银系统向后端系统查询相应产品的剩余额度信息并显示在页面上</w:t>
      </w:r>
    </w:p>
    <w:p w14:paraId="56A40732">
      <w:pPr>
        <w:numPr>
          <w:ilvl w:val="0"/>
          <w:numId w:val="152"/>
        </w:numPr>
        <w:spacing w:line="360" w:lineRule="auto"/>
        <w:rPr>
          <w:rFonts w:ascii="宋体" w:hAnsi="宋体"/>
          <w:sz w:val="21"/>
          <w:szCs w:val="21"/>
        </w:rPr>
      </w:pPr>
      <w:r>
        <w:rPr>
          <w:rFonts w:hint="eastAsia" w:ascii="宋体" w:hAnsi="宋体"/>
          <w:sz w:val="21"/>
          <w:szCs w:val="21"/>
        </w:rPr>
        <w:t>用户点击“购买”按钮：</w:t>
      </w:r>
    </w:p>
    <w:p w14:paraId="687D6B4B">
      <w:pPr>
        <w:numPr>
          <w:ilvl w:val="0"/>
          <w:numId w:val="155"/>
        </w:numPr>
        <w:spacing w:line="360" w:lineRule="auto"/>
        <w:rPr>
          <w:rFonts w:ascii="宋体" w:hAnsi="宋体"/>
          <w:sz w:val="21"/>
          <w:szCs w:val="21"/>
        </w:rPr>
      </w:pPr>
      <w:r>
        <w:rPr>
          <w:rFonts w:hint="eastAsia" w:ascii="宋体" w:hAnsi="宋体"/>
          <w:sz w:val="21"/>
          <w:szCs w:val="21"/>
        </w:rPr>
        <w:t>网银系统向后端系统发送购买指令</w:t>
      </w:r>
    </w:p>
    <w:p w14:paraId="31595BB3">
      <w:pPr>
        <w:numPr>
          <w:ilvl w:val="0"/>
          <w:numId w:val="155"/>
        </w:numPr>
        <w:spacing w:line="360" w:lineRule="auto"/>
        <w:rPr>
          <w:rFonts w:ascii="宋体" w:hAnsi="宋体"/>
          <w:sz w:val="21"/>
          <w:szCs w:val="21"/>
        </w:rPr>
      </w:pPr>
      <w:r>
        <w:rPr>
          <w:rFonts w:hint="eastAsia" w:ascii="宋体" w:hAnsi="宋体"/>
          <w:sz w:val="21"/>
          <w:szCs w:val="21"/>
        </w:rPr>
        <w:t xml:space="preserve">后端系统先判断用户是否已做风险评估，如果没有，则显示错误页面提示用户首次购买需到柜台做风险评估；如果有，并且评估未过期，则判断客户风险等级是否与所购买产品的风险等级匹配，如果过期，则提示用户“根据相关规定，再次购买理财产品时，应当在我行网点或网上银行完成风险承受能力评估。谢谢！”，如果用户点击“是”，则系统进入风险评估页面； </w:t>
      </w:r>
    </w:p>
    <w:p w14:paraId="468F8BDB">
      <w:pPr>
        <w:numPr>
          <w:ilvl w:val="0"/>
          <w:numId w:val="156"/>
        </w:numPr>
        <w:spacing w:line="360" w:lineRule="auto"/>
        <w:rPr>
          <w:rFonts w:ascii="宋体" w:hAnsi="宋体"/>
          <w:sz w:val="21"/>
          <w:szCs w:val="21"/>
        </w:rPr>
      </w:pPr>
      <w:r>
        <w:rPr>
          <w:rFonts w:hint="eastAsia" w:ascii="宋体" w:hAnsi="宋体"/>
          <w:sz w:val="21"/>
          <w:szCs w:val="21"/>
        </w:rPr>
        <w:t>如果不匹配，则显示提示信息“我行声明：经我行风险偏好评估，您的风险偏好评估不适宜购买本产品”并提供“继续购买”和“放弃购买”两个功能按钮，如果用户选择“继续购买”按钮，则系统自动转入风险评估页面，用户可重新进行风险评估，当评测结果符合产品的风险等级时，网银系统向理财系统提交此次的风险测评结果并由理财系统记录，用户可申购理财产品；如果评测结果依旧不符合产品的风险等级时，系统再次提示“我行声明：您当前的风险偏好评估不适宜购买本产品”并提供“继续购买”和“放弃购买”两个功能按钮，如果用户选择继续购买时，系统提示“本人声明：本人已知晓银行风险偏好评估测试结果和银行声明内容，本客户根据自身情况仍自愿购买本产品，并愿意承担投资本产品的一切相关风险、损失和责任。”并提供用户“同意”和“不同意”两个功能按钮，如果用户选择“同意”，则进入产品申购流程；</w:t>
      </w:r>
    </w:p>
    <w:p w14:paraId="5AF99231">
      <w:pPr>
        <w:numPr>
          <w:ilvl w:val="0"/>
          <w:numId w:val="155"/>
        </w:numPr>
        <w:spacing w:line="360" w:lineRule="auto"/>
        <w:rPr>
          <w:rFonts w:ascii="宋体" w:hAnsi="宋体"/>
          <w:sz w:val="21"/>
          <w:szCs w:val="21"/>
        </w:rPr>
      </w:pPr>
      <w:r>
        <w:rPr>
          <w:rFonts w:hint="eastAsia" w:ascii="宋体" w:hAnsi="宋体"/>
          <w:sz w:val="21"/>
          <w:szCs w:val="21"/>
        </w:rPr>
        <w:t>在购买页面中，首先用户需要签约理财协议信息，当用户选择同意理财协议后，页面显示账户信息，理财产品信息，用户需要输入购买金额，并点击确认进入确认页面；如果用户选择返回，则返回理财产品列表页面。</w:t>
      </w:r>
    </w:p>
    <w:p w14:paraId="7AF254F0">
      <w:pPr>
        <w:numPr>
          <w:ilvl w:val="0"/>
          <w:numId w:val="155"/>
        </w:numPr>
        <w:spacing w:line="360" w:lineRule="auto"/>
        <w:rPr>
          <w:rFonts w:ascii="宋体" w:hAnsi="宋体" w:cs="Arial"/>
          <w:color w:val="000000"/>
          <w:sz w:val="21"/>
          <w:szCs w:val="21"/>
        </w:rPr>
      </w:pPr>
      <w:r>
        <w:rPr>
          <w:rFonts w:hint="eastAsia" w:ascii="宋体" w:hAnsi="宋体"/>
          <w:sz w:val="21"/>
          <w:szCs w:val="21"/>
        </w:rPr>
        <w:t>在确认页面中，用户确认购买信息,输入账户交易密码后，点击“确定”按钮</w:t>
      </w:r>
    </w:p>
    <w:p w14:paraId="6833AD92">
      <w:pPr>
        <w:pStyle w:val="88"/>
        <w:numPr>
          <w:ilvl w:val="0"/>
          <w:numId w:val="155"/>
        </w:numPr>
        <w:ind w:firstLineChars="0"/>
        <w:rPr>
          <w:rFonts w:ascii="宋体" w:hAnsi="宋体" w:cs="Arial"/>
          <w:color w:val="000000"/>
          <w:szCs w:val="21"/>
        </w:rPr>
      </w:pPr>
      <w:r>
        <w:rPr>
          <w:rFonts w:hint="eastAsia" w:ascii="宋体" w:hAnsi="宋体" w:cs="Arial"/>
          <w:color w:val="000000"/>
          <w:szCs w:val="21"/>
        </w:rPr>
        <w:t>网银系统将理财购买命令提交至理财系统，理财系统收到指令后进行理财产品的购买操作，然后向网银系统返回交易结果，如果交易成功，则显示成功页面，如果交易失败，则提示用户错误信息。</w:t>
      </w:r>
    </w:p>
    <w:p w14:paraId="3C405C53">
      <w:pPr>
        <w:pStyle w:val="4"/>
        <w:ind w:left="57"/>
      </w:pPr>
      <w:bookmarkStart w:id="840" w:name="_Toc351988549"/>
      <w:r>
        <w:rPr>
          <w:rFonts w:hint="eastAsia"/>
        </w:rPr>
        <w:t>业务规则</w:t>
      </w:r>
      <w:bookmarkEnd w:id="840"/>
    </w:p>
    <w:p w14:paraId="676BF630">
      <w:pPr>
        <w:pStyle w:val="5"/>
        <w:numPr>
          <w:ilvl w:val="0"/>
          <w:numId w:val="0"/>
        </w:numPr>
        <w:ind w:left="6"/>
        <w:rPr>
          <w:rStyle w:val="51"/>
          <w:rFonts w:ascii="Book Antiqua" w:hAnsi="Book Antiqua"/>
          <w:b/>
          <w:bCs/>
          <w:sz w:val="20"/>
          <w:szCs w:val="20"/>
        </w:rPr>
      </w:pPr>
      <w:r>
        <w:rPr>
          <w:rStyle w:val="51"/>
          <w:rFonts w:hint="eastAsia"/>
          <w:b/>
          <w:bCs/>
        </w:rPr>
        <w:t>交易前</w:t>
      </w:r>
    </w:p>
    <w:p w14:paraId="2239D594">
      <w:pPr>
        <w:numPr>
          <w:ilvl w:val="0"/>
          <w:numId w:val="157"/>
        </w:numPr>
        <w:spacing w:line="360" w:lineRule="auto"/>
        <w:rPr>
          <w:rFonts w:ascii="宋体" w:hAnsi="宋体"/>
          <w:sz w:val="21"/>
          <w:szCs w:val="21"/>
        </w:rPr>
      </w:pPr>
      <w:r>
        <w:rPr>
          <w:rFonts w:hint="eastAsia" w:ascii="宋体" w:hAnsi="宋体"/>
          <w:sz w:val="21"/>
          <w:szCs w:val="21"/>
        </w:rPr>
        <w:t>第一次购买理财产品，用户需要到柜面上进行签约和风险评估，否则不予申购资格</w:t>
      </w:r>
    </w:p>
    <w:p w14:paraId="7BD543BB">
      <w:pPr>
        <w:numPr>
          <w:ilvl w:val="0"/>
          <w:numId w:val="157"/>
        </w:numPr>
        <w:spacing w:line="360" w:lineRule="auto"/>
        <w:rPr>
          <w:rFonts w:ascii="宋体" w:hAnsi="宋体"/>
          <w:sz w:val="21"/>
          <w:szCs w:val="21"/>
        </w:rPr>
      </w:pPr>
      <w:r>
        <w:rPr>
          <w:rFonts w:hint="eastAsia" w:ascii="宋体" w:hAnsi="宋体"/>
          <w:color w:val="000000"/>
          <w:sz w:val="21"/>
          <w:szCs w:val="21"/>
        </w:rPr>
        <w:t>账户中的可用余额要大于起购金额才能进行购买操作。</w:t>
      </w:r>
    </w:p>
    <w:p w14:paraId="56935A0A">
      <w:pPr>
        <w:numPr>
          <w:ilvl w:val="0"/>
          <w:numId w:val="157"/>
        </w:numPr>
        <w:spacing w:line="360" w:lineRule="auto"/>
        <w:rPr>
          <w:rFonts w:ascii="宋体" w:hAnsi="宋体"/>
          <w:sz w:val="21"/>
          <w:szCs w:val="21"/>
        </w:rPr>
      </w:pPr>
      <w:r>
        <w:rPr>
          <w:rFonts w:hint="eastAsia" w:ascii="宋体" w:hAnsi="宋体"/>
          <w:color w:val="000000"/>
          <w:sz w:val="21"/>
          <w:szCs w:val="21"/>
        </w:rPr>
        <w:t>风险评估等级符合购买条件，如不符合用户需同意免责申明后才予以购买。</w:t>
      </w:r>
    </w:p>
    <w:p w14:paraId="7E09E87A">
      <w:pPr>
        <w:numPr>
          <w:ilvl w:val="0"/>
          <w:numId w:val="157"/>
        </w:numPr>
        <w:spacing w:line="360" w:lineRule="auto"/>
        <w:rPr>
          <w:rFonts w:ascii="宋体" w:hAnsi="宋体"/>
          <w:sz w:val="21"/>
          <w:szCs w:val="21"/>
        </w:rPr>
      </w:pPr>
      <w:r>
        <w:rPr>
          <w:rFonts w:hint="eastAsia" w:ascii="宋体" w:hAnsi="宋体"/>
          <w:color w:val="000000"/>
          <w:sz w:val="21"/>
          <w:szCs w:val="21"/>
        </w:rPr>
        <w:t>网银提交指令时生成理财协议号，具体的生成规则如下：W+8位数字组成，例如 ：W00000001~ W99999999。</w:t>
      </w:r>
    </w:p>
    <w:p w14:paraId="23FF2FC4">
      <w:pPr>
        <w:numPr>
          <w:ilvl w:val="0"/>
          <w:numId w:val="157"/>
        </w:numPr>
        <w:spacing w:line="360" w:lineRule="auto"/>
        <w:rPr>
          <w:rFonts w:ascii="宋体" w:hAnsi="宋体"/>
          <w:sz w:val="21"/>
          <w:szCs w:val="21"/>
        </w:rPr>
      </w:pPr>
      <w:r>
        <w:rPr>
          <w:rFonts w:hint="eastAsia" w:ascii="宋体" w:hAnsi="宋体"/>
          <w:color w:val="000000"/>
          <w:sz w:val="21"/>
          <w:szCs w:val="21"/>
        </w:rPr>
        <w:t>理财产品的起购金额为5万元，递增金额为1万元的整数倍递增。</w:t>
      </w:r>
    </w:p>
    <w:p w14:paraId="4E5713DD">
      <w:pPr>
        <w:numPr>
          <w:ilvl w:val="0"/>
          <w:numId w:val="157"/>
        </w:numPr>
        <w:spacing w:line="360" w:lineRule="auto"/>
        <w:rPr>
          <w:rFonts w:ascii="宋体" w:hAnsi="宋体"/>
          <w:sz w:val="21"/>
          <w:szCs w:val="21"/>
        </w:rPr>
      </w:pPr>
      <w:r>
        <w:rPr>
          <w:rFonts w:hint="eastAsia" w:ascii="宋体" w:hAnsi="宋体"/>
          <w:sz w:val="21"/>
          <w:szCs w:val="21"/>
        </w:rPr>
        <w:t>湖北银行目前的理财产品以20万区分，20万（含）以上的理财产品收益率较高。</w:t>
      </w:r>
    </w:p>
    <w:p w14:paraId="70097011">
      <w:pPr>
        <w:numPr>
          <w:ilvl w:val="0"/>
          <w:numId w:val="157"/>
        </w:numPr>
        <w:spacing w:line="360" w:lineRule="auto"/>
        <w:rPr>
          <w:rFonts w:ascii="宋体" w:hAnsi="宋体"/>
          <w:sz w:val="21"/>
          <w:szCs w:val="21"/>
        </w:rPr>
      </w:pPr>
      <w:r>
        <w:rPr>
          <w:rFonts w:hint="eastAsia" w:ascii="宋体" w:hAnsi="宋体"/>
          <w:sz w:val="21"/>
          <w:szCs w:val="21"/>
        </w:rPr>
        <w:t>使用同一账户做同一理财产品认购时为追加认购不生成新的理财协议编号，核心会在原持有产品的进行追加操作，否则使用不同的账户购买同一理财产品会生成不同的协议编号和新的认购。</w:t>
      </w:r>
    </w:p>
    <w:p w14:paraId="25C4F726">
      <w:pPr>
        <w:pStyle w:val="5"/>
        <w:numPr>
          <w:ilvl w:val="0"/>
          <w:numId w:val="0"/>
        </w:numPr>
        <w:rPr>
          <w:rStyle w:val="51"/>
          <w:rFonts w:ascii="Book Antiqua" w:hAnsi="Book Antiqua"/>
          <w:b/>
          <w:bCs/>
          <w:sz w:val="20"/>
          <w:szCs w:val="20"/>
        </w:rPr>
      </w:pPr>
      <w:r>
        <w:rPr>
          <w:rStyle w:val="51"/>
          <w:rFonts w:hint="eastAsia"/>
          <w:b/>
          <w:bCs/>
        </w:rPr>
        <w:t>交易中</w:t>
      </w:r>
    </w:p>
    <w:p w14:paraId="7C09F02D">
      <w:pPr>
        <w:pStyle w:val="5"/>
        <w:numPr>
          <w:ilvl w:val="0"/>
          <w:numId w:val="0"/>
        </w:numPr>
        <w:ind w:left="6"/>
        <w:rPr>
          <w:rStyle w:val="51"/>
          <w:rFonts w:ascii="Book Antiqua" w:hAnsi="Book Antiqua"/>
          <w:b/>
          <w:bCs/>
          <w:sz w:val="20"/>
          <w:szCs w:val="20"/>
        </w:rPr>
      </w:pPr>
      <w:r>
        <w:rPr>
          <w:rStyle w:val="51"/>
          <w:rFonts w:hint="eastAsia"/>
          <w:b/>
          <w:bCs/>
        </w:rPr>
        <w:t>交易后</w:t>
      </w:r>
    </w:p>
    <w:p w14:paraId="7E681B60">
      <w:pPr>
        <w:numPr>
          <w:ilvl w:val="0"/>
          <w:numId w:val="157"/>
        </w:numPr>
        <w:spacing w:line="360" w:lineRule="auto"/>
        <w:rPr>
          <w:rFonts w:ascii="宋体" w:hAnsi="宋体"/>
          <w:sz w:val="21"/>
          <w:szCs w:val="21"/>
        </w:rPr>
      </w:pPr>
      <w:r>
        <w:rPr>
          <w:rFonts w:hint="eastAsia" w:ascii="宋体" w:hAnsi="宋体"/>
          <w:sz w:val="21"/>
          <w:szCs w:val="21"/>
        </w:rPr>
        <w:t xml:space="preserve">客户通过网银购买理财产品时，由核心判断此理财产品的可认购额度，如果额度不够需要返回交易失败给网银。 </w:t>
      </w:r>
    </w:p>
    <w:p w14:paraId="772033EA">
      <w:pPr>
        <w:numPr>
          <w:ilvl w:val="0"/>
          <w:numId w:val="157"/>
        </w:numPr>
        <w:spacing w:line="360" w:lineRule="auto"/>
        <w:ind w:firstLine="315"/>
        <w:rPr>
          <w:rFonts w:ascii="宋体" w:hAnsi="宋体"/>
          <w:sz w:val="21"/>
          <w:szCs w:val="21"/>
        </w:rPr>
      </w:pPr>
      <w:r>
        <w:rPr>
          <w:rFonts w:hint="eastAsia" w:ascii="宋体" w:hAnsi="宋体"/>
          <w:sz w:val="21"/>
          <w:szCs w:val="21"/>
        </w:rPr>
        <w:t>无论交易成功或失败都会将交易操作过程记录在网银日志中。</w:t>
      </w:r>
    </w:p>
    <w:p w14:paraId="70E573C5">
      <w:pPr>
        <w:pStyle w:val="4"/>
        <w:ind w:left="57"/>
      </w:pPr>
      <w:bookmarkStart w:id="841" w:name="_Toc351988550"/>
      <w:r>
        <w:rPr>
          <w:rFonts w:hint="eastAsia"/>
        </w:rPr>
        <w:t>页面要素</w:t>
      </w:r>
      <w:bookmarkEnd w:id="841"/>
    </w:p>
    <w:p w14:paraId="7048068F">
      <w:pPr>
        <w:pStyle w:val="5"/>
        <w:numPr>
          <w:ilvl w:val="0"/>
          <w:numId w:val="0"/>
        </w:numPr>
        <w:ind w:left="6"/>
        <w:rPr>
          <w:rStyle w:val="51"/>
          <w:rFonts w:ascii="Book Antiqua" w:hAnsi="Book Antiqua"/>
          <w:b/>
          <w:bCs/>
          <w:sz w:val="20"/>
          <w:szCs w:val="20"/>
        </w:rPr>
      </w:pPr>
      <w:r>
        <w:rPr>
          <w:rStyle w:val="51"/>
          <w:rFonts w:hint="eastAsia"/>
          <w:b/>
          <w:bCs/>
        </w:rPr>
        <w:t>在售理财列表页面</w:t>
      </w:r>
    </w:p>
    <w:tbl>
      <w:tblPr>
        <w:tblStyle w:val="48"/>
        <w:tblW w:w="98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418"/>
        <w:gridCol w:w="992"/>
        <w:gridCol w:w="992"/>
        <w:gridCol w:w="1134"/>
        <w:gridCol w:w="992"/>
        <w:gridCol w:w="3544"/>
      </w:tblGrid>
      <w:tr w14:paraId="3FE9F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FFCC99"/>
            <w:vAlign w:val="center"/>
          </w:tcPr>
          <w:p w14:paraId="6793350F">
            <w:pPr>
              <w:rPr>
                <w:rFonts w:ascii="宋体" w:hAnsi="宋体" w:cs="Arial"/>
                <w:b/>
                <w:color w:val="000000"/>
                <w:sz w:val="21"/>
                <w:szCs w:val="21"/>
              </w:rPr>
            </w:pPr>
            <w:r>
              <w:rPr>
                <w:rFonts w:ascii="宋体" w:hAnsi="宋体" w:cs="Arial"/>
                <w:b/>
                <w:color w:val="000000"/>
                <w:sz w:val="21"/>
                <w:szCs w:val="21"/>
              </w:rPr>
              <w:t>序号</w:t>
            </w:r>
          </w:p>
        </w:tc>
        <w:tc>
          <w:tcPr>
            <w:tcW w:w="1418" w:type="dxa"/>
            <w:shd w:val="clear" w:color="auto" w:fill="FFCC99"/>
            <w:vAlign w:val="center"/>
          </w:tcPr>
          <w:p w14:paraId="74CAD06A">
            <w:pPr>
              <w:rPr>
                <w:rFonts w:ascii="宋体" w:hAnsi="宋体" w:cs="Arial"/>
                <w:b/>
                <w:color w:val="000000"/>
                <w:sz w:val="21"/>
                <w:szCs w:val="21"/>
              </w:rPr>
            </w:pPr>
            <w:r>
              <w:rPr>
                <w:rFonts w:ascii="宋体" w:hAnsi="宋体" w:cs="Arial"/>
                <w:b/>
                <w:color w:val="000000"/>
                <w:sz w:val="21"/>
                <w:szCs w:val="21"/>
              </w:rPr>
              <w:t>名称</w:t>
            </w:r>
          </w:p>
        </w:tc>
        <w:tc>
          <w:tcPr>
            <w:tcW w:w="992" w:type="dxa"/>
            <w:shd w:val="clear" w:color="auto" w:fill="FFCC99"/>
            <w:vAlign w:val="center"/>
          </w:tcPr>
          <w:p w14:paraId="29F7B753">
            <w:pPr>
              <w:rPr>
                <w:rFonts w:ascii="宋体" w:hAnsi="宋体" w:cs="Arial"/>
                <w:b/>
                <w:color w:val="000000"/>
                <w:sz w:val="21"/>
                <w:szCs w:val="21"/>
              </w:rPr>
            </w:pPr>
            <w:r>
              <w:rPr>
                <w:rFonts w:ascii="宋体" w:hAnsi="宋体" w:cs="Arial"/>
                <w:b/>
                <w:color w:val="000000"/>
                <w:sz w:val="21"/>
                <w:szCs w:val="21"/>
              </w:rPr>
              <w:t>输入</w:t>
            </w:r>
            <w:r>
              <w:rPr>
                <w:rFonts w:hint="eastAsia" w:ascii="宋体" w:hAnsi="宋体" w:cs="Arial"/>
                <w:b/>
                <w:color w:val="000000"/>
                <w:sz w:val="21"/>
                <w:szCs w:val="21"/>
              </w:rPr>
              <w:t>/输出</w:t>
            </w:r>
          </w:p>
        </w:tc>
        <w:tc>
          <w:tcPr>
            <w:tcW w:w="992" w:type="dxa"/>
            <w:shd w:val="clear" w:color="auto" w:fill="FFCC99"/>
            <w:vAlign w:val="center"/>
          </w:tcPr>
          <w:p w14:paraId="2ED3A2AD">
            <w:pPr>
              <w:rPr>
                <w:rFonts w:ascii="宋体" w:hAnsi="宋体" w:cs="Arial"/>
                <w:b/>
                <w:color w:val="000000"/>
                <w:sz w:val="21"/>
                <w:szCs w:val="21"/>
              </w:rPr>
            </w:pPr>
            <w:r>
              <w:rPr>
                <w:rFonts w:ascii="宋体" w:hAnsi="宋体" w:cs="Arial"/>
                <w:b/>
                <w:color w:val="000000"/>
                <w:sz w:val="21"/>
                <w:szCs w:val="21"/>
              </w:rPr>
              <w:t>缺省值</w:t>
            </w:r>
          </w:p>
        </w:tc>
        <w:tc>
          <w:tcPr>
            <w:tcW w:w="1134" w:type="dxa"/>
            <w:shd w:val="clear" w:color="auto" w:fill="FFCC99"/>
            <w:vAlign w:val="center"/>
          </w:tcPr>
          <w:p w14:paraId="4A7CC817">
            <w:pPr>
              <w:rPr>
                <w:rFonts w:ascii="宋体" w:hAnsi="宋体" w:cs="Arial"/>
                <w:b/>
                <w:color w:val="000000"/>
                <w:sz w:val="21"/>
                <w:szCs w:val="21"/>
              </w:rPr>
            </w:pPr>
            <w:r>
              <w:rPr>
                <w:rFonts w:hint="eastAsia" w:ascii="宋体" w:hAnsi="宋体" w:cs="Arial"/>
                <w:b/>
                <w:color w:val="000000"/>
                <w:sz w:val="21"/>
                <w:szCs w:val="21"/>
              </w:rPr>
              <w:t>类型/长度</w:t>
            </w:r>
          </w:p>
        </w:tc>
        <w:tc>
          <w:tcPr>
            <w:tcW w:w="992" w:type="dxa"/>
            <w:shd w:val="clear" w:color="auto" w:fill="FFCC99"/>
            <w:vAlign w:val="center"/>
          </w:tcPr>
          <w:p w14:paraId="6966313E">
            <w:pPr>
              <w:rPr>
                <w:rFonts w:ascii="宋体" w:hAnsi="宋体" w:cs="Arial"/>
                <w:b/>
                <w:color w:val="000000"/>
                <w:sz w:val="21"/>
                <w:szCs w:val="21"/>
              </w:rPr>
            </w:pPr>
            <w:r>
              <w:rPr>
                <w:rFonts w:hint="eastAsia" w:ascii="宋体" w:hAnsi="宋体" w:cs="Arial"/>
                <w:b/>
                <w:color w:val="000000"/>
                <w:sz w:val="21"/>
                <w:szCs w:val="21"/>
              </w:rPr>
              <w:t>是否必输</w:t>
            </w:r>
          </w:p>
        </w:tc>
        <w:tc>
          <w:tcPr>
            <w:tcW w:w="3544" w:type="dxa"/>
            <w:shd w:val="clear" w:color="auto" w:fill="FFCC99"/>
            <w:vAlign w:val="center"/>
          </w:tcPr>
          <w:p w14:paraId="1BDD16BA">
            <w:pPr>
              <w:rPr>
                <w:rFonts w:ascii="宋体" w:hAnsi="宋体" w:cs="Arial"/>
                <w:b/>
                <w:color w:val="000000"/>
                <w:sz w:val="21"/>
                <w:szCs w:val="21"/>
              </w:rPr>
            </w:pPr>
            <w:r>
              <w:rPr>
                <w:rFonts w:ascii="宋体" w:hAnsi="宋体" w:cs="Arial"/>
                <w:b/>
                <w:color w:val="000000"/>
                <w:sz w:val="21"/>
                <w:szCs w:val="21"/>
              </w:rPr>
              <w:t>备注</w:t>
            </w:r>
          </w:p>
        </w:tc>
      </w:tr>
      <w:tr w14:paraId="26D49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9" w:type="dxa"/>
            <w:gridSpan w:val="7"/>
          </w:tcPr>
          <w:p w14:paraId="58546CDB">
            <w:pPr>
              <w:rPr>
                <w:rStyle w:val="51"/>
                <w:rFonts w:ascii="宋体" w:hAnsi="宋体"/>
                <w:b w:val="0"/>
                <w:sz w:val="21"/>
                <w:szCs w:val="21"/>
              </w:rPr>
            </w:pPr>
            <w:r>
              <w:rPr>
                <w:rStyle w:val="51"/>
                <w:rFonts w:hint="eastAsia" w:ascii="宋体" w:hAnsi="宋体"/>
                <w:b w:val="0"/>
                <w:sz w:val="21"/>
                <w:szCs w:val="21"/>
              </w:rPr>
              <w:t>在售理财产品列表</w:t>
            </w:r>
          </w:p>
        </w:tc>
      </w:tr>
      <w:tr w14:paraId="02267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66F88587">
            <w:pPr>
              <w:pStyle w:val="6"/>
              <w:widowControl w:val="0"/>
              <w:numPr>
                <w:ilvl w:val="0"/>
                <w:numId w:val="158"/>
              </w:numPr>
              <w:rPr>
                <w:rFonts w:ascii="宋体" w:hAnsi="宋体"/>
                <w:sz w:val="21"/>
                <w:szCs w:val="21"/>
              </w:rPr>
            </w:pPr>
          </w:p>
        </w:tc>
        <w:tc>
          <w:tcPr>
            <w:tcW w:w="1418" w:type="dxa"/>
          </w:tcPr>
          <w:p w14:paraId="4AE9208C">
            <w:pPr>
              <w:pStyle w:val="11"/>
              <w:widowControl w:val="0"/>
              <w:numPr>
                <w:ilvl w:val="8"/>
                <w:numId w:val="2"/>
              </w:numPr>
              <w:rPr>
                <w:rStyle w:val="51"/>
                <w:rFonts w:ascii="宋体" w:hAnsi="宋体"/>
                <w:b w:val="0"/>
                <w:sz w:val="21"/>
                <w:szCs w:val="21"/>
              </w:rPr>
            </w:pPr>
            <w:r>
              <w:rPr>
                <w:rStyle w:val="51"/>
                <w:rFonts w:hint="eastAsia" w:ascii="宋体" w:hAnsi="宋体"/>
                <w:b w:val="0"/>
                <w:sz w:val="21"/>
                <w:szCs w:val="21"/>
              </w:rPr>
              <w:t>产品代码</w:t>
            </w:r>
          </w:p>
        </w:tc>
        <w:tc>
          <w:tcPr>
            <w:tcW w:w="992" w:type="dxa"/>
          </w:tcPr>
          <w:p w14:paraId="0CE4EA6D">
            <w:pPr>
              <w:pStyle w:val="11"/>
              <w:widowControl w:val="0"/>
              <w:numPr>
                <w:ilvl w:val="8"/>
                <w:numId w:val="2"/>
              </w:numPr>
              <w:rPr>
                <w:rStyle w:val="51"/>
                <w:rFonts w:ascii="宋体" w:hAnsi="宋体"/>
                <w:b w:val="0"/>
                <w:sz w:val="21"/>
                <w:szCs w:val="21"/>
              </w:rPr>
            </w:pPr>
            <w:r>
              <w:rPr>
                <w:rStyle w:val="51"/>
                <w:rFonts w:hint="eastAsia" w:ascii="宋体" w:hAnsi="宋体"/>
                <w:b w:val="0"/>
                <w:sz w:val="21"/>
                <w:szCs w:val="21"/>
              </w:rPr>
              <w:t>文本</w:t>
            </w:r>
          </w:p>
        </w:tc>
        <w:tc>
          <w:tcPr>
            <w:tcW w:w="992" w:type="dxa"/>
          </w:tcPr>
          <w:p w14:paraId="16B5604A">
            <w:pPr>
              <w:pStyle w:val="11"/>
              <w:widowControl w:val="0"/>
              <w:numPr>
                <w:ilvl w:val="8"/>
                <w:numId w:val="2"/>
              </w:numPr>
              <w:rPr>
                <w:rStyle w:val="51"/>
                <w:rFonts w:ascii="宋体" w:hAnsi="宋体"/>
                <w:b w:val="0"/>
                <w:sz w:val="21"/>
                <w:szCs w:val="21"/>
              </w:rPr>
            </w:pPr>
          </w:p>
        </w:tc>
        <w:tc>
          <w:tcPr>
            <w:tcW w:w="1134" w:type="dxa"/>
          </w:tcPr>
          <w:p w14:paraId="12079F7B">
            <w:pPr>
              <w:pStyle w:val="11"/>
              <w:widowControl w:val="0"/>
              <w:numPr>
                <w:ilvl w:val="8"/>
                <w:numId w:val="2"/>
              </w:numPr>
              <w:rPr>
                <w:rStyle w:val="51"/>
                <w:rFonts w:ascii="宋体" w:hAnsi="宋体"/>
                <w:b w:val="0"/>
                <w:sz w:val="21"/>
                <w:szCs w:val="21"/>
              </w:rPr>
            </w:pPr>
          </w:p>
        </w:tc>
        <w:tc>
          <w:tcPr>
            <w:tcW w:w="992" w:type="dxa"/>
          </w:tcPr>
          <w:p w14:paraId="4A81CFFE">
            <w:pPr>
              <w:pStyle w:val="11"/>
              <w:widowControl w:val="0"/>
              <w:numPr>
                <w:ilvl w:val="8"/>
                <w:numId w:val="2"/>
              </w:numPr>
              <w:rPr>
                <w:rStyle w:val="51"/>
                <w:rFonts w:ascii="宋体" w:hAnsi="宋体"/>
                <w:b w:val="0"/>
                <w:sz w:val="21"/>
                <w:szCs w:val="21"/>
              </w:rPr>
            </w:pPr>
          </w:p>
        </w:tc>
        <w:tc>
          <w:tcPr>
            <w:tcW w:w="3544" w:type="dxa"/>
          </w:tcPr>
          <w:p w14:paraId="43DBD147">
            <w:pPr>
              <w:pStyle w:val="11"/>
              <w:widowControl w:val="0"/>
              <w:numPr>
                <w:ilvl w:val="8"/>
                <w:numId w:val="2"/>
              </w:numPr>
              <w:rPr>
                <w:rStyle w:val="51"/>
                <w:rFonts w:ascii="宋体" w:hAnsi="宋体"/>
                <w:b w:val="0"/>
                <w:sz w:val="21"/>
                <w:szCs w:val="21"/>
              </w:rPr>
            </w:pPr>
          </w:p>
        </w:tc>
      </w:tr>
      <w:tr w14:paraId="22D13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0419BEAD">
            <w:pPr>
              <w:pStyle w:val="6"/>
              <w:widowControl w:val="0"/>
              <w:numPr>
                <w:ilvl w:val="0"/>
                <w:numId w:val="158"/>
              </w:numPr>
              <w:rPr>
                <w:rFonts w:ascii="宋体" w:hAnsi="宋体"/>
                <w:sz w:val="21"/>
                <w:szCs w:val="21"/>
              </w:rPr>
            </w:pPr>
          </w:p>
        </w:tc>
        <w:tc>
          <w:tcPr>
            <w:tcW w:w="1418" w:type="dxa"/>
          </w:tcPr>
          <w:p w14:paraId="69425873">
            <w:pPr>
              <w:pStyle w:val="11"/>
              <w:widowControl w:val="0"/>
              <w:numPr>
                <w:ilvl w:val="8"/>
                <w:numId w:val="2"/>
              </w:numPr>
              <w:rPr>
                <w:rStyle w:val="51"/>
                <w:rFonts w:ascii="宋体" w:hAnsi="宋体"/>
                <w:b w:val="0"/>
                <w:sz w:val="21"/>
                <w:szCs w:val="21"/>
              </w:rPr>
            </w:pPr>
            <w:r>
              <w:rPr>
                <w:rStyle w:val="51"/>
                <w:rFonts w:hint="eastAsia" w:ascii="宋体" w:hAnsi="宋体"/>
                <w:b w:val="0"/>
                <w:sz w:val="21"/>
                <w:szCs w:val="21"/>
              </w:rPr>
              <w:t>产品名称</w:t>
            </w:r>
          </w:p>
        </w:tc>
        <w:tc>
          <w:tcPr>
            <w:tcW w:w="992" w:type="dxa"/>
          </w:tcPr>
          <w:p w14:paraId="64F38E33">
            <w:pPr>
              <w:pStyle w:val="11"/>
              <w:widowControl w:val="0"/>
              <w:numPr>
                <w:ilvl w:val="8"/>
                <w:numId w:val="2"/>
              </w:numPr>
              <w:rPr>
                <w:rStyle w:val="51"/>
                <w:rFonts w:ascii="宋体" w:hAnsi="宋体"/>
                <w:b w:val="0"/>
                <w:sz w:val="21"/>
                <w:szCs w:val="21"/>
              </w:rPr>
            </w:pPr>
            <w:r>
              <w:rPr>
                <w:rStyle w:val="51"/>
                <w:rFonts w:hint="eastAsia" w:ascii="宋体" w:hAnsi="宋体"/>
                <w:b w:val="0"/>
                <w:sz w:val="21"/>
                <w:szCs w:val="21"/>
              </w:rPr>
              <w:t>文本</w:t>
            </w:r>
          </w:p>
        </w:tc>
        <w:tc>
          <w:tcPr>
            <w:tcW w:w="992" w:type="dxa"/>
          </w:tcPr>
          <w:p w14:paraId="39938AE7">
            <w:pPr>
              <w:pStyle w:val="11"/>
              <w:widowControl w:val="0"/>
              <w:numPr>
                <w:ilvl w:val="8"/>
                <w:numId w:val="2"/>
              </w:numPr>
              <w:rPr>
                <w:rStyle w:val="51"/>
                <w:rFonts w:ascii="宋体" w:hAnsi="宋体"/>
                <w:b w:val="0"/>
                <w:sz w:val="21"/>
                <w:szCs w:val="21"/>
              </w:rPr>
            </w:pPr>
          </w:p>
        </w:tc>
        <w:tc>
          <w:tcPr>
            <w:tcW w:w="1134" w:type="dxa"/>
          </w:tcPr>
          <w:p w14:paraId="17D3C4E3">
            <w:pPr>
              <w:pStyle w:val="11"/>
              <w:widowControl w:val="0"/>
              <w:numPr>
                <w:ilvl w:val="8"/>
                <w:numId w:val="2"/>
              </w:numPr>
              <w:rPr>
                <w:rStyle w:val="51"/>
                <w:rFonts w:ascii="宋体" w:hAnsi="宋体"/>
                <w:b w:val="0"/>
                <w:sz w:val="21"/>
                <w:szCs w:val="21"/>
              </w:rPr>
            </w:pPr>
          </w:p>
        </w:tc>
        <w:tc>
          <w:tcPr>
            <w:tcW w:w="992" w:type="dxa"/>
          </w:tcPr>
          <w:p w14:paraId="3D10FA6E">
            <w:pPr>
              <w:pStyle w:val="11"/>
              <w:widowControl w:val="0"/>
              <w:numPr>
                <w:ilvl w:val="8"/>
                <w:numId w:val="2"/>
              </w:numPr>
              <w:rPr>
                <w:rStyle w:val="51"/>
                <w:rFonts w:ascii="宋体" w:hAnsi="宋体"/>
                <w:b w:val="0"/>
                <w:sz w:val="21"/>
                <w:szCs w:val="21"/>
              </w:rPr>
            </w:pPr>
          </w:p>
        </w:tc>
        <w:tc>
          <w:tcPr>
            <w:tcW w:w="3544" w:type="dxa"/>
          </w:tcPr>
          <w:p w14:paraId="70B99FE0">
            <w:pPr>
              <w:pStyle w:val="11"/>
              <w:widowControl w:val="0"/>
              <w:numPr>
                <w:ilvl w:val="8"/>
                <w:numId w:val="2"/>
              </w:numPr>
              <w:rPr>
                <w:rStyle w:val="51"/>
                <w:rFonts w:ascii="宋体" w:hAnsi="宋体"/>
                <w:b w:val="0"/>
                <w:sz w:val="21"/>
                <w:szCs w:val="21"/>
              </w:rPr>
            </w:pPr>
          </w:p>
        </w:tc>
      </w:tr>
      <w:tr w14:paraId="6EBFB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4FDE2B9F">
            <w:pPr>
              <w:pStyle w:val="6"/>
              <w:widowControl w:val="0"/>
              <w:numPr>
                <w:ilvl w:val="0"/>
                <w:numId w:val="158"/>
              </w:numPr>
              <w:rPr>
                <w:rFonts w:ascii="宋体" w:hAnsi="宋体"/>
                <w:sz w:val="21"/>
                <w:szCs w:val="21"/>
              </w:rPr>
            </w:pPr>
          </w:p>
        </w:tc>
        <w:tc>
          <w:tcPr>
            <w:tcW w:w="1418" w:type="dxa"/>
          </w:tcPr>
          <w:p w14:paraId="281A1FFF">
            <w:pPr>
              <w:pStyle w:val="11"/>
              <w:widowControl w:val="0"/>
              <w:numPr>
                <w:ilvl w:val="8"/>
                <w:numId w:val="2"/>
              </w:numPr>
              <w:rPr>
                <w:rStyle w:val="51"/>
                <w:rFonts w:ascii="宋体" w:hAnsi="宋体"/>
                <w:b w:val="0"/>
                <w:sz w:val="21"/>
                <w:szCs w:val="21"/>
              </w:rPr>
            </w:pPr>
            <w:r>
              <w:rPr>
                <w:rStyle w:val="51"/>
                <w:rFonts w:hint="eastAsia" w:ascii="宋体" w:hAnsi="宋体"/>
                <w:b w:val="0"/>
                <w:sz w:val="21"/>
                <w:szCs w:val="21"/>
              </w:rPr>
              <w:t>分红方式</w:t>
            </w:r>
          </w:p>
        </w:tc>
        <w:tc>
          <w:tcPr>
            <w:tcW w:w="992" w:type="dxa"/>
          </w:tcPr>
          <w:p w14:paraId="7927404B">
            <w:pPr>
              <w:pStyle w:val="11"/>
              <w:widowControl w:val="0"/>
              <w:numPr>
                <w:ilvl w:val="8"/>
                <w:numId w:val="2"/>
              </w:numPr>
              <w:rPr>
                <w:rStyle w:val="51"/>
                <w:rFonts w:ascii="宋体" w:hAnsi="宋体"/>
                <w:b w:val="0"/>
                <w:sz w:val="21"/>
                <w:szCs w:val="21"/>
              </w:rPr>
            </w:pPr>
            <w:r>
              <w:rPr>
                <w:rStyle w:val="51"/>
                <w:rFonts w:hint="eastAsia" w:ascii="宋体" w:hAnsi="宋体"/>
                <w:b w:val="0"/>
                <w:sz w:val="21"/>
                <w:szCs w:val="21"/>
              </w:rPr>
              <w:t>文本</w:t>
            </w:r>
          </w:p>
        </w:tc>
        <w:tc>
          <w:tcPr>
            <w:tcW w:w="992" w:type="dxa"/>
          </w:tcPr>
          <w:p w14:paraId="7732FA2E">
            <w:pPr>
              <w:pStyle w:val="11"/>
              <w:widowControl w:val="0"/>
              <w:numPr>
                <w:ilvl w:val="8"/>
                <w:numId w:val="2"/>
              </w:numPr>
              <w:rPr>
                <w:rStyle w:val="51"/>
                <w:rFonts w:ascii="宋体" w:hAnsi="宋体"/>
                <w:b w:val="0"/>
                <w:sz w:val="21"/>
                <w:szCs w:val="21"/>
              </w:rPr>
            </w:pPr>
          </w:p>
        </w:tc>
        <w:tc>
          <w:tcPr>
            <w:tcW w:w="1134" w:type="dxa"/>
          </w:tcPr>
          <w:p w14:paraId="128A595A">
            <w:pPr>
              <w:pStyle w:val="11"/>
              <w:widowControl w:val="0"/>
              <w:numPr>
                <w:ilvl w:val="8"/>
                <w:numId w:val="2"/>
              </w:numPr>
              <w:rPr>
                <w:rStyle w:val="51"/>
                <w:rFonts w:ascii="宋体" w:hAnsi="宋体"/>
                <w:b w:val="0"/>
                <w:sz w:val="21"/>
                <w:szCs w:val="21"/>
              </w:rPr>
            </w:pPr>
          </w:p>
        </w:tc>
        <w:tc>
          <w:tcPr>
            <w:tcW w:w="992" w:type="dxa"/>
          </w:tcPr>
          <w:p w14:paraId="7C5B9638">
            <w:pPr>
              <w:pStyle w:val="11"/>
              <w:widowControl w:val="0"/>
              <w:numPr>
                <w:ilvl w:val="8"/>
                <w:numId w:val="2"/>
              </w:numPr>
              <w:rPr>
                <w:rStyle w:val="51"/>
                <w:rFonts w:ascii="宋体" w:hAnsi="宋体"/>
                <w:b w:val="0"/>
                <w:sz w:val="21"/>
                <w:szCs w:val="21"/>
              </w:rPr>
            </w:pPr>
          </w:p>
        </w:tc>
        <w:tc>
          <w:tcPr>
            <w:tcW w:w="3544" w:type="dxa"/>
          </w:tcPr>
          <w:p w14:paraId="6979028F">
            <w:pPr>
              <w:pStyle w:val="11"/>
              <w:widowControl w:val="0"/>
              <w:numPr>
                <w:ilvl w:val="8"/>
                <w:numId w:val="2"/>
              </w:numPr>
              <w:rPr>
                <w:rStyle w:val="51"/>
                <w:rFonts w:ascii="宋体" w:hAnsi="宋体"/>
                <w:b w:val="0"/>
                <w:sz w:val="21"/>
                <w:szCs w:val="21"/>
              </w:rPr>
            </w:pPr>
          </w:p>
        </w:tc>
      </w:tr>
      <w:tr w14:paraId="7370B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139ED725">
            <w:pPr>
              <w:pStyle w:val="6"/>
              <w:widowControl w:val="0"/>
              <w:numPr>
                <w:ilvl w:val="0"/>
                <w:numId w:val="158"/>
              </w:numPr>
              <w:rPr>
                <w:rFonts w:ascii="宋体" w:hAnsi="宋体"/>
                <w:sz w:val="21"/>
                <w:szCs w:val="21"/>
              </w:rPr>
            </w:pPr>
          </w:p>
        </w:tc>
        <w:tc>
          <w:tcPr>
            <w:tcW w:w="1418" w:type="dxa"/>
          </w:tcPr>
          <w:p w14:paraId="2B254BF7">
            <w:pPr>
              <w:pStyle w:val="11"/>
              <w:widowControl w:val="0"/>
              <w:numPr>
                <w:ilvl w:val="8"/>
                <w:numId w:val="2"/>
              </w:numPr>
              <w:rPr>
                <w:rStyle w:val="51"/>
                <w:rFonts w:ascii="宋体" w:hAnsi="宋体"/>
                <w:b w:val="0"/>
                <w:sz w:val="21"/>
                <w:szCs w:val="21"/>
              </w:rPr>
            </w:pPr>
            <w:r>
              <w:rPr>
                <w:rStyle w:val="51"/>
                <w:rFonts w:hint="eastAsia" w:ascii="宋体" w:hAnsi="宋体"/>
                <w:b w:val="0"/>
                <w:sz w:val="21"/>
                <w:szCs w:val="21"/>
              </w:rPr>
              <w:t>预期收益率</w:t>
            </w:r>
          </w:p>
        </w:tc>
        <w:tc>
          <w:tcPr>
            <w:tcW w:w="992" w:type="dxa"/>
          </w:tcPr>
          <w:p w14:paraId="7B11D465">
            <w:pPr>
              <w:pStyle w:val="11"/>
              <w:widowControl w:val="0"/>
              <w:numPr>
                <w:ilvl w:val="8"/>
                <w:numId w:val="2"/>
              </w:numPr>
              <w:rPr>
                <w:rStyle w:val="51"/>
                <w:rFonts w:ascii="宋体" w:hAnsi="宋体"/>
                <w:b w:val="0"/>
                <w:sz w:val="21"/>
                <w:szCs w:val="21"/>
              </w:rPr>
            </w:pPr>
            <w:r>
              <w:rPr>
                <w:rStyle w:val="51"/>
                <w:rFonts w:hint="eastAsia" w:ascii="宋体" w:hAnsi="宋体"/>
                <w:b w:val="0"/>
                <w:sz w:val="21"/>
                <w:szCs w:val="21"/>
              </w:rPr>
              <w:t>文本</w:t>
            </w:r>
          </w:p>
        </w:tc>
        <w:tc>
          <w:tcPr>
            <w:tcW w:w="992" w:type="dxa"/>
          </w:tcPr>
          <w:p w14:paraId="7733758C">
            <w:pPr>
              <w:pStyle w:val="11"/>
              <w:widowControl w:val="0"/>
              <w:numPr>
                <w:ilvl w:val="8"/>
                <w:numId w:val="2"/>
              </w:numPr>
              <w:rPr>
                <w:rStyle w:val="51"/>
                <w:rFonts w:ascii="宋体" w:hAnsi="宋体"/>
                <w:b w:val="0"/>
                <w:sz w:val="21"/>
                <w:szCs w:val="21"/>
              </w:rPr>
            </w:pPr>
          </w:p>
        </w:tc>
        <w:tc>
          <w:tcPr>
            <w:tcW w:w="1134" w:type="dxa"/>
          </w:tcPr>
          <w:p w14:paraId="03AC74E1">
            <w:pPr>
              <w:pStyle w:val="11"/>
              <w:widowControl w:val="0"/>
              <w:numPr>
                <w:ilvl w:val="8"/>
                <w:numId w:val="2"/>
              </w:numPr>
              <w:rPr>
                <w:rStyle w:val="51"/>
                <w:rFonts w:ascii="宋体" w:hAnsi="宋体"/>
                <w:b w:val="0"/>
                <w:sz w:val="21"/>
                <w:szCs w:val="21"/>
              </w:rPr>
            </w:pPr>
          </w:p>
        </w:tc>
        <w:tc>
          <w:tcPr>
            <w:tcW w:w="992" w:type="dxa"/>
          </w:tcPr>
          <w:p w14:paraId="07CB00E2">
            <w:pPr>
              <w:pStyle w:val="11"/>
              <w:widowControl w:val="0"/>
              <w:numPr>
                <w:ilvl w:val="8"/>
                <w:numId w:val="2"/>
              </w:numPr>
              <w:rPr>
                <w:rStyle w:val="51"/>
                <w:rFonts w:ascii="宋体" w:hAnsi="宋体"/>
                <w:b w:val="0"/>
                <w:sz w:val="21"/>
                <w:szCs w:val="21"/>
              </w:rPr>
            </w:pPr>
          </w:p>
        </w:tc>
        <w:tc>
          <w:tcPr>
            <w:tcW w:w="3544" w:type="dxa"/>
          </w:tcPr>
          <w:p w14:paraId="3959A327">
            <w:pPr>
              <w:pStyle w:val="11"/>
              <w:widowControl w:val="0"/>
              <w:numPr>
                <w:ilvl w:val="8"/>
                <w:numId w:val="2"/>
              </w:numPr>
              <w:rPr>
                <w:rStyle w:val="51"/>
                <w:rFonts w:ascii="宋体" w:hAnsi="宋体"/>
                <w:b w:val="0"/>
                <w:sz w:val="21"/>
                <w:szCs w:val="21"/>
              </w:rPr>
            </w:pPr>
          </w:p>
        </w:tc>
      </w:tr>
      <w:tr w14:paraId="197C3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4EC1C4A8">
            <w:pPr>
              <w:pStyle w:val="6"/>
              <w:widowControl w:val="0"/>
              <w:numPr>
                <w:ilvl w:val="0"/>
                <w:numId w:val="158"/>
              </w:numPr>
              <w:rPr>
                <w:rFonts w:ascii="宋体" w:hAnsi="宋体"/>
                <w:sz w:val="21"/>
                <w:szCs w:val="21"/>
              </w:rPr>
            </w:pPr>
          </w:p>
        </w:tc>
        <w:tc>
          <w:tcPr>
            <w:tcW w:w="1418" w:type="dxa"/>
          </w:tcPr>
          <w:p w14:paraId="6370046A">
            <w:pPr>
              <w:pStyle w:val="11"/>
              <w:widowControl w:val="0"/>
              <w:numPr>
                <w:ilvl w:val="8"/>
                <w:numId w:val="2"/>
              </w:numPr>
              <w:rPr>
                <w:rStyle w:val="51"/>
                <w:rFonts w:ascii="宋体" w:hAnsi="宋体"/>
                <w:b w:val="0"/>
                <w:sz w:val="21"/>
                <w:szCs w:val="21"/>
              </w:rPr>
            </w:pPr>
            <w:r>
              <w:rPr>
                <w:rStyle w:val="51"/>
                <w:rFonts w:hint="eastAsia" w:ascii="宋体" w:hAnsi="宋体"/>
                <w:b w:val="0"/>
                <w:sz w:val="21"/>
                <w:szCs w:val="21"/>
              </w:rPr>
              <w:t>币种</w:t>
            </w:r>
          </w:p>
        </w:tc>
        <w:tc>
          <w:tcPr>
            <w:tcW w:w="992" w:type="dxa"/>
          </w:tcPr>
          <w:p w14:paraId="1ECA4825">
            <w:pPr>
              <w:pStyle w:val="11"/>
              <w:widowControl w:val="0"/>
              <w:numPr>
                <w:ilvl w:val="8"/>
                <w:numId w:val="2"/>
              </w:numPr>
              <w:rPr>
                <w:rStyle w:val="51"/>
                <w:rFonts w:ascii="宋体" w:hAnsi="宋体"/>
                <w:b w:val="0"/>
                <w:sz w:val="21"/>
                <w:szCs w:val="21"/>
              </w:rPr>
            </w:pPr>
            <w:r>
              <w:rPr>
                <w:rStyle w:val="51"/>
                <w:rFonts w:hint="eastAsia" w:ascii="宋体" w:hAnsi="宋体"/>
                <w:b w:val="0"/>
                <w:sz w:val="21"/>
                <w:szCs w:val="21"/>
              </w:rPr>
              <w:t>文本</w:t>
            </w:r>
          </w:p>
        </w:tc>
        <w:tc>
          <w:tcPr>
            <w:tcW w:w="992" w:type="dxa"/>
          </w:tcPr>
          <w:p w14:paraId="63ACDD7E">
            <w:pPr>
              <w:pStyle w:val="11"/>
              <w:widowControl w:val="0"/>
              <w:numPr>
                <w:ilvl w:val="8"/>
                <w:numId w:val="2"/>
              </w:numPr>
              <w:rPr>
                <w:rStyle w:val="51"/>
                <w:rFonts w:ascii="宋体" w:hAnsi="宋体"/>
                <w:b w:val="0"/>
                <w:sz w:val="21"/>
                <w:szCs w:val="21"/>
              </w:rPr>
            </w:pPr>
          </w:p>
        </w:tc>
        <w:tc>
          <w:tcPr>
            <w:tcW w:w="1134" w:type="dxa"/>
          </w:tcPr>
          <w:p w14:paraId="649015CA">
            <w:pPr>
              <w:pStyle w:val="11"/>
              <w:widowControl w:val="0"/>
              <w:numPr>
                <w:ilvl w:val="8"/>
                <w:numId w:val="2"/>
              </w:numPr>
              <w:rPr>
                <w:rStyle w:val="51"/>
                <w:rFonts w:ascii="宋体" w:hAnsi="宋体"/>
                <w:b w:val="0"/>
                <w:sz w:val="21"/>
                <w:szCs w:val="21"/>
              </w:rPr>
            </w:pPr>
          </w:p>
        </w:tc>
        <w:tc>
          <w:tcPr>
            <w:tcW w:w="992" w:type="dxa"/>
          </w:tcPr>
          <w:p w14:paraId="5D4A6755">
            <w:pPr>
              <w:pStyle w:val="11"/>
              <w:widowControl w:val="0"/>
              <w:numPr>
                <w:ilvl w:val="8"/>
                <w:numId w:val="2"/>
              </w:numPr>
              <w:rPr>
                <w:rStyle w:val="51"/>
                <w:rFonts w:ascii="宋体" w:hAnsi="宋体"/>
                <w:b w:val="0"/>
                <w:sz w:val="21"/>
                <w:szCs w:val="21"/>
              </w:rPr>
            </w:pPr>
          </w:p>
        </w:tc>
        <w:tc>
          <w:tcPr>
            <w:tcW w:w="3544" w:type="dxa"/>
          </w:tcPr>
          <w:p w14:paraId="0DA2C574">
            <w:pPr>
              <w:pStyle w:val="11"/>
              <w:widowControl w:val="0"/>
              <w:numPr>
                <w:ilvl w:val="8"/>
                <w:numId w:val="2"/>
              </w:numPr>
              <w:rPr>
                <w:rStyle w:val="51"/>
                <w:rFonts w:ascii="宋体" w:hAnsi="宋体"/>
                <w:b w:val="0"/>
                <w:sz w:val="21"/>
                <w:szCs w:val="21"/>
              </w:rPr>
            </w:pPr>
          </w:p>
        </w:tc>
      </w:tr>
      <w:tr w14:paraId="5BEB2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0AAF2F4B">
            <w:pPr>
              <w:pStyle w:val="6"/>
              <w:widowControl w:val="0"/>
              <w:numPr>
                <w:ilvl w:val="0"/>
                <w:numId w:val="158"/>
              </w:numPr>
              <w:rPr>
                <w:rFonts w:ascii="宋体" w:hAnsi="宋体"/>
                <w:sz w:val="21"/>
                <w:szCs w:val="21"/>
              </w:rPr>
            </w:pPr>
          </w:p>
        </w:tc>
        <w:tc>
          <w:tcPr>
            <w:tcW w:w="1418" w:type="dxa"/>
          </w:tcPr>
          <w:p w14:paraId="4C4739D9">
            <w:pPr>
              <w:pStyle w:val="11"/>
              <w:widowControl w:val="0"/>
              <w:numPr>
                <w:ilvl w:val="8"/>
                <w:numId w:val="2"/>
              </w:numPr>
              <w:rPr>
                <w:rStyle w:val="51"/>
                <w:rFonts w:ascii="宋体" w:hAnsi="宋体"/>
                <w:b w:val="0"/>
                <w:sz w:val="21"/>
                <w:szCs w:val="21"/>
              </w:rPr>
            </w:pPr>
            <w:r>
              <w:rPr>
                <w:rStyle w:val="51"/>
                <w:rFonts w:hint="eastAsia" w:ascii="宋体" w:hAnsi="宋体"/>
                <w:b w:val="0"/>
                <w:sz w:val="21"/>
                <w:szCs w:val="21"/>
              </w:rPr>
              <w:t>风险等级</w:t>
            </w:r>
          </w:p>
        </w:tc>
        <w:tc>
          <w:tcPr>
            <w:tcW w:w="992" w:type="dxa"/>
          </w:tcPr>
          <w:p w14:paraId="1D172E2E">
            <w:pPr>
              <w:pStyle w:val="11"/>
              <w:widowControl w:val="0"/>
              <w:numPr>
                <w:ilvl w:val="8"/>
                <w:numId w:val="2"/>
              </w:numPr>
              <w:rPr>
                <w:rStyle w:val="51"/>
                <w:rFonts w:ascii="宋体" w:hAnsi="宋体"/>
                <w:b w:val="0"/>
                <w:sz w:val="21"/>
                <w:szCs w:val="21"/>
              </w:rPr>
            </w:pPr>
            <w:r>
              <w:rPr>
                <w:rStyle w:val="51"/>
                <w:rFonts w:hint="eastAsia" w:ascii="宋体" w:hAnsi="宋体"/>
                <w:b w:val="0"/>
                <w:sz w:val="21"/>
                <w:szCs w:val="21"/>
              </w:rPr>
              <w:t>文本</w:t>
            </w:r>
          </w:p>
        </w:tc>
        <w:tc>
          <w:tcPr>
            <w:tcW w:w="992" w:type="dxa"/>
          </w:tcPr>
          <w:p w14:paraId="78DE0729">
            <w:pPr>
              <w:pStyle w:val="11"/>
              <w:widowControl w:val="0"/>
              <w:numPr>
                <w:ilvl w:val="8"/>
                <w:numId w:val="2"/>
              </w:numPr>
              <w:rPr>
                <w:rStyle w:val="51"/>
                <w:rFonts w:ascii="宋体" w:hAnsi="宋体"/>
                <w:b w:val="0"/>
                <w:sz w:val="21"/>
                <w:szCs w:val="21"/>
              </w:rPr>
            </w:pPr>
          </w:p>
        </w:tc>
        <w:tc>
          <w:tcPr>
            <w:tcW w:w="1134" w:type="dxa"/>
          </w:tcPr>
          <w:p w14:paraId="1809A609">
            <w:pPr>
              <w:pStyle w:val="11"/>
              <w:widowControl w:val="0"/>
              <w:numPr>
                <w:ilvl w:val="8"/>
                <w:numId w:val="2"/>
              </w:numPr>
              <w:rPr>
                <w:rStyle w:val="51"/>
                <w:rFonts w:ascii="宋体" w:hAnsi="宋体"/>
                <w:b w:val="0"/>
                <w:sz w:val="21"/>
                <w:szCs w:val="21"/>
              </w:rPr>
            </w:pPr>
          </w:p>
        </w:tc>
        <w:tc>
          <w:tcPr>
            <w:tcW w:w="992" w:type="dxa"/>
          </w:tcPr>
          <w:p w14:paraId="410D5D4A">
            <w:pPr>
              <w:pStyle w:val="11"/>
              <w:widowControl w:val="0"/>
              <w:numPr>
                <w:ilvl w:val="8"/>
                <w:numId w:val="2"/>
              </w:numPr>
              <w:rPr>
                <w:rStyle w:val="51"/>
                <w:rFonts w:ascii="宋体" w:hAnsi="宋体"/>
                <w:b w:val="0"/>
                <w:sz w:val="21"/>
                <w:szCs w:val="21"/>
              </w:rPr>
            </w:pPr>
          </w:p>
        </w:tc>
        <w:tc>
          <w:tcPr>
            <w:tcW w:w="3544" w:type="dxa"/>
          </w:tcPr>
          <w:p w14:paraId="5B30FFC1">
            <w:pPr>
              <w:pStyle w:val="11"/>
              <w:widowControl w:val="0"/>
              <w:numPr>
                <w:ilvl w:val="8"/>
                <w:numId w:val="2"/>
              </w:numPr>
              <w:rPr>
                <w:rStyle w:val="51"/>
                <w:rFonts w:ascii="宋体" w:hAnsi="宋体"/>
                <w:b w:val="0"/>
                <w:sz w:val="21"/>
                <w:szCs w:val="21"/>
              </w:rPr>
            </w:pPr>
            <w:r>
              <w:rPr>
                <w:rStyle w:val="51"/>
                <w:rFonts w:hint="eastAsia" w:ascii="宋体" w:hAnsi="宋体"/>
                <w:b w:val="0"/>
                <w:sz w:val="21"/>
                <w:szCs w:val="21"/>
              </w:rPr>
              <w:t>以“五角星”图标显示风险等级，五角星个数越多风险等级越高</w:t>
            </w:r>
          </w:p>
        </w:tc>
      </w:tr>
      <w:tr w14:paraId="1FA47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598F0EC9">
            <w:pPr>
              <w:pStyle w:val="6"/>
              <w:widowControl w:val="0"/>
              <w:numPr>
                <w:ilvl w:val="0"/>
                <w:numId w:val="158"/>
              </w:numPr>
              <w:rPr>
                <w:rFonts w:ascii="宋体" w:hAnsi="宋体"/>
                <w:sz w:val="21"/>
                <w:szCs w:val="21"/>
              </w:rPr>
            </w:pPr>
          </w:p>
        </w:tc>
        <w:tc>
          <w:tcPr>
            <w:tcW w:w="1418" w:type="dxa"/>
          </w:tcPr>
          <w:p w14:paraId="60E53BD7">
            <w:pPr>
              <w:pStyle w:val="11"/>
              <w:widowControl w:val="0"/>
              <w:numPr>
                <w:ilvl w:val="8"/>
                <w:numId w:val="2"/>
              </w:numPr>
              <w:rPr>
                <w:rStyle w:val="51"/>
                <w:rFonts w:ascii="宋体" w:hAnsi="宋体"/>
                <w:b w:val="0"/>
                <w:sz w:val="21"/>
                <w:szCs w:val="21"/>
              </w:rPr>
            </w:pPr>
            <w:r>
              <w:rPr>
                <w:rStyle w:val="51"/>
                <w:rFonts w:hint="eastAsia" w:ascii="宋体" w:hAnsi="宋体"/>
                <w:b w:val="0"/>
                <w:sz w:val="21"/>
                <w:szCs w:val="21"/>
              </w:rPr>
              <w:t>起购金额</w:t>
            </w:r>
          </w:p>
        </w:tc>
        <w:tc>
          <w:tcPr>
            <w:tcW w:w="992" w:type="dxa"/>
          </w:tcPr>
          <w:p w14:paraId="020A060E">
            <w:pPr>
              <w:pStyle w:val="11"/>
              <w:widowControl w:val="0"/>
              <w:numPr>
                <w:ilvl w:val="8"/>
                <w:numId w:val="2"/>
              </w:numPr>
              <w:rPr>
                <w:rStyle w:val="51"/>
                <w:rFonts w:ascii="宋体" w:hAnsi="宋体"/>
                <w:b w:val="0"/>
                <w:sz w:val="21"/>
                <w:szCs w:val="21"/>
              </w:rPr>
            </w:pPr>
            <w:r>
              <w:rPr>
                <w:rStyle w:val="51"/>
                <w:rFonts w:hint="eastAsia" w:ascii="宋体" w:hAnsi="宋体"/>
                <w:b w:val="0"/>
                <w:sz w:val="21"/>
                <w:szCs w:val="21"/>
              </w:rPr>
              <w:t>文本</w:t>
            </w:r>
          </w:p>
        </w:tc>
        <w:tc>
          <w:tcPr>
            <w:tcW w:w="992" w:type="dxa"/>
          </w:tcPr>
          <w:p w14:paraId="3840828A">
            <w:pPr>
              <w:pStyle w:val="11"/>
              <w:widowControl w:val="0"/>
              <w:numPr>
                <w:ilvl w:val="8"/>
                <w:numId w:val="2"/>
              </w:numPr>
              <w:rPr>
                <w:rStyle w:val="51"/>
                <w:rFonts w:ascii="宋体" w:hAnsi="宋体"/>
                <w:b w:val="0"/>
                <w:sz w:val="21"/>
                <w:szCs w:val="21"/>
              </w:rPr>
            </w:pPr>
          </w:p>
        </w:tc>
        <w:tc>
          <w:tcPr>
            <w:tcW w:w="1134" w:type="dxa"/>
          </w:tcPr>
          <w:p w14:paraId="245D7BC4">
            <w:pPr>
              <w:pStyle w:val="11"/>
              <w:widowControl w:val="0"/>
              <w:numPr>
                <w:ilvl w:val="8"/>
                <w:numId w:val="2"/>
              </w:numPr>
              <w:rPr>
                <w:rStyle w:val="51"/>
                <w:rFonts w:ascii="宋体" w:hAnsi="宋体"/>
                <w:b w:val="0"/>
                <w:sz w:val="21"/>
                <w:szCs w:val="21"/>
              </w:rPr>
            </w:pPr>
          </w:p>
        </w:tc>
        <w:tc>
          <w:tcPr>
            <w:tcW w:w="992" w:type="dxa"/>
          </w:tcPr>
          <w:p w14:paraId="529B8488">
            <w:pPr>
              <w:pStyle w:val="11"/>
              <w:widowControl w:val="0"/>
              <w:numPr>
                <w:ilvl w:val="8"/>
                <w:numId w:val="2"/>
              </w:numPr>
              <w:rPr>
                <w:rStyle w:val="51"/>
                <w:rFonts w:ascii="宋体" w:hAnsi="宋体"/>
                <w:b w:val="0"/>
                <w:sz w:val="21"/>
                <w:szCs w:val="21"/>
              </w:rPr>
            </w:pPr>
          </w:p>
        </w:tc>
        <w:tc>
          <w:tcPr>
            <w:tcW w:w="3544" w:type="dxa"/>
          </w:tcPr>
          <w:p w14:paraId="28906ADC">
            <w:pPr>
              <w:pStyle w:val="11"/>
              <w:widowControl w:val="0"/>
              <w:numPr>
                <w:ilvl w:val="8"/>
                <w:numId w:val="2"/>
              </w:numPr>
              <w:rPr>
                <w:rStyle w:val="51"/>
                <w:rFonts w:ascii="宋体" w:hAnsi="宋体"/>
                <w:b w:val="0"/>
                <w:sz w:val="21"/>
                <w:szCs w:val="21"/>
              </w:rPr>
            </w:pPr>
          </w:p>
        </w:tc>
      </w:tr>
      <w:tr w14:paraId="0F8A4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42F38E91">
            <w:pPr>
              <w:pStyle w:val="6"/>
              <w:widowControl w:val="0"/>
              <w:numPr>
                <w:ilvl w:val="0"/>
                <w:numId w:val="158"/>
              </w:numPr>
              <w:rPr>
                <w:rFonts w:ascii="宋体" w:hAnsi="宋体"/>
                <w:sz w:val="21"/>
                <w:szCs w:val="21"/>
              </w:rPr>
            </w:pPr>
          </w:p>
        </w:tc>
        <w:tc>
          <w:tcPr>
            <w:tcW w:w="1418" w:type="dxa"/>
          </w:tcPr>
          <w:p w14:paraId="731047DE">
            <w:pPr>
              <w:pStyle w:val="11"/>
              <w:widowControl w:val="0"/>
              <w:numPr>
                <w:ilvl w:val="8"/>
                <w:numId w:val="2"/>
              </w:numPr>
              <w:rPr>
                <w:rStyle w:val="51"/>
                <w:rFonts w:ascii="宋体" w:hAnsi="宋体"/>
                <w:b w:val="0"/>
                <w:sz w:val="21"/>
                <w:szCs w:val="21"/>
              </w:rPr>
            </w:pPr>
            <w:r>
              <w:rPr>
                <w:rStyle w:val="51"/>
                <w:rFonts w:hint="eastAsia" w:ascii="宋体" w:hAnsi="宋体"/>
                <w:b w:val="0"/>
                <w:sz w:val="21"/>
                <w:szCs w:val="21"/>
              </w:rPr>
              <w:t>剩余天数</w:t>
            </w:r>
          </w:p>
        </w:tc>
        <w:tc>
          <w:tcPr>
            <w:tcW w:w="992" w:type="dxa"/>
          </w:tcPr>
          <w:p w14:paraId="4110228C">
            <w:pPr>
              <w:pStyle w:val="11"/>
              <w:widowControl w:val="0"/>
              <w:numPr>
                <w:ilvl w:val="8"/>
                <w:numId w:val="2"/>
              </w:numPr>
              <w:rPr>
                <w:rStyle w:val="51"/>
                <w:rFonts w:ascii="宋体" w:hAnsi="宋体"/>
                <w:b w:val="0"/>
                <w:sz w:val="21"/>
                <w:szCs w:val="21"/>
              </w:rPr>
            </w:pPr>
            <w:r>
              <w:rPr>
                <w:rStyle w:val="51"/>
                <w:rFonts w:hint="eastAsia" w:ascii="宋体" w:hAnsi="宋体"/>
                <w:b w:val="0"/>
                <w:sz w:val="21"/>
                <w:szCs w:val="21"/>
              </w:rPr>
              <w:t>文本</w:t>
            </w:r>
          </w:p>
        </w:tc>
        <w:tc>
          <w:tcPr>
            <w:tcW w:w="992" w:type="dxa"/>
          </w:tcPr>
          <w:p w14:paraId="4B32CB5C">
            <w:pPr>
              <w:pStyle w:val="11"/>
              <w:widowControl w:val="0"/>
              <w:numPr>
                <w:ilvl w:val="8"/>
                <w:numId w:val="2"/>
              </w:numPr>
              <w:rPr>
                <w:rStyle w:val="51"/>
                <w:rFonts w:ascii="宋体" w:hAnsi="宋体"/>
                <w:b w:val="0"/>
                <w:sz w:val="21"/>
                <w:szCs w:val="21"/>
              </w:rPr>
            </w:pPr>
          </w:p>
        </w:tc>
        <w:tc>
          <w:tcPr>
            <w:tcW w:w="1134" w:type="dxa"/>
          </w:tcPr>
          <w:p w14:paraId="1A1C66B3">
            <w:pPr>
              <w:pStyle w:val="11"/>
              <w:widowControl w:val="0"/>
              <w:numPr>
                <w:ilvl w:val="8"/>
                <w:numId w:val="2"/>
              </w:numPr>
              <w:rPr>
                <w:rStyle w:val="51"/>
                <w:rFonts w:ascii="宋体" w:hAnsi="宋体"/>
                <w:b w:val="0"/>
                <w:sz w:val="21"/>
                <w:szCs w:val="21"/>
              </w:rPr>
            </w:pPr>
          </w:p>
        </w:tc>
        <w:tc>
          <w:tcPr>
            <w:tcW w:w="992" w:type="dxa"/>
          </w:tcPr>
          <w:p w14:paraId="3337F4EC">
            <w:pPr>
              <w:pStyle w:val="11"/>
              <w:widowControl w:val="0"/>
              <w:numPr>
                <w:ilvl w:val="8"/>
                <w:numId w:val="2"/>
              </w:numPr>
              <w:rPr>
                <w:rStyle w:val="51"/>
                <w:rFonts w:ascii="宋体" w:hAnsi="宋体"/>
                <w:b w:val="0"/>
                <w:sz w:val="21"/>
                <w:szCs w:val="21"/>
              </w:rPr>
            </w:pPr>
          </w:p>
        </w:tc>
        <w:tc>
          <w:tcPr>
            <w:tcW w:w="3544" w:type="dxa"/>
          </w:tcPr>
          <w:p w14:paraId="1DBC044E">
            <w:pPr>
              <w:pStyle w:val="11"/>
              <w:widowControl w:val="0"/>
              <w:numPr>
                <w:ilvl w:val="8"/>
                <w:numId w:val="2"/>
              </w:numPr>
              <w:rPr>
                <w:rStyle w:val="51"/>
                <w:rFonts w:ascii="宋体" w:hAnsi="宋体"/>
                <w:b w:val="0"/>
                <w:sz w:val="21"/>
                <w:szCs w:val="21"/>
              </w:rPr>
            </w:pPr>
            <w:r>
              <w:rPr>
                <w:rStyle w:val="51"/>
                <w:rFonts w:hint="eastAsia" w:ascii="宋体" w:hAnsi="宋体"/>
                <w:b w:val="0"/>
                <w:sz w:val="21"/>
                <w:szCs w:val="21"/>
              </w:rPr>
              <w:t>显示到起息日还剩余几天以及在理财期内</w:t>
            </w:r>
          </w:p>
        </w:tc>
      </w:tr>
      <w:tr w14:paraId="50397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5221A52C">
            <w:pPr>
              <w:pStyle w:val="6"/>
              <w:widowControl w:val="0"/>
              <w:numPr>
                <w:ilvl w:val="0"/>
                <w:numId w:val="158"/>
              </w:numPr>
              <w:rPr>
                <w:rFonts w:ascii="宋体" w:hAnsi="宋体"/>
                <w:sz w:val="21"/>
                <w:szCs w:val="21"/>
              </w:rPr>
            </w:pPr>
          </w:p>
        </w:tc>
        <w:tc>
          <w:tcPr>
            <w:tcW w:w="1418" w:type="dxa"/>
          </w:tcPr>
          <w:p w14:paraId="2DC8DD4E">
            <w:pPr>
              <w:pStyle w:val="11"/>
              <w:widowControl w:val="0"/>
              <w:numPr>
                <w:ilvl w:val="8"/>
                <w:numId w:val="2"/>
              </w:numPr>
              <w:rPr>
                <w:rStyle w:val="51"/>
                <w:rFonts w:ascii="宋体" w:hAnsi="宋体"/>
                <w:b w:val="0"/>
                <w:sz w:val="21"/>
                <w:szCs w:val="21"/>
              </w:rPr>
            </w:pPr>
            <w:r>
              <w:rPr>
                <w:rStyle w:val="51"/>
                <w:rFonts w:hint="eastAsia" w:ascii="宋体" w:hAnsi="宋体"/>
                <w:b w:val="0"/>
                <w:sz w:val="21"/>
                <w:szCs w:val="21"/>
              </w:rPr>
              <w:t>操作</w:t>
            </w:r>
          </w:p>
        </w:tc>
        <w:tc>
          <w:tcPr>
            <w:tcW w:w="992" w:type="dxa"/>
          </w:tcPr>
          <w:p w14:paraId="032CBF39">
            <w:pPr>
              <w:pStyle w:val="11"/>
              <w:widowControl w:val="0"/>
              <w:numPr>
                <w:ilvl w:val="8"/>
                <w:numId w:val="2"/>
              </w:numPr>
              <w:rPr>
                <w:rStyle w:val="51"/>
                <w:rFonts w:ascii="宋体" w:hAnsi="宋体"/>
                <w:b w:val="0"/>
                <w:sz w:val="21"/>
                <w:szCs w:val="21"/>
              </w:rPr>
            </w:pPr>
          </w:p>
        </w:tc>
        <w:tc>
          <w:tcPr>
            <w:tcW w:w="992" w:type="dxa"/>
          </w:tcPr>
          <w:p w14:paraId="414F0F59">
            <w:pPr>
              <w:pStyle w:val="11"/>
              <w:widowControl w:val="0"/>
              <w:numPr>
                <w:ilvl w:val="8"/>
                <w:numId w:val="2"/>
              </w:numPr>
              <w:rPr>
                <w:rStyle w:val="51"/>
                <w:rFonts w:ascii="宋体" w:hAnsi="宋体"/>
                <w:b w:val="0"/>
                <w:sz w:val="21"/>
                <w:szCs w:val="21"/>
              </w:rPr>
            </w:pPr>
          </w:p>
        </w:tc>
        <w:tc>
          <w:tcPr>
            <w:tcW w:w="1134" w:type="dxa"/>
          </w:tcPr>
          <w:p w14:paraId="09CE8E3B">
            <w:pPr>
              <w:pStyle w:val="11"/>
              <w:widowControl w:val="0"/>
              <w:numPr>
                <w:ilvl w:val="8"/>
                <w:numId w:val="2"/>
              </w:numPr>
              <w:rPr>
                <w:rStyle w:val="51"/>
                <w:rFonts w:ascii="宋体" w:hAnsi="宋体"/>
                <w:b w:val="0"/>
                <w:sz w:val="21"/>
                <w:szCs w:val="21"/>
              </w:rPr>
            </w:pPr>
          </w:p>
        </w:tc>
        <w:tc>
          <w:tcPr>
            <w:tcW w:w="992" w:type="dxa"/>
          </w:tcPr>
          <w:p w14:paraId="3AFA8E5E">
            <w:pPr>
              <w:pStyle w:val="11"/>
              <w:widowControl w:val="0"/>
              <w:numPr>
                <w:ilvl w:val="8"/>
                <w:numId w:val="2"/>
              </w:numPr>
              <w:rPr>
                <w:rStyle w:val="51"/>
                <w:rFonts w:ascii="宋体" w:hAnsi="宋体"/>
                <w:b w:val="0"/>
                <w:sz w:val="21"/>
                <w:szCs w:val="21"/>
              </w:rPr>
            </w:pPr>
          </w:p>
        </w:tc>
        <w:tc>
          <w:tcPr>
            <w:tcW w:w="3544" w:type="dxa"/>
          </w:tcPr>
          <w:p w14:paraId="74909E61">
            <w:pPr>
              <w:pStyle w:val="11"/>
              <w:widowControl w:val="0"/>
              <w:numPr>
                <w:ilvl w:val="8"/>
                <w:numId w:val="2"/>
              </w:numPr>
              <w:rPr>
                <w:rFonts w:ascii="宋体" w:hAnsi="宋体"/>
                <w:bCs/>
                <w:sz w:val="21"/>
                <w:szCs w:val="21"/>
              </w:rPr>
            </w:pPr>
            <w:r>
              <w:rPr>
                <w:rStyle w:val="51"/>
                <w:rFonts w:hint="eastAsia" w:ascii="宋体" w:hAnsi="宋体"/>
                <w:b w:val="0"/>
                <w:sz w:val="21"/>
                <w:szCs w:val="21"/>
              </w:rPr>
              <w:t>包括：详情，申购/认购和额度查询链接</w:t>
            </w:r>
          </w:p>
        </w:tc>
      </w:tr>
      <w:tr w14:paraId="65F8D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69EC12D6">
            <w:pPr>
              <w:pStyle w:val="6"/>
              <w:widowControl w:val="0"/>
              <w:numPr>
                <w:ilvl w:val="0"/>
                <w:numId w:val="158"/>
              </w:numPr>
              <w:rPr>
                <w:rFonts w:ascii="宋体" w:hAnsi="宋体"/>
                <w:sz w:val="21"/>
                <w:szCs w:val="21"/>
              </w:rPr>
            </w:pPr>
          </w:p>
        </w:tc>
        <w:tc>
          <w:tcPr>
            <w:tcW w:w="1418" w:type="dxa"/>
          </w:tcPr>
          <w:p w14:paraId="41993E81">
            <w:pPr>
              <w:pStyle w:val="11"/>
              <w:widowControl w:val="0"/>
              <w:numPr>
                <w:ilvl w:val="8"/>
                <w:numId w:val="2"/>
              </w:numPr>
              <w:rPr>
                <w:rStyle w:val="51"/>
                <w:rFonts w:ascii="宋体" w:hAnsi="宋体"/>
                <w:b w:val="0"/>
                <w:sz w:val="21"/>
                <w:szCs w:val="21"/>
              </w:rPr>
            </w:pPr>
            <w:r>
              <w:rPr>
                <w:rStyle w:val="51"/>
                <w:rFonts w:hint="eastAsia" w:ascii="宋体" w:hAnsi="宋体"/>
                <w:b w:val="0"/>
                <w:sz w:val="21"/>
                <w:szCs w:val="21"/>
              </w:rPr>
              <w:t>上一页</w:t>
            </w:r>
          </w:p>
        </w:tc>
        <w:tc>
          <w:tcPr>
            <w:tcW w:w="992" w:type="dxa"/>
          </w:tcPr>
          <w:p w14:paraId="50019C72">
            <w:pPr>
              <w:pStyle w:val="11"/>
              <w:widowControl w:val="0"/>
              <w:numPr>
                <w:ilvl w:val="8"/>
                <w:numId w:val="2"/>
              </w:numPr>
              <w:rPr>
                <w:rStyle w:val="51"/>
                <w:rFonts w:ascii="宋体" w:hAnsi="宋体"/>
                <w:b w:val="0"/>
                <w:sz w:val="21"/>
                <w:szCs w:val="21"/>
              </w:rPr>
            </w:pPr>
            <w:r>
              <w:rPr>
                <w:rStyle w:val="51"/>
                <w:rFonts w:hint="eastAsia" w:ascii="宋体" w:hAnsi="宋体"/>
                <w:b w:val="0"/>
                <w:sz w:val="21"/>
                <w:szCs w:val="21"/>
              </w:rPr>
              <w:t>按钮</w:t>
            </w:r>
          </w:p>
        </w:tc>
        <w:tc>
          <w:tcPr>
            <w:tcW w:w="992" w:type="dxa"/>
          </w:tcPr>
          <w:p w14:paraId="33CEEF98">
            <w:pPr>
              <w:pStyle w:val="11"/>
              <w:widowControl w:val="0"/>
              <w:numPr>
                <w:ilvl w:val="8"/>
                <w:numId w:val="2"/>
              </w:numPr>
              <w:rPr>
                <w:rStyle w:val="51"/>
                <w:rFonts w:ascii="宋体" w:hAnsi="宋体"/>
                <w:b w:val="0"/>
                <w:sz w:val="21"/>
                <w:szCs w:val="21"/>
              </w:rPr>
            </w:pPr>
          </w:p>
        </w:tc>
        <w:tc>
          <w:tcPr>
            <w:tcW w:w="1134" w:type="dxa"/>
          </w:tcPr>
          <w:p w14:paraId="70419C29">
            <w:pPr>
              <w:pStyle w:val="11"/>
              <w:widowControl w:val="0"/>
              <w:numPr>
                <w:ilvl w:val="8"/>
                <w:numId w:val="2"/>
              </w:numPr>
              <w:rPr>
                <w:rStyle w:val="51"/>
                <w:rFonts w:ascii="宋体" w:hAnsi="宋体"/>
                <w:b w:val="0"/>
                <w:sz w:val="21"/>
                <w:szCs w:val="21"/>
              </w:rPr>
            </w:pPr>
          </w:p>
        </w:tc>
        <w:tc>
          <w:tcPr>
            <w:tcW w:w="992" w:type="dxa"/>
          </w:tcPr>
          <w:p w14:paraId="30F9826E">
            <w:pPr>
              <w:pStyle w:val="11"/>
              <w:widowControl w:val="0"/>
              <w:numPr>
                <w:ilvl w:val="8"/>
                <w:numId w:val="2"/>
              </w:numPr>
              <w:rPr>
                <w:rStyle w:val="51"/>
                <w:rFonts w:ascii="宋体" w:hAnsi="宋体"/>
                <w:b w:val="0"/>
                <w:sz w:val="21"/>
                <w:szCs w:val="21"/>
              </w:rPr>
            </w:pPr>
          </w:p>
        </w:tc>
        <w:tc>
          <w:tcPr>
            <w:tcW w:w="3544" w:type="dxa"/>
          </w:tcPr>
          <w:p w14:paraId="077AB477">
            <w:pPr>
              <w:pStyle w:val="11"/>
              <w:widowControl w:val="0"/>
              <w:numPr>
                <w:ilvl w:val="8"/>
                <w:numId w:val="2"/>
              </w:numPr>
              <w:rPr>
                <w:rStyle w:val="51"/>
                <w:rFonts w:ascii="宋体" w:hAnsi="宋体"/>
                <w:b w:val="0"/>
                <w:sz w:val="21"/>
                <w:szCs w:val="21"/>
              </w:rPr>
            </w:pPr>
          </w:p>
        </w:tc>
      </w:tr>
      <w:tr w14:paraId="0ED57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2F1D9F45">
            <w:pPr>
              <w:pStyle w:val="6"/>
              <w:widowControl w:val="0"/>
              <w:numPr>
                <w:ilvl w:val="0"/>
                <w:numId w:val="158"/>
              </w:numPr>
              <w:rPr>
                <w:rFonts w:ascii="宋体" w:hAnsi="宋体"/>
                <w:sz w:val="21"/>
                <w:szCs w:val="21"/>
              </w:rPr>
            </w:pPr>
          </w:p>
        </w:tc>
        <w:tc>
          <w:tcPr>
            <w:tcW w:w="1418" w:type="dxa"/>
          </w:tcPr>
          <w:p w14:paraId="338451B0">
            <w:pPr>
              <w:pStyle w:val="11"/>
              <w:widowControl w:val="0"/>
              <w:numPr>
                <w:ilvl w:val="8"/>
                <w:numId w:val="2"/>
              </w:numPr>
              <w:rPr>
                <w:rStyle w:val="51"/>
                <w:rFonts w:ascii="宋体" w:hAnsi="宋体"/>
                <w:b w:val="0"/>
                <w:sz w:val="21"/>
                <w:szCs w:val="21"/>
              </w:rPr>
            </w:pPr>
            <w:r>
              <w:rPr>
                <w:rStyle w:val="51"/>
                <w:rFonts w:hint="eastAsia" w:ascii="宋体" w:hAnsi="宋体"/>
                <w:b w:val="0"/>
                <w:sz w:val="21"/>
                <w:szCs w:val="21"/>
              </w:rPr>
              <w:t>下一页</w:t>
            </w:r>
          </w:p>
        </w:tc>
        <w:tc>
          <w:tcPr>
            <w:tcW w:w="992" w:type="dxa"/>
          </w:tcPr>
          <w:p w14:paraId="5DD4859E">
            <w:pPr>
              <w:pStyle w:val="11"/>
              <w:widowControl w:val="0"/>
              <w:numPr>
                <w:ilvl w:val="8"/>
                <w:numId w:val="2"/>
              </w:numPr>
              <w:rPr>
                <w:rStyle w:val="51"/>
                <w:rFonts w:ascii="宋体" w:hAnsi="宋体"/>
                <w:b w:val="0"/>
                <w:sz w:val="21"/>
                <w:szCs w:val="21"/>
              </w:rPr>
            </w:pPr>
            <w:r>
              <w:rPr>
                <w:rStyle w:val="51"/>
                <w:rFonts w:hint="eastAsia" w:ascii="宋体" w:hAnsi="宋体"/>
                <w:b w:val="0"/>
                <w:sz w:val="21"/>
                <w:szCs w:val="21"/>
              </w:rPr>
              <w:t>按钮</w:t>
            </w:r>
          </w:p>
        </w:tc>
        <w:tc>
          <w:tcPr>
            <w:tcW w:w="992" w:type="dxa"/>
          </w:tcPr>
          <w:p w14:paraId="0744B9C8">
            <w:pPr>
              <w:pStyle w:val="11"/>
              <w:widowControl w:val="0"/>
              <w:numPr>
                <w:ilvl w:val="8"/>
                <w:numId w:val="2"/>
              </w:numPr>
              <w:rPr>
                <w:rStyle w:val="51"/>
                <w:rFonts w:ascii="宋体" w:hAnsi="宋体"/>
                <w:b w:val="0"/>
                <w:sz w:val="21"/>
                <w:szCs w:val="21"/>
              </w:rPr>
            </w:pPr>
          </w:p>
        </w:tc>
        <w:tc>
          <w:tcPr>
            <w:tcW w:w="1134" w:type="dxa"/>
          </w:tcPr>
          <w:p w14:paraId="3A9DBEE5">
            <w:pPr>
              <w:pStyle w:val="11"/>
              <w:widowControl w:val="0"/>
              <w:numPr>
                <w:ilvl w:val="8"/>
                <w:numId w:val="2"/>
              </w:numPr>
              <w:rPr>
                <w:rStyle w:val="51"/>
                <w:rFonts w:ascii="宋体" w:hAnsi="宋体"/>
                <w:b w:val="0"/>
                <w:sz w:val="21"/>
                <w:szCs w:val="21"/>
              </w:rPr>
            </w:pPr>
          </w:p>
        </w:tc>
        <w:tc>
          <w:tcPr>
            <w:tcW w:w="992" w:type="dxa"/>
          </w:tcPr>
          <w:p w14:paraId="1C587B0C">
            <w:pPr>
              <w:pStyle w:val="11"/>
              <w:widowControl w:val="0"/>
              <w:numPr>
                <w:ilvl w:val="8"/>
                <w:numId w:val="2"/>
              </w:numPr>
              <w:rPr>
                <w:rStyle w:val="51"/>
                <w:rFonts w:ascii="宋体" w:hAnsi="宋体"/>
                <w:b w:val="0"/>
                <w:sz w:val="21"/>
                <w:szCs w:val="21"/>
              </w:rPr>
            </w:pPr>
          </w:p>
        </w:tc>
        <w:tc>
          <w:tcPr>
            <w:tcW w:w="3544" w:type="dxa"/>
          </w:tcPr>
          <w:p w14:paraId="64246028">
            <w:pPr>
              <w:pStyle w:val="11"/>
              <w:widowControl w:val="0"/>
              <w:numPr>
                <w:ilvl w:val="8"/>
                <w:numId w:val="2"/>
              </w:numPr>
              <w:rPr>
                <w:rStyle w:val="51"/>
                <w:rFonts w:ascii="宋体" w:hAnsi="宋体"/>
                <w:b w:val="0"/>
                <w:sz w:val="21"/>
                <w:szCs w:val="21"/>
              </w:rPr>
            </w:pPr>
          </w:p>
        </w:tc>
      </w:tr>
      <w:tr w14:paraId="41CD8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6" w:hRule="atLeast"/>
        </w:trPr>
        <w:tc>
          <w:tcPr>
            <w:tcW w:w="9889" w:type="dxa"/>
            <w:gridSpan w:val="7"/>
          </w:tcPr>
          <w:p w14:paraId="65250D62">
            <w:pPr>
              <w:pStyle w:val="11"/>
              <w:widowControl w:val="0"/>
              <w:ind w:left="6"/>
              <w:rPr>
                <w:rStyle w:val="51"/>
                <w:rFonts w:ascii="宋体" w:hAnsi="宋体"/>
                <w:b w:val="0"/>
                <w:sz w:val="21"/>
                <w:szCs w:val="21"/>
              </w:rPr>
            </w:pPr>
            <w:r>
              <w:rPr>
                <w:rStyle w:val="51"/>
                <w:rFonts w:hint="eastAsia" w:ascii="宋体" w:hAnsi="宋体"/>
                <w:b w:val="0"/>
                <w:sz w:val="21"/>
                <w:szCs w:val="21"/>
              </w:rPr>
              <w:t>温馨提示：</w:t>
            </w:r>
          </w:p>
          <w:p w14:paraId="7F864575">
            <w:pPr>
              <w:pStyle w:val="6"/>
            </w:pPr>
            <w:r>
              <w:rPr>
                <w:rFonts w:hint="eastAsia"/>
              </w:rPr>
              <w:t xml:space="preserve">    1．尊敬的客户请于购买前先登录我行的官方网站了解产品名称并仔细阅读理财产品说明书中所有条款。</w:t>
            </w:r>
          </w:p>
        </w:tc>
      </w:tr>
    </w:tbl>
    <w:p w14:paraId="4878A81E">
      <w:pPr>
        <w:pStyle w:val="5"/>
        <w:numPr>
          <w:ilvl w:val="0"/>
          <w:numId w:val="0"/>
        </w:numPr>
        <w:ind w:left="6"/>
        <w:rPr>
          <w:rStyle w:val="51"/>
          <w:rFonts w:ascii="Book Antiqua" w:hAnsi="Book Antiqua"/>
          <w:b/>
          <w:bCs/>
          <w:spacing w:val="-5"/>
          <w:sz w:val="20"/>
          <w:szCs w:val="20"/>
        </w:rPr>
      </w:pPr>
      <w:r>
        <w:rPr>
          <w:rStyle w:val="51"/>
          <w:rFonts w:hint="eastAsia"/>
          <w:b/>
          <w:bCs/>
        </w:rPr>
        <w:t>详情页面</w:t>
      </w:r>
    </w:p>
    <w:tbl>
      <w:tblPr>
        <w:tblStyle w:val="48"/>
        <w:tblW w:w="98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418"/>
        <w:gridCol w:w="992"/>
        <w:gridCol w:w="992"/>
        <w:gridCol w:w="1134"/>
        <w:gridCol w:w="992"/>
        <w:gridCol w:w="3544"/>
      </w:tblGrid>
      <w:tr w14:paraId="38218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FFCC99"/>
            <w:vAlign w:val="center"/>
          </w:tcPr>
          <w:p w14:paraId="0039C6D6">
            <w:pPr>
              <w:rPr>
                <w:rFonts w:ascii="宋体" w:hAnsi="宋体" w:cs="Arial"/>
                <w:b/>
                <w:color w:val="000000"/>
                <w:sz w:val="21"/>
                <w:szCs w:val="21"/>
              </w:rPr>
            </w:pPr>
            <w:r>
              <w:rPr>
                <w:rFonts w:ascii="宋体" w:hAnsi="宋体" w:cs="Arial"/>
                <w:b/>
                <w:color w:val="000000"/>
                <w:sz w:val="21"/>
                <w:szCs w:val="21"/>
              </w:rPr>
              <w:t>序号</w:t>
            </w:r>
          </w:p>
        </w:tc>
        <w:tc>
          <w:tcPr>
            <w:tcW w:w="1418" w:type="dxa"/>
            <w:shd w:val="clear" w:color="auto" w:fill="FFCC99"/>
            <w:vAlign w:val="center"/>
          </w:tcPr>
          <w:p w14:paraId="18F2FEAE">
            <w:pPr>
              <w:rPr>
                <w:rFonts w:ascii="宋体" w:hAnsi="宋体" w:cs="Arial"/>
                <w:b/>
                <w:color w:val="000000"/>
                <w:sz w:val="21"/>
                <w:szCs w:val="21"/>
              </w:rPr>
            </w:pPr>
            <w:r>
              <w:rPr>
                <w:rFonts w:ascii="宋体" w:hAnsi="宋体" w:cs="Arial"/>
                <w:b/>
                <w:color w:val="000000"/>
                <w:sz w:val="21"/>
                <w:szCs w:val="21"/>
              </w:rPr>
              <w:t>名称</w:t>
            </w:r>
          </w:p>
        </w:tc>
        <w:tc>
          <w:tcPr>
            <w:tcW w:w="992" w:type="dxa"/>
            <w:shd w:val="clear" w:color="auto" w:fill="FFCC99"/>
            <w:vAlign w:val="center"/>
          </w:tcPr>
          <w:p w14:paraId="1007CDFE">
            <w:pPr>
              <w:rPr>
                <w:rFonts w:ascii="宋体" w:hAnsi="宋体" w:cs="Arial"/>
                <w:b/>
                <w:color w:val="000000"/>
                <w:sz w:val="21"/>
                <w:szCs w:val="21"/>
              </w:rPr>
            </w:pPr>
            <w:r>
              <w:rPr>
                <w:rFonts w:ascii="宋体" w:hAnsi="宋体" w:cs="Arial"/>
                <w:b/>
                <w:color w:val="000000"/>
                <w:sz w:val="21"/>
                <w:szCs w:val="21"/>
              </w:rPr>
              <w:t>输入</w:t>
            </w:r>
            <w:r>
              <w:rPr>
                <w:rFonts w:hint="eastAsia" w:ascii="宋体" w:hAnsi="宋体" w:cs="Arial"/>
                <w:b/>
                <w:color w:val="000000"/>
                <w:sz w:val="21"/>
                <w:szCs w:val="21"/>
              </w:rPr>
              <w:t>/输出</w:t>
            </w:r>
          </w:p>
        </w:tc>
        <w:tc>
          <w:tcPr>
            <w:tcW w:w="992" w:type="dxa"/>
            <w:shd w:val="clear" w:color="auto" w:fill="FFCC99"/>
            <w:vAlign w:val="center"/>
          </w:tcPr>
          <w:p w14:paraId="7F622637">
            <w:pPr>
              <w:rPr>
                <w:rFonts w:ascii="宋体" w:hAnsi="宋体" w:cs="Arial"/>
                <w:b/>
                <w:color w:val="000000"/>
                <w:sz w:val="21"/>
                <w:szCs w:val="21"/>
              </w:rPr>
            </w:pPr>
            <w:r>
              <w:rPr>
                <w:rFonts w:ascii="宋体" w:hAnsi="宋体" w:cs="Arial"/>
                <w:b/>
                <w:color w:val="000000"/>
                <w:sz w:val="21"/>
                <w:szCs w:val="21"/>
              </w:rPr>
              <w:t>缺省值</w:t>
            </w:r>
          </w:p>
        </w:tc>
        <w:tc>
          <w:tcPr>
            <w:tcW w:w="1134" w:type="dxa"/>
            <w:shd w:val="clear" w:color="auto" w:fill="FFCC99"/>
            <w:vAlign w:val="center"/>
          </w:tcPr>
          <w:p w14:paraId="18E1135C">
            <w:pPr>
              <w:rPr>
                <w:rFonts w:ascii="宋体" w:hAnsi="宋体" w:cs="Arial"/>
                <w:b/>
                <w:color w:val="000000"/>
                <w:sz w:val="21"/>
                <w:szCs w:val="21"/>
              </w:rPr>
            </w:pPr>
            <w:r>
              <w:rPr>
                <w:rFonts w:hint="eastAsia" w:ascii="宋体" w:hAnsi="宋体" w:cs="Arial"/>
                <w:b/>
                <w:color w:val="000000"/>
                <w:sz w:val="21"/>
                <w:szCs w:val="21"/>
              </w:rPr>
              <w:t>类型/长度</w:t>
            </w:r>
          </w:p>
        </w:tc>
        <w:tc>
          <w:tcPr>
            <w:tcW w:w="992" w:type="dxa"/>
            <w:shd w:val="clear" w:color="auto" w:fill="FFCC99"/>
            <w:vAlign w:val="center"/>
          </w:tcPr>
          <w:p w14:paraId="41526676">
            <w:pPr>
              <w:rPr>
                <w:rFonts w:ascii="宋体" w:hAnsi="宋体" w:cs="Arial"/>
                <w:b/>
                <w:color w:val="000000"/>
                <w:sz w:val="21"/>
                <w:szCs w:val="21"/>
              </w:rPr>
            </w:pPr>
            <w:r>
              <w:rPr>
                <w:rFonts w:hint="eastAsia" w:ascii="宋体" w:hAnsi="宋体" w:cs="Arial"/>
                <w:b/>
                <w:color w:val="000000"/>
                <w:sz w:val="21"/>
                <w:szCs w:val="21"/>
              </w:rPr>
              <w:t>是否必输</w:t>
            </w:r>
          </w:p>
        </w:tc>
        <w:tc>
          <w:tcPr>
            <w:tcW w:w="3544" w:type="dxa"/>
            <w:shd w:val="clear" w:color="auto" w:fill="FFCC99"/>
            <w:vAlign w:val="center"/>
          </w:tcPr>
          <w:p w14:paraId="703567E8">
            <w:pPr>
              <w:rPr>
                <w:rFonts w:ascii="宋体" w:hAnsi="宋体" w:cs="Arial"/>
                <w:b/>
                <w:color w:val="000000"/>
                <w:sz w:val="21"/>
                <w:szCs w:val="21"/>
              </w:rPr>
            </w:pPr>
            <w:r>
              <w:rPr>
                <w:rFonts w:ascii="宋体" w:hAnsi="宋体" w:cs="Arial"/>
                <w:b/>
                <w:color w:val="000000"/>
                <w:sz w:val="21"/>
                <w:szCs w:val="21"/>
              </w:rPr>
              <w:t>备注</w:t>
            </w:r>
          </w:p>
        </w:tc>
      </w:tr>
      <w:tr w14:paraId="1E460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08CF21F0">
            <w:pPr>
              <w:pStyle w:val="6"/>
              <w:widowControl w:val="0"/>
              <w:numPr>
                <w:ilvl w:val="0"/>
                <w:numId w:val="159"/>
              </w:numPr>
              <w:rPr>
                <w:rFonts w:ascii="宋体" w:hAnsi="宋体"/>
                <w:sz w:val="21"/>
                <w:szCs w:val="21"/>
              </w:rPr>
            </w:pPr>
          </w:p>
        </w:tc>
        <w:tc>
          <w:tcPr>
            <w:tcW w:w="1418" w:type="dxa"/>
          </w:tcPr>
          <w:p w14:paraId="2FDB993A">
            <w:pPr>
              <w:pStyle w:val="6"/>
              <w:rPr>
                <w:rFonts w:ascii="宋体" w:hAnsi="宋体"/>
                <w:sz w:val="21"/>
                <w:szCs w:val="21"/>
              </w:rPr>
            </w:pPr>
            <w:r>
              <w:rPr>
                <w:rFonts w:hint="eastAsia" w:ascii="宋体" w:hAnsi="宋体"/>
                <w:sz w:val="21"/>
                <w:szCs w:val="21"/>
              </w:rPr>
              <w:t>协议详情</w:t>
            </w:r>
          </w:p>
        </w:tc>
        <w:tc>
          <w:tcPr>
            <w:tcW w:w="992" w:type="dxa"/>
          </w:tcPr>
          <w:p w14:paraId="77AC63BD">
            <w:pPr>
              <w:pStyle w:val="6"/>
              <w:rPr>
                <w:rFonts w:ascii="宋体" w:hAnsi="宋体"/>
                <w:sz w:val="21"/>
                <w:szCs w:val="21"/>
              </w:rPr>
            </w:pPr>
            <w:r>
              <w:rPr>
                <w:rFonts w:hint="eastAsia" w:ascii="宋体" w:hAnsi="宋体"/>
                <w:sz w:val="21"/>
                <w:szCs w:val="21"/>
              </w:rPr>
              <w:t>文本</w:t>
            </w:r>
          </w:p>
        </w:tc>
        <w:tc>
          <w:tcPr>
            <w:tcW w:w="992" w:type="dxa"/>
          </w:tcPr>
          <w:p w14:paraId="66DDAB77">
            <w:pPr>
              <w:pStyle w:val="6"/>
              <w:rPr>
                <w:rFonts w:ascii="宋体" w:hAnsi="宋体"/>
                <w:sz w:val="21"/>
                <w:szCs w:val="21"/>
              </w:rPr>
            </w:pPr>
          </w:p>
        </w:tc>
        <w:tc>
          <w:tcPr>
            <w:tcW w:w="1134" w:type="dxa"/>
          </w:tcPr>
          <w:p w14:paraId="13ABC0E2">
            <w:pPr>
              <w:pStyle w:val="6"/>
              <w:rPr>
                <w:rFonts w:ascii="宋体" w:hAnsi="宋体"/>
                <w:sz w:val="21"/>
                <w:szCs w:val="21"/>
              </w:rPr>
            </w:pPr>
          </w:p>
        </w:tc>
        <w:tc>
          <w:tcPr>
            <w:tcW w:w="992" w:type="dxa"/>
          </w:tcPr>
          <w:p w14:paraId="1C20343C">
            <w:pPr>
              <w:pStyle w:val="6"/>
              <w:rPr>
                <w:rFonts w:ascii="宋体" w:hAnsi="宋体"/>
                <w:sz w:val="21"/>
                <w:szCs w:val="21"/>
              </w:rPr>
            </w:pPr>
          </w:p>
        </w:tc>
        <w:tc>
          <w:tcPr>
            <w:tcW w:w="3544" w:type="dxa"/>
          </w:tcPr>
          <w:p w14:paraId="34E6365C">
            <w:pPr>
              <w:pStyle w:val="6"/>
              <w:rPr>
                <w:rFonts w:ascii="宋体" w:hAnsi="宋体"/>
                <w:sz w:val="21"/>
                <w:szCs w:val="21"/>
              </w:rPr>
            </w:pPr>
            <w:r>
              <w:rPr>
                <w:rFonts w:hint="eastAsia" w:ascii="宋体" w:hAnsi="宋体"/>
                <w:sz w:val="21"/>
                <w:szCs w:val="21"/>
              </w:rPr>
              <w:t>理财产品的详情</w:t>
            </w:r>
          </w:p>
        </w:tc>
      </w:tr>
      <w:tr w14:paraId="2237B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40F7C75C">
            <w:pPr>
              <w:pStyle w:val="6"/>
              <w:widowControl w:val="0"/>
              <w:numPr>
                <w:ilvl w:val="0"/>
                <w:numId w:val="159"/>
              </w:numPr>
              <w:rPr>
                <w:rFonts w:ascii="宋体" w:hAnsi="宋体"/>
                <w:sz w:val="21"/>
                <w:szCs w:val="21"/>
              </w:rPr>
            </w:pPr>
          </w:p>
        </w:tc>
        <w:tc>
          <w:tcPr>
            <w:tcW w:w="1418" w:type="dxa"/>
          </w:tcPr>
          <w:p w14:paraId="40B9AB69">
            <w:pPr>
              <w:pStyle w:val="6"/>
              <w:rPr>
                <w:rFonts w:ascii="宋体" w:hAnsi="宋体"/>
                <w:sz w:val="21"/>
                <w:szCs w:val="21"/>
              </w:rPr>
            </w:pPr>
            <w:r>
              <w:rPr>
                <w:rFonts w:hint="eastAsia" w:ascii="宋体" w:hAnsi="宋体"/>
                <w:sz w:val="21"/>
                <w:szCs w:val="21"/>
              </w:rPr>
              <w:t>下载</w:t>
            </w:r>
          </w:p>
        </w:tc>
        <w:tc>
          <w:tcPr>
            <w:tcW w:w="992" w:type="dxa"/>
          </w:tcPr>
          <w:p w14:paraId="000B8949">
            <w:pPr>
              <w:pStyle w:val="6"/>
              <w:rPr>
                <w:rFonts w:ascii="宋体" w:hAnsi="宋体"/>
                <w:sz w:val="21"/>
                <w:szCs w:val="21"/>
              </w:rPr>
            </w:pPr>
            <w:r>
              <w:rPr>
                <w:rFonts w:hint="eastAsia" w:ascii="宋体" w:hAnsi="宋体"/>
                <w:sz w:val="21"/>
                <w:szCs w:val="21"/>
              </w:rPr>
              <w:t>按钮</w:t>
            </w:r>
          </w:p>
        </w:tc>
        <w:tc>
          <w:tcPr>
            <w:tcW w:w="992" w:type="dxa"/>
          </w:tcPr>
          <w:p w14:paraId="6182D176">
            <w:pPr>
              <w:pStyle w:val="6"/>
              <w:rPr>
                <w:rFonts w:ascii="宋体" w:hAnsi="宋体"/>
                <w:sz w:val="21"/>
                <w:szCs w:val="21"/>
              </w:rPr>
            </w:pPr>
          </w:p>
        </w:tc>
        <w:tc>
          <w:tcPr>
            <w:tcW w:w="1134" w:type="dxa"/>
          </w:tcPr>
          <w:p w14:paraId="5445E313">
            <w:pPr>
              <w:pStyle w:val="6"/>
              <w:rPr>
                <w:rFonts w:ascii="宋体" w:hAnsi="宋体"/>
                <w:sz w:val="21"/>
                <w:szCs w:val="21"/>
              </w:rPr>
            </w:pPr>
          </w:p>
        </w:tc>
        <w:tc>
          <w:tcPr>
            <w:tcW w:w="992" w:type="dxa"/>
          </w:tcPr>
          <w:p w14:paraId="3BDCD687">
            <w:pPr>
              <w:pStyle w:val="6"/>
              <w:rPr>
                <w:rFonts w:ascii="宋体" w:hAnsi="宋体"/>
                <w:sz w:val="21"/>
                <w:szCs w:val="21"/>
              </w:rPr>
            </w:pPr>
          </w:p>
        </w:tc>
        <w:tc>
          <w:tcPr>
            <w:tcW w:w="3544" w:type="dxa"/>
          </w:tcPr>
          <w:p w14:paraId="3AE7A05A">
            <w:pPr>
              <w:pStyle w:val="6"/>
              <w:rPr>
                <w:rFonts w:ascii="宋体" w:hAnsi="宋体"/>
                <w:sz w:val="21"/>
                <w:szCs w:val="21"/>
              </w:rPr>
            </w:pPr>
          </w:p>
        </w:tc>
      </w:tr>
    </w:tbl>
    <w:p w14:paraId="59FA7E65">
      <w:pPr>
        <w:pStyle w:val="5"/>
        <w:numPr>
          <w:ilvl w:val="0"/>
          <w:numId w:val="0"/>
        </w:numPr>
        <w:ind w:left="6"/>
      </w:pPr>
      <w:r>
        <w:rPr>
          <w:rFonts w:hint="eastAsia"/>
        </w:rPr>
        <w:t>额度查询页面</w:t>
      </w:r>
    </w:p>
    <w:tbl>
      <w:tblPr>
        <w:tblStyle w:val="48"/>
        <w:tblW w:w="98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418"/>
        <w:gridCol w:w="992"/>
        <w:gridCol w:w="992"/>
        <w:gridCol w:w="1134"/>
        <w:gridCol w:w="992"/>
        <w:gridCol w:w="3544"/>
      </w:tblGrid>
      <w:tr w14:paraId="3E0B2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FFCC99"/>
            <w:vAlign w:val="center"/>
          </w:tcPr>
          <w:p w14:paraId="43830AE4">
            <w:pPr>
              <w:rPr>
                <w:rFonts w:ascii="宋体" w:hAnsi="宋体" w:cs="Arial"/>
                <w:b/>
                <w:color w:val="000000"/>
                <w:sz w:val="21"/>
                <w:szCs w:val="21"/>
              </w:rPr>
            </w:pPr>
            <w:r>
              <w:rPr>
                <w:rFonts w:ascii="宋体" w:hAnsi="宋体" w:cs="Arial"/>
                <w:b/>
                <w:color w:val="000000"/>
                <w:sz w:val="21"/>
                <w:szCs w:val="21"/>
              </w:rPr>
              <w:t>序号</w:t>
            </w:r>
          </w:p>
        </w:tc>
        <w:tc>
          <w:tcPr>
            <w:tcW w:w="1418" w:type="dxa"/>
            <w:shd w:val="clear" w:color="auto" w:fill="FFCC99"/>
            <w:vAlign w:val="center"/>
          </w:tcPr>
          <w:p w14:paraId="525E6370">
            <w:pPr>
              <w:rPr>
                <w:rFonts w:ascii="宋体" w:hAnsi="宋体" w:cs="Arial"/>
                <w:b/>
                <w:color w:val="000000"/>
                <w:sz w:val="21"/>
                <w:szCs w:val="21"/>
              </w:rPr>
            </w:pPr>
            <w:r>
              <w:rPr>
                <w:rFonts w:ascii="宋体" w:hAnsi="宋体" w:cs="Arial"/>
                <w:b/>
                <w:color w:val="000000"/>
                <w:sz w:val="21"/>
                <w:szCs w:val="21"/>
              </w:rPr>
              <w:t>名称</w:t>
            </w:r>
          </w:p>
        </w:tc>
        <w:tc>
          <w:tcPr>
            <w:tcW w:w="992" w:type="dxa"/>
            <w:shd w:val="clear" w:color="auto" w:fill="FFCC99"/>
            <w:vAlign w:val="center"/>
          </w:tcPr>
          <w:p w14:paraId="2B2345E5">
            <w:pPr>
              <w:rPr>
                <w:rFonts w:ascii="宋体" w:hAnsi="宋体" w:cs="Arial"/>
                <w:b/>
                <w:color w:val="000000"/>
                <w:sz w:val="21"/>
                <w:szCs w:val="21"/>
              </w:rPr>
            </w:pPr>
            <w:r>
              <w:rPr>
                <w:rFonts w:ascii="宋体" w:hAnsi="宋体" w:cs="Arial"/>
                <w:b/>
                <w:color w:val="000000"/>
                <w:sz w:val="21"/>
                <w:szCs w:val="21"/>
              </w:rPr>
              <w:t>输入</w:t>
            </w:r>
            <w:r>
              <w:rPr>
                <w:rFonts w:hint="eastAsia" w:ascii="宋体" w:hAnsi="宋体" w:cs="Arial"/>
                <w:b/>
                <w:color w:val="000000"/>
                <w:sz w:val="21"/>
                <w:szCs w:val="21"/>
              </w:rPr>
              <w:t>/输出</w:t>
            </w:r>
          </w:p>
        </w:tc>
        <w:tc>
          <w:tcPr>
            <w:tcW w:w="992" w:type="dxa"/>
            <w:shd w:val="clear" w:color="auto" w:fill="FFCC99"/>
            <w:vAlign w:val="center"/>
          </w:tcPr>
          <w:p w14:paraId="029F11CF">
            <w:pPr>
              <w:rPr>
                <w:rFonts w:ascii="宋体" w:hAnsi="宋体" w:cs="Arial"/>
                <w:b/>
                <w:color w:val="000000"/>
                <w:sz w:val="21"/>
                <w:szCs w:val="21"/>
              </w:rPr>
            </w:pPr>
            <w:r>
              <w:rPr>
                <w:rFonts w:ascii="宋体" w:hAnsi="宋体" w:cs="Arial"/>
                <w:b/>
                <w:color w:val="000000"/>
                <w:sz w:val="21"/>
                <w:szCs w:val="21"/>
              </w:rPr>
              <w:t>缺省值</w:t>
            </w:r>
          </w:p>
        </w:tc>
        <w:tc>
          <w:tcPr>
            <w:tcW w:w="1134" w:type="dxa"/>
            <w:shd w:val="clear" w:color="auto" w:fill="FFCC99"/>
            <w:vAlign w:val="center"/>
          </w:tcPr>
          <w:p w14:paraId="09F767FE">
            <w:pPr>
              <w:rPr>
                <w:rFonts w:ascii="宋体" w:hAnsi="宋体" w:cs="Arial"/>
                <w:b/>
                <w:color w:val="000000"/>
                <w:sz w:val="21"/>
                <w:szCs w:val="21"/>
              </w:rPr>
            </w:pPr>
            <w:r>
              <w:rPr>
                <w:rFonts w:hint="eastAsia" w:ascii="宋体" w:hAnsi="宋体" w:cs="Arial"/>
                <w:b/>
                <w:color w:val="000000"/>
                <w:sz w:val="21"/>
                <w:szCs w:val="21"/>
              </w:rPr>
              <w:t>类型/长度</w:t>
            </w:r>
          </w:p>
        </w:tc>
        <w:tc>
          <w:tcPr>
            <w:tcW w:w="992" w:type="dxa"/>
            <w:shd w:val="clear" w:color="auto" w:fill="FFCC99"/>
            <w:vAlign w:val="center"/>
          </w:tcPr>
          <w:p w14:paraId="23DEC399">
            <w:pPr>
              <w:rPr>
                <w:rFonts w:ascii="宋体" w:hAnsi="宋体" w:cs="Arial"/>
                <w:b/>
                <w:color w:val="000000"/>
                <w:sz w:val="21"/>
                <w:szCs w:val="21"/>
              </w:rPr>
            </w:pPr>
            <w:r>
              <w:rPr>
                <w:rFonts w:hint="eastAsia" w:ascii="宋体" w:hAnsi="宋体" w:cs="Arial"/>
                <w:b/>
                <w:color w:val="000000"/>
                <w:sz w:val="21"/>
                <w:szCs w:val="21"/>
              </w:rPr>
              <w:t>是否必输</w:t>
            </w:r>
          </w:p>
        </w:tc>
        <w:tc>
          <w:tcPr>
            <w:tcW w:w="3544" w:type="dxa"/>
            <w:shd w:val="clear" w:color="auto" w:fill="FFCC99"/>
            <w:vAlign w:val="center"/>
          </w:tcPr>
          <w:p w14:paraId="270139DF">
            <w:pPr>
              <w:rPr>
                <w:rFonts w:ascii="宋体" w:hAnsi="宋体" w:cs="Arial"/>
                <w:b/>
                <w:color w:val="000000"/>
                <w:sz w:val="21"/>
                <w:szCs w:val="21"/>
              </w:rPr>
            </w:pPr>
            <w:r>
              <w:rPr>
                <w:rFonts w:ascii="宋体" w:hAnsi="宋体" w:cs="Arial"/>
                <w:b/>
                <w:color w:val="000000"/>
                <w:sz w:val="21"/>
                <w:szCs w:val="21"/>
              </w:rPr>
              <w:t>备注</w:t>
            </w:r>
          </w:p>
        </w:tc>
      </w:tr>
      <w:tr w14:paraId="31B93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55C0DDF6">
            <w:pPr>
              <w:pStyle w:val="6"/>
              <w:widowControl w:val="0"/>
              <w:numPr>
                <w:ilvl w:val="0"/>
                <w:numId w:val="160"/>
              </w:numPr>
              <w:rPr>
                <w:rFonts w:ascii="宋体" w:hAnsi="宋体"/>
                <w:sz w:val="21"/>
                <w:szCs w:val="21"/>
              </w:rPr>
            </w:pPr>
          </w:p>
        </w:tc>
        <w:tc>
          <w:tcPr>
            <w:tcW w:w="1418" w:type="dxa"/>
          </w:tcPr>
          <w:p w14:paraId="444C194A">
            <w:pPr>
              <w:pStyle w:val="6"/>
              <w:rPr>
                <w:rFonts w:ascii="宋体" w:hAnsi="宋体"/>
                <w:sz w:val="21"/>
                <w:szCs w:val="21"/>
              </w:rPr>
            </w:pPr>
            <w:r>
              <w:rPr>
                <w:rFonts w:hint="eastAsia" w:ascii="宋体" w:hAnsi="宋体"/>
                <w:sz w:val="21"/>
                <w:szCs w:val="21"/>
              </w:rPr>
              <w:t>剩余额度</w:t>
            </w:r>
          </w:p>
        </w:tc>
        <w:tc>
          <w:tcPr>
            <w:tcW w:w="992" w:type="dxa"/>
          </w:tcPr>
          <w:p w14:paraId="4EB6670A">
            <w:pPr>
              <w:pStyle w:val="6"/>
              <w:rPr>
                <w:rFonts w:ascii="宋体" w:hAnsi="宋体"/>
                <w:sz w:val="21"/>
                <w:szCs w:val="21"/>
              </w:rPr>
            </w:pPr>
            <w:r>
              <w:rPr>
                <w:rFonts w:hint="eastAsia" w:ascii="宋体" w:hAnsi="宋体"/>
                <w:sz w:val="21"/>
                <w:szCs w:val="21"/>
              </w:rPr>
              <w:t>文本</w:t>
            </w:r>
          </w:p>
        </w:tc>
        <w:tc>
          <w:tcPr>
            <w:tcW w:w="992" w:type="dxa"/>
          </w:tcPr>
          <w:p w14:paraId="2D60BF0A">
            <w:pPr>
              <w:pStyle w:val="6"/>
              <w:rPr>
                <w:rFonts w:ascii="宋体" w:hAnsi="宋体"/>
                <w:sz w:val="21"/>
                <w:szCs w:val="21"/>
              </w:rPr>
            </w:pPr>
          </w:p>
        </w:tc>
        <w:tc>
          <w:tcPr>
            <w:tcW w:w="1134" w:type="dxa"/>
          </w:tcPr>
          <w:p w14:paraId="1D124BAE">
            <w:pPr>
              <w:pStyle w:val="6"/>
              <w:rPr>
                <w:rFonts w:ascii="宋体" w:hAnsi="宋体"/>
                <w:sz w:val="21"/>
                <w:szCs w:val="21"/>
              </w:rPr>
            </w:pPr>
          </w:p>
        </w:tc>
        <w:tc>
          <w:tcPr>
            <w:tcW w:w="992" w:type="dxa"/>
          </w:tcPr>
          <w:p w14:paraId="175440FE">
            <w:pPr>
              <w:pStyle w:val="6"/>
              <w:rPr>
                <w:rFonts w:ascii="宋体" w:hAnsi="宋体"/>
                <w:sz w:val="21"/>
                <w:szCs w:val="21"/>
              </w:rPr>
            </w:pPr>
          </w:p>
        </w:tc>
        <w:tc>
          <w:tcPr>
            <w:tcW w:w="3544" w:type="dxa"/>
          </w:tcPr>
          <w:p w14:paraId="08E9D5ED">
            <w:pPr>
              <w:pStyle w:val="6"/>
              <w:rPr>
                <w:rFonts w:ascii="宋体" w:hAnsi="宋体"/>
                <w:sz w:val="21"/>
                <w:szCs w:val="21"/>
              </w:rPr>
            </w:pPr>
            <w:r>
              <w:rPr>
                <w:rFonts w:hint="eastAsia" w:ascii="宋体" w:hAnsi="宋体"/>
                <w:sz w:val="21"/>
                <w:szCs w:val="21"/>
              </w:rPr>
              <w:t>剩余在售额度</w:t>
            </w:r>
          </w:p>
        </w:tc>
      </w:tr>
    </w:tbl>
    <w:p w14:paraId="41D9369E">
      <w:pPr>
        <w:pStyle w:val="5"/>
        <w:numPr>
          <w:ilvl w:val="0"/>
          <w:numId w:val="0"/>
        </w:numPr>
        <w:ind w:left="6"/>
        <w:rPr>
          <w:rStyle w:val="51"/>
          <w:rFonts w:ascii="Book Antiqua" w:hAnsi="Book Antiqua"/>
          <w:b/>
          <w:bCs/>
          <w:sz w:val="20"/>
          <w:szCs w:val="20"/>
        </w:rPr>
      </w:pPr>
      <w:r>
        <w:rPr>
          <w:rFonts w:hint="eastAsia"/>
        </w:rPr>
        <w:t>申购页面</w:t>
      </w:r>
    </w:p>
    <w:tbl>
      <w:tblPr>
        <w:tblStyle w:val="48"/>
        <w:tblW w:w="98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418"/>
        <w:gridCol w:w="992"/>
        <w:gridCol w:w="992"/>
        <w:gridCol w:w="1134"/>
        <w:gridCol w:w="992"/>
        <w:gridCol w:w="3544"/>
      </w:tblGrid>
      <w:tr w14:paraId="11752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FFCC99"/>
            <w:vAlign w:val="center"/>
          </w:tcPr>
          <w:p w14:paraId="01A81084">
            <w:pPr>
              <w:rPr>
                <w:rFonts w:ascii="宋体" w:hAnsi="宋体" w:cs="Arial"/>
                <w:b/>
                <w:color w:val="000000"/>
                <w:sz w:val="21"/>
                <w:szCs w:val="21"/>
              </w:rPr>
            </w:pPr>
            <w:r>
              <w:rPr>
                <w:rFonts w:ascii="宋体" w:hAnsi="宋体" w:cs="Arial"/>
                <w:b/>
                <w:color w:val="000000"/>
                <w:sz w:val="21"/>
                <w:szCs w:val="21"/>
              </w:rPr>
              <w:t>序号</w:t>
            </w:r>
          </w:p>
        </w:tc>
        <w:tc>
          <w:tcPr>
            <w:tcW w:w="1418" w:type="dxa"/>
            <w:shd w:val="clear" w:color="auto" w:fill="FFCC99"/>
            <w:vAlign w:val="center"/>
          </w:tcPr>
          <w:p w14:paraId="6C9E2594">
            <w:pPr>
              <w:rPr>
                <w:rFonts w:ascii="宋体" w:hAnsi="宋体" w:cs="Arial"/>
                <w:b/>
                <w:color w:val="000000"/>
                <w:sz w:val="21"/>
                <w:szCs w:val="21"/>
              </w:rPr>
            </w:pPr>
            <w:r>
              <w:rPr>
                <w:rFonts w:ascii="宋体" w:hAnsi="宋体" w:cs="Arial"/>
                <w:b/>
                <w:color w:val="000000"/>
                <w:sz w:val="21"/>
                <w:szCs w:val="21"/>
              </w:rPr>
              <w:t>名称</w:t>
            </w:r>
          </w:p>
        </w:tc>
        <w:tc>
          <w:tcPr>
            <w:tcW w:w="992" w:type="dxa"/>
            <w:shd w:val="clear" w:color="auto" w:fill="FFCC99"/>
            <w:vAlign w:val="center"/>
          </w:tcPr>
          <w:p w14:paraId="19DCE226">
            <w:pPr>
              <w:rPr>
                <w:rFonts w:ascii="宋体" w:hAnsi="宋体" w:cs="Arial"/>
                <w:b/>
                <w:color w:val="000000"/>
                <w:sz w:val="21"/>
                <w:szCs w:val="21"/>
              </w:rPr>
            </w:pPr>
            <w:r>
              <w:rPr>
                <w:rFonts w:ascii="宋体" w:hAnsi="宋体" w:cs="Arial"/>
                <w:b/>
                <w:color w:val="000000"/>
                <w:sz w:val="21"/>
                <w:szCs w:val="21"/>
              </w:rPr>
              <w:t>输入</w:t>
            </w:r>
            <w:r>
              <w:rPr>
                <w:rFonts w:hint="eastAsia" w:ascii="宋体" w:hAnsi="宋体" w:cs="Arial"/>
                <w:b/>
                <w:color w:val="000000"/>
                <w:sz w:val="21"/>
                <w:szCs w:val="21"/>
              </w:rPr>
              <w:t>/输出</w:t>
            </w:r>
          </w:p>
        </w:tc>
        <w:tc>
          <w:tcPr>
            <w:tcW w:w="992" w:type="dxa"/>
            <w:shd w:val="clear" w:color="auto" w:fill="FFCC99"/>
            <w:vAlign w:val="center"/>
          </w:tcPr>
          <w:p w14:paraId="5540C251">
            <w:pPr>
              <w:rPr>
                <w:rFonts w:ascii="宋体" w:hAnsi="宋体" w:cs="Arial"/>
                <w:b/>
                <w:color w:val="000000"/>
                <w:sz w:val="21"/>
                <w:szCs w:val="21"/>
              </w:rPr>
            </w:pPr>
            <w:r>
              <w:rPr>
                <w:rFonts w:ascii="宋体" w:hAnsi="宋体" w:cs="Arial"/>
                <w:b/>
                <w:color w:val="000000"/>
                <w:sz w:val="21"/>
                <w:szCs w:val="21"/>
              </w:rPr>
              <w:t>缺省值</w:t>
            </w:r>
          </w:p>
        </w:tc>
        <w:tc>
          <w:tcPr>
            <w:tcW w:w="1134" w:type="dxa"/>
            <w:shd w:val="clear" w:color="auto" w:fill="FFCC99"/>
            <w:vAlign w:val="center"/>
          </w:tcPr>
          <w:p w14:paraId="2F74058E">
            <w:pPr>
              <w:rPr>
                <w:rFonts w:ascii="宋体" w:hAnsi="宋体" w:cs="Arial"/>
                <w:b/>
                <w:color w:val="000000"/>
                <w:sz w:val="21"/>
                <w:szCs w:val="21"/>
              </w:rPr>
            </w:pPr>
            <w:r>
              <w:rPr>
                <w:rFonts w:hint="eastAsia" w:ascii="宋体" w:hAnsi="宋体" w:cs="Arial"/>
                <w:b/>
                <w:color w:val="000000"/>
                <w:sz w:val="21"/>
                <w:szCs w:val="21"/>
              </w:rPr>
              <w:t>类型/长度</w:t>
            </w:r>
          </w:p>
        </w:tc>
        <w:tc>
          <w:tcPr>
            <w:tcW w:w="992" w:type="dxa"/>
            <w:shd w:val="clear" w:color="auto" w:fill="FFCC99"/>
            <w:vAlign w:val="center"/>
          </w:tcPr>
          <w:p w14:paraId="5B2A21BD">
            <w:pPr>
              <w:rPr>
                <w:rFonts w:ascii="宋体" w:hAnsi="宋体" w:cs="Arial"/>
                <w:b/>
                <w:color w:val="000000"/>
                <w:sz w:val="21"/>
                <w:szCs w:val="21"/>
              </w:rPr>
            </w:pPr>
            <w:r>
              <w:rPr>
                <w:rFonts w:hint="eastAsia" w:ascii="宋体" w:hAnsi="宋体" w:cs="Arial"/>
                <w:b/>
                <w:color w:val="000000"/>
                <w:sz w:val="21"/>
                <w:szCs w:val="21"/>
              </w:rPr>
              <w:t>是否必输</w:t>
            </w:r>
          </w:p>
        </w:tc>
        <w:tc>
          <w:tcPr>
            <w:tcW w:w="3544" w:type="dxa"/>
            <w:shd w:val="clear" w:color="auto" w:fill="FFCC99"/>
            <w:vAlign w:val="center"/>
          </w:tcPr>
          <w:p w14:paraId="12C43A86">
            <w:pPr>
              <w:rPr>
                <w:rFonts w:ascii="宋体" w:hAnsi="宋体" w:cs="Arial"/>
                <w:b/>
                <w:color w:val="000000"/>
                <w:sz w:val="21"/>
                <w:szCs w:val="21"/>
              </w:rPr>
            </w:pPr>
            <w:r>
              <w:rPr>
                <w:rFonts w:ascii="宋体" w:hAnsi="宋体" w:cs="Arial"/>
                <w:b/>
                <w:color w:val="000000"/>
                <w:sz w:val="21"/>
                <w:szCs w:val="21"/>
              </w:rPr>
              <w:t>备注</w:t>
            </w:r>
          </w:p>
        </w:tc>
      </w:tr>
      <w:tr w14:paraId="44814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0F6741A2">
            <w:pPr>
              <w:pStyle w:val="6"/>
              <w:widowControl w:val="0"/>
              <w:numPr>
                <w:ilvl w:val="0"/>
                <w:numId w:val="161"/>
              </w:numPr>
              <w:rPr>
                <w:rFonts w:ascii="宋体" w:hAnsi="宋体"/>
                <w:sz w:val="21"/>
                <w:szCs w:val="21"/>
              </w:rPr>
            </w:pPr>
          </w:p>
        </w:tc>
        <w:tc>
          <w:tcPr>
            <w:tcW w:w="1418" w:type="dxa"/>
          </w:tcPr>
          <w:p w14:paraId="4D5E26C7">
            <w:pPr>
              <w:pStyle w:val="6"/>
              <w:rPr>
                <w:rFonts w:ascii="宋体" w:hAnsi="宋体"/>
                <w:sz w:val="21"/>
                <w:szCs w:val="21"/>
              </w:rPr>
            </w:pPr>
            <w:r>
              <w:rPr>
                <w:rFonts w:hint="eastAsia" w:ascii="宋体" w:hAnsi="宋体"/>
                <w:sz w:val="21"/>
                <w:szCs w:val="21"/>
              </w:rPr>
              <w:t>理财产品协议书</w:t>
            </w:r>
          </w:p>
        </w:tc>
        <w:tc>
          <w:tcPr>
            <w:tcW w:w="992" w:type="dxa"/>
          </w:tcPr>
          <w:p w14:paraId="228DB8BC">
            <w:pPr>
              <w:pStyle w:val="6"/>
              <w:rPr>
                <w:rFonts w:ascii="宋体" w:hAnsi="宋体"/>
                <w:sz w:val="21"/>
                <w:szCs w:val="21"/>
              </w:rPr>
            </w:pPr>
            <w:r>
              <w:rPr>
                <w:rFonts w:hint="eastAsia" w:ascii="宋体" w:hAnsi="宋体"/>
                <w:sz w:val="21"/>
                <w:szCs w:val="21"/>
              </w:rPr>
              <w:t>链接</w:t>
            </w:r>
          </w:p>
        </w:tc>
        <w:tc>
          <w:tcPr>
            <w:tcW w:w="992" w:type="dxa"/>
          </w:tcPr>
          <w:p w14:paraId="07FF4D41">
            <w:pPr>
              <w:pStyle w:val="6"/>
              <w:rPr>
                <w:rFonts w:ascii="宋体" w:hAnsi="宋体"/>
                <w:sz w:val="21"/>
                <w:szCs w:val="21"/>
              </w:rPr>
            </w:pPr>
          </w:p>
        </w:tc>
        <w:tc>
          <w:tcPr>
            <w:tcW w:w="1134" w:type="dxa"/>
          </w:tcPr>
          <w:p w14:paraId="17B0EB0E">
            <w:pPr>
              <w:pStyle w:val="6"/>
              <w:rPr>
                <w:rFonts w:ascii="宋体" w:hAnsi="宋体"/>
                <w:sz w:val="21"/>
                <w:szCs w:val="21"/>
              </w:rPr>
            </w:pPr>
          </w:p>
        </w:tc>
        <w:tc>
          <w:tcPr>
            <w:tcW w:w="992" w:type="dxa"/>
          </w:tcPr>
          <w:p w14:paraId="3CD71A64">
            <w:pPr>
              <w:pStyle w:val="6"/>
              <w:rPr>
                <w:rFonts w:ascii="宋体" w:hAnsi="宋体"/>
                <w:sz w:val="21"/>
                <w:szCs w:val="21"/>
              </w:rPr>
            </w:pPr>
          </w:p>
        </w:tc>
        <w:tc>
          <w:tcPr>
            <w:tcW w:w="3544" w:type="dxa"/>
          </w:tcPr>
          <w:p w14:paraId="36F39BD0">
            <w:pPr>
              <w:pStyle w:val="6"/>
              <w:rPr>
                <w:rFonts w:ascii="宋体" w:hAnsi="宋体"/>
                <w:sz w:val="21"/>
                <w:szCs w:val="21"/>
              </w:rPr>
            </w:pPr>
            <w:r>
              <w:rPr>
                <w:rFonts w:hint="eastAsia" w:ascii="宋体" w:hAnsi="宋体"/>
                <w:sz w:val="21"/>
                <w:szCs w:val="21"/>
              </w:rPr>
              <w:t>链接《理财产品协议书》合同说明书</w:t>
            </w:r>
          </w:p>
        </w:tc>
      </w:tr>
      <w:tr w14:paraId="38331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00CB679F">
            <w:pPr>
              <w:pStyle w:val="6"/>
              <w:widowControl w:val="0"/>
              <w:numPr>
                <w:ilvl w:val="0"/>
                <w:numId w:val="161"/>
              </w:numPr>
              <w:rPr>
                <w:rFonts w:ascii="宋体" w:hAnsi="宋体"/>
                <w:sz w:val="21"/>
                <w:szCs w:val="21"/>
              </w:rPr>
            </w:pPr>
          </w:p>
        </w:tc>
        <w:tc>
          <w:tcPr>
            <w:tcW w:w="1418" w:type="dxa"/>
          </w:tcPr>
          <w:p w14:paraId="67F10F47">
            <w:pPr>
              <w:pStyle w:val="6"/>
              <w:rPr>
                <w:rFonts w:ascii="宋体" w:hAnsi="宋体"/>
                <w:sz w:val="21"/>
                <w:szCs w:val="21"/>
              </w:rPr>
            </w:pPr>
            <w:r>
              <w:rPr>
                <w:rFonts w:hint="eastAsia" w:ascii="宋体" w:hAnsi="宋体"/>
                <w:sz w:val="21"/>
                <w:szCs w:val="21"/>
              </w:rPr>
              <w:t>是否同意</w:t>
            </w:r>
          </w:p>
        </w:tc>
        <w:tc>
          <w:tcPr>
            <w:tcW w:w="992" w:type="dxa"/>
          </w:tcPr>
          <w:p w14:paraId="30DD8885">
            <w:pPr>
              <w:pStyle w:val="6"/>
              <w:rPr>
                <w:rFonts w:ascii="宋体" w:hAnsi="宋体"/>
                <w:sz w:val="21"/>
                <w:szCs w:val="21"/>
              </w:rPr>
            </w:pPr>
            <w:r>
              <w:rPr>
                <w:rFonts w:hint="eastAsia" w:ascii="宋体" w:hAnsi="宋体"/>
                <w:sz w:val="21"/>
                <w:szCs w:val="21"/>
              </w:rPr>
              <w:t>单选框</w:t>
            </w:r>
          </w:p>
        </w:tc>
        <w:tc>
          <w:tcPr>
            <w:tcW w:w="992" w:type="dxa"/>
          </w:tcPr>
          <w:p w14:paraId="1304EF87">
            <w:pPr>
              <w:pStyle w:val="6"/>
              <w:rPr>
                <w:rFonts w:ascii="宋体" w:hAnsi="宋体"/>
                <w:sz w:val="21"/>
                <w:szCs w:val="21"/>
              </w:rPr>
            </w:pPr>
            <w:r>
              <w:rPr>
                <w:rFonts w:hint="eastAsia" w:ascii="宋体" w:hAnsi="宋体"/>
                <w:sz w:val="21"/>
                <w:szCs w:val="21"/>
              </w:rPr>
              <w:t>不同意</w:t>
            </w:r>
          </w:p>
        </w:tc>
        <w:tc>
          <w:tcPr>
            <w:tcW w:w="1134" w:type="dxa"/>
          </w:tcPr>
          <w:p w14:paraId="335EDE92">
            <w:pPr>
              <w:pStyle w:val="6"/>
              <w:rPr>
                <w:rFonts w:ascii="宋体" w:hAnsi="宋体"/>
                <w:sz w:val="21"/>
                <w:szCs w:val="21"/>
              </w:rPr>
            </w:pPr>
          </w:p>
        </w:tc>
        <w:tc>
          <w:tcPr>
            <w:tcW w:w="992" w:type="dxa"/>
          </w:tcPr>
          <w:p w14:paraId="7F6704B0">
            <w:pPr>
              <w:pStyle w:val="6"/>
              <w:rPr>
                <w:rFonts w:ascii="宋体" w:hAnsi="宋体"/>
                <w:sz w:val="21"/>
                <w:szCs w:val="21"/>
              </w:rPr>
            </w:pPr>
          </w:p>
        </w:tc>
        <w:tc>
          <w:tcPr>
            <w:tcW w:w="3544" w:type="dxa"/>
          </w:tcPr>
          <w:p w14:paraId="325A6FDF">
            <w:pPr>
              <w:pStyle w:val="6"/>
              <w:rPr>
                <w:rFonts w:ascii="宋体" w:hAnsi="宋体"/>
                <w:sz w:val="21"/>
                <w:szCs w:val="21"/>
              </w:rPr>
            </w:pPr>
            <w:r>
              <w:rPr>
                <w:rFonts w:hint="eastAsia" w:ascii="宋体" w:hAnsi="宋体"/>
                <w:sz w:val="21"/>
                <w:szCs w:val="21"/>
              </w:rPr>
              <w:t>同意/不同意</w:t>
            </w:r>
          </w:p>
        </w:tc>
      </w:tr>
      <w:tr w14:paraId="1F1A6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9" w:type="dxa"/>
            <w:gridSpan w:val="7"/>
          </w:tcPr>
          <w:p w14:paraId="34D960AF">
            <w:pPr>
              <w:pStyle w:val="6"/>
              <w:rPr>
                <w:rFonts w:ascii="宋体" w:hAnsi="宋体"/>
                <w:sz w:val="21"/>
                <w:szCs w:val="21"/>
              </w:rPr>
            </w:pPr>
            <w:r>
              <w:rPr>
                <w:rFonts w:hint="eastAsia" w:ascii="宋体" w:hAnsi="宋体"/>
                <w:sz w:val="21"/>
                <w:szCs w:val="21"/>
              </w:rPr>
              <w:t>用户选择“同意”理财产品协议书后</w:t>
            </w:r>
          </w:p>
        </w:tc>
      </w:tr>
      <w:tr w14:paraId="728D3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0363C8D1">
            <w:pPr>
              <w:pStyle w:val="6"/>
              <w:widowControl w:val="0"/>
              <w:numPr>
                <w:ilvl w:val="0"/>
                <w:numId w:val="161"/>
              </w:numPr>
              <w:rPr>
                <w:rFonts w:ascii="宋体" w:hAnsi="宋体"/>
                <w:sz w:val="21"/>
                <w:szCs w:val="21"/>
              </w:rPr>
            </w:pPr>
          </w:p>
        </w:tc>
        <w:tc>
          <w:tcPr>
            <w:tcW w:w="1418" w:type="dxa"/>
          </w:tcPr>
          <w:p w14:paraId="6470BE13">
            <w:pPr>
              <w:widowControl w:val="0"/>
              <w:rPr>
                <w:rFonts w:ascii="宋体" w:hAnsi="宋体"/>
                <w:sz w:val="21"/>
                <w:szCs w:val="21"/>
              </w:rPr>
            </w:pPr>
            <w:r>
              <w:rPr>
                <w:rFonts w:hint="eastAsia" w:ascii="宋体" w:hAnsi="宋体"/>
                <w:sz w:val="21"/>
                <w:szCs w:val="21"/>
              </w:rPr>
              <w:t>付款账号</w:t>
            </w:r>
          </w:p>
        </w:tc>
        <w:tc>
          <w:tcPr>
            <w:tcW w:w="992" w:type="dxa"/>
          </w:tcPr>
          <w:p w14:paraId="745C34AC">
            <w:pPr>
              <w:widowControl w:val="0"/>
              <w:jc w:val="left"/>
              <w:rPr>
                <w:rFonts w:ascii="宋体" w:hAnsi="宋体" w:cs="宋体"/>
                <w:sz w:val="21"/>
                <w:szCs w:val="21"/>
              </w:rPr>
            </w:pPr>
            <w:r>
              <w:rPr>
                <w:rFonts w:hint="eastAsia" w:ascii="宋体" w:hAnsi="宋体" w:cs="宋体"/>
                <w:sz w:val="21"/>
                <w:szCs w:val="21"/>
              </w:rPr>
              <w:t>下拉框</w:t>
            </w:r>
          </w:p>
        </w:tc>
        <w:tc>
          <w:tcPr>
            <w:tcW w:w="992" w:type="dxa"/>
          </w:tcPr>
          <w:p w14:paraId="2B598F8B">
            <w:pPr>
              <w:widowControl w:val="0"/>
              <w:jc w:val="left"/>
              <w:rPr>
                <w:rFonts w:ascii="宋体" w:hAnsi="宋体" w:cs="Arial"/>
                <w:color w:val="000000"/>
                <w:sz w:val="21"/>
                <w:szCs w:val="21"/>
              </w:rPr>
            </w:pPr>
          </w:p>
        </w:tc>
        <w:tc>
          <w:tcPr>
            <w:tcW w:w="1134" w:type="dxa"/>
          </w:tcPr>
          <w:p w14:paraId="2697B62C">
            <w:pPr>
              <w:widowControl w:val="0"/>
              <w:ind w:firstLine="630"/>
              <w:jc w:val="left"/>
              <w:rPr>
                <w:rFonts w:ascii="宋体" w:hAnsi="宋体" w:cs="Arial"/>
                <w:color w:val="000000"/>
                <w:sz w:val="21"/>
                <w:szCs w:val="21"/>
              </w:rPr>
            </w:pPr>
          </w:p>
        </w:tc>
        <w:tc>
          <w:tcPr>
            <w:tcW w:w="992" w:type="dxa"/>
          </w:tcPr>
          <w:p w14:paraId="195DDA39">
            <w:pPr>
              <w:widowControl w:val="0"/>
              <w:rPr>
                <w:rFonts w:ascii="宋体" w:hAnsi="宋体" w:cs="Arial"/>
                <w:color w:val="000000"/>
                <w:sz w:val="21"/>
                <w:szCs w:val="21"/>
              </w:rPr>
            </w:pPr>
          </w:p>
        </w:tc>
        <w:tc>
          <w:tcPr>
            <w:tcW w:w="3544" w:type="dxa"/>
          </w:tcPr>
          <w:p w14:paraId="416671A8">
            <w:pPr>
              <w:widowControl w:val="0"/>
              <w:rPr>
                <w:rFonts w:ascii="宋体" w:hAnsi="宋体"/>
                <w:sz w:val="21"/>
                <w:szCs w:val="21"/>
              </w:rPr>
            </w:pPr>
          </w:p>
        </w:tc>
      </w:tr>
      <w:tr w14:paraId="65B3C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662F06B6">
            <w:pPr>
              <w:pStyle w:val="6"/>
              <w:widowControl w:val="0"/>
              <w:numPr>
                <w:ilvl w:val="0"/>
                <w:numId w:val="161"/>
              </w:numPr>
              <w:rPr>
                <w:rFonts w:ascii="宋体" w:hAnsi="宋体"/>
                <w:sz w:val="21"/>
                <w:szCs w:val="21"/>
              </w:rPr>
            </w:pPr>
          </w:p>
        </w:tc>
        <w:tc>
          <w:tcPr>
            <w:tcW w:w="1418" w:type="dxa"/>
          </w:tcPr>
          <w:p w14:paraId="47ED98B5">
            <w:pPr>
              <w:pStyle w:val="6"/>
              <w:rPr>
                <w:rFonts w:ascii="宋体" w:hAnsi="宋体"/>
                <w:sz w:val="21"/>
                <w:szCs w:val="21"/>
              </w:rPr>
            </w:pPr>
            <w:r>
              <w:rPr>
                <w:rFonts w:hint="eastAsia" w:ascii="宋体" w:hAnsi="宋体"/>
                <w:sz w:val="21"/>
                <w:szCs w:val="21"/>
              </w:rPr>
              <w:t>理财产品名称</w:t>
            </w:r>
          </w:p>
        </w:tc>
        <w:tc>
          <w:tcPr>
            <w:tcW w:w="992" w:type="dxa"/>
          </w:tcPr>
          <w:p w14:paraId="2C17C38C">
            <w:pPr>
              <w:pStyle w:val="6"/>
              <w:rPr>
                <w:rFonts w:ascii="宋体" w:hAnsi="宋体"/>
                <w:sz w:val="21"/>
                <w:szCs w:val="21"/>
              </w:rPr>
            </w:pPr>
            <w:r>
              <w:rPr>
                <w:rFonts w:hint="eastAsia" w:ascii="宋体" w:hAnsi="宋体"/>
                <w:sz w:val="21"/>
                <w:szCs w:val="21"/>
              </w:rPr>
              <w:t>文本</w:t>
            </w:r>
          </w:p>
        </w:tc>
        <w:tc>
          <w:tcPr>
            <w:tcW w:w="992" w:type="dxa"/>
          </w:tcPr>
          <w:p w14:paraId="7D95B361">
            <w:pPr>
              <w:pStyle w:val="6"/>
              <w:rPr>
                <w:rFonts w:ascii="宋体" w:hAnsi="宋体"/>
                <w:sz w:val="21"/>
                <w:szCs w:val="21"/>
              </w:rPr>
            </w:pPr>
          </w:p>
        </w:tc>
        <w:tc>
          <w:tcPr>
            <w:tcW w:w="1134" w:type="dxa"/>
          </w:tcPr>
          <w:p w14:paraId="0F509420">
            <w:pPr>
              <w:pStyle w:val="6"/>
              <w:rPr>
                <w:rFonts w:ascii="宋体" w:hAnsi="宋体"/>
                <w:sz w:val="21"/>
                <w:szCs w:val="21"/>
              </w:rPr>
            </w:pPr>
          </w:p>
        </w:tc>
        <w:tc>
          <w:tcPr>
            <w:tcW w:w="992" w:type="dxa"/>
          </w:tcPr>
          <w:p w14:paraId="4C071E17">
            <w:pPr>
              <w:pStyle w:val="6"/>
              <w:rPr>
                <w:rFonts w:ascii="宋体" w:hAnsi="宋体"/>
                <w:sz w:val="21"/>
                <w:szCs w:val="21"/>
              </w:rPr>
            </w:pPr>
          </w:p>
        </w:tc>
        <w:tc>
          <w:tcPr>
            <w:tcW w:w="3544" w:type="dxa"/>
          </w:tcPr>
          <w:p w14:paraId="055187E2">
            <w:pPr>
              <w:pStyle w:val="6"/>
              <w:rPr>
                <w:rFonts w:ascii="宋体" w:hAnsi="宋体"/>
                <w:sz w:val="21"/>
                <w:szCs w:val="21"/>
              </w:rPr>
            </w:pPr>
          </w:p>
        </w:tc>
      </w:tr>
      <w:tr w14:paraId="2A3A5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5AA04DC8">
            <w:pPr>
              <w:pStyle w:val="6"/>
              <w:widowControl w:val="0"/>
              <w:numPr>
                <w:ilvl w:val="0"/>
                <w:numId w:val="161"/>
              </w:numPr>
              <w:rPr>
                <w:rFonts w:ascii="宋体" w:hAnsi="宋体"/>
                <w:sz w:val="21"/>
                <w:szCs w:val="21"/>
              </w:rPr>
            </w:pPr>
          </w:p>
        </w:tc>
        <w:tc>
          <w:tcPr>
            <w:tcW w:w="1418" w:type="dxa"/>
          </w:tcPr>
          <w:p w14:paraId="78479B73">
            <w:pPr>
              <w:pStyle w:val="11"/>
              <w:widowControl w:val="0"/>
              <w:numPr>
                <w:ilvl w:val="8"/>
                <w:numId w:val="2"/>
              </w:numPr>
              <w:rPr>
                <w:rStyle w:val="51"/>
                <w:rFonts w:ascii="宋体" w:hAnsi="宋体"/>
                <w:b w:val="0"/>
                <w:sz w:val="21"/>
                <w:szCs w:val="21"/>
              </w:rPr>
            </w:pPr>
            <w:r>
              <w:rPr>
                <w:rStyle w:val="51"/>
                <w:rFonts w:hint="eastAsia" w:ascii="宋体" w:hAnsi="宋体"/>
                <w:b w:val="0"/>
                <w:sz w:val="21"/>
                <w:szCs w:val="21"/>
              </w:rPr>
              <w:t>产品代码</w:t>
            </w:r>
          </w:p>
        </w:tc>
        <w:tc>
          <w:tcPr>
            <w:tcW w:w="992" w:type="dxa"/>
          </w:tcPr>
          <w:p w14:paraId="7CB34F27">
            <w:pPr>
              <w:pStyle w:val="11"/>
              <w:widowControl w:val="0"/>
              <w:numPr>
                <w:ilvl w:val="8"/>
                <w:numId w:val="2"/>
              </w:numPr>
              <w:rPr>
                <w:rStyle w:val="51"/>
                <w:rFonts w:ascii="宋体" w:hAnsi="宋体"/>
                <w:b w:val="0"/>
                <w:sz w:val="21"/>
                <w:szCs w:val="21"/>
              </w:rPr>
            </w:pPr>
            <w:r>
              <w:rPr>
                <w:rStyle w:val="51"/>
                <w:rFonts w:hint="eastAsia" w:ascii="宋体" w:hAnsi="宋体"/>
                <w:b w:val="0"/>
                <w:sz w:val="21"/>
                <w:szCs w:val="21"/>
              </w:rPr>
              <w:t>链接</w:t>
            </w:r>
          </w:p>
        </w:tc>
        <w:tc>
          <w:tcPr>
            <w:tcW w:w="992" w:type="dxa"/>
          </w:tcPr>
          <w:p w14:paraId="6284DF3A">
            <w:pPr>
              <w:pStyle w:val="11"/>
              <w:widowControl w:val="0"/>
              <w:numPr>
                <w:ilvl w:val="8"/>
                <w:numId w:val="2"/>
              </w:numPr>
              <w:rPr>
                <w:rStyle w:val="51"/>
                <w:rFonts w:ascii="宋体" w:hAnsi="宋体"/>
                <w:b w:val="0"/>
                <w:sz w:val="21"/>
                <w:szCs w:val="21"/>
              </w:rPr>
            </w:pPr>
          </w:p>
        </w:tc>
        <w:tc>
          <w:tcPr>
            <w:tcW w:w="1134" w:type="dxa"/>
          </w:tcPr>
          <w:p w14:paraId="09ABFC46">
            <w:pPr>
              <w:pStyle w:val="11"/>
              <w:widowControl w:val="0"/>
              <w:numPr>
                <w:ilvl w:val="8"/>
                <w:numId w:val="2"/>
              </w:numPr>
              <w:rPr>
                <w:rStyle w:val="51"/>
                <w:rFonts w:ascii="宋体" w:hAnsi="宋体"/>
                <w:b w:val="0"/>
                <w:sz w:val="21"/>
                <w:szCs w:val="21"/>
              </w:rPr>
            </w:pPr>
          </w:p>
        </w:tc>
        <w:tc>
          <w:tcPr>
            <w:tcW w:w="992" w:type="dxa"/>
          </w:tcPr>
          <w:p w14:paraId="1419DA82">
            <w:pPr>
              <w:pStyle w:val="11"/>
              <w:widowControl w:val="0"/>
              <w:numPr>
                <w:ilvl w:val="8"/>
                <w:numId w:val="2"/>
              </w:numPr>
              <w:rPr>
                <w:rStyle w:val="51"/>
                <w:rFonts w:ascii="宋体" w:hAnsi="宋体"/>
                <w:b w:val="0"/>
                <w:sz w:val="21"/>
                <w:szCs w:val="21"/>
              </w:rPr>
            </w:pPr>
          </w:p>
        </w:tc>
        <w:tc>
          <w:tcPr>
            <w:tcW w:w="3544" w:type="dxa"/>
          </w:tcPr>
          <w:p w14:paraId="754C2170">
            <w:pPr>
              <w:pStyle w:val="11"/>
              <w:widowControl w:val="0"/>
              <w:numPr>
                <w:ilvl w:val="8"/>
                <w:numId w:val="2"/>
              </w:numPr>
              <w:rPr>
                <w:rStyle w:val="51"/>
                <w:rFonts w:ascii="宋体" w:hAnsi="宋体"/>
                <w:b w:val="0"/>
                <w:sz w:val="21"/>
                <w:szCs w:val="21"/>
              </w:rPr>
            </w:pPr>
            <w:r>
              <w:rPr>
                <w:rStyle w:val="51"/>
                <w:rFonts w:hint="eastAsia" w:ascii="宋体" w:hAnsi="宋体"/>
                <w:b w:val="0"/>
                <w:sz w:val="21"/>
                <w:szCs w:val="21"/>
              </w:rPr>
              <w:t>链接至网站上的理财合同说明书</w:t>
            </w:r>
          </w:p>
        </w:tc>
      </w:tr>
      <w:tr w14:paraId="57FAD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68B56BEB">
            <w:pPr>
              <w:pStyle w:val="6"/>
              <w:widowControl w:val="0"/>
              <w:numPr>
                <w:ilvl w:val="0"/>
                <w:numId w:val="161"/>
              </w:numPr>
              <w:rPr>
                <w:rFonts w:ascii="宋体" w:hAnsi="宋体"/>
                <w:sz w:val="21"/>
                <w:szCs w:val="21"/>
              </w:rPr>
            </w:pPr>
          </w:p>
        </w:tc>
        <w:tc>
          <w:tcPr>
            <w:tcW w:w="1418" w:type="dxa"/>
          </w:tcPr>
          <w:p w14:paraId="710EC0BD">
            <w:pPr>
              <w:pStyle w:val="6"/>
              <w:rPr>
                <w:rFonts w:ascii="宋体" w:hAnsi="宋体"/>
                <w:sz w:val="21"/>
                <w:szCs w:val="21"/>
              </w:rPr>
            </w:pPr>
            <w:r>
              <w:rPr>
                <w:rFonts w:hint="eastAsia" w:ascii="宋体" w:hAnsi="宋体"/>
                <w:sz w:val="21"/>
                <w:szCs w:val="21"/>
              </w:rPr>
              <w:t>预期收益率</w:t>
            </w:r>
          </w:p>
        </w:tc>
        <w:tc>
          <w:tcPr>
            <w:tcW w:w="992" w:type="dxa"/>
          </w:tcPr>
          <w:p w14:paraId="3ECF07BD">
            <w:pPr>
              <w:rPr>
                <w:rFonts w:ascii="宋体" w:hAnsi="宋体"/>
                <w:sz w:val="21"/>
                <w:szCs w:val="21"/>
              </w:rPr>
            </w:pPr>
            <w:r>
              <w:rPr>
                <w:rFonts w:hint="eastAsia" w:ascii="宋体" w:hAnsi="宋体"/>
                <w:sz w:val="21"/>
                <w:szCs w:val="21"/>
              </w:rPr>
              <w:t>文本</w:t>
            </w:r>
          </w:p>
        </w:tc>
        <w:tc>
          <w:tcPr>
            <w:tcW w:w="992" w:type="dxa"/>
          </w:tcPr>
          <w:p w14:paraId="6C5C31F6">
            <w:pPr>
              <w:pStyle w:val="6"/>
              <w:rPr>
                <w:rFonts w:ascii="宋体" w:hAnsi="宋体"/>
                <w:sz w:val="21"/>
                <w:szCs w:val="21"/>
              </w:rPr>
            </w:pPr>
          </w:p>
        </w:tc>
        <w:tc>
          <w:tcPr>
            <w:tcW w:w="1134" w:type="dxa"/>
          </w:tcPr>
          <w:p w14:paraId="45E97214">
            <w:pPr>
              <w:pStyle w:val="6"/>
              <w:rPr>
                <w:rFonts w:ascii="宋体" w:hAnsi="宋体"/>
                <w:sz w:val="21"/>
                <w:szCs w:val="21"/>
              </w:rPr>
            </w:pPr>
          </w:p>
        </w:tc>
        <w:tc>
          <w:tcPr>
            <w:tcW w:w="992" w:type="dxa"/>
          </w:tcPr>
          <w:p w14:paraId="17284950">
            <w:pPr>
              <w:pStyle w:val="6"/>
              <w:rPr>
                <w:rFonts w:ascii="宋体" w:hAnsi="宋体"/>
                <w:sz w:val="21"/>
                <w:szCs w:val="21"/>
              </w:rPr>
            </w:pPr>
          </w:p>
        </w:tc>
        <w:tc>
          <w:tcPr>
            <w:tcW w:w="3544" w:type="dxa"/>
          </w:tcPr>
          <w:p w14:paraId="4581F355">
            <w:pPr>
              <w:pStyle w:val="6"/>
              <w:rPr>
                <w:rFonts w:ascii="宋体" w:hAnsi="宋体"/>
                <w:sz w:val="21"/>
                <w:szCs w:val="21"/>
              </w:rPr>
            </w:pPr>
          </w:p>
        </w:tc>
      </w:tr>
      <w:tr w14:paraId="3D9C0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36121107">
            <w:pPr>
              <w:pStyle w:val="6"/>
              <w:widowControl w:val="0"/>
              <w:numPr>
                <w:ilvl w:val="0"/>
                <w:numId w:val="161"/>
              </w:numPr>
              <w:rPr>
                <w:rFonts w:ascii="宋体" w:hAnsi="宋体"/>
                <w:sz w:val="21"/>
                <w:szCs w:val="21"/>
              </w:rPr>
            </w:pPr>
          </w:p>
        </w:tc>
        <w:tc>
          <w:tcPr>
            <w:tcW w:w="1418" w:type="dxa"/>
          </w:tcPr>
          <w:p w14:paraId="0468CD48">
            <w:pPr>
              <w:pStyle w:val="6"/>
              <w:rPr>
                <w:rFonts w:ascii="宋体" w:hAnsi="宋体"/>
                <w:sz w:val="21"/>
                <w:szCs w:val="21"/>
              </w:rPr>
            </w:pPr>
            <w:r>
              <w:rPr>
                <w:rFonts w:hint="eastAsia" w:ascii="宋体" w:hAnsi="宋体"/>
                <w:sz w:val="21"/>
                <w:szCs w:val="21"/>
              </w:rPr>
              <w:t>币种</w:t>
            </w:r>
          </w:p>
        </w:tc>
        <w:tc>
          <w:tcPr>
            <w:tcW w:w="992" w:type="dxa"/>
          </w:tcPr>
          <w:p w14:paraId="7BB662B3">
            <w:pPr>
              <w:pStyle w:val="6"/>
              <w:rPr>
                <w:rFonts w:ascii="宋体" w:hAnsi="宋体"/>
                <w:sz w:val="21"/>
                <w:szCs w:val="21"/>
              </w:rPr>
            </w:pPr>
            <w:r>
              <w:rPr>
                <w:rFonts w:hint="eastAsia" w:ascii="宋体" w:hAnsi="宋体"/>
                <w:sz w:val="21"/>
                <w:szCs w:val="21"/>
              </w:rPr>
              <w:t>文本</w:t>
            </w:r>
          </w:p>
        </w:tc>
        <w:tc>
          <w:tcPr>
            <w:tcW w:w="992" w:type="dxa"/>
          </w:tcPr>
          <w:p w14:paraId="37373C4E">
            <w:pPr>
              <w:pStyle w:val="6"/>
              <w:rPr>
                <w:rFonts w:ascii="宋体" w:hAnsi="宋体"/>
                <w:sz w:val="21"/>
                <w:szCs w:val="21"/>
              </w:rPr>
            </w:pPr>
          </w:p>
        </w:tc>
        <w:tc>
          <w:tcPr>
            <w:tcW w:w="1134" w:type="dxa"/>
          </w:tcPr>
          <w:p w14:paraId="1225085B">
            <w:pPr>
              <w:pStyle w:val="6"/>
              <w:rPr>
                <w:rFonts w:ascii="宋体" w:hAnsi="宋体"/>
                <w:sz w:val="21"/>
                <w:szCs w:val="21"/>
              </w:rPr>
            </w:pPr>
          </w:p>
        </w:tc>
        <w:tc>
          <w:tcPr>
            <w:tcW w:w="992" w:type="dxa"/>
          </w:tcPr>
          <w:p w14:paraId="70700C63">
            <w:pPr>
              <w:pStyle w:val="6"/>
              <w:rPr>
                <w:rFonts w:ascii="宋体" w:hAnsi="宋体"/>
                <w:sz w:val="21"/>
                <w:szCs w:val="21"/>
              </w:rPr>
            </w:pPr>
          </w:p>
        </w:tc>
        <w:tc>
          <w:tcPr>
            <w:tcW w:w="3544" w:type="dxa"/>
          </w:tcPr>
          <w:p w14:paraId="66DA4B3D">
            <w:pPr>
              <w:pStyle w:val="6"/>
              <w:rPr>
                <w:rFonts w:ascii="宋体" w:hAnsi="宋体"/>
                <w:sz w:val="21"/>
                <w:szCs w:val="21"/>
              </w:rPr>
            </w:pPr>
          </w:p>
        </w:tc>
      </w:tr>
      <w:tr w14:paraId="1D133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5345E0FB">
            <w:pPr>
              <w:pStyle w:val="6"/>
              <w:widowControl w:val="0"/>
              <w:numPr>
                <w:ilvl w:val="0"/>
                <w:numId w:val="161"/>
              </w:numPr>
              <w:rPr>
                <w:rFonts w:ascii="宋体" w:hAnsi="宋体"/>
                <w:sz w:val="21"/>
                <w:szCs w:val="21"/>
              </w:rPr>
            </w:pPr>
          </w:p>
        </w:tc>
        <w:tc>
          <w:tcPr>
            <w:tcW w:w="1418" w:type="dxa"/>
          </w:tcPr>
          <w:p w14:paraId="6A282434">
            <w:pPr>
              <w:pStyle w:val="6"/>
              <w:rPr>
                <w:rFonts w:ascii="宋体" w:hAnsi="宋体"/>
                <w:sz w:val="21"/>
                <w:szCs w:val="21"/>
              </w:rPr>
            </w:pPr>
            <w:r>
              <w:rPr>
                <w:rFonts w:hint="eastAsia" w:ascii="宋体" w:hAnsi="宋体"/>
                <w:sz w:val="21"/>
                <w:szCs w:val="21"/>
              </w:rPr>
              <w:t>产品起息日</w:t>
            </w:r>
          </w:p>
        </w:tc>
        <w:tc>
          <w:tcPr>
            <w:tcW w:w="992" w:type="dxa"/>
          </w:tcPr>
          <w:p w14:paraId="5A2EC58C">
            <w:pPr>
              <w:pStyle w:val="6"/>
              <w:rPr>
                <w:rFonts w:ascii="宋体" w:hAnsi="宋体"/>
                <w:sz w:val="21"/>
                <w:szCs w:val="21"/>
              </w:rPr>
            </w:pPr>
            <w:r>
              <w:rPr>
                <w:rFonts w:hint="eastAsia" w:ascii="宋体" w:hAnsi="宋体"/>
                <w:sz w:val="21"/>
                <w:szCs w:val="21"/>
              </w:rPr>
              <w:t>文本</w:t>
            </w:r>
          </w:p>
        </w:tc>
        <w:tc>
          <w:tcPr>
            <w:tcW w:w="992" w:type="dxa"/>
          </w:tcPr>
          <w:p w14:paraId="40518CD7">
            <w:pPr>
              <w:pStyle w:val="6"/>
              <w:rPr>
                <w:rFonts w:ascii="宋体" w:hAnsi="宋体"/>
                <w:sz w:val="21"/>
                <w:szCs w:val="21"/>
              </w:rPr>
            </w:pPr>
          </w:p>
        </w:tc>
        <w:tc>
          <w:tcPr>
            <w:tcW w:w="1134" w:type="dxa"/>
          </w:tcPr>
          <w:p w14:paraId="7E04D084">
            <w:pPr>
              <w:pStyle w:val="6"/>
              <w:rPr>
                <w:rFonts w:ascii="宋体" w:hAnsi="宋体"/>
                <w:sz w:val="21"/>
                <w:szCs w:val="21"/>
              </w:rPr>
            </w:pPr>
          </w:p>
        </w:tc>
        <w:tc>
          <w:tcPr>
            <w:tcW w:w="992" w:type="dxa"/>
          </w:tcPr>
          <w:p w14:paraId="3AA439DF">
            <w:pPr>
              <w:pStyle w:val="6"/>
              <w:rPr>
                <w:rFonts w:ascii="宋体" w:hAnsi="宋体"/>
                <w:sz w:val="21"/>
                <w:szCs w:val="21"/>
              </w:rPr>
            </w:pPr>
          </w:p>
        </w:tc>
        <w:tc>
          <w:tcPr>
            <w:tcW w:w="3544" w:type="dxa"/>
          </w:tcPr>
          <w:p w14:paraId="28DEB488">
            <w:pPr>
              <w:pStyle w:val="6"/>
              <w:rPr>
                <w:rFonts w:ascii="宋体" w:hAnsi="宋体"/>
                <w:sz w:val="21"/>
                <w:szCs w:val="21"/>
              </w:rPr>
            </w:pPr>
          </w:p>
        </w:tc>
      </w:tr>
      <w:tr w14:paraId="095CA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5A29317E">
            <w:pPr>
              <w:pStyle w:val="6"/>
              <w:widowControl w:val="0"/>
              <w:numPr>
                <w:ilvl w:val="0"/>
                <w:numId w:val="161"/>
              </w:numPr>
              <w:rPr>
                <w:rFonts w:ascii="宋体" w:hAnsi="宋体"/>
                <w:sz w:val="21"/>
                <w:szCs w:val="21"/>
              </w:rPr>
            </w:pPr>
          </w:p>
        </w:tc>
        <w:tc>
          <w:tcPr>
            <w:tcW w:w="1418" w:type="dxa"/>
          </w:tcPr>
          <w:p w14:paraId="3BB85F11">
            <w:pPr>
              <w:pStyle w:val="6"/>
              <w:rPr>
                <w:rFonts w:ascii="宋体" w:hAnsi="宋体"/>
                <w:sz w:val="21"/>
                <w:szCs w:val="21"/>
              </w:rPr>
            </w:pPr>
            <w:r>
              <w:rPr>
                <w:rFonts w:hint="eastAsia" w:ascii="宋体" w:hAnsi="宋体"/>
                <w:sz w:val="21"/>
                <w:szCs w:val="21"/>
              </w:rPr>
              <w:t>产品到期日</w:t>
            </w:r>
          </w:p>
        </w:tc>
        <w:tc>
          <w:tcPr>
            <w:tcW w:w="992" w:type="dxa"/>
          </w:tcPr>
          <w:p w14:paraId="04FEE353">
            <w:pPr>
              <w:pStyle w:val="6"/>
              <w:rPr>
                <w:rFonts w:ascii="宋体" w:hAnsi="宋体"/>
                <w:sz w:val="21"/>
                <w:szCs w:val="21"/>
              </w:rPr>
            </w:pPr>
            <w:r>
              <w:rPr>
                <w:rFonts w:hint="eastAsia" w:ascii="宋体" w:hAnsi="宋体"/>
                <w:sz w:val="21"/>
                <w:szCs w:val="21"/>
              </w:rPr>
              <w:t>文本</w:t>
            </w:r>
          </w:p>
        </w:tc>
        <w:tc>
          <w:tcPr>
            <w:tcW w:w="992" w:type="dxa"/>
          </w:tcPr>
          <w:p w14:paraId="37E8E997">
            <w:pPr>
              <w:pStyle w:val="6"/>
              <w:rPr>
                <w:rFonts w:ascii="宋体" w:hAnsi="宋体"/>
                <w:sz w:val="21"/>
                <w:szCs w:val="21"/>
              </w:rPr>
            </w:pPr>
          </w:p>
        </w:tc>
        <w:tc>
          <w:tcPr>
            <w:tcW w:w="1134" w:type="dxa"/>
          </w:tcPr>
          <w:p w14:paraId="786ECA00">
            <w:pPr>
              <w:pStyle w:val="6"/>
              <w:rPr>
                <w:rFonts w:ascii="宋体" w:hAnsi="宋体"/>
                <w:sz w:val="21"/>
                <w:szCs w:val="21"/>
              </w:rPr>
            </w:pPr>
          </w:p>
        </w:tc>
        <w:tc>
          <w:tcPr>
            <w:tcW w:w="992" w:type="dxa"/>
          </w:tcPr>
          <w:p w14:paraId="09683B1F">
            <w:pPr>
              <w:pStyle w:val="6"/>
              <w:rPr>
                <w:rFonts w:ascii="宋体" w:hAnsi="宋体"/>
                <w:sz w:val="21"/>
                <w:szCs w:val="21"/>
              </w:rPr>
            </w:pPr>
          </w:p>
        </w:tc>
        <w:tc>
          <w:tcPr>
            <w:tcW w:w="3544" w:type="dxa"/>
          </w:tcPr>
          <w:p w14:paraId="54EC8432">
            <w:pPr>
              <w:pStyle w:val="6"/>
              <w:rPr>
                <w:rFonts w:ascii="宋体" w:hAnsi="宋体"/>
                <w:sz w:val="21"/>
                <w:szCs w:val="21"/>
              </w:rPr>
            </w:pPr>
          </w:p>
        </w:tc>
      </w:tr>
      <w:tr w14:paraId="36E63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69D5D433">
            <w:pPr>
              <w:pStyle w:val="6"/>
              <w:widowControl w:val="0"/>
              <w:numPr>
                <w:ilvl w:val="0"/>
                <w:numId w:val="161"/>
              </w:numPr>
              <w:rPr>
                <w:rFonts w:ascii="宋体" w:hAnsi="宋体"/>
                <w:sz w:val="21"/>
                <w:szCs w:val="21"/>
              </w:rPr>
            </w:pPr>
          </w:p>
        </w:tc>
        <w:tc>
          <w:tcPr>
            <w:tcW w:w="1418" w:type="dxa"/>
          </w:tcPr>
          <w:p w14:paraId="19FE3F6D">
            <w:pPr>
              <w:pStyle w:val="6"/>
              <w:rPr>
                <w:rFonts w:ascii="宋体" w:hAnsi="宋体"/>
                <w:sz w:val="21"/>
                <w:szCs w:val="21"/>
              </w:rPr>
            </w:pPr>
            <w:r>
              <w:rPr>
                <w:rFonts w:hint="eastAsia" w:ascii="宋体" w:hAnsi="宋体"/>
                <w:sz w:val="21"/>
                <w:szCs w:val="21"/>
              </w:rPr>
              <w:t>起购金额</w:t>
            </w:r>
          </w:p>
        </w:tc>
        <w:tc>
          <w:tcPr>
            <w:tcW w:w="992" w:type="dxa"/>
          </w:tcPr>
          <w:p w14:paraId="720375D3">
            <w:pPr>
              <w:pStyle w:val="6"/>
              <w:rPr>
                <w:rFonts w:ascii="宋体" w:hAnsi="宋体"/>
                <w:sz w:val="21"/>
                <w:szCs w:val="21"/>
              </w:rPr>
            </w:pPr>
            <w:r>
              <w:rPr>
                <w:rFonts w:hint="eastAsia" w:ascii="宋体" w:hAnsi="宋体"/>
                <w:sz w:val="21"/>
                <w:szCs w:val="21"/>
              </w:rPr>
              <w:t>文本</w:t>
            </w:r>
          </w:p>
        </w:tc>
        <w:tc>
          <w:tcPr>
            <w:tcW w:w="992" w:type="dxa"/>
          </w:tcPr>
          <w:p w14:paraId="1BF5EF66">
            <w:pPr>
              <w:pStyle w:val="6"/>
              <w:rPr>
                <w:rFonts w:ascii="宋体" w:hAnsi="宋体"/>
                <w:sz w:val="21"/>
                <w:szCs w:val="21"/>
              </w:rPr>
            </w:pPr>
          </w:p>
        </w:tc>
        <w:tc>
          <w:tcPr>
            <w:tcW w:w="1134" w:type="dxa"/>
          </w:tcPr>
          <w:p w14:paraId="36B36A70">
            <w:pPr>
              <w:pStyle w:val="6"/>
              <w:rPr>
                <w:rFonts w:ascii="宋体" w:hAnsi="宋体"/>
                <w:sz w:val="21"/>
                <w:szCs w:val="21"/>
              </w:rPr>
            </w:pPr>
          </w:p>
        </w:tc>
        <w:tc>
          <w:tcPr>
            <w:tcW w:w="992" w:type="dxa"/>
          </w:tcPr>
          <w:p w14:paraId="00A5791C">
            <w:pPr>
              <w:pStyle w:val="6"/>
              <w:rPr>
                <w:rFonts w:ascii="宋体" w:hAnsi="宋体"/>
                <w:sz w:val="21"/>
                <w:szCs w:val="21"/>
              </w:rPr>
            </w:pPr>
          </w:p>
        </w:tc>
        <w:tc>
          <w:tcPr>
            <w:tcW w:w="3544" w:type="dxa"/>
          </w:tcPr>
          <w:p w14:paraId="73404A67">
            <w:pPr>
              <w:pStyle w:val="6"/>
              <w:rPr>
                <w:rFonts w:ascii="宋体" w:hAnsi="宋体"/>
                <w:sz w:val="21"/>
                <w:szCs w:val="21"/>
              </w:rPr>
            </w:pPr>
          </w:p>
        </w:tc>
      </w:tr>
      <w:tr w14:paraId="7914F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59CB9271">
            <w:pPr>
              <w:pStyle w:val="6"/>
              <w:widowControl w:val="0"/>
              <w:numPr>
                <w:ilvl w:val="0"/>
                <w:numId w:val="161"/>
              </w:numPr>
              <w:rPr>
                <w:rFonts w:ascii="宋体" w:hAnsi="宋体"/>
                <w:sz w:val="21"/>
                <w:szCs w:val="21"/>
              </w:rPr>
            </w:pPr>
          </w:p>
        </w:tc>
        <w:tc>
          <w:tcPr>
            <w:tcW w:w="1418" w:type="dxa"/>
          </w:tcPr>
          <w:p w14:paraId="7A77D7BF">
            <w:pPr>
              <w:pStyle w:val="6"/>
              <w:rPr>
                <w:rFonts w:ascii="宋体" w:hAnsi="宋体"/>
                <w:sz w:val="21"/>
                <w:szCs w:val="21"/>
              </w:rPr>
            </w:pPr>
            <w:r>
              <w:rPr>
                <w:rFonts w:hint="eastAsia" w:ascii="宋体" w:hAnsi="宋体"/>
                <w:sz w:val="21"/>
                <w:szCs w:val="21"/>
              </w:rPr>
              <w:t>递增金额</w:t>
            </w:r>
          </w:p>
        </w:tc>
        <w:tc>
          <w:tcPr>
            <w:tcW w:w="992" w:type="dxa"/>
          </w:tcPr>
          <w:p w14:paraId="5F465840">
            <w:pPr>
              <w:pStyle w:val="6"/>
              <w:rPr>
                <w:rFonts w:ascii="宋体" w:hAnsi="宋体"/>
                <w:sz w:val="21"/>
                <w:szCs w:val="21"/>
              </w:rPr>
            </w:pPr>
            <w:r>
              <w:rPr>
                <w:rFonts w:hint="eastAsia" w:ascii="宋体" w:hAnsi="宋体"/>
                <w:sz w:val="21"/>
                <w:szCs w:val="21"/>
              </w:rPr>
              <w:t>文本</w:t>
            </w:r>
          </w:p>
        </w:tc>
        <w:tc>
          <w:tcPr>
            <w:tcW w:w="992" w:type="dxa"/>
          </w:tcPr>
          <w:p w14:paraId="768D485E">
            <w:pPr>
              <w:pStyle w:val="6"/>
              <w:rPr>
                <w:rFonts w:ascii="宋体" w:hAnsi="宋体"/>
                <w:sz w:val="21"/>
                <w:szCs w:val="21"/>
              </w:rPr>
            </w:pPr>
          </w:p>
        </w:tc>
        <w:tc>
          <w:tcPr>
            <w:tcW w:w="1134" w:type="dxa"/>
          </w:tcPr>
          <w:p w14:paraId="707EDEAF">
            <w:pPr>
              <w:pStyle w:val="6"/>
              <w:rPr>
                <w:rFonts w:ascii="宋体" w:hAnsi="宋体"/>
                <w:sz w:val="21"/>
                <w:szCs w:val="21"/>
              </w:rPr>
            </w:pPr>
          </w:p>
        </w:tc>
        <w:tc>
          <w:tcPr>
            <w:tcW w:w="992" w:type="dxa"/>
          </w:tcPr>
          <w:p w14:paraId="53988B0F">
            <w:pPr>
              <w:pStyle w:val="6"/>
              <w:rPr>
                <w:rFonts w:ascii="宋体" w:hAnsi="宋体"/>
                <w:sz w:val="21"/>
                <w:szCs w:val="21"/>
              </w:rPr>
            </w:pPr>
          </w:p>
        </w:tc>
        <w:tc>
          <w:tcPr>
            <w:tcW w:w="3544" w:type="dxa"/>
          </w:tcPr>
          <w:p w14:paraId="7AFB58E5">
            <w:pPr>
              <w:pStyle w:val="6"/>
              <w:rPr>
                <w:rFonts w:ascii="宋体" w:hAnsi="宋体"/>
                <w:sz w:val="21"/>
                <w:szCs w:val="21"/>
              </w:rPr>
            </w:pPr>
            <w:r>
              <w:rPr>
                <w:rFonts w:hint="eastAsia" w:ascii="宋体" w:hAnsi="宋体"/>
                <w:sz w:val="21"/>
                <w:szCs w:val="21"/>
              </w:rPr>
              <w:t>万元，整数倍</w:t>
            </w:r>
          </w:p>
        </w:tc>
      </w:tr>
      <w:tr w14:paraId="26625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6B836345">
            <w:pPr>
              <w:pStyle w:val="6"/>
              <w:widowControl w:val="0"/>
              <w:numPr>
                <w:ilvl w:val="0"/>
                <w:numId w:val="161"/>
              </w:numPr>
              <w:rPr>
                <w:rFonts w:ascii="宋体" w:hAnsi="宋体"/>
                <w:sz w:val="21"/>
                <w:szCs w:val="21"/>
              </w:rPr>
            </w:pPr>
          </w:p>
        </w:tc>
        <w:tc>
          <w:tcPr>
            <w:tcW w:w="1418" w:type="dxa"/>
          </w:tcPr>
          <w:p w14:paraId="4639C2AC">
            <w:pPr>
              <w:pStyle w:val="6"/>
              <w:rPr>
                <w:rFonts w:ascii="宋体" w:hAnsi="宋体"/>
                <w:sz w:val="21"/>
                <w:szCs w:val="21"/>
              </w:rPr>
            </w:pPr>
            <w:r>
              <w:rPr>
                <w:rFonts w:hint="eastAsia" w:ascii="宋体" w:hAnsi="宋体"/>
                <w:sz w:val="21"/>
                <w:szCs w:val="21"/>
              </w:rPr>
              <w:t>请输入购买金额</w:t>
            </w:r>
          </w:p>
        </w:tc>
        <w:tc>
          <w:tcPr>
            <w:tcW w:w="992" w:type="dxa"/>
          </w:tcPr>
          <w:p w14:paraId="048B9B74">
            <w:pPr>
              <w:pStyle w:val="6"/>
              <w:rPr>
                <w:rFonts w:ascii="宋体" w:hAnsi="宋体"/>
                <w:sz w:val="21"/>
                <w:szCs w:val="21"/>
              </w:rPr>
            </w:pPr>
            <w:r>
              <w:rPr>
                <w:rFonts w:hint="eastAsia" w:ascii="宋体" w:hAnsi="宋体"/>
                <w:sz w:val="21"/>
                <w:szCs w:val="21"/>
              </w:rPr>
              <w:t>文本框</w:t>
            </w:r>
          </w:p>
        </w:tc>
        <w:tc>
          <w:tcPr>
            <w:tcW w:w="992" w:type="dxa"/>
          </w:tcPr>
          <w:p w14:paraId="2B92F829">
            <w:pPr>
              <w:pStyle w:val="6"/>
              <w:rPr>
                <w:rFonts w:ascii="宋体" w:hAnsi="宋体"/>
                <w:sz w:val="21"/>
                <w:szCs w:val="21"/>
              </w:rPr>
            </w:pPr>
          </w:p>
        </w:tc>
        <w:tc>
          <w:tcPr>
            <w:tcW w:w="1134" w:type="dxa"/>
          </w:tcPr>
          <w:p w14:paraId="20AF7BBB">
            <w:pPr>
              <w:pStyle w:val="6"/>
              <w:rPr>
                <w:rFonts w:ascii="宋体" w:hAnsi="宋体"/>
                <w:sz w:val="21"/>
                <w:szCs w:val="21"/>
              </w:rPr>
            </w:pPr>
          </w:p>
        </w:tc>
        <w:tc>
          <w:tcPr>
            <w:tcW w:w="992" w:type="dxa"/>
          </w:tcPr>
          <w:p w14:paraId="7C1CB7C6">
            <w:pPr>
              <w:pStyle w:val="6"/>
              <w:rPr>
                <w:rFonts w:ascii="宋体" w:hAnsi="宋体"/>
                <w:sz w:val="21"/>
                <w:szCs w:val="21"/>
              </w:rPr>
            </w:pPr>
            <w:r>
              <w:rPr>
                <w:rFonts w:hint="eastAsia" w:ascii="宋体" w:hAnsi="宋体"/>
                <w:sz w:val="21"/>
                <w:szCs w:val="21"/>
              </w:rPr>
              <w:t>是</w:t>
            </w:r>
          </w:p>
        </w:tc>
        <w:tc>
          <w:tcPr>
            <w:tcW w:w="3544" w:type="dxa"/>
          </w:tcPr>
          <w:p w14:paraId="0C63676E">
            <w:pPr>
              <w:pStyle w:val="6"/>
              <w:rPr>
                <w:rFonts w:ascii="宋体" w:hAnsi="宋体"/>
                <w:sz w:val="21"/>
                <w:szCs w:val="21"/>
              </w:rPr>
            </w:pPr>
          </w:p>
        </w:tc>
      </w:tr>
      <w:tr w14:paraId="5633C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0C99A3A5">
            <w:pPr>
              <w:pStyle w:val="6"/>
              <w:widowControl w:val="0"/>
              <w:numPr>
                <w:ilvl w:val="0"/>
                <w:numId w:val="161"/>
              </w:numPr>
              <w:rPr>
                <w:rFonts w:ascii="宋体" w:hAnsi="宋体"/>
                <w:sz w:val="21"/>
                <w:szCs w:val="21"/>
              </w:rPr>
            </w:pPr>
          </w:p>
        </w:tc>
        <w:tc>
          <w:tcPr>
            <w:tcW w:w="1418" w:type="dxa"/>
          </w:tcPr>
          <w:p w14:paraId="7FE463E8">
            <w:pPr>
              <w:pStyle w:val="6"/>
              <w:rPr>
                <w:rFonts w:ascii="宋体" w:hAnsi="宋体"/>
                <w:sz w:val="21"/>
                <w:szCs w:val="21"/>
              </w:rPr>
            </w:pPr>
            <w:r>
              <w:rPr>
                <w:rFonts w:hint="eastAsia" w:ascii="宋体" w:hAnsi="宋体"/>
                <w:sz w:val="21"/>
                <w:szCs w:val="21"/>
              </w:rPr>
              <w:t>客户经理</w:t>
            </w:r>
          </w:p>
        </w:tc>
        <w:tc>
          <w:tcPr>
            <w:tcW w:w="992" w:type="dxa"/>
          </w:tcPr>
          <w:p w14:paraId="006FCBC1">
            <w:pPr>
              <w:pStyle w:val="6"/>
              <w:rPr>
                <w:rFonts w:ascii="宋体" w:hAnsi="宋体"/>
                <w:sz w:val="21"/>
                <w:szCs w:val="21"/>
              </w:rPr>
            </w:pPr>
            <w:r>
              <w:rPr>
                <w:rFonts w:hint="eastAsia" w:ascii="宋体" w:hAnsi="宋体"/>
                <w:sz w:val="21"/>
                <w:szCs w:val="21"/>
              </w:rPr>
              <w:t>文本框</w:t>
            </w:r>
          </w:p>
        </w:tc>
        <w:tc>
          <w:tcPr>
            <w:tcW w:w="992" w:type="dxa"/>
          </w:tcPr>
          <w:p w14:paraId="1D853E79">
            <w:pPr>
              <w:pStyle w:val="6"/>
              <w:rPr>
                <w:rFonts w:ascii="宋体" w:hAnsi="宋体"/>
                <w:sz w:val="21"/>
                <w:szCs w:val="21"/>
              </w:rPr>
            </w:pPr>
          </w:p>
        </w:tc>
        <w:tc>
          <w:tcPr>
            <w:tcW w:w="1134" w:type="dxa"/>
          </w:tcPr>
          <w:p w14:paraId="16318A93">
            <w:pPr>
              <w:pStyle w:val="6"/>
              <w:rPr>
                <w:rFonts w:ascii="宋体" w:hAnsi="宋体"/>
                <w:sz w:val="21"/>
                <w:szCs w:val="21"/>
              </w:rPr>
            </w:pPr>
          </w:p>
        </w:tc>
        <w:tc>
          <w:tcPr>
            <w:tcW w:w="992" w:type="dxa"/>
          </w:tcPr>
          <w:p w14:paraId="296959D6">
            <w:pPr>
              <w:pStyle w:val="6"/>
              <w:rPr>
                <w:rFonts w:ascii="宋体" w:hAnsi="宋体"/>
                <w:sz w:val="21"/>
                <w:szCs w:val="21"/>
              </w:rPr>
            </w:pPr>
          </w:p>
        </w:tc>
        <w:tc>
          <w:tcPr>
            <w:tcW w:w="3544" w:type="dxa"/>
          </w:tcPr>
          <w:p w14:paraId="58569607">
            <w:pPr>
              <w:pStyle w:val="6"/>
              <w:rPr>
                <w:rFonts w:ascii="宋体" w:hAnsi="宋体"/>
                <w:sz w:val="21"/>
                <w:szCs w:val="21"/>
              </w:rPr>
            </w:pPr>
            <w:r>
              <w:rPr>
                <w:rFonts w:hint="eastAsia" w:ascii="宋体" w:hAnsi="宋体"/>
                <w:sz w:val="21"/>
                <w:szCs w:val="21"/>
              </w:rPr>
              <w:t>输入客户经理工号</w:t>
            </w:r>
          </w:p>
        </w:tc>
      </w:tr>
      <w:tr w14:paraId="311E7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2E182EEB">
            <w:pPr>
              <w:pStyle w:val="6"/>
              <w:widowControl w:val="0"/>
              <w:numPr>
                <w:ilvl w:val="0"/>
                <w:numId w:val="161"/>
              </w:numPr>
              <w:rPr>
                <w:rFonts w:ascii="宋体" w:hAnsi="宋体"/>
                <w:sz w:val="21"/>
                <w:szCs w:val="21"/>
              </w:rPr>
            </w:pPr>
          </w:p>
        </w:tc>
        <w:tc>
          <w:tcPr>
            <w:tcW w:w="1418" w:type="dxa"/>
          </w:tcPr>
          <w:p w14:paraId="0B5DAB2B">
            <w:pPr>
              <w:pStyle w:val="6"/>
              <w:rPr>
                <w:rFonts w:ascii="宋体" w:hAnsi="宋体"/>
                <w:sz w:val="21"/>
                <w:szCs w:val="21"/>
              </w:rPr>
            </w:pPr>
            <w:r>
              <w:rPr>
                <w:rFonts w:hint="eastAsia" w:ascii="宋体" w:hAnsi="宋体"/>
                <w:sz w:val="21"/>
                <w:szCs w:val="21"/>
              </w:rPr>
              <w:t>上一步</w:t>
            </w:r>
          </w:p>
        </w:tc>
        <w:tc>
          <w:tcPr>
            <w:tcW w:w="992" w:type="dxa"/>
          </w:tcPr>
          <w:p w14:paraId="2EEEC114">
            <w:pPr>
              <w:pStyle w:val="6"/>
              <w:rPr>
                <w:rFonts w:ascii="宋体" w:hAnsi="宋体"/>
                <w:sz w:val="21"/>
                <w:szCs w:val="21"/>
              </w:rPr>
            </w:pPr>
            <w:r>
              <w:rPr>
                <w:rFonts w:hint="eastAsia" w:ascii="宋体" w:hAnsi="宋体"/>
                <w:sz w:val="21"/>
                <w:szCs w:val="21"/>
              </w:rPr>
              <w:t>按钮</w:t>
            </w:r>
          </w:p>
        </w:tc>
        <w:tc>
          <w:tcPr>
            <w:tcW w:w="992" w:type="dxa"/>
          </w:tcPr>
          <w:p w14:paraId="21A52F7B">
            <w:pPr>
              <w:pStyle w:val="6"/>
              <w:rPr>
                <w:rFonts w:ascii="宋体" w:hAnsi="宋体"/>
                <w:sz w:val="21"/>
                <w:szCs w:val="21"/>
              </w:rPr>
            </w:pPr>
          </w:p>
        </w:tc>
        <w:tc>
          <w:tcPr>
            <w:tcW w:w="1134" w:type="dxa"/>
          </w:tcPr>
          <w:p w14:paraId="12ED6593">
            <w:pPr>
              <w:pStyle w:val="6"/>
              <w:rPr>
                <w:rFonts w:ascii="宋体" w:hAnsi="宋体"/>
                <w:sz w:val="21"/>
                <w:szCs w:val="21"/>
              </w:rPr>
            </w:pPr>
          </w:p>
        </w:tc>
        <w:tc>
          <w:tcPr>
            <w:tcW w:w="992" w:type="dxa"/>
          </w:tcPr>
          <w:p w14:paraId="5F82400F">
            <w:pPr>
              <w:pStyle w:val="6"/>
              <w:rPr>
                <w:rFonts w:ascii="宋体" w:hAnsi="宋体"/>
                <w:sz w:val="21"/>
                <w:szCs w:val="21"/>
              </w:rPr>
            </w:pPr>
          </w:p>
        </w:tc>
        <w:tc>
          <w:tcPr>
            <w:tcW w:w="3544" w:type="dxa"/>
          </w:tcPr>
          <w:p w14:paraId="47B11741">
            <w:pPr>
              <w:pStyle w:val="6"/>
              <w:rPr>
                <w:rFonts w:ascii="宋体" w:hAnsi="宋体"/>
                <w:sz w:val="21"/>
                <w:szCs w:val="21"/>
              </w:rPr>
            </w:pPr>
          </w:p>
        </w:tc>
      </w:tr>
      <w:tr w14:paraId="27198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542DB864">
            <w:pPr>
              <w:pStyle w:val="6"/>
              <w:widowControl w:val="0"/>
              <w:numPr>
                <w:ilvl w:val="0"/>
                <w:numId w:val="161"/>
              </w:numPr>
              <w:rPr>
                <w:rFonts w:ascii="宋体" w:hAnsi="宋体"/>
                <w:sz w:val="21"/>
                <w:szCs w:val="21"/>
              </w:rPr>
            </w:pPr>
          </w:p>
        </w:tc>
        <w:tc>
          <w:tcPr>
            <w:tcW w:w="1418" w:type="dxa"/>
          </w:tcPr>
          <w:p w14:paraId="666D44EF">
            <w:pPr>
              <w:pStyle w:val="6"/>
              <w:rPr>
                <w:rFonts w:ascii="宋体" w:hAnsi="宋体"/>
                <w:sz w:val="21"/>
                <w:szCs w:val="21"/>
              </w:rPr>
            </w:pPr>
            <w:r>
              <w:rPr>
                <w:rFonts w:hint="eastAsia" w:ascii="宋体" w:hAnsi="宋体"/>
                <w:sz w:val="21"/>
                <w:szCs w:val="21"/>
              </w:rPr>
              <w:t>提交</w:t>
            </w:r>
          </w:p>
        </w:tc>
        <w:tc>
          <w:tcPr>
            <w:tcW w:w="992" w:type="dxa"/>
          </w:tcPr>
          <w:p w14:paraId="6F7BA331">
            <w:pPr>
              <w:pStyle w:val="6"/>
              <w:rPr>
                <w:rFonts w:ascii="宋体" w:hAnsi="宋体"/>
                <w:sz w:val="21"/>
                <w:szCs w:val="21"/>
              </w:rPr>
            </w:pPr>
            <w:r>
              <w:rPr>
                <w:rFonts w:hint="eastAsia" w:ascii="宋体" w:hAnsi="宋体"/>
                <w:sz w:val="21"/>
                <w:szCs w:val="21"/>
              </w:rPr>
              <w:t>按钮</w:t>
            </w:r>
          </w:p>
        </w:tc>
        <w:tc>
          <w:tcPr>
            <w:tcW w:w="992" w:type="dxa"/>
          </w:tcPr>
          <w:p w14:paraId="4EEE1884">
            <w:pPr>
              <w:pStyle w:val="6"/>
              <w:rPr>
                <w:rFonts w:ascii="宋体" w:hAnsi="宋体"/>
                <w:sz w:val="21"/>
                <w:szCs w:val="21"/>
              </w:rPr>
            </w:pPr>
          </w:p>
        </w:tc>
        <w:tc>
          <w:tcPr>
            <w:tcW w:w="1134" w:type="dxa"/>
          </w:tcPr>
          <w:p w14:paraId="7A79E13E">
            <w:pPr>
              <w:pStyle w:val="6"/>
              <w:rPr>
                <w:rFonts w:ascii="宋体" w:hAnsi="宋体"/>
                <w:sz w:val="21"/>
                <w:szCs w:val="21"/>
              </w:rPr>
            </w:pPr>
          </w:p>
        </w:tc>
        <w:tc>
          <w:tcPr>
            <w:tcW w:w="992" w:type="dxa"/>
          </w:tcPr>
          <w:p w14:paraId="621B50A5">
            <w:pPr>
              <w:pStyle w:val="6"/>
              <w:rPr>
                <w:rFonts w:ascii="宋体" w:hAnsi="宋体"/>
                <w:sz w:val="21"/>
                <w:szCs w:val="21"/>
              </w:rPr>
            </w:pPr>
          </w:p>
        </w:tc>
        <w:tc>
          <w:tcPr>
            <w:tcW w:w="3544" w:type="dxa"/>
          </w:tcPr>
          <w:p w14:paraId="5D734A08">
            <w:pPr>
              <w:pStyle w:val="6"/>
              <w:rPr>
                <w:rFonts w:ascii="宋体" w:hAnsi="宋体"/>
                <w:sz w:val="21"/>
                <w:szCs w:val="21"/>
              </w:rPr>
            </w:pPr>
          </w:p>
        </w:tc>
      </w:tr>
    </w:tbl>
    <w:p w14:paraId="27D58BC5">
      <w:pPr>
        <w:pStyle w:val="5"/>
        <w:numPr>
          <w:ilvl w:val="0"/>
          <w:numId w:val="0"/>
        </w:numPr>
        <w:ind w:left="6"/>
        <w:rPr>
          <w:rStyle w:val="51"/>
          <w:rFonts w:ascii="Book Antiqua" w:hAnsi="Book Antiqua"/>
          <w:b/>
          <w:bCs/>
          <w:sz w:val="20"/>
          <w:szCs w:val="20"/>
        </w:rPr>
      </w:pPr>
      <w:r>
        <w:rPr>
          <w:rStyle w:val="51"/>
          <w:rFonts w:hint="eastAsia"/>
          <w:b/>
          <w:bCs/>
        </w:rPr>
        <w:t>申购确认页面</w:t>
      </w:r>
    </w:p>
    <w:tbl>
      <w:tblPr>
        <w:tblStyle w:val="48"/>
        <w:tblW w:w="98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418"/>
        <w:gridCol w:w="992"/>
        <w:gridCol w:w="992"/>
        <w:gridCol w:w="1134"/>
        <w:gridCol w:w="992"/>
        <w:gridCol w:w="3544"/>
      </w:tblGrid>
      <w:tr w14:paraId="1E153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FFCC99"/>
            <w:vAlign w:val="center"/>
          </w:tcPr>
          <w:p w14:paraId="5DB3D8AE">
            <w:pPr>
              <w:rPr>
                <w:rFonts w:ascii="宋体" w:hAnsi="宋体" w:cs="Arial"/>
                <w:b/>
                <w:sz w:val="21"/>
                <w:szCs w:val="21"/>
              </w:rPr>
            </w:pPr>
            <w:r>
              <w:rPr>
                <w:rFonts w:ascii="宋体" w:hAnsi="宋体" w:cs="Arial"/>
                <w:b/>
                <w:sz w:val="21"/>
                <w:szCs w:val="21"/>
              </w:rPr>
              <w:t>序号</w:t>
            </w:r>
          </w:p>
        </w:tc>
        <w:tc>
          <w:tcPr>
            <w:tcW w:w="1418" w:type="dxa"/>
            <w:shd w:val="clear" w:color="auto" w:fill="FFCC99"/>
            <w:vAlign w:val="center"/>
          </w:tcPr>
          <w:p w14:paraId="13D62CFF">
            <w:pPr>
              <w:rPr>
                <w:rFonts w:ascii="宋体" w:hAnsi="宋体" w:cs="Arial"/>
                <w:b/>
                <w:sz w:val="21"/>
                <w:szCs w:val="21"/>
              </w:rPr>
            </w:pPr>
            <w:r>
              <w:rPr>
                <w:rFonts w:ascii="宋体" w:hAnsi="宋体" w:cs="Arial"/>
                <w:b/>
                <w:sz w:val="21"/>
                <w:szCs w:val="21"/>
              </w:rPr>
              <w:t>名称</w:t>
            </w:r>
          </w:p>
        </w:tc>
        <w:tc>
          <w:tcPr>
            <w:tcW w:w="992" w:type="dxa"/>
            <w:shd w:val="clear" w:color="auto" w:fill="FFCC99"/>
            <w:vAlign w:val="center"/>
          </w:tcPr>
          <w:p w14:paraId="2EA6EC61">
            <w:pPr>
              <w:rPr>
                <w:rFonts w:ascii="宋体" w:hAnsi="宋体" w:cs="Arial"/>
                <w:b/>
                <w:sz w:val="21"/>
                <w:szCs w:val="21"/>
              </w:rPr>
            </w:pPr>
            <w:r>
              <w:rPr>
                <w:rFonts w:ascii="宋体" w:hAnsi="宋体" w:cs="Arial"/>
                <w:b/>
                <w:sz w:val="21"/>
                <w:szCs w:val="21"/>
              </w:rPr>
              <w:t>输入</w:t>
            </w:r>
            <w:r>
              <w:rPr>
                <w:rFonts w:hint="eastAsia" w:ascii="宋体" w:hAnsi="宋体" w:cs="Arial"/>
                <w:b/>
                <w:sz w:val="21"/>
                <w:szCs w:val="21"/>
              </w:rPr>
              <w:t>/输出</w:t>
            </w:r>
          </w:p>
        </w:tc>
        <w:tc>
          <w:tcPr>
            <w:tcW w:w="992" w:type="dxa"/>
            <w:shd w:val="clear" w:color="auto" w:fill="FFCC99"/>
            <w:vAlign w:val="center"/>
          </w:tcPr>
          <w:p w14:paraId="58AA2474">
            <w:pPr>
              <w:rPr>
                <w:rFonts w:ascii="宋体" w:hAnsi="宋体" w:cs="Arial"/>
                <w:b/>
                <w:sz w:val="21"/>
                <w:szCs w:val="21"/>
              </w:rPr>
            </w:pPr>
            <w:r>
              <w:rPr>
                <w:rFonts w:ascii="宋体" w:hAnsi="宋体" w:cs="Arial"/>
                <w:b/>
                <w:sz w:val="21"/>
                <w:szCs w:val="21"/>
              </w:rPr>
              <w:t>缺省值</w:t>
            </w:r>
          </w:p>
        </w:tc>
        <w:tc>
          <w:tcPr>
            <w:tcW w:w="1134" w:type="dxa"/>
            <w:shd w:val="clear" w:color="auto" w:fill="FFCC99"/>
            <w:vAlign w:val="center"/>
          </w:tcPr>
          <w:p w14:paraId="4E2757C8">
            <w:pPr>
              <w:rPr>
                <w:rFonts w:ascii="宋体" w:hAnsi="宋体" w:cs="Arial"/>
                <w:b/>
                <w:sz w:val="21"/>
                <w:szCs w:val="21"/>
              </w:rPr>
            </w:pPr>
            <w:r>
              <w:rPr>
                <w:rFonts w:hint="eastAsia" w:ascii="宋体" w:hAnsi="宋体" w:cs="Arial"/>
                <w:b/>
                <w:sz w:val="21"/>
                <w:szCs w:val="21"/>
              </w:rPr>
              <w:t>类型/长度</w:t>
            </w:r>
          </w:p>
        </w:tc>
        <w:tc>
          <w:tcPr>
            <w:tcW w:w="992" w:type="dxa"/>
            <w:shd w:val="clear" w:color="auto" w:fill="FFCC99"/>
            <w:vAlign w:val="center"/>
          </w:tcPr>
          <w:p w14:paraId="1C540563">
            <w:pPr>
              <w:rPr>
                <w:rFonts w:ascii="宋体" w:hAnsi="宋体" w:cs="Arial"/>
                <w:b/>
                <w:sz w:val="21"/>
                <w:szCs w:val="21"/>
              </w:rPr>
            </w:pPr>
            <w:r>
              <w:rPr>
                <w:rFonts w:hint="eastAsia" w:ascii="宋体" w:hAnsi="宋体" w:cs="Arial"/>
                <w:b/>
                <w:sz w:val="21"/>
                <w:szCs w:val="21"/>
              </w:rPr>
              <w:t>是否必输</w:t>
            </w:r>
          </w:p>
        </w:tc>
        <w:tc>
          <w:tcPr>
            <w:tcW w:w="3544" w:type="dxa"/>
            <w:shd w:val="clear" w:color="auto" w:fill="FFCC99"/>
            <w:vAlign w:val="center"/>
          </w:tcPr>
          <w:p w14:paraId="726F3769">
            <w:pPr>
              <w:rPr>
                <w:rFonts w:ascii="宋体" w:hAnsi="宋体" w:cs="Arial"/>
                <w:b/>
                <w:sz w:val="21"/>
                <w:szCs w:val="21"/>
              </w:rPr>
            </w:pPr>
            <w:r>
              <w:rPr>
                <w:rFonts w:ascii="宋体" w:hAnsi="宋体" w:cs="Arial"/>
                <w:b/>
                <w:sz w:val="21"/>
                <w:szCs w:val="21"/>
              </w:rPr>
              <w:t>备注</w:t>
            </w:r>
          </w:p>
        </w:tc>
      </w:tr>
      <w:tr w14:paraId="765A5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4ACBA1FA">
            <w:pPr>
              <w:pStyle w:val="6"/>
              <w:widowControl w:val="0"/>
              <w:numPr>
                <w:ilvl w:val="0"/>
                <w:numId w:val="162"/>
              </w:numPr>
              <w:rPr>
                <w:rFonts w:ascii="宋体" w:hAnsi="宋体"/>
                <w:sz w:val="21"/>
                <w:szCs w:val="21"/>
              </w:rPr>
            </w:pPr>
          </w:p>
        </w:tc>
        <w:tc>
          <w:tcPr>
            <w:tcW w:w="1418" w:type="dxa"/>
          </w:tcPr>
          <w:p w14:paraId="564C8432">
            <w:pPr>
              <w:pStyle w:val="6"/>
              <w:rPr>
                <w:rFonts w:ascii="宋体" w:hAnsi="宋体"/>
                <w:sz w:val="21"/>
                <w:szCs w:val="21"/>
              </w:rPr>
            </w:pPr>
            <w:r>
              <w:rPr>
                <w:rFonts w:hint="eastAsia" w:ascii="宋体" w:hAnsi="宋体"/>
                <w:sz w:val="21"/>
                <w:szCs w:val="21"/>
              </w:rPr>
              <w:t>银行账号</w:t>
            </w:r>
          </w:p>
        </w:tc>
        <w:tc>
          <w:tcPr>
            <w:tcW w:w="992" w:type="dxa"/>
          </w:tcPr>
          <w:p w14:paraId="41F0DC94">
            <w:pPr>
              <w:pStyle w:val="6"/>
              <w:rPr>
                <w:rFonts w:ascii="宋体" w:hAnsi="宋体"/>
                <w:sz w:val="21"/>
                <w:szCs w:val="21"/>
              </w:rPr>
            </w:pPr>
            <w:r>
              <w:rPr>
                <w:rFonts w:hint="eastAsia" w:ascii="宋体" w:hAnsi="宋体"/>
                <w:sz w:val="21"/>
                <w:szCs w:val="21"/>
              </w:rPr>
              <w:t>文本</w:t>
            </w:r>
          </w:p>
        </w:tc>
        <w:tc>
          <w:tcPr>
            <w:tcW w:w="992" w:type="dxa"/>
          </w:tcPr>
          <w:p w14:paraId="0FD677AC">
            <w:pPr>
              <w:pStyle w:val="6"/>
              <w:rPr>
                <w:rFonts w:ascii="宋体" w:hAnsi="宋体"/>
                <w:sz w:val="21"/>
                <w:szCs w:val="21"/>
              </w:rPr>
            </w:pPr>
          </w:p>
        </w:tc>
        <w:tc>
          <w:tcPr>
            <w:tcW w:w="1134" w:type="dxa"/>
          </w:tcPr>
          <w:p w14:paraId="7682F9CF">
            <w:pPr>
              <w:pStyle w:val="6"/>
              <w:rPr>
                <w:rFonts w:ascii="宋体" w:hAnsi="宋体"/>
                <w:sz w:val="21"/>
                <w:szCs w:val="21"/>
              </w:rPr>
            </w:pPr>
          </w:p>
        </w:tc>
        <w:tc>
          <w:tcPr>
            <w:tcW w:w="992" w:type="dxa"/>
          </w:tcPr>
          <w:p w14:paraId="75589184">
            <w:pPr>
              <w:pStyle w:val="6"/>
              <w:rPr>
                <w:rFonts w:ascii="宋体" w:hAnsi="宋体"/>
                <w:sz w:val="21"/>
                <w:szCs w:val="21"/>
              </w:rPr>
            </w:pPr>
          </w:p>
        </w:tc>
        <w:tc>
          <w:tcPr>
            <w:tcW w:w="3544" w:type="dxa"/>
          </w:tcPr>
          <w:p w14:paraId="327F835A">
            <w:pPr>
              <w:pStyle w:val="6"/>
              <w:rPr>
                <w:rFonts w:ascii="宋体" w:hAnsi="宋体"/>
                <w:sz w:val="21"/>
                <w:szCs w:val="21"/>
              </w:rPr>
            </w:pPr>
          </w:p>
        </w:tc>
      </w:tr>
      <w:tr w14:paraId="32EA5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749D8950">
            <w:pPr>
              <w:pStyle w:val="6"/>
              <w:widowControl w:val="0"/>
              <w:numPr>
                <w:ilvl w:val="0"/>
                <w:numId w:val="162"/>
              </w:numPr>
              <w:rPr>
                <w:rFonts w:ascii="宋体" w:hAnsi="宋体"/>
                <w:sz w:val="21"/>
                <w:szCs w:val="21"/>
              </w:rPr>
            </w:pPr>
          </w:p>
        </w:tc>
        <w:tc>
          <w:tcPr>
            <w:tcW w:w="1418" w:type="dxa"/>
          </w:tcPr>
          <w:p w14:paraId="20EBB57E">
            <w:pPr>
              <w:pStyle w:val="6"/>
              <w:rPr>
                <w:rFonts w:ascii="宋体" w:hAnsi="宋体"/>
                <w:sz w:val="21"/>
                <w:szCs w:val="21"/>
              </w:rPr>
            </w:pPr>
            <w:r>
              <w:rPr>
                <w:rFonts w:hint="eastAsia" w:ascii="宋体" w:hAnsi="宋体"/>
                <w:sz w:val="21"/>
                <w:szCs w:val="21"/>
              </w:rPr>
              <w:t>理财产品名称</w:t>
            </w:r>
          </w:p>
        </w:tc>
        <w:tc>
          <w:tcPr>
            <w:tcW w:w="992" w:type="dxa"/>
          </w:tcPr>
          <w:p w14:paraId="44BA6DD2">
            <w:pPr>
              <w:pStyle w:val="6"/>
              <w:rPr>
                <w:rFonts w:ascii="宋体" w:hAnsi="宋体"/>
                <w:sz w:val="21"/>
                <w:szCs w:val="21"/>
              </w:rPr>
            </w:pPr>
            <w:r>
              <w:rPr>
                <w:rFonts w:hint="eastAsia" w:ascii="宋体" w:hAnsi="宋体"/>
                <w:sz w:val="21"/>
                <w:szCs w:val="21"/>
              </w:rPr>
              <w:t>文本</w:t>
            </w:r>
          </w:p>
        </w:tc>
        <w:tc>
          <w:tcPr>
            <w:tcW w:w="992" w:type="dxa"/>
          </w:tcPr>
          <w:p w14:paraId="4E3E4CF7">
            <w:pPr>
              <w:pStyle w:val="6"/>
              <w:rPr>
                <w:rFonts w:ascii="宋体" w:hAnsi="宋体"/>
                <w:sz w:val="21"/>
                <w:szCs w:val="21"/>
              </w:rPr>
            </w:pPr>
          </w:p>
        </w:tc>
        <w:tc>
          <w:tcPr>
            <w:tcW w:w="1134" w:type="dxa"/>
          </w:tcPr>
          <w:p w14:paraId="121D1AB0">
            <w:pPr>
              <w:pStyle w:val="6"/>
              <w:rPr>
                <w:rFonts w:ascii="宋体" w:hAnsi="宋体"/>
                <w:sz w:val="21"/>
                <w:szCs w:val="21"/>
              </w:rPr>
            </w:pPr>
          </w:p>
        </w:tc>
        <w:tc>
          <w:tcPr>
            <w:tcW w:w="992" w:type="dxa"/>
          </w:tcPr>
          <w:p w14:paraId="03597178">
            <w:pPr>
              <w:pStyle w:val="6"/>
              <w:rPr>
                <w:rFonts w:ascii="宋体" w:hAnsi="宋体"/>
                <w:sz w:val="21"/>
                <w:szCs w:val="21"/>
              </w:rPr>
            </w:pPr>
          </w:p>
        </w:tc>
        <w:tc>
          <w:tcPr>
            <w:tcW w:w="3544" w:type="dxa"/>
          </w:tcPr>
          <w:p w14:paraId="118FE126">
            <w:pPr>
              <w:pStyle w:val="6"/>
              <w:rPr>
                <w:rFonts w:ascii="宋体" w:hAnsi="宋体"/>
                <w:sz w:val="21"/>
                <w:szCs w:val="21"/>
              </w:rPr>
            </w:pPr>
          </w:p>
        </w:tc>
      </w:tr>
      <w:tr w14:paraId="248D8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445AF3F1">
            <w:pPr>
              <w:pStyle w:val="6"/>
              <w:widowControl w:val="0"/>
              <w:numPr>
                <w:ilvl w:val="0"/>
                <w:numId w:val="162"/>
              </w:numPr>
              <w:rPr>
                <w:rFonts w:ascii="宋体" w:hAnsi="宋体"/>
                <w:sz w:val="21"/>
                <w:szCs w:val="21"/>
              </w:rPr>
            </w:pPr>
          </w:p>
        </w:tc>
        <w:tc>
          <w:tcPr>
            <w:tcW w:w="1418" w:type="dxa"/>
          </w:tcPr>
          <w:p w14:paraId="34D2613F">
            <w:pPr>
              <w:pStyle w:val="6"/>
              <w:rPr>
                <w:rFonts w:ascii="宋体" w:hAnsi="宋体"/>
                <w:sz w:val="21"/>
                <w:szCs w:val="21"/>
              </w:rPr>
            </w:pPr>
            <w:r>
              <w:rPr>
                <w:rFonts w:hint="eastAsia" w:ascii="宋体" w:hAnsi="宋体"/>
                <w:sz w:val="21"/>
                <w:szCs w:val="21"/>
              </w:rPr>
              <w:t>预期收益率</w:t>
            </w:r>
          </w:p>
        </w:tc>
        <w:tc>
          <w:tcPr>
            <w:tcW w:w="992" w:type="dxa"/>
          </w:tcPr>
          <w:p w14:paraId="47A3E42E">
            <w:pPr>
              <w:pStyle w:val="6"/>
              <w:rPr>
                <w:rFonts w:ascii="宋体" w:hAnsi="宋体"/>
                <w:sz w:val="21"/>
                <w:szCs w:val="21"/>
              </w:rPr>
            </w:pPr>
            <w:r>
              <w:rPr>
                <w:rFonts w:hint="eastAsia" w:ascii="宋体" w:hAnsi="宋体"/>
                <w:sz w:val="21"/>
                <w:szCs w:val="21"/>
              </w:rPr>
              <w:t>文本</w:t>
            </w:r>
          </w:p>
        </w:tc>
        <w:tc>
          <w:tcPr>
            <w:tcW w:w="992" w:type="dxa"/>
          </w:tcPr>
          <w:p w14:paraId="1EC8DD86">
            <w:pPr>
              <w:pStyle w:val="6"/>
              <w:rPr>
                <w:rFonts w:ascii="宋体" w:hAnsi="宋体"/>
                <w:sz w:val="21"/>
                <w:szCs w:val="21"/>
              </w:rPr>
            </w:pPr>
          </w:p>
        </w:tc>
        <w:tc>
          <w:tcPr>
            <w:tcW w:w="1134" w:type="dxa"/>
          </w:tcPr>
          <w:p w14:paraId="7E76B64F">
            <w:pPr>
              <w:pStyle w:val="6"/>
              <w:rPr>
                <w:rFonts w:ascii="宋体" w:hAnsi="宋体"/>
                <w:sz w:val="21"/>
                <w:szCs w:val="21"/>
              </w:rPr>
            </w:pPr>
          </w:p>
        </w:tc>
        <w:tc>
          <w:tcPr>
            <w:tcW w:w="992" w:type="dxa"/>
          </w:tcPr>
          <w:p w14:paraId="157B2F34">
            <w:pPr>
              <w:pStyle w:val="6"/>
              <w:rPr>
                <w:rFonts w:ascii="宋体" w:hAnsi="宋体"/>
                <w:sz w:val="21"/>
                <w:szCs w:val="21"/>
              </w:rPr>
            </w:pPr>
          </w:p>
        </w:tc>
        <w:tc>
          <w:tcPr>
            <w:tcW w:w="3544" w:type="dxa"/>
          </w:tcPr>
          <w:p w14:paraId="14313E96">
            <w:pPr>
              <w:pStyle w:val="6"/>
              <w:rPr>
                <w:rFonts w:ascii="宋体" w:hAnsi="宋体"/>
                <w:sz w:val="21"/>
                <w:szCs w:val="21"/>
              </w:rPr>
            </w:pPr>
          </w:p>
        </w:tc>
      </w:tr>
      <w:tr w14:paraId="579E5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32F98322">
            <w:pPr>
              <w:pStyle w:val="6"/>
              <w:widowControl w:val="0"/>
              <w:numPr>
                <w:ilvl w:val="0"/>
                <w:numId w:val="162"/>
              </w:numPr>
              <w:rPr>
                <w:rFonts w:ascii="宋体" w:hAnsi="宋体"/>
                <w:sz w:val="21"/>
                <w:szCs w:val="21"/>
              </w:rPr>
            </w:pPr>
          </w:p>
        </w:tc>
        <w:tc>
          <w:tcPr>
            <w:tcW w:w="1418" w:type="dxa"/>
          </w:tcPr>
          <w:p w14:paraId="2C12EB8D">
            <w:pPr>
              <w:pStyle w:val="6"/>
              <w:rPr>
                <w:rFonts w:ascii="宋体" w:hAnsi="宋体"/>
                <w:sz w:val="21"/>
                <w:szCs w:val="21"/>
              </w:rPr>
            </w:pPr>
            <w:r>
              <w:rPr>
                <w:rFonts w:hint="eastAsia" w:ascii="宋体" w:hAnsi="宋体"/>
                <w:sz w:val="21"/>
                <w:szCs w:val="21"/>
              </w:rPr>
              <w:t>币种</w:t>
            </w:r>
          </w:p>
        </w:tc>
        <w:tc>
          <w:tcPr>
            <w:tcW w:w="992" w:type="dxa"/>
          </w:tcPr>
          <w:p w14:paraId="63DA96D9">
            <w:pPr>
              <w:pStyle w:val="6"/>
              <w:rPr>
                <w:rFonts w:ascii="宋体" w:hAnsi="宋体"/>
                <w:sz w:val="21"/>
                <w:szCs w:val="21"/>
              </w:rPr>
            </w:pPr>
            <w:r>
              <w:rPr>
                <w:rFonts w:hint="eastAsia" w:ascii="宋体" w:hAnsi="宋体"/>
                <w:sz w:val="21"/>
                <w:szCs w:val="21"/>
              </w:rPr>
              <w:t>文本</w:t>
            </w:r>
          </w:p>
        </w:tc>
        <w:tc>
          <w:tcPr>
            <w:tcW w:w="992" w:type="dxa"/>
          </w:tcPr>
          <w:p w14:paraId="640618E8">
            <w:pPr>
              <w:pStyle w:val="6"/>
              <w:rPr>
                <w:rFonts w:ascii="宋体" w:hAnsi="宋体"/>
                <w:sz w:val="21"/>
                <w:szCs w:val="21"/>
              </w:rPr>
            </w:pPr>
          </w:p>
        </w:tc>
        <w:tc>
          <w:tcPr>
            <w:tcW w:w="1134" w:type="dxa"/>
          </w:tcPr>
          <w:p w14:paraId="1C81E4FD">
            <w:pPr>
              <w:pStyle w:val="6"/>
              <w:rPr>
                <w:rFonts w:ascii="宋体" w:hAnsi="宋体"/>
                <w:sz w:val="21"/>
                <w:szCs w:val="21"/>
              </w:rPr>
            </w:pPr>
          </w:p>
        </w:tc>
        <w:tc>
          <w:tcPr>
            <w:tcW w:w="992" w:type="dxa"/>
          </w:tcPr>
          <w:p w14:paraId="375B6B81">
            <w:pPr>
              <w:pStyle w:val="6"/>
              <w:rPr>
                <w:rFonts w:ascii="宋体" w:hAnsi="宋体"/>
                <w:sz w:val="21"/>
                <w:szCs w:val="21"/>
              </w:rPr>
            </w:pPr>
          </w:p>
        </w:tc>
        <w:tc>
          <w:tcPr>
            <w:tcW w:w="3544" w:type="dxa"/>
          </w:tcPr>
          <w:p w14:paraId="3D18B790">
            <w:pPr>
              <w:pStyle w:val="6"/>
              <w:rPr>
                <w:rFonts w:ascii="宋体" w:hAnsi="宋体"/>
                <w:sz w:val="21"/>
                <w:szCs w:val="21"/>
              </w:rPr>
            </w:pPr>
          </w:p>
        </w:tc>
      </w:tr>
      <w:tr w14:paraId="2CFE3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7DAAFA44">
            <w:pPr>
              <w:pStyle w:val="6"/>
              <w:widowControl w:val="0"/>
              <w:numPr>
                <w:ilvl w:val="0"/>
                <w:numId w:val="162"/>
              </w:numPr>
              <w:rPr>
                <w:rFonts w:ascii="宋体" w:hAnsi="宋体"/>
                <w:sz w:val="21"/>
                <w:szCs w:val="21"/>
              </w:rPr>
            </w:pPr>
          </w:p>
        </w:tc>
        <w:tc>
          <w:tcPr>
            <w:tcW w:w="1418" w:type="dxa"/>
          </w:tcPr>
          <w:p w14:paraId="75A01B1E">
            <w:pPr>
              <w:pStyle w:val="6"/>
              <w:rPr>
                <w:rFonts w:ascii="宋体" w:hAnsi="宋体"/>
                <w:sz w:val="21"/>
                <w:szCs w:val="21"/>
              </w:rPr>
            </w:pPr>
            <w:r>
              <w:rPr>
                <w:rFonts w:hint="eastAsia" w:ascii="宋体" w:hAnsi="宋体"/>
                <w:sz w:val="21"/>
                <w:szCs w:val="21"/>
              </w:rPr>
              <w:t>产品起息日</w:t>
            </w:r>
          </w:p>
        </w:tc>
        <w:tc>
          <w:tcPr>
            <w:tcW w:w="992" w:type="dxa"/>
          </w:tcPr>
          <w:p w14:paraId="43B983D1">
            <w:pPr>
              <w:pStyle w:val="6"/>
              <w:rPr>
                <w:rFonts w:ascii="宋体" w:hAnsi="宋体"/>
                <w:sz w:val="21"/>
                <w:szCs w:val="21"/>
              </w:rPr>
            </w:pPr>
            <w:r>
              <w:rPr>
                <w:rFonts w:hint="eastAsia" w:ascii="宋体" w:hAnsi="宋体"/>
                <w:sz w:val="21"/>
                <w:szCs w:val="21"/>
              </w:rPr>
              <w:t>文本</w:t>
            </w:r>
          </w:p>
        </w:tc>
        <w:tc>
          <w:tcPr>
            <w:tcW w:w="992" w:type="dxa"/>
          </w:tcPr>
          <w:p w14:paraId="476D98A3">
            <w:pPr>
              <w:pStyle w:val="6"/>
              <w:rPr>
                <w:rFonts w:ascii="宋体" w:hAnsi="宋体"/>
                <w:sz w:val="21"/>
                <w:szCs w:val="21"/>
              </w:rPr>
            </w:pPr>
          </w:p>
        </w:tc>
        <w:tc>
          <w:tcPr>
            <w:tcW w:w="1134" w:type="dxa"/>
          </w:tcPr>
          <w:p w14:paraId="2A64B6C5">
            <w:pPr>
              <w:pStyle w:val="6"/>
              <w:rPr>
                <w:rFonts w:ascii="宋体" w:hAnsi="宋体"/>
                <w:sz w:val="21"/>
                <w:szCs w:val="21"/>
              </w:rPr>
            </w:pPr>
          </w:p>
        </w:tc>
        <w:tc>
          <w:tcPr>
            <w:tcW w:w="992" w:type="dxa"/>
          </w:tcPr>
          <w:p w14:paraId="17EEDAA3">
            <w:pPr>
              <w:pStyle w:val="6"/>
              <w:rPr>
                <w:rFonts w:ascii="宋体" w:hAnsi="宋体"/>
                <w:sz w:val="21"/>
                <w:szCs w:val="21"/>
              </w:rPr>
            </w:pPr>
          </w:p>
        </w:tc>
        <w:tc>
          <w:tcPr>
            <w:tcW w:w="3544" w:type="dxa"/>
          </w:tcPr>
          <w:p w14:paraId="7F0A6C61">
            <w:pPr>
              <w:pStyle w:val="6"/>
              <w:rPr>
                <w:rFonts w:ascii="宋体" w:hAnsi="宋体"/>
                <w:sz w:val="21"/>
                <w:szCs w:val="21"/>
              </w:rPr>
            </w:pPr>
          </w:p>
        </w:tc>
      </w:tr>
      <w:tr w14:paraId="047EA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539D6CD8">
            <w:pPr>
              <w:pStyle w:val="6"/>
              <w:widowControl w:val="0"/>
              <w:numPr>
                <w:ilvl w:val="0"/>
                <w:numId w:val="162"/>
              </w:numPr>
              <w:rPr>
                <w:rFonts w:ascii="宋体" w:hAnsi="宋体"/>
                <w:sz w:val="21"/>
                <w:szCs w:val="21"/>
              </w:rPr>
            </w:pPr>
          </w:p>
        </w:tc>
        <w:tc>
          <w:tcPr>
            <w:tcW w:w="1418" w:type="dxa"/>
          </w:tcPr>
          <w:p w14:paraId="78ED7BB9">
            <w:pPr>
              <w:pStyle w:val="6"/>
              <w:rPr>
                <w:rFonts w:ascii="宋体" w:hAnsi="宋体"/>
                <w:sz w:val="21"/>
                <w:szCs w:val="21"/>
              </w:rPr>
            </w:pPr>
            <w:r>
              <w:rPr>
                <w:rFonts w:hint="eastAsia" w:ascii="宋体" w:hAnsi="宋体"/>
                <w:sz w:val="21"/>
                <w:szCs w:val="21"/>
              </w:rPr>
              <w:t>产品到期日</w:t>
            </w:r>
          </w:p>
        </w:tc>
        <w:tc>
          <w:tcPr>
            <w:tcW w:w="992" w:type="dxa"/>
          </w:tcPr>
          <w:p w14:paraId="2A974807">
            <w:pPr>
              <w:pStyle w:val="6"/>
              <w:rPr>
                <w:rFonts w:ascii="宋体" w:hAnsi="宋体"/>
                <w:sz w:val="21"/>
                <w:szCs w:val="21"/>
              </w:rPr>
            </w:pPr>
            <w:r>
              <w:rPr>
                <w:rFonts w:hint="eastAsia" w:ascii="宋体" w:hAnsi="宋体"/>
                <w:sz w:val="21"/>
                <w:szCs w:val="21"/>
              </w:rPr>
              <w:t>文本</w:t>
            </w:r>
          </w:p>
        </w:tc>
        <w:tc>
          <w:tcPr>
            <w:tcW w:w="992" w:type="dxa"/>
          </w:tcPr>
          <w:p w14:paraId="778BF0B1">
            <w:pPr>
              <w:pStyle w:val="6"/>
              <w:rPr>
                <w:rFonts w:ascii="宋体" w:hAnsi="宋体"/>
                <w:sz w:val="21"/>
                <w:szCs w:val="21"/>
              </w:rPr>
            </w:pPr>
          </w:p>
        </w:tc>
        <w:tc>
          <w:tcPr>
            <w:tcW w:w="1134" w:type="dxa"/>
          </w:tcPr>
          <w:p w14:paraId="4D1754FE">
            <w:pPr>
              <w:pStyle w:val="6"/>
              <w:rPr>
                <w:rFonts w:ascii="宋体" w:hAnsi="宋体"/>
                <w:sz w:val="21"/>
                <w:szCs w:val="21"/>
              </w:rPr>
            </w:pPr>
          </w:p>
        </w:tc>
        <w:tc>
          <w:tcPr>
            <w:tcW w:w="992" w:type="dxa"/>
          </w:tcPr>
          <w:p w14:paraId="6DEA1239">
            <w:pPr>
              <w:pStyle w:val="6"/>
              <w:rPr>
                <w:rFonts w:ascii="宋体" w:hAnsi="宋体"/>
                <w:sz w:val="21"/>
                <w:szCs w:val="21"/>
              </w:rPr>
            </w:pPr>
          </w:p>
        </w:tc>
        <w:tc>
          <w:tcPr>
            <w:tcW w:w="3544" w:type="dxa"/>
          </w:tcPr>
          <w:p w14:paraId="10730D84">
            <w:pPr>
              <w:pStyle w:val="6"/>
              <w:rPr>
                <w:rFonts w:ascii="宋体" w:hAnsi="宋体"/>
                <w:sz w:val="21"/>
                <w:szCs w:val="21"/>
              </w:rPr>
            </w:pPr>
          </w:p>
        </w:tc>
      </w:tr>
      <w:tr w14:paraId="27533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77A6570C">
            <w:pPr>
              <w:pStyle w:val="6"/>
              <w:widowControl w:val="0"/>
              <w:numPr>
                <w:ilvl w:val="0"/>
                <w:numId w:val="162"/>
              </w:numPr>
              <w:rPr>
                <w:rFonts w:ascii="宋体" w:hAnsi="宋体"/>
                <w:sz w:val="21"/>
                <w:szCs w:val="21"/>
              </w:rPr>
            </w:pPr>
          </w:p>
        </w:tc>
        <w:tc>
          <w:tcPr>
            <w:tcW w:w="1418" w:type="dxa"/>
          </w:tcPr>
          <w:p w14:paraId="7080C818">
            <w:pPr>
              <w:pStyle w:val="6"/>
              <w:rPr>
                <w:rFonts w:ascii="宋体" w:hAnsi="宋体"/>
                <w:sz w:val="21"/>
                <w:szCs w:val="21"/>
              </w:rPr>
            </w:pPr>
            <w:r>
              <w:rPr>
                <w:rFonts w:hint="eastAsia" w:ascii="宋体" w:hAnsi="宋体"/>
                <w:sz w:val="21"/>
                <w:szCs w:val="21"/>
              </w:rPr>
              <w:t>购买金额</w:t>
            </w:r>
          </w:p>
        </w:tc>
        <w:tc>
          <w:tcPr>
            <w:tcW w:w="992" w:type="dxa"/>
          </w:tcPr>
          <w:p w14:paraId="1F7E839A">
            <w:pPr>
              <w:pStyle w:val="6"/>
              <w:rPr>
                <w:rFonts w:ascii="宋体" w:hAnsi="宋体"/>
                <w:sz w:val="21"/>
                <w:szCs w:val="21"/>
              </w:rPr>
            </w:pPr>
            <w:r>
              <w:rPr>
                <w:rFonts w:hint="eastAsia" w:ascii="宋体" w:hAnsi="宋体"/>
                <w:sz w:val="21"/>
                <w:szCs w:val="21"/>
              </w:rPr>
              <w:t>文本</w:t>
            </w:r>
          </w:p>
        </w:tc>
        <w:tc>
          <w:tcPr>
            <w:tcW w:w="992" w:type="dxa"/>
          </w:tcPr>
          <w:p w14:paraId="0BBE9D15">
            <w:pPr>
              <w:pStyle w:val="6"/>
              <w:rPr>
                <w:rFonts w:ascii="宋体" w:hAnsi="宋体"/>
                <w:sz w:val="21"/>
                <w:szCs w:val="21"/>
              </w:rPr>
            </w:pPr>
          </w:p>
        </w:tc>
        <w:tc>
          <w:tcPr>
            <w:tcW w:w="1134" w:type="dxa"/>
          </w:tcPr>
          <w:p w14:paraId="25AF4AF9">
            <w:pPr>
              <w:pStyle w:val="6"/>
              <w:rPr>
                <w:rFonts w:ascii="宋体" w:hAnsi="宋体"/>
                <w:sz w:val="21"/>
                <w:szCs w:val="21"/>
              </w:rPr>
            </w:pPr>
          </w:p>
        </w:tc>
        <w:tc>
          <w:tcPr>
            <w:tcW w:w="992" w:type="dxa"/>
          </w:tcPr>
          <w:p w14:paraId="65AA09CC">
            <w:pPr>
              <w:pStyle w:val="6"/>
              <w:rPr>
                <w:rFonts w:ascii="宋体" w:hAnsi="宋体"/>
                <w:sz w:val="21"/>
                <w:szCs w:val="21"/>
              </w:rPr>
            </w:pPr>
          </w:p>
        </w:tc>
        <w:tc>
          <w:tcPr>
            <w:tcW w:w="3544" w:type="dxa"/>
          </w:tcPr>
          <w:p w14:paraId="07DE01E1">
            <w:pPr>
              <w:pStyle w:val="6"/>
              <w:rPr>
                <w:rFonts w:ascii="宋体" w:hAnsi="宋体"/>
                <w:sz w:val="21"/>
                <w:szCs w:val="21"/>
              </w:rPr>
            </w:pPr>
          </w:p>
        </w:tc>
      </w:tr>
      <w:tr w14:paraId="73AB3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358ACACF">
            <w:pPr>
              <w:pStyle w:val="6"/>
              <w:widowControl w:val="0"/>
              <w:numPr>
                <w:ilvl w:val="0"/>
                <w:numId w:val="162"/>
              </w:numPr>
              <w:rPr>
                <w:rFonts w:ascii="宋体" w:hAnsi="宋体"/>
                <w:sz w:val="21"/>
                <w:szCs w:val="21"/>
              </w:rPr>
            </w:pPr>
          </w:p>
        </w:tc>
        <w:tc>
          <w:tcPr>
            <w:tcW w:w="1418" w:type="dxa"/>
          </w:tcPr>
          <w:p w14:paraId="11687E64">
            <w:pPr>
              <w:pStyle w:val="6"/>
              <w:rPr>
                <w:rFonts w:ascii="宋体" w:hAnsi="宋体"/>
                <w:sz w:val="21"/>
                <w:szCs w:val="21"/>
              </w:rPr>
            </w:pPr>
            <w:r>
              <w:rPr>
                <w:rFonts w:hint="eastAsia" w:ascii="宋体" w:hAnsi="宋体"/>
                <w:sz w:val="21"/>
                <w:szCs w:val="21"/>
              </w:rPr>
              <w:t>客户经理</w:t>
            </w:r>
          </w:p>
        </w:tc>
        <w:tc>
          <w:tcPr>
            <w:tcW w:w="992" w:type="dxa"/>
          </w:tcPr>
          <w:p w14:paraId="30E7A12B">
            <w:pPr>
              <w:pStyle w:val="6"/>
              <w:rPr>
                <w:rFonts w:ascii="宋体" w:hAnsi="宋体"/>
                <w:sz w:val="21"/>
                <w:szCs w:val="21"/>
              </w:rPr>
            </w:pPr>
            <w:r>
              <w:rPr>
                <w:rFonts w:hint="eastAsia" w:ascii="宋体" w:hAnsi="宋体"/>
                <w:sz w:val="21"/>
                <w:szCs w:val="21"/>
              </w:rPr>
              <w:t>文本</w:t>
            </w:r>
          </w:p>
        </w:tc>
        <w:tc>
          <w:tcPr>
            <w:tcW w:w="992" w:type="dxa"/>
          </w:tcPr>
          <w:p w14:paraId="7539AF08">
            <w:pPr>
              <w:pStyle w:val="6"/>
              <w:rPr>
                <w:rFonts w:ascii="宋体" w:hAnsi="宋体"/>
                <w:sz w:val="21"/>
                <w:szCs w:val="21"/>
              </w:rPr>
            </w:pPr>
          </w:p>
        </w:tc>
        <w:tc>
          <w:tcPr>
            <w:tcW w:w="1134" w:type="dxa"/>
          </w:tcPr>
          <w:p w14:paraId="40DC7CB5">
            <w:pPr>
              <w:pStyle w:val="6"/>
              <w:rPr>
                <w:rFonts w:ascii="宋体" w:hAnsi="宋体"/>
                <w:sz w:val="21"/>
                <w:szCs w:val="21"/>
              </w:rPr>
            </w:pPr>
          </w:p>
        </w:tc>
        <w:tc>
          <w:tcPr>
            <w:tcW w:w="992" w:type="dxa"/>
          </w:tcPr>
          <w:p w14:paraId="09E814C6">
            <w:pPr>
              <w:pStyle w:val="6"/>
              <w:rPr>
                <w:rFonts w:ascii="宋体" w:hAnsi="宋体"/>
                <w:sz w:val="21"/>
                <w:szCs w:val="21"/>
              </w:rPr>
            </w:pPr>
          </w:p>
        </w:tc>
        <w:tc>
          <w:tcPr>
            <w:tcW w:w="3544" w:type="dxa"/>
          </w:tcPr>
          <w:p w14:paraId="4EE76D83">
            <w:pPr>
              <w:pStyle w:val="6"/>
              <w:rPr>
                <w:rFonts w:ascii="宋体" w:hAnsi="宋体"/>
                <w:sz w:val="21"/>
                <w:szCs w:val="21"/>
              </w:rPr>
            </w:pPr>
          </w:p>
        </w:tc>
      </w:tr>
      <w:tr w14:paraId="22CB2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17D4D1F5">
            <w:pPr>
              <w:pStyle w:val="6"/>
              <w:widowControl w:val="0"/>
              <w:numPr>
                <w:ilvl w:val="0"/>
                <w:numId w:val="162"/>
              </w:numPr>
              <w:rPr>
                <w:rFonts w:ascii="宋体" w:hAnsi="宋体"/>
                <w:sz w:val="21"/>
                <w:szCs w:val="21"/>
              </w:rPr>
            </w:pPr>
          </w:p>
        </w:tc>
        <w:tc>
          <w:tcPr>
            <w:tcW w:w="1418" w:type="dxa"/>
          </w:tcPr>
          <w:p w14:paraId="6601EB4A">
            <w:pPr>
              <w:pStyle w:val="6"/>
              <w:rPr>
                <w:rFonts w:ascii="宋体" w:hAnsi="宋体"/>
                <w:sz w:val="21"/>
                <w:szCs w:val="21"/>
              </w:rPr>
            </w:pPr>
            <w:r>
              <w:rPr>
                <w:rFonts w:hint="eastAsia" w:ascii="宋体" w:hAnsi="宋体"/>
                <w:sz w:val="21"/>
                <w:szCs w:val="21"/>
              </w:rPr>
              <w:t>账户交易密码</w:t>
            </w:r>
          </w:p>
        </w:tc>
        <w:tc>
          <w:tcPr>
            <w:tcW w:w="992" w:type="dxa"/>
          </w:tcPr>
          <w:p w14:paraId="070AC39E">
            <w:pPr>
              <w:pStyle w:val="6"/>
              <w:rPr>
                <w:rFonts w:ascii="宋体" w:hAnsi="宋体"/>
                <w:sz w:val="21"/>
                <w:szCs w:val="21"/>
              </w:rPr>
            </w:pPr>
            <w:r>
              <w:rPr>
                <w:rFonts w:hint="eastAsia" w:ascii="宋体" w:hAnsi="宋体"/>
                <w:sz w:val="21"/>
                <w:szCs w:val="21"/>
              </w:rPr>
              <w:t>密码框</w:t>
            </w:r>
          </w:p>
        </w:tc>
        <w:tc>
          <w:tcPr>
            <w:tcW w:w="992" w:type="dxa"/>
          </w:tcPr>
          <w:p w14:paraId="50ADA5D6">
            <w:pPr>
              <w:pStyle w:val="6"/>
              <w:rPr>
                <w:rFonts w:ascii="宋体" w:hAnsi="宋体"/>
                <w:sz w:val="21"/>
                <w:szCs w:val="21"/>
              </w:rPr>
            </w:pPr>
          </w:p>
        </w:tc>
        <w:tc>
          <w:tcPr>
            <w:tcW w:w="1134" w:type="dxa"/>
          </w:tcPr>
          <w:p w14:paraId="6B0029B3">
            <w:pPr>
              <w:pStyle w:val="6"/>
              <w:rPr>
                <w:rFonts w:ascii="宋体" w:hAnsi="宋体"/>
                <w:sz w:val="21"/>
                <w:szCs w:val="21"/>
              </w:rPr>
            </w:pPr>
          </w:p>
        </w:tc>
        <w:tc>
          <w:tcPr>
            <w:tcW w:w="992" w:type="dxa"/>
          </w:tcPr>
          <w:p w14:paraId="1B4B1381">
            <w:pPr>
              <w:pStyle w:val="6"/>
              <w:rPr>
                <w:rFonts w:ascii="宋体" w:hAnsi="宋体"/>
                <w:sz w:val="21"/>
                <w:szCs w:val="21"/>
              </w:rPr>
            </w:pPr>
          </w:p>
        </w:tc>
        <w:tc>
          <w:tcPr>
            <w:tcW w:w="3544" w:type="dxa"/>
          </w:tcPr>
          <w:p w14:paraId="3854A644">
            <w:pPr>
              <w:pStyle w:val="6"/>
              <w:rPr>
                <w:rFonts w:ascii="宋体" w:hAnsi="宋体"/>
                <w:sz w:val="21"/>
                <w:szCs w:val="21"/>
              </w:rPr>
            </w:pPr>
          </w:p>
        </w:tc>
      </w:tr>
      <w:tr w14:paraId="10CBD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543916AE">
            <w:pPr>
              <w:pStyle w:val="6"/>
              <w:widowControl w:val="0"/>
              <w:numPr>
                <w:ilvl w:val="0"/>
                <w:numId w:val="162"/>
              </w:numPr>
              <w:rPr>
                <w:rFonts w:ascii="宋体" w:hAnsi="宋体"/>
                <w:sz w:val="21"/>
                <w:szCs w:val="21"/>
              </w:rPr>
            </w:pPr>
          </w:p>
        </w:tc>
        <w:tc>
          <w:tcPr>
            <w:tcW w:w="1418" w:type="dxa"/>
          </w:tcPr>
          <w:p w14:paraId="5BF98728">
            <w:pPr>
              <w:pStyle w:val="6"/>
              <w:rPr>
                <w:rFonts w:ascii="宋体" w:hAnsi="宋体"/>
                <w:sz w:val="21"/>
                <w:szCs w:val="21"/>
              </w:rPr>
            </w:pPr>
            <w:r>
              <w:rPr>
                <w:rFonts w:hint="eastAsia" w:ascii="宋体" w:hAnsi="宋体"/>
                <w:sz w:val="21"/>
                <w:szCs w:val="21"/>
              </w:rPr>
              <w:t>上一步</w:t>
            </w:r>
          </w:p>
        </w:tc>
        <w:tc>
          <w:tcPr>
            <w:tcW w:w="992" w:type="dxa"/>
          </w:tcPr>
          <w:p w14:paraId="63EE7078">
            <w:pPr>
              <w:pStyle w:val="6"/>
              <w:rPr>
                <w:rFonts w:ascii="宋体" w:hAnsi="宋体"/>
                <w:sz w:val="21"/>
                <w:szCs w:val="21"/>
              </w:rPr>
            </w:pPr>
            <w:r>
              <w:rPr>
                <w:rFonts w:hint="eastAsia" w:ascii="宋体" w:hAnsi="宋体"/>
                <w:sz w:val="21"/>
                <w:szCs w:val="21"/>
              </w:rPr>
              <w:t>按钮</w:t>
            </w:r>
          </w:p>
        </w:tc>
        <w:tc>
          <w:tcPr>
            <w:tcW w:w="992" w:type="dxa"/>
          </w:tcPr>
          <w:p w14:paraId="29EBFFC2">
            <w:pPr>
              <w:pStyle w:val="6"/>
              <w:rPr>
                <w:rFonts w:ascii="宋体" w:hAnsi="宋体"/>
                <w:sz w:val="21"/>
                <w:szCs w:val="21"/>
              </w:rPr>
            </w:pPr>
          </w:p>
        </w:tc>
        <w:tc>
          <w:tcPr>
            <w:tcW w:w="1134" w:type="dxa"/>
          </w:tcPr>
          <w:p w14:paraId="73A8B7B5">
            <w:pPr>
              <w:pStyle w:val="6"/>
              <w:rPr>
                <w:rFonts w:ascii="宋体" w:hAnsi="宋体"/>
                <w:sz w:val="21"/>
                <w:szCs w:val="21"/>
              </w:rPr>
            </w:pPr>
          </w:p>
        </w:tc>
        <w:tc>
          <w:tcPr>
            <w:tcW w:w="992" w:type="dxa"/>
          </w:tcPr>
          <w:p w14:paraId="77902AB9">
            <w:pPr>
              <w:pStyle w:val="6"/>
              <w:rPr>
                <w:rFonts w:ascii="宋体" w:hAnsi="宋体"/>
                <w:sz w:val="21"/>
                <w:szCs w:val="21"/>
              </w:rPr>
            </w:pPr>
          </w:p>
        </w:tc>
        <w:tc>
          <w:tcPr>
            <w:tcW w:w="3544" w:type="dxa"/>
          </w:tcPr>
          <w:p w14:paraId="5519D1F1">
            <w:pPr>
              <w:pStyle w:val="6"/>
              <w:rPr>
                <w:rFonts w:ascii="宋体" w:hAnsi="宋体"/>
                <w:sz w:val="21"/>
                <w:szCs w:val="21"/>
              </w:rPr>
            </w:pPr>
          </w:p>
        </w:tc>
      </w:tr>
      <w:tr w14:paraId="1A2E1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0BBCD81C">
            <w:pPr>
              <w:pStyle w:val="6"/>
              <w:widowControl w:val="0"/>
              <w:numPr>
                <w:ilvl w:val="0"/>
                <w:numId w:val="162"/>
              </w:numPr>
              <w:rPr>
                <w:rFonts w:ascii="宋体" w:hAnsi="宋体"/>
                <w:sz w:val="21"/>
                <w:szCs w:val="21"/>
              </w:rPr>
            </w:pPr>
          </w:p>
        </w:tc>
        <w:tc>
          <w:tcPr>
            <w:tcW w:w="1418" w:type="dxa"/>
          </w:tcPr>
          <w:p w14:paraId="6E50BE6E">
            <w:pPr>
              <w:pStyle w:val="6"/>
              <w:rPr>
                <w:rFonts w:ascii="宋体" w:hAnsi="宋体"/>
                <w:sz w:val="21"/>
                <w:szCs w:val="21"/>
              </w:rPr>
            </w:pPr>
            <w:r>
              <w:rPr>
                <w:rFonts w:hint="eastAsia" w:ascii="宋体" w:hAnsi="宋体"/>
                <w:sz w:val="21"/>
                <w:szCs w:val="21"/>
              </w:rPr>
              <w:t>确定</w:t>
            </w:r>
          </w:p>
        </w:tc>
        <w:tc>
          <w:tcPr>
            <w:tcW w:w="992" w:type="dxa"/>
          </w:tcPr>
          <w:p w14:paraId="6A99137E">
            <w:pPr>
              <w:pStyle w:val="6"/>
              <w:rPr>
                <w:rFonts w:ascii="宋体" w:hAnsi="宋体"/>
                <w:sz w:val="21"/>
                <w:szCs w:val="21"/>
              </w:rPr>
            </w:pPr>
            <w:r>
              <w:rPr>
                <w:rFonts w:hint="eastAsia" w:ascii="宋体" w:hAnsi="宋体"/>
                <w:sz w:val="21"/>
                <w:szCs w:val="21"/>
              </w:rPr>
              <w:t>按钮</w:t>
            </w:r>
          </w:p>
        </w:tc>
        <w:tc>
          <w:tcPr>
            <w:tcW w:w="992" w:type="dxa"/>
          </w:tcPr>
          <w:p w14:paraId="17B4909E">
            <w:pPr>
              <w:pStyle w:val="6"/>
              <w:rPr>
                <w:rFonts w:ascii="宋体" w:hAnsi="宋体"/>
                <w:sz w:val="21"/>
                <w:szCs w:val="21"/>
              </w:rPr>
            </w:pPr>
          </w:p>
        </w:tc>
        <w:tc>
          <w:tcPr>
            <w:tcW w:w="1134" w:type="dxa"/>
          </w:tcPr>
          <w:p w14:paraId="36C04781">
            <w:pPr>
              <w:pStyle w:val="6"/>
              <w:rPr>
                <w:rFonts w:ascii="宋体" w:hAnsi="宋体"/>
                <w:sz w:val="21"/>
                <w:szCs w:val="21"/>
              </w:rPr>
            </w:pPr>
          </w:p>
        </w:tc>
        <w:tc>
          <w:tcPr>
            <w:tcW w:w="992" w:type="dxa"/>
          </w:tcPr>
          <w:p w14:paraId="024E569F">
            <w:pPr>
              <w:pStyle w:val="6"/>
              <w:rPr>
                <w:rFonts w:ascii="宋体" w:hAnsi="宋体"/>
                <w:sz w:val="21"/>
                <w:szCs w:val="21"/>
              </w:rPr>
            </w:pPr>
          </w:p>
        </w:tc>
        <w:tc>
          <w:tcPr>
            <w:tcW w:w="3544" w:type="dxa"/>
          </w:tcPr>
          <w:p w14:paraId="2426BB67">
            <w:pPr>
              <w:pStyle w:val="6"/>
              <w:rPr>
                <w:rFonts w:ascii="宋体" w:hAnsi="宋体"/>
                <w:sz w:val="21"/>
                <w:szCs w:val="21"/>
              </w:rPr>
            </w:pPr>
          </w:p>
        </w:tc>
      </w:tr>
    </w:tbl>
    <w:p w14:paraId="4586484B">
      <w:pPr>
        <w:pStyle w:val="5"/>
        <w:numPr>
          <w:ilvl w:val="0"/>
          <w:numId w:val="0"/>
        </w:numPr>
        <w:ind w:left="6"/>
        <w:rPr>
          <w:rStyle w:val="51"/>
          <w:rFonts w:ascii="Book Antiqua" w:hAnsi="Book Antiqua"/>
          <w:b/>
          <w:bCs/>
          <w:sz w:val="20"/>
          <w:szCs w:val="20"/>
        </w:rPr>
      </w:pPr>
      <w:r>
        <w:rPr>
          <w:rStyle w:val="51"/>
          <w:rFonts w:hint="eastAsia"/>
          <w:b/>
          <w:bCs/>
        </w:rPr>
        <w:t>结果页面</w:t>
      </w:r>
    </w:p>
    <w:tbl>
      <w:tblPr>
        <w:tblStyle w:val="48"/>
        <w:tblW w:w="98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418"/>
        <w:gridCol w:w="992"/>
        <w:gridCol w:w="992"/>
        <w:gridCol w:w="1134"/>
        <w:gridCol w:w="992"/>
        <w:gridCol w:w="3544"/>
      </w:tblGrid>
      <w:tr w14:paraId="1E672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FFCC99"/>
            <w:vAlign w:val="center"/>
          </w:tcPr>
          <w:p w14:paraId="13B5B3A2">
            <w:pPr>
              <w:rPr>
                <w:rFonts w:ascii="宋体" w:hAnsi="宋体" w:cs="Arial"/>
                <w:b/>
                <w:sz w:val="21"/>
                <w:szCs w:val="21"/>
              </w:rPr>
            </w:pPr>
            <w:r>
              <w:rPr>
                <w:rFonts w:ascii="宋体" w:hAnsi="宋体" w:cs="Arial"/>
                <w:b/>
                <w:sz w:val="21"/>
                <w:szCs w:val="21"/>
              </w:rPr>
              <w:t>序号</w:t>
            </w:r>
          </w:p>
        </w:tc>
        <w:tc>
          <w:tcPr>
            <w:tcW w:w="1418" w:type="dxa"/>
            <w:shd w:val="clear" w:color="auto" w:fill="FFCC99"/>
            <w:vAlign w:val="center"/>
          </w:tcPr>
          <w:p w14:paraId="51D8D0D6">
            <w:pPr>
              <w:rPr>
                <w:rFonts w:ascii="宋体" w:hAnsi="宋体" w:cs="Arial"/>
                <w:b/>
                <w:sz w:val="21"/>
                <w:szCs w:val="21"/>
              </w:rPr>
            </w:pPr>
            <w:r>
              <w:rPr>
                <w:rFonts w:ascii="宋体" w:hAnsi="宋体" w:cs="Arial"/>
                <w:b/>
                <w:sz w:val="21"/>
                <w:szCs w:val="21"/>
              </w:rPr>
              <w:t>名称</w:t>
            </w:r>
          </w:p>
        </w:tc>
        <w:tc>
          <w:tcPr>
            <w:tcW w:w="992" w:type="dxa"/>
            <w:shd w:val="clear" w:color="auto" w:fill="FFCC99"/>
            <w:vAlign w:val="center"/>
          </w:tcPr>
          <w:p w14:paraId="0E3A59CE">
            <w:pPr>
              <w:rPr>
                <w:rFonts w:ascii="宋体" w:hAnsi="宋体" w:cs="Arial"/>
                <w:b/>
                <w:sz w:val="21"/>
                <w:szCs w:val="21"/>
              </w:rPr>
            </w:pPr>
            <w:r>
              <w:rPr>
                <w:rFonts w:ascii="宋体" w:hAnsi="宋体" w:cs="Arial"/>
                <w:b/>
                <w:sz w:val="21"/>
                <w:szCs w:val="21"/>
              </w:rPr>
              <w:t>输入</w:t>
            </w:r>
            <w:r>
              <w:rPr>
                <w:rFonts w:hint="eastAsia" w:ascii="宋体" w:hAnsi="宋体" w:cs="Arial"/>
                <w:b/>
                <w:sz w:val="21"/>
                <w:szCs w:val="21"/>
              </w:rPr>
              <w:t>/输出</w:t>
            </w:r>
          </w:p>
        </w:tc>
        <w:tc>
          <w:tcPr>
            <w:tcW w:w="992" w:type="dxa"/>
            <w:shd w:val="clear" w:color="auto" w:fill="FFCC99"/>
            <w:vAlign w:val="center"/>
          </w:tcPr>
          <w:p w14:paraId="0F6B14DA">
            <w:pPr>
              <w:rPr>
                <w:rFonts w:ascii="宋体" w:hAnsi="宋体" w:cs="Arial"/>
                <w:b/>
                <w:sz w:val="21"/>
                <w:szCs w:val="21"/>
              </w:rPr>
            </w:pPr>
            <w:r>
              <w:rPr>
                <w:rFonts w:ascii="宋体" w:hAnsi="宋体" w:cs="Arial"/>
                <w:b/>
                <w:sz w:val="21"/>
                <w:szCs w:val="21"/>
              </w:rPr>
              <w:t>缺省值</w:t>
            </w:r>
          </w:p>
        </w:tc>
        <w:tc>
          <w:tcPr>
            <w:tcW w:w="1134" w:type="dxa"/>
            <w:shd w:val="clear" w:color="auto" w:fill="FFCC99"/>
            <w:vAlign w:val="center"/>
          </w:tcPr>
          <w:p w14:paraId="279194B0">
            <w:pPr>
              <w:rPr>
                <w:rFonts w:ascii="宋体" w:hAnsi="宋体" w:cs="Arial"/>
                <w:b/>
                <w:sz w:val="21"/>
                <w:szCs w:val="21"/>
              </w:rPr>
            </w:pPr>
            <w:r>
              <w:rPr>
                <w:rFonts w:hint="eastAsia" w:ascii="宋体" w:hAnsi="宋体" w:cs="Arial"/>
                <w:b/>
                <w:sz w:val="21"/>
                <w:szCs w:val="21"/>
              </w:rPr>
              <w:t>类型/长度</w:t>
            </w:r>
          </w:p>
        </w:tc>
        <w:tc>
          <w:tcPr>
            <w:tcW w:w="992" w:type="dxa"/>
            <w:shd w:val="clear" w:color="auto" w:fill="FFCC99"/>
            <w:vAlign w:val="center"/>
          </w:tcPr>
          <w:p w14:paraId="372AE327">
            <w:pPr>
              <w:rPr>
                <w:rFonts w:ascii="宋体" w:hAnsi="宋体" w:cs="Arial"/>
                <w:b/>
                <w:sz w:val="21"/>
                <w:szCs w:val="21"/>
              </w:rPr>
            </w:pPr>
            <w:r>
              <w:rPr>
                <w:rFonts w:hint="eastAsia" w:ascii="宋体" w:hAnsi="宋体" w:cs="Arial"/>
                <w:b/>
                <w:sz w:val="21"/>
                <w:szCs w:val="21"/>
              </w:rPr>
              <w:t>是否必输</w:t>
            </w:r>
          </w:p>
        </w:tc>
        <w:tc>
          <w:tcPr>
            <w:tcW w:w="3544" w:type="dxa"/>
            <w:shd w:val="clear" w:color="auto" w:fill="FFCC99"/>
            <w:vAlign w:val="center"/>
          </w:tcPr>
          <w:p w14:paraId="40C06D14">
            <w:pPr>
              <w:rPr>
                <w:rFonts w:ascii="宋体" w:hAnsi="宋体" w:cs="Arial"/>
                <w:b/>
                <w:sz w:val="21"/>
                <w:szCs w:val="21"/>
              </w:rPr>
            </w:pPr>
            <w:r>
              <w:rPr>
                <w:rFonts w:ascii="宋体" w:hAnsi="宋体" w:cs="Arial"/>
                <w:b/>
                <w:sz w:val="21"/>
                <w:szCs w:val="21"/>
              </w:rPr>
              <w:t>备注</w:t>
            </w:r>
          </w:p>
        </w:tc>
      </w:tr>
      <w:tr w14:paraId="08FA4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4A7BAEC0">
            <w:pPr>
              <w:pStyle w:val="6"/>
              <w:widowControl w:val="0"/>
              <w:numPr>
                <w:ilvl w:val="0"/>
                <w:numId w:val="163"/>
              </w:numPr>
              <w:rPr>
                <w:rFonts w:ascii="宋体" w:hAnsi="宋体"/>
                <w:sz w:val="21"/>
                <w:szCs w:val="21"/>
              </w:rPr>
            </w:pPr>
          </w:p>
        </w:tc>
        <w:tc>
          <w:tcPr>
            <w:tcW w:w="1418" w:type="dxa"/>
          </w:tcPr>
          <w:p w14:paraId="2FE78F7D">
            <w:pPr>
              <w:pStyle w:val="6"/>
              <w:rPr>
                <w:rFonts w:ascii="宋体" w:hAnsi="宋体"/>
                <w:sz w:val="21"/>
                <w:szCs w:val="21"/>
              </w:rPr>
            </w:pPr>
            <w:r>
              <w:rPr>
                <w:rFonts w:hint="eastAsia" w:ascii="宋体" w:hAnsi="宋体"/>
                <w:sz w:val="21"/>
                <w:szCs w:val="21"/>
              </w:rPr>
              <w:t>流水号</w:t>
            </w:r>
          </w:p>
        </w:tc>
        <w:tc>
          <w:tcPr>
            <w:tcW w:w="992" w:type="dxa"/>
          </w:tcPr>
          <w:p w14:paraId="4C11BEA1">
            <w:pPr>
              <w:pStyle w:val="6"/>
              <w:rPr>
                <w:rFonts w:ascii="宋体" w:hAnsi="宋体"/>
                <w:sz w:val="21"/>
                <w:szCs w:val="21"/>
              </w:rPr>
            </w:pPr>
            <w:r>
              <w:rPr>
                <w:rFonts w:hint="eastAsia" w:ascii="宋体" w:hAnsi="宋体"/>
                <w:sz w:val="21"/>
                <w:szCs w:val="21"/>
              </w:rPr>
              <w:t>文本</w:t>
            </w:r>
          </w:p>
        </w:tc>
        <w:tc>
          <w:tcPr>
            <w:tcW w:w="992" w:type="dxa"/>
          </w:tcPr>
          <w:p w14:paraId="0E4F042A">
            <w:pPr>
              <w:pStyle w:val="6"/>
              <w:rPr>
                <w:rFonts w:ascii="宋体" w:hAnsi="宋体"/>
                <w:sz w:val="21"/>
                <w:szCs w:val="21"/>
              </w:rPr>
            </w:pPr>
          </w:p>
        </w:tc>
        <w:tc>
          <w:tcPr>
            <w:tcW w:w="1134" w:type="dxa"/>
          </w:tcPr>
          <w:p w14:paraId="6DDE785D">
            <w:pPr>
              <w:pStyle w:val="6"/>
              <w:rPr>
                <w:rFonts w:ascii="宋体" w:hAnsi="宋体"/>
                <w:sz w:val="21"/>
                <w:szCs w:val="21"/>
              </w:rPr>
            </w:pPr>
          </w:p>
        </w:tc>
        <w:tc>
          <w:tcPr>
            <w:tcW w:w="992" w:type="dxa"/>
          </w:tcPr>
          <w:p w14:paraId="0EFDA259">
            <w:pPr>
              <w:pStyle w:val="6"/>
              <w:rPr>
                <w:rFonts w:ascii="宋体" w:hAnsi="宋体"/>
                <w:sz w:val="21"/>
                <w:szCs w:val="21"/>
              </w:rPr>
            </w:pPr>
          </w:p>
        </w:tc>
        <w:tc>
          <w:tcPr>
            <w:tcW w:w="3544" w:type="dxa"/>
          </w:tcPr>
          <w:p w14:paraId="4CB41C00">
            <w:pPr>
              <w:pStyle w:val="6"/>
              <w:rPr>
                <w:rFonts w:ascii="宋体" w:hAnsi="宋体"/>
                <w:sz w:val="21"/>
                <w:szCs w:val="21"/>
              </w:rPr>
            </w:pPr>
          </w:p>
        </w:tc>
      </w:tr>
      <w:tr w14:paraId="705ED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39B42D83">
            <w:pPr>
              <w:pStyle w:val="6"/>
              <w:widowControl w:val="0"/>
              <w:numPr>
                <w:ilvl w:val="0"/>
                <w:numId w:val="163"/>
              </w:numPr>
              <w:rPr>
                <w:rFonts w:ascii="宋体" w:hAnsi="宋体"/>
                <w:sz w:val="21"/>
                <w:szCs w:val="21"/>
              </w:rPr>
            </w:pPr>
          </w:p>
        </w:tc>
        <w:tc>
          <w:tcPr>
            <w:tcW w:w="1418" w:type="dxa"/>
          </w:tcPr>
          <w:p w14:paraId="10F42C5B">
            <w:pPr>
              <w:pStyle w:val="6"/>
              <w:rPr>
                <w:rFonts w:ascii="宋体" w:hAnsi="宋体"/>
                <w:sz w:val="21"/>
                <w:szCs w:val="21"/>
              </w:rPr>
            </w:pPr>
            <w:r>
              <w:rPr>
                <w:rFonts w:hint="eastAsia" w:ascii="宋体" w:hAnsi="宋体"/>
                <w:sz w:val="21"/>
                <w:szCs w:val="21"/>
              </w:rPr>
              <w:t>银行账号</w:t>
            </w:r>
          </w:p>
        </w:tc>
        <w:tc>
          <w:tcPr>
            <w:tcW w:w="992" w:type="dxa"/>
          </w:tcPr>
          <w:p w14:paraId="34A7503F">
            <w:pPr>
              <w:pStyle w:val="6"/>
              <w:rPr>
                <w:rFonts w:ascii="宋体" w:hAnsi="宋体"/>
                <w:sz w:val="21"/>
                <w:szCs w:val="21"/>
              </w:rPr>
            </w:pPr>
            <w:r>
              <w:rPr>
                <w:rFonts w:hint="eastAsia" w:ascii="宋体" w:hAnsi="宋体"/>
                <w:sz w:val="21"/>
                <w:szCs w:val="21"/>
              </w:rPr>
              <w:t>文本</w:t>
            </w:r>
          </w:p>
        </w:tc>
        <w:tc>
          <w:tcPr>
            <w:tcW w:w="992" w:type="dxa"/>
          </w:tcPr>
          <w:p w14:paraId="714DA959">
            <w:pPr>
              <w:pStyle w:val="6"/>
              <w:rPr>
                <w:rFonts w:ascii="宋体" w:hAnsi="宋体"/>
                <w:sz w:val="21"/>
                <w:szCs w:val="21"/>
              </w:rPr>
            </w:pPr>
          </w:p>
        </w:tc>
        <w:tc>
          <w:tcPr>
            <w:tcW w:w="1134" w:type="dxa"/>
          </w:tcPr>
          <w:p w14:paraId="0B0BB242">
            <w:pPr>
              <w:pStyle w:val="6"/>
              <w:rPr>
                <w:rFonts w:ascii="宋体" w:hAnsi="宋体"/>
                <w:sz w:val="21"/>
                <w:szCs w:val="21"/>
              </w:rPr>
            </w:pPr>
          </w:p>
        </w:tc>
        <w:tc>
          <w:tcPr>
            <w:tcW w:w="992" w:type="dxa"/>
          </w:tcPr>
          <w:p w14:paraId="7EA1EF26">
            <w:pPr>
              <w:pStyle w:val="6"/>
              <w:rPr>
                <w:rFonts w:ascii="宋体" w:hAnsi="宋体"/>
                <w:sz w:val="21"/>
                <w:szCs w:val="21"/>
              </w:rPr>
            </w:pPr>
          </w:p>
        </w:tc>
        <w:tc>
          <w:tcPr>
            <w:tcW w:w="3544" w:type="dxa"/>
          </w:tcPr>
          <w:p w14:paraId="2831EDC7">
            <w:pPr>
              <w:pStyle w:val="6"/>
              <w:rPr>
                <w:rFonts w:ascii="宋体" w:hAnsi="宋体"/>
                <w:sz w:val="21"/>
                <w:szCs w:val="21"/>
              </w:rPr>
            </w:pPr>
          </w:p>
        </w:tc>
      </w:tr>
      <w:tr w14:paraId="79144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255DA1EB">
            <w:pPr>
              <w:pStyle w:val="6"/>
              <w:widowControl w:val="0"/>
              <w:numPr>
                <w:ilvl w:val="0"/>
                <w:numId w:val="163"/>
              </w:numPr>
              <w:rPr>
                <w:rFonts w:ascii="宋体" w:hAnsi="宋体"/>
                <w:sz w:val="21"/>
                <w:szCs w:val="21"/>
              </w:rPr>
            </w:pPr>
          </w:p>
        </w:tc>
        <w:tc>
          <w:tcPr>
            <w:tcW w:w="1418" w:type="dxa"/>
          </w:tcPr>
          <w:p w14:paraId="029D425E">
            <w:pPr>
              <w:pStyle w:val="6"/>
              <w:rPr>
                <w:rFonts w:ascii="宋体" w:hAnsi="宋体"/>
                <w:sz w:val="21"/>
                <w:szCs w:val="21"/>
              </w:rPr>
            </w:pPr>
            <w:r>
              <w:rPr>
                <w:rFonts w:hint="eastAsia" w:ascii="宋体" w:hAnsi="宋体"/>
                <w:sz w:val="21"/>
                <w:szCs w:val="21"/>
              </w:rPr>
              <w:t>理财产品名称</w:t>
            </w:r>
          </w:p>
        </w:tc>
        <w:tc>
          <w:tcPr>
            <w:tcW w:w="992" w:type="dxa"/>
          </w:tcPr>
          <w:p w14:paraId="3E8FF9F7">
            <w:pPr>
              <w:pStyle w:val="6"/>
              <w:rPr>
                <w:rFonts w:ascii="宋体" w:hAnsi="宋体"/>
                <w:sz w:val="21"/>
                <w:szCs w:val="21"/>
              </w:rPr>
            </w:pPr>
            <w:r>
              <w:rPr>
                <w:rFonts w:hint="eastAsia" w:ascii="宋体" w:hAnsi="宋体"/>
                <w:sz w:val="21"/>
                <w:szCs w:val="21"/>
              </w:rPr>
              <w:t>文本</w:t>
            </w:r>
          </w:p>
        </w:tc>
        <w:tc>
          <w:tcPr>
            <w:tcW w:w="992" w:type="dxa"/>
          </w:tcPr>
          <w:p w14:paraId="4F0C3B0E">
            <w:pPr>
              <w:pStyle w:val="6"/>
              <w:rPr>
                <w:rFonts w:ascii="宋体" w:hAnsi="宋体"/>
                <w:sz w:val="21"/>
                <w:szCs w:val="21"/>
              </w:rPr>
            </w:pPr>
          </w:p>
        </w:tc>
        <w:tc>
          <w:tcPr>
            <w:tcW w:w="1134" w:type="dxa"/>
          </w:tcPr>
          <w:p w14:paraId="3652A9AF">
            <w:pPr>
              <w:pStyle w:val="6"/>
              <w:rPr>
                <w:rFonts w:ascii="宋体" w:hAnsi="宋体"/>
                <w:sz w:val="21"/>
                <w:szCs w:val="21"/>
              </w:rPr>
            </w:pPr>
          </w:p>
        </w:tc>
        <w:tc>
          <w:tcPr>
            <w:tcW w:w="992" w:type="dxa"/>
          </w:tcPr>
          <w:p w14:paraId="103C3E56">
            <w:pPr>
              <w:pStyle w:val="6"/>
              <w:rPr>
                <w:rFonts w:ascii="宋体" w:hAnsi="宋体"/>
                <w:sz w:val="21"/>
                <w:szCs w:val="21"/>
              </w:rPr>
            </w:pPr>
          </w:p>
        </w:tc>
        <w:tc>
          <w:tcPr>
            <w:tcW w:w="3544" w:type="dxa"/>
          </w:tcPr>
          <w:p w14:paraId="4F0B562D">
            <w:pPr>
              <w:pStyle w:val="6"/>
              <w:rPr>
                <w:rFonts w:ascii="宋体" w:hAnsi="宋体"/>
                <w:sz w:val="21"/>
                <w:szCs w:val="21"/>
              </w:rPr>
            </w:pPr>
          </w:p>
        </w:tc>
      </w:tr>
      <w:tr w14:paraId="14FDF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19C6458C">
            <w:pPr>
              <w:pStyle w:val="6"/>
              <w:widowControl w:val="0"/>
              <w:numPr>
                <w:ilvl w:val="0"/>
                <w:numId w:val="163"/>
              </w:numPr>
              <w:rPr>
                <w:rFonts w:ascii="宋体" w:hAnsi="宋体"/>
                <w:sz w:val="21"/>
                <w:szCs w:val="21"/>
              </w:rPr>
            </w:pPr>
          </w:p>
        </w:tc>
        <w:tc>
          <w:tcPr>
            <w:tcW w:w="1418" w:type="dxa"/>
          </w:tcPr>
          <w:p w14:paraId="1F96F247">
            <w:pPr>
              <w:pStyle w:val="6"/>
              <w:rPr>
                <w:rFonts w:ascii="宋体" w:hAnsi="宋体"/>
                <w:sz w:val="21"/>
                <w:szCs w:val="21"/>
              </w:rPr>
            </w:pPr>
            <w:r>
              <w:rPr>
                <w:rFonts w:hint="eastAsia" w:ascii="宋体" w:hAnsi="宋体"/>
                <w:sz w:val="21"/>
                <w:szCs w:val="21"/>
              </w:rPr>
              <w:t>预期收益率</w:t>
            </w:r>
          </w:p>
        </w:tc>
        <w:tc>
          <w:tcPr>
            <w:tcW w:w="992" w:type="dxa"/>
          </w:tcPr>
          <w:p w14:paraId="24E2FFBF">
            <w:pPr>
              <w:pStyle w:val="6"/>
              <w:rPr>
                <w:rFonts w:ascii="宋体" w:hAnsi="宋体"/>
                <w:sz w:val="21"/>
                <w:szCs w:val="21"/>
              </w:rPr>
            </w:pPr>
            <w:r>
              <w:rPr>
                <w:rFonts w:hint="eastAsia" w:ascii="宋体" w:hAnsi="宋体"/>
                <w:sz w:val="21"/>
                <w:szCs w:val="21"/>
              </w:rPr>
              <w:t>文本</w:t>
            </w:r>
          </w:p>
        </w:tc>
        <w:tc>
          <w:tcPr>
            <w:tcW w:w="992" w:type="dxa"/>
          </w:tcPr>
          <w:p w14:paraId="0DA70BC6">
            <w:pPr>
              <w:pStyle w:val="6"/>
              <w:rPr>
                <w:rFonts w:ascii="宋体" w:hAnsi="宋体"/>
                <w:sz w:val="21"/>
                <w:szCs w:val="21"/>
              </w:rPr>
            </w:pPr>
          </w:p>
        </w:tc>
        <w:tc>
          <w:tcPr>
            <w:tcW w:w="1134" w:type="dxa"/>
          </w:tcPr>
          <w:p w14:paraId="0A483818">
            <w:pPr>
              <w:pStyle w:val="6"/>
              <w:rPr>
                <w:rFonts w:ascii="宋体" w:hAnsi="宋体"/>
                <w:sz w:val="21"/>
                <w:szCs w:val="21"/>
              </w:rPr>
            </w:pPr>
          </w:p>
        </w:tc>
        <w:tc>
          <w:tcPr>
            <w:tcW w:w="992" w:type="dxa"/>
          </w:tcPr>
          <w:p w14:paraId="576FB531">
            <w:pPr>
              <w:pStyle w:val="6"/>
              <w:rPr>
                <w:rFonts w:ascii="宋体" w:hAnsi="宋体"/>
                <w:sz w:val="21"/>
                <w:szCs w:val="21"/>
              </w:rPr>
            </w:pPr>
          </w:p>
        </w:tc>
        <w:tc>
          <w:tcPr>
            <w:tcW w:w="3544" w:type="dxa"/>
          </w:tcPr>
          <w:p w14:paraId="71ED9E51">
            <w:pPr>
              <w:pStyle w:val="6"/>
              <w:rPr>
                <w:rFonts w:ascii="宋体" w:hAnsi="宋体"/>
                <w:sz w:val="21"/>
                <w:szCs w:val="21"/>
              </w:rPr>
            </w:pPr>
          </w:p>
        </w:tc>
      </w:tr>
      <w:tr w14:paraId="33CC0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08BA479E">
            <w:pPr>
              <w:pStyle w:val="6"/>
              <w:widowControl w:val="0"/>
              <w:numPr>
                <w:ilvl w:val="0"/>
                <w:numId w:val="163"/>
              </w:numPr>
              <w:rPr>
                <w:rFonts w:ascii="宋体" w:hAnsi="宋体"/>
                <w:sz w:val="21"/>
                <w:szCs w:val="21"/>
              </w:rPr>
            </w:pPr>
          </w:p>
        </w:tc>
        <w:tc>
          <w:tcPr>
            <w:tcW w:w="1418" w:type="dxa"/>
          </w:tcPr>
          <w:p w14:paraId="2F872ACE">
            <w:pPr>
              <w:pStyle w:val="6"/>
              <w:rPr>
                <w:rFonts w:ascii="宋体" w:hAnsi="宋体"/>
                <w:sz w:val="21"/>
                <w:szCs w:val="21"/>
              </w:rPr>
            </w:pPr>
            <w:r>
              <w:rPr>
                <w:rFonts w:hint="eastAsia" w:ascii="宋体" w:hAnsi="宋体"/>
                <w:sz w:val="21"/>
                <w:szCs w:val="21"/>
              </w:rPr>
              <w:t>币种</w:t>
            </w:r>
          </w:p>
        </w:tc>
        <w:tc>
          <w:tcPr>
            <w:tcW w:w="992" w:type="dxa"/>
          </w:tcPr>
          <w:p w14:paraId="43B948E2">
            <w:pPr>
              <w:pStyle w:val="6"/>
              <w:rPr>
                <w:rFonts w:ascii="宋体" w:hAnsi="宋体"/>
                <w:sz w:val="21"/>
                <w:szCs w:val="21"/>
              </w:rPr>
            </w:pPr>
            <w:r>
              <w:rPr>
                <w:rFonts w:hint="eastAsia" w:ascii="宋体" w:hAnsi="宋体"/>
                <w:sz w:val="21"/>
                <w:szCs w:val="21"/>
              </w:rPr>
              <w:t>文本</w:t>
            </w:r>
          </w:p>
        </w:tc>
        <w:tc>
          <w:tcPr>
            <w:tcW w:w="992" w:type="dxa"/>
          </w:tcPr>
          <w:p w14:paraId="25B5F400">
            <w:pPr>
              <w:pStyle w:val="6"/>
              <w:rPr>
                <w:rFonts w:ascii="宋体" w:hAnsi="宋体"/>
                <w:sz w:val="21"/>
                <w:szCs w:val="21"/>
              </w:rPr>
            </w:pPr>
          </w:p>
        </w:tc>
        <w:tc>
          <w:tcPr>
            <w:tcW w:w="1134" w:type="dxa"/>
          </w:tcPr>
          <w:p w14:paraId="2D2B4D57">
            <w:pPr>
              <w:pStyle w:val="6"/>
              <w:rPr>
                <w:rFonts w:ascii="宋体" w:hAnsi="宋体"/>
                <w:sz w:val="21"/>
                <w:szCs w:val="21"/>
              </w:rPr>
            </w:pPr>
          </w:p>
        </w:tc>
        <w:tc>
          <w:tcPr>
            <w:tcW w:w="992" w:type="dxa"/>
          </w:tcPr>
          <w:p w14:paraId="4EDDE88C">
            <w:pPr>
              <w:pStyle w:val="6"/>
              <w:rPr>
                <w:rFonts w:ascii="宋体" w:hAnsi="宋体"/>
                <w:sz w:val="21"/>
                <w:szCs w:val="21"/>
              </w:rPr>
            </w:pPr>
          </w:p>
        </w:tc>
        <w:tc>
          <w:tcPr>
            <w:tcW w:w="3544" w:type="dxa"/>
          </w:tcPr>
          <w:p w14:paraId="1C5DD882">
            <w:pPr>
              <w:pStyle w:val="6"/>
              <w:rPr>
                <w:rFonts w:ascii="宋体" w:hAnsi="宋体"/>
                <w:sz w:val="21"/>
                <w:szCs w:val="21"/>
              </w:rPr>
            </w:pPr>
          </w:p>
        </w:tc>
      </w:tr>
      <w:tr w14:paraId="3C99C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5CD1576D">
            <w:pPr>
              <w:pStyle w:val="6"/>
              <w:widowControl w:val="0"/>
              <w:numPr>
                <w:ilvl w:val="0"/>
                <w:numId w:val="163"/>
              </w:numPr>
              <w:rPr>
                <w:rFonts w:ascii="宋体" w:hAnsi="宋体"/>
                <w:sz w:val="21"/>
                <w:szCs w:val="21"/>
              </w:rPr>
            </w:pPr>
          </w:p>
        </w:tc>
        <w:tc>
          <w:tcPr>
            <w:tcW w:w="1418" w:type="dxa"/>
          </w:tcPr>
          <w:p w14:paraId="36E0E2F6">
            <w:pPr>
              <w:pStyle w:val="6"/>
              <w:rPr>
                <w:rFonts w:ascii="宋体" w:hAnsi="宋体"/>
                <w:sz w:val="21"/>
                <w:szCs w:val="21"/>
              </w:rPr>
            </w:pPr>
            <w:r>
              <w:rPr>
                <w:rFonts w:hint="eastAsia" w:ascii="宋体" w:hAnsi="宋体"/>
                <w:sz w:val="21"/>
                <w:szCs w:val="21"/>
              </w:rPr>
              <w:t>产品起息日</w:t>
            </w:r>
          </w:p>
        </w:tc>
        <w:tc>
          <w:tcPr>
            <w:tcW w:w="992" w:type="dxa"/>
          </w:tcPr>
          <w:p w14:paraId="41712A4C">
            <w:pPr>
              <w:pStyle w:val="6"/>
              <w:rPr>
                <w:rFonts w:ascii="宋体" w:hAnsi="宋体"/>
                <w:sz w:val="21"/>
                <w:szCs w:val="21"/>
              </w:rPr>
            </w:pPr>
            <w:r>
              <w:rPr>
                <w:rFonts w:hint="eastAsia" w:ascii="宋体" w:hAnsi="宋体"/>
                <w:sz w:val="21"/>
                <w:szCs w:val="21"/>
              </w:rPr>
              <w:t>文本</w:t>
            </w:r>
          </w:p>
        </w:tc>
        <w:tc>
          <w:tcPr>
            <w:tcW w:w="992" w:type="dxa"/>
          </w:tcPr>
          <w:p w14:paraId="3F473B54">
            <w:pPr>
              <w:pStyle w:val="6"/>
              <w:rPr>
                <w:rFonts w:ascii="宋体" w:hAnsi="宋体"/>
                <w:sz w:val="21"/>
                <w:szCs w:val="21"/>
              </w:rPr>
            </w:pPr>
          </w:p>
        </w:tc>
        <w:tc>
          <w:tcPr>
            <w:tcW w:w="1134" w:type="dxa"/>
          </w:tcPr>
          <w:p w14:paraId="3EEC5D98">
            <w:pPr>
              <w:pStyle w:val="6"/>
              <w:rPr>
                <w:rFonts w:ascii="宋体" w:hAnsi="宋体"/>
                <w:sz w:val="21"/>
                <w:szCs w:val="21"/>
              </w:rPr>
            </w:pPr>
          </w:p>
        </w:tc>
        <w:tc>
          <w:tcPr>
            <w:tcW w:w="992" w:type="dxa"/>
          </w:tcPr>
          <w:p w14:paraId="750F8B48">
            <w:pPr>
              <w:pStyle w:val="6"/>
              <w:rPr>
                <w:rFonts w:ascii="宋体" w:hAnsi="宋体"/>
                <w:sz w:val="21"/>
                <w:szCs w:val="21"/>
              </w:rPr>
            </w:pPr>
          </w:p>
        </w:tc>
        <w:tc>
          <w:tcPr>
            <w:tcW w:w="3544" w:type="dxa"/>
          </w:tcPr>
          <w:p w14:paraId="7DF5131E">
            <w:pPr>
              <w:pStyle w:val="6"/>
              <w:rPr>
                <w:rFonts w:ascii="宋体" w:hAnsi="宋体"/>
                <w:sz w:val="21"/>
                <w:szCs w:val="21"/>
              </w:rPr>
            </w:pPr>
          </w:p>
        </w:tc>
      </w:tr>
      <w:tr w14:paraId="7BC37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3EB170F8">
            <w:pPr>
              <w:pStyle w:val="6"/>
              <w:widowControl w:val="0"/>
              <w:numPr>
                <w:ilvl w:val="0"/>
                <w:numId w:val="163"/>
              </w:numPr>
              <w:rPr>
                <w:rFonts w:ascii="宋体" w:hAnsi="宋体"/>
                <w:sz w:val="21"/>
                <w:szCs w:val="21"/>
              </w:rPr>
            </w:pPr>
          </w:p>
        </w:tc>
        <w:tc>
          <w:tcPr>
            <w:tcW w:w="1418" w:type="dxa"/>
          </w:tcPr>
          <w:p w14:paraId="48049628">
            <w:pPr>
              <w:pStyle w:val="6"/>
              <w:rPr>
                <w:rFonts w:ascii="宋体" w:hAnsi="宋体"/>
                <w:sz w:val="21"/>
                <w:szCs w:val="21"/>
              </w:rPr>
            </w:pPr>
            <w:r>
              <w:rPr>
                <w:rFonts w:hint="eastAsia" w:ascii="宋体" w:hAnsi="宋体"/>
                <w:sz w:val="21"/>
                <w:szCs w:val="21"/>
              </w:rPr>
              <w:t>产品到期日</w:t>
            </w:r>
          </w:p>
        </w:tc>
        <w:tc>
          <w:tcPr>
            <w:tcW w:w="992" w:type="dxa"/>
          </w:tcPr>
          <w:p w14:paraId="3C6D5FA7">
            <w:pPr>
              <w:pStyle w:val="6"/>
              <w:rPr>
                <w:rFonts w:ascii="宋体" w:hAnsi="宋体"/>
                <w:sz w:val="21"/>
                <w:szCs w:val="21"/>
              </w:rPr>
            </w:pPr>
            <w:r>
              <w:rPr>
                <w:rFonts w:hint="eastAsia" w:ascii="宋体" w:hAnsi="宋体"/>
                <w:sz w:val="21"/>
                <w:szCs w:val="21"/>
              </w:rPr>
              <w:t>文本</w:t>
            </w:r>
          </w:p>
        </w:tc>
        <w:tc>
          <w:tcPr>
            <w:tcW w:w="992" w:type="dxa"/>
          </w:tcPr>
          <w:p w14:paraId="5B04D178">
            <w:pPr>
              <w:pStyle w:val="6"/>
              <w:rPr>
                <w:rFonts w:ascii="宋体" w:hAnsi="宋体"/>
                <w:sz w:val="21"/>
                <w:szCs w:val="21"/>
              </w:rPr>
            </w:pPr>
          </w:p>
        </w:tc>
        <w:tc>
          <w:tcPr>
            <w:tcW w:w="1134" w:type="dxa"/>
          </w:tcPr>
          <w:p w14:paraId="70FC2820">
            <w:pPr>
              <w:pStyle w:val="6"/>
              <w:rPr>
                <w:rFonts w:ascii="宋体" w:hAnsi="宋体"/>
                <w:sz w:val="21"/>
                <w:szCs w:val="21"/>
              </w:rPr>
            </w:pPr>
          </w:p>
        </w:tc>
        <w:tc>
          <w:tcPr>
            <w:tcW w:w="992" w:type="dxa"/>
          </w:tcPr>
          <w:p w14:paraId="585580A0">
            <w:pPr>
              <w:pStyle w:val="6"/>
              <w:rPr>
                <w:rFonts w:ascii="宋体" w:hAnsi="宋体"/>
                <w:sz w:val="21"/>
                <w:szCs w:val="21"/>
              </w:rPr>
            </w:pPr>
          </w:p>
        </w:tc>
        <w:tc>
          <w:tcPr>
            <w:tcW w:w="3544" w:type="dxa"/>
          </w:tcPr>
          <w:p w14:paraId="65D3ECCD">
            <w:pPr>
              <w:pStyle w:val="6"/>
              <w:rPr>
                <w:rFonts w:ascii="宋体" w:hAnsi="宋体"/>
                <w:sz w:val="21"/>
                <w:szCs w:val="21"/>
              </w:rPr>
            </w:pPr>
          </w:p>
        </w:tc>
      </w:tr>
      <w:tr w14:paraId="7CC03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099CA66C">
            <w:pPr>
              <w:pStyle w:val="6"/>
              <w:widowControl w:val="0"/>
              <w:numPr>
                <w:ilvl w:val="0"/>
                <w:numId w:val="163"/>
              </w:numPr>
              <w:rPr>
                <w:rFonts w:ascii="宋体" w:hAnsi="宋体"/>
                <w:sz w:val="21"/>
                <w:szCs w:val="21"/>
              </w:rPr>
            </w:pPr>
          </w:p>
        </w:tc>
        <w:tc>
          <w:tcPr>
            <w:tcW w:w="1418" w:type="dxa"/>
          </w:tcPr>
          <w:p w14:paraId="33A8EF5E">
            <w:pPr>
              <w:pStyle w:val="6"/>
              <w:rPr>
                <w:rFonts w:ascii="宋体" w:hAnsi="宋体"/>
                <w:sz w:val="21"/>
                <w:szCs w:val="21"/>
              </w:rPr>
            </w:pPr>
            <w:r>
              <w:rPr>
                <w:rFonts w:hint="eastAsia" w:ascii="宋体" w:hAnsi="宋体"/>
                <w:sz w:val="21"/>
                <w:szCs w:val="21"/>
              </w:rPr>
              <w:t>购买金额</w:t>
            </w:r>
          </w:p>
        </w:tc>
        <w:tc>
          <w:tcPr>
            <w:tcW w:w="992" w:type="dxa"/>
          </w:tcPr>
          <w:p w14:paraId="58F9D403">
            <w:pPr>
              <w:pStyle w:val="6"/>
              <w:rPr>
                <w:rFonts w:ascii="宋体" w:hAnsi="宋体"/>
                <w:sz w:val="21"/>
                <w:szCs w:val="21"/>
              </w:rPr>
            </w:pPr>
            <w:r>
              <w:rPr>
                <w:rFonts w:hint="eastAsia" w:ascii="宋体" w:hAnsi="宋体"/>
                <w:sz w:val="21"/>
                <w:szCs w:val="21"/>
              </w:rPr>
              <w:t>文本</w:t>
            </w:r>
          </w:p>
        </w:tc>
        <w:tc>
          <w:tcPr>
            <w:tcW w:w="992" w:type="dxa"/>
          </w:tcPr>
          <w:p w14:paraId="704B4799">
            <w:pPr>
              <w:pStyle w:val="6"/>
              <w:rPr>
                <w:rFonts w:ascii="宋体" w:hAnsi="宋体"/>
                <w:sz w:val="21"/>
                <w:szCs w:val="21"/>
              </w:rPr>
            </w:pPr>
          </w:p>
        </w:tc>
        <w:tc>
          <w:tcPr>
            <w:tcW w:w="1134" w:type="dxa"/>
          </w:tcPr>
          <w:p w14:paraId="1BA4E15F">
            <w:pPr>
              <w:pStyle w:val="6"/>
              <w:rPr>
                <w:rFonts w:ascii="宋体" w:hAnsi="宋体"/>
                <w:sz w:val="21"/>
                <w:szCs w:val="21"/>
              </w:rPr>
            </w:pPr>
          </w:p>
        </w:tc>
        <w:tc>
          <w:tcPr>
            <w:tcW w:w="992" w:type="dxa"/>
          </w:tcPr>
          <w:p w14:paraId="1E6354CE">
            <w:pPr>
              <w:pStyle w:val="6"/>
              <w:rPr>
                <w:rFonts w:ascii="宋体" w:hAnsi="宋体"/>
                <w:sz w:val="21"/>
                <w:szCs w:val="21"/>
              </w:rPr>
            </w:pPr>
          </w:p>
        </w:tc>
        <w:tc>
          <w:tcPr>
            <w:tcW w:w="3544" w:type="dxa"/>
          </w:tcPr>
          <w:p w14:paraId="6F96995C">
            <w:pPr>
              <w:pStyle w:val="6"/>
              <w:rPr>
                <w:rFonts w:ascii="宋体" w:hAnsi="宋体"/>
                <w:sz w:val="21"/>
                <w:szCs w:val="21"/>
              </w:rPr>
            </w:pPr>
          </w:p>
        </w:tc>
      </w:tr>
      <w:tr w14:paraId="1D419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410C16A6">
            <w:pPr>
              <w:pStyle w:val="6"/>
              <w:widowControl w:val="0"/>
              <w:numPr>
                <w:ilvl w:val="0"/>
                <w:numId w:val="163"/>
              </w:numPr>
              <w:rPr>
                <w:rFonts w:ascii="宋体" w:hAnsi="宋体"/>
                <w:sz w:val="21"/>
                <w:szCs w:val="21"/>
              </w:rPr>
            </w:pPr>
          </w:p>
        </w:tc>
        <w:tc>
          <w:tcPr>
            <w:tcW w:w="1418" w:type="dxa"/>
          </w:tcPr>
          <w:p w14:paraId="77D3A1B3">
            <w:pPr>
              <w:pStyle w:val="6"/>
              <w:rPr>
                <w:rFonts w:ascii="宋体" w:hAnsi="宋体"/>
                <w:sz w:val="21"/>
                <w:szCs w:val="21"/>
              </w:rPr>
            </w:pPr>
            <w:r>
              <w:rPr>
                <w:rFonts w:hint="eastAsia" w:ascii="宋体" w:hAnsi="宋体"/>
                <w:sz w:val="21"/>
                <w:szCs w:val="21"/>
              </w:rPr>
              <w:t>客户经理</w:t>
            </w:r>
          </w:p>
        </w:tc>
        <w:tc>
          <w:tcPr>
            <w:tcW w:w="992" w:type="dxa"/>
          </w:tcPr>
          <w:p w14:paraId="0813BB1D">
            <w:pPr>
              <w:pStyle w:val="6"/>
              <w:rPr>
                <w:rFonts w:ascii="宋体" w:hAnsi="宋体"/>
                <w:sz w:val="21"/>
                <w:szCs w:val="21"/>
              </w:rPr>
            </w:pPr>
            <w:r>
              <w:rPr>
                <w:rFonts w:hint="eastAsia" w:ascii="宋体" w:hAnsi="宋体"/>
                <w:sz w:val="21"/>
                <w:szCs w:val="21"/>
              </w:rPr>
              <w:t>文本</w:t>
            </w:r>
          </w:p>
        </w:tc>
        <w:tc>
          <w:tcPr>
            <w:tcW w:w="992" w:type="dxa"/>
          </w:tcPr>
          <w:p w14:paraId="53B3BE2C">
            <w:pPr>
              <w:pStyle w:val="6"/>
              <w:rPr>
                <w:rFonts w:ascii="宋体" w:hAnsi="宋体"/>
                <w:sz w:val="21"/>
                <w:szCs w:val="21"/>
              </w:rPr>
            </w:pPr>
          </w:p>
        </w:tc>
        <w:tc>
          <w:tcPr>
            <w:tcW w:w="1134" w:type="dxa"/>
          </w:tcPr>
          <w:p w14:paraId="5C7DD173">
            <w:pPr>
              <w:pStyle w:val="6"/>
              <w:rPr>
                <w:rFonts w:ascii="宋体" w:hAnsi="宋体"/>
                <w:sz w:val="21"/>
                <w:szCs w:val="21"/>
              </w:rPr>
            </w:pPr>
          </w:p>
        </w:tc>
        <w:tc>
          <w:tcPr>
            <w:tcW w:w="992" w:type="dxa"/>
          </w:tcPr>
          <w:p w14:paraId="57069497">
            <w:pPr>
              <w:pStyle w:val="6"/>
              <w:rPr>
                <w:rFonts w:ascii="宋体" w:hAnsi="宋体"/>
                <w:sz w:val="21"/>
                <w:szCs w:val="21"/>
              </w:rPr>
            </w:pPr>
          </w:p>
        </w:tc>
        <w:tc>
          <w:tcPr>
            <w:tcW w:w="3544" w:type="dxa"/>
          </w:tcPr>
          <w:p w14:paraId="38A2015F">
            <w:pPr>
              <w:pStyle w:val="6"/>
              <w:rPr>
                <w:rFonts w:ascii="宋体" w:hAnsi="宋体"/>
                <w:sz w:val="21"/>
                <w:szCs w:val="21"/>
              </w:rPr>
            </w:pPr>
          </w:p>
        </w:tc>
      </w:tr>
      <w:tr w14:paraId="794A3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1D2D6674">
            <w:pPr>
              <w:pStyle w:val="6"/>
              <w:widowControl w:val="0"/>
              <w:numPr>
                <w:ilvl w:val="0"/>
                <w:numId w:val="163"/>
              </w:numPr>
              <w:rPr>
                <w:rFonts w:ascii="宋体" w:hAnsi="宋体"/>
                <w:sz w:val="21"/>
                <w:szCs w:val="21"/>
              </w:rPr>
            </w:pPr>
          </w:p>
        </w:tc>
        <w:tc>
          <w:tcPr>
            <w:tcW w:w="1418" w:type="dxa"/>
          </w:tcPr>
          <w:p w14:paraId="2D1987D1">
            <w:pPr>
              <w:pStyle w:val="6"/>
              <w:rPr>
                <w:rFonts w:ascii="宋体" w:hAnsi="宋体"/>
                <w:sz w:val="21"/>
                <w:szCs w:val="21"/>
              </w:rPr>
            </w:pPr>
            <w:r>
              <w:rPr>
                <w:rFonts w:hint="eastAsia" w:ascii="宋体" w:hAnsi="宋体"/>
                <w:sz w:val="21"/>
                <w:szCs w:val="21"/>
              </w:rPr>
              <w:t>返回</w:t>
            </w:r>
          </w:p>
        </w:tc>
        <w:tc>
          <w:tcPr>
            <w:tcW w:w="992" w:type="dxa"/>
          </w:tcPr>
          <w:p w14:paraId="535EBF16">
            <w:pPr>
              <w:pStyle w:val="6"/>
              <w:rPr>
                <w:rFonts w:ascii="宋体" w:hAnsi="宋体"/>
                <w:sz w:val="21"/>
                <w:szCs w:val="21"/>
              </w:rPr>
            </w:pPr>
            <w:r>
              <w:rPr>
                <w:rFonts w:hint="eastAsia" w:ascii="宋体" w:hAnsi="宋体"/>
                <w:sz w:val="21"/>
                <w:szCs w:val="21"/>
              </w:rPr>
              <w:t>按钮</w:t>
            </w:r>
          </w:p>
        </w:tc>
        <w:tc>
          <w:tcPr>
            <w:tcW w:w="992" w:type="dxa"/>
          </w:tcPr>
          <w:p w14:paraId="26CA559F">
            <w:pPr>
              <w:pStyle w:val="6"/>
              <w:rPr>
                <w:rFonts w:ascii="宋体" w:hAnsi="宋体"/>
                <w:sz w:val="21"/>
                <w:szCs w:val="21"/>
              </w:rPr>
            </w:pPr>
          </w:p>
        </w:tc>
        <w:tc>
          <w:tcPr>
            <w:tcW w:w="1134" w:type="dxa"/>
          </w:tcPr>
          <w:p w14:paraId="31CA3F2C">
            <w:pPr>
              <w:pStyle w:val="6"/>
              <w:rPr>
                <w:rFonts w:ascii="宋体" w:hAnsi="宋体"/>
                <w:sz w:val="21"/>
                <w:szCs w:val="21"/>
              </w:rPr>
            </w:pPr>
          </w:p>
        </w:tc>
        <w:tc>
          <w:tcPr>
            <w:tcW w:w="992" w:type="dxa"/>
          </w:tcPr>
          <w:p w14:paraId="27BB2295">
            <w:pPr>
              <w:pStyle w:val="6"/>
              <w:rPr>
                <w:rFonts w:ascii="宋体" w:hAnsi="宋体"/>
                <w:sz w:val="21"/>
                <w:szCs w:val="21"/>
              </w:rPr>
            </w:pPr>
          </w:p>
        </w:tc>
        <w:tc>
          <w:tcPr>
            <w:tcW w:w="3544" w:type="dxa"/>
          </w:tcPr>
          <w:p w14:paraId="0EFE16A6">
            <w:pPr>
              <w:pStyle w:val="6"/>
              <w:rPr>
                <w:rFonts w:ascii="宋体" w:hAnsi="宋体"/>
                <w:sz w:val="21"/>
                <w:szCs w:val="21"/>
              </w:rPr>
            </w:pPr>
          </w:p>
        </w:tc>
      </w:tr>
    </w:tbl>
    <w:p w14:paraId="5FC37F1D"/>
    <w:p w14:paraId="09EF8555">
      <w:pPr>
        <w:pStyle w:val="74"/>
        <w:numPr>
          <w:ilvl w:val="1"/>
          <w:numId w:val="2"/>
        </w:numPr>
        <w:ind w:left="0"/>
        <w:rPr>
          <w:rFonts w:ascii="宋体" w:hAnsi="宋体" w:eastAsia="宋体"/>
          <w:highlight w:val="yellow"/>
          <w:rPrChange w:id="118" w:author="admin" w:date="2019-10-15T11:23:00Z">
            <w:rPr>
              <w:rFonts w:ascii="宋体" w:hAnsi="宋体" w:eastAsia="宋体"/>
            </w:rPr>
          </w:rPrChange>
        </w:rPr>
      </w:pPr>
      <w:bookmarkStart w:id="842" w:name="_Toc329959404"/>
      <w:bookmarkStart w:id="843" w:name="_Toc330759842"/>
      <w:bookmarkStart w:id="844" w:name="_Toc338257248"/>
      <w:bookmarkStart w:id="845" w:name="_Toc351988556"/>
      <w:r>
        <w:rPr>
          <w:rFonts w:hint="eastAsia" w:ascii="宋体" w:hAnsi="宋体" w:eastAsia="宋体"/>
          <w:highlight w:val="yellow"/>
          <w:rPrChange w:id="119" w:author="admin" w:date="2019-10-15T11:23:00Z">
            <w:rPr>
              <w:rFonts w:hint="eastAsia" w:ascii="宋体" w:hAnsi="宋体" w:eastAsia="宋体"/>
            </w:rPr>
          </w:rPrChange>
        </w:rPr>
        <w:t>风险评估</w:t>
      </w:r>
      <w:bookmarkEnd w:id="842"/>
      <w:bookmarkEnd w:id="843"/>
      <w:bookmarkEnd w:id="844"/>
      <w:bookmarkEnd w:id="845"/>
    </w:p>
    <w:p w14:paraId="094DE0FC">
      <w:pPr>
        <w:pStyle w:val="4"/>
        <w:numPr>
          <w:ilvl w:val="2"/>
          <w:numId w:val="2"/>
        </w:numPr>
        <w:ind w:left="57"/>
      </w:pPr>
      <w:bookmarkStart w:id="846" w:name="_Toc329959405"/>
      <w:bookmarkStart w:id="847" w:name="_Toc351988557"/>
      <w:bookmarkStart w:id="848" w:name="_Toc338257249"/>
      <w:bookmarkStart w:id="849" w:name="_Toc330759843"/>
      <w:r>
        <w:rPr>
          <w:rFonts w:hint="eastAsia"/>
        </w:rPr>
        <w:t>功能描述</w:t>
      </w:r>
      <w:bookmarkEnd w:id="846"/>
      <w:bookmarkEnd w:id="847"/>
      <w:bookmarkEnd w:id="848"/>
      <w:bookmarkEnd w:id="849"/>
    </w:p>
    <w:p w14:paraId="12B27ADB">
      <w:pPr>
        <w:spacing w:line="360" w:lineRule="auto"/>
        <w:rPr>
          <w:sz w:val="21"/>
          <w:szCs w:val="21"/>
        </w:rPr>
      </w:pPr>
      <w:r>
        <w:rPr>
          <w:rFonts w:hint="eastAsia"/>
          <w:sz w:val="21"/>
          <w:szCs w:val="21"/>
        </w:rPr>
        <w:t>为用户提供网上风险评估流程</w:t>
      </w:r>
    </w:p>
    <w:p w14:paraId="7209E9E7">
      <w:pPr>
        <w:pStyle w:val="4"/>
        <w:numPr>
          <w:ilvl w:val="2"/>
          <w:numId w:val="2"/>
        </w:numPr>
        <w:ind w:left="57"/>
      </w:pPr>
      <w:bookmarkStart w:id="850" w:name="_Toc351988558"/>
      <w:bookmarkStart w:id="851" w:name="_Toc330759844"/>
      <w:bookmarkStart w:id="852" w:name="_Toc329959406"/>
      <w:bookmarkStart w:id="853" w:name="_Toc338257250"/>
      <w:r>
        <w:rPr>
          <w:rFonts w:hint="eastAsia"/>
        </w:rPr>
        <w:t>业务流程</w:t>
      </w:r>
      <w:bookmarkEnd w:id="850"/>
      <w:bookmarkEnd w:id="851"/>
      <w:bookmarkEnd w:id="852"/>
      <w:bookmarkEnd w:id="853"/>
    </w:p>
    <w:p w14:paraId="369A99AA">
      <w:pPr>
        <w:spacing w:line="360" w:lineRule="auto"/>
        <w:rPr>
          <w:sz w:val="21"/>
          <w:szCs w:val="21"/>
        </w:rPr>
      </w:pPr>
      <w:r>
        <w:object>
          <v:shape id="_x0000_i1047" o:spt="75" type="#_x0000_t75" style="height:399.75pt;width:491.25pt;" o:ole="t" filled="f" o:preferrelative="t" stroked="f" coordsize="21600,21600">
            <v:path/>
            <v:fill on="f" focussize="0,0"/>
            <v:stroke on="f" joinstyle="miter"/>
            <v:imagedata r:id="rId54" o:title=""/>
            <o:lock v:ext="edit" aspectratio="t"/>
            <w10:wrap type="none"/>
            <w10:anchorlock/>
          </v:shape>
          <o:OLEObject Type="Embed" ProgID="Visio.Drawing.11" ShapeID="_x0000_i1047" DrawAspect="Content" ObjectID="_1468075747" r:id="rId53">
            <o:LockedField>false</o:LockedField>
          </o:OLEObject>
        </w:object>
      </w:r>
      <w:r>
        <w:rPr>
          <w:rFonts w:hint="eastAsia"/>
          <w:b/>
          <w:sz w:val="21"/>
          <w:szCs w:val="21"/>
        </w:rPr>
        <w:t>流程说明：</w:t>
      </w:r>
    </w:p>
    <w:p w14:paraId="086E0A8B">
      <w:pPr>
        <w:numPr>
          <w:ilvl w:val="0"/>
          <w:numId w:val="164"/>
        </w:numPr>
        <w:spacing w:line="360" w:lineRule="auto"/>
        <w:rPr>
          <w:rFonts w:ascii="宋体" w:hAnsi="宋体"/>
          <w:sz w:val="21"/>
          <w:szCs w:val="21"/>
        </w:rPr>
      </w:pPr>
      <w:r>
        <w:rPr>
          <w:rFonts w:hint="eastAsia" w:ascii="宋体" w:hAnsi="宋体"/>
          <w:sz w:val="21"/>
          <w:szCs w:val="21"/>
        </w:rPr>
        <w:t>用户点击“我的风险评估”菜单，显示我的风险评估页面</w:t>
      </w:r>
    </w:p>
    <w:p w14:paraId="6DF54324">
      <w:pPr>
        <w:pStyle w:val="88"/>
        <w:numPr>
          <w:ilvl w:val="0"/>
          <w:numId w:val="164"/>
        </w:numPr>
        <w:ind w:firstLineChars="0"/>
        <w:rPr>
          <w:rFonts w:ascii="宋体" w:hAnsi="宋体" w:cs="Arial"/>
          <w:color w:val="000000"/>
          <w:szCs w:val="21"/>
        </w:rPr>
      </w:pPr>
      <w:r>
        <w:rPr>
          <w:rFonts w:hint="eastAsia" w:ascii="宋体" w:hAnsi="宋体" w:cs="Arial"/>
          <w:color w:val="000000"/>
          <w:szCs w:val="21"/>
        </w:rPr>
        <w:t>首先，理财系统先判断用户是否签约了理财账户，如果签约了，则发送查询指令查询风险评估单并返回网银系统；如果未签约，则显示错误页面提示用户“</w:t>
      </w:r>
      <w:r>
        <w:rPr>
          <w:rFonts w:hint="eastAsia" w:ascii="宋体" w:hAnsi="Times New Roman"/>
          <w:color w:val="000000"/>
          <w:szCs w:val="21"/>
          <w:lang w:val="zh-CN"/>
        </w:rPr>
        <w:t>由于您未进行理财签约，请到柜面完成第一次理财签约</w:t>
      </w:r>
      <w:r>
        <w:rPr>
          <w:rFonts w:hint="eastAsia" w:ascii="宋体" w:hAnsi="宋体" w:cs="Arial"/>
          <w:color w:val="000000"/>
          <w:szCs w:val="21"/>
        </w:rPr>
        <w:t>”</w:t>
      </w:r>
    </w:p>
    <w:p w14:paraId="1F9250C3">
      <w:pPr>
        <w:pStyle w:val="88"/>
        <w:numPr>
          <w:ilvl w:val="0"/>
          <w:numId w:val="164"/>
        </w:numPr>
        <w:ind w:firstLineChars="0"/>
        <w:rPr>
          <w:rFonts w:ascii="宋体" w:hAnsi="宋体" w:cs="Arial"/>
          <w:color w:val="000000"/>
          <w:szCs w:val="21"/>
        </w:rPr>
      </w:pPr>
      <w:r>
        <w:rPr>
          <w:rFonts w:hint="eastAsia" w:ascii="宋体" w:hAnsi="宋体" w:cs="Arial"/>
          <w:color w:val="000000"/>
          <w:szCs w:val="21"/>
        </w:rPr>
        <w:t>用户完成风险评估表单，并“确定”按钮，将评估表单发送至理财系统</w:t>
      </w:r>
    </w:p>
    <w:p w14:paraId="71796E26">
      <w:pPr>
        <w:pStyle w:val="88"/>
        <w:numPr>
          <w:ilvl w:val="0"/>
          <w:numId w:val="164"/>
        </w:numPr>
        <w:ind w:firstLineChars="0"/>
        <w:rPr>
          <w:rFonts w:ascii="宋体" w:hAnsi="宋体" w:cs="Arial"/>
          <w:color w:val="000000"/>
          <w:szCs w:val="21"/>
        </w:rPr>
      </w:pPr>
      <w:r>
        <w:rPr>
          <w:rFonts w:hint="eastAsia" w:ascii="宋体" w:hAnsi="宋体" w:cs="Arial"/>
          <w:color w:val="000000"/>
          <w:szCs w:val="21"/>
        </w:rPr>
        <w:t>理财系统收到表单后进行风险评估操作，然后向网银系统返回评估结果，如果交易成功，则显示成功页面，如果交易失败，则提示用户错误信息。</w:t>
      </w:r>
    </w:p>
    <w:p w14:paraId="5AF728CB">
      <w:pPr>
        <w:pStyle w:val="4"/>
        <w:numPr>
          <w:ilvl w:val="2"/>
          <w:numId w:val="2"/>
        </w:numPr>
        <w:ind w:left="57"/>
      </w:pPr>
      <w:bookmarkStart w:id="854" w:name="_Toc338257251"/>
      <w:bookmarkStart w:id="855" w:name="_Toc329959407"/>
      <w:bookmarkStart w:id="856" w:name="_Toc330759845"/>
      <w:bookmarkStart w:id="857" w:name="_Toc351988559"/>
      <w:r>
        <w:rPr>
          <w:rFonts w:hint="eastAsia"/>
        </w:rPr>
        <w:t>业务规则</w:t>
      </w:r>
      <w:bookmarkEnd w:id="854"/>
      <w:bookmarkEnd w:id="855"/>
      <w:bookmarkEnd w:id="856"/>
      <w:bookmarkEnd w:id="857"/>
    </w:p>
    <w:p w14:paraId="43E1C3EC">
      <w:pPr>
        <w:pStyle w:val="5"/>
        <w:numPr>
          <w:ilvl w:val="0"/>
          <w:numId w:val="0"/>
        </w:numPr>
      </w:pPr>
      <w:r>
        <w:rPr>
          <w:rFonts w:hint="eastAsia"/>
        </w:rPr>
        <w:t>交易前</w:t>
      </w:r>
    </w:p>
    <w:p w14:paraId="04957F3A">
      <w:pPr>
        <w:pStyle w:val="5"/>
        <w:numPr>
          <w:ilvl w:val="0"/>
          <w:numId w:val="0"/>
        </w:numPr>
      </w:pPr>
      <w:r>
        <w:rPr>
          <w:rFonts w:hint="eastAsia"/>
        </w:rPr>
        <w:t>交易中</w:t>
      </w:r>
    </w:p>
    <w:p w14:paraId="6F639F4F">
      <w:pPr>
        <w:pStyle w:val="5"/>
        <w:numPr>
          <w:ilvl w:val="0"/>
          <w:numId w:val="0"/>
        </w:numPr>
      </w:pPr>
      <w:r>
        <w:rPr>
          <w:rFonts w:hint="eastAsia"/>
        </w:rPr>
        <w:t>交易后</w:t>
      </w:r>
    </w:p>
    <w:p w14:paraId="6645FEE7">
      <w:pPr>
        <w:pStyle w:val="6"/>
        <w:spacing w:line="360" w:lineRule="auto"/>
        <w:rPr>
          <w:sz w:val="21"/>
          <w:szCs w:val="21"/>
        </w:rPr>
      </w:pPr>
      <w:bookmarkStart w:id="858" w:name="_Toc329959408"/>
      <w:r>
        <w:rPr>
          <w:rFonts w:hint="eastAsia"/>
          <w:sz w:val="21"/>
          <w:szCs w:val="21"/>
        </w:rPr>
        <w:t>无论交易成功或失败都会将交易操作过程记录在网银日志中</w:t>
      </w:r>
    </w:p>
    <w:p w14:paraId="0F858D49">
      <w:pPr>
        <w:pStyle w:val="4"/>
        <w:numPr>
          <w:ilvl w:val="2"/>
          <w:numId w:val="2"/>
        </w:numPr>
        <w:ind w:left="57"/>
      </w:pPr>
      <w:bookmarkStart w:id="859" w:name="_Toc351988560"/>
      <w:bookmarkStart w:id="860" w:name="_Toc338257252"/>
      <w:bookmarkStart w:id="861" w:name="_Toc330759846"/>
      <w:r>
        <w:rPr>
          <w:rFonts w:hint="eastAsia"/>
        </w:rPr>
        <w:t>页面要素</w:t>
      </w:r>
      <w:bookmarkEnd w:id="858"/>
      <w:bookmarkEnd w:id="859"/>
      <w:bookmarkEnd w:id="860"/>
      <w:bookmarkEnd w:id="861"/>
    </w:p>
    <w:p w14:paraId="0EE0F2BF">
      <w:pPr>
        <w:pStyle w:val="5"/>
        <w:numPr>
          <w:ilvl w:val="0"/>
          <w:numId w:val="0"/>
        </w:numPr>
      </w:pPr>
      <w:r>
        <w:rPr>
          <w:rFonts w:hint="eastAsia"/>
        </w:rPr>
        <w:t>风险评估页面</w:t>
      </w:r>
    </w:p>
    <w:tbl>
      <w:tblPr>
        <w:tblStyle w:val="48"/>
        <w:tblW w:w="97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559"/>
        <w:gridCol w:w="1134"/>
        <w:gridCol w:w="1134"/>
        <w:gridCol w:w="1134"/>
        <w:gridCol w:w="1134"/>
        <w:gridCol w:w="2835"/>
      </w:tblGrid>
      <w:tr w14:paraId="0FE99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FFCC99"/>
            <w:vAlign w:val="center"/>
          </w:tcPr>
          <w:p w14:paraId="7C1964DC">
            <w:pPr>
              <w:rPr>
                <w:rFonts w:ascii="宋体" w:hAnsi="宋体" w:cs="Arial"/>
                <w:b/>
                <w:sz w:val="21"/>
                <w:szCs w:val="21"/>
              </w:rPr>
            </w:pPr>
            <w:r>
              <w:rPr>
                <w:rFonts w:ascii="宋体" w:hAnsi="宋体" w:cs="Arial"/>
                <w:b/>
                <w:sz w:val="21"/>
                <w:szCs w:val="21"/>
              </w:rPr>
              <w:t>序号</w:t>
            </w:r>
          </w:p>
        </w:tc>
        <w:tc>
          <w:tcPr>
            <w:tcW w:w="1559" w:type="dxa"/>
            <w:shd w:val="clear" w:color="auto" w:fill="FFCC99"/>
            <w:vAlign w:val="center"/>
          </w:tcPr>
          <w:p w14:paraId="76D3F208">
            <w:pPr>
              <w:rPr>
                <w:rFonts w:ascii="宋体" w:hAnsi="宋体" w:cs="Arial"/>
                <w:b/>
                <w:sz w:val="21"/>
                <w:szCs w:val="21"/>
              </w:rPr>
            </w:pPr>
            <w:r>
              <w:rPr>
                <w:rFonts w:ascii="宋体" w:hAnsi="宋体" w:cs="Arial"/>
                <w:b/>
                <w:sz w:val="21"/>
                <w:szCs w:val="21"/>
              </w:rPr>
              <w:t>名称</w:t>
            </w:r>
          </w:p>
        </w:tc>
        <w:tc>
          <w:tcPr>
            <w:tcW w:w="1134" w:type="dxa"/>
            <w:shd w:val="clear" w:color="auto" w:fill="FFCC99"/>
            <w:vAlign w:val="center"/>
          </w:tcPr>
          <w:p w14:paraId="3D78486B">
            <w:pPr>
              <w:rPr>
                <w:rFonts w:ascii="宋体" w:hAnsi="宋体" w:cs="Arial"/>
                <w:b/>
                <w:sz w:val="21"/>
                <w:szCs w:val="21"/>
              </w:rPr>
            </w:pPr>
            <w:r>
              <w:rPr>
                <w:rFonts w:ascii="宋体" w:hAnsi="宋体" w:cs="Arial"/>
                <w:b/>
                <w:sz w:val="21"/>
                <w:szCs w:val="21"/>
              </w:rPr>
              <w:t>输入</w:t>
            </w:r>
            <w:r>
              <w:rPr>
                <w:rFonts w:hint="eastAsia" w:ascii="宋体" w:hAnsi="宋体" w:cs="Arial"/>
                <w:b/>
                <w:sz w:val="21"/>
                <w:szCs w:val="21"/>
              </w:rPr>
              <w:t>/输出</w:t>
            </w:r>
          </w:p>
        </w:tc>
        <w:tc>
          <w:tcPr>
            <w:tcW w:w="1134" w:type="dxa"/>
            <w:shd w:val="clear" w:color="auto" w:fill="FFCC99"/>
            <w:vAlign w:val="center"/>
          </w:tcPr>
          <w:p w14:paraId="24CB4BF2">
            <w:pPr>
              <w:rPr>
                <w:rFonts w:ascii="宋体" w:hAnsi="宋体" w:cs="Arial"/>
                <w:b/>
                <w:sz w:val="21"/>
                <w:szCs w:val="21"/>
              </w:rPr>
            </w:pPr>
            <w:r>
              <w:rPr>
                <w:rFonts w:ascii="宋体" w:hAnsi="宋体" w:cs="Arial"/>
                <w:b/>
                <w:sz w:val="21"/>
                <w:szCs w:val="21"/>
              </w:rPr>
              <w:t>缺省值</w:t>
            </w:r>
          </w:p>
        </w:tc>
        <w:tc>
          <w:tcPr>
            <w:tcW w:w="1134" w:type="dxa"/>
            <w:shd w:val="clear" w:color="auto" w:fill="FFCC99"/>
            <w:vAlign w:val="center"/>
          </w:tcPr>
          <w:p w14:paraId="73573CA9">
            <w:pPr>
              <w:rPr>
                <w:rFonts w:ascii="宋体" w:hAnsi="宋体" w:cs="Arial"/>
                <w:b/>
                <w:sz w:val="21"/>
                <w:szCs w:val="21"/>
              </w:rPr>
            </w:pPr>
            <w:r>
              <w:rPr>
                <w:rFonts w:hint="eastAsia" w:ascii="宋体" w:hAnsi="宋体" w:cs="Arial"/>
                <w:b/>
                <w:sz w:val="21"/>
                <w:szCs w:val="21"/>
              </w:rPr>
              <w:t>类型/长度</w:t>
            </w:r>
          </w:p>
        </w:tc>
        <w:tc>
          <w:tcPr>
            <w:tcW w:w="1134" w:type="dxa"/>
            <w:shd w:val="clear" w:color="auto" w:fill="FFCC99"/>
            <w:vAlign w:val="center"/>
          </w:tcPr>
          <w:p w14:paraId="3E906E8D">
            <w:pPr>
              <w:rPr>
                <w:rFonts w:ascii="宋体" w:hAnsi="宋体" w:cs="Arial"/>
                <w:b/>
                <w:sz w:val="21"/>
                <w:szCs w:val="21"/>
              </w:rPr>
            </w:pPr>
            <w:r>
              <w:rPr>
                <w:rFonts w:hint="eastAsia" w:ascii="宋体" w:hAnsi="宋体" w:cs="Arial"/>
                <w:b/>
                <w:sz w:val="21"/>
                <w:szCs w:val="21"/>
              </w:rPr>
              <w:t>是否必输</w:t>
            </w:r>
          </w:p>
        </w:tc>
        <w:tc>
          <w:tcPr>
            <w:tcW w:w="2835" w:type="dxa"/>
            <w:shd w:val="clear" w:color="auto" w:fill="FFCC99"/>
            <w:vAlign w:val="center"/>
          </w:tcPr>
          <w:p w14:paraId="6A8C5B45">
            <w:pPr>
              <w:rPr>
                <w:rFonts w:ascii="宋体" w:hAnsi="宋体" w:cs="Arial"/>
                <w:b/>
                <w:sz w:val="21"/>
                <w:szCs w:val="21"/>
              </w:rPr>
            </w:pPr>
            <w:r>
              <w:rPr>
                <w:rFonts w:ascii="宋体" w:hAnsi="宋体" w:cs="Arial"/>
                <w:b/>
                <w:sz w:val="21"/>
                <w:szCs w:val="21"/>
              </w:rPr>
              <w:t>备注</w:t>
            </w:r>
          </w:p>
        </w:tc>
      </w:tr>
      <w:tr w14:paraId="77E86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7" w:type="dxa"/>
            <w:gridSpan w:val="7"/>
          </w:tcPr>
          <w:p w14:paraId="34436BF5">
            <w:pPr>
              <w:pStyle w:val="6"/>
              <w:rPr>
                <w:rFonts w:ascii="宋体" w:hAnsi="宋体"/>
                <w:sz w:val="21"/>
                <w:szCs w:val="21"/>
              </w:rPr>
            </w:pPr>
            <w:r>
              <w:rPr>
                <w:rFonts w:hint="eastAsia" w:ascii="宋体" w:hAnsi="宋体"/>
                <w:sz w:val="21"/>
                <w:szCs w:val="21"/>
              </w:rPr>
              <w:t xml:space="preserve">湖北银行个人理财客户风险偏好评估问卷 </w:t>
            </w:r>
          </w:p>
          <w:p w14:paraId="43E7B0B5">
            <w:pPr>
              <w:pStyle w:val="6"/>
              <w:rPr>
                <w:rFonts w:ascii="宋体" w:hAnsi="宋体"/>
                <w:sz w:val="21"/>
                <w:szCs w:val="21"/>
              </w:rPr>
            </w:pPr>
          </w:p>
          <w:p w14:paraId="0F273C3F">
            <w:pPr>
              <w:pStyle w:val="6"/>
              <w:rPr>
                <w:rFonts w:ascii="宋体" w:hAnsi="宋体"/>
                <w:sz w:val="21"/>
                <w:szCs w:val="21"/>
              </w:rPr>
            </w:pPr>
            <w:r>
              <w:rPr>
                <w:rFonts w:hint="eastAsia" w:ascii="宋体" w:hAnsi="宋体"/>
                <w:sz w:val="21"/>
                <w:szCs w:val="21"/>
              </w:rPr>
              <w:t xml:space="preserve">    本问卷将根据您的财务状况、投资经验、投资风格和风险承受能力等对您进行风险评估， </w:t>
            </w:r>
          </w:p>
          <w:p w14:paraId="6A164769">
            <w:pPr>
              <w:pStyle w:val="6"/>
              <w:rPr>
                <w:rFonts w:ascii="宋体" w:hAnsi="宋体"/>
                <w:sz w:val="21"/>
                <w:szCs w:val="21"/>
              </w:rPr>
            </w:pPr>
          </w:p>
          <w:p w14:paraId="5E589407">
            <w:pPr>
              <w:pStyle w:val="6"/>
              <w:rPr>
                <w:rFonts w:ascii="宋体" w:hAnsi="宋体"/>
                <w:sz w:val="21"/>
                <w:szCs w:val="21"/>
              </w:rPr>
            </w:pPr>
            <w:r>
              <w:rPr>
                <w:rFonts w:hint="eastAsia" w:ascii="宋体" w:hAnsi="宋体"/>
                <w:sz w:val="21"/>
                <w:szCs w:val="21"/>
              </w:rPr>
              <w:t xml:space="preserve">本银行将根据评估结果为您更好的配置资产。请您认真作答，感谢您的配合！（每个问题请 </w:t>
            </w:r>
          </w:p>
          <w:p w14:paraId="294B0BAB">
            <w:pPr>
              <w:pStyle w:val="6"/>
              <w:rPr>
                <w:rFonts w:ascii="宋体" w:hAnsi="宋体"/>
                <w:sz w:val="21"/>
                <w:szCs w:val="21"/>
              </w:rPr>
            </w:pPr>
          </w:p>
          <w:p w14:paraId="26D6E36D">
            <w:pPr>
              <w:pStyle w:val="6"/>
              <w:rPr>
                <w:rFonts w:ascii="宋体" w:hAnsi="宋体"/>
                <w:sz w:val="21"/>
                <w:szCs w:val="21"/>
              </w:rPr>
            </w:pPr>
            <w:r>
              <w:rPr>
                <w:rFonts w:hint="eastAsia" w:ascii="宋体" w:hAnsi="宋体"/>
                <w:sz w:val="21"/>
                <w:szCs w:val="21"/>
              </w:rPr>
              <w:t xml:space="preserve">选择唯一选项，不可多选） </w:t>
            </w:r>
          </w:p>
          <w:p w14:paraId="4B279435">
            <w:pPr>
              <w:pStyle w:val="6"/>
              <w:rPr>
                <w:rFonts w:ascii="宋体" w:hAnsi="宋体"/>
                <w:sz w:val="21"/>
                <w:szCs w:val="21"/>
              </w:rPr>
            </w:pPr>
          </w:p>
          <w:p w14:paraId="0432A0DF">
            <w:pPr>
              <w:pStyle w:val="6"/>
              <w:rPr>
                <w:rFonts w:ascii="宋体" w:hAnsi="宋体"/>
                <w:sz w:val="21"/>
                <w:szCs w:val="21"/>
              </w:rPr>
            </w:pPr>
            <w:r>
              <w:rPr>
                <w:rFonts w:hint="eastAsia" w:ascii="宋体" w:hAnsi="宋体"/>
                <w:sz w:val="21"/>
                <w:szCs w:val="21"/>
              </w:rPr>
              <w:t xml:space="preserve">   1．您目前所处的年龄阶段是： </w:t>
            </w:r>
          </w:p>
          <w:p w14:paraId="0D1CF101">
            <w:pPr>
              <w:pStyle w:val="6"/>
              <w:rPr>
                <w:rFonts w:ascii="宋体" w:hAnsi="宋体"/>
                <w:sz w:val="21"/>
                <w:szCs w:val="21"/>
              </w:rPr>
            </w:pPr>
          </w:p>
          <w:p w14:paraId="3B13C339">
            <w:pPr>
              <w:pStyle w:val="6"/>
              <w:rPr>
                <w:rFonts w:ascii="宋体" w:hAnsi="宋体"/>
                <w:sz w:val="21"/>
                <w:szCs w:val="21"/>
              </w:rPr>
            </w:pPr>
            <w:r>
              <w:rPr>
                <w:rFonts w:hint="eastAsia" w:ascii="宋体" w:hAnsi="宋体"/>
                <w:sz w:val="21"/>
                <w:szCs w:val="21"/>
              </w:rPr>
              <w:t xml:space="preserve">   □A．高于60 岁      □B．51-60 岁     □C．41-51 岁     □D．31-40 岁    □E．30 以下 </w:t>
            </w:r>
          </w:p>
          <w:p w14:paraId="01E57C81">
            <w:pPr>
              <w:pStyle w:val="6"/>
              <w:rPr>
                <w:rFonts w:ascii="宋体" w:hAnsi="宋体"/>
                <w:sz w:val="21"/>
                <w:szCs w:val="21"/>
              </w:rPr>
            </w:pPr>
          </w:p>
          <w:p w14:paraId="640B6803">
            <w:pPr>
              <w:pStyle w:val="6"/>
              <w:rPr>
                <w:rFonts w:ascii="宋体" w:hAnsi="宋体"/>
                <w:sz w:val="21"/>
                <w:szCs w:val="21"/>
              </w:rPr>
            </w:pPr>
            <w:r>
              <w:rPr>
                <w:rFonts w:hint="eastAsia" w:ascii="宋体" w:hAnsi="宋体"/>
                <w:sz w:val="21"/>
                <w:szCs w:val="21"/>
              </w:rPr>
              <w:t xml:space="preserve">   2．您的家庭年收入为（折合人民币）： </w:t>
            </w:r>
          </w:p>
          <w:p w14:paraId="5A128B48">
            <w:pPr>
              <w:pStyle w:val="6"/>
              <w:rPr>
                <w:rFonts w:ascii="宋体" w:hAnsi="宋体"/>
                <w:sz w:val="21"/>
                <w:szCs w:val="21"/>
              </w:rPr>
            </w:pPr>
          </w:p>
          <w:p w14:paraId="6C2E7250">
            <w:pPr>
              <w:pStyle w:val="6"/>
              <w:rPr>
                <w:rFonts w:ascii="宋体" w:hAnsi="宋体"/>
                <w:sz w:val="21"/>
                <w:szCs w:val="21"/>
              </w:rPr>
            </w:pPr>
            <w:r>
              <w:rPr>
                <w:rFonts w:hint="eastAsia" w:ascii="宋体" w:hAnsi="宋体"/>
                <w:sz w:val="21"/>
                <w:szCs w:val="21"/>
              </w:rPr>
              <w:t xml:space="preserve">   □A．3 万元以下        □B．3-15万元      □C．15-30 万元 </w:t>
            </w:r>
          </w:p>
          <w:p w14:paraId="1C1A3711">
            <w:pPr>
              <w:pStyle w:val="6"/>
              <w:rPr>
                <w:rFonts w:ascii="宋体" w:hAnsi="宋体"/>
                <w:sz w:val="21"/>
                <w:szCs w:val="21"/>
              </w:rPr>
            </w:pPr>
          </w:p>
          <w:p w14:paraId="65509F2C">
            <w:pPr>
              <w:pStyle w:val="6"/>
              <w:rPr>
                <w:rFonts w:ascii="宋体" w:hAnsi="宋体"/>
                <w:sz w:val="21"/>
                <w:szCs w:val="21"/>
              </w:rPr>
            </w:pPr>
            <w:r>
              <w:rPr>
                <w:rFonts w:hint="eastAsia" w:ascii="宋体" w:hAnsi="宋体"/>
                <w:sz w:val="21"/>
                <w:szCs w:val="21"/>
              </w:rPr>
              <w:t xml:space="preserve">   □D．30-50 万元     □ E．50 万元以上 </w:t>
            </w:r>
          </w:p>
          <w:p w14:paraId="5F97B374">
            <w:pPr>
              <w:pStyle w:val="6"/>
              <w:rPr>
                <w:rFonts w:ascii="宋体" w:hAnsi="宋体"/>
                <w:sz w:val="21"/>
                <w:szCs w:val="21"/>
              </w:rPr>
            </w:pPr>
          </w:p>
          <w:p w14:paraId="1500D97E">
            <w:pPr>
              <w:pStyle w:val="6"/>
              <w:rPr>
                <w:rFonts w:ascii="宋体" w:hAnsi="宋体"/>
                <w:sz w:val="21"/>
                <w:szCs w:val="21"/>
              </w:rPr>
            </w:pPr>
            <w:r>
              <w:rPr>
                <w:rFonts w:hint="eastAsia" w:ascii="宋体" w:hAnsi="宋体"/>
                <w:sz w:val="21"/>
                <w:szCs w:val="21"/>
              </w:rPr>
              <w:t xml:space="preserve">   3．在您每年的家庭收入中，可用于国债、银行理财产品、信托产品、基金、股票等金融投资的 </w:t>
            </w:r>
          </w:p>
          <w:p w14:paraId="5F41D2B1">
            <w:pPr>
              <w:pStyle w:val="6"/>
              <w:rPr>
                <w:rFonts w:ascii="宋体" w:hAnsi="宋体"/>
                <w:sz w:val="21"/>
                <w:szCs w:val="21"/>
              </w:rPr>
            </w:pPr>
          </w:p>
          <w:p w14:paraId="45971142">
            <w:pPr>
              <w:pStyle w:val="6"/>
              <w:rPr>
                <w:rFonts w:ascii="宋体" w:hAnsi="宋体"/>
                <w:sz w:val="21"/>
                <w:szCs w:val="21"/>
              </w:rPr>
            </w:pPr>
            <w:r>
              <w:rPr>
                <w:rFonts w:hint="eastAsia" w:ascii="宋体" w:hAnsi="宋体"/>
                <w:sz w:val="21"/>
                <w:szCs w:val="21"/>
              </w:rPr>
              <w:t xml:space="preserve">   比例为： </w:t>
            </w:r>
          </w:p>
          <w:p w14:paraId="587543ED">
            <w:pPr>
              <w:pStyle w:val="6"/>
              <w:rPr>
                <w:rFonts w:ascii="宋体" w:hAnsi="宋体"/>
                <w:sz w:val="21"/>
                <w:szCs w:val="21"/>
              </w:rPr>
            </w:pPr>
          </w:p>
          <w:p w14:paraId="3B54E7F3">
            <w:pPr>
              <w:pStyle w:val="6"/>
              <w:rPr>
                <w:rFonts w:ascii="宋体" w:hAnsi="宋体"/>
                <w:sz w:val="21"/>
                <w:szCs w:val="21"/>
              </w:rPr>
            </w:pPr>
            <w:r>
              <w:rPr>
                <w:rFonts w:hint="eastAsia" w:ascii="宋体" w:hAnsi="宋体"/>
                <w:sz w:val="21"/>
                <w:szCs w:val="21"/>
              </w:rPr>
              <w:t xml:space="preserve">   □A．小于 l0%     □B．10%至20%     □C．20%至40%     □D．40%至60%     □ E．60%以上 </w:t>
            </w:r>
          </w:p>
          <w:p w14:paraId="6358C35B">
            <w:pPr>
              <w:pStyle w:val="6"/>
              <w:rPr>
                <w:rFonts w:ascii="宋体" w:hAnsi="宋体"/>
                <w:sz w:val="21"/>
                <w:szCs w:val="21"/>
              </w:rPr>
            </w:pPr>
          </w:p>
          <w:p w14:paraId="43886367">
            <w:pPr>
              <w:pStyle w:val="6"/>
              <w:rPr>
                <w:rFonts w:ascii="宋体" w:hAnsi="宋体"/>
                <w:sz w:val="21"/>
                <w:szCs w:val="21"/>
              </w:rPr>
            </w:pPr>
            <w:r>
              <w:rPr>
                <w:rFonts w:hint="eastAsia" w:ascii="宋体" w:hAnsi="宋体"/>
                <w:sz w:val="21"/>
                <w:szCs w:val="21"/>
              </w:rPr>
              <w:t xml:space="preserve">   4．以下哪项最能说明您的投资经验： </w:t>
            </w:r>
          </w:p>
          <w:p w14:paraId="180822B7">
            <w:pPr>
              <w:pStyle w:val="6"/>
              <w:rPr>
                <w:rFonts w:ascii="宋体" w:hAnsi="宋体"/>
                <w:sz w:val="21"/>
                <w:szCs w:val="21"/>
              </w:rPr>
            </w:pPr>
          </w:p>
          <w:p w14:paraId="7898B54D">
            <w:pPr>
              <w:pStyle w:val="6"/>
              <w:rPr>
                <w:rFonts w:ascii="宋体" w:hAnsi="宋体"/>
                <w:sz w:val="21"/>
                <w:szCs w:val="21"/>
              </w:rPr>
            </w:pPr>
            <w:r>
              <w:rPr>
                <w:rFonts w:hint="eastAsia" w:ascii="宋体" w:hAnsi="宋体"/>
                <w:sz w:val="21"/>
                <w:szCs w:val="21"/>
              </w:rPr>
              <w:t xml:space="preserve">   □A．除存款、国债外，我几乎不投资其他金融产品 </w:t>
            </w:r>
          </w:p>
          <w:p w14:paraId="2512D863">
            <w:pPr>
              <w:pStyle w:val="6"/>
              <w:rPr>
                <w:rFonts w:ascii="宋体" w:hAnsi="宋体"/>
                <w:sz w:val="21"/>
                <w:szCs w:val="21"/>
              </w:rPr>
            </w:pPr>
          </w:p>
          <w:p w14:paraId="2AD9394E">
            <w:pPr>
              <w:pStyle w:val="6"/>
              <w:rPr>
                <w:rFonts w:ascii="宋体" w:hAnsi="宋体"/>
                <w:sz w:val="21"/>
                <w:szCs w:val="21"/>
              </w:rPr>
            </w:pPr>
            <w:r>
              <w:rPr>
                <w:rFonts w:hint="eastAsia" w:ascii="宋体" w:hAnsi="宋体"/>
                <w:sz w:val="21"/>
                <w:szCs w:val="21"/>
              </w:rPr>
              <w:t xml:space="preserve">   □B．大部分投资于存款、国债等，较少投资于股票、基金等风险产品 </w:t>
            </w:r>
          </w:p>
          <w:p w14:paraId="27BAB043">
            <w:pPr>
              <w:pStyle w:val="6"/>
              <w:rPr>
                <w:rFonts w:ascii="宋体" w:hAnsi="宋体"/>
                <w:sz w:val="21"/>
                <w:szCs w:val="21"/>
              </w:rPr>
            </w:pPr>
          </w:p>
          <w:p w14:paraId="5A08EA08">
            <w:pPr>
              <w:pStyle w:val="6"/>
              <w:rPr>
                <w:rFonts w:ascii="宋体" w:hAnsi="宋体"/>
                <w:sz w:val="21"/>
                <w:szCs w:val="21"/>
              </w:rPr>
            </w:pPr>
            <w:r>
              <w:rPr>
                <w:rFonts w:hint="eastAsia" w:ascii="宋体" w:hAnsi="宋体"/>
                <w:sz w:val="21"/>
                <w:szCs w:val="21"/>
              </w:rPr>
              <w:t xml:space="preserve">   □C．资产均衡地分布于存款、国债、银行理财产品、信托产品、股票、基金等 </w:t>
            </w:r>
          </w:p>
          <w:p w14:paraId="3A7944DE">
            <w:pPr>
              <w:pStyle w:val="6"/>
              <w:rPr>
                <w:rFonts w:ascii="宋体" w:hAnsi="宋体"/>
                <w:sz w:val="21"/>
                <w:szCs w:val="21"/>
              </w:rPr>
            </w:pPr>
          </w:p>
          <w:p w14:paraId="04107BDB">
            <w:pPr>
              <w:pStyle w:val="6"/>
              <w:rPr>
                <w:rFonts w:ascii="宋体" w:hAnsi="宋体"/>
                <w:sz w:val="21"/>
                <w:szCs w:val="21"/>
              </w:rPr>
            </w:pPr>
            <w:r>
              <w:rPr>
                <w:rFonts w:hint="eastAsia" w:ascii="宋体" w:hAnsi="宋体"/>
                <w:sz w:val="21"/>
                <w:szCs w:val="21"/>
              </w:rPr>
              <w:t xml:space="preserve">   □D．大部分投资于股票、基金、外汇等高风险产品，较少投资于存款、国债 </w:t>
            </w:r>
          </w:p>
          <w:p w14:paraId="1119797F">
            <w:pPr>
              <w:pStyle w:val="6"/>
              <w:rPr>
                <w:rFonts w:ascii="宋体" w:hAnsi="宋体"/>
                <w:sz w:val="21"/>
                <w:szCs w:val="21"/>
              </w:rPr>
            </w:pPr>
          </w:p>
          <w:p w14:paraId="688BB814">
            <w:pPr>
              <w:pStyle w:val="6"/>
              <w:rPr>
                <w:rFonts w:ascii="宋体" w:hAnsi="宋体"/>
                <w:sz w:val="21"/>
                <w:szCs w:val="21"/>
              </w:rPr>
            </w:pPr>
            <w:r>
              <w:rPr>
                <w:rFonts w:hint="eastAsia" w:ascii="宋体" w:hAnsi="宋体"/>
                <w:sz w:val="21"/>
                <w:szCs w:val="21"/>
              </w:rPr>
              <w:t xml:space="preserve">   5．您有多少年投资股票、基金、外汇、金融衍生产品等风险投资品的经验？ </w:t>
            </w:r>
          </w:p>
          <w:p w14:paraId="413259EE">
            <w:pPr>
              <w:pStyle w:val="6"/>
              <w:rPr>
                <w:rFonts w:ascii="宋体" w:hAnsi="宋体"/>
                <w:sz w:val="21"/>
                <w:szCs w:val="21"/>
              </w:rPr>
            </w:pPr>
          </w:p>
          <w:p w14:paraId="3493C1E2">
            <w:pPr>
              <w:pStyle w:val="6"/>
              <w:rPr>
                <w:rFonts w:ascii="宋体" w:hAnsi="宋体"/>
                <w:sz w:val="21"/>
                <w:szCs w:val="21"/>
              </w:rPr>
            </w:pPr>
            <w:r>
              <w:rPr>
                <w:rFonts w:hint="eastAsia" w:ascii="宋体" w:hAnsi="宋体"/>
                <w:sz w:val="21"/>
                <w:szCs w:val="21"/>
              </w:rPr>
              <w:t xml:space="preserve">   □A．没有经验         □ B．少于2 年        □C．2 至5 年 </w:t>
            </w:r>
          </w:p>
          <w:p w14:paraId="6EEF7952">
            <w:pPr>
              <w:pStyle w:val="6"/>
              <w:rPr>
                <w:rFonts w:ascii="宋体" w:hAnsi="宋体"/>
                <w:sz w:val="21"/>
                <w:szCs w:val="21"/>
              </w:rPr>
            </w:pPr>
          </w:p>
          <w:p w14:paraId="270AA4AA">
            <w:pPr>
              <w:pStyle w:val="6"/>
              <w:rPr>
                <w:rFonts w:ascii="宋体" w:hAnsi="宋体"/>
                <w:sz w:val="21"/>
                <w:szCs w:val="21"/>
              </w:rPr>
            </w:pPr>
            <w:r>
              <w:rPr>
                <w:rFonts w:hint="eastAsia" w:ascii="宋体" w:hAnsi="宋体"/>
                <w:sz w:val="21"/>
                <w:szCs w:val="21"/>
              </w:rPr>
              <w:t xml:space="preserve">   □D．5 至8 年       □E．8 年以上 </w:t>
            </w:r>
          </w:p>
          <w:p w14:paraId="5595E361">
            <w:pPr>
              <w:pStyle w:val="6"/>
              <w:rPr>
                <w:rFonts w:ascii="宋体" w:hAnsi="宋体"/>
                <w:sz w:val="21"/>
                <w:szCs w:val="21"/>
              </w:rPr>
            </w:pPr>
          </w:p>
          <w:p w14:paraId="47A1AA78">
            <w:pPr>
              <w:pStyle w:val="6"/>
              <w:rPr>
                <w:rFonts w:ascii="宋体" w:hAnsi="宋体"/>
                <w:sz w:val="21"/>
                <w:szCs w:val="21"/>
              </w:rPr>
            </w:pPr>
            <w:r>
              <w:rPr>
                <w:rFonts w:hint="eastAsia" w:ascii="宋体" w:hAnsi="宋体"/>
                <w:sz w:val="21"/>
                <w:szCs w:val="21"/>
              </w:rPr>
              <w:t xml:space="preserve">   6．以下哪项描述最符合您的投资态度： </w:t>
            </w:r>
          </w:p>
          <w:p w14:paraId="65065707">
            <w:pPr>
              <w:pStyle w:val="6"/>
              <w:rPr>
                <w:rFonts w:ascii="宋体" w:hAnsi="宋体"/>
                <w:sz w:val="21"/>
                <w:szCs w:val="21"/>
              </w:rPr>
            </w:pPr>
          </w:p>
          <w:p w14:paraId="73305312">
            <w:pPr>
              <w:pStyle w:val="6"/>
              <w:rPr>
                <w:rFonts w:ascii="宋体" w:hAnsi="宋体"/>
                <w:sz w:val="21"/>
                <w:szCs w:val="21"/>
              </w:rPr>
            </w:pPr>
            <w:r>
              <w:rPr>
                <w:rFonts w:hint="eastAsia" w:ascii="宋体" w:hAnsi="宋体"/>
                <w:sz w:val="21"/>
                <w:szCs w:val="21"/>
              </w:rPr>
              <w:t xml:space="preserve">   □A．厌恶风险，不希望本金损失，希望获得稳定回报 </w:t>
            </w:r>
          </w:p>
          <w:p w14:paraId="679E0BC8">
            <w:pPr>
              <w:pStyle w:val="6"/>
              <w:rPr>
                <w:rFonts w:ascii="宋体" w:hAnsi="宋体"/>
                <w:sz w:val="21"/>
                <w:szCs w:val="21"/>
              </w:rPr>
            </w:pPr>
          </w:p>
          <w:p w14:paraId="5D793C00">
            <w:pPr>
              <w:pStyle w:val="6"/>
              <w:rPr>
                <w:rFonts w:ascii="宋体" w:hAnsi="宋体"/>
                <w:sz w:val="21"/>
                <w:szCs w:val="21"/>
              </w:rPr>
            </w:pPr>
            <w:r>
              <w:rPr>
                <w:rFonts w:hint="eastAsia" w:ascii="宋体" w:hAnsi="宋体"/>
                <w:sz w:val="21"/>
                <w:szCs w:val="21"/>
              </w:rPr>
              <w:t xml:space="preserve">   □B．保守投资，不希望本金损失，愿意承担一定幅度的收益波动 </w:t>
            </w:r>
          </w:p>
          <w:p w14:paraId="1FD17B87">
            <w:pPr>
              <w:pStyle w:val="6"/>
              <w:rPr>
                <w:rFonts w:ascii="宋体" w:hAnsi="宋体"/>
                <w:sz w:val="21"/>
                <w:szCs w:val="21"/>
              </w:rPr>
            </w:pPr>
          </w:p>
          <w:p w14:paraId="05D0E5B9">
            <w:pPr>
              <w:pStyle w:val="6"/>
              <w:rPr>
                <w:rFonts w:ascii="宋体" w:hAnsi="宋体"/>
                <w:sz w:val="21"/>
                <w:szCs w:val="21"/>
              </w:rPr>
            </w:pPr>
            <w:r>
              <w:rPr>
                <w:rFonts w:hint="eastAsia" w:ascii="宋体" w:hAnsi="宋体"/>
                <w:sz w:val="21"/>
                <w:szCs w:val="21"/>
              </w:rPr>
              <w:t xml:space="preserve">   □C．寻求资金的较高收益和成长性，愿意为此承担有限本金损失 </w:t>
            </w:r>
          </w:p>
          <w:p w14:paraId="3FE18DE0">
            <w:pPr>
              <w:pStyle w:val="6"/>
              <w:rPr>
                <w:rFonts w:ascii="宋体" w:hAnsi="宋体"/>
                <w:sz w:val="21"/>
                <w:szCs w:val="21"/>
              </w:rPr>
            </w:pPr>
          </w:p>
          <w:p w14:paraId="416D84E3">
            <w:pPr>
              <w:pStyle w:val="6"/>
              <w:rPr>
                <w:rFonts w:ascii="宋体" w:hAnsi="宋体"/>
                <w:sz w:val="21"/>
                <w:szCs w:val="21"/>
              </w:rPr>
            </w:pPr>
            <w:r>
              <w:rPr>
                <w:rFonts w:hint="eastAsia" w:ascii="宋体" w:hAnsi="宋体"/>
                <w:sz w:val="21"/>
                <w:szCs w:val="21"/>
              </w:rPr>
              <w:t xml:space="preserve">   □D．希望赚取高回报，愿意为此承担较大本金损失 </w:t>
            </w:r>
          </w:p>
          <w:p w14:paraId="23C52109">
            <w:pPr>
              <w:pStyle w:val="6"/>
              <w:rPr>
                <w:rFonts w:ascii="宋体" w:hAnsi="宋体"/>
                <w:sz w:val="21"/>
                <w:szCs w:val="21"/>
              </w:rPr>
            </w:pPr>
          </w:p>
          <w:p w14:paraId="19B993E0">
            <w:pPr>
              <w:pStyle w:val="6"/>
              <w:rPr>
                <w:rFonts w:ascii="宋体" w:hAnsi="宋体"/>
                <w:sz w:val="21"/>
                <w:szCs w:val="21"/>
              </w:rPr>
            </w:pPr>
            <w:r>
              <w:rPr>
                <w:rFonts w:hint="eastAsia" w:ascii="宋体" w:hAnsi="宋体"/>
                <w:sz w:val="21"/>
                <w:szCs w:val="21"/>
              </w:rPr>
              <w:t xml:space="preserve">   7．以下情况，您会选择哪一种？ </w:t>
            </w:r>
          </w:p>
          <w:p w14:paraId="2836895B">
            <w:pPr>
              <w:pStyle w:val="6"/>
              <w:rPr>
                <w:rFonts w:ascii="宋体" w:hAnsi="宋体"/>
                <w:sz w:val="21"/>
                <w:szCs w:val="21"/>
              </w:rPr>
            </w:pPr>
          </w:p>
          <w:p w14:paraId="235100C2">
            <w:pPr>
              <w:pStyle w:val="6"/>
              <w:rPr>
                <w:rFonts w:ascii="宋体" w:hAnsi="宋体"/>
                <w:sz w:val="21"/>
                <w:szCs w:val="21"/>
              </w:rPr>
            </w:pPr>
            <w:r>
              <w:rPr>
                <w:rFonts w:hint="eastAsia" w:ascii="宋体" w:hAnsi="宋体"/>
                <w:sz w:val="21"/>
                <w:szCs w:val="21"/>
              </w:rPr>
              <w:t xml:space="preserve">   □A．有 l00%的机会赢取1000元现金</w:t>
            </w:r>
          </w:p>
          <w:p w14:paraId="39DE97BF">
            <w:pPr>
              <w:pStyle w:val="6"/>
              <w:rPr>
                <w:rFonts w:ascii="宋体" w:hAnsi="宋体"/>
                <w:sz w:val="21"/>
                <w:szCs w:val="21"/>
              </w:rPr>
            </w:pPr>
            <w:r>
              <w:rPr>
                <w:rFonts w:hint="eastAsia" w:ascii="宋体" w:hAnsi="宋体"/>
                <w:sz w:val="21"/>
                <w:szCs w:val="21"/>
              </w:rPr>
              <w:t xml:space="preserve">□B．有50%的机会赢取5 万元现金 </w:t>
            </w:r>
          </w:p>
          <w:p w14:paraId="094BCF3B">
            <w:pPr>
              <w:pStyle w:val="6"/>
              <w:rPr>
                <w:rFonts w:ascii="宋体" w:hAnsi="宋体"/>
                <w:sz w:val="21"/>
                <w:szCs w:val="21"/>
              </w:rPr>
            </w:pPr>
          </w:p>
          <w:p w14:paraId="61B92F5D">
            <w:pPr>
              <w:pStyle w:val="6"/>
              <w:rPr>
                <w:rFonts w:ascii="宋体" w:hAnsi="宋体"/>
                <w:sz w:val="21"/>
                <w:szCs w:val="21"/>
              </w:rPr>
            </w:pPr>
            <w:r>
              <w:rPr>
                <w:rFonts w:hint="eastAsia" w:ascii="宋体" w:hAnsi="宋体"/>
                <w:sz w:val="21"/>
                <w:szCs w:val="21"/>
              </w:rPr>
              <w:t xml:space="preserve">   □C．有25%的机会赢取50 万元现金 </w:t>
            </w:r>
          </w:p>
          <w:p w14:paraId="3161701C">
            <w:pPr>
              <w:pStyle w:val="6"/>
              <w:rPr>
                <w:rFonts w:ascii="宋体" w:hAnsi="宋体"/>
                <w:sz w:val="21"/>
                <w:szCs w:val="21"/>
              </w:rPr>
            </w:pPr>
          </w:p>
          <w:p w14:paraId="244E5FA2">
            <w:pPr>
              <w:pStyle w:val="6"/>
              <w:rPr>
                <w:rFonts w:ascii="宋体" w:hAnsi="宋体"/>
                <w:sz w:val="21"/>
                <w:szCs w:val="21"/>
              </w:rPr>
            </w:pPr>
            <w:r>
              <w:rPr>
                <w:rFonts w:hint="eastAsia" w:ascii="宋体" w:hAnsi="宋体"/>
                <w:sz w:val="21"/>
                <w:szCs w:val="21"/>
              </w:rPr>
              <w:t xml:space="preserve">   □D．有10%的机会赢取100万元现金 </w:t>
            </w:r>
          </w:p>
          <w:p w14:paraId="4BF0CA5D">
            <w:pPr>
              <w:pStyle w:val="6"/>
              <w:rPr>
                <w:rFonts w:ascii="宋体" w:hAnsi="宋体"/>
                <w:sz w:val="21"/>
                <w:szCs w:val="21"/>
              </w:rPr>
            </w:pPr>
          </w:p>
          <w:p w14:paraId="14750B73">
            <w:pPr>
              <w:pStyle w:val="6"/>
              <w:rPr>
                <w:rFonts w:ascii="宋体" w:hAnsi="宋体"/>
                <w:sz w:val="21"/>
                <w:szCs w:val="21"/>
              </w:rPr>
            </w:pPr>
            <w:r>
              <w:rPr>
                <w:rFonts w:hint="eastAsia" w:ascii="宋体" w:hAnsi="宋体"/>
                <w:sz w:val="21"/>
                <w:szCs w:val="21"/>
              </w:rPr>
              <w:t xml:space="preserve">   8．您计划的投资期限是： </w:t>
            </w:r>
          </w:p>
          <w:p w14:paraId="50A15FE7">
            <w:pPr>
              <w:pStyle w:val="6"/>
              <w:rPr>
                <w:rFonts w:ascii="宋体" w:hAnsi="宋体"/>
                <w:sz w:val="21"/>
                <w:szCs w:val="21"/>
              </w:rPr>
            </w:pPr>
          </w:p>
          <w:p w14:paraId="1B4E1708">
            <w:pPr>
              <w:pStyle w:val="6"/>
              <w:rPr>
                <w:rFonts w:ascii="宋体" w:hAnsi="宋体"/>
                <w:sz w:val="21"/>
                <w:szCs w:val="21"/>
              </w:rPr>
            </w:pPr>
            <w:r>
              <w:rPr>
                <w:rFonts w:hint="eastAsia" w:ascii="宋体" w:hAnsi="宋体"/>
                <w:sz w:val="21"/>
                <w:szCs w:val="21"/>
              </w:rPr>
              <w:t xml:space="preserve">   □A．1年以下           □B．1—3 年      □C．3—5 年      □D．5-8 年   □E．8 年以上 </w:t>
            </w:r>
          </w:p>
          <w:p w14:paraId="0FB887F6">
            <w:pPr>
              <w:pStyle w:val="6"/>
              <w:rPr>
                <w:rFonts w:ascii="宋体" w:hAnsi="宋体"/>
                <w:sz w:val="21"/>
                <w:szCs w:val="21"/>
              </w:rPr>
            </w:pPr>
          </w:p>
          <w:p w14:paraId="0F358FCB">
            <w:pPr>
              <w:pStyle w:val="6"/>
              <w:rPr>
                <w:rFonts w:ascii="宋体" w:hAnsi="宋体"/>
                <w:sz w:val="21"/>
                <w:szCs w:val="21"/>
              </w:rPr>
            </w:pPr>
            <w:r>
              <w:rPr>
                <w:rFonts w:hint="eastAsia" w:ascii="宋体" w:hAnsi="宋体"/>
                <w:sz w:val="21"/>
                <w:szCs w:val="21"/>
              </w:rPr>
              <w:t xml:space="preserve">   9、您的投资目的是： </w:t>
            </w:r>
          </w:p>
          <w:p w14:paraId="033409C6">
            <w:pPr>
              <w:pStyle w:val="6"/>
              <w:rPr>
                <w:rFonts w:ascii="宋体" w:hAnsi="宋体"/>
                <w:sz w:val="21"/>
                <w:szCs w:val="21"/>
              </w:rPr>
            </w:pPr>
          </w:p>
          <w:p w14:paraId="4F2505AE">
            <w:pPr>
              <w:pStyle w:val="6"/>
              <w:rPr>
                <w:rFonts w:ascii="宋体" w:hAnsi="宋体"/>
                <w:sz w:val="21"/>
                <w:szCs w:val="21"/>
              </w:rPr>
            </w:pPr>
            <w:r>
              <w:rPr>
                <w:rFonts w:hint="eastAsia" w:ascii="宋体" w:hAnsi="宋体"/>
                <w:sz w:val="21"/>
                <w:szCs w:val="21"/>
              </w:rPr>
              <w:t xml:space="preserve">   □A．资产保值           □B．少量赢利       □C．适当盈利      □D．大幅盈利  □E．巨额盈利 </w:t>
            </w:r>
          </w:p>
          <w:p w14:paraId="21153F81">
            <w:pPr>
              <w:pStyle w:val="6"/>
              <w:rPr>
                <w:rFonts w:ascii="宋体" w:hAnsi="宋体"/>
                <w:sz w:val="21"/>
                <w:szCs w:val="21"/>
              </w:rPr>
            </w:pPr>
          </w:p>
          <w:p w14:paraId="7D6DE29E">
            <w:pPr>
              <w:pStyle w:val="6"/>
              <w:rPr>
                <w:rFonts w:ascii="宋体" w:hAnsi="宋体"/>
                <w:sz w:val="21"/>
                <w:szCs w:val="21"/>
              </w:rPr>
            </w:pPr>
            <w:r>
              <w:rPr>
                <w:rFonts w:hint="eastAsia" w:ascii="宋体" w:hAnsi="宋体"/>
                <w:sz w:val="21"/>
                <w:szCs w:val="21"/>
              </w:rPr>
              <w:t xml:space="preserve">   10．您的投资出现何种程度的波动时，您会呈现明显的焦虑： </w:t>
            </w:r>
          </w:p>
          <w:p w14:paraId="24C75C93">
            <w:pPr>
              <w:pStyle w:val="6"/>
              <w:rPr>
                <w:rFonts w:ascii="宋体" w:hAnsi="宋体"/>
                <w:sz w:val="21"/>
                <w:szCs w:val="21"/>
              </w:rPr>
            </w:pPr>
          </w:p>
          <w:p w14:paraId="3EBB0D32">
            <w:pPr>
              <w:pStyle w:val="6"/>
              <w:rPr>
                <w:rFonts w:ascii="宋体" w:hAnsi="宋体"/>
                <w:sz w:val="21"/>
                <w:szCs w:val="21"/>
              </w:rPr>
            </w:pPr>
            <w:r>
              <w:rPr>
                <w:rFonts w:hint="eastAsia" w:ascii="宋体" w:hAnsi="宋体"/>
                <w:sz w:val="21"/>
                <w:szCs w:val="21"/>
              </w:rPr>
              <w:t xml:space="preserve">   □A．本金无损失，但收益未达预期 </w:t>
            </w:r>
          </w:p>
          <w:p w14:paraId="064C5AA1">
            <w:pPr>
              <w:pStyle w:val="6"/>
              <w:rPr>
                <w:rFonts w:ascii="宋体" w:hAnsi="宋体"/>
                <w:sz w:val="21"/>
                <w:szCs w:val="21"/>
              </w:rPr>
            </w:pPr>
          </w:p>
          <w:p w14:paraId="0B952CF7">
            <w:pPr>
              <w:pStyle w:val="6"/>
              <w:rPr>
                <w:rFonts w:ascii="宋体" w:hAnsi="宋体"/>
                <w:sz w:val="21"/>
                <w:szCs w:val="21"/>
              </w:rPr>
            </w:pPr>
            <w:r>
              <w:rPr>
                <w:rFonts w:hint="eastAsia" w:ascii="宋体" w:hAnsi="宋体"/>
                <w:sz w:val="21"/>
                <w:szCs w:val="21"/>
              </w:rPr>
              <w:t xml:space="preserve">   □B．本金5%以内的损失 </w:t>
            </w:r>
          </w:p>
          <w:p w14:paraId="502492D5">
            <w:pPr>
              <w:pStyle w:val="6"/>
              <w:rPr>
                <w:rFonts w:ascii="宋体" w:hAnsi="宋体"/>
                <w:sz w:val="21"/>
                <w:szCs w:val="21"/>
              </w:rPr>
            </w:pPr>
          </w:p>
          <w:p w14:paraId="088D3DDE">
            <w:pPr>
              <w:pStyle w:val="6"/>
              <w:rPr>
                <w:rFonts w:ascii="宋体" w:hAnsi="宋体"/>
                <w:sz w:val="21"/>
                <w:szCs w:val="21"/>
              </w:rPr>
            </w:pPr>
            <w:r>
              <w:rPr>
                <w:rFonts w:hint="eastAsia" w:ascii="宋体" w:hAnsi="宋体"/>
                <w:sz w:val="21"/>
                <w:szCs w:val="21"/>
              </w:rPr>
              <w:t xml:space="preserve">   □C．本金10%以内的损失 </w:t>
            </w:r>
          </w:p>
          <w:p w14:paraId="08DD5911">
            <w:pPr>
              <w:pStyle w:val="6"/>
              <w:rPr>
                <w:rFonts w:ascii="宋体" w:hAnsi="宋体"/>
                <w:sz w:val="21"/>
                <w:szCs w:val="21"/>
              </w:rPr>
            </w:pPr>
          </w:p>
          <w:p w14:paraId="2A8CF8E4">
            <w:pPr>
              <w:pStyle w:val="6"/>
              <w:rPr>
                <w:rFonts w:ascii="宋体" w:hAnsi="宋体"/>
                <w:sz w:val="21"/>
                <w:szCs w:val="21"/>
              </w:rPr>
            </w:pPr>
            <w:r>
              <w:rPr>
                <w:rFonts w:hint="eastAsia" w:ascii="宋体" w:hAnsi="宋体"/>
                <w:sz w:val="21"/>
                <w:szCs w:val="21"/>
              </w:rPr>
              <w:t xml:space="preserve">   □D．本金20-50%的损失 </w:t>
            </w:r>
          </w:p>
          <w:p w14:paraId="4838343E">
            <w:pPr>
              <w:pStyle w:val="6"/>
              <w:rPr>
                <w:rFonts w:ascii="宋体" w:hAnsi="宋体"/>
                <w:sz w:val="21"/>
                <w:szCs w:val="21"/>
              </w:rPr>
            </w:pPr>
          </w:p>
          <w:p w14:paraId="6735D6DE">
            <w:pPr>
              <w:pStyle w:val="6"/>
              <w:rPr>
                <w:rFonts w:ascii="宋体" w:hAnsi="宋体"/>
                <w:sz w:val="21"/>
                <w:szCs w:val="21"/>
              </w:rPr>
            </w:pPr>
            <w:r>
              <w:rPr>
                <w:rFonts w:hint="eastAsia" w:ascii="宋体" w:hAnsi="宋体"/>
                <w:sz w:val="21"/>
                <w:szCs w:val="21"/>
              </w:rPr>
              <w:t xml:space="preserve">   □E．本金50%以上损失 </w:t>
            </w:r>
          </w:p>
          <w:p w14:paraId="64FEDDA0">
            <w:pPr>
              <w:pStyle w:val="6"/>
              <w:rPr>
                <w:rFonts w:ascii="宋体" w:hAnsi="宋体"/>
                <w:sz w:val="21"/>
                <w:szCs w:val="21"/>
              </w:rPr>
            </w:pPr>
          </w:p>
          <w:p w14:paraId="4BC8982F">
            <w:pPr>
              <w:pStyle w:val="6"/>
              <w:rPr>
                <w:rFonts w:ascii="宋体" w:hAnsi="宋体"/>
                <w:sz w:val="21"/>
                <w:szCs w:val="21"/>
              </w:rPr>
            </w:pPr>
            <w:r>
              <w:rPr>
                <w:rFonts w:hint="eastAsia" w:ascii="宋体" w:hAnsi="宋体"/>
                <w:sz w:val="21"/>
                <w:szCs w:val="21"/>
              </w:rPr>
              <w:t xml:space="preserve">   经我行风险偏好评估，您的风险偏好类型为： </w:t>
            </w:r>
          </w:p>
          <w:p w14:paraId="12036AF5">
            <w:pPr>
              <w:pStyle w:val="6"/>
              <w:rPr>
                <w:rFonts w:ascii="宋体" w:hAnsi="宋体"/>
                <w:sz w:val="21"/>
                <w:szCs w:val="21"/>
              </w:rPr>
            </w:pPr>
          </w:p>
          <w:p w14:paraId="7A6DAE93">
            <w:pPr>
              <w:pStyle w:val="6"/>
              <w:rPr>
                <w:rFonts w:ascii="宋体" w:hAnsi="宋体"/>
                <w:sz w:val="21"/>
                <w:szCs w:val="21"/>
              </w:rPr>
            </w:pPr>
            <w:r>
              <w:rPr>
                <w:rFonts w:hint="eastAsia" w:ascii="宋体" w:hAnsi="宋体"/>
                <w:sz w:val="21"/>
                <w:szCs w:val="21"/>
              </w:rPr>
              <w:t xml:space="preserve">    □激进型      □进取型  □平衡型  □稳健型  □谨慎型                    经办人（签字）： </w:t>
            </w:r>
          </w:p>
          <w:p w14:paraId="167DD92D">
            <w:pPr>
              <w:pStyle w:val="6"/>
              <w:rPr>
                <w:rFonts w:ascii="宋体" w:hAnsi="宋体"/>
                <w:sz w:val="21"/>
                <w:szCs w:val="21"/>
              </w:rPr>
            </w:pPr>
          </w:p>
          <w:p w14:paraId="14FD6A02">
            <w:pPr>
              <w:pStyle w:val="6"/>
              <w:rPr>
                <w:rFonts w:ascii="宋体" w:hAnsi="宋体"/>
                <w:sz w:val="21"/>
                <w:szCs w:val="21"/>
              </w:rPr>
            </w:pPr>
            <w:r>
              <w:rPr>
                <w:rFonts w:hint="eastAsia" w:ascii="宋体" w:hAnsi="宋体"/>
                <w:sz w:val="21"/>
                <w:szCs w:val="21"/>
              </w:rPr>
              <w:t xml:space="preserve">   经我行风险偏好评估、不适宜购买但仍要求购买本产品的客户，双方进行如下声明： </w:t>
            </w:r>
          </w:p>
          <w:p w14:paraId="546233C5">
            <w:pPr>
              <w:pStyle w:val="6"/>
              <w:rPr>
                <w:rFonts w:ascii="宋体" w:hAnsi="宋体"/>
                <w:sz w:val="21"/>
                <w:szCs w:val="21"/>
              </w:rPr>
            </w:pPr>
          </w:p>
          <w:p w14:paraId="51ADAEBC">
            <w:pPr>
              <w:pStyle w:val="6"/>
              <w:rPr>
                <w:rFonts w:ascii="宋体" w:hAnsi="宋体"/>
                <w:sz w:val="21"/>
                <w:szCs w:val="21"/>
              </w:rPr>
            </w:pPr>
            <w:r>
              <w:rPr>
                <w:rFonts w:hint="eastAsia" w:ascii="宋体" w:hAnsi="宋体"/>
                <w:sz w:val="21"/>
                <w:szCs w:val="21"/>
              </w:rPr>
              <w:t xml:space="preserve">   银行声明： </w:t>
            </w:r>
          </w:p>
          <w:p w14:paraId="04455179">
            <w:pPr>
              <w:pStyle w:val="6"/>
              <w:rPr>
                <w:rFonts w:ascii="宋体" w:hAnsi="宋体"/>
                <w:sz w:val="21"/>
                <w:szCs w:val="21"/>
              </w:rPr>
            </w:pPr>
          </w:p>
          <w:p w14:paraId="013827D6">
            <w:pPr>
              <w:pStyle w:val="6"/>
              <w:rPr>
                <w:rFonts w:ascii="宋体" w:hAnsi="宋体"/>
                <w:sz w:val="21"/>
                <w:szCs w:val="21"/>
              </w:rPr>
            </w:pPr>
            <w:r>
              <w:rPr>
                <w:rFonts w:hint="eastAsia" w:ascii="宋体" w:hAnsi="宋体"/>
                <w:sz w:val="21"/>
                <w:szCs w:val="21"/>
              </w:rPr>
              <w:t xml:space="preserve">   经我行风险偏好评估，您的风险偏好评估不适宜购买本产品。  经办人（签字）： </w:t>
            </w:r>
          </w:p>
          <w:p w14:paraId="5D4AFEB8">
            <w:pPr>
              <w:pStyle w:val="6"/>
              <w:rPr>
                <w:rFonts w:ascii="宋体" w:hAnsi="宋体"/>
                <w:sz w:val="21"/>
                <w:szCs w:val="21"/>
              </w:rPr>
            </w:pPr>
          </w:p>
          <w:p w14:paraId="11CDC753">
            <w:pPr>
              <w:pStyle w:val="6"/>
              <w:rPr>
                <w:rFonts w:ascii="宋体" w:hAnsi="宋体"/>
                <w:sz w:val="21"/>
                <w:szCs w:val="21"/>
              </w:rPr>
            </w:pPr>
            <w:r>
              <w:rPr>
                <w:rFonts w:hint="eastAsia" w:ascii="宋体" w:hAnsi="宋体"/>
                <w:sz w:val="21"/>
                <w:szCs w:val="21"/>
              </w:rPr>
              <w:t xml:space="preserve">   客户（签字）               声明： </w:t>
            </w:r>
          </w:p>
          <w:p w14:paraId="43E250DB">
            <w:pPr>
              <w:pStyle w:val="6"/>
              <w:rPr>
                <w:rFonts w:ascii="宋体" w:hAnsi="宋体"/>
                <w:sz w:val="21"/>
                <w:szCs w:val="21"/>
              </w:rPr>
            </w:pPr>
          </w:p>
          <w:p w14:paraId="2E88BFBE">
            <w:pPr>
              <w:pStyle w:val="6"/>
              <w:rPr>
                <w:rFonts w:ascii="宋体" w:hAnsi="宋体"/>
                <w:sz w:val="21"/>
                <w:szCs w:val="21"/>
              </w:rPr>
            </w:pPr>
            <w:r>
              <w:rPr>
                <w:rFonts w:hint="eastAsia" w:ascii="宋体" w:hAnsi="宋体"/>
                <w:sz w:val="21"/>
                <w:szCs w:val="21"/>
              </w:rPr>
              <w:t xml:space="preserve">       本人已知晓银行风险偏好评估测试结果和银行声明内容，本客户根据自身情况仍自愿购买 </w:t>
            </w:r>
          </w:p>
          <w:p w14:paraId="02A6D26D">
            <w:pPr>
              <w:pStyle w:val="6"/>
              <w:rPr>
                <w:rFonts w:ascii="宋体" w:hAnsi="宋体"/>
                <w:sz w:val="21"/>
                <w:szCs w:val="21"/>
              </w:rPr>
            </w:pPr>
          </w:p>
          <w:p w14:paraId="51AB5A2E">
            <w:pPr>
              <w:pStyle w:val="6"/>
              <w:rPr>
                <w:rFonts w:ascii="宋体" w:hAnsi="宋体"/>
                <w:sz w:val="21"/>
                <w:szCs w:val="21"/>
              </w:rPr>
            </w:pPr>
            <w:r>
              <w:rPr>
                <w:rFonts w:hint="eastAsia" w:ascii="宋体" w:hAnsi="宋体"/>
                <w:sz w:val="21"/>
                <w:szCs w:val="21"/>
              </w:rPr>
              <w:t xml:space="preserve">   本产品，并愿意承担投资本产品的一切相关风险、损失和责任。 </w:t>
            </w:r>
          </w:p>
          <w:p w14:paraId="37945760">
            <w:pPr>
              <w:pStyle w:val="6"/>
              <w:rPr>
                <w:rFonts w:ascii="宋体" w:hAnsi="宋体"/>
                <w:sz w:val="21"/>
                <w:szCs w:val="21"/>
              </w:rPr>
            </w:pPr>
          </w:p>
          <w:p w14:paraId="560CA10D">
            <w:pPr>
              <w:pStyle w:val="6"/>
              <w:rPr>
                <w:rFonts w:ascii="宋体" w:hAnsi="宋体"/>
                <w:sz w:val="21"/>
                <w:szCs w:val="21"/>
              </w:rPr>
            </w:pPr>
            <w:r>
              <w:rPr>
                <w:rFonts w:hint="eastAsia" w:ascii="宋体" w:hAnsi="宋体"/>
                <w:sz w:val="21"/>
                <w:szCs w:val="21"/>
              </w:rPr>
              <w:t xml:space="preserve">客户签字：                   经办人签字：                  经办行（签章） </w:t>
            </w:r>
          </w:p>
          <w:p w14:paraId="7163C99D">
            <w:pPr>
              <w:pStyle w:val="6"/>
              <w:rPr>
                <w:rFonts w:ascii="宋体" w:hAnsi="宋体"/>
                <w:sz w:val="21"/>
                <w:szCs w:val="21"/>
              </w:rPr>
            </w:pPr>
          </w:p>
          <w:p w14:paraId="269A8C2E">
            <w:pPr>
              <w:pStyle w:val="6"/>
              <w:rPr>
                <w:rFonts w:ascii="宋体" w:hAnsi="宋体"/>
                <w:sz w:val="21"/>
                <w:szCs w:val="21"/>
              </w:rPr>
            </w:pPr>
            <w:r>
              <w:rPr>
                <w:rFonts w:hint="eastAsia" w:ascii="宋体" w:hAnsi="宋体"/>
                <w:sz w:val="21"/>
                <w:szCs w:val="21"/>
              </w:rPr>
              <w:t>日期：                     日期：</w:t>
            </w:r>
          </w:p>
        </w:tc>
      </w:tr>
      <w:tr w14:paraId="55BAC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075A0BB3">
            <w:pPr>
              <w:pStyle w:val="6"/>
              <w:widowControl w:val="0"/>
              <w:numPr>
                <w:ilvl w:val="0"/>
                <w:numId w:val="165"/>
              </w:numPr>
              <w:rPr>
                <w:rFonts w:ascii="宋体" w:hAnsi="宋体"/>
                <w:sz w:val="21"/>
                <w:szCs w:val="21"/>
              </w:rPr>
            </w:pPr>
          </w:p>
        </w:tc>
        <w:tc>
          <w:tcPr>
            <w:tcW w:w="1559" w:type="dxa"/>
          </w:tcPr>
          <w:p w14:paraId="667A3C94">
            <w:pPr>
              <w:pStyle w:val="6"/>
              <w:rPr>
                <w:rFonts w:ascii="宋体" w:hAnsi="宋体"/>
                <w:sz w:val="21"/>
                <w:szCs w:val="21"/>
              </w:rPr>
            </w:pPr>
            <w:r>
              <w:rPr>
                <w:rFonts w:hint="eastAsia" w:ascii="宋体" w:hAnsi="宋体"/>
                <w:sz w:val="21"/>
                <w:szCs w:val="21"/>
              </w:rPr>
              <w:t>确定</w:t>
            </w:r>
          </w:p>
        </w:tc>
        <w:tc>
          <w:tcPr>
            <w:tcW w:w="1134" w:type="dxa"/>
          </w:tcPr>
          <w:p w14:paraId="46729851">
            <w:pPr>
              <w:pStyle w:val="6"/>
              <w:rPr>
                <w:rFonts w:ascii="宋体" w:hAnsi="宋体"/>
                <w:sz w:val="21"/>
                <w:szCs w:val="21"/>
              </w:rPr>
            </w:pPr>
            <w:r>
              <w:rPr>
                <w:rFonts w:hint="eastAsia" w:ascii="宋体" w:hAnsi="宋体"/>
                <w:sz w:val="21"/>
                <w:szCs w:val="21"/>
              </w:rPr>
              <w:t>按钮</w:t>
            </w:r>
          </w:p>
        </w:tc>
        <w:tc>
          <w:tcPr>
            <w:tcW w:w="1134" w:type="dxa"/>
          </w:tcPr>
          <w:p w14:paraId="0A64FEB2">
            <w:pPr>
              <w:pStyle w:val="6"/>
              <w:rPr>
                <w:rFonts w:ascii="宋体" w:hAnsi="宋体"/>
                <w:sz w:val="21"/>
                <w:szCs w:val="21"/>
              </w:rPr>
            </w:pPr>
          </w:p>
        </w:tc>
        <w:tc>
          <w:tcPr>
            <w:tcW w:w="1134" w:type="dxa"/>
          </w:tcPr>
          <w:p w14:paraId="51190B99">
            <w:pPr>
              <w:pStyle w:val="6"/>
              <w:rPr>
                <w:rFonts w:ascii="宋体" w:hAnsi="宋体"/>
                <w:sz w:val="21"/>
                <w:szCs w:val="21"/>
              </w:rPr>
            </w:pPr>
          </w:p>
        </w:tc>
        <w:tc>
          <w:tcPr>
            <w:tcW w:w="1134" w:type="dxa"/>
          </w:tcPr>
          <w:p w14:paraId="62ED667A">
            <w:pPr>
              <w:pStyle w:val="6"/>
              <w:rPr>
                <w:rFonts w:ascii="宋体" w:hAnsi="宋体"/>
                <w:sz w:val="21"/>
                <w:szCs w:val="21"/>
              </w:rPr>
            </w:pPr>
          </w:p>
        </w:tc>
        <w:tc>
          <w:tcPr>
            <w:tcW w:w="2835" w:type="dxa"/>
          </w:tcPr>
          <w:p w14:paraId="6BA46364">
            <w:pPr>
              <w:pStyle w:val="6"/>
              <w:rPr>
                <w:rFonts w:ascii="宋体" w:hAnsi="宋体"/>
                <w:sz w:val="21"/>
                <w:szCs w:val="21"/>
              </w:rPr>
            </w:pPr>
          </w:p>
        </w:tc>
      </w:tr>
      <w:tr w14:paraId="740E5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6148EBE2">
            <w:pPr>
              <w:pStyle w:val="6"/>
              <w:widowControl w:val="0"/>
              <w:numPr>
                <w:ilvl w:val="0"/>
                <w:numId w:val="165"/>
              </w:numPr>
              <w:rPr>
                <w:rFonts w:ascii="宋体" w:hAnsi="宋体"/>
                <w:sz w:val="21"/>
                <w:szCs w:val="21"/>
              </w:rPr>
            </w:pPr>
          </w:p>
        </w:tc>
        <w:tc>
          <w:tcPr>
            <w:tcW w:w="1559" w:type="dxa"/>
          </w:tcPr>
          <w:p w14:paraId="112B08DC">
            <w:pPr>
              <w:pStyle w:val="6"/>
              <w:rPr>
                <w:rFonts w:ascii="宋体" w:hAnsi="宋体"/>
                <w:sz w:val="21"/>
                <w:szCs w:val="21"/>
              </w:rPr>
            </w:pPr>
            <w:r>
              <w:rPr>
                <w:rFonts w:hint="eastAsia" w:ascii="宋体" w:hAnsi="宋体"/>
                <w:sz w:val="21"/>
                <w:szCs w:val="21"/>
              </w:rPr>
              <w:t>重置</w:t>
            </w:r>
          </w:p>
        </w:tc>
        <w:tc>
          <w:tcPr>
            <w:tcW w:w="1134" w:type="dxa"/>
          </w:tcPr>
          <w:p w14:paraId="307F4782">
            <w:pPr>
              <w:pStyle w:val="6"/>
              <w:rPr>
                <w:rFonts w:ascii="宋体" w:hAnsi="宋体"/>
                <w:sz w:val="21"/>
                <w:szCs w:val="21"/>
              </w:rPr>
            </w:pPr>
            <w:r>
              <w:rPr>
                <w:rFonts w:hint="eastAsia" w:ascii="宋体" w:hAnsi="宋体"/>
                <w:sz w:val="21"/>
                <w:szCs w:val="21"/>
              </w:rPr>
              <w:t>按钮</w:t>
            </w:r>
          </w:p>
        </w:tc>
        <w:tc>
          <w:tcPr>
            <w:tcW w:w="1134" w:type="dxa"/>
          </w:tcPr>
          <w:p w14:paraId="27A537AC">
            <w:pPr>
              <w:pStyle w:val="6"/>
              <w:rPr>
                <w:rFonts w:ascii="宋体" w:hAnsi="宋体"/>
                <w:sz w:val="21"/>
                <w:szCs w:val="21"/>
              </w:rPr>
            </w:pPr>
          </w:p>
        </w:tc>
        <w:tc>
          <w:tcPr>
            <w:tcW w:w="1134" w:type="dxa"/>
          </w:tcPr>
          <w:p w14:paraId="395C2F71">
            <w:pPr>
              <w:pStyle w:val="6"/>
              <w:rPr>
                <w:rFonts w:ascii="宋体" w:hAnsi="宋体"/>
                <w:sz w:val="21"/>
                <w:szCs w:val="21"/>
              </w:rPr>
            </w:pPr>
          </w:p>
        </w:tc>
        <w:tc>
          <w:tcPr>
            <w:tcW w:w="1134" w:type="dxa"/>
          </w:tcPr>
          <w:p w14:paraId="4A4F5CE5">
            <w:pPr>
              <w:pStyle w:val="6"/>
              <w:rPr>
                <w:rFonts w:ascii="宋体" w:hAnsi="宋体"/>
                <w:sz w:val="21"/>
                <w:szCs w:val="21"/>
              </w:rPr>
            </w:pPr>
          </w:p>
        </w:tc>
        <w:tc>
          <w:tcPr>
            <w:tcW w:w="2835" w:type="dxa"/>
          </w:tcPr>
          <w:p w14:paraId="5C4F6562">
            <w:pPr>
              <w:pStyle w:val="6"/>
              <w:rPr>
                <w:rFonts w:ascii="宋体" w:hAnsi="宋体"/>
                <w:sz w:val="21"/>
                <w:szCs w:val="21"/>
              </w:rPr>
            </w:pPr>
          </w:p>
        </w:tc>
      </w:tr>
    </w:tbl>
    <w:p w14:paraId="523D2AA4">
      <w:pPr>
        <w:pStyle w:val="5"/>
        <w:numPr>
          <w:ilvl w:val="0"/>
          <w:numId w:val="0"/>
        </w:numPr>
      </w:pPr>
      <w:r>
        <w:rPr>
          <w:rFonts w:hint="eastAsia"/>
        </w:rPr>
        <w:t>结果页面</w:t>
      </w:r>
    </w:p>
    <w:tbl>
      <w:tblPr>
        <w:tblStyle w:val="48"/>
        <w:tblW w:w="97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559"/>
        <w:gridCol w:w="1134"/>
        <w:gridCol w:w="1134"/>
        <w:gridCol w:w="1134"/>
        <w:gridCol w:w="1134"/>
        <w:gridCol w:w="2835"/>
      </w:tblGrid>
      <w:tr w14:paraId="23CC4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FFCC99"/>
            <w:vAlign w:val="center"/>
          </w:tcPr>
          <w:p w14:paraId="225FA868">
            <w:pPr>
              <w:rPr>
                <w:rFonts w:ascii="宋体" w:hAnsi="宋体" w:cs="Arial"/>
                <w:b/>
                <w:sz w:val="21"/>
                <w:szCs w:val="21"/>
              </w:rPr>
            </w:pPr>
            <w:r>
              <w:rPr>
                <w:rFonts w:ascii="宋体" w:hAnsi="宋体" w:cs="Arial"/>
                <w:b/>
                <w:sz w:val="21"/>
                <w:szCs w:val="21"/>
              </w:rPr>
              <w:t>序号</w:t>
            </w:r>
          </w:p>
        </w:tc>
        <w:tc>
          <w:tcPr>
            <w:tcW w:w="1559" w:type="dxa"/>
            <w:shd w:val="clear" w:color="auto" w:fill="FFCC99"/>
            <w:vAlign w:val="center"/>
          </w:tcPr>
          <w:p w14:paraId="08B96297">
            <w:pPr>
              <w:rPr>
                <w:rFonts w:ascii="宋体" w:hAnsi="宋体" w:cs="Arial"/>
                <w:b/>
                <w:sz w:val="21"/>
                <w:szCs w:val="21"/>
              </w:rPr>
            </w:pPr>
            <w:r>
              <w:rPr>
                <w:rFonts w:ascii="宋体" w:hAnsi="宋体" w:cs="Arial"/>
                <w:b/>
                <w:sz w:val="21"/>
                <w:szCs w:val="21"/>
              </w:rPr>
              <w:t>名称</w:t>
            </w:r>
          </w:p>
        </w:tc>
        <w:tc>
          <w:tcPr>
            <w:tcW w:w="1134" w:type="dxa"/>
            <w:shd w:val="clear" w:color="auto" w:fill="FFCC99"/>
            <w:vAlign w:val="center"/>
          </w:tcPr>
          <w:p w14:paraId="035E3A71">
            <w:pPr>
              <w:rPr>
                <w:rFonts w:ascii="宋体" w:hAnsi="宋体" w:cs="Arial"/>
                <w:b/>
                <w:sz w:val="21"/>
                <w:szCs w:val="21"/>
              </w:rPr>
            </w:pPr>
            <w:r>
              <w:rPr>
                <w:rFonts w:ascii="宋体" w:hAnsi="宋体" w:cs="Arial"/>
                <w:b/>
                <w:sz w:val="21"/>
                <w:szCs w:val="21"/>
              </w:rPr>
              <w:t>输入</w:t>
            </w:r>
            <w:r>
              <w:rPr>
                <w:rFonts w:hint="eastAsia" w:ascii="宋体" w:hAnsi="宋体" w:cs="Arial"/>
                <w:b/>
                <w:sz w:val="21"/>
                <w:szCs w:val="21"/>
              </w:rPr>
              <w:t>/输出</w:t>
            </w:r>
          </w:p>
        </w:tc>
        <w:tc>
          <w:tcPr>
            <w:tcW w:w="1134" w:type="dxa"/>
            <w:shd w:val="clear" w:color="auto" w:fill="FFCC99"/>
            <w:vAlign w:val="center"/>
          </w:tcPr>
          <w:p w14:paraId="35A3FB9E">
            <w:pPr>
              <w:rPr>
                <w:rFonts w:ascii="宋体" w:hAnsi="宋体" w:cs="Arial"/>
                <w:b/>
                <w:sz w:val="21"/>
                <w:szCs w:val="21"/>
              </w:rPr>
            </w:pPr>
            <w:r>
              <w:rPr>
                <w:rFonts w:ascii="宋体" w:hAnsi="宋体" w:cs="Arial"/>
                <w:b/>
                <w:sz w:val="21"/>
                <w:szCs w:val="21"/>
              </w:rPr>
              <w:t>缺省值</w:t>
            </w:r>
          </w:p>
        </w:tc>
        <w:tc>
          <w:tcPr>
            <w:tcW w:w="1134" w:type="dxa"/>
            <w:shd w:val="clear" w:color="auto" w:fill="FFCC99"/>
            <w:vAlign w:val="center"/>
          </w:tcPr>
          <w:p w14:paraId="32FE0BB0">
            <w:pPr>
              <w:rPr>
                <w:rFonts w:ascii="宋体" w:hAnsi="宋体" w:cs="Arial"/>
                <w:b/>
                <w:sz w:val="21"/>
                <w:szCs w:val="21"/>
              </w:rPr>
            </w:pPr>
            <w:r>
              <w:rPr>
                <w:rFonts w:hint="eastAsia" w:ascii="宋体" w:hAnsi="宋体" w:cs="Arial"/>
                <w:b/>
                <w:sz w:val="21"/>
                <w:szCs w:val="21"/>
              </w:rPr>
              <w:t>类型/长度</w:t>
            </w:r>
          </w:p>
        </w:tc>
        <w:tc>
          <w:tcPr>
            <w:tcW w:w="1134" w:type="dxa"/>
            <w:shd w:val="clear" w:color="auto" w:fill="FFCC99"/>
            <w:vAlign w:val="center"/>
          </w:tcPr>
          <w:p w14:paraId="715A4288">
            <w:pPr>
              <w:rPr>
                <w:rFonts w:ascii="宋体" w:hAnsi="宋体" w:cs="Arial"/>
                <w:b/>
                <w:sz w:val="21"/>
                <w:szCs w:val="21"/>
              </w:rPr>
            </w:pPr>
            <w:r>
              <w:rPr>
                <w:rFonts w:hint="eastAsia" w:ascii="宋体" w:hAnsi="宋体" w:cs="Arial"/>
                <w:b/>
                <w:sz w:val="21"/>
                <w:szCs w:val="21"/>
              </w:rPr>
              <w:t>是否必输</w:t>
            </w:r>
          </w:p>
        </w:tc>
        <w:tc>
          <w:tcPr>
            <w:tcW w:w="2835" w:type="dxa"/>
            <w:shd w:val="clear" w:color="auto" w:fill="FFCC99"/>
            <w:vAlign w:val="center"/>
          </w:tcPr>
          <w:p w14:paraId="63A033A9">
            <w:pPr>
              <w:rPr>
                <w:rFonts w:ascii="宋体" w:hAnsi="宋体" w:cs="Arial"/>
                <w:b/>
                <w:sz w:val="21"/>
                <w:szCs w:val="21"/>
              </w:rPr>
            </w:pPr>
            <w:r>
              <w:rPr>
                <w:rFonts w:ascii="宋体" w:hAnsi="宋体" w:cs="Arial"/>
                <w:b/>
                <w:sz w:val="21"/>
                <w:szCs w:val="21"/>
              </w:rPr>
              <w:t>备注</w:t>
            </w:r>
          </w:p>
        </w:tc>
      </w:tr>
      <w:tr w14:paraId="6B68A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701D32F3">
            <w:pPr>
              <w:pStyle w:val="6"/>
              <w:widowControl w:val="0"/>
              <w:numPr>
                <w:ilvl w:val="0"/>
                <w:numId w:val="166"/>
              </w:numPr>
              <w:rPr>
                <w:rFonts w:ascii="宋体" w:hAnsi="宋体"/>
                <w:sz w:val="21"/>
                <w:szCs w:val="21"/>
              </w:rPr>
            </w:pPr>
          </w:p>
        </w:tc>
        <w:tc>
          <w:tcPr>
            <w:tcW w:w="1559" w:type="dxa"/>
          </w:tcPr>
          <w:p w14:paraId="0C3C01DC">
            <w:pPr>
              <w:pStyle w:val="6"/>
              <w:rPr>
                <w:rFonts w:ascii="宋体" w:hAnsi="宋体"/>
                <w:sz w:val="21"/>
                <w:szCs w:val="21"/>
              </w:rPr>
            </w:pPr>
            <w:r>
              <w:rPr>
                <w:rFonts w:hint="eastAsia" w:ascii="宋体" w:hAnsi="宋体"/>
                <w:sz w:val="21"/>
                <w:szCs w:val="21"/>
              </w:rPr>
              <w:t>评估结果</w:t>
            </w:r>
          </w:p>
        </w:tc>
        <w:tc>
          <w:tcPr>
            <w:tcW w:w="1134" w:type="dxa"/>
          </w:tcPr>
          <w:p w14:paraId="086B495C">
            <w:pPr>
              <w:pStyle w:val="6"/>
              <w:rPr>
                <w:rFonts w:ascii="宋体" w:hAnsi="宋体"/>
                <w:sz w:val="21"/>
                <w:szCs w:val="21"/>
              </w:rPr>
            </w:pPr>
            <w:r>
              <w:rPr>
                <w:rFonts w:hint="eastAsia" w:ascii="宋体" w:hAnsi="宋体"/>
                <w:sz w:val="21"/>
                <w:szCs w:val="21"/>
              </w:rPr>
              <w:t>文本</w:t>
            </w:r>
          </w:p>
        </w:tc>
        <w:tc>
          <w:tcPr>
            <w:tcW w:w="1134" w:type="dxa"/>
          </w:tcPr>
          <w:p w14:paraId="4BACF9C1">
            <w:pPr>
              <w:pStyle w:val="6"/>
              <w:rPr>
                <w:rFonts w:ascii="宋体" w:hAnsi="宋体"/>
                <w:sz w:val="21"/>
                <w:szCs w:val="21"/>
              </w:rPr>
            </w:pPr>
          </w:p>
        </w:tc>
        <w:tc>
          <w:tcPr>
            <w:tcW w:w="1134" w:type="dxa"/>
          </w:tcPr>
          <w:p w14:paraId="70E4B3DC">
            <w:pPr>
              <w:pStyle w:val="6"/>
              <w:rPr>
                <w:rFonts w:ascii="宋体" w:hAnsi="宋体"/>
                <w:sz w:val="21"/>
                <w:szCs w:val="21"/>
              </w:rPr>
            </w:pPr>
          </w:p>
        </w:tc>
        <w:tc>
          <w:tcPr>
            <w:tcW w:w="1134" w:type="dxa"/>
          </w:tcPr>
          <w:p w14:paraId="1817900F">
            <w:pPr>
              <w:pStyle w:val="6"/>
              <w:rPr>
                <w:rFonts w:ascii="宋体" w:hAnsi="宋体"/>
                <w:sz w:val="21"/>
                <w:szCs w:val="21"/>
              </w:rPr>
            </w:pPr>
          </w:p>
        </w:tc>
        <w:tc>
          <w:tcPr>
            <w:tcW w:w="2835" w:type="dxa"/>
          </w:tcPr>
          <w:p w14:paraId="4552E5BA">
            <w:pPr>
              <w:pStyle w:val="6"/>
              <w:rPr>
                <w:rFonts w:ascii="宋体" w:hAnsi="宋体"/>
                <w:sz w:val="21"/>
                <w:szCs w:val="21"/>
              </w:rPr>
            </w:pPr>
          </w:p>
        </w:tc>
      </w:tr>
      <w:tr w14:paraId="6E4C2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3B977AA9">
            <w:pPr>
              <w:pStyle w:val="6"/>
              <w:widowControl w:val="0"/>
              <w:numPr>
                <w:ilvl w:val="0"/>
                <w:numId w:val="166"/>
              </w:numPr>
              <w:rPr>
                <w:rFonts w:ascii="宋体" w:hAnsi="宋体"/>
                <w:sz w:val="21"/>
                <w:szCs w:val="21"/>
              </w:rPr>
            </w:pPr>
          </w:p>
        </w:tc>
        <w:tc>
          <w:tcPr>
            <w:tcW w:w="1559" w:type="dxa"/>
          </w:tcPr>
          <w:p w14:paraId="07D6B235">
            <w:pPr>
              <w:pStyle w:val="6"/>
              <w:rPr>
                <w:rFonts w:ascii="宋体" w:hAnsi="宋体"/>
                <w:sz w:val="21"/>
                <w:szCs w:val="21"/>
              </w:rPr>
            </w:pPr>
            <w:r>
              <w:rPr>
                <w:rFonts w:hint="eastAsia" w:ascii="宋体" w:hAnsi="宋体"/>
                <w:sz w:val="21"/>
                <w:szCs w:val="21"/>
              </w:rPr>
              <w:t>理财购买</w:t>
            </w:r>
          </w:p>
        </w:tc>
        <w:tc>
          <w:tcPr>
            <w:tcW w:w="1134" w:type="dxa"/>
          </w:tcPr>
          <w:p w14:paraId="7C9C3771">
            <w:pPr>
              <w:pStyle w:val="6"/>
              <w:rPr>
                <w:rFonts w:ascii="宋体" w:hAnsi="宋体"/>
                <w:sz w:val="21"/>
                <w:szCs w:val="21"/>
              </w:rPr>
            </w:pPr>
            <w:r>
              <w:rPr>
                <w:rFonts w:hint="eastAsia" w:ascii="宋体" w:hAnsi="宋体"/>
                <w:sz w:val="21"/>
                <w:szCs w:val="21"/>
              </w:rPr>
              <w:t>按钮</w:t>
            </w:r>
          </w:p>
        </w:tc>
        <w:tc>
          <w:tcPr>
            <w:tcW w:w="1134" w:type="dxa"/>
          </w:tcPr>
          <w:p w14:paraId="6ED7DB87">
            <w:pPr>
              <w:pStyle w:val="6"/>
              <w:rPr>
                <w:rFonts w:ascii="宋体" w:hAnsi="宋体"/>
                <w:sz w:val="21"/>
                <w:szCs w:val="21"/>
              </w:rPr>
            </w:pPr>
          </w:p>
        </w:tc>
        <w:tc>
          <w:tcPr>
            <w:tcW w:w="1134" w:type="dxa"/>
          </w:tcPr>
          <w:p w14:paraId="77578609">
            <w:pPr>
              <w:pStyle w:val="6"/>
              <w:rPr>
                <w:rFonts w:ascii="宋体" w:hAnsi="宋体"/>
                <w:sz w:val="21"/>
                <w:szCs w:val="21"/>
              </w:rPr>
            </w:pPr>
          </w:p>
        </w:tc>
        <w:tc>
          <w:tcPr>
            <w:tcW w:w="1134" w:type="dxa"/>
          </w:tcPr>
          <w:p w14:paraId="43BACA48">
            <w:pPr>
              <w:pStyle w:val="6"/>
              <w:rPr>
                <w:rFonts w:ascii="宋体" w:hAnsi="宋体"/>
                <w:sz w:val="21"/>
                <w:szCs w:val="21"/>
              </w:rPr>
            </w:pPr>
          </w:p>
        </w:tc>
        <w:tc>
          <w:tcPr>
            <w:tcW w:w="2835" w:type="dxa"/>
          </w:tcPr>
          <w:p w14:paraId="35E5E665">
            <w:pPr>
              <w:pStyle w:val="6"/>
              <w:rPr>
                <w:rFonts w:ascii="宋体" w:hAnsi="宋体"/>
                <w:sz w:val="21"/>
                <w:szCs w:val="21"/>
              </w:rPr>
            </w:pPr>
          </w:p>
        </w:tc>
      </w:tr>
      <w:tr w14:paraId="3A7BC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196F8C7B">
            <w:pPr>
              <w:pStyle w:val="6"/>
              <w:widowControl w:val="0"/>
              <w:numPr>
                <w:ilvl w:val="0"/>
                <w:numId w:val="166"/>
              </w:numPr>
              <w:rPr>
                <w:rFonts w:ascii="宋体" w:hAnsi="宋体"/>
                <w:sz w:val="21"/>
                <w:szCs w:val="21"/>
              </w:rPr>
            </w:pPr>
          </w:p>
        </w:tc>
        <w:tc>
          <w:tcPr>
            <w:tcW w:w="1559" w:type="dxa"/>
          </w:tcPr>
          <w:p w14:paraId="22F84841">
            <w:pPr>
              <w:pStyle w:val="6"/>
              <w:rPr>
                <w:rFonts w:ascii="宋体" w:hAnsi="宋体"/>
                <w:sz w:val="21"/>
                <w:szCs w:val="21"/>
              </w:rPr>
            </w:pPr>
            <w:r>
              <w:rPr>
                <w:rFonts w:hint="eastAsia" w:ascii="宋体" w:hAnsi="宋体"/>
                <w:sz w:val="21"/>
                <w:szCs w:val="21"/>
              </w:rPr>
              <w:t>关闭</w:t>
            </w:r>
          </w:p>
        </w:tc>
        <w:tc>
          <w:tcPr>
            <w:tcW w:w="1134" w:type="dxa"/>
          </w:tcPr>
          <w:p w14:paraId="137A4C0E">
            <w:pPr>
              <w:pStyle w:val="6"/>
              <w:rPr>
                <w:rFonts w:ascii="宋体" w:hAnsi="宋体"/>
                <w:sz w:val="21"/>
                <w:szCs w:val="21"/>
              </w:rPr>
            </w:pPr>
            <w:r>
              <w:rPr>
                <w:rFonts w:hint="eastAsia" w:ascii="宋体" w:hAnsi="宋体"/>
                <w:sz w:val="21"/>
                <w:szCs w:val="21"/>
              </w:rPr>
              <w:t>按钮</w:t>
            </w:r>
          </w:p>
        </w:tc>
        <w:tc>
          <w:tcPr>
            <w:tcW w:w="1134" w:type="dxa"/>
          </w:tcPr>
          <w:p w14:paraId="6949B3FF">
            <w:pPr>
              <w:pStyle w:val="6"/>
              <w:rPr>
                <w:rFonts w:ascii="宋体" w:hAnsi="宋体"/>
                <w:sz w:val="21"/>
                <w:szCs w:val="21"/>
              </w:rPr>
            </w:pPr>
          </w:p>
        </w:tc>
        <w:tc>
          <w:tcPr>
            <w:tcW w:w="1134" w:type="dxa"/>
          </w:tcPr>
          <w:p w14:paraId="5154D1CC">
            <w:pPr>
              <w:pStyle w:val="6"/>
              <w:rPr>
                <w:rFonts w:ascii="宋体" w:hAnsi="宋体"/>
                <w:sz w:val="21"/>
                <w:szCs w:val="21"/>
              </w:rPr>
            </w:pPr>
          </w:p>
        </w:tc>
        <w:tc>
          <w:tcPr>
            <w:tcW w:w="1134" w:type="dxa"/>
          </w:tcPr>
          <w:p w14:paraId="4C64B658">
            <w:pPr>
              <w:pStyle w:val="6"/>
              <w:rPr>
                <w:rFonts w:ascii="宋体" w:hAnsi="宋体"/>
                <w:sz w:val="21"/>
                <w:szCs w:val="21"/>
              </w:rPr>
            </w:pPr>
          </w:p>
        </w:tc>
        <w:tc>
          <w:tcPr>
            <w:tcW w:w="2835" w:type="dxa"/>
          </w:tcPr>
          <w:p w14:paraId="232B8098">
            <w:pPr>
              <w:pStyle w:val="6"/>
              <w:rPr>
                <w:rFonts w:ascii="宋体" w:hAnsi="宋体"/>
                <w:sz w:val="21"/>
                <w:szCs w:val="21"/>
              </w:rPr>
            </w:pPr>
          </w:p>
        </w:tc>
      </w:tr>
    </w:tbl>
    <w:p w14:paraId="526500C5"/>
    <w:p w14:paraId="387E0A32">
      <w:pPr>
        <w:pStyle w:val="265"/>
      </w:pPr>
    </w:p>
    <w:p w14:paraId="336350F9">
      <w:pPr>
        <w:pStyle w:val="265"/>
        <w:rPr>
          <w:sz w:val="23"/>
          <w:szCs w:val="23"/>
        </w:rPr>
      </w:pPr>
      <w:r>
        <w:t xml:space="preserve"> </w:t>
      </w:r>
      <w:r>
        <w:rPr>
          <w:rFonts w:hint="eastAsia"/>
          <w:sz w:val="30"/>
          <w:szCs w:val="30"/>
        </w:rPr>
        <w:t>客户风险偏好评估及应用参考</w:t>
      </w:r>
      <w:r>
        <w:rPr>
          <w:sz w:val="30"/>
          <w:szCs w:val="30"/>
        </w:rPr>
        <w:t xml:space="preserve"> </w:t>
      </w:r>
      <w:r>
        <w:rPr>
          <w:sz w:val="23"/>
          <w:szCs w:val="23"/>
        </w:rPr>
        <w:t>(</w:t>
      </w:r>
      <w:r>
        <w:rPr>
          <w:rFonts w:hint="eastAsia"/>
          <w:sz w:val="23"/>
          <w:szCs w:val="23"/>
        </w:rPr>
        <w:t>理财人员用</w:t>
      </w:r>
      <w:r>
        <w:rPr>
          <w:sz w:val="23"/>
          <w:szCs w:val="23"/>
        </w:rPr>
        <w:t xml:space="preserve">) </w:t>
      </w:r>
    </w:p>
    <w:p w14:paraId="006779F4">
      <w:pPr>
        <w:pStyle w:val="265"/>
        <w:rPr>
          <w:rFonts w:ascii="华文仿宋" w:eastAsia="华文仿宋" w:cs="华文仿宋"/>
          <w:sz w:val="23"/>
          <w:szCs w:val="23"/>
        </w:rPr>
      </w:pPr>
      <w:r>
        <w:rPr>
          <w:rFonts w:hint="eastAsia" w:ascii="华文仿宋" w:eastAsia="华文仿宋" w:cs="华文仿宋"/>
          <w:sz w:val="23"/>
          <w:szCs w:val="23"/>
        </w:rPr>
        <w:t>客户风险偏好评估计分标准</w:t>
      </w:r>
      <w:r>
        <w:rPr>
          <w:rFonts w:ascii="华文仿宋" w:eastAsia="华文仿宋" w:cs="华文仿宋"/>
          <w:sz w:val="23"/>
          <w:szCs w:val="23"/>
        </w:rPr>
        <w:t xml:space="preserve"> </w:t>
      </w:r>
    </w:p>
    <w:p w14:paraId="74F20D29">
      <w:pPr>
        <w:pStyle w:val="265"/>
        <w:rPr>
          <w:rFonts w:ascii="华文仿宋" w:eastAsia="华文仿宋" w:cs="华文仿宋"/>
          <w:sz w:val="23"/>
          <w:szCs w:val="23"/>
        </w:rPr>
      </w:pPr>
      <w:r>
        <w:rPr>
          <w:rFonts w:hint="eastAsia" w:ascii="华文仿宋" w:eastAsia="华文仿宋" w:cs="华文仿宋"/>
          <w:sz w:val="23"/>
          <w:szCs w:val="23"/>
        </w:rPr>
        <w:t>客户填写风险偏好评估表评估分数第</w:t>
      </w:r>
      <w:r>
        <w:rPr>
          <w:rFonts w:ascii="华文仿宋" w:eastAsia="华文仿宋" w:cs="华文仿宋"/>
          <w:sz w:val="23"/>
          <w:szCs w:val="23"/>
        </w:rPr>
        <w:t>1</w:t>
      </w:r>
      <w:r>
        <w:rPr>
          <w:rFonts w:hint="eastAsia" w:ascii="华文仿宋" w:eastAsia="华文仿宋" w:cs="华文仿宋"/>
          <w:sz w:val="23"/>
          <w:szCs w:val="23"/>
        </w:rPr>
        <w:t>至</w:t>
      </w:r>
      <w:r>
        <w:rPr>
          <w:rFonts w:ascii="华文仿宋" w:eastAsia="华文仿宋" w:cs="华文仿宋"/>
          <w:sz w:val="23"/>
          <w:szCs w:val="23"/>
        </w:rPr>
        <w:t>10</w:t>
      </w:r>
      <w:r>
        <w:rPr>
          <w:rFonts w:hint="eastAsia" w:ascii="华文仿宋" w:eastAsia="华文仿宋" w:cs="华文仿宋"/>
          <w:sz w:val="23"/>
          <w:szCs w:val="23"/>
        </w:rPr>
        <w:t>题答案对应分值为：</w:t>
      </w:r>
      <w:r>
        <w:rPr>
          <w:rFonts w:ascii="华文仿宋" w:eastAsia="华文仿宋" w:cs="华文仿宋"/>
          <w:sz w:val="23"/>
          <w:szCs w:val="23"/>
        </w:rPr>
        <w:t xml:space="preserve"> </w:t>
      </w:r>
    </w:p>
    <w:p w14:paraId="44A4DB52">
      <w:pPr>
        <w:pStyle w:val="265"/>
        <w:rPr>
          <w:rFonts w:ascii="华文仿宋" w:eastAsia="华文仿宋" w:cs="华文仿宋"/>
          <w:sz w:val="23"/>
          <w:szCs w:val="23"/>
        </w:rPr>
      </w:pPr>
      <w:r>
        <w:rPr>
          <w:rFonts w:ascii="华文仿宋" w:eastAsia="华文仿宋" w:cs="华文仿宋"/>
          <w:sz w:val="23"/>
          <w:szCs w:val="23"/>
        </w:rPr>
        <w:t>A</w:t>
      </w:r>
      <w:r>
        <w:rPr>
          <w:rFonts w:hint="eastAsia" w:ascii="华文仿宋" w:eastAsia="华文仿宋" w:cs="华文仿宋"/>
          <w:sz w:val="23"/>
          <w:szCs w:val="23"/>
        </w:rPr>
        <w:t>＝</w:t>
      </w:r>
      <w:r>
        <w:rPr>
          <w:rFonts w:ascii="华文仿宋" w:eastAsia="华文仿宋" w:cs="华文仿宋"/>
          <w:sz w:val="23"/>
          <w:szCs w:val="23"/>
        </w:rPr>
        <w:t>1</w:t>
      </w:r>
      <w:r>
        <w:rPr>
          <w:rFonts w:hint="eastAsia" w:ascii="华文仿宋" w:eastAsia="华文仿宋" w:cs="华文仿宋"/>
          <w:sz w:val="23"/>
          <w:szCs w:val="23"/>
        </w:rPr>
        <w:t>分</w:t>
      </w:r>
      <w:r>
        <w:rPr>
          <w:rFonts w:ascii="华文仿宋" w:eastAsia="华文仿宋" w:cs="华文仿宋"/>
          <w:sz w:val="23"/>
          <w:szCs w:val="23"/>
        </w:rPr>
        <w:t xml:space="preserve"> B</w:t>
      </w:r>
      <w:r>
        <w:rPr>
          <w:rFonts w:hint="eastAsia" w:ascii="华文仿宋" w:eastAsia="华文仿宋" w:cs="华文仿宋"/>
          <w:sz w:val="23"/>
          <w:szCs w:val="23"/>
        </w:rPr>
        <w:t>＝</w:t>
      </w:r>
      <w:r>
        <w:rPr>
          <w:rFonts w:ascii="华文仿宋" w:eastAsia="华文仿宋" w:cs="华文仿宋"/>
          <w:sz w:val="23"/>
          <w:szCs w:val="23"/>
        </w:rPr>
        <w:t>2</w:t>
      </w:r>
      <w:r>
        <w:rPr>
          <w:rFonts w:hint="eastAsia" w:ascii="华文仿宋" w:eastAsia="华文仿宋" w:cs="华文仿宋"/>
          <w:sz w:val="23"/>
          <w:szCs w:val="23"/>
        </w:rPr>
        <w:t>分</w:t>
      </w:r>
      <w:r>
        <w:rPr>
          <w:rFonts w:ascii="华文仿宋" w:eastAsia="华文仿宋" w:cs="华文仿宋"/>
          <w:sz w:val="23"/>
          <w:szCs w:val="23"/>
        </w:rPr>
        <w:t xml:space="preserve"> C</w:t>
      </w:r>
      <w:r>
        <w:rPr>
          <w:rFonts w:hint="eastAsia" w:ascii="华文仿宋" w:eastAsia="华文仿宋" w:cs="华文仿宋"/>
          <w:sz w:val="23"/>
          <w:szCs w:val="23"/>
        </w:rPr>
        <w:t>＝</w:t>
      </w:r>
      <w:r>
        <w:rPr>
          <w:rFonts w:ascii="华文仿宋" w:eastAsia="华文仿宋" w:cs="华文仿宋"/>
          <w:sz w:val="23"/>
          <w:szCs w:val="23"/>
        </w:rPr>
        <w:t>3</w:t>
      </w:r>
      <w:r>
        <w:rPr>
          <w:rFonts w:hint="eastAsia" w:ascii="华文仿宋" w:eastAsia="华文仿宋" w:cs="华文仿宋"/>
          <w:sz w:val="23"/>
          <w:szCs w:val="23"/>
        </w:rPr>
        <w:t>分</w:t>
      </w:r>
      <w:r>
        <w:rPr>
          <w:rFonts w:ascii="华文仿宋" w:eastAsia="华文仿宋" w:cs="华文仿宋"/>
          <w:sz w:val="23"/>
          <w:szCs w:val="23"/>
        </w:rPr>
        <w:t xml:space="preserve"> D</w:t>
      </w:r>
      <w:r>
        <w:rPr>
          <w:rFonts w:hint="eastAsia" w:ascii="华文仿宋" w:eastAsia="华文仿宋" w:cs="华文仿宋"/>
          <w:sz w:val="23"/>
          <w:szCs w:val="23"/>
        </w:rPr>
        <w:t>＝</w:t>
      </w:r>
      <w:r>
        <w:rPr>
          <w:rFonts w:ascii="华文仿宋" w:eastAsia="华文仿宋" w:cs="华文仿宋"/>
          <w:sz w:val="23"/>
          <w:szCs w:val="23"/>
        </w:rPr>
        <w:t>4</w:t>
      </w:r>
      <w:r>
        <w:rPr>
          <w:rFonts w:hint="eastAsia" w:ascii="华文仿宋" w:eastAsia="华文仿宋" w:cs="华文仿宋"/>
          <w:sz w:val="23"/>
          <w:szCs w:val="23"/>
        </w:rPr>
        <w:t>分</w:t>
      </w:r>
      <w:r>
        <w:rPr>
          <w:rFonts w:ascii="华文仿宋" w:eastAsia="华文仿宋" w:cs="华文仿宋"/>
          <w:sz w:val="23"/>
          <w:szCs w:val="23"/>
        </w:rPr>
        <w:t xml:space="preserve"> E=5</w:t>
      </w:r>
      <w:r>
        <w:rPr>
          <w:rFonts w:hint="eastAsia" w:ascii="华文仿宋" w:eastAsia="华文仿宋" w:cs="华文仿宋"/>
          <w:sz w:val="23"/>
          <w:szCs w:val="23"/>
        </w:rPr>
        <w:t>分</w:t>
      </w:r>
      <w:r>
        <w:rPr>
          <w:rFonts w:ascii="华文仿宋" w:eastAsia="华文仿宋" w:cs="华文仿宋"/>
          <w:sz w:val="23"/>
          <w:szCs w:val="23"/>
        </w:rPr>
        <w:t xml:space="preserve"> </w:t>
      </w:r>
    </w:p>
    <w:p w14:paraId="1913057C">
      <w:r>
        <w:rPr>
          <w:rFonts w:hint="eastAsia" w:ascii="华文仿宋" w:eastAsia="华文仿宋" w:cs="华文仿宋"/>
          <w:sz w:val="23"/>
          <w:szCs w:val="23"/>
        </w:rPr>
        <w:t>客户风险偏好评估及应用参考：</w:t>
      </w:r>
    </w:p>
    <w:tbl>
      <w:tblPr>
        <w:tblStyle w:val="4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5"/>
        <w:gridCol w:w="1705"/>
      </w:tblGrid>
      <w:tr w14:paraId="25B06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trPr>
        <w:tc>
          <w:tcPr>
            <w:tcW w:w="1704" w:type="dxa"/>
            <w:shd w:val="clear" w:color="auto" w:fill="8DB3E2"/>
          </w:tcPr>
          <w:p w14:paraId="07F4021F">
            <w:pPr>
              <w:widowControl w:val="0"/>
              <w:rPr>
                <w:b/>
              </w:rPr>
            </w:pPr>
            <w:r>
              <w:rPr>
                <w:rFonts w:hint="eastAsia"/>
                <w:b/>
              </w:rPr>
              <w:t>客户风险偏好评估值</w:t>
            </w:r>
          </w:p>
        </w:tc>
        <w:tc>
          <w:tcPr>
            <w:tcW w:w="1704" w:type="dxa"/>
            <w:shd w:val="clear" w:color="auto" w:fill="8DB3E2"/>
          </w:tcPr>
          <w:p w14:paraId="354BD24A">
            <w:pPr>
              <w:widowControl w:val="0"/>
              <w:rPr>
                <w:b/>
              </w:rPr>
            </w:pPr>
            <w:r>
              <w:rPr>
                <w:rFonts w:hint="eastAsia"/>
                <w:b/>
              </w:rPr>
              <w:t>客户风险偏好类型</w:t>
            </w:r>
          </w:p>
        </w:tc>
        <w:tc>
          <w:tcPr>
            <w:tcW w:w="1704" w:type="dxa"/>
            <w:shd w:val="clear" w:color="auto" w:fill="8DB3E2"/>
          </w:tcPr>
          <w:p w14:paraId="787FC835">
            <w:pPr>
              <w:widowControl w:val="0"/>
              <w:rPr>
                <w:b/>
              </w:rPr>
            </w:pPr>
            <w:r>
              <w:rPr>
                <w:rFonts w:hint="eastAsia"/>
                <w:b/>
              </w:rPr>
              <w:t>适合购买产品风险类型</w:t>
            </w:r>
          </w:p>
        </w:tc>
        <w:tc>
          <w:tcPr>
            <w:tcW w:w="1705" w:type="dxa"/>
            <w:shd w:val="clear" w:color="auto" w:fill="8DB3E2"/>
          </w:tcPr>
          <w:p w14:paraId="08849FF7">
            <w:pPr>
              <w:widowControl w:val="0"/>
              <w:rPr>
                <w:b/>
              </w:rPr>
            </w:pPr>
            <w:r>
              <w:rPr>
                <w:rFonts w:hint="eastAsia"/>
                <w:b/>
              </w:rPr>
              <w:t>风险特征</w:t>
            </w:r>
          </w:p>
        </w:tc>
        <w:tc>
          <w:tcPr>
            <w:tcW w:w="1705" w:type="dxa"/>
            <w:shd w:val="clear" w:color="auto" w:fill="8DB3E2"/>
          </w:tcPr>
          <w:p w14:paraId="1591F90B">
            <w:pPr>
              <w:widowControl w:val="0"/>
              <w:rPr>
                <w:b/>
              </w:rPr>
            </w:pPr>
            <w:r>
              <w:rPr>
                <w:rFonts w:hint="eastAsia"/>
                <w:b/>
              </w:rPr>
              <w:t>适合购买产品</w:t>
            </w:r>
          </w:p>
        </w:tc>
      </w:tr>
      <w:tr w14:paraId="29800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6D09067">
            <w:pPr>
              <w:widowControl w:val="0"/>
            </w:pPr>
            <w:r>
              <w:rPr>
                <w:rFonts w:hint="eastAsia"/>
              </w:rPr>
              <w:t>42分以上</w:t>
            </w:r>
          </w:p>
        </w:tc>
        <w:tc>
          <w:tcPr>
            <w:tcW w:w="1704" w:type="dxa"/>
          </w:tcPr>
          <w:p w14:paraId="50DADC82">
            <w:pPr>
              <w:widowControl w:val="0"/>
            </w:pPr>
            <w:r>
              <w:rPr>
                <w:rFonts w:hint="eastAsia"/>
              </w:rPr>
              <w:t>激进型</w:t>
            </w:r>
          </w:p>
        </w:tc>
        <w:tc>
          <w:tcPr>
            <w:tcW w:w="1704" w:type="dxa"/>
          </w:tcPr>
          <w:p w14:paraId="1122E2D1">
            <w:pPr>
              <w:widowControl w:val="0"/>
            </w:pPr>
            <w:r>
              <w:rPr>
                <w:rFonts w:hint="eastAsia"/>
              </w:rPr>
              <w:t>高风险，高收益</w:t>
            </w:r>
          </w:p>
        </w:tc>
        <w:tc>
          <w:tcPr>
            <w:tcW w:w="1705" w:type="dxa"/>
          </w:tcPr>
          <w:p w14:paraId="2BA6C973">
            <w:pPr>
              <w:widowControl w:val="0"/>
            </w:pPr>
            <w:r>
              <w:rPr>
                <w:rFonts w:hint="eastAsia"/>
              </w:rPr>
              <w:t>投资回报潜力大，但本金损失可能性较大</w:t>
            </w:r>
          </w:p>
        </w:tc>
        <w:tc>
          <w:tcPr>
            <w:tcW w:w="1705" w:type="dxa"/>
          </w:tcPr>
          <w:p w14:paraId="7EFC66B5">
            <w:pPr>
              <w:widowControl w:val="0"/>
            </w:pPr>
            <w:r>
              <w:rPr>
                <w:rFonts w:hint="eastAsia"/>
              </w:rPr>
              <w:t>适合购买我行风险等级为A、B、C、D、E类的产品，审慎购买其他类理财产品。</w:t>
            </w:r>
          </w:p>
        </w:tc>
      </w:tr>
      <w:tr w14:paraId="22736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898C07D">
            <w:pPr>
              <w:widowControl w:val="0"/>
            </w:pPr>
            <w:r>
              <w:rPr>
                <w:rFonts w:hint="eastAsia"/>
              </w:rPr>
              <w:t>34分至42分</w:t>
            </w:r>
          </w:p>
        </w:tc>
        <w:tc>
          <w:tcPr>
            <w:tcW w:w="1704" w:type="dxa"/>
          </w:tcPr>
          <w:p w14:paraId="78155417">
            <w:pPr>
              <w:widowControl w:val="0"/>
            </w:pPr>
            <w:r>
              <w:rPr>
                <w:rFonts w:hint="eastAsia"/>
              </w:rPr>
              <w:t>进取型</w:t>
            </w:r>
          </w:p>
        </w:tc>
        <w:tc>
          <w:tcPr>
            <w:tcW w:w="1704" w:type="dxa"/>
          </w:tcPr>
          <w:p w14:paraId="5ACAAD26">
            <w:pPr>
              <w:widowControl w:val="0"/>
            </w:pPr>
            <w:r>
              <w:rPr>
                <w:rFonts w:hint="eastAsia"/>
              </w:rPr>
              <w:t>高风险及以下</w:t>
            </w:r>
          </w:p>
        </w:tc>
        <w:tc>
          <w:tcPr>
            <w:tcW w:w="1705" w:type="dxa"/>
          </w:tcPr>
          <w:p w14:paraId="13B44811">
            <w:pPr>
              <w:widowControl w:val="0"/>
            </w:pPr>
            <w:r>
              <w:rPr>
                <w:rFonts w:hint="eastAsia"/>
              </w:rPr>
              <w:t>投资回报潜力大，但本金可能有较大损失</w:t>
            </w:r>
          </w:p>
        </w:tc>
        <w:tc>
          <w:tcPr>
            <w:tcW w:w="1705" w:type="dxa"/>
          </w:tcPr>
          <w:p w14:paraId="732F9066">
            <w:pPr>
              <w:widowControl w:val="0"/>
            </w:pPr>
            <w:r>
              <w:rPr>
                <w:rFonts w:hint="eastAsia"/>
              </w:rPr>
              <w:t>适合购买我行风险等级为B、C、D、E类的产品，审慎购买其他类理财产品。</w:t>
            </w:r>
          </w:p>
        </w:tc>
      </w:tr>
      <w:tr w14:paraId="37978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829BCDD">
            <w:pPr>
              <w:widowControl w:val="0"/>
            </w:pPr>
            <w:r>
              <w:rPr>
                <w:rFonts w:hint="eastAsia"/>
              </w:rPr>
              <w:t>26分至33分</w:t>
            </w:r>
          </w:p>
        </w:tc>
        <w:tc>
          <w:tcPr>
            <w:tcW w:w="1704" w:type="dxa"/>
          </w:tcPr>
          <w:p w14:paraId="09EC2F60">
            <w:pPr>
              <w:widowControl w:val="0"/>
            </w:pPr>
            <w:r>
              <w:rPr>
                <w:rFonts w:hint="eastAsia"/>
              </w:rPr>
              <w:t>平衡型</w:t>
            </w:r>
          </w:p>
        </w:tc>
        <w:tc>
          <w:tcPr>
            <w:tcW w:w="1704" w:type="dxa"/>
          </w:tcPr>
          <w:p w14:paraId="3CD97C34">
            <w:pPr>
              <w:widowControl w:val="0"/>
            </w:pPr>
            <w:r>
              <w:rPr>
                <w:rFonts w:hint="eastAsia"/>
              </w:rPr>
              <w:t>中等风险及以下</w:t>
            </w:r>
          </w:p>
        </w:tc>
        <w:tc>
          <w:tcPr>
            <w:tcW w:w="1705" w:type="dxa"/>
          </w:tcPr>
          <w:p w14:paraId="7938E657">
            <w:pPr>
              <w:widowControl w:val="0"/>
            </w:pPr>
            <w:r>
              <w:rPr>
                <w:rFonts w:hint="eastAsia"/>
              </w:rPr>
              <w:t>投资回报潜力较大，本金可能有损失</w:t>
            </w:r>
          </w:p>
        </w:tc>
        <w:tc>
          <w:tcPr>
            <w:tcW w:w="1705" w:type="dxa"/>
          </w:tcPr>
          <w:p w14:paraId="7B6ECDCA">
            <w:pPr>
              <w:widowControl w:val="0"/>
            </w:pPr>
            <w:r>
              <w:rPr>
                <w:rFonts w:hint="eastAsia"/>
              </w:rPr>
              <w:t>适合购买我行风险等级为C、D、E类的产品，审慎购买其他类理财产品。</w:t>
            </w:r>
          </w:p>
        </w:tc>
      </w:tr>
      <w:tr w14:paraId="6BAF6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B2941A3">
            <w:pPr>
              <w:widowControl w:val="0"/>
            </w:pPr>
            <w:r>
              <w:rPr>
                <w:rFonts w:hint="eastAsia"/>
              </w:rPr>
              <w:t>16分至25分</w:t>
            </w:r>
          </w:p>
        </w:tc>
        <w:tc>
          <w:tcPr>
            <w:tcW w:w="1704" w:type="dxa"/>
          </w:tcPr>
          <w:p w14:paraId="3ED7532A">
            <w:pPr>
              <w:widowControl w:val="0"/>
            </w:pPr>
            <w:r>
              <w:rPr>
                <w:rFonts w:hint="eastAsia"/>
              </w:rPr>
              <w:t>稳健型</w:t>
            </w:r>
          </w:p>
        </w:tc>
        <w:tc>
          <w:tcPr>
            <w:tcW w:w="1704" w:type="dxa"/>
          </w:tcPr>
          <w:p w14:paraId="54C5D2F6">
            <w:pPr>
              <w:widowControl w:val="0"/>
            </w:pPr>
            <w:r>
              <w:rPr>
                <w:rFonts w:hint="eastAsia"/>
              </w:rPr>
              <w:t>低风险以下</w:t>
            </w:r>
          </w:p>
        </w:tc>
        <w:tc>
          <w:tcPr>
            <w:tcW w:w="1705" w:type="dxa"/>
          </w:tcPr>
          <w:p w14:paraId="2115F7DA">
            <w:pPr>
              <w:widowControl w:val="0"/>
            </w:pPr>
            <w:r>
              <w:rPr>
                <w:rFonts w:hint="eastAsia"/>
              </w:rPr>
              <w:t>本金风险较小，投资潜在回报不低于定期存款</w:t>
            </w:r>
          </w:p>
        </w:tc>
        <w:tc>
          <w:tcPr>
            <w:tcW w:w="1705" w:type="dxa"/>
          </w:tcPr>
          <w:p w14:paraId="01D2120D">
            <w:pPr>
              <w:widowControl w:val="0"/>
            </w:pPr>
            <w:r>
              <w:rPr>
                <w:rFonts w:hint="eastAsia"/>
              </w:rPr>
              <w:t>适合购买我行风险等级为D、E类的产品，审慎购买其他类理财产品。</w:t>
            </w:r>
          </w:p>
        </w:tc>
      </w:tr>
      <w:tr w14:paraId="063AC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FDC1E05">
            <w:pPr>
              <w:widowControl w:val="0"/>
            </w:pPr>
            <w:r>
              <w:rPr>
                <w:rFonts w:hint="eastAsia"/>
              </w:rPr>
              <w:t>16分以下</w:t>
            </w:r>
          </w:p>
        </w:tc>
        <w:tc>
          <w:tcPr>
            <w:tcW w:w="1704" w:type="dxa"/>
          </w:tcPr>
          <w:p w14:paraId="46849B4A">
            <w:pPr>
              <w:widowControl w:val="0"/>
            </w:pPr>
            <w:r>
              <w:rPr>
                <w:rFonts w:hint="eastAsia"/>
              </w:rPr>
              <w:t>谨慎型</w:t>
            </w:r>
          </w:p>
        </w:tc>
        <w:tc>
          <w:tcPr>
            <w:tcW w:w="1704" w:type="dxa"/>
          </w:tcPr>
          <w:p w14:paraId="1AE10ADD">
            <w:pPr>
              <w:widowControl w:val="0"/>
            </w:pPr>
            <w:r>
              <w:rPr>
                <w:rFonts w:hint="eastAsia"/>
              </w:rPr>
              <w:t>风险极小</w:t>
            </w:r>
          </w:p>
        </w:tc>
        <w:tc>
          <w:tcPr>
            <w:tcW w:w="1705" w:type="dxa"/>
          </w:tcPr>
          <w:p w14:paraId="0F139F2A">
            <w:pPr>
              <w:widowControl w:val="0"/>
            </w:pPr>
            <w:r>
              <w:rPr>
                <w:rFonts w:hint="eastAsia"/>
              </w:rPr>
              <w:t>本金无风险，投资回报率低</w:t>
            </w:r>
          </w:p>
        </w:tc>
        <w:tc>
          <w:tcPr>
            <w:tcW w:w="1705" w:type="dxa"/>
          </w:tcPr>
          <w:p w14:paraId="7393DF07">
            <w:pPr>
              <w:widowControl w:val="0"/>
            </w:pPr>
            <w:r>
              <w:rPr>
                <w:rFonts w:hint="eastAsia"/>
              </w:rPr>
              <w:t>适合购买我行风险等级为E类的产品，审慎购买其他类理财产品。</w:t>
            </w:r>
          </w:p>
        </w:tc>
      </w:tr>
      <w:tr w14:paraId="6054A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D36C6B8">
            <w:pPr>
              <w:widowControl w:val="0"/>
            </w:pPr>
          </w:p>
        </w:tc>
        <w:tc>
          <w:tcPr>
            <w:tcW w:w="1704" w:type="dxa"/>
          </w:tcPr>
          <w:p w14:paraId="47CF584A">
            <w:pPr>
              <w:widowControl w:val="0"/>
            </w:pPr>
          </w:p>
        </w:tc>
        <w:tc>
          <w:tcPr>
            <w:tcW w:w="1704" w:type="dxa"/>
          </w:tcPr>
          <w:p w14:paraId="606A50AB">
            <w:pPr>
              <w:widowControl w:val="0"/>
            </w:pPr>
          </w:p>
        </w:tc>
        <w:tc>
          <w:tcPr>
            <w:tcW w:w="1705" w:type="dxa"/>
          </w:tcPr>
          <w:p w14:paraId="42ED0D64">
            <w:pPr>
              <w:widowControl w:val="0"/>
            </w:pPr>
          </w:p>
        </w:tc>
        <w:tc>
          <w:tcPr>
            <w:tcW w:w="1705" w:type="dxa"/>
          </w:tcPr>
          <w:p w14:paraId="09BAE8BF">
            <w:pPr>
              <w:widowControl w:val="0"/>
            </w:pPr>
          </w:p>
        </w:tc>
      </w:tr>
    </w:tbl>
    <w:p w14:paraId="7956BEEB"/>
    <w:p w14:paraId="15CFA326"/>
    <w:p w14:paraId="07556F55">
      <w:pPr>
        <w:pStyle w:val="3"/>
        <w:rPr>
          <w:highlight w:val="yellow"/>
          <w:rPrChange w:id="120" w:author="admin" w:date="2019-10-15T11:23:00Z">
            <w:rPr/>
          </w:rPrChange>
        </w:rPr>
      </w:pPr>
      <w:bookmarkStart w:id="862" w:name="_Toc351988561"/>
      <w:r>
        <w:rPr>
          <w:rFonts w:hint="eastAsia"/>
          <w:highlight w:val="yellow"/>
          <w:rPrChange w:id="121" w:author="admin" w:date="2019-10-15T11:23:00Z">
            <w:rPr>
              <w:rFonts w:hint="eastAsia"/>
            </w:rPr>
          </w:rPrChange>
        </w:rPr>
        <w:t>我的理财</w:t>
      </w:r>
      <w:bookmarkEnd w:id="862"/>
    </w:p>
    <w:p w14:paraId="2B4CADD1">
      <w:pPr>
        <w:pStyle w:val="4"/>
        <w:ind w:left="57"/>
      </w:pPr>
      <w:bookmarkStart w:id="863" w:name="_Toc351988562"/>
      <w:r>
        <w:rPr>
          <w:rFonts w:hint="eastAsia"/>
        </w:rPr>
        <w:t>功能描述</w:t>
      </w:r>
      <w:bookmarkEnd w:id="863"/>
    </w:p>
    <w:p w14:paraId="492F206F">
      <w:pPr>
        <w:pStyle w:val="6"/>
        <w:spacing w:line="360" w:lineRule="auto"/>
        <w:ind w:firstLine="420" w:firstLineChars="200"/>
        <w:rPr>
          <w:rFonts w:ascii="宋体" w:hAnsi="宋体"/>
          <w:sz w:val="21"/>
          <w:szCs w:val="21"/>
        </w:rPr>
      </w:pPr>
      <w:r>
        <w:rPr>
          <w:rFonts w:hint="eastAsia" w:ascii="宋体" w:hAnsi="宋体"/>
          <w:sz w:val="21"/>
          <w:szCs w:val="21"/>
        </w:rPr>
        <w:t>我的理财菜单功能显示用户已购买成功但未到期理财产品的信息</w:t>
      </w:r>
    </w:p>
    <w:p w14:paraId="5924591F">
      <w:pPr>
        <w:pStyle w:val="4"/>
        <w:ind w:left="57"/>
      </w:pPr>
      <w:bookmarkStart w:id="864" w:name="_Toc351988563"/>
      <w:r>
        <w:rPr>
          <w:rFonts w:hint="eastAsia"/>
        </w:rPr>
        <w:t>业务流程</w:t>
      </w:r>
      <w:bookmarkEnd w:id="864"/>
    </w:p>
    <w:p w14:paraId="32AA2328">
      <w:pPr>
        <w:spacing w:line="360" w:lineRule="auto"/>
        <w:rPr>
          <w:b/>
          <w:sz w:val="21"/>
          <w:szCs w:val="21"/>
        </w:rPr>
      </w:pPr>
      <w:r>
        <w:object>
          <v:shape id="_x0000_i1048" o:spt="75" type="#_x0000_t75" style="height:397.5pt;width:498pt;" o:ole="t" filled="f" o:preferrelative="t" stroked="f" coordsize="21600,21600">
            <v:path/>
            <v:fill on="f" focussize="0,0"/>
            <v:stroke on="f" joinstyle="miter"/>
            <v:imagedata r:id="rId56" o:title=""/>
            <o:lock v:ext="edit" aspectratio="t"/>
            <w10:wrap type="none"/>
            <w10:anchorlock/>
          </v:shape>
          <o:OLEObject Type="Embed" ProgID="Visio.Drawing.11" ShapeID="_x0000_i1048" DrawAspect="Content" ObjectID="_1468075748" r:id="rId55">
            <o:LockedField>false</o:LockedField>
          </o:OLEObject>
        </w:object>
      </w:r>
      <w:r>
        <w:rPr>
          <w:rFonts w:hint="eastAsia"/>
          <w:b/>
          <w:sz w:val="21"/>
          <w:szCs w:val="21"/>
        </w:rPr>
        <w:t>流程说明：</w:t>
      </w:r>
    </w:p>
    <w:p w14:paraId="633082BF">
      <w:pPr>
        <w:numPr>
          <w:ilvl w:val="0"/>
          <w:numId w:val="167"/>
        </w:numPr>
        <w:spacing w:line="360" w:lineRule="auto"/>
        <w:rPr>
          <w:sz w:val="21"/>
          <w:szCs w:val="21"/>
        </w:rPr>
      </w:pPr>
      <w:r>
        <w:rPr>
          <w:rFonts w:hint="eastAsia"/>
          <w:sz w:val="21"/>
          <w:szCs w:val="21"/>
        </w:rPr>
        <w:t>用户点击“我的理财”菜单，显示我的理财页面</w:t>
      </w:r>
    </w:p>
    <w:p w14:paraId="52E42B56">
      <w:pPr>
        <w:numPr>
          <w:ilvl w:val="0"/>
          <w:numId w:val="167"/>
        </w:numPr>
        <w:spacing w:line="360" w:lineRule="auto"/>
        <w:rPr>
          <w:sz w:val="21"/>
          <w:szCs w:val="21"/>
        </w:rPr>
      </w:pPr>
      <w:r>
        <w:rPr>
          <w:rFonts w:hint="eastAsia"/>
          <w:sz w:val="21"/>
          <w:szCs w:val="21"/>
        </w:rPr>
        <w:t>用户选择银行账号，点击“下一步”按钮</w:t>
      </w:r>
    </w:p>
    <w:p w14:paraId="724D21F4">
      <w:pPr>
        <w:numPr>
          <w:ilvl w:val="0"/>
          <w:numId w:val="167"/>
        </w:numPr>
        <w:spacing w:line="360" w:lineRule="auto"/>
        <w:rPr>
          <w:sz w:val="21"/>
          <w:szCs w:val="21"/>
        </w:rPr>
      </w:pPr>
      <w:r>
        <w:rPr>
          <w:rFonts w:hint="eastAsia"/>
          <w:sz w:val="21"/>
          <w:szCs w:val="21"/>
        </w:rPr>
        <w:t>首先，网银系统判断银行账号是否签约理财系统，如果签约了，则将信息发送至理财系统进行查询并将查询结果返回至网银系统页面；如果未签约，则显示错误页面提示用户未签约理财账户</w:t>
      </w:r>
    </w:p>
    <w:p w14:paraId="5B508E5A">
      <w:pPr>
        <w:numPr>
          <w:ilvl w:val="0"/>
          <w:numId w:val="167"/>
        </w:numPr>
        <w:spacing w:line="360" w:lineRule="auto"/>
        <w:rPr>
          <w:sz w:val="21"/>
          <w:szCs w:val="21"/>
        </w:rPr>
      </w:pPr>
      <w:r>
        <w:rPr>
          <w:rFonts w:hint="eastAsia" w:ascii="宋体" w:hAnsi="宋体"/>
          <w:sz w:val="21"/>
          <w:szCs w:val="21"/>
        </w:rPr>
        <w:t>查询结果页面每页最多显示10条记录，并分页显示。</w:t>
      </w:r>
    </w:p>
    <w:p w14:paraId="3EE86166">
      <w:pPr>
        <w:pStyle w:val="4"/>
        <w:ind w:left="57"/>
      </w:pPr>
      <w:bookmarkStart w:id="865" w:name="_Toc351988564"/>
      <w:r>
        <w:rPr>
          <w:rFonts w:hint="eastAsia"/>
        </w:rPr>
        <w:t>业务规则</w:t>
      </w:r>
      <w:bookmarkEnd w:id="865"/>
    </w:p>
    <w:p w14:paraId="0A0190CF">
      <w:pPr>
        <w:pStyle w:val="5"/>
        <w:numPr>
          <w:ilvl w:val="0"/>
          <w:numId w:val="0"/>
        </w:numPr>
        <w:ind w:left="6"/>
      </w:pPr>
      <w:r>
        <w:rPr>
          <w:rFonts w:hint="eastAsia"/>
        </w:rPr>
        <w:t>交易前</w:t>
      </w:r>
    </w:p>
    <w:p w14:paraId="00A1707A">
      <w:pPr>
        <w:pStyle w:val="5"/>
        <w:numPr>
          <w:ilvl w:val="0"/>
          <w:numId w:val="0"/>
        </w:numPr>
        <w:ind w:left="6"/>
      </w:pPr>
      <w:r>
        <w:rPr>
          <w:rFonts w:hint="eastAsia"/>
        </w:rPr>
        <w:t>交易中</w:t>
      </w:r>
    </w:p>
    <w:p w14:paraId="15BACB26">
      <w:pPr>
        <w:pStyle w:val="5"/>
        <w:numPr>
          <w:ilvl w:val="0"/>
          <w:numId w:val="0"/>
        </w:numPr>
        <w:ind w:left="6"/>
      </w:pPr>
      <w:r>
        <w:rPr>
          <w:rFonts w:hint="eastAsia"/>
        </w:rPr>
        <w:t>交易后</w:t>
      </w:r>
    </w:p>
    <w:p w14:paraId="77B5DCFB">
      <w:pPr>
        <w:pStyle w:val="6"/>
        <w:spacing w:line="360" w:lineRule="auto"/>
        <w:rPr>
          <w:sz w:val="21"/>
          <w:szCs w:val="21"/>
        </w:rPr>
      </w:pPr>
      <w:r>
        <w:rPr>
          <w:rFonts w:hint="eastAsia"/>
          <w:sz w:val="21"/>
          <w:szCs w:val="21"/>
        </w:rPr>
        <w:t>无论交易成功或失败都会将交易操作过程记录在网银日志中</w:t>
      </w:r>
    </w:p>
    <w:p w14:paraId="3EC0E2BF">
      <w:pPr>
        <w:pStyle w:val="4"/>
        <w:ind w:left="57"/>
      </w:pPr>
      <w:bookmarkStart w:id="866" w:name="_Toc351988565"/>
      <w:r>
        <w:rPr>
          <w:rFonts w:hint="eastAsia"/>
        </w:rPr>
        <w:t>页面要素</w:t>
      </w:r>
      <w:bookmarkEnd w:id="866"/>
    </w:p>
    <w:p w14:paraId="6551040D">
      <w:pPr>
        <w:pStyle w:val="5"/>
        <w:numPr>
          <w:ilvl w:val="0"/>
          <w:numId w:val="0"/>
        </w:numPr>
        <w:ind w:left="6"/>
      </w:pPr>
      <w:r>
        <w:rPr>
          <w:rFonts w:hint="eastAsia"/>
        </w:rPr>
        <w:t>持有产品查询页面</w:t>
      </w:r>
    </w:p>
    <w:tbl>
      <w:tblPr>
        <w:tblStyle w:val="48"/>
        <w:tblW w:w="98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276"/>
        <w:gridCol w:w="992"/>
        <w:gridCol w:w="992"/>
        <w:gridCol w:w="1276"/>
        <w:gridCol w:w="992"/>
        <w:gridCol w:w="3544"/>
      </w:tblGrid>
      <w:tr w14:paraId="695AF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FFCC99"/>
            <w:vAlign w:val="center"/>
          </w:tcPr>
          <w:p w14:paraId="7FAD4C99">
            <w:pPr>
              <w:rPr>
                <w:rFonts w:ascii="宋体" w:hAnsi="宋体" w:cs="Arial"/>
                <w:b/>
                <w:sz w:val="21"/>
                <w:szCs w:val="21"/>
              </w:rPr>
            </w:pPr>
            <w:r>
              <w:rPr>
                <w:rFonts w:ascii="宋体" w:hAnsi="宋体" w:cs="Arial"/>
                <w:b/>
                <w:sz w:val="21"/>
                <w:szCs w:val="21"/>
              </w:rPr>
              <w:t>序号</w:t>
            </w:r>
          </w:p>
        </w:tc>
        <w:tc>
          <w:tcPr>
            <w:tcW w:w="1276" w:type="dxa"/>
            <w:shd w:val="clear" w:color="auto" w:fill="FFCC99"/>
            <w:vAlign w:val="center"/>
          </w:tcPr>
          <w:p w14:paraId="307EEF7F">
            <w:pPr>
              <w:rPr>
                <w:rFonts w:ascii="宋体" w:hAnsi="宋体" w:cs="Arial"/>
                <w:b/>
                <w:sz w:val="21"/>
                <w:szCs w:val="21"/>
              </w:rPr>
            </w:pPr>
            <w:r>
              <w:rPr>
                <w:rFonts w:ascii="宋体" w:hAnsi="宋体" w:cs="Arial"/>
                <w:b/>
                <w:sz w:val="21"/>
                <w:szCs w:val="21"/>
              </w:rPr>
              <w:t>名称</w:t>
            </w:r>
          </w:p>
        </w:tc>
        <w:tc>
          <w:tcPr>
            <w:tcW w:w="992" w:type="dxa"/>
            <w:shd w:val="clear" w:color="auto" w:fill="FFCC99"/>
            <w:vAlign w:val="center"/>
          </w:tcPr>
          <w:p w14:paraId="748492C3">
            <w:pPr>
              <w:rPr>
                <w:rFonts w:ascii="宋体" w:hAnsi="宋体" w:cs="Arial"/>
                <w:b/>
                <w:sz w:val="21"/>
                <w:szCs w:val="21"/>
              </w:rPr>
            </w:pPr>
            <w:r>
              <w:rPr>
                <w:rFonts w:ascii="宋体" w:hAnsi="宋体" w:cs="Arial"/>
                <w:b/>
                <w:sz w:val="21"/>
                <w:szCs w:val="21"/>
              </w:rPr>
              <w:t>输入</w:t>
            </w:r>
            <w:r>
              <w:rPr>
                <w:rFonts w:hint="eastAsia" w:ascii="宋体" w:hAnsi="宋体" w:cs="Arial"/>
                <w:b/>
                <w:sz w:val="21"/>
                <w:szCs w:val="21"/>
              </w:rPr>
              <w:t>/输出</w:t>
            </w:r>
          </w:p>
        </w:tc>
        <w:tc>
          <w:tcPr>
            <w:tcW w:w="992" w:type="dxa"/>
            <w:shd w:val="clear" w:color="auto" w:fill="FFCC99"/>
            <w:vAlign w:val="center"/>
          </w:tcPr>
          <w:p w14:paraId="4B3FD1EE">
            <w:pPr>
              <w:rPr>
                <w:rFonts w:ascii="宋体" w:hAnsi="宋体" w:cs="Arial"/>
                <w:b/>
                <w:sz w:val="21"/>
                <w:szCs w:val="21"/>
              </w:rPr>
            </w:pPr>
            <w:r>
              <w:rPr>
                <w:rFonts w:ascii="宋体" w:hAnsi="宋体" w:cs="Arial"/>
                <w:b/>
                <w:sz w:val="21"/>
                <w:szCs w:val="21"/>
              </w:rPr>
              <w:t>缺省值</w:t>
            </w:r>
          </w:p>
        </w:tc>
        <w:tc>
          <w:tcPr>
            <w:tcW w:w="1276" w:type="dxa"/>
            <w:shd w:val="clear" w:color="auto" w:fill="FFCC99"/>
            <w:vAlign w:val="center"/>
          </w:tcPr>
          <w:p w14:paraId="5D56C1E5">
            <w:pPr>
              <w:rPr>
                <w:rFonts w:ascii="宋体" w:hAnsi="宋体" w:cs="Arial"/>
                <w:b/>
                <w:sz w:val="21"/>
                <w:szCs w:val="21"/>
              </w:rPr>
            </w:pPr>
            <w:r>
              <w:rPr>
                <w:rFonts w:hint="eastAsia" w:ascii="宋体" w:hAnsi="宋体" w:cs="Arial"/>
                <w:b/>
                <w:sz w:val="21"/>
                <w:szCs w:val="21"/>
              </w:rPr>
              <w:t>类型/长度</w:t>
            </w:r>
          </w:p>
        </w:tc>
        <w:tc>
          <w:tcPr>
            <w:tcW w:w="992" w:type="dxa"/>
            <w:shd w:val="clear" w:color="auto" w:fill="FFCC99"/>
            <w:vAlign w:val="center"/>
          </w:tcPr>
          <w:p w14:paraId="577ECEDF">
            <w:pPr>
              <w:rPr>
                <w:rFonts w:ascii="宋体" w:hAnsi="宋体" w:cs="Arial"/>
                <w:b/>
                <w:sz w:val="21"/>
                <w:szCs w:val="21"/>
              </w:rPr>
            </w:pPr>
            <w:r>
              <w:rPr>
                <w:rFonts w:hint="eastAsia" w:ascii="宋体" w:hAnsi="宋体" w:cs="Arial"/>
                <w:b/>
                <w:sz w:val="21"/>
                <w:szCs w:val="21"/>
              </w:rPr>
              <w:t>是否必输</w:t>
            </w:r>
          </w:p>
        </w:tc>
        <w:tc>
          <w:tcPr>
            <w:tcW w:w="3544" w:type="dxa"/>
            <w:shd w:val="clear" w:color="auto" w:fill="FFCC99"/>
            <w:vAlign w:val="center"/>
          </w:tcPr>
          <w:p w14:paraId="3AD90060">
            <w:pPr>
              <w:rPr>
                <w:rFonts w:ascii="宋体" w:hAnsi="宋体" w:cs="Arial"/>
                <w:b/>
                <w:sz w:val="21"/>
                <w:szCs w:val="21"/>
              </w:rPr>
            </w:pPr>
            <w:r>
              <w:rPr>
                <w:rFonts w:ascii="宋体" w:hAnsi="宋体" w:cs="Arial"/>
                <w:b/>
                <w:sz w:val="21"/>
                <w:szCs w:val="21"/>
              </w:rPr>
              <w:t>备注</w:t>
            </w:r>
          </w:p>
        </w:tc>
      </w:tr>
      <w:tr w14:paraId="12EC4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9" w:type="dxa"/>
            <w:gridSpan w:val="7"/>
          </w:tcPr>
          <w:p w14:paraId="2E6B4D14">
            <w:pPr>
              <w:pStyle w:val="6"/>
              <w:rPr>
                <w:rFonts w:ascii="宋体" w:hAnsi="宋体"/>
                <w:sz w:val="21"/>
                <w:szCs w:val="21"/>
              </w:rPr>
            </w:pPr>
            <w:r>
              <w:rPr>
                <w:rFonts w:hint="eastAsia" w:ascii="宋体" w:hAnsi="宋体"/>
                <w:sz w:val="21"/>
                <w:szCs w:val="21"/>
              </w:rPr>
              <w:t>查询条件</w:t>
            </w:r>
          </w:p>
        </w:tc>
      </w:tr>
      <w:tr w14:paraId="74EBB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73DAE0CF">
            <w:pPr>
              <w:pStyle w:val="6"/>
              <w:widowControl w:val="0"/>
              <w:numPr>
                <w:ilvl w:val="0"/>
                <w:numId w:val="168"/>
              </w:numPr>
              <w:rPr>
                <w:rFonts w:ascii="宋体" w:hAnsi="宋体"/>
                <w:sz w:val="21"/>
                <w:szCs w:val="21"/>
              </w:rPr>
            </w:pPr>
          </w:p>
        </w:tc>
        <w:tc>
          <w:tcPr>
            <w:tcW w:w="1276" w:type="dxa"/>
          </w:tcPr>
          <w:p w14:paraId="1B32A957">
            <w:pPr>
              <w:pStyle w:val="6"/>
              <w:rPr>
                <w:rFonts w:ascii="宋体" w:hAnsi="宋体"/>
                <w:sz w:val="21"/>
                <w:szCs w:val="21"/>
              </w:rPr>
            </w:pPr>
            <w:r>
              <w:rPr>
                <w:rFonts w:hint="eastAsia" w:ascii="宋体" w:hAnsi="宋体"/>
                <w:sz w:val="21"/>
                <w:szCs w:val="21"/>
              </w:rPr>
              <w:t>银行账号</w:t>
            </w:r>
          </w:p>
        </w:tc>
        <w:tc>
          <w:tcPr>
            <w:tcW w:w="992" w:type="dxa"/>
          </w:tcPr>
          <w:p w14:paraId="7426B181">
            <w:pPr>
              <w:pStyle w:val="6"/>
              <w:rPr>
                <w:rFonts w:ascii="宋体" w:hAnsi="宋体"/>
                <w:sz w:val="21"/>
                <w:szCs w:val="21"/>
              </w:rPr>
            </w:pPr>
            <w:r>
              <w:rPr>
                <w:rFonts w:hint="eastAsia" w:ascii="宋体" w:hAnsi="宋体"/>
                <w:sz w:val="21"/>
                <w:szCs w:val="21"/>
              </w:rPr>
              <w:t>下拉框</w:t>
            </w:r>
          </w:p>
        </w:tc>
        <w:tc>
          <w:tcPr>
            <w:tcW w:w="992" w:type="dxa"/>
          </w:tcPr>
          <w:p w14:paraId="4E5BFAB8">
            <w:pPr>
              <w:pStyle w:val="6"/>
              <w:rPr>
                <w:rFonts w:ascii="宋体" w:hAnsi="宋体"/>
                <w:sz w:val="21"/>
                <w:szCs w:val="21"/>
              </w:rPr>
            </w:pPr>
          </w:p>
        </w:tc>
        <w:tc>
          <w:tcPr>
            <w:tcW w:w="1276" w:type="dxa"/>
          </w:tcPr>
          <w:p w14:paraId="75F5BC0C">
            <w:pPr>
              <w:pStyle w:val="6"/>
              <w:rPr>
                <w:rFonts w:ascii="宋体" w:hAnsi="宋体"/>
                <w:sz w:val="21"/>
                <w:szCs w:val="21"/>
              </w:rPr>
            </w:pPr>
          </w:p>
        </w:tc>
        <w:tc>
          <w:tcPr>
            <w:tcW w:w="992" w:type="dxa"/>
          </w:tcPr>
          <w:p w14:paraId="63191920">
            <w:pPr>
              <w:pStyle w:val="6"/>
              <w:rPr>
                <w:rFonts w:ascii="宋体" w:hAnsi="宋体"/>
                <w:sz w:val="21"/>
                <w:szCs w:val="21"/>
              </w:rPr>
            </w:pPr>
            <w:r>
              <w:rPr>
                <w:rFonts w:hint="eastAsia" w:ascii="宋体" w:hAnsi="宋体"/>
                <w:sz w:val="21"/>
                <w:szCs w:val="21"/>
              </w:rPr>
              <w:t>是</w:t>
            </w:r>
          </w:p>
        </w:tc>
        <w:tc>
          <w:tcPr>
            <w:tcW w:w="3544" w:type="dxa"/>
          </w:tcPr>
          <w:p w14:paraId="36E7F0F8">
            <w:pPr>
              <w:pStyle w:val="6"/>
              <w:rPr>
                <w:rFonts w:ascii="宋体" w:hAnsi="宋体"/>
                <w:sz w:val="21"/>
                <w:szCs w:val="21"/>
              </w:rPr>
            </w:pPr>
          </w:p>
        </w:tc>
      </w:tr>
      <w:tr w14:paraId="77CD9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55A78BD6">
            <w:pPr>
              <w:pStyle w:val="6"/>
              <w:widowControl w:val="0"/>
              <w:numPr>
                <w:ilvl w:val="0"/>
                <w:numId w:val="168"/>
              </w:numPr>
              <w:rPr>
                <w:rFonts w:ascii="宋体" w:hAnsi="宋体"/>
                <w:sz w:val="21"/>
                <w:szCs w:val="21"/>
              </w:rPr>
            </w:pPr>
          </w:p>
        </w:tc>
        <w:tc>
          <w:tcPr>
            <w:tcW w:w="1276" w:type="dxa"/>
          </w:tcPr>
          <w:p w14:paraId="0A8240F3">
            <w:pPr>
              <w:pStyle w:val="6"/>
              <w:rPr>
                <w:rFonts w:ascii="宋体" w:hAnsi="宋体"/>
                <w:sz w:val="21"/>
                <w:szCs w:val="21"/>
              </w:rPr>
            </w:pPr>
            <w:r>
              <w:rPr>
                <w:rFonts w:hint="eastAsia" w:ascii="宋体" w:hAnsi="宋体"/>
                <w:sz w:val="21"/>
                <w:szCs w:val="21"/>
              </w:rPr>
              <w:t>查询</w:t>
            </w:r>
          </w:p>
        </w:tc>
        <w:tc>
          <w:tcPr>
            <w:tcW w:w="992" w:type="dxa"/>
          </w:tcPr>
          <w:p w14:paraId="177BA1AE">
            <w:pPr>
              <w:pStyle w:val="6"/>
              <w:rPr>
                <w:rFonts w:ascii="宋体" w:hAnsi="宋体"/>
                <w:sz w:val="21"/>
                <w:szCs w:val="21"/>
              </w:rPr>
            </w:pPr>
            <w:r>
              <w:rPr>
                <w:rFonts w:hint="eastAsia" w:ascii="宋体" w:hAnsi="宋体"/>
                <w:sz w:val="21"/>
                <w:szCs w:val="21"/>
              </w:rPr>
              <w:t>按钮</w:t>
            </w:r>
          </w:p>
        </w:tc>
        <w:tc>
          <w:tcPr>
            <w:tcW w:w="992" w:type="dxa"/>
          </w:tcPr>
          <w:p w14:paraId="62F6FA63">
            <w:pPr>
              <w:pStyle w:val="6"/>
              <w:rPr>
                <w:rFonts w:ascii="宋体" w:hAnsi="宋体"/>
                <w:sz w:val="21"/>
                <w:szCs w:val="21"/>
              </w:rPr>
            </w:pPr>
          </w:p>
        </w:tc>
        <w:tc>
          <w:tcPr>
            <w:tcW w:w="1276" w:type="dxa"/>
          </w:tcPr>
          <w:p w14:paraId="5590B0E1">
            <w:pPr>
              <w:pStyle w:val="6"/>
              <w:rPr>
                <w:rFonts w:ascii="宋体" w:hAnsi="宋体"/>
                <w:sz w:val="21"/>
                <w:szCs w:val="21"/>
              </w:rPr>
            </w:pPr>
          </w:p>
        </w:tc>
        <w:tc>
          <w:tcPr>
            <w:tcW w:w="992" w:type="dxa"/>
          </w:tcPr>
          <w:p w14:paraId="5A584696">
            <w:pPr>
              <w:pStyle w:val="6"/>
              <w:rPr>
                <w:rFonts w:ascii="宋体" w:hAnsi="宋体"/>
                <w:sz w:val="21"/>
                <w:szCs w:val="21"/>
              </w:rPr>
            </w:pPr>
          </w:p>
        </w:tc>
        <w:tc>
          <w:tcPr>
            <w:tcW w:w="3544" w:type="dxa"/>
          </w:tcPr>
          <w:p w14:paraId="2129EC36">
            <w:pPr>
              <w:pStyle w:val="6"/>
              <w:rPr>
                <w:rFonts w:ascii="宋体" w:hAnsi="宋体"/>
                <w:sz w:val="21"/>
                <w:szCs w:val="21"/>
              </w:rPr>
            </w:pPr>
          </w:p>
        </w:tc>
      </w:tr>
      <w:tr w14:paraId="16161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9" w:type="dxa"/>
            <w:gridSpan w:val="7"/>
          </w:tcPr>
          <w:p w14:paraId="66285D2F">
            <w:pPr>
              <w:pStyle w:val="6"/>
              <w:rPr>
                <w:rFonts w:ascii="宋体" w:hAnsi="宋体"/>
                <w:sz w:val="21"/>
                <w:szCs w:val="21"/>
              </w:rPr>
            </w:pPr>
            <w:r>
              <w:rPr>
                <w:rFonts w:hint="eastAsia" w:ascii="宋体" w:hAnsi="宋体"/>
                <w:sz w:val="21"/>
                <w:szCs w:val="21"/>
              </w:rPr>
              <w:t>查询结果</w:t>
            </w:r>
          </w:p>
        </w:tc>
      </w:tr>
      <w:tr w14:paraId="58FAC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137D3A09">
            <w:pPr>
              <w:pStyle w:val="6"/>
              <w:widowControl w:val="0"/>
              <w:numPr>
                <w:ilvl w:val="0"/>
                <w:numId w:val="168"/>
              </w:numPr>
              <w:rPr>
                <w:rFonts w:ascii="宋体" w:hAnsi="宋体"/>
                <w:sz w:val="21"/>
                <w:szCs w:val="21"/>
              </w:rPr>
            </w:pPr>
          </w:p>
        </w:tc>
        <w:tc>
          <w:tcPr>
            <w:tcW w:w="1276" w:type="dxa"/>
          </w:tcPr>
          <w:p w14:paraId="592C5E2C">
            <w:pPr>
              <w:pStyle w:val="6"/>
              <w:rPr>
                <w:rFonts w:ascii="宋体" w:hAnsi="宋体"/>
                <w:sz w:val="21"/>
                <w:szCs w:val="21"/>
              </w:rPr>
            </w:pPr>
            <w:r>
              <w:rPr>
                <w:rFonts w:hint="eastAsia" w:ascii="宋体" w:hAnsi="宋体"/>
                <w:sz w:val="21"/>
                <w:szCs w:val="21"/>
              </w:rPr>
              <w:t>产品代码</w:t>
            </w:r>
          </w:p>
        </w:tc>
        <w:tc>
          <w:tcPr>
            <w:tcW w:w="992" w:type="dxa"/>
          </w:tcPr>
          <w:p w14:paraId="670A7A45">
            <w:pPr>
              <w:pStyle w:val="6"/>
              <w:rPr>
                <w:rFonts w:ascii="宋体" w:hAnsi="宋体"/>
                <w:sz w:val="21"/>
                <w:szCs w:val="21"/>
              </w:rPr>
            </w:pPr>
            <w:r>
              <w:rPr>
                <w:rFonts w:hint="eastAsia" w:ascii="宋体" w:hAnsi="宋体"/>
                <w:sz w:val="21"/>
                <w:szCs w:val="21"/>
              </w:rPr>
              <w:t>文本</w:t>
            </w:r>
          </w:p>
        </w:tc>
        <w:tc>
          <w:tcPr>
            <w:tcW w:w="992" w:type="dxa"/>
          </w:tcPr>
          <w:p w14:paraId="541C6793">
            <w:pPr>
              <w:pStyle w:val="6"/>
              <w:rPr>
                <w:rFonts w:ascii="宋体" w:hAnsi="宋体"/>
                <w:sz w:val="21"/>
                <w:szCs w:val="21"/>
              </w:rPr>
            </w:pPr>
          </w:p>
        </w:tc>
        <w:tc>
          <w:tcPr>
            <w:tcW w:w="1276" w:type="dxa"/>
          </w:tcPr>
          <w:p w14:paraId="5745D47B">
            <w:pPr>
              <w:pStyle w:val="6"/>
              <w:rPr>
                <w:rFonts w:ascii="宋体" w:hAnsi="宋体"/>
                <w:sz w:val="21"/>
                <w:szCs w:val="21"/>
              </w:rPr>
            </w:pPr>
          </w:p>
        </w:tc>
        <w:tc>
          <w:tcPr>
            <w:tcW w:w="992" w:type="dxa"/>
          </w:tcPr>
          <w:p w14:paraId="658872F0">
            <w:pPr>
              <w:pStyle w:val="6"/>
              <w:rPr>
                <w:rFonts w:ascii="宋体" w:hAnsi="宋体"/>
                <w:sz w:val="21"/>
                <w:szCs w:val="21"/>
              </w:rPr>
            </w:pPr>
          </w:p>
        </w:tc>
        <w:tc>
          <w:tcPr>
            <w:tcW w:w="3544" w:type="dxa"/>
          </w:tcPr>
          <w:p w14:paraId="58806570">
            <w:pPr>
              <w:pStyle w:val="6"/>
              <w:rPr>
                <w:rFonts w:ascii="宋体" w:hAnsi="宋体"/>
                <w:sz w:val="21"/>
                <w:szCs w:val="21"/>
              </w:rPr>
            </w:pPr>
          </w:p>
        </w:tc>
      </w:tr>
      <w:tr w14:paraId="07231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67F04E41">
            <w:pPr>
              <w:pStyle w:val="6"/>
              <w:widowControl w:val="0"/>
              <w:numPr>
                <w:ilvl w:val="0"/>
                <w:numId w:val="168"/>
              </w:numPr>
              <w:rPr>
                <w:rFonts w:ascii="宋体" w:hAnsi="宋体"/>
                <w:sz w:val="21"/>
                <w:szCs w:val="21"/>
              </w:rPr>
            </w:pPr>
          </w:p>
        </w:tc>
        <w:tc>
          <w:tcPr>
            <w:tcW w:w="1276" w:type="dxa"/>
          </w:tcPr>
          <w:p w14:paraId="723AA249">
            <w:pPr>
              <w:pStyle w:val="6"/>
              <w:rPr>
                <w:rFonts w:ascii="宋体" w:hAnsi="宋体"/>
                <w:sz w:val="21"/>
                <w:szCs w:val="21"/>
              </w:rPr>
            </w:pPr>
            <w:r>
              <w:rPr>
                <w:rFonts w:hint="eastAsia" w:ascii="宋体" w:hAnsi="宋体"/>
                <w:sz w:val="21"/>
                <w:szCs w:val="21"/>
              </w:rPr>
              <w:t>产品名称</w:t>
            </w:r>
          </w:p>
        </w:tc>
        <w:tc>
          <w:tcPr>
            <w:tcW w:w="992" w:type="dxa"/>
          </w:tcPr>
          <w:p w14:paraId="096F1C51">
            <w:pPr>
              <w:pStyle w:val="6"/>
              <w:rPr>
                <w:rFonts w:ascii="宋体" w:hAnsi="宋体"/>
                <w:sz w:val="21"/>
                <w:szCs w:val="21"/>
              </w:rPr>
            </w:pPr>
            <w:r>
              <w:rPr>
                <w:rFonts w:hint="eastAsia" w:ascii="宋体" w:hAnsi="宋体"/>
                <w:sz w:val="21"/>
                <w:szCs w:val="21"/>
              </w:rPr>
              <w:t>文本</w:t>
            </w:r>
          </w:p>
        </w:tc>
        <w:tc>
          <w:tcPr>
            <w:tcW w:w="992" w:type="dxa"/>
          </w:tcPr>
          <w:p w14:paraId="284BD5E0">
            <w:pPr>
              <w:pStyle w:val="6"/>
              <w:rPr>
                <w:rFonts w:ascii="宋体" w:hAnsi="宋体"/>
                <w:sz w:val="21"/>
                <w:szCs w:val="21"/>
              </w:rPr>
            </w:pPr>
          </w:p>
        </w:tc>
        <w:tc>
          <w:tcPr>
            <w:tcW w:w="1276" w:type="dxa"/>
          </w:tcPr>
          <w:p w14:paraId="4EC3CDDE">
            <w:pPr>
              <w:pStyle w:val="6"/>
              <w:rPr>
                <w:rFonts w:ascii="宋体" w:hAnsi="宋体"/>
                <w:sz w:val="21"/>
                <w:szCs w:val="21"/>
              </w:rPr>
            </w:pPr>
          </w:p>
        </w:tc>
        <w:tc>
          <w:tcPr>
            <w:tcW w:w="992" w:type="dxa"/>
          </w:tcPr>
          <w:p w14:paraId="6FE5D332">
            <w:pPr>
              <w:pStyle w:val="6"/>
              <w:rPr>
                <w:rFonts w:ascii="宋体" w:hAnsi="宋体"/>
                <w:sz w:val="21"/>
                <w:szCs w:val="21"/>
              </w:rPr>
            </w:pPr>
          </w:p>
        </w:tc>
        <w:tc>
          <w:tcPr>
            <w:tcW w:w="3544" w:type="dxa"/>
          </w:tcPr>
          <w:p w14:paraId="57794B9D">
            <w:pPr>
              <w:pStyle w:val="6"/>
              <w:rPr>
                <w:rFonts w:ascii="宋体" w:hAnsi="宋体"/>
                <w:sz w:val="21"/>
                <w:szCs w:val="21"/>
              </w:rPr>
            </w:pPr>
          </w:p>
        </w:tc>
      </w:tr>
      <w:tr w14:paraId="3AEDF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59133AFC">
            <w:pPr>
              <w:pStyle w:val="6"/>
              <w:widowControl w:val="0"/>
              <w:numPr>
                <w:ilvl w:val="0"/>
                <w:numId w:val="168"/>
              </w:numPr>
              <w:rPr>
                <w:rFonts w:ascii="宋体" w:hAnsi="宋体"/>
                <w:sz w:val="21"/>
                <w:szCs w:val="21"/>
              </w:rPr>
            </w:pPr>
          </w:p>
        </w:tc>
        <w:tc>
          <w:tcPr>
            <w:tcW w:w="1276" w:type="dxa"/>
          </w:tcPr>
          <w:p w14:paraId="6BF02F16">
            <w:pPr>
              <w:pStyle w:val="6"/>
              <w:rPr>
                <w:rFonts w:ascii="宋体" w:hAnsi="宋体"/>
                <w:sz w:val="21"/>
                <w:szCs w:val="21"/>
              </w:rPr>
            </w:pPr>
            <w:r>
              <w:rPr>
                <w:rFonts w:hint="eastAsia" w:ascii="宋体" w:hAnsi="宋体"/>
                <w:sz w:val="21"/>
                <w:szCs w:val="21"/>
              </w:rPr>
              <w:t>预期收益率</w:t>
            </w:r>
          </w:p>
        </w:tc>
        <w:tc>
          <w:tcPr>
            <w:tcW w:w="992" w:type="dxa"/>
          </w:tcPr>
          <w:p w14:paraId="63D7DDC4">
            <w:pPr>
              <w:pStyle w:val="6"/>
              <w:rPr>
                <w:rFonts w:ascii="宋体" w:hAnsi="宋体"/>
                <w:sz w:val="21"/>
                <w:szCs w:val="21"/>
              </w:rPr>
            </w:pPr>
            <w:r>
              <w:rPr>
                <w:rFonts w:hint="eastAsia" w:ascii="宋体" w:hAnsi="宋体"/>
                <w:sz w:val="21"/>
                <w:szCs w:val="21"/>
              </w:rPr>
              <w:t>文本</w:t>
            </w:r>
          </w:p>
        </w:tc>
        <w:tc>
          <w:tcPr>
            <w:tcW w:w="992" w:type="dxa"/>
          </w:tcPr>
          <w:p w14:paraId="3A0AEC70">
            <w:pPr>
              <w:pStyle w:val="6"/>
              <w:rPr>
                <w:rFonts w:ascii="宋体" w:hAnsi="宋体"/>
                <w:sz w:val="21"/>
                <w:szCs w:val="21"/>
              </w:rPr>
            </w:pPr>
          </w:p>
        </w:tc>
        <w:tc>
          <w:tcPr>
            <w:tcW w:w="1276" w:type="dxa"/>
          </w:tcPr>
          <w:p w14:paraId="752C43A8">
            <w:pPr>
              <w:pStyle w:val="6"/>
              <w:rPr>
                <w:rFonts w:ascii="宋体" w:hAnsi="宋体"/>
                <w:sz w:val="21"/>
                <w:szCs w:val="21"/>
              </w:rPr>
            </w:pPr>
          </w:p>
        </w:tc>
        <w:tc>
          <w:tcPr>
            <w:tcW w:w="992" w:type="dxa"/>
          </w:tcPr>
          <w:p w14:paraId="328E992C">
            <w:pPr>
              <w:pStyle w:val="6"/>
              <w:rPr>
                <w:rFonts w:ascii="宋体" w:hAnsi="宋体"/>
                <w:sz w:val="21"/>
                <w:szCs w:val="21"/>
              </w:rPr>
            </w:pPr>
          </w:p>
        </w:tc>
        <w:tc>
          <w:tcPr>
            <w:tcW w:w="3544" w:type="dxa"/>
          </w:tcPr>
          <w:p w14:paraId="679A541C">
            <w:pPr>
              <w:pStyle w:val="6"/>
              <w:rPr>
                <w:rFonts w:ascii="宋体" w:hAnsi="宋体"/>
                <w:sz w:val="21"/>
                <w:szCs w:val="21"/>
              </w:rPr>
            </w:pPr>
          </w:p>
        </w:tc>
      </w:tr>
      <w:tr w14:paraId="20AE8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6867D6F3">
            <w:pPr>
              <w:pStyle w:val="6"/>
              <w:widowControl w:val="0"/>
              <w:numPr>
                <w:ilvl w:val="0"/>
                <w:numId w:val="168"/>
              </w:numPr>
              <w:rPr>
                <w:rFonts w:ascii="宋体" w:hAnsi="宋体"/>
                <w:sz w:val="21"/>
                <w:szCs w:val="21"/>
              </w:rPr>
            </w:pPr>
          </w:p>
        </w:tc>
        <w:tc>
          <w:tcPr>
            <w:tcW w:w="1276" w:type="dxa"/>
          </w:tcPr>
          <w:p w14:paraId="7B09AA5F">
            <w:pPr>
              <w:pStyle w:val="6"/>
              <w:rPr>
                <w:rFonts w:ascii="宋体" w:hAnsi="宋体"/>
                <w:sz w:val="21"/>
                <w:szCs w:val="21"/>
              </w:rPr>
            </w:pPr>
            <w:r>
              <w:rPr>
                <w:rFonts w:hint="eastAsia" w:ascii="宋体" w:hAnsi="宋体"/>
                <w:sz w:val="21"/>
                <w:szCs w:val="21"/>
              </w:rPr>
              <w:t>币种</w:t>
            </w:r>
          </w:p>
        </w:tc>
        <w:tc>
          <w:tcPr>
            <w:tcW w:w="992" w:type="dxa"/>
          </w:tcPr>
          <w:p w14:paraId="7A5FCE51">
            <w:pPr>
              <w:pStyle w:val="6"/>
              <w:rPr>
                <w:rFonts w:ascii="宋体" w:hAnsi="宋体"/>
                <w:sz w:val="21"/>
                <w:szCs w:val="21"/>
              </w:rPr>
            </w:pPr>
            <w:r>
              <w:rPr>
                <w:rFonts w:hint="eastAsia" w:ascii="宋体" w:hAnsi="宋体"/>
                <w:sz w:val="21"/>
                <w:szCs w:val="21"/>
              </w:rPr>
              <w:t>文本</w:t>
            </w:r>
          </w:p>
        </w:tc>
        <w:tc>
          <w:tcPr>
            <w:tcW w:w="992" w:type="dxa"/>
          </w:tcPr>
          <w:p w14:paraId="6DB74125">
            <w:pPr>
              <w:pStyle w:val="6"/>
              <w:rPr>
                <w:rFonts w:ascii="宋体" w:hAnsi="宋体"/>
                <w:sz w:val="21"/>
                <w:szCs w:val="21"/>
              </w:rPr>
            </w:pPr>
          </w:p>
        </w:tc>
        <w:tc>
          <w:tcPr>
            <w:tcW w:w="1276" w:type="dxa"/>
          </w:tcPr>
          <w:p w14:paraId="1EDD63D7">
            <w:pPr>
              <w:pStyle w:val="6"/>
              <w:rPr>
                <w:rFonts w:ascii="宋体" w:hAnsi="宋体"/>
                <w:sz w:val="21"/>
                <w:szCs w:val="21"/>
              </w:rPr>
            </w:pPr>
          </w:p>
        </w:tc>
        <w:tc>
          <w:tcPr>
            <w:tcW w:w="992" w:type="dxa"/>
          </w:tcPr>
          <w:p w14:paraId="7B2E37CA">
            <w:pPr>
              <w:pStyle w:val="6"/>
              <w:rPr>
                <w:rFonts w:ascii="宋体" w:hAnsi="宋体"/>
                <w:sz w:val="21"/>
                <w:szCs w:val="21"/>
              </w:rPr>
            </w:pPr>
          </w:p>
        </w:tc>
        <w:tc>
          <w:tcPr>
            <w:tcW w:w="3544" w:type="dxa"/>
          </w:tcPr>
          <w:p w14:paraId="1BA7BC0B">
            <w:pPr>
              <w:pStyle w:val="6"/>
              <w:rPr>
                <w:rFonts w:ascii="宋体" w:hAnsi="宋体"/>
                <w:sz w:val="21"/>
                <w:szCs w:val="21"/>
              </w:rPr>
            </w:pPr>
          </w:p>
        </w:tc>
      </w:tr>
      <w:tr w14:paraId="2D5C5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0BF1BEA9">
            <w:pPr>
              <w:pStyle w:val="6"/>
              <w:widowControl w:val="0"/>
              <w:numPr>
                <w:ilvl w:val="0"/>
                <w:numId w:val="168"/>
              </w:numPr>
              <w:rPr>
                <w:rFonts w:ascii="宋体" w:hAnsi="宋体"/>
                <w:sz w:val="21"/>
                <w:szCs w:val="21"/>
              </w:rPr>
            </w:pPr>
          </w:p>
        </w:tc>
        <w:tc>
          <w:tcPr>
            <w:tcW w:w="1276" w:type="dxa"/>
          </w:tcPr>
          <w:p w14:paraId="7B04F809">
            <w:pPr>
              <w:pStyle w:val="6"/>
              <w:rPr>
                <w:rFonts w:ascii="宋体" w:hAnsi="宋体"/>
                <w:sz w:val="21"/>
                <w:szCs w:val="21"/>
              </w:rPr>
            </w:pPr>
            <w:r>
              <w:rPr>
                <w:rFonts w:hint="eastAsia" w:ascii="宋体" w:hAnsi="宋体"/>
                <w:sz w:val="21"/>
                <w:szCs w:val="21"/>
              </w:rPr>
              <w:t>产品起息日</w:t>
            </w:r>
          </w:p>
        </w:tc>
        <w:tc>
          <w:tcPr>
            <w:tcW w:w="992" w:type="dxa"/>
          </w:tcPr>
          <w:p w14:paraId="47392A32">
            <w:pPr>
              <w:pStyle w:val="6"/>
              <w:rPr>
                <w:rFonts w:ascii="宋体" w:hAnsi="宋体"/>
                <w:sz w:val="21"/>
                <w:szCs w:val="21"/>
              </w:rPr>
            </w:pPr>
            <w:r>
              <w:rPr>
                <w:rFonts w:hint="eastAsia" w:ascii="宋体" w:hAnsi="宋体"/>
                <w:sz w:val="21"/>
                <w:szCs w:val="21"/>
              </w:rPr>
              <w:t>文本</w:t>
            </w:r>
          </w:p>
        </w:tc>
        <w:tc>
          <w:tcPr>
            <w:tcW w:w="992" w:type="dxa"/>
          </w:tcPr>
          <w:p w14:paraId="592AF444">
            <w:pPr>
              <w:pStyle w:val="6"/>
              <w:rPr>
                <w:rFonts w:ascii="宋体" w:hAnsi="宋体"/>
                <w:sz w:val="21"/>
                <w:szCs w:val="21"/>
              </w:rPr>
            </w:pPr>
          </w:p>
        </w:tc>
        <w:tc>
          <w:tcPr>
            <w:tcW w:w="1276" w:type="dxa"/>
          </w:tcPr>
          <w:p w14:paraId="1B95C065">
            <w:pPr>
              <w:pStyle w:val="6"/>
              <w:rPr>
                <w:rFonts w:ascii="宋体" w:hAnsi="宋体"/>
                <w:sz w:val="21"/>
                <w:szCs w:val="21"/>
              </w:rPr>
            </w:pPr>
          </w:p>
        </w:tc>
        <w:tc>
          <w:tcPr>
            <w:tcW w:w="992" w:type="dxa"/>
          </w:tcPr>
          <w:p w14:paraId="072BA8E9">
            <w:pPr>
              <w:pStyle w:val="6"/>
              <w:rPr>
                <w:rFonts w:ascii="宋体" w:hAnsi="宋体"/>
                <w:sz w:val="21"/>
                <w:szCs w:val="21"/>
              </w:rPr>
            </w:pPr>
          </w:p>
        </w:tc>
        <w:tc>
          <w:tcPr>
            <w:tcW w:w="3544" w:type="dxa"/>
          </w:tcPr>
          <w:p w14:paraId="4A016405">
            <w:pPr>
              <w:pStyle w:val="6"/>
              <w:rPr>
                <w:rFonts w:ascii="宋体" w:hAnsi="宋体"/>
                <w:sz w:val="21"/>
                <w:szCs w:val="21"/>
              </w:rPr>
            </w:pPr>
          </w:p>
        </w:tc>
      </w:tr>
      <w:tr w14:paraId="50C91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1B6805D3">
            <w:pPr>
              <w:pStyle w:val="6"/>
              <w:widowControl w:val="0"/>
              <w:numPr>
                <w:ilvl w:val="0"/>
                <w:numId w:val="168"/>
              </w:numPr>
              <w:rPr>
                <w:rFonts w:ascii="宋体" w:hAnsi="宋体"/>
                <w:sz w:val="21"/>
                <w:szCs w:val="21"/>
              </w:rPr>
            </w:pPr>
          </w:p>
        </w:tc>
        <w:tc>
          <w:tcPr>
            <w:tcW w:w="1276" w:type="dxa"/>
          </w:tcPr>
          <w:p w14:paraId="16395599">
            <w:pPr>
              <w:pStyle w:val="6"/>
              <w:rPr>
                <w:rFonts w:ascii="宋体" w:hAnsi="宋体"/>
                <w:sz w:val="21"/>
                <w:szCs w:val="21"/>
              </w:rPr>
            </w:pPr>
            <w:r>
              <w:rPr>
                <w:rFonts w:hint="eastAsia" w:ascii="宋体" w:hAnsi="宋体"/>
                <w:sz w:val="21"/>
                <w:szCs w:val="21"/>
              </w:rPr>
              <w:t>产品到期日</w:t>
            </w:r>
          </w:p>
        </w:tc>
        <w:tc>
          <w:tcPr>
            <w:tcW w:w="992" w:type="dxa"/>
          </w:tcPr>
          <w:p w14:paraId="634C9E61">
            <w:pPr>
              <w:pStyle w:val="6"/>
              <w:rPr>
                <w:rFonts w:ascii="宋体" w:hAnsi="宋体"/>
                <w:sz w:val="21"/>
                <w:szCs w:val="21"/>
              </w:rPr>
            </w:pPr>
            <w:r>
              <w:rPr>
                <w:rFonts w:hint="eastAsia" w:ascii="宋体" w:hAnsi="宋体"/>
                <w:sz w:val="21"/>
                <w:szCs w:val="21"/>
              </w:rPr>
              <w:t>文本</w:t>
            </w:r>
          </w:p>
        </w:tc>
        <w:tc>
          <w:tcPr>
            <w:tcW w:w="992" w:type="dxa"/>
          </w:tcPr>
          <w:p w14:paraId="10125446">
            <w:pPr>
              <w:pStyle w:val="6"/>
              <w:rPr>
                <w:rFonts w:ascii="宋体" w:hAnsi="宋体"/>
                <w:sz w:val="21"/>
                <w:szCs w:val="21"/>
              </w:rPr>
            </w:pPr>
          </w:p>
        </w:tc>
        <w:tc>
          <w:tcPr>
            <w:tcW w:w="1276" w:type="dxa"/>
          </w:tcPr>
          <w:p w14:paraId="3DB1D8CE">
            <w:pPr>
              <w:pStyle w:val="6"/>
              <w:rPr>
                <w:rFonts w:ascii="宋体" w:hAnsi="宋体"/>
                <w:sz w:val="21"/>
                <w:szCs w:val="21"/>
              </w:rPr>
            </w:pPr>
          </w:p>
        </w:tc>
        <w:tc>
          <w:tcPr>
            <w:tcW w:w="992" w:type="dxa"/>
          </w:tcPr>
          <w:p w14:paraId="14F1FDE3">
            <w:pPr>
              <w:pStyle w:val="6"/>
              <w:rPr>
                <w:rFonts w:ascii="宋体" w:hAnsi="宋体"/>
                <w:sz w:val="21"/>
                <w:szCs w:val="21"/>
              </w:rPr>
            </w:pPr>
          </w:p>
        </w:tc>
        <w:tc>
          <w:tcPr>
            <w:tcW w:w="3544" w:type="dxa"/>
          </w:tcPr>
          <w:p w14:paraId="324F8EA1">
            <w:pPr>
              <w:pStyle w:val="6"/>
              <w:rPr>
                <w:rFonts w:ascii="宋体" w:hAnsi="宋体"/>
                <w:sz w:val="21"/>
                <w:szCs w:val="21"/>
              </w:rPr>
            </w:pPr>
          </w:p>
        </w:tc>
      </w:tr>
      <w:tr w14:paraId="040D6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7FF98850">
            <w:pPr>
              <w:pStyle w:val="6"/>
              <w:widowControl w:val="0"/>
              <w:numPr>
                <w:ilvl w:val="0"/>
                <w:numId w:val="168"/>
              </w:numPr>
              <w:rPr>
                <w:rFonts w:ascii="宋体" w:hAnsi="宋体"/>
                <w:sz w:val="21"/>
                <w:szCs w:val="21"/>
              </w:rPr>
            </w:pPr>
          </w:p>
        </w:tc>
        <w:tc>
          <w:tcPr>
            <w:tcW w:w="1276" w:type="dxa"/>
          </w:tcPr>
          <w:p w14:paraId="39349971">
            <w:pPr>
              <w:pStyle w:val="6"/>
              <w:rPr>
                <w:rFonts w:ascii="宋体" w:hAnsi="宋体"/>
                <w:sz w:val="21"/>
                <w:szCs w:val="21"/>
              </w:rPr>
            </w:pPr>
            <w:r>
              <w:rPr>
                <w:rFonts w:hint="eastAsia" w:ascii="宋体" w:hAnsi="宋体"/>
                <w:sz w:val="21"/>
                <w:szCs w:val="21"/>
              </w:rPr>
              <w:t>持有金额</w:t>
            </w:r>
          </w:p>
        </w:tc>
        <w:tc>
          <w:tcPr>
            <w:tcW w:w="992" w:type="dxa"/>
          </w:tcPr>
          <w:p w14:paraId="17B8453F">
            <w:pPr>
              <w:pStyle w:val="6"/>
              <w:rPr>
                <w:rFonts w:ascii="宋体" w:hAnsi="宋体"/>
                <w:sz w:val="21"/>
                <w:szCs w:val="21"/>
              </w:rPr>
            </w:pPr>
            <w:r>
              <w:rPr>
                <w:rFonts w:hint="eastAsia" w:ascii="宋体" w:hAnsi="宋体"/>
                <w:sz w:val="21"/>
                <w:szCs w:val="21"/>
              </w:rPr>
              <w:t>文本</w:t>
            </w:r>
          </w:p>
        </w:tc>
        <w:tc>
          <w:tcPr>
            <w:tcW w:w="992" w:type="dxa"/>
          </w:tcPr>
          <w:p w14:paraId="3BC8881D">
            <w:pPr>
              <w:pStyle w:val="6"/>
              <w:rPr>
                <w:rFonts w:ascii="宋体" w:hAnsi="宋体"/>
                <w:sz w:val="21"/>
                <w:szCs w:val="21"/>
              </w:rPr>
            </w:pPr>
          </w:p>
        </w:tc>
        <w:tc>
          <w:tcPr>
            <w:tcW w:w="1276" w:type="dxa"/>
          </w:tcPr>
          <w:p w14:paraId="5DFE3A04">
            <w:pPr>
              <w:pStyle w:val="6"/>
              <w:rPr>
                <w:rFonts w:ascii="宋体" w:hAnsi="宋体"/>
                <w:sz w:val="21"/>
                <w:szCs w:val="21"/>
              </w:rPr>
            </w:pPr>
          </w:p>
        </w:tc>
        <w:tc>
          <w:tcPr>
            <w:tcW w:w="992" w:type="dxa"/>
          </w:tcPr>
          <w:p w14:paraId="7D613E82">
            <w:pPr>
              <w:pStyle w:val="6"/>
              <w:rPr>
                <w:rFonts w:ascii="宋体" w:hAnsi="宋体"/>
                <w:sz w:val="21"/>
                <w:szCs w:val="21"/>
              </w:rPr>
            </w:pPr>
          </w:p>
        </w:tc>
        <w:tc>
          <w:tcPr>
            <w:tcW w:w="3544" w:type="dxa"/>
          </w:tcPr>
          <w:p w14:paraId="2DD670EA">
            <w:pPr>
              <w:pStyle w:val="6"/>
              <w:rPr>
                <w:rFonts w:ascii="宋体" w:hAnsi="宋体"/>
                <w:sz w:val="21"/>
                <w:szCs w:val="21"/>
              </w:rPr>
            </w:pPr>
          </w:p>
        </w:tc>
      </w:tr>
      <w:tr w14:paraId="73797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148C24D9">
            <w:pPr>
              <w:pStyle w:val="6"/>
              <w:widowControl w:val="0"/>
              <w:numPr>
                <w:ilvl w:val="0"/>
                <w:numId w:val="168"/>
              </w:numPr>
              <w:rPr>
                <w:rFonts w:ascii="宋体" w:hAnsi="宋体"/>
                <w:sz w:val="21"/>
                <w:szCs w:val="21"/>
              </w:rPr>
            </w:pPr>
          </w:p>
        </w:tc>
        <w:tc>
          <w:tcPr>
            <w:tcW w:w="1276" w:type="dxa"/>
          </w:tcPr>
          <w:p w14:paraId="21BAD449">
            <w:pPr>
              <w:pStyle w:val="6"/>
              <w:rPr>
                <w:rFonts w:ascii="宋体" w:hAnsi="宋体"/>
                <w:sz w:val="21"/>
                <w:szCs w:val="21"/>
              </w:rPr>
            </w:pPr>
            <w:r>
              <w:rPr>
                <w:rFonts w:hint="eastAsia" w:ascii="宋体" w:hAnsi="宋体"/>
                <w:sz w:val="21"/>
                <w:szCs w:val="21"/>
              </w:rPr>
              <w:t>理财协议编号</w:t>
            </w:r>
          </w:p>
        </w:tc>
        <w:tc>
          <w:tcPr>
            <w:tcW w:w="992" w:type="dxa"/>
          </w:tcPr>
          <w:p w14:paraId="3AD28247">
            <w:pPr>
              <w:pStyle w:val="6"/>
              <w:rPr>
                <w:rFonts w:ascii="宋体" w:hAnsi="宋体"/>
                <w:sz w:val="21"/>
                <w:szCs w:val="21"/>
              </w:rPr>
            </w:pPr>
            <w:r>
              <w:rPr>
                <w:rFonts w:hint="eastAsia" w:ascii="宋体" w:hAnsi="宋体"/>
                <w:sz w:val="21"/>
                <w:szCs w:val="21"/>
              </w:rPr>
              <w:t>文本</w:t>
            </w:r>
          </w:p>
        </w:tc>
        <w:tc>
          <w:tcPr>
            <w:tcW w:w="992" w:type="dxa"/>
          </w:tcPr>
          <w:p w14:paraId="7F093793">
            <w:pPr>
              <w:pStyle w:val="6"/>
              <w:rPr>
                <w:rFonts w:ascii="宋体" w:hAnsi="宋体"/>
                <w:sz w:val="21"/>
                <w:szCs w:val="21"/>
              </w:rPr>
            </w:pPr>
          </w:p>
        </w:tc>
        <w:tc>
          <w:tcPr>
            <w:tcW w:w="1276" w:type="dxa"/>
          </w:tcPr>
          <w:p w14:paraId="38F02096">
            <w:pPr>
              <w:pStyle w:val="6"/>
              <w:rPr>
                <w:rFonts w:ascii="宋体" w:hAnsi="宋体"/>
                <w:sz w:val="21"/>
                <w:szCs w:val="21"/>
              </w:rPr>
            </w:pPr>
          </w:p>
        </w:tc>
        <w:tc>
          <w:tcPr>
            <w:tcW w:w="992" w:type="dxa"/>
          </w:tcPr>
          <w:p w14:paraId="68EB08DD">
            <w:pPr>
              <w:pStyle w:val="6"/>
              <w:rPr>
                <w:rFonts w:ascii="宋体" w:hAnsi="宋体"/>
                <w:sz w:val="21"/>
                <w:szCs w:val="21"/>
              </w:rPr>
            </w:pPr>
          </w:p>
        </w:tc>
        <w:tc>
          <w:tcPr>
            <w:tcW w:w="3544" w:type="dxa"/>
          </w:tcPr>
          <w:p w14:paraId="3CD03938">
            <w:pPr>
              <w:pStyle w:val="6"/>
              <w:rPr>
                <w:rFonts w:ascii="宋体" w:hAnsi="宋体"/>
                <w:sz w:val="21"/>
                <w:szCs w:val="21"/>
              </w:rPr>
            </w:pPr>
          </w:p>
        </w:tc>
      </w:tr>
      <w:tr w14:paraId="38617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9" w:type="dxa"/>
            <w:gridSpan w:val="7"/>
          </w:tcPr>
          <w:p w14:paraId="5C6FF439">
            <w:pPr>
              <w:pStyle w:val="6"/>
              <w:rPr>
                <w:rFonts w:ascii="宋体" w:hAnsi="宋体"/>
                <w:sz w:val="21"/>
                <w:szCs w:val="21"/>
              </w:rPr>
            </w:pPr>
          </w:p>
        </w:tc>
      </w:tr>
      <w:tr w14:paraId="6622B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7BC18718">
            <w:pPr>
              <w:pStyle w:val="6"/>
              <w:widowControl w:val="0"/>
              <w:numPr>
                <w:ilvl w:val="0"/>
                <w:numId w:val="168"/>
              </w:numPr>
              <w:rPr>
                <w:rFonts w:ascii="宋体" w:hAnsi="宋体"/>
                <w:sz w:val="21"/>
                <w:szCs w:val="21"/>
              </w:rPr>
            </w:pPr>
          </w:p>
        </w:tc>
        <w:tc>
          <w:tcPr>
            <w:tcW w:w="1276" w:type="dxa"/>
          </w:tcPr>
          <w:p w14:paraId="7F64AFF8">
            <w:pPr>
              <w:pStyle w:val="6"/>
              <w:rPr>
                <w:rFonts w:ascii="宋体" w:hAnsi="宋体"/>
                <w:sz w:val="21"/>
                <w:szCs w:val="21"/>
              </w:rPr>
            </w:pPr>
            <w:r>
              <w:rPr>
                <w:rFonts w:hint="eastAsia" w:ascii="宋体" w:hAnsi="宋体"/>
                <w:sz w:val="21"/>
                <w:szCs w:val="21"/>
              </w:rPr>
              <w:t>上一页</w:t>
            </w:r>
          </w:p>
        </w:tc>
        <w:tc>
          <w:tcPr>
            <w:tcW w:w="992" w:type="dxa"/>
          </w:tcPr>
          <w:p w14:paraId="280B3F2D">
            <w:pPr>
              <w:pStyle w:val="6"/>
              <w:rPr>
                <w:rFonts w:ascii="宋体" w:hAnsi="宋体"/>
                <w:sz w:val="21"/>
                <w:szCs w:val="21"/>
              </w:rPr>
            </w:pPr>
            <w:r>
              <w:rPr>
                <w:rFonts w:hint="eastAsia" w:ascii="宋体" w:hAnsi="宋体"/>
                <w:sz w:val="21"/>
                <w:szCs w:val="21"/>
              </w:rPr>
              <w:t>按钮</w:t>
            </w:r>
          </w:p>
        </w:tc>
        <w:tc>
          <w:tcPr>
            <w:tcW w:w="992" w:type="dxa"/>
          </w:tcPr>
          <w:p w14:paraId="20F65D85">
            <w:pPr>
              <w:pStyle w:val="6"/>
              <w:rPr>
                <w:rFonts w:ascii="宋体" w:hAnsi="宋体"/>
                <w:sz w:val="21"/>
                <w:szCs w:val="21"/>
              </w:rPr>
            </w:pPr>
          </w:p>
        </w:tc>
        <w:tc>
          <w:tcPr>
            <w:tcW w:w="1276" w:type="dxa"/>
          </w:tcPr>
          <w:p w14:paraId="7F71C6F1">
            <w:pPr>
              <w:pStyle w:val="6"/>
              <w:rPr>
                <w:rFonts w:ascii="宋体" w:hAnsi="宋体"/>
                <w:sz w:val="21"/>
                <w:szCs w:val="21"/>
              </w:rPr>
            </w:pPr>
          </w:p>
        </w:tc>
        <w:tc>
          <w:tcPr>
            <w:tcW w:w="992" w:type="dxa"/>
          </w:tcPr>
          <w:p w14:paraId="65967150">
            <w:pPr>
              <w:pStyle w:val="6"/>
              <w:rPr>
                <w:rFonts w:ascii="宋体" w:hAnsi="宋体"/>
                <w:sz w:val="21"/>
                <w:szCs w:val="21"/>
              </w:rPr>
            </w:pPr>
          </w:p>
        </w:tc>
        <w:tc>
          <w:tcPr>
            <w:tcW w:w="3544" w:type="dxa"/>
          </w:tcPr>
          <w:p w14:paraId="466DEBE2">
            <w:pPr>
              <w:pStyle w:val="6"/>
              <w:rPr>
                <w:rFonts w:ascii="宋体" w:hAnsi="宋体"/>
                <w:sz w:val="21"/>
                <w:szCs w:val="21"/>
              </w:rPr>
            </w:pPr>
          </w:p>
        </w:tc>
      </w:tr>
      <w:tr w14:paraId="28A83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74C714AB">
            <w:pPr>
              <w:pStyle w:val="6"/>
              <w:widowControl w:val="0"/>
              <w:numPr>
                <w:ilvl w:val="0"/>
                <w:numId w:val="168"/>
              </w:numPr>
              <w:rPr>
                <w:rFonts w:ascii="宋体" w:hAnsi="宋体"/>
                <w:sz w:val="21"/>
                <w:szCs w:val="21"/>
              </w:rPr>
            </w:pPr>
          </w:p>
        </w:tc>
        <w:tc>
          <w:tcPr>
            <w:tcW w:w="1276" w:type="dxa"/>
          </w:tcPr>
          <w:p w14:paraId="2D2DD447">
            <w:pPr>
              <w:pStyle w:val="6"/>
              <w:rPr>
                <w:rFonts w:ascii="宋体" w:hAnsi="宋体"/>
                <w:sz w:val="21"/>
                <w:szCs w:val="21"/>
              </w:rPr>
            </w:pPr>
            <w:r>
              <w:rPr>
                <w:rFonts w:hint="eastAsia" w:ascii="宋体" w:hAnsi="宋体"/>
                <w:sz w:val="21"/>
                <w:szCs w:val="21"/>
              </w:rPr>
              <w:t>下一页</w:t>
            </w:r>
          </w:p>
        </w:tc>
        <w:tc>
          <w:tcPr>
            <w:tcW w:w="992" w:type="dxa"/>
          </w:tcPr>
          <w:p w14:paraId="7FD1B860">
            <w:pPr>
              <w:pStyle w:val="6"/>
              <w:rPr>
                <w:rFonts w:ascii="宋体" w:hAnsi="宋体"/>
                <w:sz w:val="21"/>
                <w:szCs w:val="21"/>
              </w:rPr>
            </w:pPr>
            <w:r>
              <w:rPr>
                <w:rFonts w:hint="eastAsia" w:ascii="宋体" w:hAnsi="宋体"/>
                <w:sz w:val="21"/>
                <w:szCs w:val="21"/>
              </w:rPr>
              <w:t>按钮</w:t>
            </w:r>
          </w:p>
        </w:tc>
        <w:tc>
          <w:tcPr>
            <w:tcW w:w="992" w:type="dxa"/>
          </w:tcPr>
          <w:p w14:paraId="0AB1C2DF">
            <w:pPr>
              <w:pStyle w:val="6"/>
              <w:rPr>
                <w:rFonts w:ascii="宋体" w:hAnsi="宋体"/>
                <w:sz w:val="21"/>
                <w:szCs w:val="21"/>
              </w:rPr>
            </w:pPr>
          </w:p>
        </w:tc>
        <w:tc>
          <w:tcPr>
            <w:tcW w:w="1276" w:type="dxa"/>
          </w:tcPr>
          <w:p w14:paraId="6ADDBAB2">
            <w:pPr>
              <w:pStyle w:val="6"/>
              <w:rPr>
                <w:rFonts w:ascii="宋体" w:hAnsi="宋体"/>
                <w:sz w:val="21"/>
                <w:szCs w:val="21"/>
              </w:rPr>
            </w:pPr>
          </w:p>
        </w:tc>
        <w:tc>
          <w:tcPr>
            <w:tcW w:w="992" w:type="dxa"/>
          </w:tcPr>
          <w:p w14:paraId="39E46F7B">
            <w:pPr>
              <w:pStyle w:val="6"/>
              <w:rPr>
                <w:rFonts w:ascii="宋体" w:hAnsi="宋体"/>
                <w:sz w:val="21"/>
                <w:szCs w:val="21"/>
              </w:rPr>
            </w:pPr>
          </w:p>
        </w:tc>
        <w:tc>
          <w:tcPr>
            <w:tcW w:w="3544" w:type="dxa"/>
          </w:tcPr>
          <w:p w14:paraId="4984CE69">
            <w:pPr>
              <w:pStyle w:val="6"/>
              <w:rPr>
                <w:rFonts w:ascii="宋体" w:hAnsi="宋体"/>
                <w:sz w:val="21"/>
                <w:szCs w:val="21"/>
              </w:rPr>
            </w:pPr>
          </w:p>
        </w:tc>
      </w:tr>
    </w:tbl>
    <w:p w14:paraId="1F3D1C70"/>
    <w:p w14:paraId="5554B2EC">
      <w:pPr>
        <w:pStyle w:val="3"/>
        <w:rPr>
          <w:highlight w:val="yellow"/>
          <w:rPrChange w:id="122" w:author="admin" w:date="2019-10-15T11:23:00Z">
            <w:rPr/>
          </w:rPrChange>
        </w:rPr>
      </w:pPr>
      <w:bookmarkStart w:id="867" w:name="_Toc351988566"/>
      <w:r>
        <w:rPr>
          <w:rFonts w:hint="eastAsia"/>
          <w:highlight w:val="yellow"/>
          <w:rPrChange w:id="123" w:author="admin" w:date="2019-10-15T11:23:00Z">
            <w:rPr>
              <w:rFonts w:hint="eastAsia"/>
            </w:rPr>
          </w:rPrChange>
        </w:rPr>
        <w:t>交易查询</w:t>
      </w:r>
      <w:bookmarkEnd w:id="867"/>
    </w:p>
    <w:p w14:paraId="6FE6EB1D">
      <w:pPr>
        <w:pStyle w:val="4"/>
        <w:ind w:left="57"/>
      </w:pPr>
      <w:bookmarkStart w:id="868" w:name="_Toc351988567"/>
      <w:r>
        <w:rPr>
          <w:rFonts w:hint="eastAsia"/>
        </w:rPr>
        <w:t>功能描述</w:t>
      </w:r>
      <w:bookmarkEnd w:id="868"/>
    </w:p>
    <w:p w14:paraId="005D5E49">
      <w:pPr>
        <w:pStyle w:val="6"/>
        <w:spacing w:line="360" w:lineRule="auto"/>
        <w:rPr>
          <w:rFonts w:ascii="宋体" w:hAnsi="宋体"/>
          <w:sz w:val="21"/>
          <w:szCs w:val="21"/>
        </w:rPr>
      </w:pPr>
      <w:r>
        <w:rPr>
          <w:rFonts w:hint="eastAsia" w:ascii="宋体" w:hAnsi="宋体"/>
          <w:sz w:val="21"/>
          <w:szCs w:val="21"/>
        </w:rPr>
        <w:t>根据交易状态和起止日期查询历史交易信息</w:t>
      </w:r>
    </w:p>
    <w:p w14:paraId="2BF5F433">
      <w:pPr>
        <w:pStyle w:val="4"/>
        <w:ind w:left="57"/>
      </w:pPr>
      <w:bookmarkStart w:id="869" w:name="_Toc351988568"/>
      <w:r>
        <w:rPr>
          <w:rFonts w:hint="eastAsia"/>
        </w:rPr>
        <w:t>业务流程</w:t>
      </w:r>
      <w:bookmarkEnd w:id="869"/>
    </w:p>
    <w:p w14:paraId="1601F068">
      <w:pPr>
        <w:spacing w:line="360" w:lineRule="auto"/>
        <w:rPr>
          <w:b/>
          <w:sz w:val="21"/>
          <w:szCs w:val="21"/>
        </w:rPr>
      </w:pPr>
      <w:r>
        <w:object>
          <v:shape id="_x0000_i1049" o:spt="75" type="#_x0000_t75" style="height:342.75pt;width:491.25pt;" o:ole="t" filled="f" o:preferrelative="t" stroked="f" coordsize="21600,21600">
            <v:path/>
            <v:fill on="f" focussize="0,0"/>
            <v:stroke on="f" joinstyle="miter"/>
            <v:imagedata r:id="rId58" o:title=""/>
            <o:lock v:ext="edit" aspectratio="t"/>
            <w10:wrap type="none"/>
            <w10:anchorlock/>
          </v:shape>
          <o:OLEObject Type="Embed" ProgID="Visio.Drawing.11" ShapeID="_x0000_i1049" DrawAspect="Content" ObjectID="_1468075749" r:id="rId57">
            <o:LockedField>false</o:LockedField>
          </o:OLEObject>
        </w:object>
      </w:r>
      <w:r>
        <w:rPr>
          <w:rFonts w:hint="eastAsia"/>
          <w:b/>
          <w:sz w:val="21"/>
          <w:szCs w:val="21"/>
        </w:rPr>
        <w:t>流程说明：</w:t>
      </w:r>
    </w:p>
    <w:p w14:paraId="34EAA8F9">
      <w:pPr>
        <w:numPr>
          <w:ilvl w:val="0"/>
          <w:numId w:val="169"/>
        </w:numPr>
        <w:spacing w:line="360" w:lineRule="auto"/>
        <w:rPr>
          <w:sz w:val="21"/>
          <w:szCs w:val="21"/>
        </w:rPr>
      </w:pPr>
      <w:r>
        <w:rPr>
          <w:rFonts w:hint="eastAsia"/>
          <w:sz w:val="21"/>
          <w:szCs w:val="21"/>
        </w:rPr>
        <w:t>用户点击“交易查询”菜单，进入交易查询页面</w:t>
      </w:r>
    </w:p>
    <w:p w14:paraId="7ECA217E">
      <w:pPr>
        <w:numPr>
          <w:ilvl w:val="0"/>
          <w:numId w:val="169"/>
        </w:numPr>
        <w:spacing w:line="360" w:lineRule="auto"/>
        <w:rPr>
          <w:sz w:val="21"/>
          <w:szCs w:val="21"/>
        </w:rPr>
      </w:pPr>
      <w:r>
        <w:rPr>
          <w:rFonts w:hint="eastAsia" w:cs="Arial"/>
          <w:color w:val="000000"/>
          <w:sz w:val="21"/>
          <w:szCs w:val="21"/>
        </w:rPr>
        <w:t>用户输入查询条件，点击“查询”按钮，将信息发送至理财系统</w:t>
      </w:r>
    </w:p>
    <w:p w14:paraId="6938A38C">
      <w:pPr>
        <w:numPr>
          <w:ilvl w:val="0"/>
          <w:numId w:val="169"/>
        </w:numPr>
        <w:spacing w:line="360" w:lineRule="auto"/>
        <w:rPr>
          <w:sz w:val="21"/>
          <w:szCs w:val="21"/>
        </w:rPr>
      </w:pPr>
      <w:r>
        <w:rPr>
          <w:rFonts w:hint="eastAsia" w:cs="Arial"/>
          <w:color w:val="000000"/>
          <w:sz w:val="21"/>
          <w:szCs w:val="21"/>
        </w:rPr>
        <w:t>首先，理财系统判断用户是否签约理财账户，</w:t>
      </w:r>
      <w:r>
        <w:rPr>
          <w:rFonts w:hint="eastAsia"/>
          <w:sz w:val="21"/>
          <w:szCs w:val="21"/>
        </w:rPr>
        <w:t>如果签约了，则将信息发送至理财系统进行查询并将查询结果返回至网银系统页面；如果未签约，则显示错误页面提示用户未签约理财账户。</w:t>
      </w:r>
    </w:p>
    <w:p w14:paraId="4F071793">
      <w:pPr>
        <w:numPr>
          <w:ilvl w:val="0"/>
          <w:numId w:val="169"/>
        </w:numPr>
        <w:spacing w:line="360" w:lineRule="auto"/>
        <w:rPr>
          <w:rFonts w:ascii="宋体" w:hAnsi="宋体"/>
          <w:sz w:val="21"/>
          <w:szCs w:val="21"/>
        </w:rPr>
      </w:pPr>
      <w:r>
        <w:rPr>
          <w:rFonts w:hint="eastAsia" w:ascii="宋体" w:hAnsi="宋体"/>
          <w:sz w:val="21"/>
          <w:szCs w:val="21"/>
        </w:rPr>
        <w:t>查询结果页面每页最多显示10条记录，并分页显示。</w:t>
      </w:r>
    </w:p>
    <w:p w14:paraId="0AB2221D">
      <w:pPr>
        <w:pStyle w:val="4"/>
        <w:ind w:left="57"/>
      </w:pPr>
      <w:bookmarkStart w:id="870" w:name="_Toc351988569"/>
      <w:r>
        <w:rPr>
          <w:rFonts w:hint="eastAsia"/>
        </w:rPr>
        <w:t>业务规则</w:t>
      </w:r>
      <w:bookmarkEnd w:id="870"/>
    </w:p>
    <w:p w14:paraId="5651C472">
      <w:pPr>
        <w:pStyle w:val="5"/>
        <w:numPr>
          <w:ilvl w:val="0"/>
          <w:numId w:val="0"/>
        </w:numPr>
        <w:ind w:left="6"/>
      </w:pPr>
      <w:r>
        <w:rPr>
          <w:rFonts w:hint="eastAsia"/>
        </w:rPr>
        <w:t>交易前</w:t>
      </w:r>
    </w:p>
    <w:p w14:paraId="66CC4C3C">
      <w:pPr>
        <w:pStyle w:val="5"/>
        <w:numPr>
          <w:ilvl w:val="0"/>
          <w:numId w:val="0"/>
        </w:numPr>
        <w:ind w:left="6"/>
      </w:pPr>
      <w:r>
        <w:rPr>
          <w:rFonts w:hint="eastAsia"/>
        </w:rPr>
        <w:t>交易中</w:t>
      </w:r>
    </w:p>
    <w:p w14:paraId="5F81F1C1">
      <w:pPr>
        <w:numPr>
          <w:ilvl w:val="0"/>
          <w:numId w:val="170"/>
        </w:numPr>
        <w:spacing w:line="360" w:lineRule="auto"/>
        <w:rPr>
          <w:rFonts w:ascii="宋体" w:hAnsi="宋体"/>
          <w:sz w:val="21"/>
          <w:szCs w:val="21"/>
        </w:rPr>
      </w:pPr>
      <w:r>
        <w:rPr>
          <w:rFonts w:hint="eastAsia" w:ascii="宋体" w:hAnsi="宋体"/>
          <w:sz w:val="21"/>
          <w:szCs w:val="21"/>
        </w:rPr>
        <w:t>后端系统根据交易的时间进行降序排序。</w:t>
      </w:r>
    </w:p>
    <w:p w14:paraId="214363F2">
      <w:pPr>
        <w:pStyle w:val="5"/>
        <w:numPr>
          <w:ilvl w:val="0"/>
          <w:numId w:val="0"/>
        </w:numPr>
        <w:ind w:left="6"/>
      </w:pPr>
      <w:r>
        <w:rPr>
          <w:rFonts w:hint="eastAsia"/>
        </w:rPr>
        <w:t>交易后</w:t>
      </w:r>
    </w:p>
    <w:p w14:paraId="595AF19F">
      <w:pPr>
        <w:numPr>
          <w:ilvl w:val="0"/>
          <w:numId w:val="171"/>
        </w:numPr>
        <w:spacing w:line="360" w:lineRule="auto"/>
        <w:rPr>
          <w:rFonts w:ascii="宋体" w:hAnsi="宋体"/>
          <w:sz w:val="21"/>
          <w:szCs w:val="21"/>
        </w:rPr>
      </w:pPr>
      <w:r>
        <w:rPr>
          <w:rFonts w:hint="eastAsia" w:ascii="宋体" w:hAnsi="宋体"/>
          <w:sz w:val="21"/>
          <w:szCs w:val="21"/>
        </w:rPr>
        <w:t>网银系统根据后端返回的数据进行排序显示。</w:t>
      </w:r>
    </w:p>
    <w:p w14:paraId="48AB1BA0">
      <w:pPr>
        <w:pStyle w:val="6"/>
        <w:numPr>
          <w:ilvl w:val="0"/>
          <w:numId w:val="171"/>
        </w:numPr>
        <w:spacing w:line="360" w:lineRule="auto"/>
        <w:rPr>
          <w:sz w:val="21"/>
          <w:szCs w:val="21"/>
        </w:rPr>
      </w:pPr>
      <w:r>
        <w:rPr>
          <w:rFonts w:hint="eastAsia"/>
          <w:sz w:val="21"/>
          <w:szCs w:val="21"/>
        </w:rPr>
        <w:t>无论交易成功或失败都会将交易操作过程记录在网银日志中。</w:t>
      </w:r>
    </w:p>
    <w:p w14:paraId="33020CC2">
      <w:pPr>
        <w:pStyle w:val="4"/>
        <w:ind w:left="57"/>
      </w:pPr>
      <w:bookmarkStart w:id="871" w:name="_Toc351988570"/>
      <w:r>
        <w:rPr>
          <w:rFonts w:hint="eastAsia"/>
        </w:rPr>
        <w:t>页面要素</w:t>
      </w:r>
      <w:bookmarkEnd w:id="871"/>
    </w:p>
    <w:p w14:paraId="229B8612">
      <w:pPr>
        <w:pStyle w:val="5"/>
        <w:numPr>
          <w:ilvl w:val="0"/>
          <w:numId w:val="0"/>
        </w:numPr>
        <w:ind w:left="6"/>
      </w:pPr>
      <w:r>
        <w:rPr>
          <w:rFonts w:hint="eastAsia"/>
        </w:rPr>
        <w:t>交易查询页面</w:t>
      </w:r>
    </w:p>
    <w:tbl>
      <w:tblPr>
        <w:tblStyle w:val="48"/>
        <w:tblW w:w="98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418"/>
        <w:gridCol w:w="992"/>
        <w:gridCol w:w="992"/>
        <w:gridCol w:w="1134"/>
        <w:gridCol w:w="1134"/>
        <w:gridCol w:w="3544"/>
      </w:tblGrid>
      <w:tr w14:paraId="493A4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75" w:type="dxa"/>
            <w:shd w:val="clear" w:color="auto" w:fill="FFCC99"/>
            <w:vAlign w:val="center"/>
          </w:tcPr>
          <w:p w14:paraId="3FDE7610">
            <w:pPr>
              <w:rPr>
                <w:rFonts w:ascii="宋体" w:hAnsi="宋体" w:cs="Arial"/>
                <w:b/>
                <w:sz w:val="21"/>
                <w:szCs w:val="21"/>
              </w:rPr>
            </w:pPr>
            <w:r>
              <w:rPr>
                <w:rFonts w:ascii="宋体" w:hAnsi="宋体" w:cs="Arial"/>
                <w:b/>
                <w:sz w:val="21"/>
                <w:szCs w:val="21"/>
              </w:rPr>
              <w:t>序号</w:t>
            </w:r>
          </w:p>
        </w:tc>
        <w:tc>
          <w:tcPr>
            <w:tcW w:w="1418" w:type="dxa"/>
            <w:shd w:val="clear" w:color="auto" w:fill="FFCC99"/>
            <w:vAlign w:val="center"/>
          </w:tcPr>
          <w:p w14:paraId="64B1F6F5">
            <w:pPr>
              <w:rPr>
                <w:rFonts w:ascii="宋体" w:hAnsi="宋体" w:cs="Arial"/>
                <w:b/>
                <w:sz w:val="21"/>
                <w:szCs w:val="21"/>
              </w:rPr>
            </w:pPr>
            <w:r>
              <w:rPr>
                <w:rFonts w:ascii="宋体" w:hAnsi="宋体" w:cs="Arial"/>
                <w:b/>
                <w:sz w:val="21"/>
                <w:szCs w:val="21"/>
              </w:rPr>
              <w:t>名称</w:t>
            </w:r>
          </w:p>
        </w:tc>
        <w:tc>
          <w:tcPr>
            <w:tcW w:w="992" w:type="dxa"/>
            <w:shd w:val="clear" w:color="auto" w:fill="FFCC99"/>
            <w:vAlign w:val="center"/>
          </w:tcPr>
          <w:p w14:paraId="2BAA155E">
            <w:pPr>
              <w:rPr>
                <w:rFonts w:ascii="宋体" w:hAnsi="宋体" w:cs="Arial"/>
                <w:b/>
                <w:sz w:val="21"/>
                <w:szCs w:val="21"/>
              </w:rPr>
            </w:pPr>
            <w:r>
              <w:rPr>
                <w:rFonts w:ascii="宋体" w:hAnsi="宋体" w:cs="Arial"/>
                <w:b/>
                <w:sz w:val="21"/>
                <w:szCs w:val="21"/>
              </w:rPr>
              <w:t>输入</w:t>
            </w:r>
            <w:r>
              <w:rPr>
                <w:rFonts w:hint="eastAsia" w:ascii="宋体" w:hAnsi="宋体" w:cs="Arial"/>
                <w:b/>
                <w:sz w:val="21"/>
                <w:szCs w:val="21"/>
              </w:rPr>
              <w:t>/输出</w:t>
            </w:r>
          </w:p>
        </w:tc>
        <w:tc>
          <w:tcPr>
            <w:tcW w:w="992" w:type="dxa"/>
            <w:shd w:val="clear" w:color="auto" w:fill="FFCC99"/>
            <w:vAlign w:val="center"/>
          </w:tcPr>
          <w:p w14:paraId="011F73B9">
            <w:pPr>
              <w:rPr>
                <w:rFonts w:ascii="宋体" w:hAnsi="宋体" w:cs="Arial"/>
                <w:b/>
                <w:sz w:val="21"/>
                <w:szCs w:val="21"/>
              </w:rPr>
            </w:pPr>
            <w:r>
              <w:rPr>
                <w:rFonts w:ascii="宋体" w:hAnsi="宋体" w:cs="Arial"/>
                <w:b/>
                <w:sz w:val="21"/>
                <w:szCs w:val="21"/>
              </w:rPr>
              <w:t>缺省值</w:t>
            </w:r>
          </w:p>
        </w:tc>
        <w:tc>
          <w:tcPr>
            <w:tcW w:w="1134" w:type="dxa"/>
            <w:shd w:val="clear" w:color="auto" w:fill="FFCC99"/>
            <w:vAlign w:val="center"/>
          </w:tcPr>
          <w:p w14:paraId="3F166095">
            <w:pPr>
              <w:rPr>
                <w:rFonts w:ascii="宋体" w:hAnsi="宋体" w:cs="Arial"/>
                <w:b/>
                <w:sz w:val="21"/>
                <w:szCs w:val="21"/>
              </w:rPr>
            </w:pPr>
            <w:r>
              <w:rPr>
                <w:rFonts w:hint="eastAsia" w:ascii="宋体" w:hAnsi="宋体" w:cs="Arial"/>
                <w:b/>
                <w:sz w:val="21"/>
                <w:szCs w:val="21"/>
              </w:rPr>
              <w:t>类型/长度</w:t>
            </w:r>
          </w:p>
        </w:tc>
        <w:tc>
          <w:tcPr>
            <w:tcW w:w="1134" w:type="dxa"/>
            <w:shd w:val="clear" w:color="auto" w:fill="FFCC99"/>
            <w:vAlign w:val="center"/>
          </w:tcPr>
          <w:p w14:paraId="3BC6A224">
            <w:pPr>
              <w:rPr>
                <w:rFonts w:ascii="宋体" w:hAnsi="宋体" w:cs="Arial"/>
                <w:b/>
                <w:sz w:val="21"/>
                <w:szCs w:val="21"/>
              </w:rPr>
            </w:pPr>
            <w:r>
              <w:rPr>
                <w:rFonts w:hint="eastAsia" w:ascii="宋体" w:hAnsi="宋体" w:cs="Arial"/>
                <w:b/>
                <w:sz w:val="21"/>
                <w:szCs w:val="21"/>
              </w:rPr>
              <w:t>是否必输</w:t>
            </w:r>
          </w:p>
        </w:tc>
        <w:tc>
          <w:tcPr>
            <w:tcW w:w="3544" w:type="dxa"/>
            <w:shd w:val="clear" w:color="auto" w:fill="FFCC99"/>
            <w:vAlign w:val="center"/>
          </w:tcPr>
          <w:p w14:paraId="10CCC1BD">
            <w:pPr>
              <w:rPr>
                <w:rFonts w:ascii="宋体" w:hAnsi="宋体" w:cs="Arial"/>
                <w:b/>
                <w:sz w:val="21"/>
                <w:szCs w:val="21"/>
              </w:rPr>
            </w:pPr>
            <w:r>
              <w:rPr>
                <w:rFonts w:ascii="宋体" w:hAnsi="宋体" w:cs="Arial"/>
                <w:b/>
                <w:sz w:val="21"/>
                <w:szCs w:val="21"/>
              </w:rPr>
              <w:t>备注</w:t>
            </w:r>
          </w:p>
        </w:tc>
      </w:tr>
      <w:tr w14:paraId="231AF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9" w:type="dxa"/>
            <w:gridSpan w:val="7"/>
          </w:tcPr>
          <w:p w14:paraId="5E1F0880">
            <w:pPr>
              <w:rPr>
                <w:rFonts w:ascii="宋体" w:hAnsi="宋体"/>
                <w:sz w:val="21"/>
                <w:szCs w:val="21"/>
              </w:rPr>
            </w:pPr>
            <w:r>
              <w:rPr>
                <w:rFonts w:hint="eastAsia" w:ascii="宋体" w:hAnsi="宋体"/>
                <w:sz w:val="21"/>
                <w:szCs w:val="21"/>
              </w:rPr>
              <w:t>查询条件：</w:t>
            </w:r>
          </w:p>
        </w:tc>
      </w:tr>
      <w:tr w14:paraId="3C533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75B0A6E8">
            <w:pPr>
              <w:pStyle w:val="6"/>
              <w:widowControl w:val="0"/>
              <w:numPr>
                <w:ilvl w:val="0"/>
                <w:numId w:val="172"/>
              </w:numPr>
              <w:rPr>
                <w:rFonts w:ascii="宋体" w:hAnsi="宋体"/>
                <w:sz w:val="21"/>
                <w:szCs w:val="21"/>
              </w:rPr>
            </w:pPr>
          </w:p>
        </w:tc>
        <w:tc>
          <w:tcPr>
            <w:tcW w:w="1418" w:type="dxa"/>
          </w:tcPr>
          <w:p w14:paraId="2D5EF07B">
            <w:pPr>
              <w:rPr>
                <w:rFonts w:ascii="宋体" w:hAnsi="宋体"/>
                <w:sz w:val="21"/>
                <w:szCs w:val="21"/>
              </w:rPr>
            </w:pPr>
            <w:r>
              <w:rPr>
                <w:rFonts w:hint="eastAsia" w:ascii="宋体" w:hAnsi="宋体"/>
                <w:sz w:val="21"/>
                <w:szCs w:val="21"/>
              </w:rPr>
              <w:t>账号</w:t>
            </w:r>
          </w:p>
        </w:tc>
        <w:tc>
          <w:tcPr>
            <w:tcW w:w="992" w:type="dxa"/>
          </w:tcPr>
          <w:p w14:paraId="16635207">
            <w:pPr>
              <w:pStyle w:val="6"/>
              <w:rPr>
                <w:rFonts w:ascii="宋体" w:hAnsi="宋体"/>
                <w:sz w:val="21"/>
                <w:szCs w:val="21"/>
              </w:rPr>
            </w:pPr>
            <w:r>
              <w:rPr>
                <w:rFonts w:hint="eastAsia" w:ascii="宋体" w:hAnsi="宋体"/>
                <w:sz w:val="21"/>
                <w:szCs w:val="21"/>
              </w:rPr>
              <w:t>下拉框</w:t>
            </w:r>
          </w:p>
        </w:tc>
        <w:tc>
          <w:tcPr>
            <w:tcW w:w="992" w:type="dxa"/>
          </w:tcPr>
          <w:p w14:paraId="0BF38807">
            <w:pPr>
              <w:pStyle w:val="6"/>
              <w:rPr>
                <w:rFonts w:ascii="宋体" w:hAnsi="宋体"/>
                <w:sz w:val="21"/>
                <w:szCs w:val="21"/>
              </w:rPr>
            </w:pPr>
          </w:p>
        </w:tc>
        <w:tc>
          <w:tcPr>
            <w:tcW w:w="1134" w:type="dxa"/>
          </w:tcPr>
          <w:p w14:paraId="4D7B8C10">
            <w:pPr>
              <w:pStyle w:val="6"/>
              <w:rPr>
                <w:rFonts w:ascii="宋体" w:hAnsi="宋体"/>
                <w:sz w:val="21"/>
                <w:szCs w:val="21"/>
              </w:rPr>
            </w:pPr>
          </w:p>
        </w:tc>
        <w:tc>
          <w:tcPr>
            <w:tcW w:w="1134" w:type="dxa"/>
          </w:tcPr>
          <w:p w14:paraId="3623BD1C">
            <w:pPr>
              <w:pStyle w:val="6"/>
              <w:rPr>
                <w:rFonts w:ascii="宋体" w:hAnsi="宋体"/>
                <w:sz w:val="21"/>
                <w:szCs w:val="21"/>
              </w:rPr>
            </w:pPr>
            <w:r>
              <w:rPr>
                <w:rFonts w:hint="eastAsia" w:ascii="宋体" w:hAnsi="宋体"/>
                <w:sz w:val="21"/>
                <w:szCs w:val="21"/>
              </w:rPr>
              <w:t>是</w:t>
            </w:r>
          </w:p>
        </w:tc>
        <w:tc>
          <w:tcPr>
            <w:tcW w:w="3544" w:type="dxa"/>
          </w:tcPr>
          <w:p w14:paraId="58D1E1CD">
            <w:pPr>
              <w:pStyle w:val="6"/>
              <w:rPr>
                <w:rFonts w:ascii="宋体" w:hAnsi="宋体"/>
                <w:sz w:val="21"/>
                <w:szCs w:val="21"/>
              </w:rPr>
            </w:pPr>
          </w:p>
        </w:tc>
      </w:tr>
      <w:tr w14:paraId="66F18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44659401">
            <w:pPr>
              <w:pStyle w:val="6"/>
              <w:widowControl w:val="0"/>
              <w:numPr>
                <w:ilvl w:val="0"/>
                <w:numId w:val="172"/>
              </w:numPr>
              <w:rPr>
                <w:rFonts w:ascii="宋体" w:hAnsi="宋体"/>
                <w:sz w:val="21"/>
                <w:szCs w:val="21"/>
              </w:rPr>
            </w:pPr>
          </w:p>
        </w:tc>
        <w:tc>
          <w:tcPr>
            <w:tcW w:w="1418" w:type="dxa"/>
          </w:tcPr>
          <w:p w14:paraId="57D07152">
            <w:pPr>
              <w:rPr>
                <w:rFonts w:ascii="宋体" w:hAnsi="宋体"/>
                <w:sz w:val="21"/>
                <w:szCs w:val="21"/>
              </w:rPr>
            </w:pPr>
            <w:r>
              <w:rPr>
                <w:rFonts w:hint="eastAsia" w:ascii="宋体" w:hAnsi="宋体"/>
                <w:sz w:val="21"/>
                <w:szCs w:val="21"/>
              </w:rPr>
              <w:t>交易状态</w:t>
            </w:r>
          </w:p>
        </w:tc>
        <w:tc>
          <w:tcPr>
            <w:tcW w:w="992" w:type="dxa"/>
          </w:tcPr>
          <w:p w14:paraId="1DE76C4F">
            <w:pPr>
              <w:pStyle w:val="6"/>
              <w:rPr>
                <w:rFonts w:ascii="宋体" w:hAnsi="宋体"/>
                <w:sz w:val="21"/>
                <w:szCs w:val="21"/>
              </w:rPr>
            </w:pPr>
            <w:r>
              <w:rPr>
                <w:rFonts w:hint="eastAsia" w:ascii="宋体" w:hAnsi="宋体"/>
                <w:sz w:val="21"/>
                <w:szCs w:val="21"/>
              </w:rPr>
              <w:t>下拉列表框</w:t>
            </w:r>
          </w:p>
        </w:tc>
        <w:tc>
          <w:tcPr>
            <w:tcW w:w="992" w:type="dxa"/>
          </w:tcPr>
          <w:p w14:paraId="5852B34E">
            <w:pPr>
              <w:pStyle w:val="6"/>
              <w:rPr>
                <w:rFonts w:ascii="宋体" w:hAnsi="宋体"/>
                <w:sz w:val="21"/>
                <w:szCs w:val="21"/>
              </w:rPr>
            </w:pPr>
            <w:r>
              <w:rPr>
                <w:rFonts w:hint="eastAsia" w:ascii="宋体" w:hAnsi="宋体"/>
                <w:sz w:val="21"/>
                <w:szCs w:val="21"/>
              </w:rPr>
              <w:t>全部</w:t>
            </w:r>
          </w:p>
        </w:tc>
        <w:tc>
          <w:tcPr>
            <w:tcW w:w="1134" w:type="dxa"/>
          </w:tcPr>
          <w:p w14:paraId="29E842D6">
            <w:pPr>
              <w:pStyle w:val="6"/>
              <w:rPr>
                <w:rFonts w:ascii="宋体" w:hAnsi="宋体"/>
                <w:sz w:val="21"/>
                <w:szCs w:val="21"/>
              </w:rPr>
            </w:pPr>
          </w:p>
        </w:tc>
        <w:tc>
          <w:tcPr>
            <w:tcW w:w="1134" w:type="dxa"/>
          </w:tcPr>
          <w:p w14:paraId="561F33C7">
            <w:pPr>
              <w:pStyle w:val="6"/>
              <w:rPr>
                <w:rFonts w:ascii="宋体" w:hAnsi="宋体"/>
                <w:sz w:val="21"/>
                <w:szCs w:val="21"/>
              </w:rPr>
            </w:pPr>
          </w:p>
        </w:tc>
        <w:tc>
          <w:tcPr>
            <w:tcW w:w="3544" w:type="dxa"/>
          </w:tcPr>
          <w:p w14:paraId="3EE4C3DD">
            <w:pPr>
              <w:pStyle w:val="6"/>
              <w:rPr>
                <w:rFonts w:ascii="宋体" w:hAnsi="宋体"/>
                <w:sz w:val="21"/>
                <w:szCs w:val="21"/>
              </w:rPr>
            </w:pPr>
            <w:r>
              <w:rPr>
                <w:rFonts w:hint="eastAsia" w:ascii="宋体" w:hAnsi="宋体"/>
                <w:sz w:val="21"/>
                <w:szCs w:val="21"/>
              </w:rPr>
              <w:t>包括：全部，当前持仓，到期分红和当前委托</w:t>
            </w:r>
          </w:p>
        </w:tc>
      </w:tr>
      <w:tr w14:paraId="45AED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2F149242">
            <w:pPr>
              <w:pStyle w:val="6"/>
              <w:widowControl w:val="0"/>
              <w:numPr>
                <w:ilvl w:val="0"/>
                <w:numId w:val="172"/>
              </w:numPr>
              <w:rPr>
                <w:rFonts w:ascii="宋体" w:hAnsi="宋体"/>
                <w:sz w:val="21"/>
                <w:szCs w:val="21"/>
              </w:rPr>
            </w:pPr>
          </w:p>
        </w:tc>
        <w:tc>
          <w:tcPr>
            <w:tcW w:w="1418" w:type="dxa"/>
            <w:vAlign w:val="center"/>
          </w:tcPr>
          <w:p w14:paraId="09190061">
            <w:pPr>
              <w:rPr>
                <w:rFonts w:ascii="宋体" w:hAnsi="宋体"/>
                <w:sz w:val="21"/>
                <w:szCs w:val="21"/>
              </w:rPr>
            </w:pPr>
            <w:r>
              <w:rPr>
                <w:rFonts w:hint="eastAsia" w:ascii="宋体" w:hAnsi="宋体"/>
                <w:sz w:val="21"/>
                <w:szCs w:val="21"/>
              </w:rPr>
              <w:t>起始日期</w:t>
            </w:r>
          </w:p>
        </w:tc>
        <w:tc>
          <w:tcPr>
            <w:tcW w:w="992" w:type="dxa"/>
            <w:vAlign w:val="center"/>
          </w:tcPr>
          <w:p w14:paraId="4988F9D5">
            <w:pPr>
              <w:rPr>
                <w:rFonts w:ascii="宋体" w:hAnsi="宋体"/>
                <w:sz w:val="21"/>
                <w:szCs w:val="21"/>
              </w:rPr>
            </w:pPr>
            <w:r>
              <w:rPr>
                <w:rFonts w:hint="eastAsia" w:ascii="宋体" w:hAnsi="宋体"/>
                <w:sz w:val="21"/>
                <w:szCs w:val="21"/>
              </w:rPr>
              <w:t>文本框</w:t>
            </w:r>
          </w:p>
        </w:tc>
        <w:tc>
          <w:tcPr>
            <w:tcW w:w="992" w:type="dxa"/>
            <w:vAlign w:val="center"/>
          </w:tcPr>
          <w:p w14:paraId="0A271272">
            <w:pPr>
              <w:rPr>
                <w:rFonts w:ascii="宋体" w:hAnsi="宋体" w:cs="Arial"/>
                <w:color w:val="000000"/>
                <w:sz w:val="21"/>
                <w:szCs w:val="21"/>
              </w:rPr>
            </w:pPr>
            <w:r>
              <w:rPr>
                <w:rFonts w:hint="eastAsia" w:ascii="宋体" w:hAnsi="宋体" w:cs="Arial"/>
                <w:color w:val="000000"/>
                <w:sz w:val="21"/>
                <w:szCs w:val="21"/>
              </w:rPr>
              <w:t>一个月前</w:t>
            </w:r>
          </w:p>
        </w:tc>
        <w:tc>
          <w:tcPr>
            <w:tcW w:w="1134" w:type="dxa"/>
            <w:vAlign w:val="center"/>
          </w:tcPr>
          <w:p w14:paraId="0B588D4F">
            <w:pPr>
              <w:rPr>
                <w:rFonts w:ascii="宋体" w:hAnsi="宋体" w:cs="Arial"/>
                <w:color w:val="000000"/>
                <w:sz w:val="21"/>
                <w:szCs w:val="21"/>
              </w:rPr>
            </w:pPr>
            <w:r>
              <w:rPr>
                <w:rFonts w:ascii="宋体" w:hAnsi="宋体" w:cs="Arial"/>
                <w:color w:val="000000"/>
                <w:sz w:val="21"/>
                <w:szCs w:val="21"/>
              </w:rPr>
              <w:t>C/</w:t>
            </w:r>
            <w:r>
              <w:rPr>
                <w:rFonts w:hint="eastAsia" w:ascii="宋体" w:hAnsi="宋体" w:cs="Arial"/>
                <w:color w:val="000000"/>
                <w:sz w:val="21"/>
                <w:szCs w:val="21"/>
              </w:rPr>
              <w:t>10</w:t>
            </w:r>
          </w:p>
        </w:tc>
        <w:tc>
          <w:tcPr>
            <w:tcW w:w="1134" w:type="dxa"/>
            <w:vAlign w:val="center"/>
          </w:tcPr>
          <w:p w14:paraId="780A2D6B">
            <w:pPr>
              <w:rPr>
                <w:rFonts w:ascii="宋体" w:hAnsi="宋体" w:cs="Arial"/>
                <w:color w:val="000000"/>
                <w:sz w:val="21"/>
                <w:szCs w:val="21"/>
              </w:rPr>
            </w:pPr>
          </w:p>
        </w:tc>
        <w:tc>
          <w:tcPr>
            <w:tcW w:w="3544" w:type="dxa"/>
            <w:vAlign w:val="center"/>
          </w:tcPr>
          <w:p w14:paraId="11350FFC">
            <w:pPr>
              <w:rPr>
                <w:rFonts w:ascii="宋体" w:hAnsi="宋体" w:cs="Arial"/>
                <w:color w:val="000000"/>
                <w:sz w:val="21"/>
                <w:szCs w:val="21"/>
              </w:rPr>
            </w:pPr>
            <w:r>
              <w:rPr>
                <w:rFonts w:hint="eastAsia" w:ascii="宋体" w:hAnsi="宋体" w:cs="Arial"/>
                <w:color w:val="000000"/>
                <w:sz w:val="21"/>
                <w:szCs w:val="21"/>
              </w:rPr>
              <w:t>提供时间控件以便点选</w:t>
            </w:r>
          </w:p>
        </w:tc>
      </w:tr>
      <w:tr w14:paraId="33A74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0A297DBA">
            <w:pPr>
              <w:pStyle w:val="6"/>
              <w:widowControl w:val="0"/>
              <w:numPr>
                <w:ilvl w:val="0"/>
                <w:numId w:val="172"/>
              </w:numPr>
              <w:rPr>
                <w:rFonts w:ascii="宋体" w:hAnsi="宋体"/>
                <w:sz w:val="21"/>
                <w:szCs w:val="21"/>
              </w:rPr>
            </w:pPr>
          </w:p>
        </w:tc>
        <w:tc>
          <w:tcPr>
            <w:tcW w:w="1418" w:type="dxa"/>
            <w:vAlign w:val="center"/>
          </w:tcPr>
          <w:p w14:paraId="07B9A057">
            <w:pPr>
              <w:rPr>
                <w:rFonts w:ascii="宋体" w:hAnsi="宋体"/>
                <w:sz w:val="21"/>
                <w:szCs w:val="21"/>
              </w:rPr>
            </w:pPr>
            <w:r>
              <w:rPr>
                <w:rFonts w:hint="eastAsia" w:ascii="宋体" w:hAnsi="宋体"/>
                <w:sz w:val="21"/>
                <w:szCs w:val="21"/>
              </w:rPr>
              <w:t>结束日期</w:t>
            </w:r>
          </w:p>
        </w:tc>
        <w:tc>
          <w:tcPr>
            <w:tcW w:w="992" w:type="dxa"/>
            <w:vAlign w:val="center"/>
          </w:tcPr>
          <w:p w14:paraId="49662E74">
            <w:pPr>
              <w:rPr>
                <w:rFonts w:ascii="宋体" w:hAnsi="宋体"/>
                <w:sz w:val="21"/>
                <w:szCs w:val="21"/>
              </w:rPr>
            </w:pPr>
            <w:r>
              <w:rPr>
                <w:rFonts w:hint="eastAsia" w:ascii="宋体" w:hAnsi="宋体"/>
                <w:sz w:val="21"/>
                <w:szCs w:val="21"/>
              </w:rPr>
              <w:t>文本框</w:t>
            </w:r>
          </w:p>
        </w:tc>
        <w:tc>
          <w:tcPr>
            <w:tcW w:w="992" w:type="dxa"/>
            <w:vAlign w:val="center"/>
          </w:tcPr>
          <w:p w14:paraId="55F23B6E">
            <w:pPr>
              <w:rPr>
                <w:rFonts w:ascii="宋体" w:hAnsi="宋体" w:cs="Arial"/>
                <w:color w:val="000000"/>
                <w:sz w:val="21"/>
                <w:szCs w:val="21"/>
              </w:rPr>
            </w:pPr>
            <w:r>
              <w:rPr>
                <w:rFonts w:hint="eastAsia" w:ascii="宋体" w:hAnsi="宋体" w:cs="Arial"/>
                <w:color w:val="000000"/>
                <w:sz w:val="21"/>
                <w:szCs w:val="21"/>
              </w:rPr>
              <w:t>当日</w:t>
            </w:r>
          </w:p>
        </w:tc>
        <w:tc>
          <w:tcPr>
            <w:tcW w:w="1134" w:type="dxa"/>
            <w:vAlign w:val="center"/>
          </w:tcPr>
          <w:p w14:paraId="4D924150">
            <w:pPr>
              <w:rPr>
                <w:rFonts w:ascii="宋体" w:hAnsi="宋体" w:cs="Arial"/>
                <w:color w:val="000000"/>
                <w:sz w:val="21"/>
                <w:szCs w:val="21"/>
              </w:rPr>
            </w:pPr>
            <w:r>
              <w:rPr>
                <w:rFonts w:ascii="宋体" w:hAnsi="宋体" w:cs="Arial"/>
                <w:color w:val="000000"/>
                <w:sz w:val="21"/>
                <w:szCs w:val="21"/>
              </w:rPr>
              <w:t>C/</w:t>
            </w:r>
            <w:r>
              <w:rPr>
                <w:rFonts w:hint="eastAsia" w:ascii="宋体" w:hAnsi="宋体" w:cs="Arial"/>
                <w:color w:val="000000"/>
                <w:sz w:val="21"/>
                <w:szCs w:val="21"/>
              </w:rPr>
              <w:t>10</w:t>
            </w:r>
          </w:p>
        </w:tc>
        <w:tc>
          <w:tcPr>
            <w:tcW w:w="1134" w:type="dxa"/>
            <w:vAlign w:val="center"/>
          </w:tcPr>
          <w:p w14:paraId="18D7F29B">
            <w:pPr>
              <w:rPr>
                <w:rFonts w:ascii="宋体" w:hAnsi="宋体" w:cs="Arial"/>
                <w:color w:val="000000"/>
                <w:sz w:val="21"/>
                <w:szCs w:val="21"/>
              </w:rPr>
            </w:pPr>
          </w:p>
        </w:tc>
        <w:tc>
          <w:tcPr>
            <w:tcW w:w="3544" w:type="dxa"/>
            <w:vAlign w:val="center"/>
          </w:tcPr>
          <w:p w14:paraId="15173C2C">
            <w:pPr>
              <w:rPr>
                <w:rFonts w:ascii="宋体" w:hAnsi="宋体" w:cs="Arial"/>
                <w:color w:val="000000"/>
                <w:sz w:val="21"/>
                <w:szCs w:val="21"/>
              </w:rPr>
            </w:pPr>
            <w:r>
              <w:rPr>
                <w:rFonts w:hint="eastAsia" w:ascii="宋体" w:hAnsi="宋体" w:cs="Arial"/>
                <w:color w:val="000000"/>
                <w:sz w:val="21"/>
                <w:szCs w:val="21"/>
              </w:rPr>
              <w:t>提供时间控件以便点选</w:t>
            </w:r>
          </w:p>
        </w:tc>
      </w:tr>
      <w:tr w14:paraId="136B0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40A6EE57">
            <w:pPr>
              <w:pStyle w:val="6"/>
              <w:widowControl w:val="0"/>
              <w:numPr>
                <w:ilvl w:val="0"/>
                <w:numId w:val="172"/>
              </w:numPr>
              <w:rPr>
                <w:rFonts w:ascii="宋体" w:hAnsi="宋体"/>
                <w:sz w:val="21"/>
                <w:szCs w:val="21"/>
              </w:rPr>
            </w:pPr>
          </w:p>
        </w:tc>
        <w:tc>
          <w:tcPr>
            <w:tcW w:w="1418" w:type="dxa"/>
          </w:tcPr>
          <w:p w14:paraId="5A7B1607">
            <w:pPr>
              <w:rPr>
                <w:rFonts w:ascii="宋体" w:hAnsi="宋体"/>
                <w:sz w:val="21"/>
                <w:szCs w:val="21"/>
              </w:rPr>
            </w:pPr>
            <w:r>
              <w:rPr>
                <w:rFonts w:hint="eastAsia" w:ascii="宋体" w:hAnsi="宋体"/>
                <w:sz w:val="21"/>
                <w:szCs w:val="21"/>
              </w:rPr>
              <w:t>查询</w:t>
            </w:r>
          </w:p>
        </w:tc>
        <w:tc>
          <w:tcPr>
            <w:tcW w:w="992" w:type="dxa"/>
          </w:tcPr>
          <w:p w14:paraId="0BA06A29">
            <w:pPr>
              <w:rPr>
                <w:rFonts w:ascii="宋体" w:hAnsi="宋体"/>
                <w:sz w:val="21"/>
                <w:szCs w:val="21"/>
              </w:rPr>
            </w:pPr>
            <w:r>
              <w:rPr>
                <w:rFonts w:hint="eastAsia" w:ascii="宋体" w:hAnsi="宋体"/>
                <w:sz w:val="21"/>
                <w:szCs w:val="21"/>
              </w:rPr>
              <w:t>按钮</w:t>
            </w:r>
          </w:p>
        </w:tc>
        <w:tc>
          <w:tcPr>
            <w:tcW w:w="992" w:type="dxa"/>
          </w:tcPr>
          <w:p w14:paraId="0DC9B238">
            <w:pPr>
              <w:rPr>
                <w:rFonts w:ascii="宋体" w:hAnsi="宋体"/>
                <w:sz w:val="21"/>
                <w:szCs w:val="21"/>
              </w:rPr>
            </w:pPr>
          </w:p>
        </w:tc>
        <w:tc>
          <w:tcPr>
            <w:tcW w:w="1134" w:type="dxa"/>
          </w:tcPr>
          <w:p w14:paraId="50C3FC16">
            <w:pPr>
              <w:rPr>
                <w:rFonts w:ascii="宋体" w:hAnsi="宋体"/>
                <w:sz w:val="21"/>
                <w:szCs w:val="21"/>
              </w:rPr>
            </w:pPr>
          </w:p>
        </w:tc>
        <w:tc>
          <w:tcPr>
            <w:tcW w:w="1134" w:type="dxa"/>
          </w:tcPr>
          <w:p w14:paraId="6698E54D">
            <w:pPr>
              <w:rPr>
                <w:rFonts w:ascii="宋体" w:hAnsi="宋体"/>
                <w:sz w:val="21"/>
                <w:szCs w:val="21"/>
              </w:rPr>
            </w:pPr>
          </w:p>
        </w:tc>
        <w:tc>
          <w:tcPr>
            <w:tcW w:w="3544" w:type="dxa"/>
          </w:tcPr>
          <w:p w14:paraId="3C5C054F">
            <w:pPr>
              <w:rPr>
                <w:rFonts w:ascii="宋体" w:hAnsi="宋体"/>
                <w:sz w:val="21"/>
                <w:szCs w:val="21"/>
              </w:rPr>
            </w:pPr>
          </w:p>
        </w:tc>
      </w:tr>
      <w:tr w14:paraId="47624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9" w:type="dxa"/>
            <w:gridSpan w:val="7"/>
          </w:tcPr>
          <w:p w14:paraId="2E273BE0">
            <w:pPr>
              <w:rPr>
                <w:rFonts w:ascii="宋体" w:hAnsi="宋体"/>
                <w:sz w:val="21"/>
                <w:szCs w:val="21"/>
              </w:rPr>
            </w:pPr>
            <w:r>
              <w:rPr>
                <w:rFonts w:hint="eastAsia" w:ascii="宋体" w:hAnsi="宋体"/>
                <w:sz w:val="21"/>
                <w:szCs w:val="21"/>
              </w:rPr>
              <w:t>查询结果页面：</w:t>
            </w:r>
          </w:p>
        </w:tc>
      </w:tr>
      <w:tr w14:paraId="220FF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864F954">
            <w:pPr>
              <w:pStyle w:val="6"/>
              <w:widowControl w:val="0"/>
              <w:numPr>
                <w:ilvl w:val="0"/>
                <w:numId w:val="172"/>
              </w:numPr>
              <w:rPr>
                <w:rFonts w:ascii="宋体" w:hAnsi="宋体"/>
                <w:sz w:val="21"/>
                <w:szCs w:val="21"/>
              </w:rPr>
            </w:pPr>
          </w:p>
        </w:tc>
        <w:tc>
          <w:tcPr>
            <w:tcW w:w="1418" w:type="dxa"/>
          </w:tcPr>
          <w:p w14:paraId="0893AFF1">
            <w:pPr>
              <w:pStyle w:val="6"/>
              <w:rPr>
                <w:rFonts w:ascii="宋体" w:hAnsi="宋体"/>
                <w:sz w:val="21"/>
                <w:szCs w:val="21"/>
              </w:rPr>
            </w:pPr>
            <w:r>
              <w:rPr>
                <w:rFonts w:hint="eastAsia" w:ascii="宋体" w:hAnsi="宋体"/>
                <w:sz w:val="21"/>
                <w:szCs w:val="21"/>
              </w:rPr>
              <w:t>产品代码</w:t>
            </w:r>
          </w:p>
        </w:tc>
        <w:tc>
          <w:tcPr>
            <w:tcW w:w="992" w:type="dxa"/>
          </w:tcPr>
          <w:p w14:paraId="4180DC41">
            <w:pPr>
              <w:pStyle w:val="6"/>
              <w:rPr>
                <w:rFonts w:ascii="宋体" w:hAnsi="宋体"/>
                <w:sz w:val="21"/>
                <w:szCs w:val="21"/>
              </w:rPr>
            </w:pPr>
            <w:r>
              <w:rPr>
                <w:rFonts w:hint="eastAsia" w:ascii="宋体" w:hAnsi="宋体"/>
                <w:sz w:val="21"/>
                <w:szCs w:val="21"/>
              </w:rPr>
              <w:t>文本</w:t>
            </w:r>
          </w:p>
        </w:tc>
        <w:tc>
          <w:tcPr>
            <w:tcW w:w="992" w:type="dxa"/>
          </w:tcPr>
          <w:p w14:paraId="0661DF5C">
            <w:pPr>
              <w:pStyle w:val="6"/>
              <w:rPr>
                <w:rFonts w:ascii="宋体" w:hAnsi="宋体"/>
                <w:sz w:val="21"/>
                <w:szCs w:val="21"/>
              </w:rPr>
            </w:pPr>
          </w:p>
        </w:tc>
        <w:tc>
          <w:tcPr>
            <w:tcW w:w="1134" w:type="dxa"/>
          </w:tcPr>
          <w:p w14:paraId="6AA1EBC0">
            <w:pPr>
              <w:pStyle w:val="6"/>
              <w:rPr>
                <w:rFonts w:ascii="宋体" w:hAnsi="宋体"/>
                <w:sz w:val="21"/>
                <w:szCs w:val="21"/>
              </w:rPr>
            </w:pPr>
          </w:p>
        </w:tc>
        <w:tc>
          <w:tcPr>
            <w:tcW w:w="1134" w:type="dxa"/>
          </w:tcPr>
          <w:p w14:paraId="340EC537">
            <w:pPr>
              <w:pStyle w:val="6"/>
              <w:rPr>
                <w:rFonts w:ascii="宋体" w:hAnsi="宋体"/>
                <w:sz w:val="21"/>
                <w:szCs w:val="21"/>
              </w:rPr>
            </w:pPr>
          </w:p>
        </w:tc>
        <w:tc>
          <w:tcPr>
            <w:tcW w:w="3544" w:type="dxa"/>
          </w:tcPr>
          <w:p w14:paraId="5053C190">
            <w:pPr>
              <w:pStyle w:val="6"/>
              <w:rPr>
                <w:rFonts w:ascii="宋体" w:hAnsi="宋体"/>
                <w:sz w:val="21"/>
                <w:szCs w:val="21"/>
              </w:rPr>
            </w:pPr>
          </w:p>
        </w:tc>
      </w:tr>
      <w:tr w14:paraId="58301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0C26A8DC">
            <w:pPr>
              <w:pStyle w:val="6"/>
              <w:widowControl w:val="0"/>
              <w:numPr>
                <w:ilvl w:val="0"/>
                <w:numId w:val="172"/>
              </w:numPr>
              <w:rPr>
                <w:rFonts w:ascii="宋体" w:hAnsi="宋体"/>
                <w:sz w:val="21"/>
                <w:szCs w:val="21"/>
              </w:rPr>
            </w:pPr>
          </w:p>
        </w:tc>
        <w:tc>
          <w:tcPr>
            <w:tcW w:w="1418" w:type="dxa"/>
          </w:tcPr>
          <w:p w14:paraId="38BF15B3">
            <w:pPr>
              <w:pStyle w:val="6"/>
              <w:rPr>
                <w:rFonts w:ascii="宋体" w:hAnsi="宋体"/>
                <w:sz w:val="21"/>
                <w:szCs w:val="21"/>
              </w:rPr>
            </w:pPr>
            <w:r>
              <w:rPr>
                <w:rFonts w:hint="eastAsia" w:ascii="宋体" w:hAnsi="宋体"/>
                <w:sz w:val="21"/>
                <w:szCs w:val="21"/>
              </w:rPr>
              <w:t>产品名称</w:t>
            </w:r>
          </w:p>
        </w:tc>
        <w:tc>
          <w:tcPr>
            <w:tcW w:w="992" w:type="dxa"/>
          </w:tcPr>
          <w:p w14:paraId="69F56897">
            <w:pPr>
              <w:pStyle w:val="6"/>
              <w:rPr>
                <w:rFonts w:ascii="宋体" w:hAnsi="宋体"/>
                <w:sz w:val="21"/>
                <w:szCs w:val="21"/>
              </w:rPr>
            </w:pPr>
            <w:r>
              <w:rPr>
                <w:rFonts w:hint="eastAsia" w:ascii="宋体" w:hAnsi="宋体"/>
                <w:sz w:val="21"/>
                <w:szCs w:val="21"/>
              </w:rPr>
              <w:t>文本</w:t>
            </w:r>
          </w:p>
        </w:tc>
        <w:tc>
          <w:tcPr>
            <w:tcW w:w="992" w:type="dxa"/>
          </w:tcPr>
          <w:p w14:paraId="4209F350">
            <w:pPr>
              <w:rPr>
                <w:rFonts w:ascii="宋体" w:hAnsi="宋体"/>
                <w:sz w:val="21"/>
                <w:szCs w:val="21"/>
              </w:rPr>
            </w:pPr>
          </w:p>
        </w:tc>
        <w:tc>
          <w:tcPr>
            <w:tcW w:w="1134" w:type="dxa"/>
          </w:tcPr>
          <w:p w14:paraId="679CC7E4">
            <w:pPr>
              <w:rPr>
                <w:rFonts w:ascii="宋体" w:hAnsi="宋体"/>
                <w:sz w:val="21"/>
                <w:szCs w:val="21"/>
              </w:rPr>
            </w:pPr>
          </w:p>
        </w:tc>
        <w:tc>
          <w:tcPr>
            <w:tcW w:w="1134" w:type="dxa"/>
          </w:tcPr>
          <w:p w14:paraId="31A2E850">
            <w:pPr>
              <w:rPr>
                <w:rFonts w:ascii="宋体" w:hAnsi="宋体"/>
                <w:sz w:val="21"/>
                <w:szCs w:val="21"/>
              </w:rPr>
            </w:pPr>
          </w:p>
        </w:tc>
        <w:tc>
          <w:tcPr>
            <w:tcW w:w="3544" w:type="dxa"/>
          </w:tcPr>
          <w:p w14:paraId="0F2EB3A3">
            <w:pPr>
              <w:rPr>
                <w:rFonts w:ascii="宋体" w:hAnsi="宋体"/>
                <w:sz w:val="21"/>
                <w:szCs w:val="21"/>
              </w:rPr>
            </w:pPr>
          </w:p>
        </w:tc>
      </w:tr>
      <w:tr w14:paraId="08291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2BD412A7">
            <w:pPr>
              <w:pStyle w:val="6"/>
              <w:widowControl w:val="0"/>
              <w:numPr>
                <w:ilvl w:val="0"/>
                <w:numId w:val="172"/>
              </w:numPr>
              <w:rPr>
                <w:rFonts w:ascii="宋体" w:hAnsi="宋体"/>
                <w:sz w:val="21"/>
                <w:szCs w:val="21"/>
              </w:rPr>
            </w:pPr>
          </w:p>
        </w:tc>
        <w:tc>
          <w:tcPr>
            <w:tcW w:w="1418" w:type="dxa"/>
          </w:tcPr>
          <w:p w14:paraId="1181835B">
            <w:pPr>
              <w:pStyle w:val="6"/>
              <w:rPr>
                <w:rFonts w:ascii="宋体" w:hAnsi="宋体"/>
                <w:sz w:val="21"/>
                <w:szCs w:val="21"/>
              </w:rPr>
            </w:pPr>
            <w:r>
              <w:rPr>
                <w:rFonts w:hint="eastAsia" w:ascii="宋体" w:hAnsi="宋体"/>
                <w:sz w:val="21"/>
                <w:szCs w:val="21"/>
              </w:rPr>
              <w:t>预期收益率</w:t>
            </w:r>
          </w:p>
        </w:tc>
        <w:tc>
          <w:tcPr>
            <w:tcW w:w="992" w:type="dxa"/>
          </w:tcPr>
          <w:p w14:paraId="3F8732DF">
            <w:pPr>
              <w:pStyle w:val="6"/>
              <w:rPr>
                <w:rFonts w:ascii="宋体" w:hAnsi="宋体"/>
                <w:sz w:val="21"/>
                <w:szCs w:val="21"/>
              </w:rPr>
            </w:pPr>
            <w:r>
              <w:rPr>
                <w:rFonts w:hint="eastAsia" w:ascii="宋体" w:hAnsi="宋体"/>
                <w:sz w:val="21"/>
                <w:szCs w:val="21"/>
              </w:rPr>
              <w:t>文本</w:t>
            </w:r>
          </w:p>
        </w:tc>
        <w:tc>
          <w:tcPr>
            <w:tcW w:w="992" w:type="dxa"/>
          </w:tcPr>
          <w:p w14:paraId="547448BD">
            <w:pPr>
              <w:rPr>
                <w:rFonts w:ascii="宋体" w:hAnsi="宋体"/>
                <w:sz w:val="21"/>
                <w:szCs w:val="21"/>
              </w:rPr>
            </w:pPr>
          </w:p>
        </w:tc>
        <w:tc>
          <w:tcPr>
            <w:tcW w:w="1134" w:type="dxa"/>
          </w:tcPr>
          <w:p w14:paraId="0CAF8F78">
            <w:pPr>
              <w:rPr>
                <w:rFonts w:ascii="宋体" w:hAnsi="宋体"/>
                <w:sz w:val="21"/>
                <w:szCs w:val="21"/>
              </w:rPr>
            </w:pPr>
          </w:p>
        </w:tc>
        <w:tc>
          <w:tcPr>
            <w:tcW w:w="1134" w:type="dxa"/>
          </w:tcPr>
          <w:p w14:paraId="4EE1CE98">
            <w:pPr>
              <w:rPr>
                <w:rFonts w:ascii="宋体" w:hAnsi="宋体"/>
                <w:sz w:val="21"/>
                <w:szCs w:val="21"/>
              </w:rPr>
            </w:pPr>
          </w:p>
        </w:tc>
        <w:tc>
          <w:tcPr>
            <w:tcW w:w="3544" w:type="dxa"/>
          </w:tcPr>
          <w:p w14:paraId="2716768B">
            <w:pPr>
              <w:rPr>
                <w:rFonts w:ascii="宋体" w:hAnsi="宋体"/>
                <w:sz w:val="21"/>
                <w:szCs w:val="21"/>
              </w:rPr>
            </w:pPr>
          </w:p>
        </w:tc>
      </w:tr>
      <w:tr w14:paraId="26308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6CEBB8E8">
            <w:pPr>
              <w:pStyle w:val="6"/>
              <w:widowControl w:val="0"/>
              <w:numPr>
                <w:ilvl w:val="0"/>
                <w:numId w:val="172"/>
              </w:numPr>
              <w:rPr>
                <w:rFonts w:ascii="宋体" w:hAnsi="宋体"/>
                <w:sz w:val="21"/>
                <w:szCs w:val="21"/>
              </w:rPr>
            </w:pPr>
          </w:p>
        </w:tc>
        <w:tc>
          <w:tcPr>
            <w:tcW w:w="1418" w:type="dxa"/>
          </w:tcPr>
          <w:p w14:paraId="7427123C">
            <w:pPr>
              <w:pStyle w:val="6"/>
              <w:rPr>
                <w:rFonts w:ascii="宋体" w:hAnsi="宋体"/>
                <w:sz w:val="21"/>
                <w:szCs w:val="21"/>
              </w:rPr>
            </w:pPr>
            <w:r>
              <w:rPr>
                <w:rFonts w:hint="eastAsia" w:ascii="宋体" w:hAnsi="宋体"/>
                <w:sz w:val="21"/>
                <w:szCs w:val="21"/>
              </w:rPr>
              <w:t>币种</w:t>
            </w:r>
          </w:p>
        </w:tc>
        <w:tc>
          <w:tcPr>
            <w:tcW w:w="992" w:type="dxa"/>
          </w:tcPr>
          <w:p w14:paraId="23651D44">
            <w:pPr>
              <w:pStyle w:val="6"/>
              <w:rPr>
                <w:rFonts w:ascii="宋体" w:hAnsi="宋体"/>
                <w:sz w:val="21"/>
                <w:szCs w:val="21"/>
              </w:rPr>
            </w:pPr>
            <w:r>
              <w:rPr>
                <w:rFonts w:hint="eastAsia" w:ascii="宋体" w:hAnsi="宋体"/>
                <w:sz w:val="21"/>
                <w:szCs w:val="21"/>
              </w:rPr>
              <w:t>文本</w:t>
            </w:r>
          </w:p>
        </w:tc>
        <w:tc>
          <w:tcPr>
            <w:tcW w:w="992" w:type="dxa"/>
          </w:tcPr>
          <w:p w14:paraId="16761147">
            <w:pPr>
              <w:rPr>
                <w:rFonts w:ascii="宋体" w:hAnsi="宋体"/>
                <w:sz w:val="21"/>
                <w:szCs w:val="21"/>
              </w:rPr>
            </w:pPr>
          </w:p>
        </w:tc>
        <w:tc>
          <w:tcPr>
            <w:tcW w:w="1134" w:type="dxa"/>
          </w:tcPr>
          <w:p w14:paraId="6A0624E9">
            <w:pPr>
              <w:rPr>
                <w:rFonts w:ascii="宋体" w:hAnsi="宋体"/>
                <w:sz w:val="21"/>
                <w:szCs w:val="21"/>
              </w:rPr>
            </w:pPr>
          </w:p>
        </w:tc>
        <w:tc>
          <w:tcPr>
            <w:tcW w:w="1134" w:type="dxa"/>
          </w:tcPr>
          <w:p w14:paraId="56A431E2">
            <w:pPr>
              <w:rPr>
                <w:rFonts w:ascii="宋体" w:hAnsi="宋体"/>
                <w:sz w:val="21"/>
                <w:szCs w:val="21"/>
              </w:rPr>
            </w:pPr>
          </w:p>
        </w:tc>
        <w:tc>
          <w:tcPr>
            <w:tcW w:w="3544" w:type="dxa"/>
          </w:tcPr>
          <w:p w14:paraId="7014628A">
            <w:pPr>
              <w:rPr>
                <w:rFonts w:ascii="宋体" w:hAnsi="宋体"/>
                <w:sz w:val="21"/>
                <w:szCs w:val="21"/>
              </w:rPr>
            </w:pPr>
          </w:p>
        </w:tc>
      </w:tr>
      <w:tr w14:paraId="7DC6C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5253AE80">
            <w:pPr>
              <w:pStyle w:val="6"/>
              <w:widowControl w:val="0"/>
              <w:numPr>
                <w:ilvl w:val="0"/>
                <w:numId w:val="172"/>
              </w:numPr>
              <w:rPr>
                <w:rFonts w:ascii="宋体" w:hAnsi="宋体"/>
                <w:sz w:val="21"/>
                <w:szCs w:val="21"/>
              </w:rPr>
            </w:pPr>
          </w:p>
        </w:tc>
        <w:tc>
          <w:tcPr>
            <w:tcW w:w="1418" w:type="dxa"/>
          </w:tcPr>
          <w:p w14:paraId="63B350C5">
            <w:pPr>
              <w:pStyle w:val="6"/>
              <w:rPr>
                <w:rFonts w:ascii="宋体" w:hAnsi="宋体"/>
                <w:sz w:val="21"/>
                <w:szCs w:val="21"/>
              </w:rPr>
            </w:pPr>
            <w:r>
              <w:rPr>
                <w:rFonts w:hint="eastAsia" w:ascii="宋体" w:hAnsi="宋体"/>
                <w:sz w:val="21"/>
                <w:szCs w:val="21"/>
              </w:rPr>
              <w:t>购买金额</w:t>
            </w:r>
          </w:p>
        </w:tc>
        <w:tc>
          <w:tcPr>
            <w:tcW w:w="992" w:type="dxa"/>
          </w:tcPr>
          <w:p w14:paraId="16BA4AB2">
            <w:pPr>
              <w:pStyle w:val="6"/>
              <w:rPr>
                <w:rFonts w:ascii="宋体" w:hAnsi="宋体"/>
                <w:sz w:val="21"/>
                <w:szCs w:val="21"/>
              </w:rPr>
            </w:pPr>
            <w:r>
              <w:rPr>
                <w:rFonts w:hint="eastAsia" w:ascii="宋体" w:hAnsi="宋体"/>
                <w:sz w:val="21"/>
                <w:szCs w:val="21"/>
              </w:rPr>
              <w:t>文本</w:t>
            </w:r>
          </w:p>
        </w:tc>
        <w:tc>
          <w:tcPr>
            <w:tcW w:w="992" w:type="dxa"/>
          </w:tcPr>
          <w:p w14:paraId="74F950BC">
            <w:pPr>
              <w:rPr>
                <w:rFonts w:ascii="宋体" w:hAnsi="宋体"/>
                <w:sz w:val="21"/>
                <w:szCs w:val="21"/>
              </w:rPr>
            </w:pPr>
          </w:p>
        </w:tc>
        <w:tc>
          <w:tcPr>
            <w:tcW w:w="1134" w:type="dxa"/>
          </w:tcPr>
          <w:p w14:paraId="7F0353C2">
            <w:pPr>
              <w:rPr>
                <w:rFonts w:ascii="宋体" w:hAnsi="宋体"/>
                <w:sz w:val="21"/>
                <w:szCs w:val="21"/>
              </w:rPr>
            </w:pPr>
          </w:p>
        </w:tc>
        <w:tc>
          <w:tcPr>
            <w:tcW w:w="1134" w:type="dxa"/>
          </w:tcPr>
          <w:p w14:paraId="2A727567">
            <w:pPr>
              <w:rPr>
                <w:rFonts w:ascii="宋体" w:hAnsi="宋体"/>
                <w:sz w:val="21"/>
                <w:szCs w:val="21"/>
              </w:rPr>
            </w:pPr>
          </w:p>
        </w:tc>
        <w:tc>
          <w:tcPr>
            <w:tcW w:w="3544" w:type="dxa"/>
          </w:tcPr>
          <w:p w14:paraId="46CF952B">
            <w:pPr>
              <w:rPr>
                <w:rFonts w:ascii="宋体" w:hAnsi="宋体"/>
                <w:sz w:val="21"/>
                <w:szCs w:val="21"/>
              </w:rPr>
            </w:pPr>
          </w:p>
        </w:tc>
      </w:tr>
      <w:tr w14:paraId="47DD4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0F235383">
            <w:pPr>
              <w:pStyle w:val="6"/>
              <w:widowControl w:val="0"/>
              <w:numPr>
                <w:ilvl w:val="0"/>
                <w:numId w:val="172"/>
              </w:numPr>
              <w:rPr>
                <w:rFonts w:ascii="宋体" w:hAnsi="宋体"/>
                <w:sz w:val="21"/>
                <w:szCs w:val="21"/>
              </w:rPr>
            </w:pPr>
          </w:p>
        </w:tc>
        <w:tc>
          <w:tcPr>
            <w:tcW w:w="1418" w:type="dxa"/>
          </w:tcPr>
          <w:p w14:paraId="4BB11CF9">
            <w:pPr>
              <w:pStyle w:val="6"/>
              <w:rPr>
                <w:rFonts w:ascii="宋体" w:hAnsi="宋体"/>
                <w:sz w:val="21"/>
                <w:szCs w:val="21"/>
              </w:rPr>
            </w:pPr>
            <w:r>
              <w:rPr>
                <w:rFonts w:hint="eastAsia" w:ascii="宋体" w:hAnsi="宋体"/>
                <w:sz w:val="21"/>
                <w:szCs w:val="21"/>
              </w:rPr>
              <w:t>分红金额</w:t>
            </w:r>
          </w:p>
        </w:tc>
        <w:tc>
          <w:tcPr>
            <w:tcW w:w="992" w:type="dxa"/>
          </w:tcPr>
          <w:p w14:paraId="5CB6764E">
            <w:pPr>
              <w:pStyle w:val="6"/>
              <w:rPr>
                <w:rFonts w:ascii="宋体" w:hAnsi="宋体"/>
                <w:sz w:val="21"/>
                <w:szCs w:val="21"/>
              </w:rPr>
            </w:pPr>
            <w:r>
              <w:rPr>
                <w:rFonts w:hint="eastAsia" w:ascii="宋体" w:hAnsi="宋体"/>
                <w:sz w:val="21"/>
                <w:szCs w:val="21"/>
              </w:rPr>
              <w:t>文本</w:t>
            </w:r>
          </w:p>
        </w:tc>
        <w:tc>
          <w:tcPr>
            <w:tcW w:w="992" w:type="dxa"/>
          </w:tcPr>
          <w:p w14:paraId="67978D34">
            <w:pPr>
              <w:rPr>
                <w:rFonts w:ascii="宋体" w:hAnsi="宋体"/>
                <w:sz w:val="21"/>
                <w:szCs w:val="21"/>
              </w:rPr>
            </w:pPr>
          </w:p>
        </w:tc>
        <w:tc>
          <w:tcPr>
            <w:tcW w:w="1134" w:type="dxa"/>
          </w:tcPr>
          <w:p w14:paraId="484D11C7">
            <w:pPr>
              <w:rPr>
                <w:rFonts w:ascii="宋体" w:hAnsi="宋体"/>
                <w:sz w:val="21"/>
                <w:szCs w:val="21"/>
              </w:rPr>
            </w:pPr>
          </w:p>
        </w:tc>
        <w:tc>
          <w:tcPr>
            <w:tcW w:w="1134" w:type="dxa"/>
          </w:tcPr>
          <w:p w14:paraId="27DCD05E">
            <w:pPr>
              <w:rPr>
                <w:rFonts w:ascii="宋体" w:hAnsi="宋体"/>
                <w:sz w:val="21"/>
                <w:szCs w:val="21"/>
              </w:rPr>
            </w:pPr>
          </w:p>
        </w:tc>
        <w:tc>
          <w:tcPr>
            <w:tcW w:w="3544" w:type="dxa"/>
          </w:tcPr>
          <w:p w14:paraId="343FB2A0">
            <w:pPr>
              <w:rPr>
                <w:rFonts w:ascii="宋体" w:hAnsi="宋体"/>
                <w:sz w:val="21"/>
                <w:szCs w:val="21"/>
              </w:rPr>
            </w:pPr>
            <w:r>
              <w:rPr>
                <w:rFonts w:hint="eastAsia" w:ascii="宋体" w:hAnsi="宋体"/>
                <w:sz w:val="21"/>
                <w:szCs w:val="21"/>
              </w:rPr>
              <w:t>未到期的显示分红金额为0</w:t>
            </w:r>
          </w:p>
        </w:tc>
      </w:tr>
      <w:tr w14:paraId="472BE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73F967E">
            <w:pPr>
              <w:pStyle w:val="6"/>
              <w:widowControl w:val="0"/>
              <w:numPr>
                <w:ilvl w:val="0"/>
                <w:numId w:val="172"/>
              </w:numPr>
              <w:rPr>
                <w:rFonts w:ascii="宋体" w:hAnsi="宋体"/>
                <w:sz w:val="21"/>
                <w:szCs w:val="21"/>
              </w:rPr>
            </w:pPr>
          </w:p>
        </w:tc>
        <w:tc>
          <w:tcPr>
            <w:tcW w:w="1418" w:type="dxa"/>
          </w:tcPr>
          <w:p w14:paraId="3FF7A344">
            <w:pPr>
              <w:pStyle w:val="6"/>
              <w:rPr>
                <w:rFonts w:ascii="宋体" w:hAnsi="宋体"/>
                <w:sz w:val="21"/>
                <w:szCs w:val="21"/>
              </w:rPr>
            </w:pPr>
            <w:r>
              <w:rPr>
                <w:rFonts w:hint="eastAsia" w:ascii="宋体" w:hAnsi="宋体"/>
                <w:sz w:val="21"/>
                <w:szCs w:val="21"/>
              </w:rPr>
              <w:t>产品起息日</w:t>
            </w:r>
          </w:p>
        </w:tc>
        <w:tc>
          <w:tcPr>
            <w:tcW w:w="992" w:type="dxa"/>
          </w:tcPr>
          <w:p w14:paraId="4CA81FA8">
            <w:pPr>
              <w:pStyle w:val="6"/>
              <w:rPr>
                <w:rFonts w:ascii="宋体" w:hAnsi="宋体"/>
                <w:sz w:val="21"/>
                <w:szCs w:val="21"/>
              </w:rPr>
            </w:pPr>
            <w:r>
              <w:rPr>
                <w:rFonts w:hint="eastAsia" w:ascii="宋体" w:hAnsi="宋体"/>
                <w:sz w:val="21"/>
                <w:szCs w:val="21"/>
              </w:rPr>
              <w:t>文本</w:t>
            </w:r>
          </w:p>
        </w:tc>
        <w:tc>
          <w:tcPr>
            <w:tcW w:w="992" w:type="dxa"/>
          </w:tcPr>
          <w:p w14:paraId="445BEFB0">
            <w:pPr>
              <w:rPr>
                <w:rFonts w:ascii="宋体" w:hAnsi="宋体"/>
                <w:sz w:val="21"/>
                <w:szCs w:val="21"/>
              </w:rPr>
            </w:pPr>
          </w:p>
        </w:tc>
        <w:tc>
          <w:tcPr>
            <w:tcW w:w="1134" w:type="dxa"/>
          </w:tcPr>
          <w:p w14:paraId="276751F9">
            <w:pPr>
              <w:rPr>
                <w:rFonts w:ascii="宋体" w:hAnsi="宋体"/>
                <w:sz w:val="21"/>
                <w:szCs w:val="21"/>
              </w:rPr>
            </w:pPr>
          </w:p>
        </w:tc>
        <w:tc>
          <w:tcPr>
            <w:tcW w:w="1134" w:type="dxa"/>
          </w:tcPr>
          <w:p w14:paraId="7E26665C">
            <w:pPr>
              <w:rPr>
                <w:rFonts w:ascii="宋体" w:hAnsi="宋体"/>
                <w:sz w:val="21"/>
                <w:szCs w:val="21"/>
              </w:rPr>
            </w:pPr>
          </w:p>
        </w:tc>
        <w:tc>
          <w:tcPr>
            <w:tcW w:w="3544" w:type="dxa"/>
          </w:tcPr>
          <w:p w14:paraId="1C9EB3C1">
            <w:pPr>
              <w:rPr>
                <w:rFonts w:ascii="宋体" w:hAnsi="宋体"/>
                <w:sz w:val="21"/>
                <w:szCs w:val="21"/>
              </w:rPr>
            </w:pPr>
          </w:p>
        </w:tc>
      </w:tr>
      <w:tr w14:paraId="3E9D8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097E11A0">
            <w:pPr>
              <w:pStyle w:val="6"/>
              <w:widowControl w:val="0"/>
              <w:numPr>
                <w:ilvl w:val="0"/>
                <w:numId w:val="172"/>
              </w:numPr>
              <w:rPr>
                <w:rFonts w:ascii="宋体" w:hAnsi="宋体"/>
                <w:sz w:val="21"/>
                <w:szCs w:val="21"/>
              </w:rPr>
            </w:pPr>
          </w:p>
        </w:tc>
        <w:tc>
          <w:tcPr>
            <w:tcW w:w="1418" w:type="dxa"/>
          </w:tcPr>
          <w:p w14:paraId="18EA868C">
            <w:pPr>
              <w:pStyle w:val="6"/>
              <w:rPr>
                <w:rFonts w:ascii="宋体" w:hAnsi="宋体"/>
                <w:sz w:val="21"/>
                <w:szCs w:val="21"/>
              </w:rPr>
            </w:pPr>
            <w:r>
              <w:rPr>
                <w:rFonts w:hint="eastAsia" w:ascii="宋体" w:hAnsi="宋体"/>
                <w:sz w:val="21"/>
                <w:szCs w:val="21"/>
              </w:rPr>
              <w:t>产品到期日</w:t>
            </w:r>
          </w:p>
        </w:tc>
        <w:tc>
          <w:tcPr>
            <w:tcW w:w="992" w:type="dxa"/>
          </w:tcPr>
          <w:p w14:paraId="5AD85950">
            <w:pPr>
              <w:pStyle w:val="6"/>
              <w:rPr>
                <w:rFonts w:ascii="宋体" w:hAnsi="宋体"/>
                <w:sz w:val="21"/>
                <w:szCs w:val="21"/>
              </w:rPr>
            </w:pPr>
            <w:r>
              <w:rPr>
                <w:rFonts w:hint="eastAsia" w:ascii="宋体" w:hAnsi="宋体"/>
                <w:sz w:val="21"/>
                <w:szCs w:val="21"/>
              </w:rPr>
              <w:t>文本</w:t>
            </w:r>
          </w:p>
        </w:tc>
        <w:tc>
          <w:tcPr>
            <w:tcW w:w="992" w:type="dxa"/>
          </w:tcPr>
          <w:p w14:paraId="704B7A41">
            <w:pPr>
              <w:rPr>
                <w:rFonts w:ascii="宋体" w:hAnsi="宋体"/>
                <w:sz w:val="21"/>
                <w:szCs w:val="21"/>
              </w:rPr>
            </w:pPr>
          </w:p>
        </w:tc>
        <w:tc>
          <w:tcPr>
            <w:tcW w:w="1134" w:type="dxa"/>
          </w:tcPr>
          <w:p w14:paraId="199EF5B1">
            <w:pPr>
              <w:rPr>
                <w:rFonts w:ascii="宋体" w:hAnsi="宋体"/>
                <w:sz w:val="21"/>
                <w:szCs w:val="21"/>
              </w:rPr>
            </w:pPr>
          </w:p>
        </w:tc>
        <w:tc>
          <w:tcPr>
            <w:tcW w:w="1134" w:type="dxa"/>
          </w:tcPr>
          <w:p w14:paraId="2BCA0BA9">
            <w:pPr>
              <w:rPr>
                <w:rFonts w:ascii="宋体" w:hAnsi="宋体"/>
                <w:sz w:val="21"/>
                <w:szCs w:val="21"/>
              </w:rPr>
            </w:pPr>
          </w:p>
        </w:tc>
        <w:tc>
          <w:tcPr>
            <w:tcW w:w="3544" w:type="dxa"/>
          </w:tcPr>
          <w:p w14:paraId="31B32EF3">
            <w:pPr>
              <w:rPr>
                <w:rFonts w:ascii="宋体" w:hAnsi="宋体"/>
                <w:sz w:val="21"/>
                <w:szCs w:val="21"/>
              </w:rPr>
            </w:pPr>
          </w:p>
        </w:tc>
      </w:tr>
      <w:tr w14:paraId="1A270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4EE77B55">
            <w:pPr>
              <w:pStyle w:val="6"/>
              <w:widowControl w:val="0"/>
              <w:numPr>
                <w:ilvl w:val="0"/>
                <w:numId w:val="172"/>
              </w:numPr>
              <w:rPr>
                <w:rFonts w:ascii="宋体" w:hAnsi="宋体"/>
                <w:sz w:val="21"/>
                <w:szCs w:val="21"/>
              </w:rPr>
            </w:pPr>
          </w:p>
        </w:tc>
        <w:tc>
          <w:tcPr>
            <w:tcW w:w="1418" w:type="dxa"/>
          </w:tcPr>
          <w:p w14:paraId="3A1B3834">
            <w:pPr>
              <w:pStyle w:val="6"/>
              <w:rPr>
                <w:rFonts w:ascii="宋体" w:hAnsi="宋体"/>
                <w:sz w:val="21"/>
                <w:szCs w:val="21"/>
              </w:rPr>
            </w:pPr>
            <w:r>
              <w:rPr>
                <w:rFonts w:hint="eastAsia" w:ascii="宋体" w:hAnsi="宋体"/>
                <w:sz w:val="21"/>
                <w:szCs w:val="21"/>
              </w:rPr>
              <w:t>理财协议号</w:t>
            </w:r>
          </w:p>
        </w:tc>
        <w:tc>
          <w:tcPr>
            <w:tcW w:w="992" w:type="dxa"/>
          </w:tcPr>
          <w:p w14:paraId="18FC3704">
            <w:pPr>
              <w:pStyle w:val="6"/>
              <w:rPr>
                <w:rFonts w:ascii="宋体" w:hAnsi="宋体"/>
                <w:sz w:val="21"/>
                <w:szCs w:val="21"/>
              </w:rPr>
            </w:pPr>
            <w:r>
              <w:rPr>
                <w:rFonts w:hint="eastAsia" w:ascii="宋体" w:hAnsi="宋体"/>
                <w:sz w:val="21"/>
                <w:szCs w:val="21"/>
              </w:rPr>
              <w:t>文本</w:t>
            </w:r>
          </w:p>
        </w:tc>
        <w:tc>
          <w:tcPr>
            <w:tcW w:w="992" w:type="dxa"/>
          </w:tcPr>
          <w:p w14:paraId="7F5610EA">
            <w:pPr>
              <w:rPr>
                <w:rFonts w:ascii="宋体" w:hAnsi="宋体"/>
                <w:sz w:val="21"/>
                <w:szCs w:val="21"/>
              </w:rPr>
            </w:pPr>
          </w:p>
        </w:tc>
        <w:tc>
          <w:tcPr>
            <w:tcW w:w="1134" w:type="dxa"/>
          </w:tcPr>
          <w:p w14:paraId="3FF89FAC">
            <w:pPr>
              <w:rPr>
                <w:rFonts w:ascii="宋体" w:hAnsi="宋体"/>
                <w:sz w:val="21"/>
                <w:szCs w:val="21"/>
              </w:rPr>
            </w:pPr>
          </w:p>
        </w:tc>
        <w:tc>
          <w:tcPr>
            <w:tcW w:w="1134" w:type="dxa"/>
          </w:tcPr>
          <w:p w14:paraId="6290DB0E">
            <w:pPr>
              <w:rPr>
                <w:rFonts w:ascii="宋体" w:hAnsi="宋体"/>
                <w:sz w:val="21"/>
                <w:szCs w:val="21"/>
              </w:rPr>
            </w:pPr>
          </w:p>
        </w:tc>
        <w:tc>
          <w:tcPr>
            <w:tcW w:w="3544" w:type="dxa"/>
          </w:tcPr>
          <w:p w14:paraId="31A91C1D">
            <w:pPr>
              <w:rPr>
                <w:rFonts w:ascii="宋体" w:hAnsi="宋体"/>
                <w:sz w:val="21"/>
                <w:szCs w:val="21"/>
              </w:rPr>
            </w:pPr>
          </w:p>
        </w:tc>
      </w:tr>
      <w:tr w14:paraId="50548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77BC90DB">
            <w:pPr>
              <w:pStyle w:val="6"/>
              <w:widowControl w:val="0"/>
              <w:numPr>
                <w:ilvl w:val="0"/>
                <w:numId w:val="172"/>
              </w:numPr>
              <w:rPr>
                <w:rFonts w:ascii="宋体" w:hAnsi="宋体"/>
                <w:sz w:val="21"/>
                <w:szCs w:val="21"/>
              </w:rPr>
            </w:pPr>
          </w:p>
        </w:tc>
        <w:tc>
          <w:tcPr>
            <w:tcW w:w="1418" w:type="dxa"/>
          </w:tcPr>
          <w:p w14:paraId="01E03063">
            <w:pPr>
              <w:pStyle w:val="6"/>
              <w:rPr>
                <w:rFonts w:ascii="宋体" w:hAnsi="宋体"/>
                <w:sz w:val="21"/>
                <w:szCs w:val="21"/>
              </w:rPr>
            </w:pPr>
            <w:r>
              <w:rPr>
                <w:rFonts w:hint="eastAsia" w:ascii="宋体" w:hAnsi="宋体"/>
                <w:sz w:val="21"/>
                <w:szCs w:val="21"/>
              </w:rPr>
              <w:t>交易状态</w:t>
            </w:r>
          </w:p>
        </w:tc>
        <w:tc>
          <w:tcPr>
            <w:tcW w:w="992" w:type="dxa"/>
          </w:tcPr>
          <w:p w14:paraId="7D4ED20A">
            <w:pPr>
              <w:pStyle w:val="6"/>
              <w:rPr>
                <w:rFonts w:ascii="宋体" w:hAnsi="宋体"/>
                <w:sz w:val="21"/>
                <w:szCs w:val="21"/>
              </w:rPr>
            </w:pPr>
            <w:r>
              <w:rPr>
                <w:rFonts w:hint="eastAsia" w:ascii="宋体" w:hAnsi="宋体"/>
                <w:sz w:val="21"/>
                <w:szCs w:val="21"/>
              </w:rPr>
              <w:t>文本</w:t>
            </w:r>
          </w:p>
        </w:tc>
        <w:tc>
          <w:tcPr>
            <w:tcW w:w="992" w:type="dxa"/>
          </w:tcPr>
          <w:p w14:paraId="0A8766FA">
            <w:pPr>
              <w:rPr>
                <w:rFonts w:ascii="宋体" w:hAnsi="宋体"/>
                <w:sz w:val="21"/>
                <w:szCs w:val="21"/>
              </w:rPr>
            </w:pPr>
          </w:p>
        </w:tc>
        <w:tc>
          <w:tcPr>
            <w:tcW w:w="1134" w:type="dxa"/>
          </w:tcPr>
          <w:p w14:paraId="3D56A3BA">
            <w:pPr>
              <w:rPr>
                <w:rFonts w:ascii="宋体" w:hAnsi="宋体"/>
                <w:sz w:val="21"/>
                <w:szCs w:val="21"/>
              </w:rPr>
            </w:pPr>
          </w:p>
        </w:tc>
        <w:tc>
          <w:tcPr>
            <w:tcW w:w="1134" w:type="dxa"/>
          </w:tcPr>
          <w:p w14:paraId="2273EE6E">
            <w:pPr>
              <w:rPr>
                <w:rFonts w:ascii="宋体" w:hAnsi="宋体"/>
                <w:sz w:val="21"/>
                <w:szCs w:val="21"/>
              </w:rPr>
            </w:pPr>
          </w:p>
        </w:tc>
        <w:tc>
          <w:tcPr>
            <w:tcW w:w="3544" w:type="dxa"/>
          </w:tcPr>
          <w:p w14:paraId="53A59409">
            <w:pPr>
              <w:rPr>
                <w:rFonts w:ascii="宋体" w:hAnsi="宋体"/>
                <w:sz w:val="21"/>
                <w:szCs w:val="21"/>
              </w:rPr>
            </w:pPr>
            <w:r>
              <w:rPr>
                <w:rFonts w:hint="eastAsia" w:ascii="宋体" w:hAnsi="宋体"/>
                <w:sz w:val="21"/>
                <w:szCs w:val="21"/>
              </w:rPr>
              <w:t>当前持仓、到期分红、当前委托、</w:t>
            </w:r>
            <w:r>
              <w:rPr>
                <w:rFonts w:hint="eastAsia" w:ascii="宋体" w:hAnsi="宋体"/>
                <w:b/>
                <w:sz w:val="21"/>
                <w:szCs w:val="21"/>
              </w:rPr>
              <w:t>认购撤销</w:t>
            </w:r>
          </w:p>
        </w:tc>
      </w:tr>
      <w:tr w14:paraId="2A5CF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3148397B">
            <w:pPr>
              <w:pStyle w:val="6"/>
              <w:widowControl w:val="0"/>
              <w:numPr>
                <w:ilvl w:val="0"/>
                <w:numId w:val="172"/>
              </w:numPr>
              <w:rPr>
                <w:rFonts w:ascii="宋体" w:hAnsi="宋体"/>
                <w:sz w:val="21"/>
                <w:szCs w:val="21"/>
              </w:rPr>
            </w:pPr>
          </w:p>
        </w:tc>
        <w:tc>
          <w:tcPr>
            <w:tcW w:w="1418" w:type="dxa"/>
          </w:tcPr>
          <w:p w14:paraId="10683718">
            <w:pPr>
              <w:pStyle w:val="6"/>
              <w:rPr>
                <w:rFonts w:ascii="宋体" w:hAnsi="宋体"/>
                <w:sz w:val="21"/>
                <w:szCs w:val="21"/>
              </w:rPr>
            </w:pPr>
            <w:r>
              <w:rPr>
                <w:rFonts w:hint="eastAsia" w:ascii="宋体" w:hAnsi="宋体"/>
                <w:sz w:val="21"/>
                <w:szCs w:val="21"/>
              </w:rPr>
              <w:t>上一页</w:t>
            </w:r>
          </w:p>
        </w:tc>
        <w:tc>
          <w:tcPr>
            <w:tcW w:w="992" w:type="dxa"/>
          </w:tcPr>
          <w:p w14:paraId="237926A8">
            <w:pPr>
              <w:pStyle w:val="6"/>
              <w:rPr>
                <w:rFonts w:ascii="宋体" w:hAnsi="宋体"/>
                <w:sz w:val="21"/>
                <w:szCs w:val="21"/>
              </w:rPr>
            </w:pPr>
            <w:r>
              <w:rPr>
                <w:rFonts w:hint="eastAsia" w:ascii="宋体" w:hAnsi="宋体"/>
                <w:sz w:val="21"/>
                <w:szCs w:val="21"/>
              </w:rPr>
              <w:t>按钮</w:t>
            </w:r>
          </w:p>
        </w:tc>
        <w:tc>
          <w:tcPr>
            <w:tcW w:w="992" w:type="dxa"/>
          </w:tcPr>
          <w:p w14:paraId="56BFC9CF">
            <w:pPr>
              <w:rPr>
                <w:rFonts w:ascii="宋体" w:hAnsi="宋体"/>
                <w:sz w:val="21"/>
                <w:szCs w:val="21"/>
              </w:rPr>
            </w:pPr>
          </w:p>
        </w:tc>
        <w:tc>
          <w:tcPr>
            <w:tcW w:w="1134" w:type="dxa"/>
          </w:tcPr>
          <w:p w14:paraId="6CE90F06">
            <w:pPr>
              <w:rPr>
                <w:rFonts w:ascii="宋体" w:hAnsi="宋体"/>
                <w:sz w:val="21"/>
                <w:szCs w:val="21"/>
              </w:rPr>
            </w:pPr>
          </w:p>
        </w:tc>
        <w:tc>
          <w:tcPr>
            <w:tcW w:w="1134" w:type="dxa"/>
          </w:tcPr>
          <w:p w14:paraId="0317B28A">
            <w:pPr>
              <w:rPr>
                <w:rFonts w:ascii="宋体" w:hAnsi="宋体"/>
                <w:sz w:val="21"/>
                <w:szCs w:val="21"/>
              </w:rPr>
            </w:pPr>
          </w:p>
        </w:tc>
        <w:tc>
          <w:tcPr>
            <w:tcW w:w="3544" w:type="dxa"/>
          </w:tcPr>
          <w:p w14:paraId="1D02209B">
            <w:pPr>
              <w:rPr>
                <w:rFonts w:ascii="宋体" w:hAnsi="宋体"/>
                <w:sz w:val="21"/>
                <w:szCs w:val="21"/>
              </w:rPr>
            </w:pPr>
          </w:p>
        </w:tc>
      </w:tr>
      <w:tr w14:paraId="589B1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2FDFA62">
            <w:pPr>
              <w:pStyle w:val="6"/>
              <w:widowControl w:val="0"/>
              <w:numPr>
                <w:ilvl w:val="0"/>
                <w:numId w:val="172"/>
              </w:numPr>
              <w:rPr>
                <w:rFonts w:ascii="宋体" w:hAnsi="宋体"/>
                <w:sz w:val="21"/>
                <w:szCs w:val="21"/>
              </w:rPr>
            </w:pPr>
          </w:p>
        </w:tc>
        <w:tc>
          <w:tcPr>
            <w:tcW w:w="1418" w:type="dxa"/>
          </w:tcPr>
          <w:p w14:paraId="0DB3D42F">
            <w:pPr>
              <w:pStyle w:val="6"/>
              <w:rPr>
                <w:rFonts w:ascii="宋体" w:hAnsi="宋体"/>
                <w:sz w:val="21"/>
                <w:szCs w:val="21"/>
              </w:rPr>
            </w:pPr>
            <w:r>
              <w:rPr>
                <w:rFonts w:hint="eastAsia" w:ascii="宋体" w:hAnsi="宋体"/>
                <w:sz w:val="21"/>
                <w:szCs w:val="21"/>
              </w:rPr>
              <w:t>下一页</w:t>
            </w:r>
          </w:p>
        </w:tc>
        <w:tc>
          <w:tcPr>
            <w:tcW w:w="992" w:type="dxa"/>
          </w:tcPr>
          <w:p w14:paraId="1040BB92">
            <w:pPr>
              <w:pStyle w:val="6"/>
              <w:rPr>
                <w:rFonts w:ascii="宋体" w:hAnsi="宋体"/>
                <w:sz w:val="21"/>
                <w:szCs w:val="21"/>
              </w:rPr>
            </w:pPr>
            <w:r>
              <w:rPr>
                <w:rFonts w:hint="eastAsia" w:ascii="宋体" w:hAnsi="宋体"/>
                <w:sz w:val="21"/>
                <w:szCs w:val="21"/>
              </w:rPr>
              <w:t>按钮</w:t>
            </w:r>
          </w:p>
        </w:tc>
        <w:tc>
          <w:tcPr>
            <w:tcW w:w="992" w:type="dxa"/>
          </w:tcPr>
          <w:p w14:paraId="41FB6C1D">
            <w:pPr>
              <w:rPr>
                <w:rFonts w:ascii="宋体" w:hAnsi="宋体"/>
                <w:sz w:val="21"/>
                <w:szCs w:val="21"/>
              </w:rPr>
            </w:pPr>
          </w:p>
        </w:tc>
        <w:tc>
          <w:tcPr>
            <w:tcW w:w="1134" w:type="dxa"/>
          </w:tcPr>
          <w:p w14:paraId="19630FEA">
            <w:pPr>
              <w:rPr>
                <w:rFonts w:ascii="宋体" w:hAnsi="宋体"/>
                <w:sz w:val="21"/>
                <w:szCs w:val="21"/>
              </w:rPr>
            </w:pPr>
          </w:p>
        </w:tc>
        <w:tc>
          <w:tcPr>
            <w:tcW w:w="1134" w:type="dxa"/>
          </w:tcPr>
          <w:p w14:paraId="64AB803D">
            <w:pPr>
              <w:rPr>
                <w:rFonts w:ascii="宋体" w:hAnsi="宋体"/>
                <w:sz w:val="21"/>
                <w:szCs w:val="21"/>
              </w:rPr>
            </w:pPr>
          </w:p>
        </w:tc>
        <w:tc>
          <w:tcPr>
            <w:tcW w:w="3544" w:type="dxa"/>
          </w:tcPr>
          <w:p w14:paraId="15F4D74A">
            <w:pPr>
              <w:rPr>
                <w:rFonts w:ascii="宋体" w:hAnsi="宋体"/>
                <w:sz w:val="21"/>
                <w:szCs w:val="21"/>
              </w:rPr>
            </w:pPr>
          </w:p>
        </w:tc>
      </w:tr>
    </w:tbl>
    <w:p w14:paraId="24B5E590"/>
    <w:p w14:paraId="7EDFF31A"/>
    <w:p w14:paraId="0BA1D59B">
      <w:pPr>
        <w:pStyle w:val="3"/>
      </w:pPr>
      <w:bookmarkStart w:id="872" w:name="_Toc351988576"/>
      <w:r>
        <w:rPr>
          <w:rFonts w:hint="eastAsia"/>
        </w:rPr>
        <w:t>查看当前委托产品</w:t>
      </w:r>
      <w:bookmarkEnd w:id="872"/>
    </w:p>
    <w:p w14:paraId="066B112C">
      <w:pPr>
        <w:pStyle w:val="4"/>
        <w:ind w:left="57"/>
      </w:pPr>
      <w:bookmarkStart w:id="873" w:name="_Toc351988577"/>
      <w:r>
        <w:rPr>
          <w:rFonts w:hint="eastAsia"/>
        </w:rPr>
        <w:t>功能描述</w:t>
      </w:r>
      <w:bookmarkEnd w:id="873"/>
    </w:p>
    <w:p w14:paraId="19AF04B5">
      <w:pPr>
        <w:pStyle w:val="6"/>
        <w:spacing w:line="360" w:lineRule="auto"/>
        <w:ind w:firstLine="420" w:firstLineChars="200"/>
        <w:rPr>
          <w:rFonts w:ascii="宋体" w:hAnsi="宋体"/>
          <w:sz w:val="21"/>
          <w:szCs w:val="21"/>
        </w:rPr>
      </w:pPr>
      <w:r>
        <w:rPr>
          <w:rFonts w:hint="eastAsia" w:ascii="宋体" w:hAnsi="宋体"/>
          <w:sz w:val="21"/>
          <w:szCs w:val="21"/>
        </w:rPr>
        <w:t>查询当前委托的产品信息，并可做撤销交易</w:t>
      </w:r>
    </w:p>
    <w:p w14:paraId="109C8FD7">
      <w:pPr>
        <w:pStyle w:val="4"/>
        <w:ind w:left="57"/>
      </w:pPr>
      <w:bookmarkStart w:id="874" w:name="_Toc351988578"/>
      <w:r>
        <w:rPr>
          <w:rFonts w:hint="eastAsia"/>
        </w:rPr>
        <w:t>业务流程</w:t>
      </w:r>
      <w:bookmarkEnd w:id="874"/>
    </w:p>
    <w:p w14:paraId="502F0BB3">
      <w:pPr>
        <w:spacing w:line="360" w:lineRule="auto"/>
        <w:rPr>
          <w:b/>
          <w:sz w:val="21"/>
          <w:szCs w:val="21"/>
        </w:rPr>
      </w:pPr>
      <w:r>
        <w:object>
          <v:shape id="_x0000_i1050" o:spt="75" type="#_x0000_t75" style="height:342.75pt;width:457.5pt;" o:ole="t" filled="f" o:preferrelative="t" stroked="f" coordsize="21600,21600">
            <v:path/>
            <v:fill on="f" focussize="0,0"/>
            <v:stroke on="f" joinstyle="miter"/>
            <v:imagedata r:id="rId60" o:title=""/>
            <o:lock v:ext="edit" aspectratio="t"/>
            <w10:wrap type="none"/>
            <w10:anchorlock/>
          </v:shape>
          <o:OLEObject Type="Embed" ProgID="Visio.Drawing.11" ShapeID="_x0000_i1050" DrawAspect="Content" ObjectID="_1468075750" r:id="rId59">
            <o:LockedField>false</o:LockedField>
          </o:OLEObject>
        </w:object>
      </w:r>
      <w:r>
        <w:rPr>
          <w:rFonts w:hint="eastAsia"/>
          <w:b/>
          <w:sz w:val="21"/>
          <w:szCs w:val="21"/>
        </w:rPr>
        <w:t>流程说明：</w:t>
      </w:r>
    </w:p>
    <w:p w14:paraId="047A55E3">
      <w:pPr>
        <w:numPr>
          <w:ilvl w:val="0"/>
          <w:numId w:val="173"/>
        </w:numPr>
        <w:spacing w:line="360" w:lineRule="auto"/>
        <w:rPr>
          <w:sz w:val="21"/>
          <w:szCs w:val="21"/>
        </w:rPr>
      </w:pPr>
      <w:r>
        <w:rPr>
          <w:rFonts w:hint="eastAsia"/>
          <w:sz w:val="21"/>
          <w:szCs w:val="21"/>
        </w:rPr>
        <w:t>用户点击“查看当前委托产品”菜单，显示查看当前委托产品页面</w:t>
      </w:r>
    </w:p>
    <w:p w14:paraId="7C6484D9">
      <w:pPr>
        <w:numPr>
          <w:ilvl w:val="0"/>
          <w:numId w:val="173"/>
        </w:numPr>
        <w:spacing w:line="360" w:lineRule="auto"/>
        <w:rPr>
          <w:sz w:val="21"/>
          <w:szCs w:val="21"/>
        </w:rPr>
      </w:pPr>
      <w:r>
        <w:rPr>
          <w:rFonts w:hint="eastAsia"/>
          <w:sz w:val="21"/>
          <w:szCs w:val="21"/>
        </w:rPr>
        <w:t>用户选择银行账号，点击“查询”按钮</w:t>
      </w:r>
    </w:p>
    <w:p w14:paraId="5939D845">
      <w:pPr>
        <w:numPr>
          <w:ilvl w:val="0"/>
          <w:numId w:val="173"/>
        </w:numPr>
        <w:spacing w:line="360" w:lineRule="auto"/>
        <w:rPr>
          <w:sz w:val="21"/>
          <w:szCs w:val="21"/>
        </w:rPr>
      </w:pPr>
      <w:r>
        <w:rPr>
          <w:rFonts w:hint="eastAsia"/>
          <w:sz w:val="21"/>
          <w:szCs w:val="21"/>
        </w:rPr>
        <w:t>首先，网银系统判断用户是否签约理财系统，如果签约了，则将信息发送至理财系统进行查询并将查询结果返回至网银系统页面；如果未签约，则显示错误页面提示用户未签约理财账户</w:t>
      </w:r>
    </w:p>
    <w:p w14:paraId="05AA0056">
      <w:pPr>
        <w:numPr>
          <w:ilvl w:val="0"/>
          <w:numId w:val="173"/>
        </w:numPr>
        <w:spacing w:line="360" w:lineRule="auto"/>
        <w:rPr>
          <w:rFonts w:ascii="宋体" w:hAnsi="宋体"/>
          <w:sz w:val="21"/>
          <w:szCs w:val="21"/>
        </w:rPr>
      </w:pPr>
      <w:r>
        <w:rPr>
          <w:rFonts w:hint="eastAsia" w:ascii="宋体" w:hAnsi="宋体"/>
          <w:sz w:val="21"/>
          <w:szCs w:val="21"/>
        </w:rPr>
        <w:t>查询结果页面每页最多显示10条记录，并分页显示</w:t>
      </w:r>
    </w:p>
    <w:p w14:paraId="196BEEAA">
      <w:pPr>
        <w:pStyle w:val="4"/>
        <w:ind w:left="57"/>
      </w:pPr>
      <w:bookmarkStart w:id="875" w:name="_Toc351988579"/>
      <w:r>
        <w:rPr>
          <w:rFonts w:hint="eastAsia"/>
        </w:rPr>
        <w:t>业务规则</w:t>
      </w:r>
      <w:bookmarkEnd w:id="875"/>
    </w:p>
    <w:p w14:paraId="12368814">
      <w:pPr>
        <w:pStyle w:val="5"/>
        <w:numPr>
          <w:ilvl w:val="0"/>
          <w:numId w:val="0"/>
        </w:numPr>
        <w:ind w:left="6"/>
      </w:pPr>
      <w:r>
        <w:rPr>
          <w:rFonts w:hint="eastAsia"/>
        </w:rPr>
        <w:t>交易前</w:t>
      </w:r>
    </w:p>
    <w:p w14:paraId="7B0C1DFB">
      <w:pPr>
        <w:numPr>
          <w:ilvl w:val="0"/>
          <w:numId w:val="174"/>
        </w:numPr>
        <w:spacing w:line="360" w:lineRule="auto"/>
        <w:rPr>
          <w:rFonts w:ascii="宋体" w:hAnsi="宋体"/>
          <w:sz w:val="21"/>
          <w:szCs w:val="21"/>
        </w:rPr>
      </w:pPr>
      <w:r>
        <w:rPr>
          <w:rFonts w:hint="eastAsia" w:ascii="宋体" w:hAnsi="宋体"/>
          <w:sz w:val="21"/>
          <w:szCs w:val="21"/>
        </w:rPr>
        <w:t>客户可通过网银对在柜台认购未起息的理财产品进行申请撤销。</w:t>
      </w:r>
    </w:p>
    <w:p w14:paraId="6F078440">
      <w:pPr>
        <w:pStyle w:val="6"/>
      </w:pPr>
    </w:p>
    <w:p w14:paraId="4ECA175A">
      <w:pPr>
        <w:pStyle w:val="5"/>
        <w:numPr>
          <w:ilvl w:val="0"/>
          <w:numId w:val="0"/>
        </w:numPr>
        <w:ind w:left="6"/>
      </w:pPr>
      <w:r>
        <w:rPr>
          <w:rFonts w:hint="eastAsia"/>
        </w:rPr>
        <w:t>交易中</w:t>
      </w:r>
    </w:p>
    <w:p w14:paraId="2FC363AF">
      <w:pPr>
        <w:spacing w:line="360" w:lineRule="auto"/>
        <w:rPr>
          <w:rFonts w:ascii="宋体" w:hAnsi="宋体"/>
          <w:sz w:val="21"/>
          <w:szCs w:val="21"/>
        </w:rPr>
      </w:pPr>
      <w:r>
        <w:rPr>
          <w:rFonts w:hint="eastAsia" w:ascii="宋体" w:hAnsi="宋体"/>
          <w:sz w:val="21"/>
          <w:szCs w:val="21"/>
        </w:rPr>
        <w:t>后端系统根据交易的时间进行降序排序。</w:t>
      </w:r>
    </w:p>
    <w:p w14:paraId="118D457E">
      <w:pPr>
        <w:pStyle w:val="5"/>
        <w:numPr>
          <w:ilvl w:val="0"/>
          <w:numId w:val="0"/>
        </w:numPr>
        <w:ind w:left="6"/>
      </w:pPr>
      <w:r>
        <w:rPr>
          <w:rFonts w:hint="eastAsia"/>
        </w:rPr>
        <w:t>交易后</w:t>
      </w:r>
    </w:p>
    <w:p w14:paraId="2E3DBB6B">
      <w:pPr>
        <w:numPr>
          <w:ilvl w:val="0"/>
          <w:numId w:val="174"/>
        </w:numPr>
        <w:spacing w:line="360" w:lineRule="auto"/>
        <w:rPr>
          <w:rFonts w:ascii="宋体" w:hAnsi="宋体"/>
          <w:sz w:val="21"/>
          <w:szCs w:val="21"/>
        </w:rPr>
      </w:pPr>
      <w:r>
        <w:rPr>
          <w:rFonts w:hint="eastAsia" w:ascii="宋体" w:hAnsi="宋体"/>
          <w:sz w:val="21"/>
          <w:szCs w:val="21"/>
        </w:rPr>
        <w:t>网银系统根据后端返回的数据进行排序显示。</w:t>
      </w:r>
    </w:p>
    <w:p w14:paraId="4705AFE5">
      <w:pPr>
        <w:pStyle w:val="4"/>
        <w:ind w:left="57"/>
      </w:pPr>
      <w:bookmarkStart w:id="876" w:name="_Toc351988580"/>
      <w:r>
        <w:rPr>
          <w:rFonts w:hint="eastAsia"/>
        </w:rPr>
        <w:t>页面要素</w:t>
      </w:r>
      <w:bookmarkEnd w:id="876"/>
    </w:p>
    <w:p w14:paraId="04658370">
      <w:pPr>
        <w:pStyle w:val="5"/>
        <w:numPr>
          <w:ilvl w:val="0"/>
          <w:numId w:val="0"/>
        </w:numPr>
        <w:ind w:left="6"/>
      </w:pPr>
      <w:r>
        <w:rPr>
          <w:rFonts w:hint="eastAsia"/>
        </w:rPr>
        <w:t>当前委托产品查询页面</w:t>
      </w:r>
    </w:p>
    <w:tbl>
      <w:tblPr>
        <w:tblStyle w:val="48"/>
        <w:tblW w:w="97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276"/>
        <w:gridCol w:w="1134"/>
        <w:gridCol w:w="1134"/>
        <w:gridCol w:w="1134"/>
        <w:gridCol w:w="1134"/>
        <w:gridCol w:w="3118"/>
      </w:tblGrid>
      <w:tr w14:paraId="2D0DE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FFCC99"/>
            <w:vAlign w:val="center"/>
          </w:tcPr>
          <w:p w14:paraId="16DDE7E6">
            <w:pPr>
              <w:rPr>
                <w:rFonts w:ascii="宋体" w:hAnsi="宋体" w:cs="Arial"/>
                <w:b/>
                <w:sz w:val="21"/>
                <w:szCs w:val="21"/>
              </w:rPr>
            </w:pPr>
            <w:r>
              <w:rPr>
                <w:rFonts w:ascii="宋体" w:hAnsi="宋体" w:cs="Arial"/>
                <w:b/>
                <w:sz w:val="21"/>
                <w:szCs w:val="21"/>
              </w:rPr>
              <w:t>序号</w:t>
            </w:r>
          </w:p>
        </w:tc>
        <w:tc>
          <w:tcPr>
            <w:tcW w:w="1276" w:type="dxa"/>
            <w:shd w:val="clear" w:color="auto" w:fill="FFCC99"/>
            <w:vAlign w:val="center"/>
          </w:tcPr>
          <w:p w14:paraId="10571B5A">
            <w:pPr>
              <w:rPr>
                <w:rFonts w:ascii="宋体" w:hAnsi="宋体" w:cs="Arial"/>
                <w:b/>
                <w:sz w:val="21"/>
                <w:szCs w:val="21"/>
              </w:rPr>
            </w:pPr>
            <w:r>
              <w:rPr>
                <w:rFonts w:ascii="宋体" w:hAnsi="宋体" w:cs="Arial"/>
                <w:b/>
                <w:sz w:val="21"/>
                <w:szCs w:val="21"/>
              </w:rPr>
              <w:t>名称</w:t>
            </w:r>
          </w:p>
        </w:tc>
        <w:tc>
          <w:tcPr>
            <w:tcW w:w="1134" w:type="dxa"/>
            <w:shd w:val="clear" w:color="auto" w:fill="FFCC99"/>
            <w:vAlign w:val="center"/>
          </w:tcPr>
          <w:p w14:paraId="65E137FF">
            <w:pPr>
              <w:rPr>
                <w:rFonts w:ascii="宋体" w:hAnsi="宋体" w:cs="Arial"/>
                <w:b/>
                <w:sz w:val="21"/>
                <w:szCs w:val="21"/>
              </w:rPr>
            </w:pPr>
            <w:r>
              <w:rPr>
                <w:rFonts w:ascii="宋体" w:hAnsi="宋体" w:cs="Arial"/>
                <w:b/>
                <w:sz w:val="21"/>
                <w:szCs w:val="21"/>
              </w:rPr>
              <w:t>输入</w:t>
            </w:r>
            <w:r>
              <w:rPr>
                <w:rFonts w:hint="eastAsia" w:ascii="宋体" w:hAnsi="宋体" w:cs="Arial"/>
                <w:b/>
                <w:sz w:val="21"/>
                <w:szCs w:val="21"/>
              </w:rPr>
              <w:t>/输出</w:t>
            </w:r>
          </w:p>
        </w:tc>
        <w:tc>
          <w:tcPr>
            <w:tcW w:w="1134" w:type="dxa"/>
            <w:shd w:val="clear" w:color="auto" w:fill="FFCC99"/>
            <w:vAlign w:val="center"/>
          </w:tcPr>
          <w:p w14:paraId="70FC2A59">
            <w:pPr>
              <w:rPr>
                <w:rFonts w:ascii="宋体" w:hAnsi="宋体" w:cs="Arial"/>
                <w:b/>
                <w:sz w:val="21"/>
                <w:szCs w:val="21"/>
              </w:rPr>
            </w:pPr>
            <w:r>
              <w:rPr>
                <w:rFonts w:ascii="宋体" w:hAnsi="宋体" w:cs="Arial"/>
                <w:b/>
                <w:sz w:val="21"/>
                <w:szCs w:val="21"/>
              </w:rPr>
              <w:t>缺省值</w:t>
            </w:r>
          </w:p>
        </w:tc>
        <w:tc>
          <w:tcPr>
            <w:tcW w:w="1134" w:type="dxa"/>
            <w:shd w:val="clear" w:color="auto" w:fill="FFCC99"/>
            <w:vAlign w:val="center"/>
          </w:tcPr>
          <w:p w14:paraId="1E21F1F6">
            <w:pPr>
              <w:rPr>
                <w:rFonts w:ascii="宋体" w:hAnsi="宋体" w:cs="Arial"/>
                <w:b/>
                <w:sz w:val="21"/>
                <w:szCs w:val="21"/>
              </w:rPr>
            </w:pPr>
            <w:r>
              <w:rPr>
                <w:rFonts w:hint="eastAsia" w:ascii="宋体" w:hAnsi="宋体" w:cs="Arial"/>
                <w:b/>
                <w:sz w:val="21"/>
                <w:szCs w:val="21"/>
              </w:rPr>
              <w:t>类型/长度</w:t>
            </w:r>
          </w:p>
        </w:tc>
        <w:tc>
          <w:tcPr>
            <w:tcW w:w="1134" w:type="dxa"/>
            <w:shd w:val="clear" w:color="auto" w:fill="FFCC99"/>
            <w:vAlign w:val="center"/>
          </w:tcPr>
          <w:p w14:paraId="2694E498">
            <w:pPr>
              <w:rPr>
                <w:rFonts w:ascii="宋体" w:hAnsi="宋体" w:cs="Arial"/>
                <w:b/>
                <w:sz w:val="21"/>
                <w:szCs w:val="21"/>
              </w:rPr>
            </w:pPr>
            <w:r>
              <w:rPr>
                <w:rFonts w:hint="eastAsia" w:ascii="宋体" w:hAnsi="宋体" w:cs="Arial"/>
                <w:b/>
                <w:sz w:val="21"/>
                <w:szCs w:val="21"/>
              </w:rPr>
              <w:t>是否必输</w:t>
            </w:r>
          </w:p>
        </w:tc>
        <w:tc>
          <w:tcPr>
            <w:tcW w:w="3118" w:type="dxa"/>
            <w:shd w:val="clear" w:color="auto" w:fill="FFCC99"/>
            <w:vAlign w:val="center"/>
          </w:tcPr>
          <w:p w14:paraId="42012088">
            <w:pPr>
              <w:rPr>
                <w:rFonts w:ascii="宋体" w:hAnsi="宋体" w:cs="Arial"/>
                <w:b/>
                <w:sz w:val="21"/>
                <w:szCs w:val="21"/>
              </w:rPr>
            </w:pPr>
            <w:r>
              <w:rPr>
                <w:rFonts w:ascii="宋体" w:hAnsi="宋体" w:cs="Arial"/>
                <w:b/>
                <w:sz w:val="21"/>
                <w:szCs w:val="21"/>
              </w:rPr>
              <w:t>备注</w:t>
            </w:r>
          </w:p>
        </w:tc>
      </w:tr>
      <w:tr w14:paraId="03FE2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7" w:type="dxa"/>
            <w:gridSpan w:val="7"/>
          </w:tcPr>
          <w:p w14:paraId="11CD248D">
            <w:pPr>
              <w:pStyle w:val="6"/>
              <w:rPr>
                <w:rFonts w:ascii="宋体" w:hAnsi="宋体"/>
                <w:sz w:val="21"/>
                <w:szCs w:val="21"/>
              </w:rPr>
            </w:pPr>
            <w:r>
              <w:rPr>
                <w:rFonts w:hint="eastAsia" w:ascii="宋体" w:hAnsi="宋体"/>
                <w:sz w:val="21"/>
                <w:szCs w:val="21"/>
              </w:rPr>
              <w:t>查询条件</w:t>
            </w:r>
          </w:p>
        </w:tc>
      </w:tr>
      <w:tr w14:paraId="1B75C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61E86398">
            <w:pPr>
              <w:pStyle w:val="6"/>
              <w:widowControl w:val="0"/>
              <w:numPr>
                <w:ilvl w:val="0"/>
                <w:numId w:val="175"/>
              </w:numPr>
              <w:rPr>
                <w:rFonts w:ascii="宋体" w:hAnsi="宋体"/>
                <w:sz w:val="21"/>
                <w:szCs w:val="21"/>
              </w:rPr>
            </w:pPr>
          </w:p>
        </w:tc>
        <w:tc>
          <w:tcPr>
            <w:tcW w:w="1276" w:type="dxa"/>
          </w:tcPr>
          <w:p w14:paraId="632A0962">
            <w:pPr>
              <w:pStyle w:val="6"/>
              <w:rPr>
                <w:rFonts w:ascii="宋体" w:hAnsi="宋体"/>
                <w:sz w:val="21"/>
                <w:szCs w:val="21"/>
              </w:rPr>
            </w:pPr>
            <w:r>
              <w:rPr>
                <w:rFonts w:hint="eastAsia" w:ascii="宋体" w:hAnsi="宋体"/>
                <w:sz w:val="21"/>
                <w:szCs w:val="21"/>
              </w:rPr>
              <w:t>银行账号</w:t>
            </w:r>
          </w:p>
        </w:tc>
        <w:tc>
          <w:tcPr>
            <w:tcW w:w="1134" w:type="dxa"/>
          </w:tcPr>
          <w:p w14:paraId="69AA05E9">
            <w:pPr>
              <w:pStyle w:val="6"/>
              <w:rPr>
                <w:rFonts w:ascii="宋体" w:hAnsi="宋体"/>
                <w:sz w:val="21"/>
                <w:szCs w:val="21"/>
              </w:rPr>
            </w:pPr>
            <w:r>
              <w:rPr>
                <w:rFonts w:hint="eastAsia" w:ascii="宋体" w:hAnsi="宋体"/>
                <w:sz w:val="21"/>
                <w:szCs w:val="21"/>
              </w:rPr>
              <w:t>下拉框</w:t>
            </w:r>
          </w:p>
        </w:tc>
        <w:tc>
          <w:tcPr>
            <w:tcW w:w="1134" w:type="dxa"/>
          </w:tcPr>
          <w:p w14:paraId="65E8BAC3">
            <w:pPr>
              <w:pStyle w:val="6"/>
              <w:rPr>
                <w:rFonts w:ascii="宋体" w:hAnsi="宋体"/>
                <w:sz w:val="21"/>
                <w:szCs w:val="21"/>
              </w:rPr>
            </w:pPr>
          </w:p>
        </w:tc>
        <w:tc>
          <w:tcPr>
            <w:tcW w:w="1134" w:type="dxa"/>
          </w:tcPr>
          <w:p w14:paraId="4F3F8032">
            <w:pPr>
              <w:pStyle w:val="6"/>
              <w:rPr>
                <w:rFonts w:ascii="宋体" w:hAnsi="宋体"/>
                <w:sz w:val="21"/>
                <w:szCs w:val="21"/>
              </w:rPr>
            </w:pPr>
          </w:p>
        </w:tc>
        <w:tc>
          <w:tcPr>
            <w:tcW w:w="1134" w:type="dxa"/>
          </w:tcPr>
          <w:p w14:paraId="648E9094">
            <w:pPr>
              <w:pStyle w:val="6"/>
              <w:rPr>
                <w:rFonts w:ascii="宋体" w:hAnsi="宋体"/>
                <w:sz w:val="21"/>
                <w:szCs w:val="21"/>
              </w:rPr>
            </w:pPr>
            <w:r>
              <w:rPr>
                <w:rFonts w:hint="eastAsia" w:ascii="宋体" w:hAnsi="宋体"/>
                <w:sz w:val="21"/>
                <w:szCs w:val="21"/>
              </w:rPr>
              <w:t>是</w:t>
            </w:r>
          </w:p>
        </w:tc>
        <w:tc>
          <w:tcPr>
            <w:tcW w:w="3118" w:type="dxa"/>
          </w:tcPr>
          <w:p w14:paraId="1E534E74">
            <w:pPr>
              <w:pStyle w:val="6"/>
              <w:rPr>
                <w:rFonts w:ascii="宋体" w:hAnsi="宋体"/>
                <w:sz w:val="21"/>
                <w:szCs w:val="21"/>
              </w:rPr>
            </w:pPr>
          </w:p>
        </w:tc>
      </w:tr>
      <w:tr w14:paraId="51C9D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2C8EF030">
            <w:pPr>
              <w:pStyle w:val="6"/>
              <w:widowControl w:val="0"/>
              <w:numPr>
                <w:ilvl w:val="0"/>
                <w:numId w:val="175"/>
              </w:numPr>
              <w:rPr>
                <w:rFonts w:ascii="宋体" w:hAnsi="宋体"/>
                <w:sz w:val="21"/>
                <w:szCs w:val="21"/>
              </w:rPr>
            </w:pPr>
          </w:p>
        </w:tc>
        <w:tc>
          <w:tcPr>
            <w:tcW w:w="1276" w:type="dxa"/>
          </w:tcPr>
          <w:p w14:paraId="4DCA8F4E">
            <w:pPr>
              <w:pStyle w:val="6"/>
              <w:rPr>
                <w:rFonts w:ascii="宋体" w:hAnsi="宋体"/>
                <w:sz w:val="21"/>
                <w:szCs w:val="21"/>
              </w:rPr>
            </w:pPr>
            <w:r>
              <w:rPr>
                <w:rFonts w:hint="eastAsia" w:ascii="宋体" w:hAnsi="宋体"/>
                <w:sz w:val="21"/>
                <w:szCs w:val="21"/>
              </w:rPr>
              <w:t>查询</w:t>
            </w:r>
          </w:p>
        </w:tc>
        <w:tc>
          <w:tcPr>
            <w:tcW w:w="1134" w:type="dxa"/>
          </w:tcPr>
          <w:p w14:paraId="115E0D23">
            <w:pPr>
              <w:pStyle w:val="6"/>
              <w:rPr>
                <w:rFonts w:ascii="宋体" w:hAnsi="宋体"/>
                <w:sz w:val="21"/>
                <w:szCs w:val="21"/>
              </w:rPr>
            </w:pPr>
            <w:r>
              <w:rPr>
                <w:rFonts w:hint="eastAsia" w:ascii="宋体" w:hAnsi="宋体"/>
                <w:sz w:val="21"/>
                <w:szCs w:val="21"/>
              </w:rPr>
              <w:t>按钮</w:t>
            </w:r>
          </w:p>
        </w:tc>
        <w:tc>
          <w:tcPr>
            <w:tcW w:w="1134" w:type="dxa"/>
          </w:tcPr>
          <w:p w14:paraId="5C7CE1AB">
            <w:pPr>
              <w:pStyle w:val="6"/>
              <w:rPr>
                <w:rFonts w:ascii="宋体" w:hAnsi="宋体"/>
                <w:sz w:val="21"/>
                <w:szCs w:val="21"/>
              </w:rPr>
            </w:pPr>
          </w:p>
        </w:tc>
        <w:tc>
          <w:tcPr>
            <w:tcW w:w="1134" w:type="dxa"/>
          </w:tcPr>
          <w:p w14:paraId="6F0927F3">
            <w:pPr>
              <w:pStyle w:val="6"/>
              <w:rPr>
                <w:rFonts w:ascii="宋体" w:hAnsi="宋体"/>
                <w:sz w:val="21"/>
                <w:szCs w:val="21"/>
              </w:rPr>
            </w:pPr>
          </w:p>
        </w:tc>
        <w:tc>
          <w:tcPr>
            <w:tcW w:w="1134" w:type="dxa"/>
          </w:tcPr>
          <w:p w14:paraId="453ED419">
            <w:pPr>
              <w:pStyle w:val="6"/>
              <w:rPr>
                <w:rFonts w:ascii="宋体" w:hAnsi="宋体"/>
                <w:sz w:val="21"/>
                <w:szCs w:val="21"/>
              </w:rPr>
            </w:pPr>
          </w:p>
        </w:tc>
        <w:tc>
          <w:tcPr>
            <w:tcW w:w="3118" w:type="dxa"/>
          </w:tcPr>
          <w:p w14:paraId="100EAFF5">
            <w:pPr>
              <w:pStyle w:val="6"/>
              <w:rPr>
                <w:rFonts w:ascii="宋体" w:hAnsi="宋体"/>
                <w:sz w:val="21"/>
                <w:szCs w:val="21"/>
              </w:rPr>
            </w:pPr>
          </w:p>
        </w:tc>
      </w:tr>
      <w:tr w14:paraId="78A37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7" w:type="dxa"/>
            <w:gridSpan w:val="7"/>
          </w:tcPr>
          <w:p w14:paraId="74D68CB2">
            <w:pPr>
              <w:pStyle w:val="6"/>
              <w:rPr>
                <w:rFonts w:ascii="宋体" w:hAnsi="宋体"/>
                <w:sz w:val="21"/>
                <w:szCs w:val="21"/>
              </w:rPr>
            </w:pPr>
            <w:r>
              <w:rPr>
                <w:rFonts w:hint="eastAsia" w:ascii="宋体" w:hAnsi="宋体"/>
                <w:sz w:val="21"/>
                <w:szCs w:val="21"/>
              </w:rPr>
              <w:t>查询结果</w:t>
            </w:r>
          </w:p>
        </w:tc>
      </w:tr>
      <w:tr w14:paraId="097A5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28536B93">
            <w:pPr>
              <w:pStyle w:val="6"/>
              <w:widowControl w:val="0"/>
              <w:numPr>
                <w:ilvl w:val="0"/>
                <w:numId w:val="175"/>
              </w:numPr>
              <w:rPr>
                <w:rFonts w:ascii="宋体" w:hAnsi="宋体"/>
                <w:sz w:val="21"/>
                <w:szCs w:val="21"/>
              </w:rPr>
            </w:pPr>
          </w:p>
        </w:tc>
        <w:tc>
          <w:tcPr>
            <w:tcW w:w="1276" w:type="dxa"/>
          </w:tcPr>
          <w:p w14:paraId="12581491">
            <w:pPr>
              <w:pStyle w:val="6"/>
              <w:rPr>
                <w:rFonts w:ascii="宋体" w:hAnsi="宋体"/>
                <w:sz w:val="21"/>
                <w:szCs w:val="21"/>
              </w:rPr>
            </w:pPr>
            <w:r>
              <w:rPr>
                <w:rFonts w:hint="eastAsia" w:ascii="宋体" w:hAnsi="宋体"/>
                <w:sz w:val="21"/>
                <w:szCs w:val="21"/>
              </w:rPr>
              <w:t>产品代码</w:t>
            </w:r>
          </w:p>
        </w:tc>
        <w:tc>
          <w:tcPr>
            <w:tcW w:w="1134" w:type="dxa"/>
          </w:tcPr>
          <w:p w14:paraId="71E17FBB">
            <w:pPr>
              <w:pStyle w:val="6"/>
              <w:rPr>
                <w:rFonts w:ascii="宋体" w:hAnsi="宋体"/>
                <w:sz w:val="21"/>
                <w:szCs w:val="21"/>
              </w:rPr>
            </w:pPr>
            <w:r>
              <w:rPr>
                <w:rFonts w:hint="eastAsia" w:ascii="宋体" w:hAnsi="宋体"/>
                <w:sz w:val="21"/>
                <w:szCs w:val="21"/>
              </w:rPr>
              <w:t>文本</w:t>
            </w:r>
          </w:p>
        </w:tc>
        <w:tc>
          <w:tcPr>
            <w:tcW w:w="1134" w:type="dxa"/>
          </w:tcPr>
          <w:p w14:paraId="38AFBD48">
            <w:pPr>
              <w:pStyle w:val="6"/>
              <w:rPr>
                <w:rFonts w:ascii="宋体" w:hAnsi="宋体"/>
                <w:sz w:val="21"/>
                <w:szCs w:val="21"/>
              </w:rPr>
            </w:pPr>
          </w:p>
        </w:tc>
        <w:tc>
          <w:tcPr>
            <w:tcW w:w="1134" w:type="dxa"/>
          </w:tcPr>
          <w:p w14:paraId="7D15A953">
            <w:pPr>
              <w:pStyle w:val="6"/>
              <w:rPr>
                <w:rFonts w:ascii="宋体" w:hAnsi="宋体"/>
                <w:sz w:val="21"/>
                <w:szCs w:val="21"/>
              </w:rPr>
            </w:pPr>
          </w:p>
        </w:tc>
        <w:tc>
          <w:tcPr>
            <w:tcW w:w="1134" w:type="dxa"/>
          </w:tcPr>
          <w:p w14:paraId="10CC5F68">
            <w:pPr>
              <w:pStyle w:val="6"/>
              <w:rPr>
                <w:rFonts w:ascii="宋体" w:hAnsi="宋体"/>
                <w:sz w:val="21"/>
                <w:szCs w:val="21"/>
              </w:rPr>
            </w:pPr>
          </w:p>
        </w:tc>
        <w:tc>
          <w:tcPr>
            <w:tcW w:w="3118" w:type="dxa"/>
          </w:tcPr>
          <w:p w14:paraId="409E6EAE">
            <w:pPr>
              <w:pStyle w:val="6"/>
              <w:rPr>
                <w:rFonts w:ascii="宋体" w:hAnsi="宋体"/>
                <w:sz w:val="21"/>
                <w:szCs w:val="21"/>
              </w:rPr>
            </w:pPr>
          </w:p>
        </w:tc>
      </w:tr>
      <w:tr w14:paraId="1EA35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7B35A7BB">
            <w:pPr>
              <w:pStyle w:val="6"/>
              <w:widowControl w:val="0"/>
              <w:numPr>
                <w:ilvl w:val="0"/>
                <w:numId w:val="175"/>
              </w:numPr>
              <w:rPr>
                <w:rFonts w:ascii="宋体" w:hAnsi="宋体"/>
                <w:sz w:val="21"/>
                <w:szCs w:val="21"/>
              </w:rPr>
            </w:pPr>
          </w:p>
        </w:tc>
        <w:tc>
          <w:tcPr>
            <w:tcW w:w="1276" w:type="dxa"/>
          </w:tcPr>
          <w:p w14:paraId="460C5D2D">
            <w:pPr>
              <w:pStyle w:val="6"/>
              <w:rPr>
                <w:rFonts w:ascii="宋体" w:hAnsi="宋体"/>
                <w:sz w:val="21"/>
                <w:szCs w:val="21"/>
              </w:rPr>
            </w:pPr>
            <w:r>
              <w:rPr>
                <w:rFonts w:hint="eastAsia" w:ascii="宋体" w:hAnsi="宋体"/>
                <w:sz w:val="21"/>
                <w:szCs w:val="21"/>
              </w:rPr>
              <w:t>产品名称</w:t>
            </w:r>
          </w:p>
        </w:tc>
        <w:tc>
          <w:tcPr>
            <w:tcW w:w="1134" w:type="dxa"/>
          </w:tcPr>
          <w:p w14:paraId="6A030EC8">
            <w:pPr>
              <w:pStyle w:val="6"/>
              <w:rPr>
                <w:rFonts w:ascii="宋体" w:hAnsi="宋体"/>
                <w:sz w:val="21"/>
                <w:szCs w:val="21"/>
              </w:rPr>
            </w:pPr>
            <w:r>
              <w:rPr>
                <w:rFonts w:hint="eastAsia" w:ascii="宋体" w:hAnsi="宋体"/>
                <w:sz w:val="21"/>
                <w:szCs w:val="21"/>
              </w:rPr>
              <w:t>文本</w:t>
            </w:r>
          </w:p>
        </w:tc>
        <w:tc>
          <w:tcPr>
            <w:tcW w:w="1134" w:type="dxa"/>
          </w:tcPr>
          <w:p w14:paraId="09A0D455">
            <w:pPr>
              <w:pStyle w:val="6"/>
              <w:rPr>
                <w:rFonts w:ascii="宋体" w:hAnsi="宋体"/>
                <w:sz w:val="21"/>
                <w:szCs w:val="21"/>
              </w:rPr>
            </w:pPr>
          </w:p>
        </w:tc>
        <w:tc>
          <w:tcPr>
            <w:tcW w:w="1134" w:type="dxa"/>
          </w:tcPr>
          <w:p w14:paraId="61D38763">
            <w:pPr>
              <w:pStyle w:val="6"/>
              <w:rPr>
                <w:rFonts w:ascii="宋体" w:hAnsi="宋体"/>
                <w:sz w:val="21"/>
                <w:szCs w:val="21"/>
              </w:rPr>
            </w:pPr>
          </w:p>
        </w:tc>
        <w:tc>
          <w:tcPr>
            <w:tcW w:w="1134" w:type="dxa"/>
          </w:tcPr>
          <w:p w14:paraId="20880BD9">
            <w:pPr>
              <w:pStyle w:val="6"/>
              <w:rPr>
                <w:rFonts w:ascii="宋体" w:hAnsi="宋体"/>
                <w:sz w:val="21"/>
                <w:szCs w:val="21"/>
              </w:rPr>
            </w:pPr>
          </w:p>
        </w:tc>
        <w:tc>
          <w:tcPr>
            <w:tcW w:w="3118" w:type="dxa"/>
          </w:tcPr>
          <w:p w14:paraId="129B354D">
            <w:pPr>
              <w:pStyle w:val="6"/>
              <w:rPr>
                <w:rFonts w:ascii="宋体" w:hAnsi="宋体"/>
                <w:sz w:val="21"/>
                <w:szCs w:val="21"/>
              </w:rPr>
            </w:pPr>
          </w:p>
        </w:tc>
      </w:tr>
      <w:tr w14:paraId="23644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1C68FB67">
            <w:pPr>
              <w:pStyle w:val="6"/>
              <w:widowControl w:val="0"/>
              <w:numPr>
                <w:ilvl w:val="0"/>
                <w:numId w:val="175"/>
              </w:numPr>
              <w:rPr>
                <w:rFonts w:ascii="宋体" w:hAnsi="宋体"/>
                <w:sz w:val="21"/>
                <w:szCs w:val="21"/>
              </w:rPr>
            </w:pPr>
          </w:p>
        </w:tc>
        <w:tc>
          <w:tcPr>
            <w:tcW w:w="1276" w:type="dxa"/>
          </w:tcPr>
          <w:p w14:paraId="1B0EF415">
            <w:pPr>
              <w:pStyle w:val="6"/>
              <w:rPr>
                <w:rFonts w:ascii="宋体" w:hAnsi="宋体"/>
                <w:sz w:val="21"/>
                <w:szCs w:val="21"/>
              </w:rPr>
            </w:pPr>
            <w:r>
              <w:rPr>
                <w:rFonts w:hint="eastAsia" w:ascii="宋体" w:hAnsi="宋体"/>
                <w:sz w:val="21"/>
                <w:szCs w:val="21"/>
              </w:rPr>
              <w:t>预期收益率</w:t>
            </w:r>
          </w:p>
        </w:tc>
        <w:tc>
          <w:tcPr>
            <w:tcW w:w="1134" w:type="dxa"/>
          </w:tcPr>
          <w:p w14:paraId="1D8FFAF0">
            <w:pPr>
              <w:pStyle w:val="6"/>
              <w:rPr>
                <w:rFonts w:ascii="宋体" w:hAnsi="宋体"/>
                <w:sz w:val="21"/>
                <w:szCs w:val="21"/>
              </w:rPr>
            </w:pPr>
            <w:r>
              <w:rPr>
                <w:rFonts w:hint="eastAsia" w:ascii="宋体" w:hAnsi="宋体"/>
                <w:sz w:val="21"/>
                <w:szCs w:val="21"/>
              </w:rPr>
              <w:t>文本</w:t>
            </w:r>
          </w:p>
        </w:tc>
        <w:tc>
          <w:tcPr>
            <w:tcW w:w="1134" w:type="dxa"/>
          </w:tcPr>
          <w:p w14:paraId="2F7B4FFD">
            <w:pPr>
              <w:pStyle w:val="6"/>
              <w:rPr>
                <w:rFonts w:ascii="宋体" w:hAnsi="宋体"/>
                <w:sz w:val="21"/>
                <w:szCs w:val="21"/>
              </w:rPr>
            </w:pPr>
          </w:p>
        </w:tc>
        <w:tc>
          <w:tcPr>
            <w:tcW w:w="1134" w:type="dxa"/>
          </w:tcPr>
          <w:p w14:paraId="131810D0">
            <w:pPr>
              <w:pStyle w:val="6"/>
              <w:rPr>
                <w:rFonts w:ascii="宋体" w:hAnsi="宋体"/>
                <w:sz w:val="21"/>
                <w:szCs w:val="21"/>
              </w:rPr>
            </w:pPr>
          </w:p>
        </w:tc>
        <w:tc>
          <w:tcPr>
            <w:tcW w:w="1134" w:type="dxa"/>
          </w:tcPr>
          <w:p w14:paraId="6382526F">
            <w:pPr>
              <w:pStyle w:val="6"/>
              <w:rPr>
                <w:rFonts w:ascii="宋体" w:hAnsi="宋体"/>
                <w:sz w:val="21"/>
                <w:szCs w:val="21"/>
              </w:rPr>
            </w:pPr>
          </w:p>
        </w:tc>
        <w:tc>
          <w:tcPr>
            <w:tcW w:w="3118" w:type="dxa"/>
          </w:tcPr>
          <w:p w14:paraId="77D49F92">
            <w:pPr>
              <w:pStyle w:val="6"/>
              <w:rPr>
                <w:rFonts w:ascii="宋体" w:hAnsi="宋体"/>
                <w:sz w:val="21"/>
                <w:szCs w:val="21"/>
              </w:rPr>
            </w:pPr>
          </w:p>
        </w:tc>
      </w:tr>
      <w:tr w14:paraId="2BE50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27108780">
            <w:pPr>
              <w:pStyle w:val="6"/>
              <w:widowControl w:val="0"/>
              <w:numPr>
                <w:ilvl w:val="0"/>
                <w:numId w:val="175"/>
              </w:numPr>
              <w:rPr>
                <w:rFonts w:ascii="宋体" w:hAnsi="宋体"/>
                <w:sz w:val="21"/>
                <w:szCs w:val="21"/>
              </w:rPr>
            </w:pPr>
          </w:p>
        </w:tc>
        <w:tc>
          <w:tcPr>
            <w:tcW w:w="1276" w:type="dxa"/>
          </w:tcPr>
          <w:p w14:paraId="42018125">
            <w:pPr>
              <w:pStyle w:val="6"/>
              <w:rPr>
                <w:rFonts w:ascii="宋体" w:hAnsi="宋体"/>
                <w:sz w:val="21"/>
                <w:szCs w:val="21"/>
              </w:rPr>
            </w:pPr>
            <w:r>
              <w:rPr>
                <w:rFonts w:hint="eastAsia" w:ascii="宋体" w:hAnsi="宋体"/>
                <w:sz w:val="21"/>
                <w:szCs w:val="21"/>
              </w:rPr>
              <w:t>分红方式</w:t>
            </w:r>
          </w:p>
        </w:tc>
        <w:tc>
          <w:tcPr>
            <w:tcW w:w="1134" w:type="dxa"/>
          </w:tcPr>
          <w:p w14:paraId="27907886">
            <w:pPr>
              <w:pStyle w:val="6"/>
              <w:rPr>
                <w:rFonts w:ascii="宋体" w:hAnsi="宋体"/>
                <w:sz w:val="21"/>
                <w:szCs w:val="21"/>
              </w:rPr>
            </w:pPr>
            <w:r>
              <w:rPr>
                <w:rFonts w:hint="eastAsia" w:ascii="宋体" w:hAnsi="宋体"/>
                <w:sz w:val="21"/>
                <w:szCs w:val="21"/>
              </w:rPr>
              <w:t>文本</w:t>
            </w:r>
          </w:p>
        </w:tc>
        <w:tc>
          <w:tcPr>
            <w:tcW w:w="1134" w:type="dxa"/>
          </w:tcPr>
          <w:p w14:paraId="07901473">
            <w:pPr>
              <w:pStyle w:val="6"/>
              <w:rPr>
                <w:rFonts w:ascii="宋体" w:hAnsi="宋体"/>
                <w:sz w:val="21"/>
                <w:szCs w:val="21"/>
              </w:rPr>
            </w:pPr>
          </w:p>
        </w:tc>
        <w:tc>
          <w:tcPr>
            <w:tcW w:w="1134" w:type="dxa"/>
          </w:tcPr>
          <w:p w14:paraId="12F09A34">
            <w:pPr>
              <w:pStyle w:val="6"/>
              <w:rPr>
                <w:rFonts w:ascii="宋体" w:hAnsi="宋体"/>
                <w:sz w:val="21"/>
                <w:szCs w:val="21"/>
              </w:rPr>
            </w:pPr>
          </w:p>
        </w:tc>
        <w:tc>
          <w:tcPr>
            <w:tcW w:w="1134" w:type="dxa"/>
          </w:tcPr>
          <w:p w14:paraId="4E106714">
            <w:pPr>
              <w:pStyle w:val="6"/>
              <w:rPr>
                <w:rFonts w:ascii="宋体" w:hAnsi="宋体"/>
                <w:sz w:val="21"/>
                <w:szCs w:val="21"/>
              </w:rPr>
            </w:pPr>
          </w:p>
        </w:tc>
        <w:tc>
          <w:tcPr>
            <w:tcW w:w="3118" w:type="dxa"/>
          </w:tcPr>
          <w:p w14:paraId="48D1A329">
            <w:pPr>
              <w:pStyle w:val="6"/>
              <w:rPr>
                <w:rFonts w:ascii="宋体" w:hAnsi="宋体"/>
                <w:sz w:val="21"/>
                <w:szCs w:val="21"/>
              </w:rPr>
            </w:pPr>
          </w:p>
        </w:tc>
      </w:tr>
      <w:tr w14:paraId="7AE58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22BABA96">
            <w:pPr>
              <w:pStyle w:val="6"/>
              <w:widowControl w:val="0"/>
              <w:numPr>
                <w:ilvl w:val="0"/>
                <w:numId w:val="175"/>
              </w:numPr>
              <w:rPr>
                <w:rFonts w:ascii="宋体" w:hAnsi="宋体"/>
                <w:sz w:val="21"/>
                <w:szCs w:val="21"/>
              </w:rPr>
            </w:pPr>
          </w:p>
        </w:tc>
        <w:tc>
          <w:tcPr>
            <w:tcW w:w="1276" w:type="dxa"/>
          </w:tcPr>
          <w:p w14:paraId="1BB9CDCF">
            <w:pPr>
              <w:pStyle w:val="6"/>
              <w:rPr>
                <w:rFonts w:ascii="宋体" w:hAnsi="宋体"/>
                <w:sz w:val="21"/>
                <w:szCs w:val="21"/>
              </w:rPr>
            </w:pPr>
            <w:r>
              <w:rPr>
                <w:rFonts w:hint="eastAsia" w:ascii="宋体" w:hAnsi="宋体"/>
                <w:sz w:val="21"/>
                <w:szCs w:val="21"/>
              </w:rPr>
              <w:t>币种</w:t>
            </w:r>
          </w:p>
        </w:tc>
        <w:tc>
          <w:tcPr>
            <w:tcW w:w="1134" w:type="dxa"/>
          </w:tcPr>
          <w:p w14:paraId="67C71DED">
            <w:pPr>
              <w:pStyle w:val="6"/>
              <w:rPr>
                <w:rFonts w:ascii="宋体" w:hAnsi="宋体"/>
                <w:sz w:val="21"/>
                <w:szCs w:val="21"/>
              </w:rPr>
            </w:pPr>
            <w:r>
              <w:rPr>
                <w:rFonts w:hint="eastAsia" w:ascii="宋体" w:hAnsi="宋体"/>
                <w:sz w:val="21"/>
                <w:szCs w:val="21"/>
              </w:rPr>
              <w:t>文本</w:t>
            </w:r>
          </w:p>
        </w:tc>
        <w:tc>
          <w:tcPr>
            <w:tcW w:w="1134" w:type="dxa"/>
          </w:tcPr>
          <w:p w14:paraId="06398EAE">
            <w:pPr>
              <w:pStyle w:val="6"/>
              <w:rPr>
                <w:rFonts w:ascii="宋体" w:hAnsi="宋体"/>
                <w:sz w:val="21"/>
                <w:szCs w:val="21"/>
              </w:rPr>
            </w:pPr>
          </w:p>
        </w:tc>
        <w:tc>
          <w:tcPr>
            <w:tcW w:w="1134" w:type="dxa"/>
          </w:tcPr>
          <w:p w14:paraId="24367B79">
            <w:pPr>
              <w:pStyle w:val="6"/>
              <w:rPr>
                <w:rFonts w:ascii="宋体" w:hAnsi="宋体"/>
                <w:sz w:val="21"/>
                <w:szCs w:val="21"/>
              </w:rPr>
            </w:pPr>
          </w:p>
        </w:tc>
        <w:tc>
          <w:tcPr>
            <w:tcW w:w="1134" w:type="dxa"/>
          </w:tcPr>
          <w:p w14:paraId="1831DF77">
            <w:pPr>
              <w:pStyle w:val="6"/>
              <w:rPr>
                <w:rFonts w:ascii="宋体" w:hAnsi="宋体"/>
                <w:sz w:val="21"/>
                <w:szCs w:val="21"/>
              </w:rPr>
            </w:pPr>
          </w:p>
        </w:tc>
        <w:tc>
          <w:tcPr>
            <w:tcW w:w="3118" w:type="dxa"/>
          </w:tcPr>
          <w:p w14:paraId="6860F983">
            <w:pPr>
              <w:pStyle w:val="6"/>
              <w:rPr>
                <w:rFonts w:ascii="宋体" w:hAnsi="宋体"/>
                <w:sz w:val="21"/>
                <w:szCs w:val="21"/>
              </w:rPr>
            </w:pPr>
          </w:p>
        </w:tc>
      </w:tr>
      <w:tr w14:paraId="4232C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1120B6AE">
            <w:pPr>
              <w:pStyle w:val="6"/>
              <w:widowControl w:val="0"/>
              <w:numPr>
                <w:ilvl w:val="0"/>
                <w:numId w:val="175"/>
              </w:numPr>
              <w:rPr>
                <w:rFonts w:ascii="宋体" w:hAnsi="宋体"/>
                <w:sz w:val="21"/>
                <w:szCs w:val="21"/>
              </w:rPr>
            </w:pPr>
          </w:p>
        </w:tc>
        <w:tc>
          <w:tcPr>
            <w:tcW w:w="1276" w:type="dxa"/>
          </w:tcPr>
          <w:p w14:paraId="5C41C99B">
            <w:pPr>
              <w:pStyle w:val="6"/>
              <w:rPr>
                <w:rFonts w:ascii="宋体" w:hAnsi="宋体"/>
                <w:sz w:val="21"/>
                <w:szCs w:val="21"/>
              </w:rPr>
            </w:pPr>
            <w:r>
              <w:rPr>
                <w:rFonts w:hint="eastAsia" w:ascii="宋体" w:hAnsi="宋体"/>
                <w:sz w:val="21"/>
                <w:szCs w:val="21"/>
              </w:rPr>
              <w:t>购买金额</w:t>
            </w:r>
          </w:p>
        </w:tc>
        <w:tc>
          <w:tcPr>
            <w:tcW w:w="1134" w:type="dxa"/>
          </w:tcPr>
          <w:p w14:paraId="7F9BF431">
            <w:pPr>
              <w:pStyle w:val="6"/>
              <w:rPr>
                <w:rFonts w:ascii="宋体" w:hAnsi="宋体"/>
                <w:sz w:val="21"/>
                <w:szCs w:val="21"/>
              </w:rPr>
            </w:pPr>
            <w:r>
              <w:rPr>
                <w:rFonts w:hint="eastAsia" w:ascii="宋体" w:hAnsi="宋体"/>
                <w:sz w:val="21"/>
                <w:szCs w:val="21"/>
              </w:rPr>
              <w:t>文本</w:t>
            </w:r>
          </w:p>
        </w:tc>
        <w:tc>
          <w:tcPr>
            <w:tcW w:w="1134" w:type="dxa"/>
          </w:tcPr>
          <w:p w14:paraId="231339F8">
            <w:pPr>
              <w:pStyle w:val="6"/>
              <w:rPr>
                <w:rFonts w:ascii="宋体" w:hAnsi="宋体"/>
                <w:sz w:val="21"/>
                <w:szCs w:val="21"/>
              </w:rPr>
            </w:pPr>
          </w:p>
        </w:tc>
        <w:tc>
          <w:tcPr>
            <w:tcW w:w="1134" w:type="dxa"/>
          </w:tcPr>
          <w:p w14:paraId="64C4295E">
            <w:pPr>
              <w:pStyle w:val="6"/>
              <w:rPr>
                <w:rFonts w:ascii="宋体" w:hAnsi="宋体"/>
                <w:sz w:val="21"/>
                <w:szCs w:val="21"/>
              </w:rPr>
            </w:pPr>
          </w:p>
        </w:tc>
        <w:tc>
          <w:tcPr>
            <w:tcW w:w="1134" w:type="dxa"/>
          </w:tcPr>
          <w:p w14:paraId="61C528C1">
            <w:pPr>
              <w:pStyle w:val="6"/>
              <w:rPr>
                <w:rFonts w:ascii="宋体" w:hAnsi="宋体"/>
                <w:sz w:val="21"/>
                <w:szCs w:val="21"/>
              </w:rPr>
            </w:pPr>
          </w:p>
        </w:tc>
        <w:tc>
          <w:tcPr>
            <w:tcW w:w="3118" w:type="dxa"/>
          </w:tcPr>
          <w:p w14:paraId="1A6B7744">
            <w:pPr>
              <w:pStyle w:val="6"/>
              <w:rPr>
                <w:rFonts w:ascii="宋体" w:hAnsi="宋体"/>
                <w:sz w:val="21"/>
                <w:szCs w:val="21"/>
              </w:rPr>
            </w:pPr>
          </w:p>
        </w:tc>
      </w:tr>
      <w:tr w14:paraId="3948D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6E1B34A8">
            <w:pPr>
              <w:pStyle w:val="6"/>
              <w:widowControl w:val="0"/>
              <w:numPr>
                <w:ilvl w:val="0"/>
                <w:numId w:val="175"/>
              </w:numPr>
              <w:rPr>
                <w:rFonts w:ascii="宋体" w:hAnsi="宋体"/>
                <w:sz w:val="21"/>
                <w:szCs w:val="21"/>
              </w:rPr>
            </w:pPr>
          </w:p>
        </w:tc>
        <w:tc>
          <w:tcPr>
            <w:tcW w:w="1276" w:type="dxa"/>
          </w:tcPr>
          <w:p w14:paraId="6D0DBD16">
            <w:pPr>
              <w:pStyle w:val="6"/>
              <w:rPr>
                <w:rFonts w:ascii="宋体" w:hAnsi="宋体"/>
                <w:sz w:val="21"/>
                <w:szCs w:val="21"/>
              </w:rPr>
            </w:pPr>
            <w:r>
              <w:rPr>
                <w:rFonts w:hint="eastAsia" w:ascii="宋体" w:hAnsi="宋体"/>
                <w:sz w:val="21"/>
                <w:szCs w:val="21"/>
              </w:rPr>
              <w:t>产品起息日</w:t>
            </w:r>
          </w:p>
        </w:tc>
        <w:tc>
          <w:tcPr>
            <w:tcW w:w="1134" w:type="dxa"/>
          </w:tcPr>
          <w:p w14:paraId="37BDF2A1">
            <w:pPr>
              <w:pStyle w:val="6"/>
              <w:rPr>
                <w:rFonts w:ascii="宋体" w:hAnsi="宋体"/>
                <w:sz w:val="21"/>
                <w:szCs w:val="21"/>
              </w:rPr>
            </w:pPr>
            <w:r>
              <w:rPr>
                <w:rFonts w:hint="eastAsia" w:ascii="宋体" w:hAnsi="宋体"/>
                <w:sz w:val="21"/>
                <w:szCs w:val="21"/>
              </w:rPr>
              <w:t>文本</w:t>
            </w:r>
          </w:p>
        </w:tc>
        <w:tc>
          <w:tcPr>
            <w:tcW w:w="1134" w:type="dxa"/>
          </w:tcPr>
          <w:p w14:paraId="5BF11604">
            <w:pPr>
              <w:pStyle w:val="6"/>
              <w:rPr>
                <w:rFonts w:ascii="宋体" w:hAnsi="宋体"/>
                <w:sz w:val="21"/>
                <w:szCs w:val="21"/>
              </w:rPr>
            </w:pPr>
          </w:p>
        </w:tc>
        <w:tc>
          <w:tcPr>
            <w:tcW w:w="1134" w:type="dxa"/>
          </w:tcPr>
          <w:p w14:paraId="5BF87822">
            <w:pPr>
              <w:pStyle w:val="6"/>
              <w:rPr>
                <w:rFonts w:ascii="宋体" w:hAnsi="宋体"/>
                <w:sz w:val="21"/>
                <w:szCs w:val="21"/>
              </w:rPr>
            </w:pPr>
          </w:p>
        </w:tc>
        <w:tc>
          <w:tcPr>
            <w:tcW w:w="1134" w:type="dxa"/>
          </w:tcPr>
          <w:p w14:paraId="5E777465">
            <w:pPr>
              <w:pStyle w:val="6"/>
              <w:rPr>
                <w:rFonts w:ascii="宋体" w:hAnsi="宋体"/>
                <w:sz w:val="21"/>
                <w:szCs w:val="21"/>
              </w:rPr>
            </w:pPr>
          </w:p>
        </w:tc>
        <w:tc>
          <w:tcPr>
            <w:tcW w:w="3118" w:type="dxa"/>
          </w:tcPr>
          <w:p w14:paraId="3AE9765A">
            <w:pPr>
              <w:pStyle w:val="6"/>
              <w:rPr>
                <w:rFonts w:ascii="宋体" w:hAnsi="宋体"/>
                <w:sz w:val="21"/>
                <w:szCs w:val="21"/>
              </w:rPr>
            </w:pPr>
          </w:p>
        </w:tc>
      </w:tr>
      <w:tr w14:paraId="5B0F3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00A84A72">
            <w:pPr>
              <w:pStyle w:val="6"/>
              <w:widowControl w:val="0"/>
              <w:numPr>
                <w:ilvl w:val="0"/>
                <w:numId w:val="175"/>
              </w:numPr>
              <w:rPr>
                <w:rFonts w:ascii="宋体" w:hAnsi="宋体"/>
                <w:sz w:val="21"/>
                <w:szCs w:val="21"/>
              </w:rPr>
            </w:pPr>
          </w:p>
        </w:tc>
        <w:tc>
          <w:tcPr>
            <w:tcW w:w="1276" w:type="dxa"/>
          </w:tcPr>
          <w:p w14:paraId="3762D467">
            <w:pPr>
              <w:pStyle w:val="6"/>
              <w:rPr>
                <w:rFonts w:ascii="宋体" w:hAnsi="宋体"/>
                <w:sz w:val="21"/>
                <w:szCs w:val="21"/>
              </w:rPr>
            </w:pPr>
            <w:r>
              <w:rPr>
                <w:rFonts w:hint="eastAsia" w:ascii="宋体" w:hAnsi="宋体"/>
                <w:sz w:val="21"/>
                <w:szCs w:val="21"/>
              </w:rPr>
              <w:t>产品到期日</w:t>
            </w:r>
          </w:p>
        </w:tc>
        <w:tc>
          <w:tcPr>
            <w:tcW w:w="1134" w:type="dxa"/>
          </w:tcPr>
          <w:p w14:paraId="576F842A">
            <w:pPr>
              <w:pStyle w:val="6"/>
              <w:rPr>
                <w:rFonts w:ascii="宋体" w:hAnsi="宋体"/>
                <w:sz w:val="21"/>
                <w:szCs w:val="21"/>
              </w:rPr>
            </w:pPr>
            <w:r>
              <w:rPr>
                <w:rFonts w:hint="eastAsia" w:ascii="宋体" w:hAnsi="宋体"/>
                <w:sz w:val="21"/>
                <w:szCs w:val="21"/>
              </w:rPr>
              <w:t>文本</w:t>
            </w:r>
          </w:p>
        </w:tc>
        <w:tc>
          <w:tcPr>
            <w:tcW w:w="1134" w:type="dxa"/>
          </w:tcPr>
          <w:p w14:paraId="32DA3611">
            <w:pPr>
              <w:pStyle w:val="6"/>
              <w:rPr>
                <w:rFonts w:ascii="宋体" w:hAnsi="宋体"/>
                <w:sz w:val="21"/>
                <w:szCs w:val="21"/>
              </w:rPr>
            </w:pPr>
          </w:p>
        </w:tc>
        <w:tc>
          <w:tcPr>
            <w:tcW w:w="1134" w:type="dxa"/>
          </w:tcPr>
          <w:p w14:paraId="68F43F98">
            <w:pPr>
              <w:pStyle w:val="6"/>
              <w:rPr>
                <w:rFonts w:ascii="宋体" w:hAnsi="宋体"/>
                <w:sz w:val="21"/>
                <w:szCs w:val="21"/>
              </w:rPr>
            </w:pPr>
          </w:p>
        </w:tc>
        <w:tc>
          <w:tcPr>
            <w:tcW w:w="1134" w:type="dxa"/>
          </w:tcPr>
          <w:p w14:paraId="1CC5B380">
            <w:pPr>
              <w:pStyle w:val="6"/>
              <w:rPr>
                <w:rFonts w:ascii="宋体" w:hAnsi="宋体"/>
                <w:sz w:val="21"/>
                <w:szCs w:val="21"/>
              </w:rPr>
            </w:pPr>
          </w:p>
        </w:tc>
        <w:tc>
          <w:tcPr>
            <w:tcW w:w="3118" w:type="dxa"/>
          </w:tcPr>
          <w:p w14:paraId="65989F85">
            <w:pPr>
              <w:pStyle w:val="6"/>
              <w:rPr>
                <w:rFonts w:ascii="宋体" w:hAnsi="宋体"/>
                <w:sz w:val="21"/>
                <w:szCs w:val="21"/>
              </w:rPr>
            </w:pPr>
          </w:p>
        </w:tc>
      </w:tr>
      <w:tr w14:paraId="43F8F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22ED83A9">
            <w:pPr>
              <w:pStyle w:val="6"/>
              <w:widowControl w:val="0"/>
              <w:numPr>
                <w:ilvl w:val="0"/>
                <w:numId w:val="175"/>
              </w:numPr>
              <w:rPr>
                <w:rFonts w:ascii="宋体" w:hAnsi="宋体"/>
                <w:sz w:val="21"/>
                <w:szCs w:val="21"/>
              </w:rPr>
            </w:pPr>
          </w:p>
        </w:tc>
        <w:tc>
          <w:tcPr>
            <w:tcW w:w="1276" w:type="dxa"/>
          </w:tcPr>
          <w:p w14:paraId="705B620F">
            <w:pPr>
              <w:pStyle w:val="6"/>
              <w:rPr>
                <w:rFonts w:ascii="宋体" w:hAnsi="宋体"/>
                <w:sz w:val="21"/>
                <w:szCs w:val="21"/>
              </w:rPr>
            </w:pPr>
            <w:r>
              <w:rPr>
                <w:rFonts w:hint="eastAsia" w:ascii="宋体" w:hAnsi="宋体"/>
                <w:sz w:val="21"/>
                <w:szCs w:val="21"/>
              </w:rPr>
              <w:t>理财协议号</w:t>
            </w:r>
          </w:p>
        </w:tc>
        <w:tc>
          <w:tcPr>
            <w:tcW w:w="1134" w:type="dxa"/>
          </w:tcPr>
          <w:p w14:paraId="683F89E3">
            <w:pPr>
              <w:pStyle w:val="6"/>
              <w:rPr>
                <w:rFonts w:ascii="宋体" w:hAnsi="宋体"/>
                <w:sz w:val="21"/>
                <w:szCs w:val="21"/>
              </w:rPr>
            </w:pPr>
            <w:r>
              <w:rPr>
                <w:rFonts w:hint="eastAsia" w:ascii="宋体" w:hAnsi="宋体"/>
                <w:sz w:val="21"/>
                <w:szCs w:val="21"/>
              </w:rPr>
              <w:t>文本</w:t>
            </w:r>
          </w:p>
        </w:tc>
        <w:tc>
          <w:tcPr>
            <w:tcW w:w="1134" w:type="dxa"/>
          </w:tcPr>
          <w:p w14:paraId="01691528">
            <w:pPr>
              <w:pStyle w:val="6"/>
              <w:rPr>
                <w:rFonts w:ascii="宋体" w:hAnsi="宋体"/>
                <w:sz w:val="21"/>
                <w:szCs w:val="21"/>
              </w:rPr>
            </w:pPr>
          </w:p>
        </w:tc>
        <w:tc>
          <w:tcPr>
            <w:tcW w:w="1134" w:type="dxa"/>
          </w:tcPr>
          <w:p w14:paraId="4CDF6301">
            <w:pPr>
              <w:pStyle w:val="6"/>
              <w:rPr>
                <w:rFonts w:ascii="宋体" w:hAnsi="宋体"/>
                <w:sz w:val="21"/>
                <w:szCs w:val="21"/>
              </w:rPr>
            </w:pPr>
          </w:p>
        </w:tc>
        <w:tc>
          <w:tcPr>
            <w:tcW w:w="1134" w:type="dxa"/>
          </w:tcPr>
          <w:p w14:paraId="5D8FF5C4">
            <w:pPr>
              <w:pStyle w:val="6"/>
              <w:rPr>
                <w:rFonts w:ascii="宋体" w:hAnsi="宋体"/>
                <w:sz w:val="21"/>
                <w:szCs w:val="21"/>
              </w:rPr>
            </w:pPr>
          </w:p>
        </w:tc>
        <w:tc>
          <w:tcPr>
            <w:tcW w:w="3118" w:type="dxa"/>
          </w:tcPr>
          <w:p w14:paraId="61EEEE56">
            <w:pPr>
              <w:pStyle w:val="6"/>
              <w:rPr>
                <w:rFonts w:ascii="宋体" w:hAnsi="宋体"/>
                <w:sz w:val="21"/>
                <w:szCs w:val="21"/>
              </w:rPr>
            </w:pPr>
          </w:p>
        </w:tc>
      </w:tr>
      <w:tr w14:paraId="64D65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5196BBE3">
            <w:pPr>
              <w:pStyle w:val="6"/>
              <w:widowControl w:val="0"/>
              <w:numPr>
                <w:ilvl w:val="0"/>
                <w:numId w:val="175"/>
              </w:numPr>
              <w:rPr>
                <w:rFonts w:ascii="宋体" w:hAnsi="宋体"/>
                <w:sz w:val="21"/>
                <w:szCs w:val="21"/>
              </w:rPr>
            </w:pPr>
          </w:p>
        </w:tc>
        <w:tc>
          <w:tcPr>
            <w:tcW w:w="1276" w:type="dxa"/>
          </w:tcPr>
          <w:p w14:paraId="0FDDDF9A">
            <w:pPr>
              <w:pStyle w:val="6"/>
              <w:rPr>
                <w:rFonts w:ascii="宋体" w:hAnsi="宋体"/>
                <w:sz w:val="21"/>
                <w:szCs w:val="21"/>
              </w:rPr>
            </w:pPr>
            <w:r>
              <w:rPr>
                <w:rFonts w:hint="eastAsia" w:ascii="宋体" w:hAnsi="宋体"/>
                <w:sz w:val="21"/>
                <w:szCs w:val="21"/>
              </w:rPr>
              <w:t>撤销</w:t>
            </w:r>
          </w:p>
        </w:tc>
        <w:tc>
          <w:tcPr>
            <w:tcW w:w="1134" w:type="dxa"/>
          </w:tcPr>
          <w:p w14:paraId="44ACC68D">
            <w:pPr>
              <w:pStyle w:val="6"/>
              <w:rPr>
                <w:rFonts w:ascii="宋体" w:hAnsi="宋体"/>
                <w:sz w:val="21"/>
                <w:szCs w:val="21"/>
              </w:rPr>
            </w:pPr>
            <w:r>
              <w:rPr>
                <w:rFonts w:hint="eastAsia" w:ascii="宋体" w:hAnsi="宋体"/>
                <w:sz w:val="21"/>
                <w:szCs w:val="21"/>
              </w:rPr>
              <w:t>按钮</w:t>
            </w:r>
          </w:p>
        </w:tc>
        <w:tc>
          <w:tcPr>
            <w:tcW w:w="1134" w:type="dxa"/>
          </w:tcPr>
          <w:p w14:paraId="1705B542">
            <w:pPr>
              <w:pStyle w:val="6"/>
              <w:rPr>
                <w:rFonts w:ascii="宋体" w:hAnsi="宋体"/>
                <w:sz w:val="21"/>
                <w:szCs w:val="21"/>
              </w:rPr>
            </w:pPr>
          </w:p>
        </w:tc>
        <w:tc>
          <w:tcPr>
            <w:tcW w:w="1134" w:type="dxa"/>
          </w:tcPr>
          <w:p w14:paraId="7D6490FF">
            <w:pPr>
              <w:pStyle w:val="6"/>
              <w:rPr>
                <w:rFonts w:ascii="宋体" w:hAnsi="宋体"/>
                <w:sz w:val="21"/>
                <w:szCs w:val="21"/>
              </w:rPr>
            </w:pPr>
          </w:p>
        </w:tc>
        <w:tc>
          <w:tcPr>
            <w:tcW w:w="1134" w:type="dxa"/>
          </w:tcPr>
          <w:p w14:paraId="70C57FC4">
            <w:pPr>
              <w:pStyle w:val="6"/>
              <w:rPr>
                <w:rFonts w:ascii="宋体" w:hAnsi="宋体"/>
                <w:sz w:val="21"/>
                <w:szCs w:val="21"/>
              </w:rPr>
            </w:pPr>
          </w:p>
        </w:tc>
        <w:tc>
          <w:tcPr>
            <w:tcW w:w="3118" w:type="dxa"/>
          </w:tcPr>
          <w:p w14:paraId="3F5E807B">
            <w:pPr>
              <w:pStyle w:val="6"/>
              <w:rPr>
                <w:rFonts w:ascii="宋体" w:hAnsi="宋体"/>
                <w:sz w:val="21"/>
                <w:szCs w:val="21"/>
              </w:rPr>
            </w:pPr>
          </w:p>
        </w:tc>
      </w:tr>
      <w:tr w14:paraId="2C7EA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7" w:type="dxa"/>
            <w:gridSpan w:val="7"/>
          </w:tcPr>
          <w:p w14:paraId="65104287">
            <w:pPr>
              <w:pStyle w:val="6"/>
              <w:rPr>
                <w:rFonts w:ascii="宋体" w:hAnsi="宋体"/>
                <w:sz w:val="21"/>
                <w:szCs w:val="21"/>
              </w:rPr>
            </w:pPr>
          </w:p>
        </w:tc>
      </w:tr>
      <w:tr w14:paraId="4503E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1DBF25F4">
            <w:pPr>
              <w:pStyle w:val="6"/>
              <w:widowControl w:val="0"/>
              <w:numPr>
                <w:ilvl w:val="0"/>
                <w:numId w:val="175"/>
              </w:numPr>
              <w:rPr>
                <w:rFonts w:ascii="宋体" w:hAnsi="宋体"/>
                <w:sz w:val="21"/>
                <w:szCs w:val="21"/>
              </w:rPr>
            </w:pPr>
          </w:p>
        </w:tc>
        <w:tc>
          <w:tcPr>
            <w:tcW w:w="1276" w:type="dxa"/>
          </w:tcPr>
          <w:p w14:paraId="7D7D2DE7">
            <w:pPr>
              <w:pStyle w:val="6"/>
              <w:rPr>
                <w:rFonts w:ascii="宋体" w:hAnsi="宋体"/>
                <w:sz w:val="21"/>
                <w:szCs w:val="21"/>
              </w:rPr>
            </w:pPr>
            <w:r>
              <w:rPr>
                <w:rFonts w:hint="eastAsia" w:ascii="宋体" w:hAnsi="宋体"/>
                <w:sz w:val="21"/>
                <w:szCs w:val="21"/>
              </w:rPr>
              <w:t>上一页</w:t>
            </w:r>
          </w:p>
        </w:tc>
        <w:tc>
          <w:tcPr>
            <w:tcW w:w="1134" w:type="dxa"/>
          </w:tcPr>
          <w:p w14:paraId="5374C462">
            <w:pPr>
              <w:pStyle w:val="6"/>
              <w:rPr>
                <w:rFonts w:ascii="宋体" w:hAnsi="宋体"/>
                <w:sz w:val="21"/>
                <w:szCs w:val="21"/>
              </w:rPr>
            </w:pPr>
            <w:r>
              <w:rPr>
                <w:rFonts w:hint="eastAsia" w:ascii="宋体" w:hAnsi="宋体"/>
                <w:sz w:val="21"/>
                <w:szCs w:val="21"/>
              </w:rPr>
              <w:t>按钮</w:t>
            </w:r>
          </w:p>
        </w:tc>
        <w:tc>
          <w:tcPr>
            <w:tcW w:w="1134" w:type="dxa"/>
          </w:tcPr>
          <w:p w14:paraId="14C298D2">
            <w:pPr>
              <w:pStyle w:val="6"/>
              <w:rPr>
                <w:rFonts w:ascii="宋体" w:hAnsi="宋体"/>
                <w:sz w:val="21"/>
                <w:szCs w:val="21"/>
              </w:rPr>
            </w:pPr>
          </w:p>
        </w:tc>
        <w:tc>
          <w:tcPr>
            <w:tcW w:w="1134" w:type="dxa"/>
          </w:tcPr>
          <w:p w14:paraId="7F5517B2">
            <w:pPr>
              <w:pStyle w:val="6"/>
              <w:rPr>
                <w:rFonts w:ascii="宋体" w:hAnsi="宋体"/>
                <w:sz w:val="21"/>
                <w:szCs w:val="21"/>
              </w:rPr>
            </w:pPr>
          </w:p>
        </w:tc>
        <w:tc>
          <w:tcPr>
            <w:tcW w:w="1134" w:type="dxa"/>
          </w:tcPr>
          <w:p w14:paraId="5DE0E48B">
            <w:pPr>
              <w:pStyle w:val="6"/>
              <w:rPr>
                <w:rFonts w:ascii="宋体" w:hAnsi="宋体"/>
                <w:sz w:val="21"/>
                <w:szCs w:val="21"/>
              </w:rPr>
            </w:pPr>
          </w:p>
        </w:tc>
        <w:tc>
          <w:tcPr>
            <w:tcW w:w="3118" w:type="dxa"/>
          </w:tcPr>
          <w:p w14:paraId="02C5B1D6">
            <w:pPr>
              <w:pStyle w:val="6"/>
              <w:rPr>
                <w:rFonts w:ascii="宋体" w:hAnsi="宋体"/>
                <w:sz w:val="21"/>
                <w:szCs w:val="21"/>
              </w:rPr>
            </w:pPr>
          </w:p>
        </w:tc>
      </w:tr>
      <w:tr w14:paraId="6004D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6699FE81">
            <w:pPr>
              <w:pStyle w:val="6"/>
              <w:widowControl w:val="0"/>
              <w:numPr>
                <w:ilvl w:val="0"/>
                <w:numId w:val="175"/>
              </w:numPr>
              <w:rPr>
                <w:rFonts w:ascii="宋体" w:hAnsi="宋体"/>
                <w:sz w:val="21"/>
                <w:szCs w:val="21"/>
              </w:rPr>
            </w:pPr>
          </w:p>
        </w:tc>
        <w:tc>
          <w:tcPr>
            <w:tcW w:w="1276" w:type="dxa"/>
          </w:tcPr>
          <w:p w14:paraId="55069005">
            <w:pPr>
              <w:pStyle w:val="6"/>
              <w:rPr>
                <w:rFonts w:ascii="宋体" w:hAnsi="宋体"/>
                <w:sz w:val="21"/>
                <w:szCs w:val="21"/>
              </w:rPr>
            </w:pPr>
            <w:r>
              <w:rPr>
                <w:rFonts w:hint="eastAsia" w:ascii="宋体" w:hAnsi="宋体"/>
                <w:sz w:val="21"/>
                <w:szCs w:val="21"/>
              </w:rPr>
              <w:t>下一页</w:t>
            </w:r>
          </w:p>
        </w:tc>
        <w:tc>
          <w:tcPr>
            <w:tcW w:w="1134" w:type="dxa"/>
          </w:tcPr>
          <w:p w14:paraId="65250EBD">
            <w:pPr>
              <w:pStyle w:val="6"/>
              <w:rPr>
                <w:rFonts w:ascii="宋体" w:hAnsi="宋体"/>
                <w:sz w:val="21"/>
                <w:szCs w:val="21"/>
              </w:rPr>
            </w:pPr>
            <w:r>
              <w:rPr>
                <w:rFonts w:hint="eastAsia" w:ascii="宋体" w:hAnsi="宋体"/>
                <w:sz w:val="21"/>
                <w:szCs w:val="21"/>
              </w:rPr>
              <w:t>按钮</w:t>
            </w:r>
          </w:p>
        </w:tc>
        <w:tc>
          <w:tcPr>
            <w:tcW w:w="1134" w:type="dxa"/>
          </w:tcPr>
          <w:p w14:paraId="3440969C">
            <w:pPr>
              <w:pStyle w:val="6"/>
              <w:rPr>
                <w:rFonts w:ascii="宋体" w:hAnsi="宋体"/>
                <w:sz w:val="21"/>
                <w:szCs w:val="21"/>
              </w:rPr>
            </w:pPr>
          </w:p>
        </w:tc>
        <w:tc>
          <w:tcPr>
            <w:tcW w:w="1134" w:type="dxa"/>
          </w:tcPr>
          <w:p w14:paraId="26EEE1D2">
            <w:pPr>
              <w:pStyle w:val="6"/>
              <w:rPr>
                <w:rFonts w:ascii="宋体" w:hAnsi="宋体"/>
                <w:sz w:val="21"/>
                <w:szCs w:val="21"/>
              </w:rPr>
            </w:pPr>
          </w:p>
        </w:tc>
        <w:tc>
          <w:tcPr>
            <w:tcW w:w="1134" w:type="dxa"/>
          </w:tcPr>
          <w:p w14:paraId="22498DD8">
            <w:pPr>
              <w:pStyle w:val="6"/>
              <w:rPr>
                <w:rFonts w:ascii="宋体" w:hAnsi="宋体"/>
                <w:sz w:val="21"/>
                <w:szCs w:val="21"/>
              </w:rPr>
            </w:pPr>
          </w:p>
        </w:tc>
        <w:tc>
          <w:tcPr>
            <w:tcW w:w="3118" w:type="dxa"/>
          </w:tcPr>
          <w:p w14:paraId="21A677D8">
            <w:pPr>
              <w:pStyle w:val="6"/>
              <w:rPr>
                <w:rFonts w:ascii="宋体" w:hAnsi="宋体"/>
                <w:sz w:val="21"/>
                <w:szCs w:val="21"/>
              </w:rPr>
            </w:pPr>
          </w:p>
        </w:tc>
      </w:tr>
    </w:tbl>
    <w:p w14:paraId="7B7C7FB4">
      <w:pPr>
        <w:pStyle w:val="5"/>
        <w:numPr>
          <w:ilvl w:val="0"/>
          <w:numId w:val="0"/>
        </w:numPr>
        <w:ind w:left="6"/>
      </w:pPr>
      <w:r>
        <w:rPr>
          <w:rFonts w:hint="eastAsia"/>
        </w:rPr>
        <w:t>撤销确认页面</w:t>
      </w:r>
    </w:p>
    <w:tbl>
      <w:tblPr>
        <w:tblStyle w:val="48"/>
        <w:tblW w:w="98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418"/>
        <w:gridCol w:w="992"/>
        <w:gridCol w:w="1134"/>
        <w:gridCol w:w="992"/>
        <w:gridCol w:w="992"/>
        <w:gridCol w:w="3544"/>
      </w:tblGrid>
      <w:tr w14:paraId="54037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FFCC99"/>
            <w:vAlign w:val="center"/>
          </w:tcPr>
          <w:p w14:paraId="4D831B9A">
            <w:pPr>
              <w:rPr>
                <w:rFonts w:ascii="宋体" w:hAnsi="宋体" w:cs="Arial"/>
                <w:b/>
                <w:sz w:val="21"/>
                <w:szCs w:val="21"/>
              </w:rPr>
            </w:pPr>
            <w:r>
              <w:rPr>
                <w:rFonts w:ascii="宋体" w:hAnsi="宋体" w:cs="Arial"/>
                <w:b/>
                <w:sz w:val="21"/>
                <w:szCs w:val="21"/>
              </w:rPr>
              <w:t>序号</w:t>
            </w:r>
          </w:p>
        </w:tc>
        <w:tc>
          <w:tcPr>
            <w:tcW w:w="1418" w:type="dxa"/>
            <w:shd w:val="clear" w:color="auto" w:fill="FFCC99"/>
            <w:vAlign w:val="center"/>
          </w:tcPr>
          <w:p w14:paraId="7DA41942">
            <w:pPr>
              <w:rPr>
                <w:rFonts w:ascii="宋体" w:hAnsi="宋体" w:cs="Arial"/>
                <w:b/>
                <w:sz w:val="21"/>
                <w:szCs w:val="21"/>
              </w:rPr>
            </w:pPr>
            <w:r>
              <w:rPr>
                <w:rFonts w:ascii="宋体" w:hAnsi="宋体" w:cs="Arial"/>
                <w:b/>
                <w:sz w:val="21"/>
                <w:szCs w:val="21"/>
              </w:rPr>
              <w:t>名称</w:t>
            </w:r>
          </w:p>
        </w:tc>
        <w:tc>
          <w:tcPr>
            <w:tcW w:w="992" w:type="dxa"/>
            <w:shd w:val="clear" w:color="auto" w:fill="FFCC99"/>
            <w:vAlign w:val="center"/>
          </w:tcPr>
          <w:p w14:paraId="3358506E">
            <w:pPr>
              <w:rPr>
                <w:rFonts w:ascii="宋体" w:hAnsi="宋体" w:cs="Arial"/>
                <w:b/>
                <w:sz w:val="21"/>
                <w:szCs w:val="21"/>
              </w:rPr>
            </w:pPr>
            <w:r>
              <w:rPr>
                <w:rFonts w:ascii="宋体" w:hAnsi="宋体" w:cs="Arial"/>
                <w:b/>
                <w:sz w:val="21"/>
                <w:szCs w:val="21"/>
              </w:rPr>
              <w:t>输入</w:t>
            </w:r>
            <w:r>
              <w:rPr>
                <w:rFonts w:hint="eastAsia" w:ascii="宋体" w:hAnsi="宋体" w:cs="Arial"/>
                <w:b/>
                <w:sz w:val="21"/>
                <w:szCs w:val="21"/>
              </w:rPr>
              <w:t>/输出</w:t>
            </w:r>
          </w:p>
        </w:tc>
        <w:tc>
          <w:tcPr>
            <w:tcW w:w="1134" w:type="dxa"/>
            <w:shd w:val="clear" w:color="auto" w:fill="FFCC99"/>
            <w:vAlign w:val="center"/>
          </w:tcPr>
          <w:p w14:paraId="3473A584">
            <w:pPr>
              <w:rPr>
                <w:rFonts w:ascii="宋体" w:hAnsi="宋体" w:cs="Arial"/>
                <w:b/>
                <w:sz w:val="21"/>
                <w:szCs w:val="21"/>
              </w:rPr>
            </w:pPr>
            <w:r>
              <w:rPr>
                <w:rFonts w:ascii="宋体" w:hAnsi="宋体" w:cs="Arial"/>
                <w:b/>
                <w:sz w:val="21"/>
                <w:szCs w:val="21"/>
              </w:rPr>
              <w:t>缺省值</w:t>
            </w:r>
          </w:p>
        </w:tc>
        <w:tc>
          <w:tcPr>
            <w:tcW w:w="992" w:type="dxa"/>
            <w:shd w:val="clear" w:color="auto" w:fill="FFCC99"/>
            <w:vAlign w:val="center"/>
          </w:tcPr>
          <w:p w14:paraId="6D273B5F">
            <w:pPr>
              <w:rPr>
                <w:rFonts w:ascii="宋体" w:hAnsi="宋体" w:cs="Arial"/>
                <w:b/>
                <w:sz w:val="21"/>
                <w:szCs w:val="21"/>
              </w:rPr>
            </w:pPr>
            <w:r>
              <w:rPr>
                <w:rFonts w:hint="eastAsia" w:ascii="宋体" w:hAnsi="宋体" w:cs="Arial"/>
                <w:b/>
                <w:sz w:val="21"/>
                <w:szCs w:val="21"/>
              </w:rPr>
              <w:t>类型/长度</w:t>
            </w:r>
          </w:p>
        </w:tc>
        <w:tc>
          <w:tcPr>
            <w:tcW w:w="992" w:type="dxa"/>
            <w:shd w:val="clear" w:color="auto" w:fill="FFCC99"/>
            <w:vAlign w:val="center"/>
          </w:tcPr>
          <w:p w14:paraId="3D294FA9">
            <w:pPr>
              <w:rPr>
                <w:rFonts w:ascii="宋体" w:hAnsi="宋体" w:cs="Arial"/>
                <w:b/>
                <w:sz w:val="21"/>
                <w:szCs w:val="21"/>
              </w:rPr>
            </w:pPr>
            <w:r>
              <w:rPr>
                <w:rFonts w:hint="eastAsia" w:ascii="宋体" w:hAnsi="宋体" w:cs="Arial"/>
                <w:b/>
                <w:sz w:val="21"/>
                <w:szCs w:val="21"/>
              </w:rPr>
              <w:t>是否必输</w:t>
            </w:r>
          </w:p>
        </w:tc>
        <w:tc>
          <w:tcPr>
            <w:tcW w:w="3544" w:type="dxa"/>
            <w:shd w:val="clear" w:color="auto" w:fill="FFCC99"/>
            <w:vAlign w:val="center"/>
          </w:tcPr>
          <w:p w14:paraId="2EAC1800">
            <w:pPr>
              <w:rPr>
                <w:rFonts w:ascii="宋体" w:hAnsi="宋体" w:cs="Arial"/>
                <w:b/>
                <w:sz w:val="21"/>
                <w:szCs w:val="21"/>
              </w:rPr>
            </w:pPr>
            <w:r>
              <w:rPr>
                <w:rFonts w:ascii="宋体" w:hAnsi="宋体" w:cs="Arial"/>
                <w:b/>
                <w:sz w:val="21"/>
                <w:szCs w:val="21"/>
              </w:rPr>
              <w:t>备注</w:t>
            </w:r>
          </w:p>
        </w:tc>
      </w:tr>
      <w:tr w14:paraId="49395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7C4C91C7">
            <w:pPr>
              <w:pStyle w:val="6"/>
              <w:widowControl w:val="0"/>
              <w:numPr>
                <w:ilvl w:val="0"/>
                <w:numId w:val="176"/>
              </w:numPr>
              <w:rPr>
                <w:rFonts w:ascii="宋体" w:hAnsi="宋体"/>
                <w:sz w:val="21"/>
                <w:szCs w:val="21"/>
              </w:rPr>
            </w:pPr>
          </w:p>
        </w:tc>
        <w:tc>
          <w:tcPr>
            <w:tcW w:w="1418" w:type="dxa"/>
          </w:tcPr>
          <w:p w14:paraId="7EAE302C">
            <w:pPr>
              <w:pStyle w:val="6"/>
              <w:rPr>
                <w:rFonts w:ascii="宋体" w:hAnsi="宋体"/>
                <w:sz w:val="21"/>
                <w:szCs w:val="21"/>
              </w:rPr>
            </w:pPr>
            <w:r>
              <w:rPr>
                <w:rFonts w:hint="eastAsia" w:ascii="宋体" w:hAnsi="宋体"/>
                <w:sz w:val="21"/>
                <w:szCs w:val="21"/>
              </w:rPr>
              <w:t>银行账号</w:t>
            </w:r>
          </w:p>
        </w:tc>
        <w:tc>
          <w:tcPr>
            <w:tcW w:w="992" w:type="dxa"/>
          </w:tcPr>
          <w:p w14:paraId="3F703DEF">
            <w:pPr>
              <w:pStyle w:val="6"/>
              <w:rPr>
                <w:rFonts w:ascii="宋体" w:hAnsi="宋体"/>
                <w:sz w:val="21"/>
                <w:szCs w:val="21"/>
              </w:rPr>
            </w:pPr>
            <w:r>
              <w:rPr>
                <w:rFonts w:hint="eastAsia" w:ascii="宋体" w:hAnsi="宋体"/>
                <w:sz w:val="21"/>
                <w:szCs w:val="21"/>
              </w:rPr>
              <w:t>文本</w:t>
            </w:r>
          </w:p>
        </w:tc>
        <w:tc>
          <w:tcPr>
            <w:tcW w:w="1134" w:type="dxa"/>
          </w:tcPr>
          <w:p w14:paraId="6B1E5268">
            <w:pPr>
              <w:pStyle w:val="6"/>
              <w:rPr>
                <w:rFonts w:ascii="宋体" w:hAnsi="宋体"/>
                <w:sz w:val="21"/>
                <w:szCs w:val="21"/>
              </w:rPr>
            </w:pPr>
          </w:p>
        </w:tc>
        <w:tc>
          <w:tcPr>
            <w:tcW w:w="992" w:type="dxa"/>
          </w:tcPr>
          <w:p w14:paraId="13E6276F">
            <w:pPr>
              <w:pStyle w:val="6"/>
              <w:rPr>
                <w:rFonts w:ascii="宋体" w:hAnsi="宋体"/>
                <w:sz w:val="21"/>
                <w:szCs w:val="21"/>
              </w:rPr>
            </w:pPr>
          </w:p>
        </w:tc>
        <w:tc>
          <w:tcPr>
            <w:tcW w:w="992" w:type="dxa"/>
          </w:tcPr>
          <w:p w14:paraId="456649B2">
            <w:pPr>
              <w:pStyle w:val="6"/>
              <w:rPr>
                <w:rFonts w:ascii="宋体" w:hAnsi="宋体"/>
                <w:sz w:val="21"/>
                <w:szCs w:val="21"/>
              </w:rPr>
            </w:pPr>
          </w:p>
        </w:tc>
        <w:tc>
          <w:tcPr>
            <w:tcW w:w="3544" w:type="dxa"/>
          </w:tcPr>
          <w:p w14:paraId="18647D9A">
            <w:pPr>
              <w:pStyle w:val="6"/>
              <w:rPr>
                <w:rFonts w:ascii="宋体" w:hAnsi="宋体"/>
                <w:sz w:val="21"/>
                <w:szCs w:val="21"/>
              </w:rPr>
            </w:pPr>
          </w:p>
        </w:tc>
      </w:tr>
      <w:tr w14:paraId="631A9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06F713FE">
            <w:pPr>
              <w:pStyle w:val="6"/>
              <w:widowControl w:val="0"/>
              <w:numPr>
                <w:ilvl w:val="0"/>
                <w:numId w:val="176"/>
              </w:numPr>
              <w:rPr>
                <w:rFonts w:ascii="宋体" w:hAnsi="宋体"/>
                <w:sz w:val="21"/>
                <w:szCs w:val="21"/>
              </w:rPr>
            </w:pPr>
          </w:p>
        </w:tc>
        <w:tc>
          <w:tcPr>
            <w:tcW w:w="1418" w:type="dxa"/>
          </w:tcPr>
          <w:p w14:paraId="17F451C3">
            <w:pPr>
              <w:pStyle w:val="6"/>
              <w:rPr>
                <w:rFonts w:ascii="宋体" w:hAnsi="宋体"/>
                <w:sz w:val="21"/>
                <w:szCs w:val="21"/>
              </w:rPr>
            </w:pPr>
            <w:r>
              <w:rPr>
                <w:rFonts w:hint="eastAsia" w:ascii="宋体" w:hAnsi="宋体"/>
                <w:sz w:val="21"/>
                <w:szCs w:val="21"/>
              </w:rPr>
              <w:t>产品代号</w:t>
            </w:r>
          </w:p>
        </w:tc>
        <w:tc>
          <w:tcPr>
            <w:tcW w:w="992" w:type="dxa"/>
          </w:tcPr>
          <w:p w14:paraId="369FC26D">
            <w:pPr>
              <w:pStyle w:val="6"/>
              <w:rPr>
                <w:rFonts w:ascii="宋体" w:hAnsi="宋体"/>
                <w:sz w:val="21"/>
                <w:szCs w:val="21"/>
              </w:rPr>
            </w:pPr>
            <w:r>
              <w:rPr>
                <w:rFonts w:hint="eastAsia" w:ascii="宋体" w:hAnsi="宋体"/>
                <w:sz w:val="21"/>
                <w:szCs w:val="21"/>
              </w:rPr>
              <w:t>文本</w:t>
            </w:r>
          </w:p>
        </w:tc>
        <w:tc>
          <w:tcPr>
            <w:tcW w:w="1134" w:type="dxa"/>
          </w:tcPr>
          <w:p w14:paraId="11EE4BAC">
            <w:pPr>
              <w:pStyle w:val="6"/>
              <w:rPr>
                <w:rFonts w:ascii="宋体" w:hAnsi="宋体"/>
                <w:sz w:val="21"/>
                <w:szCs w:val="21"/>
              </w:rPr>
            </w:pPr>
          </w:p>
        </w:tc>
        <w:tc>
          <w:tcPr>
            <w:tcW w:w="992" w:type="dxa"/>
          </w:tcPr>
          <w:p w14:paraId="6FD4CD96">
            <w:pPr>
              <w:pStyle w:val="6"/>
              <w:rPr>
                <w:rFonts w:ascii="宋体" w:hAnsi="宋体"/>
                <w:sz w:val="21"/>
                <w:szCs w:val="21"/>
              </w:rPr>
            </w:pPr>
          </w:p>
        </w:tc>
        <w:tc>
          <w:tcPr>
            <w:tcW w:w="992" w:type="dxa"/>
          </w:tcPr>
          <w:p w14:paraId="553377DE">
            <w:pPr>
              <w:pStyle w:val="6"/>
              <w:rPr>
                <w:rFonts w:ascii="宋体" w:hAnsi="宋体"/>
                <w:sz w:val="21"/>
                <w:szCs w:val="21"/>
              </w:rPr>
            </w:pPr>
          </w:p>
        </w:tc>
        <w:tc>
          <w:tcPr>
            <w:tcW w:w="3544" w:type="dxa"/>
          </w:tcPr>
          <w:p w14:paraId="0DB5F685">
            <w:pPr>
              <w:pStyle w:val="6"/>
              <w:rPr>
                <w:rFonts w:ascii="宋体" w:hAnsi="宋体"/>
                <w:sz w:val="21"/>
                <w:szCs w:val="21"/>
              </w:rPr>
            </w:pPr>
          </w:p>
        </w:tc>
      </w:tr>
      <w:tr w14:paraId="13E7B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6696B339">
            <w:pPr>
              <w:pStyle w:val="6"/>
              <w:widowControl w:val="0"/>
              <w:numPr>
                <w:ilvl w:val="0"/>
                <w:numId w:val="176"/>
              </w:numPr>
              <w:rPr>
                <w:rFonts w:ascii="宋体" w:hAnsi="宋体"/>
                <w:sz w:val="21"/>
                <w:szCs w:val="21"/>
              </w:rPr>
            </w:pPr>
          </w:p>
        </w:tc>
        <w:tc>
          <w:tcPr>
            <w:tcW w:w="1418" w:type="dxa"/>
          </w:tcPr>
          <w:p w14:paraId="6BD5158B">
            <w:pPr>
              <w:pStyle w:val="6"/>
              <w:rPr>
                <w:rFonts w:ascii="宋体" w:hAnsi="宋体"/>
                <w:sz w:val="21"/>
                <w:szCs w:val="21"/>
              </w:rPr>
            </w:pPr>
            <w:r>
              <w:rPr>
                <w:rFonts w:hint="eastAsia" w:ascii="宋体" w:hAnsi="宋体"/>
                <w:sz w:val="21"/>
                <w:szCs w:val="21"/>
              </w:rPr>
              <w:t>产品名称</w:t>
            </w:r>
          </w:p>
        </w:tc>
        <w:tc>
          <w:tcPr>
            <w:tcW w:w="992" w:type="dxa"/>
          </w:tcPr>
          <w:p w14:paraId="6D3D4361">
            <w:pPr>
              <w:pStyle w:val="6"/>
              <w:rPr>
                <w:rFonts w:ascii="宋体" w:hAnsi="宋体"/>
                <w:sz w:val="21"/>
                <w:szCs w:val="21"/>
              </w:rPr>
            </w:pPr>
            <w:r>
              <w:rPr>
                <w:rFonts w:hint="eastAsia" w:ascii="宋体" w:hAnsi="宋体"/>
                <w:sz w:val="21"/>
                <w:szCs w:val="21"/>
              </w:rPr>
              <w:t>文本</w:t>
            </w:r>
          </w:p>
        </w:tc>
        <w:tc>
          <w:tcPr>
            <w:tcW w:w="1134" w:type="dxa"/>
          </w:tcPr>
          <w:p w14:paraId="56DE1B37">
            <w:pPr>
              <w:pStyle w:val="6"/>
              <w:rPr>
                <w:rFonts w:ascii="宋体" w:hAnsi="宋体"/>
                <w:sz w:val="21"/>
                <w:szCs w:val="21"/>
              </w:rPr>
            </w:pPr>
          </w:p>
        </w:tc>
        <w:tc>
          <w:tcPr>
            <w:tcW w:w="992" w:type="dxa"/>
          </w:tcPr>
          <w:p w14:paraId="7D2E913B">
            <w:pPr>
              <w:pStyle w:val="6"/>
              <w:rPr>
                <w:rFonts w:ascii="宋体" w:hAnsi="宋体"/>
                <w:sz w:val="21"/>
                <w:szCs w:val="21"/>
              </w:rPr>
            </w:pPr>
          </w:p>
        </w:tc>
        <w:tc>
          <w:tcPr>
            <w:tcW w:w="992" w:type="dxa"/>
          </w:tcPr>
          <w:p w14:paraId="43C6F846">
            <w:pPr>
              <w:pStyle w:val="6"/>
              <w:rPr>
                <w:rFonts w:ascii="宋体" w:hAnsi="宋体"/>
                <w:sz w:val="21"/>
                <w:szCs w:val="21"/>
              </w:rPr>
            </w:pPr>
          </w:p>
        </w:tc>
        <w:tc>
          <w:tcPr>
            <w:tcW w:w="3544" w:type="dxa"/>
          </w:tcPr>
          <w:p w14:paraId="4F338CD9">
            <w:pPr>
              <w:pStyle w:val="6"/>
              <w:rPr>
                <w:rFonts w:ascii="宋体" w:hAnsi="宋体"/>
                <w:sz w:val="21"/>
                <w:szCs w:val="21"/>
              </w:rPr>
            </w:pPr>
          </w:p>
        </w:tc>
      </w:tr>
      <w:tr w14:paraId="21F82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7BC2C882">
            <w:pPr>
              <w:pStyle w:val="6"/>
              <w:widowControl w:val="0"/>
              <w:numPr>
                <w:ilvl w:val="0"/>
                <w:numId w:val="176"/>
              </w:numPr>
              <w:rPr>
                <w:rFonts w:ascii="宋体" w:hAnsi="宋体"/>
                <w:sz w:val="21"/>
                <w:szCs w:val="21"/>
              </w:rPr>
            </w:pPr>
          </w:p>
        </w:tc>
        <w:tc>
          <w:tcPr>
            <w:tcW w:w="1418" w:type="dxa"/>
          </w:tcPr>
          <w:p w14:paraId="60DCA07A">
            <w:pPr>
              <w:pStyle w:val="6"/>
              <w:rPr>
                <w:rFonts w:ascii="宋体" w:hAnsi="宋体"/>
                <w:sz w:val="21"/>
                <w:szCs w:val="21"/>
              </w:rPr>
            </w:pPr>
            <w:r>
              <w:rPr>
                <w:rFonts w:hint="eastAsia" w:ascii="宋体" w:hAnsi="宋体"/>
                <w:sz w:val="21"/>
                <w:szCs w:val="21"/>
              </w:rPr>
              <w:t>币种</w:t>
            </w:r>
          </w:p>
        </w:tc>
        <w:tc>
          <w:tcPr>
            <w:tcW w:w="992" w:type="dxa"/>
          </w:tcPr>
          <w:p w14:paraId="29959F6D">
            <w:pPr>
              <w:pStyle w:val="6"/>
              <w:rPr>
                <w:rFonts w:ascii="宋体" w:hAnsi="宋体"/>
                <w:sz w:val="21"/>
                <w:szCs w:val="21"/>
              </w:rPr>
            </w:pPr>
            <w:r>
              <w:rPr>
                <w:rFonts w:hint="eastAsia" w:ascii="宋体" w:hAnsi="宋体"/>
                <w:sz w:val="21"/>
                <w:szCs w:val="21"/>
              </w:rPr>
              <w:t>文本</w:t>
            </w:r>
          </w:p>
        </w:tc>
        <w:tc>
          <w:tcPr>
            <w:tcW w:w="1134" w:type="dxa"/>
          </w:tcPr>
          <w:p w14:paraId="184E2630">
            <w:pPr>
              <w:pStyle w:val="6"/>
              <w:rPr>
                <w:rFonts w:ascii="宋体" w:hAnsi="宋体"/>
                <w:sz w:val="21"/>
                <w:szCs w:val="21"/>
              </w:rPr>
            </w:pPr>
          </w:p>
        </w:tc>
        <w:tc>
          <w:tcPr>
            <w:tcW w:w="992" w:type="dxa"/>
          </w:tcPr>
          <w:p w14:paraId="13D4BE63">
            <w:pPr>
              <w:pStyle w:val="6"/>
              <w:rPr>
                <w:rFonts w:ascii="宋体" w:hAnsi="宋体"/>
                <w:sz w:val="21"/>
                <w:szCs w:val="21"/>
              </w:rPr>
            </w:pPr>
          </w:p>
        </w:tc>
        <w:tc>
          <w:tcPr>
            <w:tcW w:w="992" w:type="dxa"/>
          </w:tcPr>
          <w:p w14:paraId="3A923A62">
            <w:pPr>
              <w:pStyle w:val="6"/>
              <w:rPr>
                <w:rFonts w:ascii="宋体" w:hAnsi="宋体"/>
                <w:sz w:val="21"/>
                <w:szCs w:val="21"/>
              </w:rPr>
            </w:pPr>
          </w:p>
        </w:tc>
        <w:tc>
          <w:tcPr>
            <w:tcW w:w="3544" w:type="dxa"/>
          </w:tcPr>
          <w:p w14:paraId="6C4C1DD5">
            <w:pPr>
              <w:pStyle w:val="6"/>
              <w:rPr>
                <w:rFonts w:ascii="宋体" w:hAnsi="宋体"/>
                <w:sz w:val="21"/>
                <w:szCs w:val="21"/>
              </w:rPr>
            </w:pPr>
          </w:p>
        </w:tc>
      </w:tr>
      <w:tr w14:paraId="270C6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6CD3833D">
            <w:pPr>
              <w:pStyle w:val="6"/>
              <w:widowControl w:val="0"/>
              <w:numPr>
                <w:ilvl w:val="0"/>
                <w:numId w:val="176"/>
              </w:numPr>
              <w:rPr>
                <w:rFonts w:ascii="宋体" w:hAnsi="宋体"/>
                <w:sz w:val="21"/>
                <w:szCs w:val="21"/>
              </w:rPr>
            </w:pPr>
          </w:p>
        </w:tc>
        <w:tc>
          <w:tcPr>
            <w:tcW w:w="1418" w:type="dxa"/>
          </w:tcPr>
          <w:p w14:paraId="2433BA8C">
            <w:pPr>
              <w:pStyle w:val="6"/>
              <w:rPr>
                <w:rFonts w:ascii="宋体" w:hAnsi="宋体"/>
                <w:sz w:val="21"/>
                <w:szCs w:val="21"/>
              </w:rPr>
            </w:pPr>
            <w:r>
              <w:rPr>
                <w:rFonts w:hint="eastAsia" w:ascii="宋体" w:hAnsi="宋体"/>
                <w:sz w:val="21"/>
                <w:szCs w:val="21"/>
              </w:rPr>
              <w:t>产品起息日</w:t>
            </w:r>
          </w:p>
        </w:tc>
        <w:tc>
          <w:tcPr>
            <w:tcW w:w="992" w:type="dxa"/>
          </w:tcPr>
          <w:p w14:paraId="5913BCEA">
            <w:pPr>
              <w:pStyle w:val="6"/>
              <w:rPr>
                <w:rFonts w:ascii="宋体" w:hAnsi="宋体"/>
                <w:sz w:val="21"/>
                <w:szCs w:val="21"/>
              </w:rPr>
            </w:pPr>
            <w:r>
              <w:rPr>
                <w:rFonts w:hint="eastAsia" w:ascii="宋体" w:hAnsi="宋体"/>
                <w:sz w:val="21"/>
                <w:szCs w:val="21"/>
              </w:rPr>
              <w:t>文本</w:t>
            </w:r>
          </w:p>
        </w:tc>
        <w:tc>
          <w:tcPr>
            <w:tcW w:w="1134" w:type="dxa"/>
          </w:tcPr>
          <w:p w14:paraId="68C70034">
            <w:pPr>
              <w:pStyle w:val="6"/>
              <w:rPr>
                <w:rFonts w:ascii="宋体" w:hAnsi="宋体"/>
                <w:sz w:val="21"/>
                <w:szCs w:val="21"/>
              </w:rPr>
            </w:pPr>
          </w:p>
        </w:tc>
        <w:tc>
          <w:tcPr>
            <w:tcW w:w="992" w:type="dxa"/>
          </w:tcPr>
          <w:p w14:paraId="668DD922">
            <w:pPr>
              <w:pStyle w:val="6"/>
              <w:rPr>
                <w:rFonts w:ascii="宋体" w:hAnsi="宋体"/>
                <w:sz w:val="21"/>
                <w:szCs w:val="21"/>
              </w:rPr>
            </w:pPr>
          </w:p>
        </w:tc>
        <w:tc>
          <w:tcPr>
            <w:tcW w:w="992" w:type="dxa"/>
          </w:tcPr>
          <w:p w14:paraId="4D8DC615">
            <w:pPr>
              <w:pStyle w:val="6"/>
              <w:rPr>
                <w:rFonts w:ascii="宋体" w:hAnsi="宋体"/>
                <w:sz w:val="21"/>
                <w:szCs w:val="21"/>
              </w:rPr>
            </w:pPr>
          </w:p>
        </w:tc>
        <w:tc>
          <w:tcPr>
            <w:tcW w:w="3544" w:type="dxa"/>
          </w:tcPr>
          <w:p w14:paraId="4ED556F8">
            <w:pPr>
              <w:pStyle w:val="6"/>
              <w:rPr>
                <w:rFonts w:ascii="宋体" w:hAnsi="宋体"/>
                <w:sz w:val="21"/>
                <w:szCs w:val="21"/>
              </w:rPr>
            </w:pPr>
          </w:p>
        </w:tc>
      </w:tr>
      <w:tr w14:paraId="726A3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5B0C328A">
            <w:pPr>
              <w:pStyle w:val="6"/>
              <w:widowControl w:val="0"/>
              <w:numPr>
                <w:ilvl w:val="0"/>
                <w:numId w:val="176"/>
              </w:numPr>
              <w:rPr>
                <w:rFonts w:ascii="宋体" w:hAnsi="宋体"/>
                <w:sz w:val="21"/>
                <w:szCs w:val="21"/>
              </w:rPr>
            </w:pPr>
          </w:p>
        </w:tc>
        <w:tc>
          <w:tcPr>
            <w:tcW w:w="1418" w:type="dxa"/>
          </w:tcPr>
          <w:p w14:paraId="0E70299F">
            <w:pPr>
              <w:pStyle w:val="6"/>
              <w:rPr>
                <w:rFonts w:ascii="宋体" w:hAnsi="宋体"/>
                <w:sz w:val="21"/>
                <w:szCs w:val="21"/>
              </w:rPr>
            </w:pPr>
            <w:r>
              <w:rPr>
                <w:rFonts w:hint="eastAsia" w:ascii="宋体" w:hAnsi="宋体"/>
                <w:sz w:val="21"/>
                <w:szCs w:val="21"/>
              </w:rPr>
              <w:t>产品到期日</w:t>
            </w:r>
          </w:p>
        </w:tc>
        <w:tc>
          <w:tcPr>
            <w:tcW w:w="992" w:type="dxa"/>
          </w:tcPr>
          <w:p w14:paraId="4366A1CC">
            <w:pPr>
              <w:pStyle w:val="6"/>
              <w:rPr>
                <w:rFonts w:ascii="宋体" w:hAnsi="宋体"/>
                <w:sz w:val="21"/>
                <w:szCs w:val="21"/>
              </w:rPr>
            </w:pPr>
            <w:r>
              <w:rPr>
                <w:rFonts w:hint="eastAsia" w:ascii="宋体" w:hAnsi="宋体"/>
                <w:sz w:val="21"/>
                <w:szCs w:val="21"/>
              </w:rPr>
              <w:t>文本</w:t>
            </w:r>
          </w:p>
        </w:tc>
        <w:tc>
          <w:tcPr>
            <w:tcW w:w="1134" w:type="dxa"/>
          </w:tcPr>
          <w:p w14:paraId="12B40F99">
            <w:pPr>
              <w:pStyle w:val="6"/>
              <w:rPr>
                <w:rFonts w:ascii="宋体" w:hAnsi="宋体"/>
                <w:sz w:val="21"/>
                <w:szCs w:val="21"/>
              </w:rPr>
            </w:pPr>
          </w:p>
        </w:tc>
        <w:tc>
          <w:tcPr>
            <w:tcW w:w="992" w:type="dxa"/>
          </w:tcPr>
          <w:p w14:paraId="34C19C13">
            <w:pPr>
              <w:pStyle w:val="6"/>
              <w:rPr>
                <w:rFonts w:ascii="宋体" w:hAnsi="宋体"/>
                <w:sz w:val="21"/>
                <w:szCs w:val="21"/>
              </w:rPr>
            </w:pPr>
          </w:p>
        </w:tc>
        <w:tc>
          <w:tcPr>
            <w:tcW w:w="992" w:type="dxa"/>
          </w:tcPr>
          <w:p w14:paraId="12836B2A">
            <w:pPr>
              <w:pStyle w:val="6"/>
              <w:rPr>
                <w:rFonts w:ascii="宋体" w:hAnsi="宋体"/>
                <w:sz w:val="21"/>
                <w:szCs w:val="21"/>
              </w:rPr>
            </w:pPr>
          </w:p>
        </w:tc>
        <w:tc>
          <w:tcPr>
            <w:tcW w:w="3544" w:type="dxa"/>
          </w:tcPr>
          <w:p w14:paraId="408C515D">
            <w:pPr>
              <w:pStyle w:val="6"/>
              <w:rPr>
                <w:rFonts w:ascii="宋体" w:hAnsi="宋体"/>
                <w:sz w:val="21"/>
                <w:szCs w:val="21"/>
              </w:rPr>
            </w:pPr>
          </w:p>
        </w:tc>
      </w:tr>
      <w:tr w14:paraId="784C5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0A4BED69">
            <w:pPr>
              <w:pStyle w:val="6"/>
              <w:widowControl w:val="0"/>
              <w:numPr>
                <w:ilvl w:val="0"/>
                <w:numId w:val="176"/>
              </w:numPr>
              <w:rPr>
                <w:rFonts w:ascii="宋体" w:hAnsi="宋体"/>
                <w:sz w:val="21"/>
                <w:szCs w:val="21"/>
              </w:rPr>
            </w:pPr>
          </w:p>
        </w:tc>
        <w:tc>
          <w:tcPr>
            <w:tcW w:w="1418" w:type="dxa"/>
          </w:tcPr>
          <w:p w14:paraId="5F76B4E7">
            <w:pPr>
              <w:pStyle w:val="6"/>
              <w:rPr>
                <w:rFonts w:ascii="宋体" w:hAnsi="宋体"/>
                <w:sz w:val="21"/>
                <w:szCs w:val="21"/>
              </w:rPr>
            </w:pPr>
            <w:r>
              <w:rPr>
                <w:rFonts w:hint="eastAsia" w:ascii="宋体" w:hAnsi="宋体"/>
                <w:sz w:val="21"/>
                <w:szCs w:val="21"/>
              </w:rPr>
              <w:t>购买金额</w:t>
            </w:r>
          </w:p>
        </w:tc>
        <w:tc>
          <w:tcPr>
            <w:tcW w:w="992" w:type="dxa"/>
          </w:tcPr>
          <w:p w14:paraId="65A5C7D2">
            <w:pPr>
              <w:pStyle w:val="6"/>
              <w:rPr>
                <w:rFonts w:ascii="宋体" w:hAnsi="宋体"/>
                <w:sz w:val="21"/>
                <w:szCs w:val="21"/>
              </w:rPr>
            </w:pPr>
            <w:r>
              <w:rPr>
                <w:rFonts w:hint="eastAsia" w:ascii="宋体" w:hAnsi="宋体"/>
                <w:sz w:val="21"/>
                <w:szCs w:val="21"/>
              </w:rPr>
              <w:t>文本</w:t>
            </w:r>
          </w:p>
        </w:tc>
        <w:tc>
          <w:tcPr>
            <w:tcW w:w="1134" w:type="dxa"/>
          </w:tcPr>
          <w:p w14:paraId="186F59F0">
            <w:pPr>
              <w:pStyle w:val="6"/>
              <w:rPr>
                <w:rFonts w:ascii="宋体" w:hAnsi="宋体"/>
                <w:sz w:val="21"/>
                <w:szCs w:val="21"/>
              </w:rPr>
            </w:pPr>
          </w:p>
        </w:tc>
        <w:tc>
          <w:tcPr>
            <w:tcW w:w="992" w:type="dxa"/>
          </w:tcPr>
          <w:p w14:paraId="27F20E2D">
            <w:pPr>
              <w:pStyle w:val="6"/>
              <w:rPr>
                <w:rFonts w:ascii="宋体" w:hAnsi="宋体"/>
                <w:sz w:val="21"/>
                <w:szCs w:val="21"/>
              </w:rPr>
            </w:pPr>
          </w:p>
        </w:tc>
        <w:tc>
          <w:tcPr>
            <w:tcW w:w="992" w:type="dxa"/>
          </w:tcPr>
          <w:p w14:paraId="10A055C8">
            <w:pPr>
              <w:pStyle w:val="6"/>
              <w:rPr>
                <w:rFonts w:ascii="宋体" w:hAnsi="宋体"/>
                <w:sz w:val="21"/>
                <w:szCs w:val="21"/>
              </w:rPr>
            </w:pPr>
          </w:p>
        </w:tc>
        <w:tc>
          <w:tcPr>
            <w:tcW w:w="3544" w:type="dxa"/>
          </w:tcPr>
          <w:p w14:paraId="3436E473">
            <w:pPr>
              <w:pStyle w:val="6"/>
              <w:rPr>
                <w:rFonts w:ascii="宋体" w:hAnsi="宋体"/>
                <w:sz w:val="21"/>
                <w:szCs w:val="21"/>
              </w:rPr>
            </w:pPr>
          </w:p>
        </w:tc>
      </w:tr>
      <w:tr w14:paraId="66721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4B4EC0ED">
            <w:pPr>
              <w:pStyle w:val="6"/>
              <w:widowControl w:val="0"/>
              <w:numPr>
                <w:ilvl w:val="0"/>
                <w:numId w:val="176"/>
              </w:numPr>
              <w:rPr>
                <w:rFonts w:ascii="宋体" w:hAnsi="宋体"/>
                <w:sz w:val="21"/>
                <w:szCs w:val="21"/>
              </w:rPr>
            </w:pPr>
          </w:p>
        </w:tc>
        <w:tc>
          <w:tcPr>
            <w:tcW w:w="1418" w:type="dxa"/>
          </w:tcPr>
          <w:p w14:paraId="27172853">
            <w:pPr>
              <w:pStyle w:val="6"/>
              <w:rPr>
                <w:rFonts w:ascii="宋体" w:hAnsi="宋体"/>
                <w:sz w:val="21"/>
                <w:szCs w:val="21"/>
              </w:rPr>
            </w:pPr>
            <w:r>
              <w:rPr>
                <w:rFonts w:hint="eastAsia" w:ascii="宋体" w:hAnsi="宋体"/>
                <w:sz w:val="21"/>
                <w:szCs w:val="21"/>
              </w:rPr>
              <w:t>上一步</w:t>
            </w:r>
          </w:p>
        </w:tc>
        <w:tc>
          <w:tcPr>
            <w:tcW w:w="992" w:type="dxa"/>
          </w:tcPr>
          <w:p w14:paraId="73B8969A">
            <w:pPr>
              <w:pStyle w:val="6"/>
              <w:rPr>
                <w:rFonts w:ascii="宋体" w:hAnsi="宋体"/>
                <w:sz w:val="21"/>
                <w:szCs w:val="21"/>
              </w:rPr>
            </w:pPr>
            <w:r>
              <w:rPr>
                <w:rFonts w:hint="eastAsia" w:ascii="宋体" w:hAnsi="宋体"/>
                <w:sz w:val="21"/>
                <w:szCs w:val="21"/>
              </w:rPr>
              <w:t>按钮</w:t>
            </w:r>
          </w:p>
        </w:tc>
        <w:tc>
          <w:tcPr>
            <w:tcW w:w="1134" w:type="dxa"/>
          </w:tcPr>
          <w:p w14:paraId="19B04633">
            <w:pPr>
              <w:pStyle w:val="6"/>
              <w:rPr>
                <w:rFonts w:ascii="宋体" w:hAnsi="宋体"/>
                <w:sz w:val="21"/>
                <w:szCs w:val="21"/>
              </w:rPr>
            </w:pPr>
          </w:p>
        </w:tc>
        <w:tc>
          <w:tcPr>
            <w:tcW w:w="992" w:type="dxa"/>
          </w:tcPr>
          <w:p w14:paraId="1CB5291C">
            <w:pPr>
              <w:pStyle w:val="6"/>
              <w:rPr>
                <w:rFonts w:ascii="宋体" w:hAnsi="宋体"/>
                <w:sz w:val="21"/>
                <w:szCs w:val="21"/>
              </w:rPr>
            </w:pPr>
          </w:p>
        </w:tc>
        <w:tc>
          <w:tcPr>
            <w:tcW w:w="992" w:type="dxa"/>
          </w:tcPr>
          <w:p w14:paraId="4CF8CA57">
            <w:pPr>
              <w:pStyle w:val="6"/>
              <w:rPr>
                <w:rFonts w:ascii="宋体" w:hAnsi="宋体"/>
                <w:sz w:val="21"/>
                <w:szCs w:val="21"/>
              </w:rPr>
            </w:pPr>
          </w:p>
        </w:tc>
        <w:tc>
          <w:tcPr>
            <w:tcW w:w="3544" w:type="dxa"/>
          </w:tcPr>
          <w:p w14:paraId="1F262C69">
            <w:pPr>
              <w:pStyle w:val="6"/>
              <w:rPr>
                <w:rFonts w:ascii="宋体" w:hAnsi="宋体"/>
                <w:sz w:val="21"/>
                <w:szCs w:val="21"/>
              </w:rPr>
            </w:pPr>
          </w:p>
        </w:tc>
      </w:tr>
      <w:tr w14:paraId="44D3B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24EEC2A1">
            <w:pPr>
              <w:pStyle w:val="6"/>
              <w:widowControl w:val="0"/>
              <w:numPr>
                <w:ilvl w:val="0"/>
                <w:numId w:val="176"/>
              </w:numPr>
              <w:rPr>
                <w:rFonts w:ascii="宋体" w:hAnsi="宋体"/>
                <w:sz w:val="21"/>
                <w:szCs w:val="21"/>
              </w:rPr>
            </w:pPr>
          </w:p>
        </w:tc>
        <w:tc>
          <w:tcPr>
            <w:tcW w:w="1418" w:type="dxa"/>
          </w:tcPr>
          <w:p w14:paraId="60F79D98">
            <w:pPr>
              <w:pStyle w:val="6"/>
              <w:rPr>
                <w:rFonts w:ascii="宋体" w:hAnsi="宋体"/>
                <w:sz w:val="21"/>
                <w:szCs w:val="21"/>
              </w:rPr>
            </w:pPr>
            <w:r>
              <w:rPr>
                <w:rFonts w:hint="eastAsia" w:ascii="宋体" w:hAnsi="宋体"/>
                <w:sz w:val="21"/>
                <w:szCs w:val="21"/>
              </w:rPr>
              <w:t>提交</w:t>
            </w:r>
          </w:p>
        </w:tc>
        <w:tc>
          <w:tcPr>
            <w:tcW w:w="992" w:type="dxa"/>
          </w:tcPr>
          <w:p w14:paraId="730B5386">
            <w:pPr>
              <w:pStyle w:val="6"/>
              <w:rPr>
                <w:rFonts w:ascii="宋体" w:hAnsi="宋体"/>
                <w:sz w:val="21"/>
                <w:szCs w:val="21"/>
              </w:rPr>
            </w:pPr>
            <w:r>
              <w:rPr>
                <w:rFonts w:hint="eastAsia" w:ascii="宋体" w:hAnsi="宋体"/>
                <w:sz w:val="21"/>
                <w:szCs w:val="21"/>
              </w:rPr>
              <w:t>按钮</w:t>
            </w:r>
          </w:p>
        </w:tc>
        <w:tc>
          <w:tcPr>
            <w:tcW w:w="1134" w:type="dxa"/>
          </w:tcPr>
          <w:p w14:paraId="4BC2A10A">
            <w:pPr>
              <w:pStyle w:val="6"/>
              <w:rPr>
                <w:rFonts w:ascii="宋体" w:hAnsi="宋体"/>
                <w:sz w:val="21"/>
                <w:szCs w:val="21"/>
              </w:rPr>
            </w:pPr>
          </w:p>
        </w:tc>
        <w:tc>
          <w:tcPr>
            <w:tcW w:w="992" w:type="dxa"/>
          </w:tcPr>
          <w:p w14:paraId="49A9794B">
            <w:pPr>
              <w:pStyle w:val="6"/>
              <w:rPr>
                <w:rFonts w:ascii="宋体" w:hAnsi="宋体"/>
                <w:sz w:val="21"/>
                <w:szCs w:val="21"/>
              </w:rPr>
            </w:pPr>
          </w:p>
        </w:tc>
        <w:tc>
          <w:tcPr>
            <w:tcW w:w="992" w:type="dxa"/>
          </w:tcPr>
          <w:p w14:paraId="33144934">
            <w:pPr>
              <w:pStyle w:val="6"/>
              <w:rPr>
                <w:rFonts w:ascii="宋体" w:hAnsi="宋体"/>
                <w:sz w:val="21"/>
                <w:szCs w:val="21"/>
              </w:rPr>
            </w:pPr>
          </w:p>
        </w:tc>
        <w:tc>
          <w:tcPr>
            <w:tcW w:w="3544" w:type="dxa"/>
          </w:tcPr>
          <w:p w14:paraId="08DF4CBF">
            <w:pPr>
              <w:pStyle w:val="6"/>
              <w:rPr>
                <w:rFonts w:ascii="宋体" w:hAnsi="宋体"/>
                <w:sz w:val="21"/>
                <w:szCs w:val="21"/>
              </w:rPr>
            </w:pPr>
          </w:p>
        </w:tc>
      </w:tr>
    </w:tbl>
    <w:p w14:paraId="7AB6AFCC">
      <w:pPr>
        <w:pStyle w:val="5"/>
        <w:numPr>
          <w:ilvl w:val="0"/>
          <w:numId w:val="0"/>
        </w:numPr>
        <w:ind w:left="6"/>
      </w:pPr>
      <w:r>
        <w:rPr>
          <w:rFonts w:hint="eastAsia"/>
        </w:rPr>
        <w:t>撤销结果页面</w:t>
      </w:r>
    </w:p>
    <w:tbl>
      <w:tblPr>
        <w:tblStyle w:val="48"/>
        <w:tblW w:w="98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418"/>
        <w:gridCol w:w="992"/>
        <w:gridCol w:w="1134"/>
        <w:gridCol w:w="992"/>
        <w:gridCol w:w="992"/>
        <w:gridCol w:w="3544"/>
      </w:tblGrid>
      <w:tr w14:paraId="0B051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FFCC99"/>
            <w:vAlign w:val="center"/>
          </w:tcPr>
          <w:p w14:paraId="15F23EA4">
            <w:pPr>
              <w:rPr>
                <w:rFonts w:ascii="宋体" w:hAnsi="宋体" w:cs="Arial"/>
                <w:b/>
                <w:sz w:val="21"/>
                <w:szCs w:val="21"/>
              </w:rPr>
            </w:pPr>
            <w:r>
              <w:rPr>
                <w:rFonts w:ascii="宋体" w:hAnsi="宋体" w:cs="Arial"/>
                <w:b/>
                <w:sz w:val="21"/>
                <w:szCs w:val="21"/>
              </w:rPr>
              <w:t>序号</w:t>
            </w:r>
          </w:p>
        </w:tc>
        <w:tc>
          <w:tcPr>
            <w:tcW w:w="1418" w:type="dxa"/>
            <w:shd w:val="clear" w:color="auto" w:fill="FFCC99"/>
            <w:vAlign w:val="center"/>
          </w:tcPr>
          <w:p w14:paraId="48676925">
            <w:pPr>
              <w:rPr>
                <w:rFonts w:ascii="宋体" w:hAnsi="宋体" w:cs="Arial"/>
                <w:b/>
                <w:sz w:val="21"/>
                <w:szCs w:val="21"/>
              </w:rPr>
            </w:pPr>
            <w:r>
              <w:rPr>
                <w:rFonts w:ascii="宋体" w:hAnsi="宋体" w:cs="Arial"/>
                <w:b/>
                <w:sz w:val="21"/>
                <w:szCs w:val="21"/>
              </w:rPr>
              <w:t>名称</w:t>
            </w:r>
          </w:p>
        </w:tc>
        <w:tc>
          <w:tcPr>
            <w:tcW w:w="992" w:type="dxa"/>
            <w:shd w:val="clear" w:color="auto" w:fill="FFCC99"/>
            <w:vAlign w:val="center"/>
          </w:tcPr>
          <w:p w14:paraId="0E585910">
            <w:pPr>
              <w:rPr>
                <w:rFonts w:ascii="宋体" w:hAnsi="宋体" w:cs="Arial"/>
                <w:b/>
                <w:sz w:val="21"/>
                <w:szCs w:val="21"/>
              </w:rPr>
            </w:pPr>
            <w:r>
              <w:rPr>
                <w:rFonts w:ascii="宋体" w:hAnsi="宋体" w:cs="Arial"/>
                <w:b/>
                <w:sz w:val="21"/>
                <w:szCs w:val="21"/>
              </w:rPr>
              <w:t>输入</w:t>
            </w:r>
            <w:r>
              <w:rPr>
                <w:rFonts w:hint="eastAsia" w:ascii="宋体" w:hAnsi="宋体" w:cs="Arial"/>
                <w:b/>
                <w:sz w:val="21"/>
                <w:szCs w:val="21"/>
              </w:rPr>
              <w:t>/输出</w:t>
            </w:r>
          </w:p>
        </w:tc>
        <w:tc>
          <w:tcPr>
            <w:tcW w:w="1134" w:type="dxa"/>
            <w:shd w:val="clear" w:color="auto" w:fill="FFCC99"/>
            <w:vAlign w:val="center"/>
          </w:tcPr>
          <w:p w14:paraId="630F3EA7">
            <w:pPr>
              <w:rPr>
                <w:rFonts w:ascii="宋体" w:hAnsi="宋体" w:cs="Arial"/>
                <w:b/>
                <w:sz w:val="21"/>
                <w:szCs w:val="21"/>
              </w:rPr>
            </w:pPr>
            <w:r>
              <w:rPr>
                <w:rFonts w:ascii="宋体" w:hAnsi="宋体" w:cs="Arial"/>
                <w:b/>
                <w:sz w:val="21"/>
                <w:szCs w:val="21"/>
              </w:rPr>
              <w:t>缺省值</w:t>
            </w:r>
          </w:p>
        </w:tc>
        <w:tc>
          <w:tcPr>
            <w:tcW w:w="992" w:type="dxa"/>
            <w:shd w:val="clear" w:color="auto" w:fill="FFCC99"/>
            <w:vAlign w:val="center"/>
          </w:tcPr>
          <w:p w14:paraId="35E5B6E2">
            <w:pPr>
              <w:rPr>
                <w:rFonts w:ascii="宋体" w:hAnsi="宋体" w:cs="Arial"/>
                <w:b/>
                <w:sz w:val="21"/>
                <w:szCs w:val="21"/>
              </w:rPr>
            </w:pPr>
            <w:r>
              <w:rPr>
                <w:rFonts w:hint="eastAsia" w:ascii="宋体" w:hAnsi="宋体" w:cs="Arial"/>
                <w:b/>
                <w:sz w:val="21"/>
                <w:szCs w:val="21"/>
              </w:rPr>
              <w:t>类型/长度</w:t>
            </w:r>
          </w:p>
        </w:tc>
        <w:tc>
          <w:tcPr>
            <w:tcW w:w="992" w:type="dxa"/>
            <w:shd w:val="clear" w:color="auto" w:fill="FFCC99"/>
            <w:vAlign w:val="center"/>
          </w:tcPr>
          <w:p w14:paraId="002FABF0">
            <w:pPr>
              <w:rPr>
                <w:rFonts w:ascii="宋体" w:hAnsi="宋体" w:cs="Arial"/>
                <w:b/>
                <w:sz w:val="21"/>
                <w:szCs w:val="21"/>
              </w:rPr>
            </w:pPr>
            <w:r>
              <w:rPr>
                <w:rFonts w:hint="eastAsia" w:ascii="宋体" w:hAnsi="宋体" w:cs="Arial"/>
                <w:b/>
                <w:sz w:val="21"/>
                <w:szCs w:val="21"/>
              </w:rPr>
              <w:t>是否必输</w:t>
            </w:r>
          </w:p>
        </w:tc>
        <w:tc>
          <w:tcPr>
            <w:tcW w:w="3544" w:type="dxa"/>
            <w:shd w:val="clear" w:color="auto" w:fill="FFCC99"/>
            <w:vAlign w:val="center"/>
          </w:tcPr>
          <w:p w14:paraId="0E75BBA3">
            <w:pPr>
              <w:rPr>
                <w:rFonts w:ascii="宋体" w:hAnsi="宋体" w:cs="Arial"/>
                <w:b/>
                <w:sz w:val="21"/>
                <w:szCs w:val="21"/>
              </w:rPr>
            </w:pPr>
            <w:r>
              <w:rPr>
                <w:rFonts w:ascii="宋体" w:hAnsi="宋体" w:cs="Arial"/>
                <w:b/>
                <w:sz w:val="21"/>
                <w:szCs w:val="21"/>
              </w:rPr>
              <w:t>备注</w:t>
            </w:r>
          </w:p>
        </w:tc>
      </w:tr>
      <w:tr w14:paraId="1B3E1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7C367CE9">
            <w:pPr>
              <w:pStyle w:val="6"/>
              <w:widowControl w:val="0"/>
              <w:numPr>
                <w:ilvl w:val="0"/>
                <w:numId w:val="177"/>
              </w:numPr>
              <w:rPr>
                <w:rFonts w:ascii="宋体" w:hAnsi="宋体"/>
                <w:sz w:val="21"/>
                <w:szCs w:val="21"/>
              </w:rPr>
            </w:pPr>
          </w:p>
        </w:tc>
        <w:tc>
          <w:tcPr>
            <w:tcW w:w="1418" w:type="dxa"/>
          </w:tcPr>
          <w:p w14:paraId="3F61F438">
            <w:pPr>
              <w:pStyle w:val="6"/>
              <w:rPr>
                <w:rFonts w:ascii="宋体" w:hAnsi="宋体"/>
                <w:sz w:val="21"/>
                <w:szCs w:val="21"/>
              </w:rPr>
            </w:pPr>
            <w:r>
              <w:rPr>
                <w:rFonts w:hint="eastAsia" w:ascii="宋体" w:hAnsi="宋体"/>
                <w:sz w:val="21"/>
                <w:szCs w:val="21"/>
              </w:rPr>
              <w:t>银行账号</w:t>
            </w:r>
          </w:p>
        </w:tc>
        <w:tc>
          <w:tcPr>
            <w:tcW w:w="992" w:type="dxa"/>
          </w:tcPr>
          <w:p w14:paraId="2F5930F9">
            <w:pPr>
              <w:pStyle w:val="6"/>
              <w:rPr>
                <w:rFonts w:ascii="宋体" w:hAnsi="宋体"/>
                <w:sz w:val="21"/>
                <w:szCs w:val="21"/>
              </w:rPr>
            </w:pPr>
            <w:r>
              <w:rPr>
                <w:rFonts w:hint="eastAsia" w:ascii="宋体" w:hAnsi="宋体"/>
                <w:sz w:val="21"/>
                <w:szCs w:val="21"/>
              </w:rPr>
              <w:t>文本</w:t>
            </w:r>
          </w:p>
        </w:tc>
        <w:tc>
          <w:tcPr>
            <w:tcW w:w="1134" w:type="dxa"/>
          </w:tcPr>
          <w:p w14:paraId="5E14202E">
            <w:pPr>
              <w:pStyle w:val="6"/>
              <w:rPr>
                <w:rFonts w:ascii="宋体" w:hAnsi="宋体"/>
                <w:sz w:val="21"/>
                <w:szCs w:val="21"/>
              </w:rPr>
            </w:pPr>
          </w:p>
        </w:tc>
        <w:tc>
          <w:tcPr>
            <w:tcW w:w="992" w:type="dxa"/>
          </w:tcPr>
          <w:p w14:paraId="2A93C94E">
            <w:pPr>
              <w:pStyle w:val="6"/>
              <w:rPr>
                <w:rFonts w:ascii="宋体" w:hAnsi="宋体"/>
                <w:sz w:val="21"/>
                <w:szCs w:val="21"/>
              </w:rPr>
            </w:pPr>
          </w:p>
        </w:tc>
        <w:tc>
          <w:tcPr>
            <w:tcW w:w="992" w:type="dxa"/>
          </w:tcPr>
          <w:p w14:paraId="4E762453">
            <w:pPr>
              <w:pStyle w:val="6"/>
              <w:rPr>
                <w:rFonts w:ascii="宋体" w:hAnsi="宋体"/>
                <w:sz w:val="21"/>
                <w:szCs w:val="21"/>
              </w:rPr>
            </w:pPr>
          </w:p>
        </w:tc>
        <w:tc>
          <w:tcPr>
            <w:tcW w:w="3544" w:type="dxa"/>
          </w:tcPr>
          <w:p w14:paraId="0957F9DC">
            <w:pPr>
              <w:pStyle w:val="6"/>
              <w:rPr>
                <w:rFonts w:ascii="宋体" w:hAnsi="宋体"/>
                <w:sz w:val="21"/>
                <w:szCs w:val="21"/>
              </w:rPr>
            </w:pPr>
          </w:p>
        </w:tc>
      </w:tr>
      <w:tr w14:paraId="4274A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6DA1D07E">
            <w:pPr>
              <w:pStyle w:val="6"/>
              <w:widowControl w:val="0"/>
              <w:numPr>
                <w:ilvl w:val="0"/>
                <w:numId w:val="177"/>
              </w:numPr>
              <w:rPr>
                <w:rFonts w:ascii="宋体" w:hAnsi="宋体"/>
                <w:sz w:val="21"/>
                <w:szCs w:val="21"/>
              </w:rPr>
            </w:pPr>
          </w:p>
        </w:tc>
        <w:tc>
          <w:tcPr>
            <w:tcW w:w="1418" w:type="dxa"/>
          </w:tcPr>
          <w:p w14:paraId="35E857FC">
            <w:pPr>
              <w:pStyle w:val="6"/>
              <w:rPr>
                <w:rFonts w:ascii="宋体" w:hAnsi="宋体"/>
                <w:sz w:val="21"/>
                <w:szCs w:val="21"/>
              </w:rPr>
            </w:pPr>
            <w:r>
              <w:rPr>
                <w:rFonts w:hint="eastAsia" w:ascii="宋体" w:hAnsi="宋体"/>
                <w:sz w:val="21"/>
                <w:szCs w:val="21"/>
              </w:rPr>
              <w:t>产品代号</w:t>
            </w:r>
          </w:p>
        </w:tc>
        <w:tc>
          <w:tcPr>
            <w:tcW w:w="992" w:type="dxa"/>
          </w:tcPr>
          <w:p w14:paraId="41EF0B08">
            <w:pPr>
              <w:pStyle w:val="6"/>
              <w:rPr>
                <w:rFonts w:ascii="宋体" w:hAnsi="宋体"/>
                <w:sz w:val="21"/>
                <w:szCs w:val="21"/>
              </w:rPr>
            </w:pPr>
            <w:r>
              <w:rPr>
                <w:rFonts w:hint="eastAsia" w:ascii="宋体" w:hAnsi="宋体"/>
                <w:sz w:val="21"/>
                <w:szCs w:val="21"/>
              </w:rPr>
              <w:t>文本</w:t>
            </w:r>
          </w:p>
        </w:tc>
        <w:tc>
          <w:tcPr>
            <w:tcW w:w="1134" w:type="dxa"/>
          </w:tcPr>
          <w:p w14:paraId="1CC0508E">
            <w:pPr>
              <w:pStyle w:val="6"/>
              <w:rPr>
                <w:rFonts w:ascii="宋体" w:hAnsi="宋体"/>
                <w:sz w:val="21"/>
                <w:szCs w:val="21"/>
              </w:rPr>
            </w:pPr>
          </w:p>
        </w:tc>
        <w:tc>
          <w:tcPr>
            <w:tcW w:w="992" w:type="dxa"/>
          </w:tcPr>
          <w:p w14:paraId="33FD3EC3">
            <w:pPr>
              <w:pStyle w:val="6"/>
              <w:rPr>
                <w:rFonts w:ascii="宋体" w:hAnsi="宋体"/>
                <w:sz w:val="21"/>
                <w:szCs w:val="21"/>
              </w:rPr>
            </w:pPr>
          </w:p>
        </w:tc>
        <w:tc>
          <w:tcPr>
            <w:tcW w:w="992" w:type="dxa"/>
          </w:tcPr>
          <w:p w14:paraId="2CD3BFE4">
            <w:pPr>
              <w:pStyle w:val="6"/>
              <w:rPr>
                <w:rFonts w:ascii="宋体" w:hAnsi="宋体"/>
                <w:sz w:val="21"/>
                <w:szCs w:val="21"/>
              </w:rPr>
            </w:pPr>
          </w:p>
        </w:tc>
        <w:tc>
          <w:tcPr>
            <w:tcW w:w="3544" w:type="dxa"/>
          </w:tcPr>
          <w:p w14:paraId="14C670E2">
            <w:pPr>
              <w:pStyle w:val="6"/>
              <w:rPr>
                <w:rFonts w:ascii="宋体" w:hAnsi="宋体"/>
                <w:sz w:val="21"/>
                <w:szCs w:val="21"/>
              </w:rPr>
            </w:pPr>
          </w:p>
        </w:tc>
      </w:tr>
      <w:tr w14:paraId="4A9A0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737B9A4D">
            <w:pPr>
              <w:pStyle w:val="6"/>
              <w:widowControl w:val="0"/>
              <w:numPr>
                <w:ilvl w:val="0"/>
                <w:numId w:val="177"/>
              </w:numPr>
              <w:rPr>
                <w:rFonts w:ascii="宋体" w:hAnsi="宋体"/>
                <w:sz w:val="21"/>
                <w:szCs w:val="21"/>
              </w:rPr>
            </w:pPr>
          </w:p>
        </w:tc>
        <w:tc>
          <w:tcPr>
            <w:tcW w:w="1418" w:type="dxa"/>
          </w:tcPr>
          <w:p w14:paraId="2E116D90">
            <w:pPr>
              <w:pStyle w:val="6"/>
              <w:rPr>
                <w:rFonts w:ascii="宋体" w:hAnsi="宋体"/>
                <w:sz w:val="21"/>
                <w:szCs w:val="21"/>
              </w:rPr>
            </w:pPr>
            <w:r>
              <w:rPr>
                <w:rFonts w:hint="eastAsia" w:ascii="宋体" w:hAnsi="宋体"/>
                <w:sz w:val="21"/>
                <w:szCs w:val="21"/>
              </w:rPr>
              <w:t>产品名称</w:t>
            </w:r>
          </w:p>
        </w:tc>
        <w:tc>
          <w:tcPr>
            <w:tcW w:w="992" w:type="dxa"/>
          </w:tcPr>
          <w:p w14:paraId="0A779F1F">
            <w:pPr>
              <w:pStyle w:val="6"/>
              <w:rPr>
                <w:rFonts w:ascii="宋体" w:hAnsi="宋体"/>
                <w:sz w:val="21"/>
                <w:szCs w:val="21"/>
              </w:rPr>
            </w:pPr>
            <w:r>
              <w:rPr>
                <w:rFonts w:hint="eastAsia" w:ascii="宋体" w:hAnsi="宋体"/>
                <w:sz w:val="21"/>
                <w:szCs w:val="21"/>
              </w:rPr>
              <w:t>文本</w:t>
            </w:r>
          </w:p>
        </w:tc>
        <w:tc>
          <w:tcPr>
            <w:tcW w:w="1134" w:type="dxa"/>
          </w:tcPr>
          <w:p w14:paraId="7ED65DEF">
            <w:pPr>
              <w:pStyle w:val="6"/>
              <w:rPr>
                <w:rFonts w:ascii="宋体" w:hAnsi="宋体"/>
                <w:sz w:val="21"/>
                <w:szCs w:val="21"/>
              </w:rPr>
            </w:pPr>
          </w:p>
        </w:tc>
        <w:tc>
          <w:tcPr>
            <w:tcW w:w="992" w:type="dxa"/>
          </w:tcPr>
          <w:p w14:paraId="0BFABB5D">
            <w:pPr>
              <w:pStyle w:val="6"/>
              <w:rPr>
                <w:rFonts w:ascii="宋体" w:hAnsi="宋体"/>
                <w:sz w:val="21"/>
                <w:szCs w:val="21"/>
              </w:rPr>
            </w:pPr>
          </w:p>
        </w:tc>
        <w:tc>
          <w:tcPr>
            <w:tcW w:w="992" w:type="dxa"/>
          </w:tcPr>
          <w:p w14:paraId="5AB96B0F">
            <w:pPr>
              <w:pStyle w:val="6"/>
              <w:rPr>
                <w:rFonts w:ascii="宋体" w:hAnsi="宋体"/>
                <w:sz w:val="21"/>
                <w:szCs w:val="21"/>
              </w:rPr>
            </w:pPr>
          </w:p>
        </w:tc>
        <w:tc>
          <w:tcPr>
            <w:tcW w:w="3544" w:type="dxa"/>
          </w:tcPr>
          <w:p w14:paraId="68B4006D">
            <w:pPr>
              <w:pStyle w:val="6"/>
              <w:rPr>
                <w:rFonts w:ascii="宋体" w:hAnsi="宋体"/>
                <w:sz w:val="21"/>
                <w:szCs w:val="21"/>
              </w:rPr>
            </w:pPr>
          </w:p>
        </w:tc>
      </w:tr>
      <w:tr w14:paraId="0F036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059B3ABF">
            <w:pPr>
              <w:pStyle w:val="6"/>
              <w:widowControl w:val="0"/>
              <w:numPr>
                <w:ilvl w:val="0"/>
                <w:numId w:val="177"/>
              </w:numPr>
              <w:rPr>
                <w:rFonts w:ascii="宋体" w:hAnsi="宋体"/>
                <w:sz w:val="21"/>
                <w:szCs w:val="21"/>
              </w:rPr>
            </w:pPr>
          </w:p>
        </w:tc>
        <w:tc>
          <w:tcPr>
            <w:tcW w:w="1418" w:type="dxa"/>
          </w:tcPr>
          <w:p w14:paraId="5814B825">
            <w:pPr>
              <w:pStyle w:val="6"/>
              <w:rPr>
                <w:rFonts w:ascii="宋体" w:hAnsi="宋体"/>
                <w:sz w:val="21"/>
                <w:szCs w:val="21"/>
              </w:rPr>
            </w:pPr>
            <w:r>
              <w:rPr>
                <w:rFonts w:hint="eastAsia" w:ascii="宋体" w:hAnsi="宋体"/>
                <w:sz w:val="21"/>
                <w:szCs w:val="21"/>
              </w:rPr>
              <w:t>币种</w:t>
            </w:r>
          </w:p>
        </w:tc>
        <w:tc>
          <w:tcPr>
            <w:tcW w:w="992" w:type="dxa"/>
          </w:tcPr>
          <w:p w14:paraId="154CC913">
            <w:pPr>
              <w:pStyle w:val="6"/>
              <w:rPr>
                <w:rFonts w:ascii="宋体" w:hAnsi="宋体"/>
                <w:sz w:val="21"/>
                <w:szCs w:val="21"/>
              </w:rPr>
            </w:pPr>
            <w:r>
              <w:rPr>
                <w:rFonts w:hint="eastAsia" w:ascii="宋体" w:hAnsi="宋体"/>
                <w:sz w:val="21"/>
                <w:szCs w:val="21"/>
              </w:rPr>
              <w:t>文本</w:t>
            </w:r>
          </w:p>
        </w:tc>
        <w:tc>
          <w:tcPr>
            <w:tcW w:w="1134" w:type="dxa"/>
          </w:tcPr>
          <w:p w14:paraId="7A9F085E">
            <w:pPr>
              <w:pStyle w:val="6"/>
              <w:rPr>
                <w:rFonts w:ascii="宋体" w:hAnsi="宋体"/>
                <w:sz w:val="21"/>
                <w:szCs w:val="21"/>
              </w:rPr>
            </w:pPr>
          </w:p>
        </w:tc>
        <w:tc>
          <w:tcPr>
            <w:tcW w:w="992" w:type="dxa"/>
          </w:tcPr>
          <w:p w14:paraId="563DB117">
            <w:pPr>
              <w:pStyle w:val="6"/>
              <w:rPr>
                <w:rFonts w:ascii="宋体" w:hAnsi="宋体"/>
                <w:sz w:val="21"/>
                <w:szCs w:val="21"/>
              </w:rPr>
            </w:pPr>
          </w:p>
        </w:tc>
        <w:tc>
          <w:tcPr>
            <w:tcW w:w="992" w:type="dxa"/>
          </w:tcPr>
          <w:p w14:paraId="0996BBDD">
            <w:pPr>
              <w:pStyle w:val="6"/>
              <w:rPr>
                <w:rFonts w:ascii="宋体" w:hAnsi="宋体"/>
                <w:sz w:val="21"/>
                <w:szCs w:val="21"/>
              </w:rPr>
            </w:pPr>
          </w:p>
        </w:tc>
        <w:tc>
          <w:tcPr>
            <w:tcW w:w="3544" w:type="dxa"/>
          </w:tcPr>
          <w:p w14:paraId="6E648106">
            <w:pPr>
              <w:pStyle w:val="6"/>
              <w:rPr>
                <w:rFonts w:ascii="宋体" w:hAnsi="宋体"/>
                <w:sz w:val="21"/>
                <w:szCs w:val="21"/>
              </w:rPr>
            </w:pPr>
          </w:p>
        </w:tc>
      </w:tr>
      <w:tr w14:paraId="41A74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1A8F3E8D">
            <w:pPr>
              <w:pStyle w:val="6"/>
              <w:widowControl w:val="0"/>
              <w:numPr>
                <w:ilvl w:val="0"/>
                <w:numId w:val="177"/>
              </w:numPr>
              <w:rPr>
                <w:rFonts w:ascii="宋体" w:hAnsi="宋体"/>
                <w:sz w:val="21"/>
                <w:szCs w:val="21"/>
              </w:rPr>
            </w:pPr>
          </w:p>
        </w:tc>
        <w:tc>
          <w:tcPr>
            <w:tcW w:w="1418" w:type="dxa"/>
          </w:tcPr>
          <w:p w14:paraId="1662DFD4">
            <w:pPr>
              <w:pStyle w:val="6"/>
              <w:rPr>
                <w:rFonts w:ascii="宋体" w:hAnsi="宋体"/>
                <w:sz w:val="21"/>
                <w:szCs w:val="21"/>
              </w:rPr>
            </w:pPr>
            <w:r>
              <w:rPr>
                <w:rFonts w:hint="eastAsia" w:ascii="宋体" w:hAnsi="宋体"/>
                <w:sz w:val="21"/>
                <w:szCs w:val="21"/>
              </w:rPr>
              <w:t>产品起息日</w:t>
            </w:r>
          </w:p>
        </w:tc>
        <w:tc>
          <w:tcPr>
            <w:tcW w:w="992" w:type="dxa"/>
          </w:tcPr>
          <w:p w14:paraId="524E8494">
            <w:pPr>
              <w:pStyle w:val="6"/>
              <w:rPr>
                <w:rFonts w:ascii="宋体" w:hAnsi="宋体"/>
                <w:sz w:val="21"/>
                <w:szCs w:val="21"/>
              </w:rPr>
            </w:pPr>
            <w:r>
              <w:rPr>
                <w:rFonts w:hint="eastAsia" w:ascii="宋体" w:hAnsi="宋体"/>
                <w:sz w:val="21"/>
                <w:szCs w:val="21"/>
              </w:rPr>
              <w:t>文本</w:t>
            </w:r>
          </w:p>
        </w:tc>
        <w:tc>
          <w:tcPr>
            <w:tcW w:w="1134" w:type="dxa"/>
          </w:tcPr>
          <w:p w14:paraId="45422D1B">
            <w:pPr>
              <w:pStyle w:val="6"/>
              <w:rPr>
                <w:rFonts w:ascii="宋体" w:hAnsi="宋体"/>
                <w:sz w:val="21"/>
                <w:szCs w:val="21"/>
              </w:rPr>
            </w:pPr>
          </w:p>
        </w:tc>
        <w:tc>
          <w:tcPr>
            <w:tcW w:w="992" w:type="dxa"/>
          </w:tcPr>
          <w:p w14:paraId="0F421FA7">
            <w:pPr>
              <w:pStyle w:val="6"/>
              <w:rPr>
                <w:rFonts w:ascii="宋体" w:hAnsi="宋体"/>
                <w:sz w:val="21"/>
                <w:szCs w:val="21"/>
              </w:rPr>
            </w:pPr>
          </w:p>
        </w:tc>
        <w:tc>
          <w:tcPr>
            <w:tcW w:w="992" w:type="dxa"/>
          </w:tcPr>
          <w:p w14:paraId="4811889B">
            <w:pPr>
              <w:pStyle w:val="6"/>
              <w:rPr>
                <w:rFonts w:ascii="宋体" w:hAnsi="宋体"/>
                <w:sz w:val="21"/>
                <w:szCs w:val="21"/>
              </w:rPr>
            </w:pPr>
          </w:p>
        </w:tc>
        <w:tc>
          <w:tcPr>
            <w:tcW w:w="3544" w:type="dxa"/>
          </w:tcPr>
          <w:p w14:paraId="7EE757B4">
            <w:pPr>
              <w:pStyle w:val="6"/>
              <w:rPr>
                <w:rFonts w:ascii="宋体" w:hAnsi="宋体"/>
                <w:sz w:val="21"/>
                <w:szCs w:val="21"/>
              </w:rPr>
            </w:pPr>
          </w:p>
        </w:tc>
      </w:tr>
      <w:tr w14:paraId="37E12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3F155CCD">
            <w:pPr>
              <w:pStyle w:val="6"/>
              <w:widowControl w:val="0"/>
              <w:numPr>
                <w:ilvl w:val="0"/>
                <w:numId w:val="177"/>
              </w:numPr>
              <w:rPr>
                <w:rFonts w:ascii="宋体" w:hAnsi="宋体"/>
                <w:sz w:val="21"/>
                <w:szCs w:val="21"/>
              </w:rPr>
            </w:pPr>
          </w:p>
        </w:tc>
        <w:tc>
          <w:tcPr>
            <w:tcW w:w="1418" w:type="dxa"/>
          </w:tcPr>
          <w:p w14:paraId="53E33C7F">
            <w:pPr>
              <w:pStyle w:val="6"/>
              <w:rPr>
                <w:rFonts w:ascii="宋体" w:hAnsi="宋体"/>
                <w:sz w:val="21"/>
                <w:szCs w:val="21"/>
              </w:rPr>
            </w:pPr>
            <w:r>
              <w:rPr>
                <w:rFonts w:hint="eastAsia" w:ascii="宋体" w:hAnsi="宋体"/>
                <w:sz w:val="21"/>
                <w:szCs w:val="21"/>
              </w:rPr>
              <w:t>产品到期日</w:t>
            </w:r>
          </w:p>
        </w:tc>
        <w:tc>
          <w:tcPr>
            <w:tcW w:w="992" w:type="dxa"/>
          </w:tcPr>
          <w:p w14:paraId="3BABC5C2">
            <w:pPr>
              <w:pStyle w:val="6"/>
              <w:rPr>
                <w:rFonts w:ascii="宋体" w:hAnsi="宋体"/>
                <w:sz w:val="21"/>
                <w:szCs w:val="21"/>
              </w:rPr>
            </w:pPr>
            <w:r>
              <w:rPr>
                <w:rFonts w:hint="eastAsia" w:ascii="宋体" w:hAnsi="宋体"/>
                <w:sz w:val="21"/>
                <w:szCs w:val="21"/>
              </w:rPr>
              <w:t>文本</w:t>
            </w:r>
          </w:p>
        </w:tc>
        <w:tc>
          <w:tcPr>
            <w:tcW w:w="1134" w:type="dxa"/>
          </w:tcPr>
          <w:p w14:paraId="1C0D295F">
            <w:pPr>
              <w:pStyle w:val="6"/>
              <w:rPr>
                <w:rFonts w:ascii="宋体" w:hAnsi="宋体"/>
                <w:sz w:val="21"/>
                <w:szCs w:val="21"/>
              </w:rPr>
            </w:pPr>
          </w:p>
        </w:tc>
        <w:tc>
          <w:tcPr>
            <w:tcW w:w="992" w:type="dxa"/>
          </w:tcPr>
          <w:p w14:paraId="3502B7AF">
            <w:pPr>
              <w:pStyle w:val="6"/>
              <w:rPr>
                <w:rFonts w:ascii="宋体" w:hAnsi="宋体"/>
                <w:sz w:val="21"/>
                <w:szCs w:val="21"/>
              </w:rPr>
            </w:pPr>
          </w:p>
        </w:tc>
        <w:tc>
          <w:tcPr>
            <w:tcW w:w="992" w:type="dxa"/>
          </w:tcPr>
          <w:p w14:paraId="172984B9">
            <w:pPr>
              <w:pStyle w:val="6"/>
              <w:rPr>
                <w:rFonts w:ascii="宋体" w:hAnsi="宋体"/>
                <w:sz w:val="21"/>
                <w:szCs w:val="21"/>
              </w:rPr>
            </w:pPr>
          </w:p>
        </w:tc>
        <w:tc>
          <w:tcPr>
            <w:tcW w:w="3544" w:type="dxa"/>
          </w:tcPr>
          <w:p w14:paraId="573D93D4">
            <w:pPr>
              <w:pStyle w:val="6"/>
              <w:rPr>
                <w:rFonts w:ascii="宋体" w:hAnsi="宋体"/>
                <w:sz w:val="21"/>
                <w:szCs w:val="21"/>
              </w:rPr>
            </w:pPr>
          </w:p>
        </w:tc>
      </w:tr>
      <w:tr w14:paraId="7314A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7C05433A">
            <w:pPr>
              <w:pStyle w:val="6"/>
              <w:widowControl w:val="0"/>
              <w:numPr>
                <w:ilvl w:val="0"/>
                <w:numId w:val="177"/>
              </w:numPr>
              <w:rPr>
                <w:rFonts w:ascii="宋体" w:hAnsi="宋体"/>
                <w:sz w:val="21"/>
                <w:szCs w:val="21"/>
              </w:rPr>
            </w:pPr>
          </w:p>
        </w:tc>
        <w:tc>
          <w:tcPr>
            <w:tcW w:w="1418" w:type="dxa"/>
          </w:tcPr>
          <w:p w14:paraId="16914DFC">
            <w:pPr>
              <w:pStyle w:val="6"/>
              <w:rPr>
                <w:rFonts w:ascii="宋体" w:hAnsi="宋体"/>
                <w:sz w:val="21"/>
                <w:szCs w:val="21"/>
              </w:rPr>
            </w:pPr>
            <w:r>
              <w:rPr>
                <w:rFonts w:hint="eastAsia" w:ascii="宋体" w:hAnsi="宋体"/>
                <w:sz w:val="21"/>
                <w:szCs w:val="21"/>
              </w:rPr>
              <w:t>购买金额</w:t>
            </w:r>
          </w:p>
        </w:tc>
        <w:tc>
          <w:tcPr>
            <w:tcW w:w="992" w:type="dxa"/>
          </w:tcPr>
          <w:p w14:paraId="6B501CFC">
            <w:pPr>
              <w:pStyle w:val="6"/>
              <w:rPr>
                <w:rFonts w:ascii="宋体" w:hAnsi="宋体"/>
                <w:sz w:val="21"/>
                <w:szCs w:val="21"/>
              </w:rPr>
            </w:pPr>
            <w:r>
              <w:rPr>
                <w:rFonts w:hint="eastAsia" w:ascii="宋体" w:hAnsi="宋体"/>
                <w:sz w:val="21"/>
                <w:szCs w:val="21"/>
              </w:rPr>
              <w:t>文本</w:t>
            </w:r>
          </w:p>
        </w:tc>
        <w:tc>
          <w:tcPr>
            <w:tcW w:w="1134" w:type="dxa"/>
          </w:tcPr>
          <w:p w14:paraId="03E93FAF">
            <w:pPr>
              <w:pStyle w:val="6"/>
              <w:rPr>
                <w:rFonts w:ascii="宋体" w:hAnsi="宋体"/>
                <w:sz w:val="21"/>
                <w:szCs w:val="21"/>
              </w:rPr>
            </w:pPr>
          </w:p>
        </w:tc>
        <w:tc>
          <w:tcPr>
            <w:tcW w:w="992" w:type="dxa"/>
          </w:tcPr>
          <w:p w14:paraId="5A21307E">
            <w:pPr>
              <w:pStyle w:val="6"/>
              <w:rPr>
                <w:rFonts w:ascii="宋体" w:hAnsi="宋体"/>
                <w:sz w:val="21"/>
                <w:szCs w:val="21"/>
              </w:rPr>
            </w:pPr>
          </w:p>
        </w:tc>
        <w:tc>
          <w:tcPr>
            <w:tcW w:w="992" w:type="dxa"/>
          </w:tcPr>
          <w:p w14:paraId="31CCC109">
            <w:pPr>
              <w:pStyle w:val="6"/>
              <w:rPr>
                <w:rFonts w:ascii="宋体" w:hAnsi="宋体"/>
                <w:sz w:val="21"/>
                <w:szCs w:val="21"/>
              </w:rPr>
            </w:pPr>
          </w:p>
        </w:tc>
        <w:tc>
          <w:tcPr>
            <w:tcW w:w="3544" w:type="dxa"/>
          </w:tcPr>
          <w:p w14:paraId="5C26F00A">
            <w:pPr>
              <w:pStyle w:val="6"/>
              <w:rPr>
                <w:rFonts w:ascii="宋体" w:hAnsi="宋体"/>
                <w:sz w:val="21"/>
                <w:szCs w:val="21"/>
              </w:rPr>
            </w:pPr>
          </w:p>
        </w:tc>
      </w:tr>
      <w:tr w14:paraId="1CC95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491AA985">
            <w:pPr>
              <w:pStyle w:val="6"/>
              <w:widowControl w:val="0"/>
              <w:numPr>
                <w:ilvl w:val="0"/>
                <w:numId w:val="177"/>
              </w:numPr>
              <w:rPr>
                <w:rFonts w:ascii="宋体" w:hAnsi="宋体"/>
                <w:sz w:val="21"/>
                <w:szCs w:val="21"/>
              </w:rPr>
            </w:pPr>
          </w:p>
        </w:tc>
        <w:tc>
          <w:tcPr>
            <w:tcW w:w="1418" w:type="dxa"/>
          </w:tcPr>
          <w:p w14:paraId="0A144E68">
            <w:pPr>
              <w:pStyle w:val="6"/>
              <w:rPr>
                <w:rFonts w:ascii="宋体" w:hAnsi="宋体"/>
                <w:sz w:val="21"/>
                <w:szCs w:val="21"/>
              </w:rPr>
            </w:pPr>
            <w:r>
              <w:rPr>
                <w:rFonts w:hint="eastAsia" w:ascii="宋体" w:hAnsi="宋体"/>
                <w:sz w:val="21"/>
                <w:szCs w:val="21"/>
              </w:rPr>
              <w:t>返回</w:t>
            </w:r>
          </w:p>
        </w:tc>
        <w:tc>
          <w:tcPr>
            <w:tcW w:w="992" w:type="dxa"/>
          </w:tcPr>
          <w:p w14:paraId="4C95809D">
            <w:pPr>
              <w:pStyle w:val="6"/>
              <w:rPr>
                <w:rFonts w:ascii="宋体" w:hAnsi="宋体"/>
                <w:sz w:val="21"/>
                <w:szCs w:val="21"/>
              </w:rPr>
            </w:pPr>
            <w:r>
              <w:rPr>
                <w:rFonts w:hint="eastAsia" w:ascii="宋体" w:hAnsi="宋体"/>
                <w:sz w:val="21"/>
                <w:szCs w:val="21"/>
              </w:rPr>
              <w:t>按钮</w:t>
            </w:r>
          </w:p>
        </w:tc>
        <w:tc>
          <w:tcPr>
            <w:tcW w:w="1134" w:type="dxa"/>
          </w:tcPr>
          <w:p w14:paraId="388C3384">
            <w:pPr>
              <w:pStyle w:val="6"/>
              <w:rPr>
                <w:rFonts w:ascii="宋体" w:hAnsi="宋体"/>
                <w:sz w:val="21"/>
                <w:szCs w:val="21"/>
              </w:rPr>
            </w:pPr>
          </w:p>
        </w:tc>
        <w:tc>
          <w:tcPr>
            <w:tcW w:w="992" w:type="dxa"/>
          </w:tcPr>
          <w:p w14:paraId="5BF0BF7C">
            <w:pPr>
              <w:pStyle w:val="6"/>
              <w:rPr>
                <w:rFonts w:ascii="宋体" w:hAnsi="宋体"/>
                <w:sz w:val="21"/>
                <w:szCs w:val="21"/>
              </w:rPr>
            </w:pPr>
          </w:p>
        </w:tc>
        <w:tc>
          <w:tcPr>
            <w:tcW w:w="992" w:type="dxa"/>
          </w:tcPr>
          <w:p w14:paraId="121D71F1">
            <w:pPr>
              <w:pStyle w:val="6"/>
              <w:rPr>
                <w:rFonts w:ascii="宋体" w:hAnsi="宋体"/>
                <w:sz w:val="21"/>
                <w:szCs w:val="21"/>
              </w:rPr>
            </w:pPr>
          </w:p>
        </w:tc>
        <w:tc>
          <w:tcPr>
            <w:tcW w:w="3544" w:type="dxa"/>
          </w:tcPr>
          <w:p w14:paraId="770156CE">
            <w:pPr>
              <w:pStyle w:val="6"/>
              <w:rPr>
                <w:rFonts w:ascii="宋体" w:hAnsi="宋体"/>
                <w:sz w:val="21"/>
                <w:szCs w:val="21"/>
              </w:rPr>
            </w:pPr>
          </w:p>
        </w:tc>
      </w:tr>
    </w:tbl>
    <w:p w14:paraId="3AA00DD0"/>
    <w:p w14:paraId="5E3C0C00">
      <w:pPr>
        <w:pStyle w:val="263"/>
      </w:pPr>
      <w:bookmarkStart w:id="877" w:name="_Toc351988581"/>
      <w:r>
        <w:rPr>
          <w:rFonts w:hint="eastAsia"/>
        </w:rPr>
        <w:t>贷款</w:t>
      </w:r>
      <w:bookmarkEnd w:id="467"/>
      <w:bookmarkEnd w:id="877"/>
    </w:p>
    <w:p w14:paraId="18115BBD">
      <w:pPr>
        <w:pStyle w:val="3"/>
        <w:numPr>
          <w:ilvl w:val="1"/>
          <w:numId w:val="2"/>
        </w:numPr>
      </w:pPr>
      <w:bookmarkStart w:id="878" w:name="_Toc330759707"/>
      <w:bookmarkStart w:id="879" w:name="_Toc351988582"/>
      <w:r>
        <w:rPr>
          <w:rFonts w:hint="eastAsia"/>
        </w:rPr>
        <w:t>个人贷款查询</w:t>
      </w:r>
      <w:bookmarkEnd w:id="878"/>
      <w:bookmarkEnd w:id="879"/>
    </w:p>
    <w:p w14:paraId="6BE199FA">
      <w:pPr>
        <w:pStyle w:val="4"/>
        <w:numPr>
          <w:ilvl w:val="2"/>
          <w:numId w:val="2"/>
        </w:numPr>
        <w:ind w:left="57"/>
      </w:pPr>
      <w:bookmarkStart w:id="880" w:name="_Toc330759708"/>
      <w:bookmarkStart w:id="881" w:name="_Toc351988583"/>
      <w:r>
        <w:rPr>
          <w:rFonts w:hint="eastAsia"/>
        </w:rPr>
        <w:t>功能描述</w:t>
      </w:r>
      <w:bookmarkEnd w:id="880"/>
      <w:bookmarkEnd w:id="881"/>
    </w:p>
    <w:p w14:paraId="1B5E6499">
      <w:pPr>
        <w:spacing w:line="360" w:lineRule="auto"/>
        <w:ind w:firstLine="180"/>
        <w:rPr>
          <w:sz w:val="21"/>
          <w:szCs w:val="21"/>
        </w:rPr>
      </w:pPr>
      <w:r>
        <w:rPr>
          <w:rFonts w:hint="eastAsia"/>
          <w:sz w:val="21"/>
          <w:szCs w:val="21"/>
        </w:rPr>
        <w:t>通过该功能可查询个人贷款相关信息。</w:t>
      </w:r>
    </w:p>
    <w:p w14:paraId="7DD265E7">
      <w:pPr>
        <w:pStyle w:val="4"/>
        <w:numPr>
          <w:ilvl w:val="2"/>
          <w:numId w:val="2"/>
        </w:numPr>
        <w:ind w:left="57"/>
      </w:pPr>
      <w:bookmarkStart w:id="882" w:name="_Toc330759709"/>
      <w:bookmarkStart w:id="883" w:name="_Toc351988584"/>
      <w:r>
        <w:rPr>
          <w:rFonts w:hint="eastAsia"/>
        </w:rPr>
        <w:t>业务流程</w:t>
      </w:r>
      <w:bookmarkEnd w:id="882"/>
      <w:bookmarkEnd w:id="883"/>
    </w:p>
    <w:p w14:paraId="57AD9025">
      <w:pPr>
        <w:spacing w:line="360" w:lineRule="auto"/>
      </w:pPr>
      <w:r>
        <w:object>
          <v:shape id="_x0000_i1051" o:spt="75" type="#_x0000_t75" style="height:314.25pt;width:484.5pt;" o:ole="t" filled="f" o:preferrelative="t" stroked="f" coordsize="21600,21600">
            <v:path/>
            <v:fill on="f" focussize="0,0"/>
            <v:stroke on="f" joinstyle="miter"/>
            <v:imagedata r:id="rId62" o:title=""/>
            <o:lock v:ext="edit" aspectratio="t"/>
            <w10:wrap type="none"/>
            <w10:anchorlock/>
          </v:shape>
          <o:OLEObject Type="Embed" ProgID="Visio.Drawing.11" ShapeID="_x0000_i1051" DrawAspect="Content" ObjectID="_1468075751" r:id="rId61">
            <o:LockedField>false</o:LockedField>
          </o:OLEObject>
        </w:object>
      </w:r>
      <w:r>
        <w:rPr>
          <w:rFonts w:hint="eastAsia"/>
          <w:b/>
          <w:sz w:val="21"/>
          <w:szCs w:val="21"/>
        </w:rPr>
        <w:t>流程说明：</w:t>
      </w:r>
    </w:p>
    <w:p w14:paraId="09BE525A">
      <w:pPr>
        <w:widowControl w:val="0"/>
        <w:numPr>
          <w:ilvl w:val="0"/>
          <w:numId w:val="178"/>
        </w:numPr>
        <w:spacing w:after="0" w:line="360" w:lineRule="auto"/>
        <w:rPr>
          <w:sz w:val="21"/>
          <w:szCs w:val="21"/>
        </w:rPr>
      </w:pPr>
      <w:r>
        <w:rPr>
          <w:rFonts w:hint="eastAsia"/>
          <w:sz w:val="21"/>
          <w:szCs w:val="21"/>
        </w:rPr>
        <w:t>用户点击“个人贷款查询”菜单，网银系统向个贷系统查询用户的贷款清单，如果用户有贷款信息，则将贷款清单显示在页面上，如果没有，则显示提示信息“您还没有贷款产品！”</w:t>
      </w:r>
    </w:p>
    <w:p w14:paraId="3C07D3BE">
      <w:pPr>
        <w:widowControl w:val="0"/>
        <w:numPr>
          <w:ilvl w:val="0"/>
          <w:numId w:val="178"/>
        </w:numPr>
        <w:spacing w:after="0" w:line="360" w:lineRule="auto"/>
        <w:rPr>
          <w:sz w:val="21"/>
          <w:szCs w:val="21"/>
        </w:rPr>
      </w:pPr>
      <w:r>
        <w:rPr>
          <w:rFonts w:hint="eastAsia"/>
          <w:sz w:val="21"/>
          <w:szCs w:val="21"/>
        </w:rPr>
        <w:t>用户可以对所有的产品进行详情，还款计划查询和变更记录查询功能的操作，对个人自助贷款，至尊卡，个人循环消费和个人循环经营四种贷款产品进行循环贷款明细查询</w:t>
      </w:r>
    </w:p>
    <w:p w14:paraId="70C94F9A">
      <w:pPr>
        <w:widowControl w:val="0"/>
        <w:numPr>
          <w:ilvl w:val="0"/>
          <w:numId w:val="178"/>
        </w:numPr>
        <w:spacing w:after="0" w:line="360" w:lineRule="auto"/>
        <w:rPr>
          <w:sz w:val="21"/>
          <w:szCs w:val="21"/>
        </w:rPr>
      </w:pPr>
      <w:r>
        <w:rPr>
          <w:rFonts w:hint="eastAsia"/>
          <w:sz w:val="21"/>
          <w:szCs w:val="21"/>
        </w:rPr>
        <w:t>其中变更记录查询包括提前还款记录查询和变更记录查询</w:t>
      </w:r>
    </w:p>
    <w:p w14:paraId="150FF5EC">
      <w:pPr>
        <w:widowControl w:val="0"/>
        <w:numPr>
          <w:ilvl w:val="0"/>
          <w:numId w:val="178"/>
        </w:numPr>
        <w:spacing w:after="0" w:line="360" w:lineRule="auto"/>
        <w:rPr>
          <w:sz w:val="21"/>
          <w:szCs w:val="21"/>
        </w:rPr>
      </w:pPr>
      <w:r>
        <w:rPr>
          <w:rFonts w:hint="eastAsia"/>
          <w:sz w:val="21"/>
          <w:szCs w:val="21"/>
        </w:rPr>
        <w:t>可对贷款产品进行提前还款试算</w:t>
      </w:r>
    </w:p>
    <w:p w14:paraId="034B0264">
      <w:pPr>
        <w:pStyle w:val="4"/>
        <w:numPr>
          <w:ilvl w:val="2"/>
          <w:numId w:val="2"/>
        </w:numPr>
        <w:ind w:left="57"/>
      </w:pPr>
      <w:bookmarkStart w:id="884" w:name="_Toc351988585"/>
      <w:bookmarkStart w:id="885" w:name="_Toc330759710"/>
      <w:r>
        <w:rPr>
          <w:rFonts w:hint="eastAsia"/>
        </w:rPr>
        <w:t>业务规则</w:t>
      </w:r>
      <w:bookmarkEnd w:id="884"/>
      <w:bookmarkEnd w:id="885"/>
    </w:p>
    <w:p w14:paraId="5F928AC6">
      <w:pPr>
        <w:pStyle w:val="5"/>
        <w:numPr>
          <w:ilvl w:val="0"/>
          <w:numId w:val="0"/>
        </w:numPr>
      </w:pPr>
      <w:r>
        <w:rPr>
          <w:rFonts w:hint="eastAsia"/>
        </w:rPr>
        <w:t>交易前</w:t>
      </w:r>
    </w:p>
    <w:p w14:paraId="3902CA3D">
      <w:pPr>
        <w:pStyle w:val="6"/>
      </w:pPr>
    </w:p>
    <w:p w14:paraId="43F263E5">
      <w:pPr>
        <w:pStyle w:val="5"/>
        <w:numPr>
          <w:ilvl w:val="0"/>
          <w:numId w:val="0"/>
        </w:numPr>
      </w:pPr>
      <w:r>
        <w:rPr>
          <w:rFonts w:hint="eastAsia"/>
        </w:rPr>
        <w:t>交易中</w:t>
      </w:r>
    </w:p>
    <w:p w14:paraId="18029D75">
      <w:pPr>
        <w:pStyle w:val="5"/>
        <w:numPr>
          <w:ilvl w:val="0"/>
          <w:numId w:val="0"/>
        </w:numPr>
      </w:pPr>
      <w:r>
        <w:rPr>
          <w:rFonts w:hint="eastAsia"/>
        </w:rPr>
        <w:t>交易后</w:t>
      </w:r>
    </w:p>
    <w:p w14:paraId="4D4BDD09">
      <w:pPr>
        <w:pStyle w:val="4"/>
        <w:numPr>
          <w:ilvl w:val="2"/>
          <w:numId w:val="2"/>
        </w:numPr>
        <w:ind w:left="57"/>
      </w:pPr>
      <w:bookmarkStart w:id="886" w:name="_Toc330759711"/>
      <w:bookmarkStart w:id="887" w:name="_Toc351988586"/>
      <w:r>
        <w:rPr>
          <w:rFonts w:hint="eastAsia"/>
        </w:rPr>
        <w:t>页面要素</w:t>
      </w:r>
      <w:bookmarkEnd w:id="886"/>
      <w:bookmarkEnd w:id="887"/>
    </w:p>
    <w:p w14:paraId="1F919E83">
      <w:pPr>
        <w:pStyle w:val="5"/>
        <w:numPr>
          <w:ilvl w:val="0"/>
          <w:numId w:val="0"/>
        </w:numPr>
      </w:pPr>
      <w:r>
        <w:rPr>
          <w:rFonts w:hint="eastAsia"/>
        </w:rPr>
        <w:t>个人贷款查询清单页面</w:t>
      </w:r>
    </w:p>
    <w:tbl>
      <w:tblPr>
        <w:tblStyle w:val="48"/>
        <w:tblW w:w="98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4"/>
        <w:gridCol w:w="1672"/>
        <w:gridCol w:w="1283"/>
        <w:gridCol w:w="1215"/>
        <w:gridCol w:w="1155"/>
        <w:gridCol w:w="1305"/>
        <w:gridCol w:w="2570"/>
      </w:tblGrid>
      <w:tr w14:paraId="59E56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shd w:val="clear" w:color="auto" w:fill="FFCC99"/>
            <w:vAlign w:val="center"/>
          </w:tcPr>
          <w:p w14:paraId="413E2C1C">
            <w:pPr>
              <w:rPr>
                <w:rFonts w:ascii="宋体" w:hAnsi="宋体" w:cs="Arial"/>
                <w:b/>
                <w:color w:val="000000"/>
                <w:sz w:val="21"/>
                <w:szCs w:val="21"/>
              </w:rPr>
            </w:pPr>
            <w:r>
              <w:rPr>
                <w:rFonts w:ascii="宋体" w:hAnsi="宋体" w:cs="Arial"/>
                <w:b/>
                <w:color w:val="000000"/>
                <w:sz w:val="21"/>
                <w:szCs w:val="21"/>
              </w:rPr>
              <w:t>序号</w:t>
            </w:r>
          </w:p>
        </w:tc>
        <w:tc>
          <w:tcPr>
            <w:tcW w:w="1672" w:type="dxa"/>
            <w:shd w:val="clear" w:color="auto" w:fill="FFCC99"/>
            <w:vAlign w:val="center"/>
          </w:tcPr>
          <w:p w14:paraId="441B3CDB">
            <w:pPr>
              <w:rPr>
                <w:rFonts w:ascii="宋体" w:hAnsi="宋体" w:cs="Arial"/>
                <w:b/>
                <w:color w:val="000000"/>
                <w:sz w:val="21"/>
                <w:szCs w:val="21"/>
              </w:rPr>
            </w:pPr>
            <w:r>
              <w:rPr>
                <w:rFonts w:ascii="宋体" w:hAnsi="宋体" w:cs="Arial"/>
                <w:b/>
                <w:color w:val="000000"/>
                <w:sz w:val="21"/>
                <w:szCs w:val="21"/>
              </w:rPr>
              <w:t>名称</w:t>
            </w:r>
          </w:p>
        </w:tc>
        <w:tc>
          <w:tcPr>
            <w:tcW w:w="1283" w:type="dxa"/>
            <w:shd w:val="clear" w:color="auto" w:fill="FFCC99"/>
            <w:vAlign w:val="center"/>
          </w:tcPr>
          <w:p w14:paraId="4852DEE8">
            <w:pPr>
              <w:rPr>
                <w:rFonts w:ascii="宋体" w:hAnsi="宋体" w:cs="Arial"/>
                <w:b/>
                <w:color w:val="000000"/>
                <w:sz w:val="21"/>
                <w:szCs w:val="21"/>
              </w:rPr>
            </w:pPr>
            <w:r>
              <w:rPr>
                <w:rFonts w:ascii="宋体" w:hAnsi="宋体" w:cs="Arial"/>
                <w:b/>
                <w:color w:val="000000"/>
                <w:sz w:val="21"/>
                <w:szCs w:val="21"/>
              </w:rPr>
              <w:t>输入</w:t>
            </w:r>
            <w:r>
              <w:rPr>
                <w:rFonts w:hint="eastAsia" w:ascii="宋体" w:hAnsi="宋体" w:cs="Arial"/>
                <w:b/>
                <w:color w:val="000000"/>
                <w:sz w:val="21"/>
                <w:szCs w:val="21"/>
              </w:rPr>
              <w:t>/输出</w:t>
            </w:r>
          </w:p>
        </w:tc>
        <w:tc>
          <w:tcPr>
            <w:tcW w:w="1215" w:type="dxa"/>
            <w:shd w:val="clear" w:color="auto" w:fill="FFCC99"/>
            <w:vAlign w:val="center"/>
          </w:tcPr>
          <w:p w14:paraId="07A5361C">
            <w:pPr>
              <w:rPr>
                <w:rFonts w:ascii="宋体" w:hAnsi="宋体" w:cs="Arial"/>
                <w:b/>
                <w:color w:val="000000"/>
                <w:sz w:val="21"/>
                <w:szCs w:val="21"/>
              </w:rPr>
            </w:pPr>
            <w:r>
              <w:rPr>
                <w:rFonts w:ascii="宋体" w:hAnsi="宋体" w:cs="Arial"/>
                <w:b/>
                <w:color w:val="000000"/>
                <w:sz w:val="21"/>
                <w:szCs w:val="21"/>
              </w:rPr>
              <w:t>缺省值</w:t>
            </w:r>
          </w:p>
        </w:tc>
        <w:tc>
          <w:tcPr>
            <w:tcW w:w="1155" w:type="dxa"/>
            <w:shd w:val="clear" w:color="auto" w:fill="FFCC99"/>
            <w:vAlign w:val="center"/>
          </w:tcPr>
          <w:p w14:paraId="7C98C527">
            <w:pPr>
              <w:rPr>
                <w:rFonts w:ascii="宋体" w:hAnsi="宋体" w:cs="Arial"/>
                <w:b/>
                <w:color w:val="000000"/>
                <w:sz w:val="21"/>
                <w:szCs w:val="21"/>
              </w:rPr>
            </w:pPr>
            <w:r>
              <w:rPr>
                <w:rFonts w:hint="eastAsia" w:ascii="宋体" w:hAnsi="宋体" w:cs="Arial"/>
                <w:b/>
                <w:color w:val="000000"/>
                <w:sz w:val="21"/>
                <w:szCs w:val="21"/>
              </w:rPr>
              <w:t>类型/长度</w:t>
            </w:r>
          </w:p>
        </w:tc>
        <w:tc>
          <w:tcPr>
            <w:tcW w:w="1305" w:type="dxa"/>
            <w:shd w:val="clear" w:color="auto" w:fill="FFCC99"/>
            <w:vAlign w:val="center"/>
          </w:tcPr>
          <w:p w14:paraId="2584B0A0">
            <w:pPr>
              <w:rPr>
                <w:rFonts w:ascii="宋体" w:hAnsi="宋体" w:cs="Arial"/>
                <w:b/>
                <w:color w:val="000000"/>
                <w:sz w:val="21"/>
                <w:szCs w:val="21"/>
              </w:rPr>
            </w:pPr>
            <w:r>
              <w:rPr>
                <w:rFonts w:hint="eastAsia" w:ascii="宋体" w:hAnsi="宋体" w:cs="Arial"/>
                <w:b/>
                <w:color w:val="000000"/>
                <w:sz w:val="21"/>
                <w:szCs w:val="21"/>
              </w:rPr>
              <w:t>是否必输</w:t>
            </w:r>
          </w:p>
        </w:tc>
        <w:tc>
          <w:tcPr>
            <w:tcW w:w="2570" w:type="dxa"/>
            <w:shd w:val="clear" w:color="auto" w:fill="FFCC99"/>
            <w:vAlign w:val="center"/>
          </w:tcPr>
          <w:p w14:paraId="45C0ABB8">
            <w:pPr>
              <w:rPr>
                <w:rFonts w:ascii="宋体" w:hAnsi="宋体" w:cs="Arial"/>
                <w:b/>
                <w:color w:val="000000"/>
                <w:sz w:val="21"/>
                <w:szCs w:val="21"/>
              </w:rPr>
            </w:pPr>
            <w:r>
              <w:rPr>
                <w:rFonts w:ascii="宋体" w:hAnsi="宋体" w:cs="Arial"/>
                <w:b/>
                <w:color w:val="000000"/>
                <w:sz w:val="21"/>
                <w:szCs w:val="21"/>
              </w:rPr>
              <w:t>备注</w:t>
            </w:r>
          </w:p>
        </w:tc>
      </w:tr>
      <w:tr w14:paraId="49F44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9854" w:type="dxa"/>
            <w:gridSpan w:val="7"/>
            <w:vAlign w:val="center"/>
          </w:tcPr>
          <w:p w14:paraId="6F21A00D">
            <w:pPr>
              <w:rPr>
                <w:rFonts w:ascii="宋体" w:hAnsi="宋体" w:cs="Arial"/>
                <w:sz w:val="21"/>
                <w:szCs w:val="21"/>
              </w:rPr>
            </w:pPr>
            <w:r>
              <w:rPr>
                <w:rFonts w:hint="eastAsia" w:ascii="宋体" w:hAnsi="宋体"/>
                <w:sz w:val="21"/>
                <w:szCs w:val="21"/>
              </w:rPr>
              <w:t>列表开始</w:t>
            </w:r>
          </w:p>
        </w:tc>
      </w:tr>
      <w:tr w14:paraId="54A8B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325AF914">
            <w:pPr>
              <w:numPr>
                <w:ilvl w:val="0"/>
                <w:numId w:val="179"/>
              </w:numPr>
              <w:rPr>
                <w:rFonts w:ascii="宋体" w:hAnsi="宋体"/>
                <w:color w:val="000000"/>
                <w:sz w:val="21"/>
                <w:szCs w:val="21"/>
              </w:rPr>
            </w:pPr>
          </w:p>
        </w:tc>
        <w:tc>
          <w:tcPr>
            <w:tcW w:w="1672" w:type="dxa"/>
            <w:vAlign w:val="center"/>
          </w:tcPr>
          <w:p w14:paraId="600D271B">
            <w:pPr>
              <w:rPr>
                <w:rFonts w:ascii="宋体" w:hAnsi="宋体"/>
                <w:sz w:val="21"/>
                <w:szCs w:val="21"/>
              </w:rPr>
            </w:pPr>
            <w:r>
              <w:rPr>
                <w:rFonts w:hint="eastAsia" w:ascii="宋体" w:hAnsi="宋体"/>
                <w:sz w:val="21"/>
                <w:szCs w:val="21"/>
              </w:rPr>
              <w:t>序号</w:t>
            </w:r>
          </w:p>
        </w:tc>
        <w:tc>
          <w:tcPr>
            <w:tcW w:w="1283" w:type="dxa"/>
            <w:vAlign w:val="center"/>
          </w:tcPr>
          <w:p w14:paraId="1A91618C">
            <w:pPr>
              <w:rPr>
                <w:rFonts w:ascii="宋体" w:hAnsi="宋体" w:cs="Arial"/>
                <w:color w:val="000000"/>
                <w:sz w:val="21"/>
                <w:szCs w:val="21"/>
              </w:rPr>
            </w:pPr>
            <w:r>
              <w:rPr>
                <w:rFonts w:hint="eastAsia" w:ascii="宋体" w:hAnsi="宋体" w:cs="Arial"/>
                <w:color w:val="000000"/>
                <w:sz w:val="21"/>
                <w:szCs w:val="21"/>
              </w:rPr>
              <w:t>文本</w:t>
            </w:r>
          </w:p>
        </w:tc>
        <w:tc>
          <w:tcPr>
            <w:tcW w:w="1215" w:type="dxa"/>
            <w:vAlign w:val="center"/>
          </w:tcPr>
          <w:p w14:paraId="0A9B66F6">
            <w:pPr>
              <w:rPr>
                <w:rFonts w:ascii="宋体" w:hAnsi="宋体" w:cs="Arial"/>
                <w:color w:val="000000"/>
                <w:sz w:val="21"/>
                <w:szCs w:val="21"/>
              </w:rPr>
            </w:pPr>
          </w:p>
        </w:tc>
        <w:tc>
          <w:tcPr>
            <w:tcW w:w="1155" w:type="dxa"/>
            <w:vAlign w:val="center"/>
          </w:tcPr>
          <w:p w14:paraId="78EEDF7D">
            <w:pPr>
              <w:rPr>
                <w:rFonts w:ascii="宋体" w:hAnsi="宋体" w:cs="Arial"/>
                <w:sz w:val="21"/>
                <w:szCs w:val="21"/>
              </w:rPr>
            </w:pPr>
          </w:p>
        </w:tc>
        <w:tc>
          <w:tcPr>
            <w:tcW w:w="1305" w:type="dxa"/>
            <w:vAlign w:val="center"/>
          </w:tcPr>
          <w:p w14:paraId="36685893">
            <w:pPr>
              <w:rPr>
                <w:rFonts w:ascii="宋体" w:hAnsi="宋体" w:cs="Arial"/>
                <w:color w:val="000000"/>
                <w:sz w:val="21"/>
                <w:szCs w:val="21"/>
              </w:rPr>
            </w:pPr>
          </w:p>
        </w:tc>
        <w:tc>
          <w:tcPr>
            <w:tcW w:w="2570" w:type="dxa"/>
            <w:vAlign w:val="center"/>
          </w:tcPr>
          <w:p w14:paraId="29927CF4">
            <w:pPr>
              <w:rPr>
                <w:rFonts w:ascii="宋体" w:hAnsi="宋体" w:cs="Arial"/>
                <w:sz w:val="21"/>
                <w:szCs w:val="21"/>
              </w:rPr>
            </w:pPr>
          </w:p>
        </w:tc>
      </w:tr>
      <w:tr w14:paraId="6FC5C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7045E1D6">
            <w:pPr>
              <w:numPr>
                <w:ilvl w:val="0"/>
                <w:numId w:val="179"/>
              </w:numPr>
              <w:rPr>
                <w:rFonts w:ascii="宋体" w:hAnsi="宋体"/>
                <w:color w:val="000000"/>
                <w:sz w:val="21"/>
                <w:szCs w:val="21"/>
              </w:rPr>
            </w:pPr>
          </w:p>
        </w:tc>
        <w:tc>
          <w:tcPr>
            <w:tcW w:w="1672" w:type="dxa"/>
            <w:vAlign w:val="center"/>
          </w:tcPr>
          <w:p w14:paraId="6D59ECA5">
            <w:pPr>
              <w:rPr>
                <w:rFonts w:ascii="宋体" w:hAnsi="宋体" w:cs="Arial"/>
                <w:sz w:val="21"/>
                <w:szCs w:val="21"/>
              </w:rPr>
            </w:pPr>
            <w:r>
              <w:rPr>
                <w:rFonts w:hint="eastAsia" w:ascii="宋体" w:hAnsi="宋体"/>
                <w:sz w:val="21"/>
                <w:szCs w:val="21"/>
              </w:rPr>
              <w:t>贷款账号</w:t>
            </w:r>
          </w:p>
        </w:tc>
        <w:tc>
          <w:tcPr>
            <w:tcW w:w="1283" w:type="dxa"/>
            <w:vAlign w:val="center"/>
          </w:tcPr>
          <w:p w14:paraId="1BFFFCCA">
            <w:pPr>
              <w:rPr>
                <w:rFonts w:ascii="宋体" w:hAnsi="宋体" w:cs="Arial"/>
                <w:color w:val="000000"/>
                <w:sz w:val="21"/>
                <w:szCs w:val="21"/>
              </w:rPr>
            </w:pPr>
            <w:r>
              <w:rPr>
                <w:rFonts w:hint="eastAsia" w:ascii="宋体" w:hAnsi="宋体" w:cs="Arial"/>
                <w:color w:val="000000"/>
                <w:sz w:val="21"/>
                <w:szCs w:val="21"/>
              </w:rPr>
              <w:t>文本</w:t>
            </w:r>
          </w:p>
        </w:tc>
        <w:tc>
          <w:tcPr>
            <w:tcW w:w="1215" w:type="dxa"/>
            <w:vAlign w:val="center"/>
          </w:tcPr>
          <w:p w14:paraId="324B2D87">
            <w:pPr>
              <w:rPr>
                <w:rFonts w:ascii="宋体" w:hAnsi="宋体" w:cs="Arial"/>
                <w:color w:val="000000"/>
                <w:sz w:val="21"/>
                <w:szCs w:val="21"/>
              </w:rPr>
            </w:pPr>
          </w:p>
        </w:tc>
        <w:tc>
          <w:tcPr>
            <w:tcW w:w="1155" w:type="dxa"/>
            <w:vAlign w:val="center"/>
          </w:tcPr>
          <w:p w14:paraId="3F3D78D8">
            <w:pPr>
              <w:rPr>
                <w:rFonts w:ascii="宋体" w:hAnsi="宋体" w:cs="Arial"/>
                <w:sz w:val="21"/>
                <w:szCs w:val="21"/>
              </w:rPr>
            </w:pPr>
          </w:p>
        </w:tc>
        <w:tc>
          <w:tcPr>
            <w:tcW w:w="1305" w:type="dxa"/>
            <w:vAlign w:val="center"/>
          </w:tcPr>
          <w:p w14:paraId="6A2D0ECA">
            <w:pPr>
              <w:rPr>
                <w:rFonts w:ascii="宋体" w:hAnsi="宋体" w:cs="Arial"/>
                <w:color w:val="000000"/>
                <w:sz w:val="21"/>
                <w:szCs w:val="21"/>
              </w:rPr>
            </w:pPr>
          </w:p>
        </w:tc>
        <w:tc>
          <w:tcPr>
            <w:tcW w:w="2570" w:type="dxa"/>
            <w:vAlign w:val="center"/>
          </w:tcPr>
          <w:p w14:paraId="7771F0DE">
            <w:pPr>
              <w:rPr>
                <w:rFonts w:ascii="宋体" w:hAnsi="宋体" w:cs="Arial"/>
                <w:sz w:val="21"/>
                <w:szCs w:val="21"/>
              </w:rPr>
            </w:pPr>
          </w:p>
        </w:tc>
      </w:tr>
      <w:tr w14:paraId="07935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31245139">
            <w:pPr>
              <w:numPr>
                <w:ilvl w:val="0"/>
                <w:numId w:val="179"/>
              </w:numPr>
              <w:rPr>
                <w:rFonts w:ascii="宋体" w:hAnsi="宋体"/>
                <w:color w:val="000000"/>
                <w:sz w:val="21"/>
                <w:szCs w:val="21"/>
              </w:rPr>
            </w:pPr>
          </w:p>
        </w:tc>
        <w:tc>
          <w:tcPr>
            <w:tcW w:w="1672" w:type="dxa"/>
            <w:vAlign w:val="center"/>
          </w:tcPr>
          <w:p w14:paraId="2C6DDF42">
            <w:pPr>
              <w:rPr>
                <w:rFonts w:ascii="宋体" w:hAnsi="宋体"/>
                <w:sz w:val="21"/>
                <w:szCs w:val="21"/>
              </w:rPr>
            </w:pPr>
            <w:r>
              <w:rPr>
                <w:rFonts w:hint="eastAsia" w:ascii="宋体" w:hAnsi="宋体"/>
                <w:sz w:val="21"/>
                <w:szCs w:val="21"/>
              </w:rPr>
              <w:t>借据品种</w:t>
            </w:r>
          </w:p>
        </w:tc>
        <w:tc>
          <w:tcPr>
            <w:tcW w:w="1283" w:type="dxa"/>
          </w:tcPr>
          <w:p w14:paraId="56516373">
            <w:pPr>
              <w:rPr>
                <w:rFonts w:ascii="宋体" w:hAnsi="宋体" w:cs="Arial"/>
                <w:color w:val="000000"/>
                <w:sz w:val="21"/>
                <w:szCs w:val="21"/>
              </w:rPr>
            </w:pPr>
            <w:r>
              <w:rPr>
                <w:rFonts w:hint="eastAsia" w:ascii="宋体" w:hAnsi="宋体" w:cs="Arial"/>
                <w:color w:val="000000"/>
                <w:sz w:val="21"/>
                <w:szCs w:val="21"/>
              </w:rPr>
              <w:t>文本</w:t>
            </w:r>
          </w:p>
        </w:tc>
        <w:tc>
          <w:tcPr>
            <w:tcW w:w="1215" w:type="dxa"/>
            <w:vAlign w:val="center"/>
          </w:tcPr>
          <w:p w14:paraId="2DAC5CFA">
            <w:pPr>
              <w:rPr>
                <w:rFonts w:ascii="宋体" w:hAnsi="宋体" w:cs="Arial"/>
                <w:color w:val="000000"/>
                <w:sz w:val="21"/>
                <w:szCs w:val="21"/>
              </w:rPr>
            </w:pPr>
          </w:p>
        </w:tc>
        <w:tc>
          <w:tcPr>
            <w:tcW w:w="1155" w:type="dxa"/>
            <w:vAlign w:val="center"/>
          </w:tcPr>
          <w:p w14:paraId="72AC6B2C">
            <w:pPr>
              <w:rPr>
                <w:rFonts w:ascii="宋体" w:hAnsi="宋体" w:cs="Arial"/>
                <w:sz w:val="21"/>
                <w:szCs w:val="21"/>
              </w:rPr>
            </w:pPr>
          </w:p>
        </w:tc>
        <w:tc>
          <w:tcPr>
            <w:tcW w:w="1305" w:type="dxa"/>
            <w:vAlign w:val="center"/>
          </w:tcPr>
          <w:p w14:paraId="125009E7">
            <w:pPr>
              <w:rPr>
                <w:rFonts w:ascii="宋体" w:hAnsi="宋体" w:cs="Arial"/>
                <w:color w:val="000000"/>
                <w:sz w:val="21"/>
                <w:szCs w:val="21"/>
              </w:rPr>
            </w:pPr>
          </w:p>
        </w:tc>
        <w:tc>
          <w:tcPr>
            <w:tcW w:w="2570" w:type="dxa"/>
            <w:vAlign w:val="center"/>
          </w:tcPr>
          <w:p w14:paraId="3567F1D8">
            <w:pPr>
              <w:rPr>
                <w:rFonts w:ascii="宋体" w:hAnsi="宋体" w:cs="Arial"/>
                <w:sz w:val="21"/>
                <w:szCs w:val="21"/>
              </w:rPr>
            </w:pPr>
          </w:p>
        </w:tc>
      </w:tr>
      <w:tr w14:paraId="58F51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7B98C9DD">
            <w:pPr>
              <w:numPr>
                <w:ilvl w:val="0"/>
                <w:numId w:val="179"/>
              </w:numPr>
              <w:rPr>
                <w:rFonts w:ascii="宋体" w:hAnsi="宋体"/>
                <w:color w:val="000000"/>
                <w:sz w:val="21"/>
                <w:szCs w:val="21"/>
              </w:rPr>
            </w:pPr>
          </w:p>
        </w:tc>
        <w:tc>
          <w:tcPr>
            <w:tcW w:w="1672" w:type="dxa"/>
            <w:vAlign w:val="center"/>
          </w:tcPr>
          <w:p w14:paraId="6CA43D24">
            <w:pPr>
              <w:rPr>
                <w:rFonts w:ascii="宋体" w:hAnsi="宋体" w:cs="Arial"/>
                <w:sz w:val="21"/>
                <w:szCs w:val="21"/>
              </w:rPr>
            </w:pPr>
            <w:r>
              <w:rPr>
                <w:rFonts w:hint="eastAsia" w:ascii="宋体" w:hAnsi="宋体"/>
                <w:sz w:val="21"/>
                <w:szCs w:val="21"/>
              </w:rPr>
              <w:t>币种</w:t>
            </w:r>
          </w:p>
        </w:tc>
        <w:tc>
          <w:tcPr>
            <w:tcW w:w="1283" w:type="dxa"/>
          </w:tcPr>
          <w:p w14:paraId="1248C4AC">
            <w:pPr>
              <w:rPr>
                <w:rFonts w:ascii="宋体" w:hAnsi="宋体" w:cs="Arial"/>
                <w:color w:val="000000"/>
                <w:sz w:val="21"/>
                <w:szCs w:val="21"/>
              </w:rPr>
            </w:pPr>
            <w:r>
              <w:rPr>
                <w:rFonts w:hint="eastAsia" w:ascii="宋体" w:hAnsi="宋体" w:cs="Arial"/>
                <w:color w:val="000000"/>
                <w:sz w:val="21"/>
                <w:szCs w:val="21"/>
              </w:rPr>
              <w:t>文本</w:t>
            </w:r>
          </w:p>
        </w:tc>
        <w:tc>
          <w:tcPr>
            <w:tcW w:w="1215" w:type="dxa"/>
            <w:vAlign w:val="center"/>
          </w:tcPr>
          <w:p w14:paraId="65EEAB9E">
            <w:pPr>
              <w:rPr>
                <w:rFonts w:ascii="宋体" w:hAnsi="宋体" w:cs="Arial"/>
                <w:color w:val="000000"/>
                <w:sz w:val="21"/>
                <w:szCs w:val="21"/>
              </w:rPr>
            </w:pPr>
          </w:p>
        </w:tc>
        <w:tc>
          <w:tcPr>
            <w:tcW w:w="1155" w:type="dxa"/>
            <w:vAlign w:val="center"/>
          </w:tcPr>
          <w:p w14:paraId="373F215C">
            <w:pPr>
              <w:rPr>
                <w:rFonts w:ascii="宋体" w:hAnsi="宋体" w:cs="Arial"/>
                <w:sz w:val="21"/>
                <w:szCs w:val="21"/>
              </w:rPr>
            </w:pPr>
          </w:p>
        </w:tc>
        <w:tc>
          <w:tcPr>
            <w:tcW w:w="1305" w:type="dxa"/>
            <w:vAlign w:val="center"/>
          </w:tcPr>
          <w:p w14:paraId="26DFFE45">
            <w:pPr>
              <w:rPr>
                <w:rFonts w:ascii="宋体" w:hAnsi="宋体" w:cs="Arial"/>
                <w:color w:val="000000"/>
                <w:sz w:val="21"/>
                <w:szCs w:val="21"/>
              </w:rPr>
            </w:pPr>
          </w:p>
        </w:tc>
        <w:tc>
          <w:tcPr>
            <w:tcW w:w="2570" w:type="dxa"/>
            <w:vAlign w:val="center"/>
          </w:tcPr>
          <w:p w14:paraId="5B8CD1E1">
            <w:pPr>
              <w:rPr>
                <w:rFonts w:ascii="宋体" w:hAnsi="宋体" w:cs="Arial"/>
                <w:color w:val="000000"/>
                <w:sz w:val="21"/>
                <w:szCs w:val="21"/>
              </w:rPr>
            </w:pPr>
          </w:p>
        </w:tc>
      </w:tr>
      <w:tr w14:paraId="7874D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184964AB">
            <w:pPr>
              <w:numPr>
                <w:ilvl w:val="0"/>
                <w:numId w:val="179"/>
              </w:numPr>
              <w:rPr>
                <w:rFonts w:ascii="宋体" w:hAnsi="宋体"/>
                <w:color w:val="000000"/>
                <w:sz w:val="21"/>
                <w:szCs w:val="21"/>
              </w:rPr>
            </w:pPr>
          </w:p>
        </w:tc>
        <w:tc>
          <w:tcPr>
            <w:tcW w:w="1672" w:type="dxa"/>
            <w:vAlign w:val="center"/>
          </w:tcPr>
          <w:p w14:paraId="366BF75C">
            <w:pPr>
              <w:rPr>
                <w:rFonts w:ascii="宋体" w:hAnsi="宋体" w:cs="Arial"/>
                <w:sz w:val="21"/>
                <w:szCs w:val="21"/>
              </w:rPr>
            </w:pPr>
            <w:r>
              <w:rPr>
                <w:rFonts w:hint="eastAsia" w:ascii="宋体" w:hAnsi="宋体"/>
                <w:sz w:val="21"/>
                <w:szCs w:val="21"/>
              </w:rPr>
              <w:t>合同金额</w:t>
            </w:r>
          </w:p>
        </w:tc>
        <w:tc>
          <w:tcPr>
            <w:tcW w:w="1283" w:type="dxa"/>
          </w:tcPr>
          <w:p w14:paraId="05588B5E">
            <w:pPr>
              <w:rPr>
                <w:rFonts w:ascii="宋体" w:hAnsi="宋体" w:cs="Arial"/>
                <w:color w:val="000000"/>
                <w:sz w:val="21"/>
                <w:szCs w:val="21"/>
              </w:rPr>
            </w:pPr>
            <w:r>
              <w:rPr>
                <w:rFonts w:hint="eastAsia" w:ascii="宋体" w:hAnsi="宋体" w:cs="Arial"/>
                <w:color w:val="000000"/>
                <w:sz w:val="21"/>
                <w:szCs w:val="21"/>
              </w:rPr>
              <w:t>文本</w:t>
            </w:r>
          </w:p>
        </w:tc>
        <w:tc>
          <w:tcPr>
            <w:tcW w:w="1215" w:type="dxa"/>
            <w:vAlign w:val="center"/>
          </w:tcPr>
          <w:p w14:paraId="3D1D5485">
            <w:pPr>
              <w:rPr>
                <w:rFonts w:ascii="宋体" w:hAnsi="宋体" w:cs="Arial"/>
                <w:color w:val="000000"/>
                <w:sz w:val="21"/>
                <w:szCs w:val="21"/>
              </w:rPr>
            </w:pPr>
          </w:p>
        </w:tc>
        <w:tc>
          <w:tcPr>
            <w:tcW w:w="1155" w:type="dxa"/>
            <w:vAlign w:val="center"/>
          </w:tcPr>
          <w:p w14:paraId="2F9E65C2">
            <w:pPr>
              <w:rPr>
                <w:rFonts w:ascii="宋体" w:hAnsi="宋体" w:cs="Arial"/>
                <w:sz w:val="21"/>
                <w:szCs w:val="21"/>
              </w:rPr>
            </w:pPr>
          </w:p>
        </w:tc>
        <w:tc>
          <w:tcPr>
            <w:tcW w:w="1305" w:type="dxa"/>
            <w:vAlign w:val="center"/>
          </w:tcPr>
          <w:p w14:paraId="0D7D62BE">
            <w:pPr>
              <w:rPr>
                <w:rFonts w:ascii="宋体" w:hAnsi="宋体" w:cs="Arial"/>
                <w:color w:val="000000"/>
                <w:sz w:val="21"/>
                <w:szCs w:val="21"/>
              </w:rPr>
            </w:pPr>
          </w:p>
        </w:tc>
        <w:tc>
          <w:tcPr>
            <w:tcW w:w="2570" w:type="dxa"/>
            <w:vAlign w:val="center"/>
          </w:tcPr>
          <w:p w14:paraId="3E084AE3">
            <w:pPr>
              <w:rPr>
                <w:rFonts w:ascii="宋体" w:hAnsi="宋体" w:cs="Arial"/>
                <w:color w:val="000000"/>
                <w:sz w:val="21"/>
                <w:szCs w:val="21"/>
              </w:rPr>
            </w:pPr>
          </w:p>
        </w:tc>
      </w:tr>
      <w:tr w14:paraId="4E6E4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7F20E9C9">
            <w:pPr>
              <w:numPr>
                <w:ilvl w:val="0"/>
                <w:numId w:val="179"/>
              </w:numPr>
              <w:rPr>
                <w:rFonts w:ascii="宋体" w:hAnsi="宋体"/>
                <w:color w:val="000000"/>
                <w:sz w:val="21"/>
                <w:szCs w:val="21"/>
              </w:rPr>
            </w:pPr>
          </w:p>
        </w:tc>
        <w:tc>
          <w:tcPr>
            <w:tcW w:w="1672" w:type="dxa"/>
            <w:vAlign w:val="center"/>
          </w:tcPr>
          <w:p w14:paraId="3E827D61">
            <w:pPr>
              <w:rPr>
                <w:rFonts w:ascii="宋体" w:hAnsi="宋体" w:cs="Arial"/>
                <w:sz w:val="21"/>
                <w:szCs w:val="21"/>
              </w:rPr>
            </w:pPr>
            <w:r>
              <w:rPr>
                <w:rFonts w:hint="eastAsia" w:ascii="宋体" w:hAnsi="宋体"/>
                <w:sz w:val="21"/>
                <w:szCs w:val="21"/>
              </w:rPr>
              <w:t>贷款余额</w:t>
            </w:r>
          </w:p>
        </w:tc>
        <w:tc>
          <w:tcPr>
            <w:tcW w:w="1283" w:type="dxa"/>
          </w:tcPr>
          <w:p w14:paraId="1BB3A759">
            <w:pPr>
              <w:rPr>
                <w:rFonts w:ascii="宋体" w:hAnsi="宋体" w:cs="Arial"/>
                <w:color w:val="000000"/>
                <w:sz w:val="21"/>
                <w:szCs w:val="21"/>
              </w:rPr>
            </w:pPr>
            <w:r>
              <w:rPr>
                <w:rFonts w:hint="eastAsia" w:ascii="宋体" w:hAnsi="宋体" w:cs="Arial"/>
                <w:color w:val="000000"/>
                <w:sz w:val="21"/>
                <w:szCs w:val="21"/>
              </w:rPr>
              <w:t>文本</w:t>
            </w:r>
          </w:p>
        </w:tc>
        <w:tc>
          <w:tcPr>
            <w:tcW w:w="1215" w:type="dxa"/>
            <w:vAlign w:val="center"/>
          </w:tcPr>
          <w:p w14:paraId="2EAC2AE2">
            <w:pPr>
              <w:rPr>
                <w:rFonts w:ascii="宋体" w:hAnsi="宋体" w:cs="Arial"/>
                <w:color w:val="000000"/>
                <w:sz w:val="21"/>
                <w:szCs w:val="21"/>
              </w:rPr>
            </w:pPr>
          </w:p>
        </w:tc>
        <w:tc>
          <w:tcPr>
            <w:tcW w:w="1155" w:type="dxa"/>
            <w:vAlign w:val="center"/>
          </w:tcPr>
          <w:p w14:paraId="3764411F">
            <w:pPr>
              <w:rPr>
                <w:rFonts w:ascii="宋体" w:hAnsi="宋体" w:cs="Arial"/>
                <w:sz w:val="21"/>
                <w:szCs w:val="21"/>
              </w:rPr>
            </w:pPr>
          </w:p>
        </w:tc>
        <w:tc>
          <w:tcPr>
            <w:tcW w:w="1305" w:type="dxa"/>
            <w:vAlign w:val="center"/>
          </w:tcPr>
          <w:p w14:paraId="23EA38E8">
            <w:pPr>
              <w:rPr>
                <w:rFonts w:ascii="宋体" w:hAnsi="宋体" w:cs="Arial"/>
                <w:color w:val="000000"/>
                <w:sz w:val="21"/>
                <w:szCs w:val="21"/>
              </w:rPr>
            </w:pPr>
          </w:p>
        </w:tc>
        <w:tc>
          <w:tcPr>
            <w:tcW w:w="2570" w:type="dxa"/>
            <w:vAlign w:val="center"/>
          </w:tcPr>
          <w:p w14:paraId="78EBEBFA">
            <w:pPr>
              <w:rPr>
                <w:rFonts w:ascii="宋体" w:hAnsi="宋体" w:cs="Arial"/>
                <w:color w:val="000000"/>
                <w:sz w:val="21"/>
                <w:szCs w:val="21"/>
              </w:rPr>
            </w:pPr>
          </w:p>
        </w:tc>
      </w:tr>
      <w:tr w14:paraId="47119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400FFCC8">
            <w:pPr>
              <w:numPr>
                <w:ilvl w:val="0"/>
                <w:numId w:val="179"/>
              </w:numPr>
              <w:rPr>
                <w:rFonts w:ascii="宋体" w:hAnsi="宋体"/>
                <w:color w:val="000000"/>
                <w:sz w:val="21"/>
                <w:szCs w:val="21"/>
              </w:rPr>
            </w:pPr>
          </w:p>
        </w:tc>
        <w:tc>
          <w:tcPr>
            <w:tcW w:w="1672" w:type="dxa"/>
            <w:vAlign w:val="center"/>
          </w:tcPr>
          <w:p w14:paraId="629FE03B">
            <w:pPr>
              <w:rPr>
                <w:rFonts w:ascii="宋体" w:hAnsi="宋体"/>
                <w:sz w:val="21"/>
                <w:szCs w:val="21"/>
              </w:rPr>
            </w:pPr>
            <w:r>
              <w:rPr>
                <w:rFonts w:hint="eastAsia" w:ascii="宋体" w:hAnsi="宋体"/>
                <w:sz w:val="21"/>
                <w:szCs w:val="21"/>
              </w:rPr>
              <w:t>贷款开始日期</w:t>
            </w:r>
          </w:p>
        </w:tc>
        <w:tc>
          <w:tcPr>
            <w:tcW w:w="1283" w:type="dxa"/>
          </w:tcPr>
          <w:p w14:paraId="09061662">
            <w:pPr>
              <w:rPr>
                <w:rFonts w:ascii="宋体" w:hAnsi="宋体" w:cs="Arial"/>
                <w:color w:val="000000"/>
                <w:sz w:val="21"/>
                <w:szCs w:val="21"/>
              </w:rPr>
            </w:pPr>
            <w:r>
              <w:rPr>
                <w:rFonts w:hint="eastAsia" w:ascii="宋体" w:hAnsi="宋体" w:cs="Arial"/>
                <w:color w:val="000000"/>
                <w:sz w:val="21"/>
                <w:szCs w:val="21"/>
              </w:rPr>
              <w:t>文本</w:t>
            </w:r>
          </w:p>
        </w:tc>
        <w:tc>
          <w:tcPr>
            <w:tcW w:w="1215" w:type="dxa"/>
            <w:vAlign w:val="center"/>
          </w:tcPr>
          <w:p w14:paraId="48D01235">
            <w:pPr>
              <w:rPr>
                <w:rFonts w:ascii="宋体" w:hAnsi="宋体" w:cs="Arial"/>
                <w:color w:val="000000"/>
                <w:sz w:val="21"/>
                <w:szCs w:val="21"/>
              </w:rPr>
            </w:pPr>
          </w:p>
        </w:tc>
        <w:tc>
          <w:tcPr>
            <w:tcW w:w="1155" w:type="dxa"/>
            <w:vAlign w:val="center"/>
          </w:tcPr>
          <w:p w14:paraId="4BD732BA">
            <w:pPr>
              <w:rPr>
                <w:rFonts w:ascii="宋体" w:hAnsi="宋体" w:cs="Arial"/>
                <w:sz w:val="21"/>
                <w:szCs w:val="21"/>
              </w:rPr>
            </w:pPr>
          </w:p>
        </w:tc>
        <w:tc>
          <w:tcPr>
            <w:tcW w:w="1305" w:type="dxa"/>
            <w:vAlign w:val="center"/>
          </w:tcPr>
          <w:p w14:paraId="22CEF3D8">
            <w:pPr>
              <w:rPr>
                <w:rFonts w:ascii="宋体" w:hAnsi="宋体" w:cs="Arial"/>
                <w:color w:val="000000"/>
                <w:sz w:val="21"/>
                <w:szCs w:val="21"/>
              </w:rPr>
            </w:pPr>
          </w:p>
        </w:tc>
        <w:tc>
          <w:tcPr>
            <w:tcW w:w="2570" w:type="dxa"/>
            <w:vAlign w:val="center"/>
          </w:tcPr>
          <w:p w14:paraId="6CCBCF9E">
            <w:pPr>
              <w:rPr>
                <w:rFonts w:ascii="宋体" w:hAnsi="宋体" w:cs="Arial"/>
                <w:color w:val="000000"/>
                <w:sz w:val="21"/>
                <w:szCs w:val="21"/>
              </w:rPr>
            </w:pPr>
            <w:r>
              <w:rPr>
                <w:rFonts w:hint="eastAsia" w:ascii="宋体" w:hAnsi="宋体" w:cs="Arial"/>
                <w:color w:val="000000"/>
                <w:sz w:val="21"/>
                <w:szCs w:val="21"/>
              </w:rPr>
              <w:t>具体至年月日</w:t>
            </w:r>
          </w:p>
        </w:tc>
      </w:tr>
      <w:tr w14:paraId="07EC7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456AE1E4">
            <w:pPr>
              <w:numPr>
                <w:ilvl w:val="0"/>
                <w:numId w:val="179"/>
              </w:numPr>
              <w:rPr>
                <w:rFonts w:ascii="宋体" w:hAnsi="宋体"/>
                <w:color w:val="000000"/>
                <w:sz w:val="21"/>
                <w:szCs w:val="21"/>
              </w:rPr>
            </w:pPr>
          </w:p>
        </w:tc>
        <w:tc>
          <w:tcPr>
            <w:tcW w:w="1672" w:type="dxa"/>
            <w:vAlign w:val="center"/>
          </w:tcPr>
          <w:p w14:paraId="27472FC2">
            <w:pPr>
              <w:rPr>
                <w:rFonts w:ascii="宋体" w:hAnsi="宋体"/>
                <w:sz w:val="21"/>
                <w:szCs w:val="21"/>
              </w:rPr>
            </w:pPr>
            <w:r>
              <w:rPr>
                <w:rFonts w:hint="eastAsia" w:ascii="宋体" w:hAnsi="宋体"/>
                <w:sz w:val="21"/>
                <w:szCs w:val="21"/>
              </w:rPr>
              <w:t>贷款到期日期</w:t>
            </w:r>
          </w:p>
        </w:tc>
        <w:tc>
          <w:tcPr>
            <w:tcW w:w="1283" w:type="dxa"/>
          </w:tcPr>
          <w:p w14:paraId="44D6DF47">
            <w:pPr>
              <w:rPr>
                <w:rFonts w:ascii="宋体" w:hAnsi="宋体" w:cs="Arial"/>
                <w:color w:val="000000"/>
                <w:sz w:val="21"/>
                <w:szCs w:val="21"/>
              </w:rPr>
            </w:pPr>
            <w:r>
              <w:rPr>
                <w:rFonts w:hint="eastAsia" w:ascii="宋体" w:hAnsi="宋体" w:cs="Arial"/>
                <w:color w:val="000000"/>
                <w:sz w:val="21"/>
                <w:szCs w:val="21"/>
              </w:rPr>
              <w:t>文本</w:t>
            </w:r>
          </w:p>
        </w:tc>
        <w:tc>
          <w:tcPr>
            <w:tcW w:w="1215" w:type="dxa"/>
            <w:vAlign w:val="center"/>
          </w:tcPr>
          <w:p w14:paraId="44AF7E64">
            <w:pPr>
              <w:rPr>
                <w:rFonts w:ascii="宋体" w:hAnsi="宋体" w:cs="Arial"/>
                <w:color w:val="000000"/>
                <w:sz w:val="21"/>
                <w:szCs w:val="21"/>
              </w:rPr>
            </w:pPr>
          </w:p>
        </w:tc>
        <w:tc>
          <w:tcPr>
            <w:tcW w:w="1155" w:type="dxa"/>
            <w:vAlign w:val="center"/>
          </w:tcPr>
          <w:p w14:paraId="2942A127">
            <w:pPr>
              <w:rPr>
                <w:rFonts w:ascii="宋体" w:hAnsi="宋体" w:cs="Arial"/>
                <w:sz w:val="21"/>
                <w:szCs w:val="21"/>
              </w:rPr>
            </w:pPr>
          </w:p>
        </w:tc>
        <w:tc>
          <w:tcPr>
            <w:tcW w:w="1305" w:type="dxa"/>
            <w:vAlign w:val="center"/>
          </w:tcPr>
          <w:p w14:paraId="5BCA5255">
            <w:pPr>
              <w:rPr>
                <w:rFonts w:ascii="宋体" w:hAnsi="宋体" w:cs="Arial"/>
                <w:color w:val="000000"/>
                <w:sz w:val="21"/>
                <w:szCs w:val="21"/>
              </w:rPr>
            </w:pPr>
          </w:p>
        </w:tc>
        <w:tc>
          <w:tcPr>
            <w:tcW w:w="2570" w:type="dxa"/>
            <w:vAlign w:val="center"/>
          </w:tcPr>
          <w:p w14:paraId="4366A05D">
            <w:pPr>
              <w:rPr>
                <w:rFonts w:ascii="宋体" w:hAnsi="宋体" w:cs="Arial"/>
                <w:color w:val="000000"/>
                <w:sz w:val="21"/>
                <w:szCs w:val="21"/>
              </w:rPr>
            </w:pPr>
            <w:r>
              <w:rPr>
                <w:rFonts w:hint="eastAsia" w:ascii="宋体" w:hAnsi="宋体" w:cs="Arial"/>
                <w:color w:val="000000"/>
                <w:sz w:val="21"/>
                <w:szCs w:val="21"/>
              </w:rPr>
              <w:t>具体至年月日</w:t>
            </w:r>
          </w:p>
        </w:tc>
      </w:tr>
      <w:tr w14:paraId="05B7B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9854" w:type="dxa"/>
            <w:gridSpan w:val="7"/>
            <w:vAlign w:val="center"/>
          </w:tcPr>
          <w:p w14:paraId="1528FB3D">
            <w:pPr>
              <w:rPr>
                <w:rFonts w:ascii="宋体" w:hAnsi="宋体" w:cs="Arial"/>
                <w:color w:val="000000"/>
                <w:sz w:val="21"/>
                <w:szCs w:val="21"/>
              </w:rPr>
            </w:pPr>
            <w:r>
              <w:rPr>
                <w:rFonts w:hint="eastAsia" w:ascii="宋体" w:hAnsi="宋体" w:cs="Arial"/>
                <w:color w:val="000000"/>
                <w:sz w:val="21"/>
                <w:szCs w:val="21"/>
              </w:rPr>
              <w:t>列表结束</w:t>
            </w:r>
          </w:p>
        </w:tc>
      </w:tr>
      <w:tr w14:paraId="03611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31935726">
            <w:pPr>
              <w:numPr>
                <w:ilvl w:val="0"/>
                <w:numId w:val="179"/>
              </w:numPr>
              <w:rPr>
                <w:rFonts w:ascii="宋体" w:hAnsi="宋体"/>
                <w:color w:val="000000"/>
                <w:sz w:val="21"/>
                <w:szCs w:val="21"/>
              </w:rPr>
            </w:pPr>
          </w:p>
        </w:tc>
        <w:tc>
          <w:tcPr>
            <w:tcW w:w="1672" w:type="dxa"/>
            <w:vAlign w:val="center"/>
          </w:tcPr>
          <w:p w14:paraId="7FE273A6">
            <w:pPr>
              <w:rPr>
                <w:rFonts w:ascii="宋体" w:hAnsi="宋体" w:cs="Arial"/>
                <w:sz w:val="21"/>
                <w:szCs w:val="21"/>
              </w:rPr>
            </w:pPr>
            <w:r>
              <w:rPr>
                <w:rFonts w:hint="eastAsia" w:ascii="宋体" w:hAnsi="宋体"/>
                <w:sz w:val="21"/>
                <w:szCs w:val="21"/>
              </w:rPr>
              <w:t>详情</w:t>
            </w:r>
          </w:p>
        </w:tc>
        <w:tc>
          <w:tcPr>
            <w:tcW w:w="1283" w:type="dxa"/>
            <w:vAlign w:val="center"/>
          </w:tcPr>
          <w:p w14:paraId="75154E5A">
            <w:pPr>
              <w:rPr>
                <w:rFonts w:ascii="宋体" w:hAnsi="宋体" w:cs="Arial"/>
                <w:color w:val="000000"/>
                <w:sz w:val="21"/>
                <w:szCs w:val="21"/>
              </w:rPr>
            </w:pPr>
            <w:r>
              <w:rPr>
                <w:rFonts w:hint="eastAsia" w:ascii="宋体" w:hAnsi="宋体" w:cs="Arial"/>
                <w:color w:val="000000"/>
                <w:sz w:val="21"/>
                <w:szCs w:val="21"/>
              </w:rPr>
              <w:t>按钮</w:t>
            </w:r>
          </w:p>
        </w:tc>
        <w:tc>
          <w:tcPr>
            <w:tcW w:w="1215" w:type="dxa"/>
            <w:vAlign w:val="center"/>
          </w:tcPr>
          <w:p w14:paraId="52E60C27">
            <w:pPr>
              <w:rPr>
                <w:rFonts w:ascii="宋体" w:hAnsi="宋体" w:cs="Arial"/>
                <w:color w:val="000000"/>
                <w:sz w:val="21"/>
                <w:szCs w:val="21"/>
              </w:rPr>
            </w:pPr>
          </w:p>
        </w:tc>
        <w:tc>
          <w:tcPr>
            <w:tcW w:w="1155" w:type="dxa"/>
            <w:vAlign w:val="center"/>
          </w:tcPr>
          <w:p w14:paraId="32C25360">
            <w:pPr>
              <w:rPr>
                <w:rFonts w:ascii="宋体" w:hAnsi="宋体" w:cs="Arial"/>
                <w:sz w:val="21"/>
                <w:szCs w:val="21"/>
              </w:rPr>
            </w:pPr>
          </w:p>
        </w:tc>
        <w:tc>
          <w:tcPr>
            <w:tcW w:w="1305" w:type="dxa"/>
            <w:vAlign w:val="center"/>
          </w:tcPr>
          <w:p w14:paraId="0265E900">
            <w:pPr>
              <w:rPr>
                <w:rFonts w:ascii="宋体" w:hAnsi="宋体" w:cs="Arial"/>
                <w:color w:val="000000"/>
                <w:sz w:val="21"/>
                <w:szCs w:val="21"/>
              </w:rPr>
            </w:pPr>
          </w:p>
        </w:tc>
        <w:tc>
          <w:tcPr>
            <w:tcW w:w="2570" w:type="dxa"/>
            <w:vAlign w:val="center"/>
          </w:tcPr>
          <w:p w14:paraId="39D25865">
            <w:pPr>
              <w:rPr>
                <w:rFonts w:ascii="宋体" w:hAnsi="宋体" w:cs="Arial"/>
                <w:color w:val="000000"/>
                <w:sz w:val="21"/>
                <w:szCs w:val="21"/>
              </w:rPr>
            </w:pPr>
            <w:r>
              <w:rPr>
                <w:rFonts w:hint="eastAsia" w:ascii="宋体" w:hAnsi="宋体" w:cs="Arial"/>
                <w:color w:val="000000"/>
                <w:sz w:val="21"/>
                <w:szCs w:val="21"/>
              </w:rPr>
              <w:t>点击进入贷款详情页面</w:t>
            </w:r>
          </w:p>
        </w:tc>
      </w:tr>
      <w:tr w14:paraId="7BB7A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014BE873">
            <w:pPr>
              <w:numPr>
                <w:ilvl w:val="0"/>
                <w:numId w:val="179"/>
              </w:numPr>
              <w:rPr>
                <w:rFonts w:ascii="宋体" w:hAnsi="宋体"/>
                <w:color w:val="000000"/>
                <w:sz w:val="21"/>
                <w:szCs w:val="21"/>
              </w:rPr>
            </w:pPr>
          </w:p>
        </w:tc>
        <w:tc>
          <w:tcPr>
            <w:tcW w:w="1672" w:type="dxa"/>
            <w:vAlign w:val="center"/>
          </w:tcPr>
          <w:p w14:paraId="186B1775">
            <w:pPr>
              <w:rPr>
                <w:rFonts w:ascii="宋体" w:hAnsi="宋体"/>
                <w:sz w:val="21"/>
                <w:szCs w:val="21"/>
              </w:rPr>
            </w:pPr>
            <w:r>
              <w:rPr>
                <w:rFonts w:hint="eastAsia" w:ascii="宋体" w:hAnsi="宋体"/>
                <w:sz w:val="21"/>
                <w:szCs w:val="21"/>
              </w:rPr>
              <w:t>还款计划查询</w:t>
            </w:r>
          </w:p>
        </w:tc>
        <w:tc>
          <w:tcPr>
            <w:tcW w:w="1283" w:type="dxa"/>
            <w:vAlign w:val="center"/>
          </w:tcPr>
          <w:p w14:paraId="7B729741">
            <w:pPr>
              <w:rPr>
                <w:rFonts w:ascii="宋体" w:hAnsi="宋体" w:cs="Arial"/>
                <w:color w:val="000000"/>
                <w:sz w:val="21"/>
                <w:szCs w:val="21"/>
              </w:rPr>
            </w:pPr>
            <w:r>
              <w:rPr>
                <w:rFonts w:hint="eastAsia" w:ascii="宋体" w:hAnsi="宋体" w:cs="Arial"/>
                <w:color w:val="000000"/>
                <w:sz w:val="21"/>
                <w:szCs w:val="21"/>
              </w:rPr>
              <w:t>按钮</w:t>
            </w:r>
          </w:p>
        </w:tc>
        <w:tc>
          <w:tcPr>
            <w:tcW w:w="1215" w:type="dxa"/>
            <w:vAlign w:val="center"/>
          </w:tcPr>
          <w:p w14:paraId="138BB5B7">
            <w:pPr>
              <w:rPr>
                <w:rFonts w:ascii="宋体" w:hAnsi="宋体" w:cs="Arial"/>
                <w:color w:val="000000"/>
                <w:sz w:val="21"/>
                <w:szCs w:val="21"/>
              </w:rPr>
            </w:pPr>
          </w:p>
        </w:tc>
        <w:tc>
          <w:tcPr>
            <w:tcW w:w="1155" w:type="dxa"/>
            <w:vAlign w:val="center"/>
          </w:tcPr>
          <w:p w14:paraId="09A784B9">
            <w:pPr>
              <w:rPr>
                <w:rFonts w:ascii="宋体" w:hAnsi="宋体" w:cs="Arial"/>
                <w:sz w:val="21"/>
                <w:szCs w:val="21"/>
              </w:rPr>
            </w:pPr>
          </w:p>
        </w:tc>
        <w:tc>
          <w:tcPr>
            <w:tcW w:w="1305" w:type="dxa"/>
            <w:vAlign w:val="center"/>
          </w:tcPr>
          <w:p w14:paraId="21217F3A">
            <w:pPr>
              <w:rPr>
                <w:rFonts w:ascii="宋体" w:hAnsi="宋体" w:cs="Arial"/>
                <w:color w:val="000000"/>
                <w:sz w:val="21"/>
                <w:szCs w:val="21"/>
              </w:rPr>
            </w:pPr>
          </w:p>
        </w:tc>
        <w:tc>
          <w:tcPr>
            <w:tcW w:w="2570" w:type="dxa"/>
            <w:vAlign w:val="center"/>
          </w:tcPr>
          <w:p w14:paraId="26326F1B">
            <w:pPr>
              <w:rPr>
                <w:rFonts w:ascii="宋体" w:hAnsi="宋体" w:cs="Arial"/>
                <w:color w:val="000000"/>
                <w:sz w:val="21"/>
                <w:szCs w:val="21"/>
              </w:rPr>
            </w:pPr>
            <w:r>
              <w:rPr>
                <w:rFonts w:hint="eastAsia" w:ascii="宋体" w:hAnsi="宋体" w:cs="Arial"/>
                <w:color w:val="000000"/>
                <w:sz w:val="21"/>
                <w:szCs w:val="21"/>
              </w:rPr>
              <w:t>点击进入还款计划查询页面</w:t>
            </w:r>
          </w:p>
        </w:tc>
      </w:tr>
      <w:tr w14:paraId="454E5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58AD602E">
            <w:pPr>
              <w:numPr>
                <w:ilvl w:val="0"/>
                <w:numId w:val="179"/>
              </w:numPr>
              <w:rPr>
                <w:rFonts w:ascii="宋体" w:hAnsi="宋体"/>
                <w:color w:val="000000"/>
                <w:sz w:val="21"/>
                <w:szCs w:val="21"/>
              </w:rPr>
            </w:pPr>
          </w:p>
        </w:tc>
        <w:tc>
          <w:tcPr>
            <w:tcW w:w="1672" w:type="dxa"/>
            <w:vAlign w:val="center"/>
          </w:tcPr>
          <w:p w14:paraId="6F91EE55">
            <w:pPr>
              <w:rPr>
                <w:rFonts w:ascii="宋体" w:hAnsi="宋体"/>
                <w:sz w:val="21"/>
                <w:szCs w:val="21"/>
              </w:rPr>
            </w:pPr>
            <w:r>
              <w:rPr>
                <w:rFonts w:hint="eastAsia" w:ascii="宋体" w:hAnsi="宋体"/>
                <w:sz w:val="21"/>
                <w:szCs w:val="21"/>
              </w:rPr>
              <w:t>变更记录查询</w:t>
            </w:r>
          </w:p>
        </w:tc>
        <w:tc>
          <w:tcPr>
            <w:tcW w:w="1283" w:type="dxa"/>
            <w:vAlign w:val="center"/>
          </w:tcPr>
          <w:p w14:paraId="5B8781F3">
            <w:pPr>
              <w:rPr>
                <w:rFonts w:ascii="宋体" w:hAnsi="宋体" w:cs="Arial"/>
                <w:color w:val="000000"/>
                <w:sz w:val="21"/>
                <w:szCs w:val="21"/>
              </w:rPr>
            </w:pPr>
            <w:r>
              <w:rPr>
                <w:rFonts w:hint="eastAsia" w:ascii="宋体" w:hAnsi="宋体" w:cs="Arial"/>
                <w:color w:val="000000"/>
                <w:sz w:val="21"/>
                <w:szCs w:val="21"/>
              </w:rPr>
              <w:t>按钮</w:t>
            </w:r>
          </w:p>
        </w:tc>
        <w:tc>
          <w:tcPr>
            <w:tcW w:w="1215" w:type="dxa"/>
            <w:vAlign w:val="center"/>
          </w:tcPr>
          <w:p w14:paraId="3FB604B9">
            <w:pPr>
              <w:rPr>
                <w:rFonts w:ascii="宋体" w:hAnsi="宋体" w:cs="Arial"/>
                <w:color w:val="000000"/>
                <w:sz w:val="21"/>
                <w:szCs w:val="21"/>
              </w:rPr>
            </w:pPr>
          </w:p>
        </w:tc>
        <w:tc>
          <w:tcPr>
            <w:tcW w:w="1155" w:type="dxa"/>
            <w:vAlign w:val="center"/>
          </w:tcPr>
          <w:p w14:paraId="3B873AF1">
            <w:pPr>
              <w:rPr>
                <w:rFonts w:ascii="宋体" w:hAnsi="宋体" w:cs="Arial"/>
                <w:sz w:val="21"/>
                <w:szCs w:val="21"/>
              </w:rPr>
            </w:pPr>
          </w:p>
        </w:tc>
        <w:tc>
          <w:tcPr>
            <w:tcW w:w="1305" w:type="dxa"/>
            <w:vAlign w:val="center"/>
          </w:tcPr>
          <w:p w14:paraId="69102BC3">
            <w:pPr>
              <w:rPr>
                <w:rFonts w:ascii="宋体" w:hAnsi="宋体" w:cs="Arial"/>
                <w:color w:val="000000"/>
                <w:sz w:val="21"/>
                <w:szCs w:val="21"/>
              </w:rPr>
            </w:pPr>
          </w:p>
        </w:tc>
        <w:tc>
          <w:tcPr>
            <w:tcW w:w="2570" w:type="dxa"/>
            <w:vAlign w:val="center"/>
          </w:tcPr>
          <w:p w14:paraId="4AEEFA14">
            <w:pPr>
              <w:rPr>
                <w:rFonts w:ascii="宋体" w:hAnsi="宋体" w:cs="Arial"/>
                <w:color w:val="000000"/>
                <w:sz w:val="21"/>
                <w:szCs w:val="21"/>
              </w:rPr>
            </w:pPr>
            <w:r>
              <w:rPr>
                <w:rFonts w:hint="eastAsia" w:ascii="宋体" w:hAnsi="宋体" w:cs="Arial"/>
                <w:color w:val="000000"/>
                <w:sz w:val="21"/>
                <w:szCs w:val="21"/>
              </w:rPr>
              <w:t>点击进入变更记录查询</w:t>
            </w:r>
          </w:p>
        </w:tc>
      </w:tr>
      <w:tr w14:paraId="52BCA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3298F89D">
            <w:pPr>
              <w:numPr>
                <w:ilvl w:val="0"/>
                <w:numId w:val="179"/>
              </w:numPr>
              <w:rPr>
                <w:rFonts w:ascii="宋体" w:hAnsi="宋体"/>
                <w:color w:val="000000"/>
                <w:sz w:val="21"/>
                <w:szCs w:val="21"/>
              </w:rPr>
            </w:pPr>
          </w:p>
        </w:tc>
        <w:tc>
          <w:tcPr>
            <w:tcW w:w="1672" w:type="dxa"/>
            <w:vAlign w:val="center"/>
          </w:tcPr>
          <w:p w14:paraId="1BAE78E8">
            <w:pPr>
              <w:rPr>
                <w:rFonts w:ascii="宋体" w:hAnsi="宋体"/>
                <w:sz w:val="21"/>
                <w:szCs w:val="21"/>
              </w:rPr>
            </w:pPr>
            <w:r>
              <w:rPr>
                <w:rFonts w:hint="eastAsia" w:ascii="宋体" w:hAnsi="宋体"/>
                <w:sz w:val="21"/>
                <w:szCs w:val="21"/>
              </w:rPr>
              <w:t>循环贷款明细查询</w:t>
            </w:r>
          </w:p>
        </w:tc>
        <w:tc>
          <w:tcPr>
            <w:tcW w:w="1283" w:type="dxa"/>
            <w:vAlign w:val="center"/>
          </w:tcPr>
          <w:p w14:paraId="7E20D235">
            <w:pPr>
              <w:rPr>
                <w:rFonts w:ascii="宋体" w:hAnsi="宋体" w:cs="Arial"/>
                <w:color w:val="000000"/>
                <w:sz w:val="21"/>
                <w:szCs w:val="21"/>
              </w:rPr>
            </w:pPr>
            <w:r>
              <w:rPr>
                <w:rFonts w:hint="eastAsia" w:ascii="宋体" w:hAnsi="宋体" w:cs="Arial"/>
                <w:color w:val="000000"/>
                <w:sz w:val="21"/>
                <w:szCs w:val="21"/>
              </w:rPr>
              <w:t>按钮</w:t>
            </w:r>
          </w:p>
        </w:tc>
        <w:tc>
          <w:tcPr>
            <w:tcW w:w="1215" w:type="dxa"/>
            <w:vAlign w:val="center"/>
          </w:tcPr>
          <w:p w14:paraId="022814A6">
            <w:pPr>
              <w:rPr>
                <w:rFonts w:ascii="宋体" w:hAnsi="宋体" w:cs="Arial"/>
                <w:color w:val="000000"/>
                <w:sz w:val="21"/>
                <w:szCs w:val="21"/>
              </w:rPr>
            </w:pPr>
          </w:p>
        </w:tc>
        <w:tc>
          <w:tcPr>
            <w:tcW w:w="1155" w:type="dxa"/>
            <w:vAlign w:val="center"/>
          </w:tcPr>
          <w:p w14:paraId="1C6AAB13">
            <w:pPr>
              <w:rPr>
                <w:rFonts w:ascii="宋体" w:hAnsi="宋体" w:cs="Arial"/>
                <w:sz w:val="21"/>
                <w:szCs w:val="21"/>
              </w:rPr>
            </w:pPr>
          </w:p>
        </w:tc>
        <w:tc>
          <w:tcPr>
            <w:tcW w:w="1305" w:type="dxa"/>
            <w:vAlign w:val="center"/>
          </w:tcPr>
          <w:p w14:paraId="576D2CD4">
            <w:pPr>
              <w:rPr>
                <w:rFonts w:ascii="宋体" w:hAnsi="宋体" w:cs="Arial"/>
                <w:color w:val="000000"/>
                <w:sz w:val="21"/>
                <w:szCs w:val="21"/>
              </w:rPr>
            </w:pPr>
          </w:p>
        </w:tc>
        <w:tc>
          <w:tcPr>
            <w:tcW w:w="2570" w:type="dxa"/>
            <w:vAlign w:val="center"/>
          </w:tcPr>
          <w:p w14:paraId="52C30E78">
            <w:pPr>
              <w:rPr>
                <w:rFonts w:ascii="宋体" w:hAnsi="宋体" w:cs="Arial"/>
                <w:color w:val="000000"/>
                <w:sz w:val="21"/>
                <w:szCs w:val="21"/>
              </w:rPr>
            </w:pPr>
            <w:r>
              <w:rPr>
                <w:rFonts w:hint="eastAsia" w:ascii="宋体" w:hAnsi="宋体" w:cs="Arial"/>
                <w:color w:val="000000"/>
                <w:sz w:val="21"/>
                <w:szCs w:val="21"/>
              </w:rPr>
              <w:t>点击进入循环贷款明细查询页面</w:t>
            </w:r>
          </w:p>
          <w:p w14:paraId="61A97EE5">
            <w:pPr>
              <w:rPr>
                <w:rFonts w:ascii="宋体" w:hAnsi="宋体" w:cs="Arial"/>
                <w:color w:val="000000"/>
                <w:sz w:val="21"/>
                <w:szCs w:val="21"/>
              </w:rPr>
            </w:pPr>
            <w:r>
              <w:rPr>
                <w:rFonts w:hint="eastAsia" w:ascii="宋体" w:hAnsi="宋体" w:cs="Arial"/>
                <w:color w:val="000000"/>
                <w:sz w:val="21"/>
                <w:szCs w:val="21"/>
              </w:rPr>
              <w:t>仅</w:t>
            </w:r>
            <w:r>
              <w:rPr>
                <w:rFonts w:hint="eastAsia"/>
                <w:sz w:val="21"/>
                <w:szCs w:val="21"/>
              </w:rPr>
              <w:t>个人自助贷款，至尊卡，个人循环消费和个人循环经营四个贷款产品显示此功能</w:t>
            </w:r>
          </w:p>
        </w:tc>
      </w:tr>
      <w:tr w14:paraId="4955A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3827D6B7">
            <w:pPr>
              <w:numPr>
                <w:ilvl w:val="0"/>
                <w:numId w:val="179"/>
              </w:numPr>
              <w:rPr>
                <w:rFonts w:ascii="宋体" w:hAnsi="宋体"/>
                <w:color w:val="000000"/>
                <w:sz w:val="21"/>
                <w:szCs w:val="21"/>
              </w:rPr>
            </w:pPr>
          </w:p>
        </w:tc>
        <w:tc>
          <w:tcPr>
            <w:tcW w:w="1672" w:type="dxa"/>
            <w:vAlign w:val="center"/>
          </w:tcPr>
          <w:p w14:paraId="4DCD1B83">
            <w:pPr>
              <w:rPr>
                <w:rFonts w:ascii="宋体" w:hAnsi="宋体"/>
                <w:sz w:val="21"/>
                <w:szCs w:val="21"/>
              </w:rPr>
            </w:pPr>
            <w:r>
              <w:rPr>
                <w:rFonts w:hint="eastAsia" w:ascii="宋体" w:hAnsi="宋体"/>
                <w:sz w:val="21"/>
                <w:szCs w:val="21"/>
              </w:rPr>
              <w:t>提前还款试算</w:t>
            </w:r>
          </w:p>
        </w:tc>
        <w:tc>
          <w:tcPr>
            <w:tcW w:w="1283" w:type="dxa"/>
            <w:vAlign w:val="center"/>
          </w:tcPr>
          <w:p w14:paraId="6D3D624B">
            <w:pPr>
              <w:rPr>
                <w:rFonts w:ascii="宋体" w:hAnsi="宋体" w:cs="Arial"/>
                <w:color w:val="000000"/>
                <w:sz w:val="21"/>
                <w:szCs w:val="21"/>
              </w:rPr>
            </w:pPr>
            <w:r>
              <w:rPr>
                <w:rFonts w:hint="eastAsia" w:ascii="宋体" w:hAnsi="宋体" w:cs="Arial"/>
                <w:color w:val="000000"/>
                <w:sz w:val="21"/>
                <w:szCs w:val="21"/>
              </w:rPr>
              <w:t>按钮</w:t>
            </w:r>
          </w:p>
        </w:tc>
        <w:tc>
          <w:tcPr>
            <w:tcW w:w="1215" w:type="dxa"/>
            <w:vAlign w:val="center"/>
          </w:tcPr>
          <w:p w14:paraId="4A5CA858">
            <w:pPr>
              <w:rPr>
                <w:rFonts w:ascii="宋体" w:hAnsi="宋体" w:cs="Arial"/>
                <w:color w:val="000000"/>
                <w:sz w:val="21"/>
                <w:szCs w:val="21"/>
              </w:rPr>
            </w:pPr>
          </w:p>
        </w:tc>
        <w:tc>
          <w:tcPr>
            <w:tcW w:w="1155" w:type="dxa"/>
            <w:vAlign w:val="center"/>
          </w:tcPr>
          <w:p w14:paraId="6700CE45">
            <w:pPr>
              <w:rPr>
                <w:rFonts w:ascii="宋体" w:hAnsi="宋体" w:cs="Arial"/>
                <w:sz w:val="21"/>
                <w:szCs w:val="21"/>
              </w:rPr>
            </w:pPr>
          </w:p>
        </w:tc>
        <w:tc>
          <w:tcPr>
            <w:tcW w:w="1305" w:type="dxa"/>
            <w:vAlign w:val="center"/>
          </w:tcPr>
          <w:p w14:paraId="15FCC546">
            <w:pPr>
              <w:rPr>
                <w:rFonts w:ascii="宋体" w:hAnsi="宋体" w:cs="Arial"/>
                <w:color w:val="000000"/>
                <w:sz w:val="21"/>
                <w:szCs w:val="21"/>
              </w:rPr>
            </w:pPr>
          </w:p>
        </w:tc>
        <w:tc>
          <w:tcPr>
            <w:tcW w:w="2570" w:type="dxa"/>
            <w:vAlign w:val="center"/>
          </w:tcPr>
          <w:p w14:paraId="27D6A237">
            <w:pPr>
              <w:rPr>
                <w:rFonts w:ascii="宋体" w:hAnsi="宋体" w:cs="Arial"/>
                <w:color w:val="000000"/>
                <w:sz w:val="21"/>
                <w:szCs w:val="21"/>
              </w:rPr>
            </w:pPr>
          </w:p>
        </w:tc>
      </w:tr>
    </w:tbl>
    <w:p w14:paraId="7A596CEF">
      <w:pPr>
        <w:pStyle w:val="5"/>
        <w:numPr>
          <w:ilvl w:val="0"/>
          <w:numId w:val="0"/>
        </w:numPr>
        <w:ind w:left="6"/>
      </w:pPr>
      <w:r>
        <w:rPr>
          <w:rFonts w:hint="eastAsia"/>
        </w:rPr>
        <w:t>详情页面</w:t>
      </w:r>
    </w:p>
    <w:tbl>
      <w:tblPr>
        <w:tblStyle w:val="48"/>
        <w:tblW w:w="98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4"/>
        <w:gridCol w:w="1672"/>
        <w:gridCol w:w="1283"/>
        <w:gridCol w:w="1215"/>
        <w:gridCol w:w="1155"/>
        <w:gridCol w:w="1305"/>
        <w:gridCol w:w="2570"/>
      </w:tblGrid>
      <w:tr w14:paraId="5F8C3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shd w:val="clear" w:color="auto" w:fill="FFCC99"/>
            <w:vAlign w:val="center"/>
          </w:tcPr>
          <w:p w14:paraId="21FF2A02">
            <w:pPr>
              <w:rPr>
                <w:rFonts w:ascii="宋体" w:hAnsi="宋体" w:cs="Arial"/>
                <w:b/>
                <w:color w:val="000000"/>
                <w:sz w:val="21"/>
                <w:szCs w:val="21"/>
              </w:rPr>
            </w:pPr>
            <w:r>
              <w:rPr>
                <w:rFonts w:ascii="宋体" w:hAnsi="宋体" w:cs="Arial"/>
                <w:b/>
                <w:color w:val="000000"/>
                <w:sz w:val="21"/>
                <w:szCs w:val="21"/>
              </w:rPr>
              <w:t>序号</w:t>
            </w:r>
          </w:p>
        </w:tc>
        <w:tc>
          <w:tcPr>
            <w:tcW w:w="1672" w:type="dxa"/>
            <w:shd w:val="clear" w:color="auto" w:fill="FFCC99"/>
            <w:vAlign w:val="center"/>
          </w:tcPr>
          <w:p w14:paraId="24C2CC40">
            <w:pPr>
              <w:rPr>
                <w:rFonts w:ascii="宋体" w:hAnsi="宋体" w:cs="Arial"/>
                <w:b/>
                <w:color w:val="000000"/>
                <w:sz w:val="21"/>
                <w:szCs w:val="21"/>
              </w:rPr>
            </w:pPr>
            <w:r>
              <w:rPr>
                <w:rFonts w:ascii="宋体" w:hAnsi="宋体" w:cs="Arial"/>
                <w:b/>
                <w:color w:val="000000"/>
                <w:sz w:val="21"/>
                <w:szCs w:val="21"/>
              </w:rPr>
              <w:t>名称</w:t>
            </w:r>
          </w:p>
        </w:tc>
        <w:tc>
          <w:tcPr>
            <w:tcW w:w="1283" w:type="dxa"/>
            <w:shd w:val="clear" w:color="auto" w:fill="FFCC99"/>
            <w:vAlign w:val="center"/>
          </w:tcPr>
          <w:p w14:paraId="2F777598">
            <w:pPr>
              <w:rPr>
                <w:rFonts w:ascii="宋体" w:hAnsi="宋体" w:cs="Arial"/>
                <w:b/>
                <w:color w:val="000000"/>
                <w:sz w:val="21"/>
                <w:szCs w:val="21"/>
              </w:rPr>
            </w:pPr>
            <w:r>
              <w:rPr>
                <w:rFonts w:ascii="宋体" w:hAnsi="宋体" w:cs="Arial"/>
                <w:b/>
                <w:color w:val="000000"/>
                <w:sz w:val="21"/>
                <w:szCs w:val="21"/>
              </w:rPr>
              <w:t>输入</w:t>
            </w:r>
            <w:r>
              <w:rPr>
                <w:rFonts w:hint="eastAsia" w:ascii="宋体" w:hAnsi="宋体" w:cs="Arial"/>
                <w:b/>
                <w:color w:val="000000"/>
                <w:sz w:val="21"/>
                <w:szCs w:val="21"/>
              </w:rPr>
              <w:t>/输出</w:t>
            </w:r>
          </w:p>
        </w:tc>
        <w:tc>
          <w:tcPr>
            <w:tcW w:w="1215" w:type="dxa"/>
            <w:shd w:val="clear" w:color="auto" w:fill="FFCC99"/>
            <w:vAlign w:val="center"/>
          </w:tcPr>
          <w:p w14:paraId="2C03EE9E">
            <w:pPr>
              <w:rPr>
                <w:rFonts w:ascii="宋体" w:hAnsi="宋体" w:cs="Arial"/>
                <w:b/>
                <w:color w:val="000000"/>
                <w:sz w:val="21"/>
                <w:szCs w:val="21"/>
              </w:rPr>
            </w:pPr>
            <w:r>
              <w:rPr>
                <w:rFonts w:ascii="宋体" w:hAnsi="宋体" w:cs="Arial"/>
                <w:b/>
                <w:color w:val="000000"/>
                <w:sz w:val="21"/>
                <w:szCs w:val="21"/>
              </w:rPr>
              <w:t>缺省值</w:t>
            </w:r>
          </w:p>
        </w:tc>
        <w:tc>
          <w:tcPr>
            <w:tcW w:w="1155" w:type="dxa"/>
            <w:shd w:val="clear" w:color="auto" w:fill="FFCC99"/>
            <w:vAlign w:val="center"/>
          </w:tcPr>
          <w:p w14:paraId="419A26F1">
            <w:pPr>
              <w:rPr>
                <w:rFonts w:ascii="宋体" w:hAnsi="宋体" w:cs="Arial"/>
                <w:b/>
                <w:color w:val="000000"/>
                <w:sz w:val="21"/>
                <w:szCs w:val="21"/>
              </w:rPr>
            </w:pPr>
            <w:r>
              <w:rPr>
                <w:rFonts w:hint="eastAsia" w:ascii="宋体" w:hAnsi="宋体" w:cs="Arial"/>
                <w:b/>
                <w:color w:val="000000"/>
                <w:sz w:val="21"/>
                <w:szCs w:val="21"/>
              </w:rPr>
              <w:t>类型/长度</w:t>
            </w:r>
          </w:p>
        </w:tc>
        <w:tc>
          <w:tcPr>
            <w:tcW w:w="1305" w:type="dxa"/>
            <w:shd w:val="clear" w:color="auto" w:fill="FFCC99"/>
            <w:vAlign w:val="center"/>
          </w:tcPr>
          <w:p w14:paraId="7C4C1009">
            <w:pPr>
              <w:rPr>
                <w:rFonts w:ascii="宋体" w:hAnsi="宋体" w:cs="Arial"/>
                <w:b/>
                <w:color w:val="000000"/>
                <w:sz w:val="21"/>
                <w:szCs w:val="21"/>
              </w:rPr>
            </w:pPr>
            <w:r>
              <w:rPr>
                <w:rFonts w:hint="eastAsia" w:ascii="宋体" w:hAnsi="宋体" w:cs="Arial"/>
                <w:b/>
                <w:color w:val="000000"/>
                <w:sz w:val="21"/>
                <w:szCs w:val="21"/>
              </w:rPr>
              <w:t>是否必输</w:t>
            </w:r>
          </w:p>
        </w:tc>
        <w:tc>
          <w:tcPr>
            <w:tcW w:w="2570" w:type="dxa"/>
            <w:shd w:val="clear" w:color="auto" w:fill="FFCC99"/>
            <w:vAlign w:val="center"/>
          </w:tcPr>
          <w:p w14:paraId="7B19A514">
            <w:pPr>
              <w:rPr>
                <w:rFonts w:ascii="宋体" w:hAnsi="宋体" w:cs="Arial"/>
                <w:b/>
                <w:color w:val="000000"/>
                <w:sz w:val="21"/>
                <w:szCs w:val="21"/>
              </w:rPr>
            </w:pPr>
            <w:r>
              <w:rPr>
                <w:rFonts w:ascii="宋体" w:hAnsi="宋体" w:cs="Arial"/>
                <w:b/>
                <w:color w:val="000000"/>
                <w:sz w:val="21"/>
                <w:szCs w:val="21"/>
              </w:rPr>
              <w:t>备注</w:t>
            </w:r>
          </w:p>
        </w:tc>
      </w:tr>
      <w:tr w14:paraId="33C1F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66A21C83">
            <w:pPr>
              <w:numPr>
                <w:ilvl w:val="0"/>
                <w:numId w:val="180"/>
              </w:numPr>
              <w:rPr>
                <w:rFonts w:ascii="宋体" w:hAnsi="宋体"/>
                <w:color w:val="000000"/>
                <w:sz w:val="21"/>
                <w:szCs w:val="21"/>
              </w:rPr>
            </w:pPr>
          </w:p>
        </w:tc>
        <w:tc>
          <w:tcPr>
            <w:tcW w:w="1672" w:type="dxa"/>
            <w:vAlign w:val="center"/>
          </w:tcPr>
          <w:p w14:paraId="05E9F6F1">
            <w:pPr>
              <w:rPr>
                <w:rFonts w:ascii="宋体" w:hAnsi="宋体" w:cs="Arial"/>
                <w:sz w:val="21"/>
                <w:szCs w:val="21"/>
              </w:rPr>
            </w:pPr>
            <w:r>
              <w:rPr>
                <w:rFonts w:hint="eastAsia" w:ascii="宋体" w:hAnsi="宋体"/>
                <w:sz w:val="21"/>
                <w:szCs w:val="21"/>
              </w:rPr>
              <w:t>贷款账号</w:t>
            </w:r>
          </w:p>
        </w:tc>
        <w:tc>
          <w:tcPr>
            <w:tcW w:w="1283" w:type="dxa"/>
            <w:vAlign w:val="center"/>
          </w:tcPr>
          <w:p w14:paraId="1FC5B2DD">
            <w:pPr>
              <w:rPr>
                <w:rFonts w:ascii="宋体" w:hAnsi="宋体" w:cs="Arial"/>
                <w:color w:val="000000"/>
                <w:sz w:val="21"/>
                <w:szCs w:val="21"/>
              </w:rPr>
            </w:pPr>
            <w:r>
              <w:rPr>
                <w:rFonts w:hint="eastAsia" w:ascii="宋体" w:hAnsi="宋体" w:cs="Arial"/>
                <w:color w:val="000000"/>
                <w:sz w:val="21"/>
                <w:szCs w:val="21"/>
              </w:rPr>
              <w:t>文本</w:t>
            </w:r>
          </w:p>
        </w:tc>
        <w:tc>
          <w:tcPr>
            <w:tcW w:w="1215" w:type="dxa"/>
            <w:vAlign w:val="center"/>
          </w:tcPr>
          <w:p w14:paraId="26AAA7EE">
            <w:pPr>
              <w:rPr>
                <w:rFonts w:ascii="宋体" w:hAnsi="宋体" w:cs="Arial"/>
                <w:color w:val="000000"/>
                <w:sz w:val="21"/>
                <w:szCs w:val="21"/>
              </w:rPr>
            </w:pPr>
          </w:p>
        </w:tc>
        <w:tc>
          <w:tcPr>
            <w:tcW w:w="1155" w:type="dxa"/>
            <w:vAlign w:val="center"/>
          </w:tcPr>
          <w:p w14:paraId="78AC0537">
            <w:pPr>
              <w:rPr>
                <w:rFonts w:ascii="宋体" w:hAnsi="宋体" w:cs="Arial"/>
                <w:sz w:val="21"/>
                <w:szCs w:val="21"/>
              </w:rPr>
            </w:pPr>
          </w:p>
        </w:tc>
        <w:tc>
          <w:tcPr>
            <w:tcW w:w="1305" w:type="dxa"/>
            <w:vAlign w:val="center"/>
          </w:tcPr>
          <w:p w14:paraId="5F4BFBCE">
            <w:pPr>
              <w:rPr>
                <w:rFonts w:ascii="宋体" w:hAnsi="宋体" w:cs="Arial"/>
                <w:color w:val="000000"/>
                <w:sz w:val="21"/>
                <w:szCs w:val="21"/>
              </w:rPr>
            </w:pPr>
          </w:p>
        </w:tc>
        <w:tc>
          <w:tcPr>
            <w:tcW w:w="2570" w:type="dxa"/>
            <w:vAlign w:val="center"/>
          </w:tcPr>
          <w:p w14:paraId="10E1E44A">
            <w:pPr>
              <w:rPr>
                <w:rFonts w:ascii="宋体" w:hAnsi="宋体" w:cs="Arial"/>
                <w:sz w:val="21"/>
                <w:szCs w:val="21"/>
              </w:rPr>
            </w:pPr>
          </w:p>
        </w:tc>
      </w:tr>
      <w:tr w14:paraId="01910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563957AD">
            <w:pPr>
              <w:numPr>
                <w:ilvl w:val="0"/>
                <w:numId w:val="180"/>
              </w:numPr>
              <w:rPr>
                <w:rFonts w:ascii="宋体" w:hAnsi="宋体"/>
                <w:color w:val="000000"/>
                <w:sz w:val="21"/>
                <w:szCs w:val="21"/>
              </w:rPr>
            </w:pPr>
          </w:p>
        </w:tc>
        <w:tc>
          <w:tcPr>
            <w:tcW w:w="1672" w:type="dxa"/>
            <w:vAlign w:val="center"/>
          </w:tcPr>
          <w:p w14:paraId="1F4930FB">
            <w:pPr>
              <w:rPr>
                <w:rFonts w:ascii="宋体" w:hAnsi="宋体"/>
                <w:sz w:val="21"/>
                <w:szCs w:val="21"/>
              </w:rPr>
            </w:pPr>
            <w:r>
              <w:rPr>
                <w:rFonts w:hint="eastAsia" w:ascii="宋体" w:hAnsi="宋体"/>
                <w:sz w:val="21"/>
                <w:szCs w:val="21"/>
              </w:rPr>
              <w:t>借据品种</w:t>
            </w:r>
          </w:p>
        </w:tc>
        <w:tc>
          <w:tcPr>
            <w:tcW w:w="1283" w:type="dxa"/>
            <w:vAlign w:val="center"/>
          </w:tcPr>
          <w:p w14:paraId="187B304E">
            <w:pPr>
              <w:rPr>
                <w:rFonts w:ascii="宋体" w:hAnsi="宋体" w:cs="Arial"/>
                <w:color w:val="000000"/>
                <w:sz w:val="21"/>
                <w:szCs w:val="21"/>
              </w:rPr>
            </w:pPr>
            <w:r>
              <w:rPr>
                <w:rFonts w:hint="eastAsia" w:ascii="宋体" w:hAnsi="宋体" w:cs="Arial"/>
                <w:color w:val="000000"/>
                <w:sz w:val="21"/>
                <w:szCs w:val="21"/>
              </w:rPr>
              <w:t>文本</w:t>
            </w:r>
          </w:p>
        </w:tc>
        <w:tc>
          <w:tcPr>
            <w:tcW w:w="1215" w:type="dxa"/>
            <w:vAlign w:val="center"/>
          </w:tcPr>
          <w:p w14:paraId="7F494FE5">
            <w:pPr>
              <w:rPr>
                <w:rFonts w:ascii="宋体" w:hAnsi="宋体" w:cs="Arial"/>
                <w:color w:val="000000"/>
                <w:sz w:val="21"/>
                <w:szCs w:val="21"/>
              </w:rPr>
            </w:pPr>
          </w:p>
        </w:tc>
        <w:tc>
          <w:tcPr>
            <w:tcW w:w="1155" w:type="dxa"/>
            <w:vAlign w:val="center"/>
          </w:tcPr>
          <w:p w14:paraId="5727F22C">
            <w:pPr>
              <w:rPr>
                <w:rFonts w:ascii="宋体" w:hAnsi="宋体" w:cs="Arial"/>
                <w:sz w:val="21"/>
                <w:szCs w:val="21"/>
              </w:rPr>
            </w:pPr>
          </w:p>
        </w:tc>
        <w:tc>
          <w:tcPr>
            <w:tcW w:w="1305" w:type="dxa"/>
            <w:vAlign w:val="center"/>
          </w:tcPr>
          <w:p w14:paraId="5183D5DD">
            <w:pPr>
              <w:rPr>
                <w:rFonts w:ascii="宋体" w:hAnsi="宋体" w:cs="Arial"/>
                <w:color w:val="000000"/>
                <w:sz w:val="21"/>
                <w:szCs w:val="21"/>
              </w:rPr>
            </w:pPr>
          </w:p>
        </w:tc>
        <w:tc>
          <w:tcPr>
            <w:tcW w:w="2570" w:type="dxa"/>
            <w:vAlign w:val="center"/>
          </w:tcPr>
          <w:p w14:paraId="0025034E">
            <w:pPr>
              <w:rPr>
                <w:rFonts w:ascii="宋体" w:hAnsi="宋体" w:cs="Arial"/>
                <w:sz w:val="21"/>
                <w:szCs w:val="21"/>
              </w:rPr>
            </w:pPr>
          </w:p>
        </w:tc>
      </w:tr>
      <w:tr w14:paraId="2D3EB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5AF9A20D">
            <w:pPr>
              <w:numPr>
                <w:ilvl w:val="0"/>
                <w:numId w:val="180"/>
              </w:numPr>
              <w:rPr>
                <w:rFonts w:ascii="宋体" w:hAnsi="宋体"/>
                <w:color w:val="000000"/>
                <w:sz w:val="21"/>
                <w:szCs w:val="21"/>
              </w:rPr>
            </w:pPr>
          </w:p>
        </w:tc>
        <w:tc>
          <w:tcPr>
            <w:tcW w:w="1672" w:type="dxa"/>
            <w:vAlign w:val="center"/>
          </w:tcPr>
          <w:p w14:paraId="6FC1E826">
            <w:pPr>
              <w:rPr>
                <w:rFonts w:ascii="宋体" w:hAnsi="宋体"/>
                <w:sz w:val="21"/>
                <w:szCs w:val="21"/>
              </w:rPr>
            </w:pPr>
            <w:r>
              <w:rPr>
                <w:rFonts w:hint="eastAsia" w:ascii="宋体" w:hAnsi="宋体"/>
                <w:sz w:val="21"/>
                <w:szCs w:val="21"/>
              </w:rPr>
              <w:t>币种</w:t>
            </w:r>
          </w:p>
        </w:tc>
        <w:tc>
          <w:tcPr>
            <w:tcW w:w="1283" w:type="dxa"/>
            <w:vAlign w:val="center"/>
          </w:tcPr>
          <w:p w14:paraId="33208458">
            <w:pPr>
              <w:rPr>
                <w:rFonts w:ascii="宋体" w:hAnsi="宋体" w:cs="Arial"/>
                <w:color w:val="000000"/>
                <w:sz w:val="21"/>
                <w:szCs w:val="21"/>
              </w:rPr>
            </w:pPr>
            <w:r>
              <w:rPr>
                <w:rFonts w:hint="eastAsia" w:ascii="宋体" w:hAnsi="宋体" w:cs="Arial"/>
                <w:color w:val="000000"/>
                <w:sz w:val="21"/>
                <w:szCs w:val="21"/>
              </w:rPr>
              <w:t>文本</w:t>
            </w:r>
          </w:p>
        </w:tc>
        <w:tc>
          <w:tcPr>
            <w:tcW w:w="1215" w:type="dxa"/>
            <w:vAlign w:val="center"/>
          </w:tcPr>
          <w:p w14:paraId="06EE4F0F">
            <w:pPr>
              <w:rPr>
                <w:rFonts w:ascii="宋体" w:hAnsi="宋体" w:cs="Arial"/>
                <w:color w:val="000000"/>
                <w:sz w:val="21"/>
                <w:szCs w:val="21"/>
              </w:rPr>
            </w:pPr>
          </w:p>
        </w:tc>
        <w:tc>
          <w:tcPr>
            <w:tcW w:w="1155" w:type="dxa"/>
            <w:vAlign w:val="center"/>
          </w:tcPr>
          <w:p w14:paraId="35038F19">
            <w:pPr>
              <w:rPr>
                <w:rFonts w:ascii="宋体" w:hAnsi="宋体" w:cs="Arial"/>
                <w:sz w:val="21"/>
                <w:szCs w:val="21"/>
              </w:rPr>
            </w:pPr>
          </w:p>
        </w:tc>
        <w:tc>
          <w:tcPr>
            <w:tcW w:w="1305" w:type="dxa"/>
            <w:vAlign w:val="center"/>
          </w:tcPr>
          <w:p w14:paraId="4AE3CB32">
            <w:pPr>
              <w:rPr>
                <w:rFonts w:ascii="宋体" w:hAnsi="宋体" w:cs="Arial"/>
                <w:color w:val="000000"/>
                <w:sz w:val="21"/>
                <w:szCs w:val="21"/>
              </w:rPr>
            </w:pPr>
          </w:p>
        </w:tc>
        <w:tc>
          <w:tcPr>
            <w:tcW w:w="2570" w:type="dxa"/>
            <w:vAlign w:val="center"/>
          </w:tcPr>
          <w:p w14:paraId="372624BF">
            <w:pPr>
              <w:rPr>
                <w:rFonts w:ascii="宋体" w:hAnsi="宋体" w:cs="Arial"/>
                <w:sz w:val="21"/>
                <w:szCs w:val="21"/>
              </w:rPr>
            </w:pPr>
          </w:p>
        </w:tc>
      </w:tr>
      <w:tr w14:paraId="07B42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08FDE357">
            <w:pPr>
              <w:numPr>
                <w:ilvl w:val="0"/>
                <w:numId w:val="180"/>
              </w:numPr>
              <w:rPr>
                <w:rFonts w:ascii="宋体" w:hAnsi="宋体"/>
                <w:color w:val="000000"/>
                <w:sz w:val="21"/>
                <w:szCs w:val="21"/>
              </w:rPr>
            </w:pPr>
          </w:p>
        </w:tc>
        <w:tc>
          <w:tcPr>
            <w:tcW w:w="1672" w:type="dxa"/>
            <w:vAlign w:val="center"/>
          </w:tcPr>
          <w:p w14:paraId="631618BD">
            <w:pPr>
              <w:rPr>
                <w:rFonts w:ascii="宋体" w:hAnsi="宋体"/>
                <w:sz w:val="21"/>
                <w:szCs w:val="21"/>
              </w:rPr>
            </w:pPr>
            <w:r>
              <w:rPr>
                <w:rFonts w:hint="eastAsia" w:ascii="宋体" w:hAnsi="宋体"/>
                <w:sz w:val="21"/>
                <w:szCs w:val="21"/>
              </w:rPr>
              <w:t>合同金额</w:t>
            </w:r>
          </w:p>
        </w:tc>
        <w:tc>
          <w:tcPr>
            <w:tcW w:w="1283" w:type="dxa"/>
            <w:vAlign w:val="center"/>
          </w:tcPr>
          <w:p w14:paraId="45E5AE87">
            <w:pPr>
              <w:rPr>
                <w:rFonts w:ascii="宋体" w:hAnsi="宋体" w:cs="Arial"/>
                <w:color w:val="000000"/>
                <w:sz w:val="21"/>
                <w:szCs w:val="21"/>
              </w:rPr>
            </w:pPr>
            <w:r>
              <w:rPr>
                <w:rFonts w:hint="eastAsia" w:ascii="宋体" w:hAnsi="宋体" w:cs="Arial"/>
                <w:color w:val="000000"/>
                <w:sz w:val="21"/>
                <w:szCs w:val="21"/>
              </w:rPr>
              <w:t>文本</w:t>
            </w:r>
          </w:p>
        </w:tc>
        <w:tc>
          <w:tcPr>
            <w:tcW w:w="1215" w:type="dxa"/>
            <w:vAlign w:val="center"/>
          </w:tcPr>
          <w:p w14:paraId="168E47A8">
            <w:pPr>
              <w:rPr>
                <w:rFonts w:ascii="宋体" w:hAnsi="宋体" w:cs="Arial"/>
                <w:color w:val="000000"/>
                <w:sz w:val="21"/>
                <w:szCs w:val="21"/>
              </w:rPr>
            </w:pPr>
          </w:p>
        </w:tc>
        <w:tc>
          <w:tcPr>
            <w:tcW w:w="1155" w:type="dxa"/>
            <w:vAlign w:val="center"/>
          </w:tcPr>
          <w:p w14:paraId="7642597B">
            <w:pPr>
              <w:rPr>
                <w:rFonts w:ascii="宋体" w:hAnsi="宋体" w:cs="Arial"/>
                <w:sz w:val="21"/>
                <w:szCs w:val="21"/>
              </w:rPr>
            </w:pPr>
          </w:p>
        </w:tc>
        <w:tc>
          <w:tcPr>
            <w:tcW w:w="1305" w:type="dxa"/>
            <w:vAlign w:val="center"/>
          </w:tcPr>
          <w:p w14:paraId="73B1A302">
            <w:pPr>
              <w:rPr>
                <w:rFonts w:ascii="宋体" w:hAnsi="宋体" w:cs="Arial"/>
                <w:color w:val="000000"/>
                <w:sz w:val="21"/>
                <w:szCs w:val="21"/>
              </w:rPr>
            </w:pPr>
          </w:p>
        </w:tc>
        <w:tc>
          <w:tcPr>
            <w:tcW w:w="2570" w:type="dxa"/>
            <w:vAlign w:val="center"/>
          </w:tcPr>
          <w:p w14:paraId="7CDDEE31">
            <w:pPr>
              <w:rPr>
                <w:rFonts w:ascii="宋体" w:hAnsi="宋体" w:cs="Arial"/>
                <w:sz w:val="21"/>
                <w:szCs w:val="21"/>
              </w:rPr>
            </w:pPr>
          </w:p>
        </w:tc>
      </w:tr>
      <w:tr w14:paraId="2F4E8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63E6863C">
            <w:pPr>
              <w:numPr>
                <w:ilvl w:val="0"/>
                <w:numId w:val="180"/>
              </w:numPr>
              <w:rPr>
                <w:rFonts w:ascii="宋体" w:hAnsi="宋体"/>
                <w:color w:val="000000"/>
                <w:sz w:val="21"/>
                <w:szCs w:val="21"/>
              </w:rPr>
            </w:pPr>
          </w:p>
        </w:tc>
        <w:tc>
          <w:tcPr>
            <w:tcW w:w="1672" w:type="dxa"/>
            <w:vAlign w:val="center"/>
          </w:tcPr>
          <w:p w14:paraId="552AEF6A">
            <w:pPr>
              <w:rPr>
                <w:rFonts w:ascii="宋体" w:hAnsi="宋体"/>
                <w:sz w:val="21"/>
                <w:szCs w:val="21"/>
              </w:rPr>
            </w:pPr>
            <w:r>
              <w:rPr>
                <w:rFonts w:hint="eastAsia" w:ascii="宋体" w:hAnsi="宋体"/>
                <w:sz w:val="21"/>
                <w:szCs w:val="21"/>
              </w:rPr>
              <w:t>贷款余额</w:t>
            </w:r>
          </w:p>
        </w:tc>
        <w:tc>
          <w:tcPr>
            <w:tcW w:w="1283" w:type="dxa"/>
            <w:vAlign w:val="center"/>
          </w:tcPr>
          <w:p w14:paraId="75C363E4">
            <w:pPr>
              <w:rPr>
                <w:rFonts w:ascii="宋体" w:hAnsi="宋体" w:cs="Arial"/>
                <w:color w:val="000000"/>
                <w:sz w:val="21"/>
                <w:szCs w:val="21"/>
              </w:rPr>
            </w:pPr>
            <w:r>
              <w:rPr>
                <w:rFonts w:hint="eastAsia" w:ascii="宋体" w:hAnsi="宋体" w:cs="Arial"/>
                <w:color w:val="000000"/>
                <w:sz w:val="21"/>
                <w:szCs w:val="21"/>
              </w:rPr>
              <w:t>文本</w:t>
            </w:r>
          </w:p>
        </w:tc>
        <w:tc>
          <w:tcPr>
            <w:tcW w:w="1215" w:type="dxa"/>
            <w:vAlign w:val="center"/>
          </w:tcPr>
          <w:p w14:paraId="6E2C9145">
            <w:pPr>
              <w:rPr>
                <w:rFonts w:ascii="宋体" w:hAnsi="宋体" w:cs="Arial"/>
                <w:color w:val="000000"/>
                <w:sz w:val="21"/>
                <w:szCs w:val="21"/>
              </w:rPr>
            </w:pPr>
          </w:p>
        </w:tc>
        <w:tc>
          <w:tcPr>
            <w:tcW w:w="1155" w:type="dxa"/>
            <w:vAlign w:val="center"/>
          </w:tcPr>
          <w:p w14:paraId="5C3A5DED">
            <w:pPr>
              <w:rPr>
                <w:rFonts w:ascii="宋体" w:hAnsi="宋体" w:cs="Arial"/>
                <w:sz w:val="21"/>
                <w:szCs w:val="21"/>
              </w:rPr>
            </w:pPr>
          </w:p>
        </w:tc>
        <w:tc>
          <w:tcPr>
            <w:tcW w:w="1305" w:type="dxa"/>
            <w:vAlign w:val="center"/>
          </w:tcPr>
          <w:p w14:paraId="5D43D1B2">
            <w:pPr>
              <w:rPr>
                <w:rFonts w:ascii="宋体" w:hAnsi="宋体" w:cs="Arial"/>
                <w:color w:val="000000"/>
                <w:sz w:val="21"/>
                <w:szCs w:val="21"/>
              </w:rPr>
            </w:pPr>
          </w:p>
        </w:tc>
        <w:tc>
          <w:tcPr>
            <w:tcW w:w="2570" w:type="dxa"/>
            <w:vAlign w:val="center"/>
          </w:tcPr>
          <w:p w14:paraId="56F59392">
            <w:pPr>
              <w:rPr>
                <w:rFonts w:ascii="宋体" w:hAnsi="宋体" w:cs="Arial"/>
                <w:sz w:val="21"/>
                <w:szCs w:val="21"/>
              </w:rPr>
            </w:pPr>
          </w:p>
        </w:tc>
      </w:tr>
      <w:tr w14:paraId="145E5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36D4FF20">
            <w:pPr>
              <w:numPr>
                <w:ilvl w:val="0"/>
                <w:numId w:val="180"/>
              </w:numPr>
              <w:rPr>
                <w:rFonts w:ascii="宋体" w:hAnsi="宋体"/>
                <w:color w:val="000000"/>
                <w:sz w:val="21"/>
                <w:szCs w:val="21"/>
              </w:rPr>
            </w:pPr>
          </w:p>
        </w:tc>
        <w:tc>
          <w:tcPr>
            <w:tcW w:w="1672" w:type="dxa"/>
            <w:vAlign w:val="center"/>
          </w:tcPr>
          <w:p w14:paraId="0D847CB3">
            <w:pPr>
              <w:rPr>
                <w:rFonts w:ascii="宋体" w:hAnsi="宋体"/>
                <w:sz w:val="21"/>
                <w:szCs w:val="21"/>
              </w:rPr>
            </w:pPr>
            <w:r>
              <w:rPr>
                <w:rFonts w:hint="eastAsia" w:ascii="宋体" w:hAnsi="宋体"/>
                <w:sz w:val="21"/>
                <w:szCs w:val="21"/>
              </w:rPr>
              <w:t>贷款开始日期</w:t>
            </w:r>
          </w:p>
        </w:tc>
        <w:tc>
          <w:tcPr>
            <w:tcW w:w="1283" w:type="dxa"/>
            <w:vAlign w:val="center"/>
          </w:tcPr>
          <w:p w14:paraId="5B556ABE">
            <w:pPr>
              <w:rPr>
                <w:rFonts w:ascii="宋体" w:hAnsi="宋体" w:cs="Arial"/>
                <w:color w:val="000000"/>
                <w:sz w:val="21"/>
                <w:szCs w:val="21"/>
              </w:rPr>
            </w:pPr>
            <w:r>
              <w:rPr>
                <w:rFonts w:hint="eastAsia" w:ascii="宋体" w:hAnsi="宋体" w:cs="Arial"/>
                <w:color w:val="000000"/>
                <w:sz w:val="21"/>
                <w:szCs w:val="21"/>
              </w:rPr>
              <w:t>文本</w:t>
            </w:r>
          </w:p>
        </w:tc>
        <w:tc>
          <w:tcPr>
            <w:tcW w:w="1215" w:type="dxa"/>
            <w:vAlign w:val="center"/>
          </w:tcPr>
          <w:p w14:paraId="780517F4">
            <w:pPr>
              <w:rPr>
                <w:rFonts w:ascii="宋体" w:hAnsi="宋体" w:cs="Arial"/>
                <w:color w:val="000000"/>
                <w:sz w:val="21"/>
                <w:szCs w:val="21"/>
              </w:rPr>
            </w:pPr>
          </w:p>
        </w:tc>
        <w:tc>
          <w:tcPr>
            <w:tcW w:w="1155" w:type="dxa"/>
            <w:vAlign w:val="center"/>
          </w:tcPr>
          <w:p w14:paraId="4B39F3F8">
            <w:pPr>
              <w:rPr>
                <w:rFonts w:ascii="宋体" w:hAnsi="宋体" w:cs="Arial"/>
                <w:sz w:val="21"/>
                <w:szCs w:val="21"/>
              </w:rPr>
            </w:pPr>
          </w:p>
        </w:tc>
        <w:tc>
          <w:tcPr>
            <w:tcW w:w="1305" w:type="dxa"/>
            <w:vAlign w:val="center"/>
          </w:tcPr>
          <w:p w14:paraId="4D7BBA99">
            <w:pPr>
              <w:rPr>
                <w:rFonts w:ascii="宋体" w:hAnsi="宋体" w:cs="Arial"/>
                <w:color w:val="000000"/>
                <w:sz w:val="21"/>
                <w:szCs w:val="21"/>
              </w:rPr>
            </w:pPr>
          </w:p>
        </w:tc>
        <w:tc>
          <w:tcPr>
            <w:tcW w:w="2570" w:type="dxa"/>
            <w:vAlign w:val="center"/>
          </w:tcPr>
          <w:p w14:paraId="092900ED">
            <w:pPr>
              <w:rPr>
                <w:rFonts w:ascii="宋体" w:hAnsi="宋体" w:cs="Arial"/>
                <w:sz w:val="21"/>
                <w:szCs w:val="21"/>
              </w:rPr>
            </w:pPr>
          </w:p>
        </w:tc>
      </w:tr>
      <w:tr w14:paraId="457EB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72F266CE">
            <w:pPr>
              <w:numPr>
                <w:ilvl w:val="0"/>
                <w:numId w:val="180"/>
              </w:numPr>
              <w:rPr>
                <w:rFonts w:ascii="宋体" w:hAnsi="宋体"/>
                <w:color w:val="000000"/>
                <w:sz w:val="21"/>
                <w:szCs w:val="21"/>
              </w:rPr>
            </w:pPr>
          </w:p>
        </w:tc>
        <w:tc>
          <w:tcPr>
            <w:tcW w:w="1672" w:type="dxa"/>
            <w:vAlign w:val="center"/>
          </w:tcPr>
          <w:p w14:paraId="161DA207">
            <w:pPr>
              <w:rPr>
                <w:rFonts w:ascii="宋体" w:hAnsi="宋体" w:cs="Arial"/>
                <w:sz w:val="21"/>
                <w:szCs w:val="21"/>
              </w:rPr>
            </w:pPr>
            <w:r>
              <w:rPr>
                <w:rFonts w:hint="eastAsia" w:ascii="宋体" w:hAnsi="宋体"/>
                <w:sz w:val="21"/>
                <w:szCs w:val="21"/>
              </w:rPr>
              <w:t>贷款到期日期</w:t>
            </w:r>
          </w:p>
        </w:tc>
        <w:tc>
          <w:tcPr>
            <w:tcW w:w="1283" w:type="dxa"/>
            <w:vAlign w:val="center"/>
          </w:tcPr>
          <w:p w14:paraId="5E68C616">
            <w:pPr>
              <w:rPr>
                <w:rFonts w:ascii="宋体" w:hAnsi="宋体" w:cs="Arial"/>
                <w:color w:val="000000"/>
                <w:sz w:val="21"/>
                <w:szCs w:val="21"/>
              </w:rPr>
            </w:pPr>
            <w:r>
              <w:rPr>
                <w:rFonts w:hint="eastAsia" w:ascii="宋体" w:hAnsi="宋体" w:cs="Arial"/>
                <w:color w:val="000000"/>
                <w:sz w:val="21"/>
                <w:szCs w:val="21"/>
              </w:rPr>
              <w:t>文本</w:t>
            </w:r>
          </w:p>
        </w:tc>
        <w:tc>
          <w:tcPr>
            <w:tcW w:w="1215" w:type="dxa"/>
            <w:vAlign w:val="center"/>
          </w:tcPr>
          <w:p w14:paraId="53409B04">
            <w:pPr>
              <w:rPr>
                <w:rFonts w:ascii="宋体" w:hAnsi="宋体" w:cs="Arial"/>
                <w:color w:val="000000"/>
                <w:sz w:val="21"/>
                <w:szCs w:val="21"/>
              </w:rPr>
            </w:pPr>
          </w:p>
        </w:tc>
        <w:tc>
          <w:tcPr>
            <w:tcW w:w="1155" w:type="dxa"/>
            <w:vAlign w:val="center"/>
          </w:tcPr>
          <w:p w14:paraId="45B956CD">
            <w:pPr>
              <w:rPr>
                <w:rFonts w:ascii="宋体" w:hAnsi="宋体" w:cs="Arial"/>
                <w:sz w:val="21"/>
                <w:szCs w:val="21"/>
              </w:rPr>
            </w:pPr>
          </w:p>
        </w:tc>
        <w:tc>
          <w:tcPr>
            <w:tcW w:w="1305" w:type="dxa"/>
            <w:vAlign w:val="center"/>
          </w:tcPr>
          <w:p w14:paraId="5D96B82C">
            <w:pPr>
              <w:rPr>
                <w:rFonts w:ascii="宋体" w:hAnsi="宋体" w:cs="Arial"/>
                <w:color w:val="000000"/>
                <w:sz w:val="21"/>
                <w:szCs w:val="21"/>
              </w:rPr>
            </w:pPr>
          </w:p>
        </w:tc>
        <w:tc>
          <w:tcPr>
            <w:tcW w:w="2570" w:type="dxa"/>
            <w:vAlign w:val="center"/>
          </w:tcPr>
          <w:p w14:paraId="1F5EB182">
            <w:pPr>
              <w:rPr>
                <w:rFonts w:ascii="宋体" w:hAnsi="宋体" w:cs="Arial"/>
                <w:sz w:val="21"/>
                <w:szCs w:val="21"/>
              </w:rPr>
            </w:pPr>
          </w:p>
        </w:tc>
      </w:tr>
      <w:tr w14:paraId="3A117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0C7764A6">
            <w:pPr>
              <w:numPr>
                <w:ilvl w:val="0"/>
                <w:numId w:val="180"/>
              </w:numPr>
              <w:rPr>
                <w:rFonts w:ascii="宋体" w:hAnsi="宋体"/>
                <w:color w:val="000000"/>
                <w:sz w:val="21"/>
                <w:szCs w:val="21"/>
              </w:rPr>
            </w:pPr>
          </w:p>
        </w:tc>
        <w:tc>
          <w:tcPr>
            <w:tcW w:w="1672" w:type="dxa"/>
            <w:vAlign w:val="center"/>
          </w:tcPr>
          <w:p w14:paraId="739B489A">
            <w:pPr>
              <w:rPr>
                <w:rFonts w:ascii="宋体" w:hAnsi="宋体" w:cs="Arial"/>
                <w:sz w:val="21"/>
                <w:szCs w:val="21"/>
              </w:rPr>
            </w:pPr>
            <w:r>
              <w:rPr>
                <w:rFonts w:hint="eastAsia" w:ascii="宋体" w:hAnsi="宋体"/>
                <w:sz w:val="21"/>
                <w:szCs w:val="21"/>
              </w:rPr>
              <w:t>贷款利率</w:t>
            </w:r>
          </w:p>
        </w:tc>
        <w:tc>
          <w:tcPr>
            <w:tcW w:w="1283" w:type="dxa"/>
            <w:vAlign w:val="center"/>
          </w:tcPr>
          <w:p w14:paraId="38395A98">
            <w:pPr>
              <w:rPr>
                <w:rFonts w:ascii="宋体" w:hAnsi="宋体" w:cs="Arial"/>
                <w:color w:val="000000"/>
                <w:sz w:val="21"/>
                <w:szCs w:val="21"/>
              </w:rPr>
            </w:pPr>
            <w:r>
              <w:rPr>
                <w:rFonts w:hint="eastAsia" w:ascii="宋体" w:hAnsi="宋体" w:cs="Arial"/>
                <w:color w:val="000000"/>
                <w:sz w:val="21"/>
                <w:szCs w:val="21"/>
              </w:rPr>
              <w:t>文本</w:t>
            </w:r>
          </w:p>
        </w:tc>
        <w:tc>
          <w:tcPr>
            <w:tcW w:w="1215" w:type="dxa"/>
            <w:vAlign w:val="center"/>
          </w:tcPr>
          <w:p w14:paraId="37F19A79">
            <w:pPr>
              <w:rPr>
                <w:rFonts w:ascii="宋体" w:hAnsi="宋体" w:cs="Arial"/>
                <w:color w:val="000000"/>
                <w:sz w:val="21"/>
                <w:szCs w:val="21"/>
              </w:rPr>
            </w:pPr>
          </w:p>
        </w:tc>
        <w:tc>
          <w:tcPr>
            <w:tcW w:w="1155" w:type="dxa"/>
            <w:vAlign w:val="center"/>
          </w:tcPr>
          <w:p w14:paraId="33B9B22F">
            <w:pPr>
              <w:rPr>
                <w:rFonts w:ascii="宋体" w:hAnsi="宋体" w:cs="Arial"/>
                <w:sz w:val="21"/>
                <w:szCs w:val="21"/>
              </w:rPr>
            </w:pPr>
          </w:p>
        </w:tc>
        <w:tc>
          <w:tcPr>
            <w:tcW w:w="1305" w:type="dxa"/>
            <w:vAlign w:val="center"/>
          </w:tcPr>
          <w:p w14:paraId="124138FC">
            <w:pPr>
              <w:rPr>
                <w:rFonts w:ascii="宋体" w:hAnsi="宋体" w:cs="Arial"/>
                <w:color w:val="000000"/>
                <w:sz w:val="21"/>
                <w:szCs w:val="21"/>
              </w:rPr>
            </w:pPr>
          </w:p>
        </w:tc>
        <w:tc>
          <w:tcPr>
            <w:tcW w:w="2570" w:type="dxa"/>
            <w:vAlign w:val="center"/>
          </w:tcPr>
          <w:p w14:paraId="03F37BB9">
            <w:pPr>
              <w:rPr>
                <w:rFonts w:ascii="宋体" w:hAnsi="宋体" w:cs="Arial"/>
                <w:sz w:val="21"/>
                <w:szCs w:val="21"/>
              </w:rPr>
            </w:pPr>
          </w:p>
        </w:tc>
      </w:tr>
      <w:tr w14:paraId="542AB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20A30EF8">
            <w:pPr>
              <w:numPr>
                <w:ilvl w:val="0"/>
                <w:numId w:val="180"/>
              </w:numPr>
              <w:rPr>
                <w:rFonts w:ascii="宋体" w:hAnsi="宋体"/>
                <w:color w:val="000000"/>
                <w:sz w:val="21"/>
                <w:szCs w:val="21"/>
              </w:rPr>
            </w:pPr>
          </w:p>
        </w:tc>
        <w:tc>
          <w:tcPr>
            <w:tcW w:w="1672" w:type="dxa"/>
            <w:vAlign w:val="center"/>
          </w:tcPr>
          <w:p w14:paraId="5F4D79C5">
            <w:pPr>
              <w:rPr>
                <w:rFonts w:ascii="宋体" w:hAnsi="宋体" w:cs="Arial"/>
                <w:sz w:val="21"/>
                <w:szCs w:val="21"/>
              </w:rPr>
            </w:pPr>
            <w:r>
              <w:rPr>
                <w:rFonts w:hint="eastAsia" w:ascii="宋体" w:hAnsi="宋体"/>
                <w:sz w:val="21"/>
                <w:szCs w:val="21"/>
              </w:rPr>
              <w:t>还款账号</w:t>
            </w:r>
          </w:p>
        </w:tc>
        <w:tc>
          <w:tcPr>
            <w:tcW w:w="1283" w:type="dxa"/>
            <w:vAlign w:val="center"/>
          </w:tcPr>
          <w:p w14:paraId="6D0273B4">
            <w:pPr>
              <w:rPr>
                <w:rFonts w:ascii="宋体" w:hAnsi="宋体" w:cs="Arial"/>
                <w:color w:val="000000"/>
                <w:sz w:val="21"/>
                <w:szCs w:val="21"/>
              </w:rPr>
            </w:pPr>
            <w:r>
              <w:rPr>
                <w:rFonts w:hint="eastAsia" w:ascii="宋体" w:hAnsi="宋体" w:cs="Arial"/>
                <w:color w:val="000000"/>
                <w:sz w:val="21"/>
                <w:szCs w:val="21"/>
              </w:rPr>
              <w:t>文本</w:t>
            </w:r>
          </w:p>
        </w:tc>
        <w:tc>
          <w:tcPr>
            <w:tcW w:w="1215" w:type="dxa"/>
            <w:vAlign w:val="center"/>
          </w:tcPr>
          <w:p w14:paraId="538D2CB6">
            <w:pPr>
              <w:rPr>
                <w:rFonts w:ascii="宋体" w:hAnsi="宋体" w:cs="Arial"/>
                <w:color w:val="000000"/>
                <w:sz w:val="21"/>
                <w:szCs w:val="21"/>
              </w:rPr>
            </w:pPr>
          </w:p>
        </w:tc>
        <w:tc>
          <w:tcPr>
            <w:tcW w:w="1155" w:type="dxa"/>
            <w:vAlign w:val="center"/>
          </w:tcPr>
          <w:p w14:paraId="1EAA3285">
            <w:pPr>
              <w:rPr>
                <w:rFonts w:ascii="宋体" w:hAnsi="宋体" w:cs="Arial"/>
                <w:sz w:val="21"/>
                <w:szCs w:val="21"/>
              </w:rPr>
            </w:pPr>
          </w:p>
        </w:tc>
        <w:tc>
          <w:tcPr>
            <w:tcW w:w="1305" w:type="dxa"/>
            <w:vAlign w:val="center"/>
          </w:tcPr>
          <w:p w14:paraId="5D008D33">
            <w:pPr>
              <w:rPr>
                <w:rFonts w:ascii="宋体" w:hAnsi="宋体" w:cs="Arial"/>
                <w:color w:val="000000"/>
                <w:sz w:val="21"/>
                <w:szCs w:val="21"/>
              </w:rPr>
            </w:pPr>
          </w:p>
        </w:tc>
        <w:tc>
          <w:tcPr>
            <w:tcW w:w="2570" w:type="dxa"/>
            <w:vAlign w:val="center"/>
          </w:tcPr>
          <w:p w14:paraId="5F6CD2F2">
            <w:pPr>
              <w:rPr>
                <w:rFonts w:ascii="宋体" w:hAnsi="宋体" w:cs="Arial"/>
                <w:sz w:val="21"/>
                <w:szCs w:val="21"/>
              </w:rPr>
            </w:pPr>
          </w:p>
        </w:tc>
      </w:tr>
      <w:tr w14:paraId="51C43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4D9B5672">
            <w:pPr>
              <w:numPr>
                <w:ilvl w:val="0"/>
                <w:numId w:val="180"/>
              </w:numPr>
              <w:rPr>
                <w:rFonts w:ascii="宋体" w:hAnsi="宋体"/>
                <w:color w:val="000000"/>
                <w:sz w:val="21"/>
                <w:szCs w:val="21"/>
              </w:rPr>
            </w:pPr>
          </w:p>
        </w:tc>
        <w:tc>
          <w:tcPr>
            <w:tcW w:w="1672" w:type="dxa"/>
            <w:vAlign w:val="center"/>
          </w:tcPr>
          <w:p w14:paraId="282B03C0">
            <w:pPr>
              <w:rPr>
                <w:rFonts w:ascii="宋体" w:hAnsi="宋体" w:cs="Arial"/>
                <w:sz w:val="21"/>
                <w:szCs w:val="21"/>
              </w:rPr>
            </w:pPr>
            <w:r>
              <w:rPr>
                <w:rFonts w:hint="eastAsia" w:ascii="宋体" w:hAnsi="宋体"/>
                <w:sz w:val="21"/>
                <w:szCs w:val="21"/>
              </w:rPr>
              <w:t>还款日</w:t>
            </w:r>
          </w:p>
        </w:tc>
        <w:tc>
          <w:tcPr>
            <w:tcW w:w="1283" w:type="dxa"/>
            <w:vAlign w:val="center"/>
          </w:tcPr>
          <w:p w14:paraId="7C01E8E7">
            <w:pPr>
              <w:rPr>
                <w:rFonts w:ascii="宋体" w:hAnsi="宋体" w:cs="Arial"/>
                <w:color w:val="000000"/>
                <w:sz w:val="21"/>
                <w:szCs w:val="21"/>
              </w:rPr>
            </w:pPr>
            <w:r>
              <w:rPr>
                <w:rFonts w:hint="eastAsia" w:ascii="宋体" w:hAnsi="宋体" w:cs="Arial"/>
                <w:color w:val="000000"/>
                <w:sz w:val="21"/>
                <w:szCs w:val="21"/>
              </w:rPr>
              <w:t>文本</w:t>
            </w:r>
          </w:p>
        </w:tc>
        <w:tc>
          <w:tcPr>
            <w:tcW w:w="1215" w:type="dxa"/>
            <w:vAlign w:val="center"/>
          </w:tcPr>
          <w:p w14:paraId="13CCF607">
            <w:pPr>
              <w:rPr>
                <w:rFonts w:ascii="宋体" w:hAnsi="宋体" w:cs="Arial"/>
                <w:color w:val="000000"/>
                <w:sz w:val="21"/>
                <w:szCs w:val="21"/>
              </w:rPr>
            </w:pPr>
          </w:p>
        </w:tc>
        <w:tc>
          <w:tcPr>
            <w:tcW w:w="1155" w:type="dxa"/>
            <w:vAlign w:val="center"/>
          </w:tcPr>
          <w:p w14:paraId="7AD1F343">
            <w:pPr>
              <w:rPr>
                <w:rFonts w:ascii="宋体" w:hAnsi="宋体" w:cs="Arial"/>
                <w:sz w:val="21"/>
                <w:szCs w:val="21"/>
              </w:rPr>
            </w:pPr>
          </w:p>
        </w:tc>
        <w:tc>
          <w:tcPr>
            <w:tcW w:w="1305" w:type="dxa"/>
            <w:vAlign w:val="center"/>
          </w:tcPr>
          <w:p w14:paraId="458F5AD9">
            <w:pPr>
              <w:rPr>
                <w:rFonts w:ascii="宋体" w:hAnsi="宋体" w:cs="Arial"/>
                <w:color w:val="000000"/>
                <w:sz w:val="21"/>
                <w:szCs w:val="21"/>
              </w:rPr>
            </w:pPr>
          </w:p>
        </w:tc>
        <w:tc>
          <w:tcPr>
            <w:tcW w:w="2570" w:type="dxa"/>
            <w:vAlign w:val="center"/>
          </w:tcPr>
          <w:p w14:paraId="4C25C95D">
            <w:pPr>
              <w:rPr>
                <w:rFonts w:ascii="宋体" w:hAnsi="宋体" w:cs="Arial"/>
                <w:sz w:val="21"/>
                <w:szCs w:val="21"/>
              </w:rPr>
            </w:pPr>
          </w:p>
        </w:tc>
      </w:tr>
      <w:tr w14:paraId="440A7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3B8086D8">
            <w:pPr>
              <w:numPr>
                <w:ilvl w:val="0"/>
                <w:numId w:val="180"/>
              </w:numPr>
              <w:rPr>
                <w:rFonts w:ascii="宋体" w:hAnsi="宋体"/>
                <w:color w:val="000000"/>
                <w:sz w:val="21"/>
                <w:szCs w:val="21"/>
              </w:rPr>
            </w:pPr>
          </w:p>
        </w:tc>
        <w:tc>
          <w:tcPr>
            <w:tcW w:w="1672" w:type="dxa"/>
            <w:vAlign w:val="center"/>
          </w:tcPr>
          <w:p w14:paraId="796CBBE3">
            <w:pPr>
              <w:rPr>
                <w:rFonts w:ascii="宋体" w:hAnsi="宋体" w:cs="Arial"/>
                <w:sz w:val="21"/>
                <w:szCs w:val="21"/>
              </w:rPr>
            </w:pPr>
            <w:r>
              <w:rPr>
                <w:rFonts w:hint="eastAsia" w:ascii="宋体" w:hAnsi="宋体"/>
                <w:sz w:val="21"/>
                <w:szCs w:val="21"/>
              </w:rPr>
              <w:t>已还本金</w:t>
            </w:r>
          </w:p>
        </w:tc>
        <w:tc>
          <w:tcPr>
            <w:tcW w:w="1283" w:type="dxa"/>
            <w:vAlign w:val="center"/>
          </w:tcPr>
          <w:p w14:paraId="748025DD">
            <w:pPr>
              <w:rPr>
                <w:rFonts w:ascii="宋体" w:hAnsi="宋体" w:cs="Arial"/>
                <w:color w:val="000000"/>
                <w:sz w:val="21"/>
                <w:szCs w:val="21"/>
              </w:rPr>
            </w:pPr>
            <w:r>
              <w:rPr>
                <w:rFonts w:hint="eastAsia" w:ascii="宋体" w:hAnsi="宋体" w:cs="Arial"/>
                <w:color w:val="000000"/>
                <w:sz w:val="21"/>
                <w:szCs w:val="21"/>
              </w:rPr>
              <w:t>文本</w:t>
            </w:r>
          </w:p>
        </w:tc>
        <w:tc>
          <w:tcPr>
            <w:tcW w:w="1215" w:type="dxa"/>
            <w:vAlign w:val="center"/>
          </w:tcPr>
          <w:p w14:paraId="78089EC4">
            <w:pPr>
              <w:rPr>
                <w:rFonts w:ascii="宋体" w:hAnsi="宋体" w:cs="Arial"/>
                <w:color w:val="000000"/>
                <w:sz w:val="21"/>
                <w:szCs w:val="21"/>
              </w:rPr>
            </w:pPr>
          </w:p>
        </w:tc>
        <w:tc>
          <w:tcPr>
            <w:tcW w:w="1155" w:type="dxa"/>
            <w:vAlign w:val="center"/>
          </w:tcPr>
          <w:p w14:paraId="0394BEC2">
            <w:pPr>
              <w:rPr>
                <w:rFonts w:ascii="宋体" w:hAnsi="宋体" w:cs="Arial"/>
                <w:sz w:val="21"/>
                <w:szCs w:val="21"/>
              </w:rPr>
            </w:pPr>
          </w:p>
        </w:tc>
        <w:tc>
          <w:tcPr>
            <w:tcW w:w="1305" w:type="dxa"/>
            <w:vAlign w:val="center"/>
          </w:tcPr>
          <w:p w14:paraId="4F6DE816">
            <w:pPr>
              <w:rPr>
                <w:rFonts w:ascii="宋体" w:hAnsi="宋体" w:cs="Arial"/>
                <w:color w:val="000000"/>
                <w:sz w:val="21"/>
                <w:szCs w:val="21"/>
              </w:rPr>
            </w:pPr>
          </w:p>
        </w:tc>
        <w:tc>
          <w:tcPr>
            <w:tcW w:w="2570" w:type="dxa"/>
            <w:vAlign w:val="center"/>
          </w:tcPr>
          <w:p w14:paraId="75A46836">
            <w:pPr>
              <w:rPr>
                <w:rFonts w:ascii="宋体" w:hAnsi="宋体" w:cs="Arial"/>
                <w:sz w:val="21"/>
                <w:szCs w:val="21"/>
              </w:rPr>
            </w:pPr>
          </w:p>
        </w:tc>
      </w:tr>
      <w:tr w14:paraId="15D6C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59B617D0">
            <w:pPr>
              <w:numPr>
                <w:ilvl w:val="0"/>
                <w:numId w:val="180"/>
              </w:numPr>
              <w:rPr>
                <w:rFonts w:ascii="宋体" w:hAnsi="宋体"/>
                <w:color w:val="000000"/>
                <w:sz w:val="21"/>
                <w:szCs w:val="21"/>
              </w:rPr>
            </w:pPr>
          </w:p>
        </w:tc>
        <w:tc>
          <w:tcPr>
            <w:tcW w:w="1672" w:type="dxa"/>
            <w:vAlign w:val="center"/>
          </w:tcPr>
          <w:p w14:paraId="4B1463EE">
            <w:pPr>
              <w:rPr>
                <w:rFonts w:ascii="宋体" w:hAnsi="宋体" w:cs="Arial"/>
                <w:sz w:val="21"/>
                <w:szCs w:val="21"/>
              </w:rPr>
            </w:pPr>
            <w:r>
              <w:rPr>
                <w:rFonts w:hint="eastAsia" w:ascii="宋体" w:hAnsi="宋体"/>
                <w:sz w:val="21"/>
                <w:szCs w:val="21"/>
              </w:rPr>
              <w:t>已还利息</w:t>
            </w:r>
          </w:p>
        </w:tc>
        <w:tc>
          <w:tcPr>
            <w:tcW w:w="1283" w:type="dxa"/>
            <w:vAlign w:val="center"/>
          </w:tcPr>
          <w:p w14:paraId="748998CE">
            <w:pPr>
              <w:rPr>
                <w:rFonts w:ascii="宋体" w:hAnsi="宋体" w:cs="Arial"/>
                <w:color w:val="000000"/>
                <w:sz w:val="21"/>
                <w:szCs w:val="21"/>
              </w:rPr>
            </w:pPr>
            <w:r>
              <w:rPr>
                <w:rFonts w:hint="eastAsia" w:ascii="宋体" w:hAnsi="宋体" w:cs="Arial"/>
                <w:color w:val="000000"/>
                <w:sz w:val="21"/>
                <w:szCs w:val="21"/>
              </w:rPr>
              <w:t>文本</w:t>
            </w:r>
          </w:p>
        </w:tc>
        <w:tc>
          <w:tcPr>
            <w:tcW w:w="1215" w:type="dxa"/>
            <w:vAlign w:val="center"/>
          </w:tcPr>
          <w:p w14:paraId="261C7269">
            <w:pPr>
              <w:rPr>
                <w:rFonts w:ascii="宋体" w:hAnsi="宋体" w:cs="Arial"/>
                <w:color w:val="000000"/>
                <w:sz w:val="21"/>
                <w:szCs w:val="21"/>
              </w:rPr>
            </w:pPr>
          </w:p>
        </w:tc>
        <w:tc>
          <w:tcPr>
            <w:tcW w:w="1155" w:type="dxa"/>
            <w:vAlign w:val="center"/>
          </w:tcPr>
          <w:p w14:paraId="127555AC">
            <w:pPr>
              <w:rPr>
                <w:rFonts w:ascii="宋体" w:hAnsi="宋体" w:cs="Arial"/>
                <w:sz w:val="21"/>
                <w:szCs w:val="21"/>
              </w:rPr>
            </w:pPr>
          </w:p>
        </w:tc>
        <w:tc>
          <w:tcPr>
            <w:tcW w:w="1305" w:type="dxa"/>
            <w:vAlign w:val="center"/>
          </w:tcPr>
          <w:p w14:paraId="1C18824D">
            <w:pPr>
              <w:rPr>
                <w:rFonts w:ascii="宋体" w:hAnsi="宋体" w:cs="Arial"/>
                <w:color w:val="000000"/>
                <w:sz w:val="21"/>
                <w:szCs w:val="21"/>
              </w:rPr>
            </w:pPr>
          </w:p>
        </w:tc>
        <w:tc>
          <w:tcPr>
            <w:tcW w:w="2570" w:type="dxa"/>
            <w:vAlign w:val="center"/>
          </w:tcPr>
          <w:p w14:paraId="73BE972C">
            <w:pPr>
              <w:rPr>
                <w:rFonts w:ascii="宋体" w:hAnsi="宋体" w:cs="Arial"/>
                <w:color w:val="000000"/>
                <w:sz w:val="21"/>
                <w:szCs w:val="21"/>
              </w:rPr>
            </w:pPr>
          </w:p>
        </w:tc>
      </w:tr>
      <w:tr w14:paraId="755F9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489C600C">
            <w:pPr>
              <w:numPr>
                <w:ilvl w:val="0"/>
                <w:numId w:val="180"/>
              </w:numPr>
              <w:rPr>
                <w:rFonts w:ascii="宋体" w:hAnsi="宋体"/>
                <w:color w:val="000000"/>
                <w:sz w:val="21"/>
                <w:szCs w:val="21"/>
              </w:rPr>
            </w:pPr>
          </w:p>
        </w:tc>
        <w:tc>
          <w:tcPr>
            <w:tcW w:w="1672" w:type="dxa"/>
            <w:vAlign w:val="center"/>
          </w:tcPr>
          <w:p w14:paraId="6C300FEF">
            <w:pPr>
              <w:rPr>
                <w:rFonts w:ascii="宋体" w:hAnsi="宋体" w:cs="Arial"/>
                <w:sz w:val="21"/>
                <w:szCs w:val="21"/>
              </w:rPr>
            </w:pPr>
            <w:r>
              <w:rPr>
                <w:rFonts w:hint="eastAsia" w:ascii="宋体" w:hAnsi="宋体"/>
                <w:sz w:val="21"/>
                <w:szCs w:val="21"/>
              </w:rPr>
              <w:t>还款方式</w:t>
            </w:r>
          </w:p>
        </w:tc>
        <w:tc>
          <w:tcPr>
            <w:tcW w:w="1283" w:type="dxa"/>
            <w:vAlign w:val="center"/>
          </w:tcPr>
          <w:p w14:paraId="207C08FC">
            <w:pPr>
              <w:rPr>
                <w:rFonts w:ascii="宋体" w:hAnsi="宋体" w:cs="Arial"/>
                <w:color w:val="000000"/>
                <w:sz w:val="21"/>
                <w:szCs w:val="21"/>
              </w:rPr>
            </w:pPr>
            <w:r>
              <w:rPr>
                <w:rFonts w:hint="eastAsia" w:ascii="宋体" w:hAnsi="宋体" w:cs="Arial"/>
                <w:color w:val="000000"/>
                <w:sz w:val="21"/>
                <w:szCs w:val="21"/>
              </w:rPr>
              <w:t>文本</w:t>
            </w:r>
          </w:p>
        </w:tc>
        <w:tc>
          <w:tcPr>
            <w:tcW w:w="1215" w:type="dxa"/>
            <w:vAlign w:val="center"/>
          </w:tcPr>
          <w:p w14:paraId="5DBE7940">
            <w:pPr>
              <w:rPr>
                <w:rFonts w:ascii="宋体" w:hAnsi="宋体" w:cs="Arial"/>
                <w:color w:val="000000"/>
                <w:sz w:val="21"/>
                <w:szCs w:val="21"/>
              </w:rPr>
            </w:pPr>
          </w:p>
        </w:tc>
        <w:tc>
          <w:tcPr>
            <w:tcW w:w="1155" w:type="dxa"/>
            <w:vAlign w:val="center"/>
          </w:tcPr>
          <w:p w14:paraId="4BA3575B">
            <w:pPr>
              <w:rPr>
                <w:rFonts w:ascii="宋体" w:hAnsi="宋体" w:cs="Arial"/>
                <w:sz w:val="21"/>
                <w:szCs w:val="21"/>
              </w:rPr>
            </w:pPr>
          </w:p>
        </w:tc>
        <w:tc>
          <w:tcPr>
            <w:tcW w:w="1305" w:type="dxa"/>
            <w:vAlign w:val="center"/>
          </w:tcPr>
          <w:p w14:paraId="03315139">
            <w:pPr>
              <w:rPr>
                <w:rFonts w:ascii="宋体" w:hAnsi="宋体" w:cs="Arial"/>
                <w:color w:val="000000"/>
                <w:sz w:val="21"/>
                <w:szCs w:val="21"/>
              </w:rPr>
            </w:pPr>
          </w:p>
        </w:tc>
        <w:tc>
          <w:tcPr>
            <w:tcW w:w="2570" w:type="dxa"/>
            <w:vAlign w:val="center"/>
          </w:tcPr>
          <w:p w14:paraId="5D452307">
            <w:pPr>
              <w:rPr>
                <w:rFonts w:ascii="宋体" w:hAnsi="宋体" w:cs="Arial"/>
                <w:color w:val="000000"/>
                <w:sz w:val="21"/>
                <w:szCs w:val="21"/>
              </w:rPr>
            </w:pPr>
          </w:p>
        </w:tc>
      </w:tr>
      <w:tr w14:paraId="35D93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15A18C43">
            <w:pPr>
              <w:numPr>
                <w:ilvl w:val="0"/>
                <w:numId w:val="180"/>
              </w:numPr>
              <w:rPr>
                <w:rFonts w:ascii="宋体" w:hAnsi="宋体"/>
                <w:color w:val="000000"/>
                <w:sz w:val="21"/>
                <w:szCs w:val="21"/>
              </w:rPr>
            </w:pPr>
          </w:p>
        </w:tc>
        <w:tc>
          <w:tcPr>
            <w:tcW w:w="1672" w:type="dxa"/>
            <w:vAlign w:val="center"/>
          </w:tcPr>
          <w:p w14:paraId="625790DD">
            <w:pPr>
              <w:rPr>
                <w:rFonts w:ascii="宋体" w:hAnsi="宋体" w:cs="Arial"/>
                <w:sz w:val="21"/>
                <w:szCs w:val="21"/>
              </w:rPr>
            </w:pPr>
            <w:r>
              <w:rPr>
                <w:rFonts w:hint="eastAsia" w:ascii="宋体" w:hAnsi="宋体"/>
                <w:sz w:val="21"/>
                <w:szCs w:val="21"/>
              </w:rPr>
              <w:t>经办机构</w:t>
            </w:r>
          </w:p>
        </w:tc>
        <w:tc>
          <w:tcPr>
            <w:tcW w:w="1283" w:type="dxa"/>
            <w:vAlign w:val="center"/>
          </w:tcPr>
          <w:p w14:paraId="0EB450B6">
            <w:pPr>
              <w:rPr>
                <w:rFonts w:ascii="宋体" w:hAnsi="宋体" w:cs="Arial"/>
                <w:color w:val="000000"/>
                <w:sz w:val="21"/>
                <w:szCs w:val="21"/>
              </w:rPr>
            </w:pPr>
            <w:r>
              <w:rPr>
                <w:rFonts w:hint="eastAsia" w:ascii="宋体" w:hAnsi="宋体" w:cs="Arial"/>
                <w:color w:val="000000"/>
                <w:sz w:val="21"/>
                <w:szCs w:val="21"/>
              </w:rPr>
              <w:t>文本</w:t>
            </w:r>
          </w:p>
        </w:tc>
        <w:tc>
          <w:tcPr>
            <w:tcW w:w="1215" w:type="dxa"/>
            <w:vAlign w:val="center"/>
          </w:tcPr>
          <w:p w14:paraId="7D140324">
            <w:pPr>
              <w:rPr>
                <w:rFonts w:ascii="宋体" w:hAnsi="宋体" w:cs="Arial"/>
                <w:color w:val="000000"/>
                <w:sz w:val="21"/>
                <w:szCs w:val="21"/>
              </w:rPr>
            </w:pPr>
          </w:p>
        </w:tc>
        <w:tc>
          <w:tcPr>
            <w:tcW w:w="1155" w:type="dxa"/>
            <w:vAlign w:val="center"/>
          </w:tcPr>
          <w:p w14:paraId="141A1B1C">
            <w:pPr>
              <w:rPr>
                <w:rFonts w:ascii="宋体" w:hAnsi="宋体" w:cs="Arial"/>
                <w:sz w:val="21"/>
                <w:szCs w:val="21"/>
              </w:rPr>
            </w:pPr>
          </w:p>
        </w:tc>
        <w:tc>
          <w:tcPr>
            <w:tcW w:w="1305" w:type="dxa"/>
            <w:vAlign w:val="center"/>
          </w:tcPr>
          <w:p w14:paraId="2DE4F7BA">
            <w:pPr>
              <w:rPr>
                <w:rFonts w:ascii="宋体" w:hAnsi="宋体" w:cs="Arial"/>
                <w:color w:val="000000"/>
                <w:sz w:val="21"/>
                <w:szCs w:val="21"/>
              </w:rPr>
            </w:pPr>
          </w:p>
        </w:tc>
        <w:tc>
          <w:tcPr>
            <w:tcW w:w="2570" w:type="dxa"/>
            <w:vAlign w:val="center"/>
          </w:tcPr>
          <w:p w14:paraId="6315F509">
            <w:pPr>
              <w:rPr>
                <w:rFonts w:ascii="宋体" w:hAnsi="宋体" w:cs="Arial"/>
                <w:color w:val="000000"/>
                <w:sz w:val="21"/>
                <w:szCs w:val="21"/>
              </w:rPr>
            </w:pPr>
          </w:p>
        </w:tc>
      </w:tr>
      <w:tr w14:paraId="6BB5F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7E39FBD0">
            <w:pPr>
              <w:numPr>
                <w:ilvl w:val="0"/>
                <w:numId w:val="180"/>
              </w:numPr>
              <w:rPr>
                <w:rFonts w:ascii="宋体" w:hAnsi="宋体"/>
                <w:color w:val="000000"/>
                <w:sz w:val="21"/>
                <w:szCs w:val="21"/>
              </w:rPr>
            </w:pPr>
          </w:p>
        </w:tc>
        <w:tc>
          <w:tcPr>
            <w:tcW w:w="1672" w:type="dxa"/>
            <w:vAlign w:val="center"/>
          </w:tcPr>
          <w:p w14:paraId="71ED1A9B">
            <w:pPr>
              <w:rPr>
                <w:rFonts w:ascii="宋体" w:hAnsi="宋体" w:cs="Arial"/>
                <w:sz w:val="21"/>
                <w:szCs w:val="21"/>
              </w:rPr>
            </w:pPr>
            <w:r>
              <w:rPr>
                <w:rFonts w:hint="eastAsia" w:ascii="宋体" w:hAnsi="宋体"/>
                <w:sz w:val="21"/>
                <w:szCs w:val="21"/>
              </w:rPr>
              <w:t>客户经理</w:t>
            </w:r>
          </w:p>
        </w:tc>
        <w:tc>
          <w:tcPr>
            <w:tcW w:w="1283" w:type="dxa"/>
            <w:vAlign w:val="center"/>
          </w:tcPr>
          <w:p w14:paraId="6C10C5D6">
            <w:pPr>
              <w:rPr>
                <w:rFonts w:ascii="宋体" w:hAnsi="宋体" w:cs="Arial"/>
                <w:color w:val="000000"/>
                <w:sz w:val="21"/>
                <w:szCs w:val="21"/>
              </w:rPr>
            </w:pPr>
            <w:r>
              <w:rPr>
                <w:rFonts w:hint="eastAsia" w:ascii="宋体" w:hAnsi="宋体" w:cs="Arial"/>
                <w:color w:val="000000"/>
                <w:sz w:val="21"/>
                <w:szCs w:val="21"/>
              </w:rPr>
              <w:t>文本</w:t>
            </w:r>
          </w:p>
        </w:tc>
        <w:tc>
          <w:tcPr>
            <w:tcW w:w="1215" w:type="dxa"/>
            <w:vAlign w:val="center"/>
          </w:tcPr>
          <w:p w14:paraId="09DF7A02">
            <w:pPr>
              <w:rPr>
                <w:rFonts w:ascii="宋体" w:hAnsi="宋体" w:cs="Arial"/>
                <w:color w:val="000000"/>
                <w:sz w:val="21"/>
                <w:szCs w:val="21"/>
              </w:rPr>
            </w:pPr>
          </w:p>
        </w:tc>
        <w:tc>
          <w:tcPr>
            <w:tcW w:w="1155" w:type="dxa"/>
            <w:vAlign w:val="center"/>
          </w:tcPr>
          <w:p w14:paraId="0B44A582">
            <w:pPr>
              <w:rPr>
                <w:rFonts w:ascii="宋体" w:hAnsi="宋体" w:cs="Arial"/>
                <w:sz w:val="21"/>
                <w:szCs w:val="21"/>
              </w:rPr>
            </w:pPr>
          </w:p>
        </w:tc>
        <w:tc>
          <w:tcPr>
            <w:tcW w:w="1305" w:type="dxa"/>
            <w:vAlign w:val="center"/>
          </w:tcPr>
          <w:p w14:paraId="37A14A44">
            <w:pPr>
              <w:rPr>
                <w:rFonts w:ascii="宋体" w:hAnsi="宋体" w:cs="Arial"/>
                <w:color w:val="000000"/>
                <w:sz w:val="21"/>
                <w:szCs w:val="21"/>
              </w:rPr>
            </w:pPr>
          </w:p>
        </w:tc>
        <w:tc>
          <w:tcPr>
            <w:tcW w:w="2570" w:type="dxa"/>
            <w:vAlign w:val="center"/>
          </w:tcPr>
          <w:p w14:paraId="4CCBD311">
            <w:pPr>
              <w:rPr>
                <w:rFonts w:ascii="宋体" w:hAnsi="宋体" w:cs="Arial"/>
                <w:color w:val="000000"/>
                <w:sz w:val="21"/>
                <w:szCs w:val="21"/>
              </w:rPr>
            </w:pPr>
          </w:p>
        </w:tc>
      </w:tr>
      <w:tr w14:paraId="49EA1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54" w:type="dxa"/>
            <w:vAlign w:val="center"/>
          </w:tcPr>
          <w:p w14:paraId="0F1B8B5E">
            <w:pPr>
              <w:numPr>
                <w:ilvl w:val="0"/>
                <w:numId w:val="180"/>
              </w:numPr>
              <w:rPr>
                <w:rFonts w:ascii="宋体" w:hAnsi="宋体"/>
                <w:color w:val="000000"/>
                <w:sz w:val="21"/>
                <w:szCs w:val="21"/>
              </w:rPr>
            </w:pPr>
          </w:p>
        </w:tc>
        <w:tc>
          <w:tcPr>
            <w:tcW w:w="1672" w:type="dxa"/>
            <w:vAlign w:val="center"/>
          </w:tcPr>
          <w:p w14:paraId="16E75B31">
            <w:pPr>
              <w:rPr>
                <w:rFonts w:ascii="宋体" w:hAnsi="宋体"/>
                <w:sz w:val="21"/>
                <w:szCs w:val="21"/>
              </w:rPr>
            </w:pPr>
            <w:r>
              <w:rPr>
                <w:rFonts w:hint="eastAsia" w:ascii="宋体" w:hAnsi="宋体"/>
                <w:sz w:val="21"/>
                <w:szCs w:val="21"/>
              </w:rPr>
              <w:t>返回</w:t>
            </w:r>
          </w:p>
        </w:tc>
        <w:tc>
          <w:tcPr>
            <w:tcW w:w="1283" w:type="dxa"/>
            <w:vAlign w:val="center"/>
          </w:tcPr>
          <w:p w14:paraId="5D395DEA">
            <w:pPr>
              <w:rPr>
                <w:rFonts w:ascii="宋体" w:hAnsi="宋体" w:cs="Arial"/>
                <w:color w:val="000000"/>
                <w:sz w:val="21"/>
                <w:szCs w:val="21"/>
              </w:rPr>
            </w:pPr>
            <w:r>
              <w:rPr>
                <w:rFonts w:hint="eastAsia" w:ascii="宋体" w:hAnsi="宋体" w:cs="Arial"/>
                <w:color w:val="000000"/>
                <w:sz w:val="21"/>
                <w:szCs w:val="21"/>
              </w:rPr>
              <w:t>按钮</w:t>
            </w:r>
          </w:p>
        </w:tc>
        <w:tc>
          <w:tcPr>
            <w:tcW w:w="1215" w:type="dxa"/>
            <w:vAlign w:val="center"/>
          </w:tcPr>
          <w:p w14:paraId="5A912990">
            <w:pPr>
              <w:rPr>
                <w:rFonts w:ascii="宋体" w:hAnsi="宋体" w:cs="Arial"/>
                <w:color w:val="000000"/>
                <w:sz w:val="21"/>
                <w:szCs w:val="21"/>
              </w:rPr>
            </w:pPr>
          </w:p>
        </w:tc>
        <w:tc>
          <w:tcPr>
            <w:tcW w:w="1155" w:type="dxa"/>
            <w:vAlign w:val="center"/>
          </w:tcPr>
          <w:p w14:paraId="39847B66">
            <w:pPr>
              <w:rPr>
                <w:rFonts w:ascii="宋体" w:hAnsi="宋体" w:cs="Arial"/>
                <w:sz w:val="21"/>
                <w:szCs w:val="21"/>
              </w:rPr>
            </w:pPr>
          </w:p>
        </w:tc>
        <w:tc>
          <w:tcPr>
            <w:tcW w:w="1305" w:type="dxa"/>
            <w:vAlign w:val="center"/>
          </w:tcPr>
          <w:p w14:paraId="41832D89">
            <w:pPr>
              <w:rPr>
                <w:rFonts w:ascii="宋体" w:hAnsi="宋体" w:cs="Arial"/>
                <w:color w:val="000000"/>
                <w:sz w:val="21"/>
                <w:szCs w:val="21"/>
              </w:rPr>
            </w:pPr>
          </w:p>
        </w:tc>
        <w:tc>
          <w:tcPr>
            <w:tcW w:w="2570" w:type="dxa"/>
            <w:vAlign w:val="center"/>
          </w:tcPr>
          <w:p w14:paraId="7298557C">
            <w:pPr>
              <w:rPr>
                <w:rFonts w:ascii="宋体" w:hAnsi="宋体" w:cs="Arial"/>
                <w:color w:val="000000"/>
                <w:sz w:val="21"/>
                <w:szCs w:val="21"/>
              </w:rPr>
            </w:pPr>
          </w:p>
        </w:tc>
      </w:tr>
    </w:tbl>
    <w:p w14:paraId="78CFE3A3">
      <w:pPr>
        <w:pStyle w:val="5"/>
        <w:numPr>
          <w:ilvl w:val="0"/>
          <w:numId w:val="0"/>
        </w:numPr>
        <w:ind w:left="6"/>
      </w:pPr>
      <w:r>
        <w:rPr>
          <w:rFonts w:hint="eastAsia"/>
        </w:rPr>
        <w:t>还款计划查询页面</w:t>
      </w:r>
    </w:p>
    <w:tbl>
      <w:tblPr>
        <w:tblStyle w:val="48"/>
        <w:tblW w:w="98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759"/>
        <w:gridCol w:w="1217"/>
        <w:gridCol w:w="1217"/>
        <w:gridCol w:w="1052"/>
        <w:gridCol w:w="1384"/>
        <w:gridCol w:w="2585"/>
      </w:tblGrid>
      <w:tr w14:paraId="08CF1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FABF8F"/>
            <w:vAlign w:val="center"/>
          </w:tcPr>
          <w:p w14:paraId="38A0E200">
            <w:pPr>
              <w:pStyle w:val="6"/>
              <w:widowControl w:val="0"/>
              <w:rPr>
                <w:rFonts w:ascii="宋体" w:hAnsi="宋体"/>
                <w:sz w:val="21"/>
                <w:szCs w:val="21"/>
              </w:rPr>
            </w:pPr>
            <w:r>
              <w:rPr>
                <w:rFonts w:ascii="宋体" w:hAnsi="宋体" w:cs="Arial"/>
                <w:b/>
                <w:color w:val="000000"/>
                <w:sz w:val="21"/>
                <w:szCs w:val="21"/>
              </w:rPr>
              <w:t>序号</w:t>
            </w:r>
          </w:p>
        </w:tc>
        <w:tc>
          <w:tcPr>
            <w:tcW w:w="1759" w:type="dxa"/>
            <w:shd w:val="clear" w:color="auto" w:fill="FABF8F"/>
            <w:vAlign w:val="center"/>
          </w:tcPr>
          <w:p w14:paraId="00450D50">
            <w:pPr>
              <w:pStyle w:val="6"/>
              <w:widowControl w:val="0"/>
              <w:rPr>
                <w:rFonts w:ascii="宋体" w:hAnsi="宋体"/>
                <w:sz w:val="21"/>
                <w:szCs w:val="21"/>
              </w:rPr>
            </w:pPr>
            <w:r>
              <w:rPr>
                <w:rFonts w:ascii="宋体" w:hAnsi="宋体" w:cs="Arial"/>
                <w:b/>
                <w:color w:val="000000"/>
                <w:sz w:val="21"/>
                <w:szCs w:val="21"/>
              </w:rPr>
              <w:t>名称</w:t>
            </w:r>
          </w:p>
        </w:tc>
        <w:tc>
          <w:tcPr>
            <w:tcW w:w="1217" w:type="dxa"/>
            <w:shd w:val="clear" w:color="auto" w:fill="FABF8F"/>
            <w:vAlign w:val="center"/>
          </w:tcPr>
          <w:p w14:paraId="18F4E2A6">
            <w:pPr>
              <w:pStyle w:val="6"/>
              <w:widowControl w:val="0"/>
              <w:rPr>
                <w:rFonts w:ascii="宋体" w:hAnsi="宋体"/>
                <w:sz w:val="21"/>
                <w:szCs w:val="21"/>
              </w:rPr>
            </w:pPr>
            <w:r>
              <w:rPr>
                <w:rFonts w:ascii="宋体" w:hAnsi="宋体" w:cs="Arial"/>
                <w:b/>
                <w:color w:val="000000"/>
                <w:sz w:val="21"/>
                <w:szCs w:val="21"/>
              </w:rPr>
              <w:t>输入/输出</w:t>
            </w:r>
          </w:p>
        </w:tc>
        <w:tc>
          <w:tcPr>
            <w:tcW w:w="1217" w:type="dxa"/>
            <w:shd w:val="clear" w:color="auto" w:fill="FABF8F"/>
            <w:vAlign w:val="center"/>
          </w:tcPr>
          <w:p w14:paraId="45C56399">
            <w:pPr>
              <w:pStyle w:val="6"/>
              <w:widowControl w:val="0"/>
              <w:rPr>
                <w:rFonts w:ascii="宋体" w:hAnsi="宋体"/>
                <w:sz w:val="21"/>
                <w:szCs w:val="21"/>
              </w:rPr>
            </w:pPr>
            <w:r>
              <w:rPr>
                <w:rFonts w:ascii="宋体" w:hAnsi="宋体" w:cs="Arial"/>
                <w:b/>
                <w:color w:val="000000"/>
                <w:sz w:val="21"/>
                <w:szCs w:val="21"/>
              </w:rPr>
              <w:t>缺省值</w:t>
            </w:r>
          </w:p>
        </w:tc>
        <w:tc>
          <w:tcPr>
            <w:tcW w:w="1052" w:type="dxa"/>
            <w:shd w:val="clear" w:color="auto" w:fill="FABF8F"/>
            <w:vAlign w:val="center"/>
          </w:tcPr>
          <w:p w14:paraId="63A47F3D">
            <w:pPr>
              <w:pStyle w:val="6"/>
              <w:widowControl w:val="0"/>
              <w:rPr>
                <w:rFonts w:ascii="宋体" w:hAnsi="宋体"/>
                <w:sz w:val="21"/>
                <w:szCs w:val="21"/>
              </w:rPr>
            </w:pPr>
            <w:r>
              <w:rPr>
                <w:rFonts w:hint="eastAsia" w:ascii="宋体" w:hAnsi="宋体" w:cs="Arial"/>
                <w:b/>
                <w:color w:val="000000"/>
                <w:sz w:val="21"/>
                <w:szCs w:val="21"/>
              </w:rPr>
              <w:t>类型</w:t>
            </w:r>
            <w:r>
              <w:rPr>
                <w:rFonts w:ascii="宋体" w:hAnsi="宋体" w:cs="Arial"/>
                <w:b/>
                <w:color w:val="000000"/>
                <w:sz w:val="21"/>
                <w:szCs w:val="21"/>
              </w:rPr>
              <w:t>/长度</w:t>
            </w:r>
          </w:p>
        </w:tc>
        <w:tc>
          <w:tcPr>
            <w:tcW w:w="1384" w:type="dxa"/>
            <w:shd w:val="clear" w:color="auto" w:fill="FABF8F"/>
            <w:vAlign w:val="center"/>
          </w:tcPr>
          <w:p w14:paraId="24FBEEED">
            <w:pPr>
              <w:pStyle w:val="6"/>
              <w:widowControl w:val="0"/>
              <w:rPr>
                <w:rFonts w:ascii="宋体" w:hAnsi="宋体"/>
                <w:sz w:val="21"/>
                <w:szCs w:val="21"/>
              </w:rPr>
            </w:pPr>
            <w:r>
              <w:rPr>
                <w:rFonts w:hint="eastAsia" w:ascii="宋体" w:hAnsi="宋体" w:cs="Arial"/>
                <w:b/>
                <w:color w:val="000000"/>
                <w:sz w:val="21"/>
                <w:szCs w:val="21"/>
              </w:rPr>
              <w:t>是否必输</w:t>
            </w:r>
          </w:p>
        </w:tc>
        <w:tc>
          <w:tcPr>
            <w:tcW w:w="2585" w:type="dxa"/>
            <w:shd w:val="clear" w:color="auto" w:fill="FABF8F"/>
            <w:vAlign w:val="center"/>
          </w:tcPr>
          <w:p w14:paraId="6211D266">
            <w:pPr>
              <w:pStyle w:val="6"/>
              <w:widowControl w:val="0"/>
              <w:rPr>
                <w:rFonts w:ascii="宋体" w:hAnsi="宋体"/>
                <w:sz w:val="21"/>
                <w:szCs w:val="21"/>
              </w:rPr>
            </w:pPr>
            <w:r>
              <w:rPr>
                <w:rFonts w:ascii="宋体" w:hAnsi="宋体" w:cs="Arial"/>
                <w:b/>
                <w:color w:val="000000"/>
                <w:sz w:val="21"/>
                <w:szCs w:val="21"/>
              </w:rPr>
              <w:t>备注</w:t>
            </w:r>
          </w:p>
        </w:tc>
      </w:tr>
      <w:tr w14:paraId="204FE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26C6517">
            <w:pPr>
              <w:pStyle w:val="6"/>
              <w:widowControl w:val="0"/>
              <w:numPr>
                <w:ilvl w:val="0"/>
                <w:numId w:val="181"/>
              </w:numPr>
              <w:rPr>
                <w:rFonts w:ascii="宋体" w:hAnsi="宋体"/>
                <w:sz w:val="21"/>
                <w:szCs w:val="21"/>
              </w:rPr>
            </w:pPr>
          </w:p>
        </w:tc>
        <w:tc>
          <w:tcPr>
            <w:tcW w:w="1759" w:type="dxa"/>
          </w:tcPr>
          <w:p w14:paraId="57315F2E">
            <w:pPr>
              <w:pStyle w:val="6"/>
              <w:widowControl w:val="0"/>
              <w:rPr>
                <w:rFonts w:ascii="宋体" w:hAnsi="宋体"/>
                <w:sz w:val="21"/>
                <w:szCs w:val="21"/>
              </w:rPr>
            </w:pPr>
            <w:r>
              <w:rPr>
                <w:rFonts w:hint="eastAsia" w:ascii="宋体" w:hAnsi="宋体"/>
                <w:sz w:val="21"/>
                <w:szCs w:val="21"/>
              </w:rPr>
              <w:t>客户姓名</w:t>
            </w:r>
          </w:p>
        </w:tc>
        <w:tc>
          <w:tcPr>
            <w:tcW w:w="1217" w:type="dxa"/>
            <w:vAlign w:val="center"/>
          </w:tcPr>
          <w:p w14:paraId="1EA9F384">
            <w:pPr>
              <w:pStyle w:val="6"/>
              <w:widowControl w:val="0"/>
              <w:rPr>
                <w:rFonts w:ascii="宋体" w:hAnsi="宋体"/>
                <w:sz w:val="21"/>
                <w:szCs w:val="21"/>
              </w:rPr>
            </w:pPr>
            <w:r>
              <w:rPr>
                <w:rFonts w:hint="eastAsia" w:ascii="宋体" w:hAnsi="宋体" w:cs="Arial"/>
                <w:color w:val="000000"/>
                <w:sz w:val="21"/>
                <w:szCs w:val="21"/>
              </w:rPr>
              <w:t>文本</w:t>
            </w:r>
          </w:p>
        </w:tc>
        <w:tc>
          <w:tcPr>
            <w:tcW w:w="1217" w:type="dxa"/>
          </w:tcPr>
          <w:p w14:paraId="4F1CFFD4">
            <w:pPr>
              <w:pStyle w:val="6"/>
              <w:widowControl w:val="0"/>
              <w:rPr>
                <w:rFonts w:ascii="宋体" w:hAnsi="宋体"/>
                <w:sz w:val="21"/>
                <w:szCs w:val="21"/>
              </w:rPr>
            </w:pPr>
          </w:p>
        </w:tc>
        <w:tc>
          <w:tcPr>
            <w:tcW w:w="1052" w:type="dxa"/>
          </w:tcPr>
          <w:p w14:paraId="598142BE">
            <w:pPr>
              <w:pStyle w:val="6"/>
              <w:widowControl w:val="0"/>
              <w:rPr>
                <w:rFonts w:ascii="宋体" w:hAnsi="宋体"/>
                <w:sz w:val="21"/>
                <w:szCs w:val="21"/>
              </w:rPr>
            </w:pPr>
          </w:p>
        </w:tc>
        <w:tc>
          <w:tcPr>
            <w:tcW w:w="1384" w:type="dxa"/>
          </w:tcPr>
          <w:p w14:paraId="55041C76">
            <w:pPr>
              <w:pStyle w:val="6"/>
              <w:widowControl w:val="0"/>
              <w:rPr>
                <w:rFonts w:ascii="宋体" w:hAnsi="宋体"/>
                <w:sz w:val="21"/>
                <w:szCs w:val="21"/>
              </w:rPr>
            </w:pPr>
          </w:p>
        </w:tc>
        <w:tc>
          <w:tcPr>
            <w:tcW w:w="2585" w:type="dxa"/>
          </w:tcPr>
          <w:p w14:paraId="7FEDF331">
            <w:pPr>
              <w:pStyle w:val="6"/>
              <w:widowControl w:val="0"/>
              <w:rPr>
                <w:rFonts w:ascii="宋体" w:hAnsi="宋体"/>
                <w:sz w:val="21"/>
                <w:szCs w:val="21"/>
              </w:rPr>
            </w:pPr>
          </w:p>
        </w:tc>
      </w:tr>
      <w:tr w14:paraId="4F9DE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7EC67ADF">
            <w:pPr>
              <w:pStyle w:val="6"/>
              <w:widowControl w:val="0"/>
              <w:numPr>
                <w:ilvl w:val="0"/>
                <w:numId w:val="181"/>
              </w:numPr>
              <w:rPr>
                <w:rFonts w:ascii="宋体" w:hAnsi="宋体"/>
                <w:sz w:val="21"/>
                <w:szCs w:val="21"/>
              </w:rPr>
            </w:pPr>
          </w:p>
        </w:tc>
        <w:tc>
          <w:tcPr>
            <w:tcW w:w="1759" w:type="dxa"/>
          </w:tcPr>
          <w:p w14:paraId="7F865358">
            <w:pPr>
              <w:pStyle w:val="6"/>
              <w:widowControl w:val="0"/>
              <w:rPr>
                <w:rFonts w:ascii="宋体" w:hAnsi="宋体"/>
                <w:sz w:val="21"/>
                <w:szCs w:val="21"/>
              </w:rPr>
            </w:pPr>
            <w:r>
              <w:rPr>
                <w:rFonts w:hint="eastAsia" w:ascii="宋体" w:hAnsi="宋体"/>
                <w:sz w:val="21"/>
                <w:szCs w:val="21"/>
              </w:rPr>
              <w:t>结息日期</w:t>
            </w:r>
          </w:p>
        </w:tc>
        <w:tc>
          <w:tcPr>
            <w:tcW w:w="1217" w:type="dxa"/>
            <w:vAlign w:val="center"/>
          </w:tcPr>
          <w:p w14:paraId="0580F2DA">
            <w:pPr>
              <w:pStyle w:val="6"/>
              <w:widowControl w:val="0"/>
              <w:rPr>
                <w:rFonts w:ascii="宋体" w:hAnsi="宋体"/>
                <w:sz w:val="21"/>
                <w:szCs w:val="21"/>
              </w:rPr>
            </w:pPr>
            <w:r>
              <w:rPr>
                <w:rFonts w:hint="eastAsia" w:ascii="宋体" w:hAnsi="宋体" w:cs="Arial"/>
                <w:color w:val="000000"/>
                <w:sz w:val="21"/>
                <w:szCs w:val="21"/>
              </w:rPr>
              <w:t>文本</w:t>
            </w:r>
          </w:p>
        </w:tc>
        <w:tc>
          <w:tcPr>
            <w:tcW w:w="1217" w:type="dxa"/>
          </w:tcPr>
          <w:p w14:paraId="42EB93C6">
            <w:pPr>
              <w:pStyle w:val="6"/>
              <w:widowControl w:val="0"/>
              <w:rPr>
                <w:rFonts w:ascii="宋体" w:hAnsi="宋体"/>
                <w:sz w:val="21"/>
                <w:szCs w:val="21"/>
              </w:rPr>
            </w:pPr>
          </w:p>
        </w:tc>
        <w:tc>
          <w:tcPr>
            <w:tcW w:w="1052" w:type="dxa"/>
          </w:tcPr>
          <w:p w14:paraId="28FF8A98">
            <w:pPr>
              <w:pStyle w:val="6"/>
              <w:widowControl w:val="0"/>
              <w:rPr>
                <w:rFonts w:ascii="宋体" w:hAnsi="宋体"/>
                <w:sz w:val="21"/>
                <w:szCs w:val="21"/>
              </w:rPr>
            </w:pPr>
          </w:p>
        </w:tc>
        <w:tc>
          <w:tcPr>
            <w:tcW w:w="1384" w:type="dxa"/>
          </w:tcPr>
          <w:p w14:paraId="6FF0C0B5">
            <w:pPr>
              <w:pStyle w:val="6"/>
              <w:widowControl w:val="0"/>
              <w:rPr>
                <w:rFonts w:ascii="宋体" w:hAnsi="宋体"/>
                <w:sz w:val="21"/>
                <w:szCs w:val="21"/>
              </w:rPr>
            </w:pPr>
          </w:p>
        </w:tc>
        <w:tc>
          <w:tcPr>
            <w:tcW w:w="2585" w:type="dxa"/>
          </w:tcPr>
          <w:p w14:paraId="76D65783">
            <w:pPr>
              <w:pStyle w:val="6"/>
              <w:widowControl w:val="0"/>
              <w:rPr>
                <w:rFonts w:ascii="宋体" w:hAnsi="宋体"/>
                <w:sz w:val="21"/>
                <w:szCs w:val="21"/>
              </w:rPr>
            </w:pPr>
          </w:p>
        </w:tc>
      </w:tr>
      <w:tr w14:paraId="0C231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34F0250B">
            <w:pPr>
              <w:pStyle w:val="6"/>
              <w:widowControl w:val="0"/>
              <w:numPr>
                <w:ilvl w:val="0"/>
                <w:numId w:val="181"/>
              </w:numPr>
              <w:rPr>
                <w:rFonts w:ascii="宋体" w:hAnsi="宋体"/>
                <w:sz w:val="21"/>
                <w:szCs w:val="21"/>
              </w:rPr>
            </w:pPr>
          </w:p>
        </w:tc>
        <w:tc>
          <w:tcPr>
            <w:tcW w:w="1759" w:type="dxa"/>
          </w:tcPr>
          <w:p w14:paraId="08924E65">
            <w:pPr>
              <w:pStyle w:val="6"/>
              <w:widowControl w:val="0"/>
              <w:rPr>
                <w:rFonts w:ascii="宋体" w:hAnsi="宋体"/>
                <w:sz w:val="21"/>
                <w:szCs w:val="21"/>
              </w:rPr>
            </w:pPr>
            <w:r>
              <w:rPr>
                <w:rFonts w:hint="eastAsia" w:ascii="宋体" w:hAnsi="宋体"/>
                <w:sz w:val="21"/>
                <w:szCs w:val="21"/>
              </w:rPr>
              <w:t>应还金额</w:t>
            </w:r>
          </w:p>
        </w:tc>
        <w:tc>
          <w:tcPr>
            <w:tcW w:w="1217" w:type="dxa"/>
            <w:vAlign w:val="center"/>
          </w:tcPr>
          <w:p w14:paraId="41613493">
            <w:pPr>
              <w:pStyle w:val="6"/>
              <w:widowControl w:val="0"/>
              <w:rPr>
                <w:rFonts w:ascii="宋体" w:hAnsi="宋体"/>
                <w:sz w:val="21"/>
                <w:szCs w:val="21"/>
              </w:rPr>
            </w:pPr>
            <w:r>
              <w:rPr>
                <w:rFonts w:hint="eastAsia" w:ascii="宋体" w:hAnsi="宋体" w:cs="Arial"/>
                <w:color w:val="000000"/>
                <w:sz w:val="21"/>
                <w:szCs w:val="21"/>
              </w:rPr>
              <w:t>文本</w:t>
            </w:r>
          </w:p>
        </w:tc>
        <w:tc>
          <w:tcPr>
            <w:tcW w:w="1217" w:type="dxa"/>
          </w:tcPr>
          <w:p w14:paraId="655FD08D">
            <w:pPr>
              <w:pStyle w:val="6"/>
              <w:widowControl w:val="0"/>
              <w:rPr>
                <w:rFonts w:ascii="宋体" w:hAnsi="宋体"/>
                <w:sz w:val="21"/>
                <w:szCs w:val="21"/>
              </w:rPr>
            </w:pPr>
          </w:p>
        </w:tc>
        <w:tc>
          <w:tcPr>
            <w:tcW w:w="1052" w:type="dxa"/>
          </w:tcPr>
          <w:p w14:paraId="0DB83757">
            <w:pPr>
              <w:pStyle w:val="6"/>
              <w:widowControl w:val="0"/>
              <w:rPr>
                <w:rFonts w:ascii="宋体" w:hAnsi="宋体"/>
                <w:sz w:val="21"/>
                <w:szCs w:val="21"/>
              </w:rPr>
            </w:pPr>
          </w:p>
        </w:tc>
        <w:tc>
          <w:tcPr>
            <w:tcW w:w="1384" w:type="dxa"/>
          </w:tcPr>
          <w:p w14:paraId="612AB30E">
            <w:pPr>
              <w:pStyle w:val="6"/>
              <w:widowControl w:val="0"/>
              <w:rPr>
                <w:rFonts w:ascii="宋体" w:hAnsi="宋体"/>
                <w:sz w:val="21"/>
                <w:szCs w:val="21"/>
              </w:rPr>
            </w:pPr>
          </w:p>
        </w:tc>
        <w:tc>
          <w:tcPr>
            <w:tcW w:w="2585" w:type="dxa"/>
          </w:tcPr>
          <w:p w14:paraId="7624CE23">
            <w:pPr>
              <w:pStyle w:val="6"/>
              <w:widowControl w:val="0"/>
              <w:rPr>
                <w:rFonts w:ascii="宋体" w:hAnsi="宋体"/>
                <w:sz w:val="21"/>
                <w:szCs w:val="21"/>
              </w:rPr>
            </w:pPr>
          </w:p>
        </w:tc>
      </w:tr>
      <w:tr w14:paraId="3E3E3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03312120">
            <w:pPr>
              <w:pStyle w:val="6"/>
              <w:widowControl w:val="0"/>
              <w:numPr>
                <w:ilvl w:val="0"/>
                <w:numId w:val="181"/>
              </w:numPr>
              <w:rPr>
                <w:rFonts w:ascii="宋体" w:hAnsi="宋体"/>
                <w:sz w:val="21"/>
                <w:szCs w:val="21"/>
              </w:rPr>
            </w:pPr>
          </w:p>
        </w:tc>
        <w:tc>
          <w:tcPr>
            <w:tcW w:w="1759" w:type="dxa"/>
          </w:tcPr>
          <w:p w14:paraId="11E3E684">
            <w:pPr>
              <w:pStyle w:val="6"/>
              <w:widowControl w:val="0"/>
              <w:rPr>
                <w:rFonts w:ascii="宋体" w:hAnsi="宋体"/>
                <w:sz w:val="21"/>
                <w:szCs w:val="21"/>
              </w:rPr>
            </w:pPr>
            <w:r>
              <w:rPr>
                <w:rFonts w:hint="eastAsia" w:ascii="宋体" w:hAnsi="宋体"/>
                <w:sz w:val="21"/>
                <w:szCs w:val="21"/>
              </w:rPr>
              <w:t>实还金额</w:t>
            </w:r>
          </w:p>
        </w:tc>
        <w:tc>
          <w:tcPr>
            <w:tcW w:w="1217" w:type="dxa"/>
            <w:vAlign w:val="center"/>
          </w:tcPr>
          <w:p w14:paraId="31B9BAA0">
            <w:pPr>
              <w:pStyle w:val="6"/>
              <w:widowControl w:val="0"/>
              <w:rPr>
                <w:rFonts w:ascii="宋体" w:hAnsi="宋体"/>
                <w:sz w:val="21"/>
                <w:szCs w:val="21"/>
              </w:rPr>
            </w:pPr>
            <w:r>
              <w:rPr>
                <w:rFonts w:hint="eastAsia" w:ascii="宋体" w:hAnsi="宋体" w:cs="Arial"/>
                <w:color w:val="000000"/>
                <w:sz w:val="21"/>
                <w:szCs w:val="21"/>
              </w:rPr>
              <w:t>文本</w:t>
            </w:r>
          </w:p>
        </w:tc>
        <w:tc>
          <w:tcPr>
            <w:tcW w:w="1217" w:type="dxa"/>
          </w:tcPr>
          <w:p w14:paraId="7A007B3D">
            <w:pPr>
              <w:pStyle w:val="6"/>
              <w:widowControl w:val="0"/>
              <w:rPr>
                <w:rFonts w:ascii="宋体" w:hAnsi="宋体"/>
                <w:sz w:val="21"/>
                <w:szCs w:val="21"/>
              </w:rPr>
            </w:pPr>
          </w:p>
        </w:tc>
        <w:tc>
          <w:tcPr>
            <w:tcW w:w="1052" w:type="dxa"/>
          </w:tcPr>
          <w:p w14:paraId="3BE5713C">
            <w:pPr>
              <w:pStyle w:val="6"/>
              <w:widowControl w:val="0"/>
              <w:rPr>
                <w:rFonts w:ascii="宋体" w:hAnsi="宋体"/>
                <w:sz w:val="21"/>
                <w:szCs w:val="21"/>
              </w:rPr>
            </w:pPr>
          </w:p>
        </w:tc>
        <w:tc>
          <w:tcPr>
            <w:tcW w:w="1384" w:type="dxa"/>
          </w:tcPr>
          <w:p w14:paraId="234D8435">
            <w:pPr>
              <w:pStyle w:val="6"/>
              <w:widowControl w:val="0"/>
              <w:rPr>
                <w:rFonts w:ascii="宋体" w:hAnsi="宋体"/>
                <w:sz w:val="21"/>
                <w:szCs w:val="21"/>
              </w:rPr>
            </w:pPr>
          </w:p>
        </w:tc>
        <w:tc>
          <w:tcPr>
            <w:tcW w:w="2585" w:type="dxa"/>
          </w:tcPr>
          <w:p w14:paraId="3C81C12F">
            <w:pPr>
              <w:pStyle w:val="6"/>
              <w:widowControl w:val="0"/>
              <w:rPr>
                <w:rFonts w:ascii="宋体" w:hAnsi="宋体"/>
                <w:sz w:val="21"/>
                <w:szCs w:val="21"/>
              </w:rPr>
            </w:pPr>
          </w:p>
        </w:tc>
      </w:tr>
      <w:tr w14:paraId="10A19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5950CE42">
            <w:pPr>
              <w:pStyle w:val="6"/>
              <w:widowControl w:val="0"/>
              <w:numPr>
                <w:ilvl w:val="0"/>
                <w:numId w:val="181"/>
              </w:numPr>
              <w:rPr>
                <w:rFonts w:ascii="宋体" w:hAnsi="宋体"/>
                <w:sz w:val="21"/>
                <w:szCs w:val="21"/>
              </w:rPr>
            </w:pPr>
          </w:p>
        </w:tc>
        <w:tc>
          <w:tcPr>
            <w:tcW w:w="1759" w:type="dxa"/>
          </w:tcPr>
          <w:p w14:paraId="3A663608">
            <w:pPr>
              <w:pStyle w:val="6"/>
              <w:widowControl w:val="0"/>
              <w:rPr>
                <w:rFonts w:ascii="宋体" w:hAnsi="宋体"/>
                <w:sz w:val="21"/>
                <w:szCs w:val="21"/>
              </w:rPr>
            </w:pPr>
            <w:r>
              <w:rPr>
                <w:rFonts w:hint="eastAsia" w:ascii="宋体" w:hAnsi="宋体"/>
                <w:sz w:val="21"/>
                <w:szCs w:val="21"/>
              </w:rPr>
              <w:t>应还本金</w:t>
            </w:r>
          </w:p>
        </w:tc>
        <w:tc>
          <w:tcPr>
            <w:tcW w:w="1217" w:type="dxa"/>
            <w:vAlign w:val="center"/>
          </w:tcPr>
          <w:p w14:paraId="41D7C8FF">
            <w:pPr>
              <w:pStyle w:val="6"/>
              <w:widowControl w:val="0"/>
              <w:rPr>
                <w:rFonts w:ascii="宋体" w:hAnsi="宋体"/>
                <w:sz w:val="21"/>
                <w:szCs w:val="21"/>
              </w:rPr>
            </w:pPr>
            <w:r>
              <w:rPr>
                <w:rFonts w:hint="eastAsia" w:ascii="宋体" w:hAnsi="宋体" w:cs="Arial"/>
                <w:color w:val="000000"/>
                <w:sz w:val="21"/>
                <w:szCs w:val="21"/>
              </w:rPr>
              <w:t>文本</w:t>
            </w:r>
          </w:p>
        </w:tc>
        <w:tc>
          <w:tcPr>
            <w:tcW w:w="1217" w:type="dxa"/>
          </w:tcPr>
          <w:p w14:paraId="287A13B4">
            <w:pPr>
              <w:pStyle w:val="6"/>
              <w:widowControl w:val="0"/>
              <w:rPr>
                <w:rFonts w:ascii="宋体" w:hAnsi="宋体"/>
                <w:sz w:val="21"/>
                <w:szCs w:val="21"/>
              </w:rPr>
            </w:pPr>
          </w:p>
        </w:tc>
        <w:tc>
          <w:tcPr>
            <w:tcW w:w="1052" w:type="dxa"/>
          </w:tcPr>
          <w:p w14:paraId="6134F483">
            <w:pPr>
              <w:pStyle w:val="6"/>
              <w:widowControl w:val="0"/>
              <w:rPr>
                <w:rFonts w:ascii="宋体" w:hAnsi="宋体"/>
                <w:sz w:val="21"/>
                <w:szCs w:val="21"/>
              </w:rPr>
            </w:pPr>
          </w:p>
        </w:tc>
        <w:tc>
          <w:tcPr>
            <w:tcW w:w="1384" w:type="dxa"/>
          </w:tcPr>
          <w:p w14:paraId="168855AE">
            <w:pPr>
              <w:pStyle w:val="6"/>
              <w:widowControl w:val="0"/>
              <w:rPr>
                <w:rFonts w:ascii="宋体" w:hAnsi="宋体"/>
                <w:sz w:val="21"/>
                <w:szCs w:val="21"/>
              </w:rPr>
            </w:pPr>
          </w:p>
        </w:tc>
        <w:tc>
          <w:tcPr>
            <w:tcW w:w="2585" w:type="dxa"/>
          </w:tcPr>
          <w:p w14:paraId="1DCEB6E0">
            <w:pPr>
              <w:pStyle w:val="6"/>
              <w:widowControl w:val="0"/>
              <w:rPr>
                <w:rFonts w:ascii="宋体" w:hAnsi="宋体"/>
                <w:sz w:val="21"/>
                <w:szCs w:val="21"/>
              </w:rPr>
            </w:pPr>
          </w:p>
        </w:tc>
      </w:tr>
      <w:tr w14:paraId="2A18B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4B89927A">
            <w:pPr>
              <w:pStyle w:val="6"/>
              <w:widowControl w:val="0"/>
              <w:numPr>
                <w:ilvl w:val="0"/>
                <w:numId w:val="181"/>
              </w:numPr>
              <w:rPr>
                <w:rFonts w:ascii="宋体" w:hAnsi="宋体"/>
                <w:sz w:val="21"/>
                <w:szCs w:val="21"/>
              </w:rPr>
            </w:pPr>
          </w:p>
        </w:tc>
        <w:tc>
          <w:tcPr>
            <w:tcW w:w="1759" w:type="dxa"/>
          </w:tcPr>
          <w:p w14:paraId="4D06BD54">
            <w:pPr>
              <w:pStyle w:val="6"/>
              <w:widowControl w:val="0"/>
              <w:rPr>
                <w:rFonts w:ascii="宋体" w:hAnsi="宋体"/>
                <w:sz w:val="21"/>
                <w:szCs w:val="21"/>
              </w:rPr>
            </w:pPr>
            <w:r>
              <w:rPr>
                <w:rFonts w:hint="eastAsia" w:ascii="宋体" w:hAnsi="宋体"/>
                <w:sz w:val="21"/>
                <w:szCs w:val="21"/>
              </w:rPr>
              <w:t>实还本金</w:t>
            </w:r>
          </w:p>
        </w:tc>
        <w:tc>
          <w:tcPr>
            <w:tcW w:w="1217" w:type="dxa"/>
            <w:vAlign w:val="center"/>
          </w:tcPr>
          <w:p w14:paraId="6A2EFF1F">
            <w:pPr>
              <w:pStyle w:val="6"/>
              <w:widowControl w:val="0"/>
              <w:rPr>
                <w:rFonts w:ascii="宋体" w:hAnsi="宋体"/>
                <w:sz w:val="21"/>
                <w:szCs w:val="21"/>
              </w:rPr>
            </w:pPr>
            <w:r>
              <w:rPr>
                <w:rFonts w:hint="eastAsia" w:ascii="宋体" w:hAnsi="宋体" w:cs="Arial"/>
                <w:color w:val="000000"/>
                <w:sz w:val="21"/>
                <w:szCs w:val="21"/>
              </w:rPr>
              <w:t>文本</w:t>
            </w:r>
          </w:p>
        </w:tc>
        <w:tc>
          <w:tcPr>
            <w:tcW w:w="1217" w:type="dxa"/>
          </w:tcPr>
          <w:p w14:paraId="01F42777">
            <w:pPr>
              <w:pStyle w:val="6"/>
              <w:widowControl w:val="0"/>
              <w:rPr>
                <w:rFonts w:ascii="宋体" w:hAnsi="宋体"/>
                <w:sz w:val="21"/>
                <w:szCs w:val="21"/>
              </w:rPr>
            </w:pPr>
          </w:p>
        </w:tc>
        <w:tc>
          <w:tcPr>
            <w:tcW w:w="1052" w:type="dxa"/>
          </w:tcPr>
          <w:p w14:paraId="0BC9C991">
            <w:pPr>
              <w:pStyle w:val="6"/>
              <w:widowControl w:val="0"/>
              <w:rPr>
                <w:rFonts w:ascii="宋体" w:hAnsi="宋体"/>
                <w:sz w:val="21"/>
                <w:szCs w:val="21"/>
              </w:rPr>
            </w:pPr>
          </w:p>
        </w:tc>
        <w:tc>
          <w:tcPr>
            <w:tcW w:w="1384" w:type="dxa"/>
          </w:tcPr>
          <w:p w14:paraId="6AFD7CF8">
            <w:pPr>
              <w:pStyle w:val="6"/>
              <w:widowControl w:val="0"/>
              <w:rPr>
                <w:rFonts w:ascii="宋体" w:hAnsi="宋体"/>
                <w:sz w:val="21"/>
                <w:szCs w:val="21"/>
              </w:rPr>
            </w:pPr>
          </w:p>
        </w:tc>
        <w:tc>
          <w:tcPr>
            <w:tcW w:w="2585" w:type="dxa"/>
          </w:tcPr>
          <w:p w14:paraId="2527B8AC">
            <w:pPr>
              <w:pStyle w:val="6"/>
              <w:widowControl w:val="0"/>
              <w:rPr>
                <w:rFonts w:ascii="宋体" w:hAnsi="宋体"/>
                <w:sz w:val="21"/>
                <w:szCs w:val="21"/>
              </w:rPr>
            </w:pPr>
          </w:p>
        </w:tc>
      </w:tr>
      <w:tr w14:paraId="44245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65885C96">
            <w:pPr>
              <w:pStyle w:val="6"/>
              <w:widowControl w:val="0"/>
              <w:numPr>
                <w:ilvl w:val="0"/>
                <w:numId w:val="181"/>
              </w:numPr>
              <w:rPr>
                <w:rFonts w:ascii="宋体" w:hAnsi="宋体"/>
                <w:sz w:val="21"/>
                <w:szCs w:val="21"/>
              </w:rPr>
            </w:pPr>
          </w:p>
        </w:tc>
        <w:tc>
          <w:tcPr>
            <w:tcW w:w="1759" w:type="dxa"/>
          </w:tcPr>
          <w:p w14:paraId="3DDA5A66">
            <w:pPr>
              <w:pStyle w:val="6"/>
              <w:widowControl w:val="0"/>
              <w:rPr>
                <w:rFonts w:ascii="宋体" w:hAnsi="宋体"/>
                <w:sz w:val="21"/>
                <w:szCs w:val="21"/>
              </w:rPr>
            </w:pPr>
            <w:r>
              <w:rPr>
                <w:rFonts w:hint="eastAsia" w:ascii="宋体" w:hAnsi="宋体"/>
                <w:sz w:val="21"/>
                <w:szCs w:val="21"/>
              </w:rPr>
              <w:t>贷款余额</w:t>
            </w:r>
          </w:p>
        </w:tc>
        <w:tc>
          <w:tcPr>
            <w:tcW w:w="1217" w:type="dxa"/>
            <w:vAlign w:val="center"/>
          </w:tcPr>
          <w:p w14:paraId="615B51AF">
            <w:pPr>
              <w:pStyle w:val="6"/>
              <w:widowControl w:val="0"/>
              <w:rPr>
                <w:rFonts w:ascii="宋体" w:hAnsi="宋体"/>
                <w:sz w:val="21"/>
                <w:szCs w:val="21"/>
              </w:rPr>
            </w:pPr>
            <w:r>
              <w:rPr>
                <w:rFonts w:hint="eastAsia" w:ascii="宋体" w:hAnsi="宋体" w:cs="Arial"/>
                <w:color w:val="000000"/>
                <w:sz w:val="21"/>
                <w:szCs w:val="21"/>
              </w:rPr>
              <w:t>文本</w:t>
            </w:r>
          </w:p>
        </w:tc>
        <w:tc>
          <w:tcPr>
            <w:tcW w:w="1217" w:type="dxa"/>
          </w:tcPr>
          <w:p w14:paraId="11618959">
            <w:pPr>
              <w:pStyle w:val="6"/>
              <w:widowControl w:val="0"/>
              <w:rPr>
                <w:rFonts w:ascii="宋体" w:hAnsi="宋体"/>
                <w:sz w:val="21"/>
                <w:szCs w:val="21"/>
              </w:rPr>
            </w:pPr>
          </w:p>
        </w:tc>
        <w:tc>
          <w:tcPr>
            <w:tcW w:w="1052" w:type="dxa"/>
          </w:tcPr>
          <w:p w14:paraId="0A507913">
            <w:pPr>
              <w:pStyle w:val="6"/>
              <w:widowControl w:val="0"/>
              <w:rPr>
                <w:rFonts w:ascii="宋体" w:hAnsi="宋体"/>
                <w:sz w:val="21"/>
                <w:szCs w:val="21"/>
              </w:rPr>
            </w:pPr>
          </w:p>
        </w:tc>
        <w:tc>
          <w:tcPr>
            <w:tcW w:w="1384" w:type="dxa"/>
          </w:tcPr>
          <w:p w14:paraId="28214651">
            <w:pPr>
              <w:pStyle w:val="6"/>
              <w:widowControl w:val="0"/>
              <w:rPr>
                <w:rFonts w:ascii="宋体" w:hAnsi="宋体"/>
                <w:sz w:val="21"/>
                <w:szCs w:val="21"/>
              </w:rPr>
            </w:pPr>
          </w:p>
        </w:tc>
        <w:tc>
          <w:tcPr>
            <w:tcW w:w="2585" w:type="dxa"/>
          </w:tcPr>
          <w:p w14:paraId="79B73BA2">
            <w:pPr>
              <w:pStyle w:val="6"/>
              <w:widowControl w:val="0"/>
              <w:rPr>
                <w:rFonts w:ascii="宋体" w:hAnsi="宋体"/>
                <w:sz w:val="21"/>
                <w:szCs w:val="21"/>
              </w:rPr>
            </w:pPr>
          </w:p>
        </w:tc>
      </w:tr>
      <w:tr w14:paraId="4BA37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0908EAA5">
            <w:pPr>
              <w:pStyle w:val="6"/>
              <w:widowControl w:val="0"/>
              <w:numPr>
                <w:ilvl w:val="0"/>
                <w:numId w:val="181"/>
              </w:numPr>
              <w:rPr>
                <w:rFonts w:ascii="宋体" w:hAnsi="宋体"/>
                <w:sz w:val="21"/>
                <w:szCs w:val="21"/>
              </w:rPr>
            </w:pPr>
          </w:p>
        </w:tc>
        <w:tc>
          <w:tcPr>
            <w:tcW w:w="1759" w:type="dxa"/>
          </w:tcPr>
          <w:p w14:paraId="1F328640">
            <w:pPr>
              <w:pStyle w:val="6"/>
              <w:widowControl w:val="0"/>
              <w:rPr>
                <w:rFonts w:ascii="宋体" w:hAnsi="宋体"/>
                <w:sz w:val="21"/>
                <w:szCs w:val="21"/>
              </w:rPr>
            </w:pPr>
            <w:r>
              <w:rPr>
                <w:rFonts w:hint="eastAsia" w:ascii="宋体" w:hAnsi="宋体"/>
                <w:sz w:val="21"/>
                <w:szCs w:val="21"/>
              </w:rPr>
              <w:t>应还利息</w:t>
            </w:r>
          </w:p>
        </w:tc>
        <w:tc>
          <w:tcPr>
            <w:tcW w:w="1217" w:type="dxa"/>
            <w:vAlign w:val="center"/>
          </w:tcPr>
          <w:p w14:paraId="1CC99106">
            <w:pPr>
              <w:pStyle w:val="6"/>
              <w:widowControl w:val="0"/>
              <w:rPr>
                <w:rFonts w:ascii="宋体" w:hAnsi="宋体"/>
                <w:sz w:val="21"/>
                <w:szCs w:val="21"/>
              </w:rPr>
            </w:pPr>
            <w:r>
              <w:rPr>
                <w:rFonts w:hint="eastAsia" w:ascii="宋体" w:hAnsi="宋体" w:cs="Arial"/>
                <w:color w:val="000000"/>
                <w:sz w:val="21"/>
                <w:szCs w:val="21"/>
              </w:rPr>
              <w:t>文本</w:t>
            </w:r>
          </w:p>
        </w:tc>
        <w:tc>
          <w:tcPr>
            <w:tcW w:w="1217" w:type="dxa"/>
          </w:tcPr>
          <w:p w14:paraId="5BBC871E">
            <w:pPr>
              <w:pStyle w:val="6"/>
              <w:widowControl w:val="0"/>
              <w:rPr>
                <w:rFonts w:ascii="宋体" w:hAnsi="宋体"/>
                <w:sz w:val="21"/>
                <w:szCs w:val="21"/>
              </w:rPr>
            </w:pPr>
          </w:p>
        </w:tc>
        <w:tc>
          <w:tcPr>
            <w:tcW w:w="1052" w:type="dxa"/>
          </w:tcPr>
          <w:p w14:paraId="7B38FCDD">
            <w:pPr>
              <w:pStyle w:val="6"/>
              <w:widowControl w:val="0"/>
              <w:rPr>
                <w:rFonts w:ascii="宋体" w:hAnsi="宋体"/>
                <w:sz w:val="21"/>
                <w:szCs w:val="21"/>
              </w:rPr>
            </w:pPr>
          </w:p>
        </w:tc>
        <w:tc>
          <w:tcPr>
            <w:tcW w:w="1384" w:type="dxa"/>
          </w:tcPr>
          <w:p w14:paraId="63C9E65E">
            <w:pPr>
              <w:pStyle w:val="6"/>
              <w:widowControl w:val="0"/>
              <w:rPr>
                <w:rFonts w:ascii="宋体" w:hAnsi="宋体"/>
                <w:sz w:val="21"/>
                <w:szCs w:val="21"/>
              </w:rPr>
            </w:pPr>
          </w:p>
        </w:tc>
        <w:tc>
          <w:tcPr>
            <w:tcW w:w="2585" w:type="dxa"/>
          </w:tcPr>
          <w:p w14:paraId="01E5BA03">
            <w:pPr>
              <w:pStyle w:val="6"/>
              <w:widowControl w:val="0"/>
              <w:rPr>
                <w:rFonts w:ascii="宋体" w:hAnsi="宋体"/>
                <w:sz w:val="21"/>
                <w:szCs w:val="21"/>
              </w:rPr>
            </w:pPr>
          </w:p>
        </w:tc>
      </w:tr>
      <w:tr w14:paraId="3A57E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6E72872F">
            <w:pPr>
              <w:pStyle w:val="6"/>
              <w:widowControl w:val="0"/>
              <w:numPr>
                <w:ilvl w:val="0"/>
                <w:numId w:val="181"/>
              </w:numPr>
              <w:rPr>
                <w:rFonts w:ascii="宋体" w:hAnsi="宋体"/>
                <w:sz w:val="21"/>
                <w:szCs w:val="21"/>
              </w:rPr>
            </w:pPr>
          </w:p>
        </w:tc>
        <w:tc>
          <w:tcPr>
            <w:tcW w:w="1759" w:type="dxa"/>
          </w:tcPr>
          <w:p w14:paraId="3E6B872F">
            <w:pPr>
              <w:pStyle w:val="6"/>
              <w:widowControl w:val="0"/>
              <w:rPr>
                <w:rFonts w:ascii="宋体" w:hAnsi="宋体"/>
                <w:sz w:val="21"/>
                <w:szCs w:val="21"/>
              </w:rPr>
            </w:pPr>
            <w:r>
              <w:rPr>
                <w:rFonts w:hint="eastAsia" w:ascii="宋体" w:hAnsi="宋体"/>
                <w:sz w:val="21"/>
                <w:szCs w:val="21"/>
              </w:rPr>
              <w:t>实还利息</w:t>
            </w:r>
          </w:p>
        </w:tc>
        <w:tc>
          <w:tcPr>
            <w:tcW w:w="1217" w:type="dxa"/>
            <w:vAlign w:val="center"/>
          </w:tcPr>
          <w:p w14:paraId="64A6C5D9">
            <w:pPr>
              <w:pStyle w:val="6"/>
              <w:widowControl w:val="0"/>
              <w:rPr>
                <w:rFonts w:ascii="宋体" w:hAnsi="宋体"/>
                <w:sz w:val="21"/>
                <w:szCs w:val="21"/>
              </w:rPr>
            </w:pPr>
            <w:r>
              <w:rPr>
                <w:rFonts w:hint="eastAsia" w:ascii="宋体" w:hAnsi="宋体" w:cs="Arial"/>
                <w:color w:val="000000"/>
                <w:sz w:val="21"/>
                <w:szCs w:val="21"/>
              </w:rPr>
              <w:t>文本</w:t>
            </w:r>
          </w:p>
        </w:tc>
        <w:tc>
          <w:tcPr>
            <w:tcW w:w="1217" w:type="dxa"/>
          </w:tcPr>
          <w:p w14:paraId="1A5B3603">
            <w:pPr>
              <w:pStyle w:val="6"/>
              <w:widowControl w:val="0"/>
              <w:rPr>
                <w:rFonts w:ascii="宋体" w:hAnsi="宋体"/>
                <w:sz w:val="21"/>
                <w:szCs w:val="21"/>
              </w:rPr>
            </w:pPr>
          </w:p>
        </w:tc>
        <w:tc>
          <w:tcPr>
            <w:tcW w:w="1052" w:type="dxa"/>
          </w:tcPr>
          <w:p w14:paraId="0762C12C">
            <w:pPr>
              <w:pStyle w:val="6"/>
              <w:widowControl w:val="0"/>
              <w:rPr>
                <w:rFonts w:ascii="宋体" w:hAnsi="宋体"/>
                <w:sz w:val="21"/>
                <w:szCs w:val="21"/>
              </w:rPr>
            </w:pPr>
          </w:p>
        </w:tc>
        <w:tc>
          <w:tcPr>
            <w:tcW w:w="1384" w:type="dxa"/>
          </w:tcPr>
          <w:p w14:paraId="1AB6AC25">
            <w:pPr>
              <w:pStyle w:val="6"/>
              <w:widowControl w:val="0"/>
              <w:rPr>
                <w:rFonts w:ascii="宋体" w:hAnsi="宋体"/>
                <w:sz w:val="21"/>
                <w:szCs w:val="21"/>
              </w:rPr>
            </w:pPr>
          </w:p>
        </w:tc>
        <w:tc>
          <w:tcPr>
            <w:tcW w:w="2585" w:type="dxa"/>
          </w:tcPr>
          <w:p w14:paraId="5CFA5BB7">
            <w:pPr>
              <w:pStyle w:val="6"/>
              <w:widowControl w:val="0"/>
              <w:rPr>
                <w:rFonts w:ascii="宋体" w:hAnsi="宋体"/>
                <w:sz w:val="21"/>
                <w:szCs w:val="21"/>
              </w:rPr>
            </w:pPr>
          </w:p>
        </w:tc>
      </w:tr>
      <w:tr w14:paraId="7CD63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773972D0">
            <w:pPr>
              <w:pStyle w:val="6"/>
              <w:widowControl w:val="0"/>
              <w:numPr>
                <w:ilvl w:val="0"/>
                <w:numId w:val="181"/>
              </w:numPr>
              <w:rPr>
                <w:rFonts w:ascii="宋体" w:hAnsi="宋体"/>
                <w:sz w:val="21"/>
                <w:szCs w:val="21"/>
              </w:rPr>
            </w:pPr>
          </w:p>
        </w:tc>
        <w:tc>
          <w:tcPr>
            <w:tcW w:w="1759" w:type="dxa"/>
          </w:tcPr>
          <w:p w14:paraId="5528E587">
            <w:pPr>
              <w:pStyle w:val="6"/>
              <w:widowControl w:val="0"/>
              <w:rPr>
                <w:rFonts w:ascii="宋体" w:hAnsi="宋体"/>
                <w:sz w:val="21"/>
                <w:szCs w:val="21"/>
              </w:rPr>
            </w:pPr>
            <w:r>
              <w:rPr>
                <w:rFonts w:hint="eastAsia" w:ascii="宋体" w:hAnsi="宋体"/>
                <w:sz w:val="21"/>
                <w:szCs w:val="21"/>
              </w:rPr>
              <w:t>应还罚息</w:t>
            </w:r>
          </w:p>
        </w:tc>
        <w:tc>
          <w:tcPr>
            <w:tcW w:w="1217" w:type="dxa"/>
            <w:vAlign w:val="center"/>
          </w:tcPr>
          <w:p w14:paraId="2F52D659">
            <w:pPr>
              <w:pStyle w:val="6"/>
              <w:widowControl w:val="0"/>
              <w:rPr>
                <w:rFonts w:ascii="宋体" w:hAnsi="宋体"/>
                <w:sz w:val="21"/>
                <w:szCs w:val="21"/>
              </w:rPr>
            </w:pPr>
            <w:r>
              <w:rPr>
                <w:rFonts w:hint="eastAsia" w:ascii="宋体" w:hAnsi="宋体" w:cs="Arial"/>
                <w:color w:val="000000"/>
                <w:sz w:val="21"/>
                <w:szCs w:val="21"/>
              </w:rPr>
              <w:t>文本</w:t>
            </w:r>
          </w:p>
        </w:tc>
        <w:tc>
          <w:tcPr>
            <w:tcW w:w="1217" w:type="dxa"/>
          </w:tcPr>
          <w:p w14:paraId="470EEE79">
            <w:pPr>
              <w:pStyle w:val="6"/>
              <w:widowControl w:val="0"/>
              <w:rPr>
                <w:rFonts w:ascii="宋体" w:hAnsi="宋体"/>
                <w:sz w:val="21"/>
                <w:szCs w:val="21"/>
              </w:rPr>
            </w:pPr>
          </w:p>
        </w:tc>
        <w:tc>
          <w:tcPr>
            <w:tcW w:w="1052" w:type="dxa"/>
          </w:tcPr>
          <w:p w14:paraId="75B99530">
            <w:pPr>
              <w:pStyle w:val="6"/>
              <w:widowControl w:val="0"/>
              <w:rPr>
                <w:rFonts w:ascii="宋体" w:hAnsi="宋体"/>
                <w:sz w:val="21"/>
                <w:szCs w:val="21"/>
              </w:rPr>
            </w:pPr>
          </w:p>
        </w:tc>
        <w:tc>
          <w:tcPr>
            <w:tcW w:w="1384" w:type="dxa"/>
          </w:tcPr>
          <w:p w14:paraId="542CCE0F">
            <w:pPr>
              <w:pStyle w:val="6"/>
              <w:widowControl w:val="0"/>
              <w:rPr>
                <w:rFonts w:ascii="宋体" w:hAnsi="宋体"/>
                <w:sz w:val="21"/>
                <w:szCs w:val="21"/>
              </w:rPr>
            </w:pPr>
          </w:p>
        </w:tc>
        <w:tc>
          <w:tcPr>
            <w:tcW w:w="2585" w:type="dxa"/>
          </w:tcPr>
          <w:p w14:paraId="45D8D895">
            <w:pPr>
              <w:pStyle w:val="6"/>
              <w:widowControl w:val="0"/>
              <w:rPr>
                <w:rFonts w:ascii="宋体" w:hAnsi="宋体"/>
                <w:sz w:val="21"/>
                <w:szCs w:val="21"/>
              </w:rPr>
            </w:pPr>
          </w:p>
        </w:tc>
      </w:tr>
      <w:tr w14:paraId="365B1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4787172E">
            <w:pPr>
              <w:pStyle w:val="6"/>
              <w:widowControl w:val="0"/>
              <w:numPr>
                <w:ilvl w:val="0"/>
                <w:numId w:val="181"/>
              </w:numPr>
              <w:rPr>
                <w:rFonts w:ascii="宋体" w:hAnsi="宋体"/>
                <w:sz w:val="21"/>
                <w:szCs w:val="21"/>
              </w:rPr>
            </w:pPr>
          </w:p>
        </w:tc>
        <w:tc>
          <w:tcPr>
            <w:tcW w:w="1759" w:type="dxa"/>
          </w:tcPr>
          <w:p w14:paraId="60B6FCE7">
            <w:pPr>
              <w:pStyle w:val="6"/>
              <w:widowControl w:val="0"/>
              <w:rPr>
                <w:rFonts w:ascii="宋体" w:hAnsi="宋体"/>
                <w:sz w:val="21"/>
                <w:szCs w:val="21"/>
              </w:rPr>
            </w:pPr>
            <w:r>
              <w:rPr>
                <w:rFonts w:hint="eastAsia" w:ascii="宋体" w:hAnsi="宋体"/>
                <w:sz w:val="21"/>
                <w:szCs w:val="21"/>
              </w:rPr>
              <w:t>实还罚息</w:t>
            </w:r>
          </w:p>
        </w:tc>
        <w:tc>
          <w:tcPr>
            <w:tcW w:w="1217" w:type="dxa"/>
            <w:vAlign w:val="center"/>
          </w:tcPr>
          <w:p w14:paraId="6083D4D2">
            <w:pPr>
              <w:pStyle w:val="6"/>
              <w:widowControl w:val="0"/>
              <w:rPr>
                <w:rFonts w:ascii="宋体" w:hAnsi="宋体"/>
                <w:sz w:val="21"/>
                <w:szCs w:val="21"/>
              </w:rPr>
            </w:pPr>
            <w:r>
              <w:rPr>
                <w:rFonts w:hint="eastAsia" w:ascii="宋体" w:hAnsi="宋体" w:cs="Arial"/>
                <w:color w:val="000000"/>
                <w:sz w:val="21"/>
                <w:szCs w:val="21"/>
              </w:rPr>
              <w:t>文本</w:t>
            </w:r>
          </w:p>
        </w:tc>
        <w:tc>
          <w:tcPr>
            <w:tcW w:w="1217" w:type="dxa"/>
          </w:tcPr>
          <w:p w14:paraId="3ABEA420">
            <w:pPr>
              <w:pStyle w:val="6"/>
              <w:widowControl w:val="0"/>
              <w:rPr>
                <w:rFonts w:ascii="宋体" w:hAnsi="宋体"/>
                <w:sz w:val="21"/>
                <w:szCs w:val="21"/>
              </w:rPr>
            </w:pPr>
          </w:p>
        </w:tc>
        <w:tc>
          <w:tcPr>
            <w:tcW w:w="1052" w:type="dxa"/>
          </w:tcPr>
          <w:p w14:paraId="5406866B">
            <w:pPr>
              <w:pStyle w:val="6"/>
              <w:widowControl w:val="0"/>
              <w:rPr>
                <w:rFonts w:ascii="宋体" w:hAnsi="宋体"/>
                <w:sz w:val="21"/>
                <w:szCs w:val="21"/>
              </w:rPr>
            </w:pPr>
          </w:p>
        </w:tc>
        <w:tc>
          <w:tcPr>
            <w:tcW w:w="1384" w:type="dxa"/>
          </w:tcPr>
          <w:p w14:paraId="5B963533">
            <w:pPr>
              <w:pStyle w:val="6"/>
              <w:widowControl w:val="0"/>
              <w:rPr>
                <w:rFonts w:ascii="宋体" w:hAnsi="宋体"/>
                <w:sz w:val="21"/>
                <w:szCs w:val="21"/>
              </w:rPr>
            </w:pPr>
          </w:p>
        </w:tc>
        <w:tc>
          <w:tcPr>
            <w:tcW w:w="2585" w:type="dxa"/>
          </w:tcPr>
          <w:p w14:paraId="520559E5">
            <w:pPr>
              <w:pStyle w:val="6"/>
              <w:widowControl w:val="0"/>
              <w:rPr>
                <w:rFonts w:ascii="宋体" w:hAnsi="宋体"/>
                <w:sz w:val="21"/>
                <w:szCs w:val="21"/>
              </w:rPr>
            </w:pPr>
          </w:p>
        </w:tc>
      </w:tr>
      <w:tr w14:paraId="5954D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6E44332F">
            <w:pPr>
              <w:pStyle w:val="6"/>
              <w:widowControl w:val="0"/>
              <w:numPr>
                <w:ilvl w:val="0"/>
                <w:numId w:val="181"/>
              </w:numPr>
              <w:rPr>
                <w:rFonts w:ascii="宋体" w:hAnsi="宋体"/>
                <w:sz w:val="21"/>
                <w:szCs w:val="21"/>
              </w:rPr>
            </w:pPr>
          </w:p>
        </w:tc>
        <w:tc>
          <w:tcPr>
            <w:tcW w:w="1759" w:type="dxa"/>
          </w:tcPr>
          <w:p w14:paraId="008DD1E3">
            <w:pPr>
              <w:pStyle w:val="6"/>
              <w:widowControl w:val="0"/>
              <w:rPr>
                <w:rFonts w:ascii="宋体" w:hAnsi="宋体"/>
                <w:sz w:val="21"/>
                <w:szCs w:val="21"/>
              </w:rPr>
            </w:pPr>
            <w:r>
              <w:rPr>
                <w:rFonts w:hint="eastAsia" w:ascii="宋体" w:hAnsi="宋体"/>
                <w:sz w:val="21"/>
                <w:szCs w:val="21"/>
              </w:rPr>
              <w:t>应还复利</w:t>
            </w:r>
          </w:p>
        </w:tc>
        <w:tc>
          <w:tcPr>
            <w:tcW w:w="1217" w:type="dxa"/>
            <w:vAlign w:val="center"/>
          </w:tcPr>
          <w:p w14:paraId="3B33AC26">
            <w:pPr>
              <w:pStyle w:val="6"/>
              <w:widowControl w:val="0"/>
              <w:rPr>
                <w:rFonts w:ascii="宋体" w:hAnsi="宋体"/>
                <w:sz w:val="21"/>
                <w:szCs w:val="21"/>
              </w:rPr>
            </w:pPr>
            <w:r>
              <w:rPr>
                <w:rFonts w:hint="eastAsia" w:ascii="宋体" w:hAnsi="宋体" w:cs="Arial"/>
                <w:color w:val="000000"/>
                <w:sz w:val="21"/>
                <w:szCs w:val="21"/>
              </w:rPr>
              <w:t>文本</w:t>
            </w:r>
          </w:p>
        </w:tc>
        <w:tc>
          <w:tcPr>
            <w:tcW w:w="1217" w:type="dxa"/>
          </w:tcPr>
          <w:p w14:paraId="152526BD">
            <w:pPr>
              <w:pStyle w:val="6"/>
              <w:widowControl w:val="0"/>
              <w:rPr>
                <w:rFonts w:ascii="宋体" w:hAnsi="宋体"/>
                <w:sz w:val="21"/>
                <w:szCs w:val="21"/>
              </w:rPr>
            </w:pPr>
          </w:p>
        </w:tc>
        <w:tc>
          <w:tcPr>
            <w:tcW w:w="1052" w:type="dxa"/>
          </w:tcPr>
          <w:p w14:paraId="74C4CE16">
            <w:pPr>
              <w:pStyle w:val="6"/>
              <w:widowControl w:val="0"/>
              <w:rPr>
                <w:rFonts w:ascii="宋体" w:hAnsi="宋体"/>
                <w:sz w:val="21"/>
                <w:szCs w:val="21"/>
              </w:rPr>
            </w:pPr>
          </w:p>
        </w:tc>
        <w:tc>
          <w:tcPr>
            <w:tcW w:w="1384" w:type="dxa"/>
          </w:tcPr>
          <w:p w14:paraId="59E54FE4">
            <w:pPr>
              <w:pStyle w:val="6"/>
              <w:widowControl w:val="0"/>
              <w:rPr>
                <w:rFonts w:ascii="宋体" w:hAnsi="宋体"/>
                <w:sz w:val="21"/>
                <w:szCs w:val="21"/>
              </w:rPr>
            </w:pPr>
          </w:p>
        </w:tc>
        <w:tc>
          <w:tcPr>
            <w:tcW w:w="2585" w:type="dxa"/>
          </w:tcPr>
          <w:p w14:paraId="036D244C">
            <w:pPr>
              <w:pStyle w:val="6"/>
              <w:widowControl w:val="0"/>
              <w:rPr>
                <w:rFonts w:ascii="宋体" w:hAnsi="宋体"/>
                <w:sz w:val="21"/>
                <w:szCs w:val="21"/>
              </w:rPr>
            </w:pPr>
          </w:p>
        </w:tc>
      </w:tr>
      <w:tr w14:paraId="0A46C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68C8B6D3">
            <w:pPr>
              <w:pStyle w:val="6"/>
              <w:widowControl w:val="0"/>
              <w:numPr>
                <w:ilvl w:val="0"/>
                <w:numId w:val="181"/>
              </w:numPr>
              <w:rPr>
                <w:rFonts w:ascii="宋体" w:hAnsi="宋体"/>
                <w:sz w:val="21"/>
                <w:szCs w:val="21"/>
              </w:rPr>
            </w:pPr>
          </w:p>
        </w:tc>
        <w:tc>
          <w:tcPr>
            <w:tcW w:w="1759" w:type="dxa"/>
          </w:tcPr>
          <w:p w14:paraId="4919ECEA">
            <w:pPr>
              <w:pStyle w:val="6"/>
              <w:widowControl w:val="0"/>
              <w:rPr>
                <w:rFonts w:ascii="宋体" w:hAnsi="宋体"/>
                <w:sz w:val="21"/>
                <w:szCs w:val="21"/>
              </w:rPr>
            </w:pPr>
            <w:r>
              <w:rPr>
                <w:rFonts w:hint="eastAsia" w:ascii="宋体" w:hAnsi="宋体"/>
                <w:sz w:val="21"/>
                <w:szCs w:val="21"/>
              </w:rPr>
              <w:t>实还复利</w:t>
            </w:r>
          </w:p>
        </w:tc>
        <w:tc>
          <w:tcPr>
            <w:tcW w:w="1217" w:type="dxa"/>
            <w:vAlign w:val="center"/>
          </w:tcPr>
          <w:p w14:paraId="17260317">
            <w:pPr>
              <w:pStyle w:val="6"/>
              <w:widowControl w:val="0"/>
              <w:rPr>
                <w:rFonts w:ascii="宋体" w:hAnsi="宋体"/>
                <w:sz w:val="21"/>
                <w:szCs w:val="21"/>
              </w:rPr>
            </w:pPr>
            <w:r>
              <w:rPr>
                <w:rFonts w:hint="eastAsia" w:ascii="宋体" w:hAnsi="宋体" w:cs="Arial"/>
                <w:color w:val="000000"/>
                <w:sz w:val="21"/>
                <w:szCs w:val="21"/>
              </w:rPr>
              <w:t>文本</w:t>
            </w:r>
          </w:p>
        </w:tc>
        <w:tc>
          <w:tcPr>
            <w:tcW w:w="1217" w:type="dxa"/>
          </w:tcPr>
          <w:p w14:paraId="768CC411">
            <w:pPr>
              <w:pStyle w:val="6"/>
              <w:widowControl w:val="0"/>
              <w:rPr>
                <w:rFonts w:ascii="宋体" w:hAnsi="宋体"/>
                <w:sz w:val="21"/>
                <w:szCs w:val="21"/>
              </w:rPr>
            </w:pPr>
          </w:p>
        </w:tc>
        <w:tc>
          <w:tcPr>
            <w:tcW w:w="1052" w:type="dxa"/>
          </w:tcPr>
          <w:p w14:paraId="14F469C2">
            <w:pPr>
              <w:pStyle w:val="6"/>
              <w:widowControl w:val="0"/>
              <w:rPr>
                <w:rFonts w:ascii="宋体" w:hAnsi="宋体"/>
                <w:sz w:val="21"/>
                <w:szCs w:val="21"/>
              </w:rPr>
            </w:pPr>
          </w:p>
        </w:tc>
        <w:tc>
          <w:tcPr>
            <w:tcW w:w="1384" w:type="dxa"/>
          </w:tcPr>
          <w:p w14:paraId="69ED4A8C">
            <w:pPr>
              <w:pStyle w:val="6"/>
              <w:widowControl w:val="0"/>
              <w:rPr>
                <w:rFonts w:ascii="宋体" w:hAnsi="宋体"/>
                <w:sz w:val="21"/>
                <w:szCs w:val="21"/>
              </w:rPr>
            </w:pPr>
          </w:p>
        </w:tc>
        <w:tc>
          <w:tcPr>
            <w:tcW w:w="2585" w:type="dxa"/>
          </w:tcPr>
          <w:p w14:paraId="0629E75A">
            <w:pPr>
              <w:pStyle w:val="6"/>
              <w:widowControl w:val="0"/>
              <w:rPr>
                <w:rFonts w:ascii="宋体" w:hAnsi="宋体"/>
                <w:sz w:val="21"/>
                <w:szCs w:val="21"/>
              </w:rPr>
            </w:pPr>
          </w:p>
        </w:tc>
      </w:tr>
      <w:tr w14:paraId="0FB70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325D3CEF">
            <w:pPr>
              <w:pStyle w:val="6"/>
              <w:widowControl w:val="0"/>
              <w:numPr>
                <w:ilvl w:val="0"/>
                <w:numId w:val="181"/>
              </w:numPr>
              <w:rPr>
                <w:rFonts w:ascii="宋体" w:hAnsi="宋体"/>
                <w:sz w:val="21"/>
                <w:szCs w:val="21"/>
              </w:rPr>
            </w:pPr>
          </w:p>
        </w:tc>
        <w:tc>
          <w:tcPr>
            <w:tcW w:w="1759" w:type="dxa"/>
          </w:tcPr>
          <w:p w14:paraId="50A58671">
            <w:pPr>
              <w:pStyle w:val="6"/>
              <w:widowControl w:val="0"/>
              <w:rPr>
                <w:rFonts w:ascii="宋体" w:hAnsi="宋体"/>
                <w:sz w:val="21"/>
                <w:szCs w:val="21"/>
              </w:rPr>
            </w:pPr>
            <w:r>
              <w:rPr>
                <w:rFonts w:hint="eastAsia" w:ascii="宋体" w:hAnsi="宋体"/>
                <w:sz w:val="21"/>
                <w:szCs w:val="21"/>
              </w:rPr>
              <w:t>默认还款账号</w:t>
            </w:r>
          </w:p>
        </w:tc>
        <w:tc>
          <w:tcPr>
            <w:tcW w:w="1217" w:type="dxa"/>
            <w:vAlign w:val="center"/>
          </w:tcPr>
          <w:p w14:paraId="685D0722">
            <w:pPr>
              <w:pStyle w:val="6"/>
              <w:widowControl w:val="0"/>
              <w:rPr>
                <w:rFonts w:ascii="宋体" w:hAnsi="宋体"/>
                <w:sz w:val="21"/>
                <w:szCs w:val="21"/>
              </w:rPr>
            </w:pPr>
            <w:r>
              <w:rPr>
                <w:rFonts w:hint="eastAsia" w:ascii="宋体" w:hAnsi="宋体" w:cs="Arial"/>
                <w:color w:val="000000"/>
                <w:sz w:val="21"/>
                <w:szCs w:val="21"/>
              </w:rPr>
              <w:t>文本</w:t>
            </w:r>
          </w:p>
        </w:tc>
        <w:tc>
          <w:tcPr>
            <w:tcW w:w="1217" w:type="dxa"/>
          </w:tcPr>
          <w:p w14:paraId="6100F5CD">
            <w:pPr>
              <w:pStyle w:val="6"/>
              <w:widowControl w:val="0"/>
              <w:rPr>
                <w:rFonts w:ascii="宋体" w:hAnsi="宋体"/>
                <w:sz w:val="21"/>
                <w:szCs w:val="21"/>
              </w:rPr>
            </w:pPr>
          </w:p>
        </w:tc>
        <w:tc>
          <w:tcPr>
            <w:tcW w:w="1052" w:type="dxa"/>
          </w:tcPr>
          <w:p w14:paraId="4E47154F">
            <w:pPr>
              <w:pStyle w:val="6"/>
              <w:widowControl w:val="0"/>
              <w:rPr>
                <w:rFonts w:ascii="宋体" w:hAnsi="宋体"/>
                <w:sz w:val="21"/>
                <w:szCs w:val="21"/>
              </w:rPr>
            </w:pPr>
          </w:p>
        </w:tc>
        <w:tc>
          <w:tcPr>
            <w:tcW w:w="1384" w:type="dxa"/>
          </w:tcPr>
          <w:p w14:paraId="3A896B8C">
            <w:pPr>
              <w:pStyle w:val="6"/>
              <w:widowControl w:val="0"/>
              <w:rPr>
                <w:rFonts w:ascii="宋体" w:hAnsi="宋体"/>
                <w:sz w:val="21"/>
                <w:szCs w:val="21"/>
              </w:rPr>
            </w:pPr>
          </w:p>
        </w:tc>
        <w:tc>
          <w:tcPr>
            <w:tcW w:w="2585" w:type="dxa"/>
          </w:tcPr>
          <w:p w14:paraId="20BE2B25">
            <w:pPr>
              <w:pStyle w:val="6"/>
              <w:widowControl w:val="0"/>
              <w:rPr>
                <w:rFonts w:ascii="宋体" w:hAnsi="宋体"/>
                <w:sz w:val="21"/>
                <w:szCs w:val="21"/>
              </w:rPr>
            </w:pPr>
          </w:p>
        </w:tc>
      </w:tr>
      <w:tr w14:paraId="2D901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E8054AC">
            <w:pPr>
              <w:pStyle w:val="6"/>
              <w:widowControl w:val="0"/>
              <w:numPr>
                <w:ilvl w:val="0"/>
                <w:numId w:val="181"/>
              </w:numPr>
              <w:rPr>
                <w:rFonts w:ascii="宋体" w:hAnsi="宋体"/>
                <w:sz w:val="21"/>
                <w:szCs w:val="21"/>
              </w:rPr>
            </w:pPr>
          </w:p>
        </w:tc>
        <w:tc>
          <w:tcPr>
            <w:tcW w:w="1759" w:type="dxa"/>
          </w:tcPr>
          <w:p w14:paraId="050CDC6C">
            <w:pPr>
              <w:pStyle w:val="6"/>
              <w:widowControl w:val="0"/>
              <w:rPr>
                <w:rFonts w:ascii="宋体" w:hAnsi="宋体"/>
                <w:sz w:val="21"/>
                <w:szCs w:val="21"/>
              </w:rPr>
            </w:pPr>
            <w:r>
              <w:rPr>
                <w:rFonts w:hint="eastAsia" w:ascii="宋体" w:hAnsi="宋体"/>
                <w:sz w:val="21"/>
                <w:szCs w:val="21"/>
              </w:rPr>
              <w:t>结清日期</w:t>
            </w:r>
          </w:p>
        </w:tc>
        <w:tc>
          <w:tcPr>
            <w:tcW w:w="1217" w:type="dxa"/>
            <w:vAlign w:val="center"/>
          </w:tcPr>
          <w:p w14:paraId="31C3E0B8">
            <w:pPr>
              <w:pStyle w:val="6"/>
              <w:widowControl w:val="0"/>
              <w:rPr>
                <w:rFonts w:ascii="宋体" w:hAnsi="宋体"/>
                <w:sz w:val="21"/>
                <w:szCs w:val="21"/>
              </w:rPr>
            </w:pPr>
            <w:r>
              <w:rPr>
                <w:rFonts w:hint="eastAsia" w:ascii="宋体" w:hAnsi="宋体" w:cs="Arial"/>
                <w:color w:val="000000"/>
                <w:sz w:val="21"/>
                <w:szCs w:val="21"/>
              </w:rPr>
              <w:t>文本</w:t>
            </w:r>
          </w:p>
        </w:tc>
        <w:tc>
          <w:tcPr>
            <w:tcW w:w="1217" w:type="dxa"/>
          </w:tcPr>
          <w:p w14:paraId="37DC7062">
            <w:pPr>
              <w:pStyle w:val="6"/>
              <w:widowControl w:val="0"/>
              <w:rPr>
                <w:rFonts w:ascii="宋体" w:hAnsi="宋体"/>
                <w:sz w:val="21"/>
                <w:szCs w:val="21"/>
              </w:rPr>
            </w:pPr>
          </w:p>
        </w:tc>
        <w:tc>
          <w:tcPr>
            <w:tcW w:w="1052" w:type="dxa"/>
          </w:tcPr>
          <w:p w14:paraId="4EBF2462">
            <w:pPr>
              <w:pStyle w:val="6"/>
              <w:widowControl w:val="0"/>
              <w:rPr>
                <w:rFonts w:ascii="宋体" w:hAnsi="宋体"/>
                <w:sz w:val="21"/>
                <w:szCs w:val="21"/>
              </w:rPr>
            </w:pPr>
          </w:p>
        </w:tc>
        <w:tc>
          <w:tcPr>
            <w:tcW w:w="1384" w:type="dxa"/>
          </w:tcPr>
          <w:p w14:paraId="5C25139B">
            <w:pPr>
              <w:pStyle w:val="6"/>
              <w:widowControl w:val="0"/>
              <w:rPr>
                <w:rFonts w:ascii="宋体" w:hAnsi="宋体"/>
                <w:sz w:val="21"/>
                <w:szCs w:val="21"/>
              </w:rPr>
            </w:pPr>
          </w:p>
        </w:tc>
        <w:tc>
          <w:tcPr>
            <w:tcW w:w="2585" w:type="dxa"/>
          </w:tcPr>
          <w:p w14:paraId="71E582C3">
            <w:pPr>
              <w:pStyle w:val="6"/>
              <w:widowControl w:val="0"/>
              <w:rPr>
                <w:rFonts w:ascii="宋体" w:hAnsi="宋体"/>
                <w:sz w:val="21"/>
                <w:szCs w:val="21"/>
              </w:rPr>
            </w:pPr>
          </w:p>
        </w:tc>
      </w:tr>
      <w:tr w14:paraId="34D4A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0E77B9CD">
            <w:pPr>
              <w:pStyle w:val="6"/>
              <w:widowControl w:val="0"/>
              <w:numPr>
                <w:ilvl w:val="0"/>
                <w:numId w:val="181"/>
              </w:numPr>
              <w:rPr>
                <w:rFonts w:ascii="宋体" w:hAnsi="宋体"/>
                <w:sz w:val="21"/>
                <w:szCs w:val="21"/>
              </w:rPr>
            </w:pPr>
          </w:p>
        </w:tc>
        <w:tc>
          <w:tcPr>
            <w:tcW w:w="1759" w:type="dxa"/>
          </w:tcPr>
          <w:p w14:paraId="4C9CF517">
            <w:pPr>
              <w:pStyle w:val="6"/>
              <w:widowControl w:val="0"/>
              <w:rPr>
                <w:rFonts w:ascii="宋体" w:hAnsi="宋体"/>
                <w:sz w:val="21"/>
                <w:szCs w:val="21"/>
              </w:rPr>
            </w:pPr>
            <w:r>
              <w:rPr>
                <w:rFonts w:hint="eastAsia" w:ascii="宋体" w:hAnsi="宋体"/>
                <w:sz w:val="21"/>
                <w:szCs w:val="21"/>
              </w:rPr>
              <w:t>返回</w:t>
            </w:r>
          </w:p>
        </w:tc>
        <w:tc>
          <w:tcPr>
            <w:tcW w:w="1217" w:type="dxa"/>
          </w:tcPr>
          <w:p w14:paraId="1310FB98">
            <w:pPr>
              <w:pStyle w:val="6"/>
              <w:widowControl w:val="0"/>
              <w:rPr>
                <w:rFonts w:ascii="宋体" w:hAnsi="宋体"/>
                <w:sz w:val="21"/>
                <w:szCs w:val="21"/>
              </w:rPr>
            </w:pPr>
            <w:r>
              <w:rPr>
                <w:rFonts w:hint="eastAsia" w:ascii="宋体" w:hAnsi="宋体"/>
                <w:sz w:val="21"/>
                <w:szCs w:val="21"/>
              </w:rPr>
              <w:t>返回</w:t>
            </w:r>
          </w:p>
        </w:tc>
        <w:tc>
          <w:tcPr>
            <w:tcW w:w="1217" w:type="dxa"/>
          </w:tcPr>
          <w:p w14:paraId="3802E756">
            <w:pPr>
              <w:pStyle w:val="6"/>
              <w:widowControl w:val="0"/>
              <w:rPr>
                <w:rFonts w:ascii="宋体" w:hAnsi="宋体"/>
                <w:sz w:val="21"/>
                <w:szCs w:val="21"/>
              </w:rPr>
            </w:pPr>
          </w:p>
        </w:tc>
        <w:tc>
          <w:tcPr>
            <w:tcW w:w="1052" w:type="dxa"/>
          </w:tcPr>
          <w:p w14:paraId="5C476843">
            <w:pPr>
              <w:pStyle w:val="6"/>
              <w:widowControl w:val="0"/>
              <w:rPr>
                <w:rFonts w:ascii="宋体" w:hAnsi="宋体"/>
                <w:sz w:val="21"/>
                <w:szCs w:val="21"/>
              </w:rPr>
            </w:pPr>
          </w:p>
        </w:tc>
        <w:tc>
          <w:tcPr>
            <w:tcW w:w="1384" w:type="dxa"/>
          </w:tcPr>
          <w:p w14:paraId="69FF2639">
            <w:pPr>
              <w:pStyle w:val="6"/>
              <w:widowControl w:val="0"/>
              <w:rPr>
                <w:rFonts w:ascii="宋体" w:hAnsi="宋体"/>
                <w:sz w:val="21"/>
                <w:szCs w:val="21"/>
              </w:rPr>
            </w:pPr>
          </w:p>
        </w:tc>
        <w:tc>
          <w:tcPr>
            <w:tcW w:w="2585" w:type="dxa"/>
          </w:tcPr>
          <w:p w14:paraId="2A3B1706">
            <w:pPr>
              <w:pStyle w:val="6"/>
              <w:widowControl w:val="0"/>
              <w:rPr>
                <w:rFonts w:ascii="宋体" w:hAnsi="宋体"/>
                <w:sz w:val="21"/>
                <w:szCs w:val="21"/>
              </w:rPr>
            </w:pPr>
          </w:p>
        </w:tc>
      </w:tr>
    </w:tbl>
    <w:p w14:paraId="1AA771D5">
      <w:pPr>
        <w:pStyle w:val="5"/>
        <w:numPr>
          <w:ilvl w:val="0"/>
          <w:numId w:val="0"/>
        </w:numPr>
        <w:ind w:left="6"/>
      </w:pPr>
      <w:r>
        <w:rPr>
          <w:rFonts w:hint="eastAsia"/>
        </w:rPr>
        <w:t>变更记录查询</w:t>
      </w:r>
    </w:p>
    <w:tbl>
      <w:tblPr>
        <w:tblStyle w:val="48"/>
        <w:tblW w:w="98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759"/>
        <w:gridCol w:w="1217"/>
        <w:gridCol w:w="1217"/>
        <w:gridCol w:w="1218"/>
        <w:gridCol w:w="1218"/>
        <w:gridCol w:w="2585"/>
      </w:tblGrid>
      <w:tr w14:paraId="354E7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FABF8F"/>
            <w:vAlign w:val="center"/>
          </w:tcPr>
          <w:p w14:paraId="4530F4CA">
            <w:pPr>
              <w:pStyle w:val="6"/>
              <w:widowControl w:val="0"/>
              <w:rPr>
                <w:rFonts w:ascii="宋体" w:hAnsi="宋体"/>
                <w:sz w:val="21"/>
                <w:szCs w:val="21"/>
              </w:rPr>
            </w:pPr>
            <w:r>
              <w:rPr>
                <w:rFonts w:ascii="宋体" w:hAnsi="宋体" w:cs="Arial"/>
                <w:b/>
                <w:color w:val="000000"/>
                <w:sz w:val="21"/>
                <w:szCs w:val="21"/>
              </w:rPr>
              <w:t>序号</w:t>
            </w:r>
          </w:p>
        </w:tc>
        <w:tc>
          <w:tcPr>
            <w:tcW w:w="1759" w:type="dxa"/>
            <w:shd w:val="clear" w:color="auto" w:fill="FABF8F"/>
            <w:vAlign w:val="center"/>
          </w:tcPr>
          <w:p w14:paraId="187AE9E8">
            <w:pPr>
              <w:pStyle w:val="6"/>
              <w:widowControl w:val="0"/>
              <w:rPr>
                <w:rFonts w:ascii="宋体" w:hAnsi="宋体"/>
                <w:sz w:val="21"/>
                <w:szCs w:val="21"/>
              </w:rPr>
            </w:pPr>
            <w:r>
              <w:rPr>
                <w:rFonts w:ascii="宋体" w:hAnsi="宋体" w:cs="Arial"/>
                <w:b/>
                <w:color w:val="000000"/>
                <w:sz w:val="21"/>
                <w:szCs w:val="21"/>
              </w:rPr>
              <w:t>名称</w:t>
            </w:r>
          </w:p>
        </w:tc>
        <w:tc>
          <w:tcPr>
            <w:tcW w:w="1217" w:type="dxa"/>
            <w:shd w:val="clear" w:color="auto" w:fill="FABF8F"/>
            <w:vAlign w:val="center"/>
          </w:tcPr>
          <w:p w14:paraId="1C49F2E2">
            <w:pPr>
              <w:pStyle w:val="6"/>
              <w:widowControl w:val="0"/>
              <w:rPr>
                <w:rFonts w:ascii="宋体" w:hAnsi="宋体"/>
                <w:sz w:val="21"/>
                <w:szCs w:val="21"/>
              </w:rPr>
            </w:pPr>
            <w:r>
              <w:rPr>
                <w:rFonts w:ascii="宋体" w:hAnsi="宋体" w:cs="Arial"/>
                <w:b/>
                <w:color w:val="000000"/>
                <w:sz w:val="21"/>
                <w:szCs w:val="21"/>
              </w:rPr>
              <w:t>输入/输出</w:t>
            </w:r>
          </w:p>
        </w:tc>
        <w:tc>
          <w:tcPr>
            <w:tcW w:w="1217" w:type="dxa"/>
            <w:shd w:val="clear" w:color="auto" w:fill="FABF8F"/>
            <w:vAlign w:val="center"/>
          </w:tcPr>
          <w:p w14:paraId="70445025">
            <w:pPr>
              <w:pStyle w:val="6"/>
              <w:widowControl w:val="0"/>
              <w:rPr>
                <w:rFonts w:ascii="宋体" w:hAnsi="宋体"/>
                <w:sz w:val="21"/>
                <w:szCs w:val="21"/>
              </w:rPr>
            </w:pPr>
            <w:r>
              <w:rPr>
                <w:rFonts w:ascii="宋体" w:hAnsi="宋体" w:cs="Arial"/>
                <w:b/>
                <w:color w:val="000000"/>
                <w:sz w:val="21"/>
                <w:szCs w:val="21"/>
              </w:rPr>
              <w:t>缺省值</w:t>
            </w:r>
          </w:p>
        </w:tc>
        <w:tc>
          <w:tcPr>
            <w:tcW w:w="1218" w:type="dxa"/>
            <w:shd w:val="clear" w:color="auto" w:fill="FABF8F"/>
            <w:vAlign w:val="center"/>
          </w:tcPr>
          <w:p w14:paraId="3101BC73">
            <w:pPr>
              <w:pStyle w:val="6"/>
              <w:widowControl w:val="0"/>
              <w:rPr>
                <w:rFonts w:ascii="宋体" w:hAnsi="宋体"/>
                <w:sz w:val="21"/>
                <w:szCs w:val="21"/>
              </w:rPr>
            </w:pPr>
            <w:r>
              <w:rPr>
                <w:rFonts w:hint="eastAsia" w:ascii="宋体" w:hAnsi="宋体" w:cs="Arial"/>
                <w:b/>
                <w:color w:val="000000"/>
                <w:sz w:val="21"/>
                <w:szCs w:val="21"/>
              </w:rPr>
              <w:t>类型</w:t>
            </w:r>
            <w:r>
              <w:rPr>
                <w:rFonts w:ascii="宋体" w:hAnsi="宋体" w:cs="Arial"/>
                <w:b/>
                <w:color w:val="000000"/>
                <w:sz w:val="21"/>
                <w:szCs w:val="21"/>
              </w:rPr>
              <w:t>/长度</w:t>
            </w:r>
          </w:p>
        </w:tc>
        <w:tc>
          <w:tcPr>
            <w:tcW w:w="1218" w:type="dxa"/>
            <w:shd w:val="clear" w:color="auto" w:fill="FABF8F"/>
            <w:vAlign w:val="center"/>
          </w:tcPr>
          <w:p w14:paraId="617999C6">
            <w:pPr>
              <w:pStyle w:val="6"/>
              <w:widowControl w:val="0"/>
              <w:rPr>
                <w:rFonts w:ascii="宋体" w:hAnsi="宋体"/>
                <w:sz w:val="21"/>
                <w:szCs w:val="21"/>
              </w:rPr>
            </w:pPr>
            <w:r>
              <w:rPr>
                <w:rFonts w:hint="eastAsia" w:ascii="宋体" w:hAnsi="宋体" w:cs="Arial"/>
                <w:b/>
                <w:color w:val="000000"/>
                <w:sz w:val="21"/>
                <w:szCs w:val="21"/>
              </w:rPr>
              <w:t>是否必输</w:t>
            </w:r>
          </w:p>
        </w:tc>
        <w:tc>
          <w:tcPr>
            <w:tcW w:w="2585" w:type="dxa"/>
            <w:shd w:val="clear" w:color="auto" w:fill="FABF8F"/>
            <w:vAlign w:val="center"/>
          </w:tcPr>
          <w:p w14:paraId="38CDF045">
            <w:pPr>
              <w:pStyle w:val="6"/>
              <w:widowControl w:val="0"/>
              <w:rPr>
                <w:rFonts w:ascii="宋体" w:hAnsi="宋体"/>
                <w:sz w:val="21"/>
                <w:szCs w:val="21"/>
              </w:rPr>
            </w:pPr>
            <w:r>
              <w:rPr>
                <w:rFonts w:ascii="宋体" w:hAnsi="宋体" w:cs="Arial"/>
                <w:b/>
                <w:color w:val="000000"/>
                <w:sz w:val="21"/>
                <w:szCs w:val="21"/>
              </w:rPr>
              <w:t>备注</w:t>
            </w:r>
          </w:p>
        </w:tc>
      </w:tr>
      <w:tr w14:paraId="1D6FB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4B20747E">
            <w:pPr>
              <w:pStyle w:val="6"/>
              <w:widowControl w:val="0"/>
              <w:numPr>
                <w:ilvl w:val="0"/>
                <w:numId w:val="182"/>
              </w:numPr>
              <w:rPr>
                <w:rFonts w:ascii="宋体" w:hAnsi="宋体"/>
                <w:sz w:val="21"/>
                <w:szCs w:val="21"/>
              </w:rPr>
            </w:pPr>
          </w:p>
        </w:tc>
        <w:tc>
          <w:tcPr>
            <w:tcW w:w="1759" w:type="dxa"/>
          </w:tcPr>
          <w:p w14:paraId="06097CB9">
            <w:pPr>
              <w:pStyle w:val="6"/>
              <w:widowControl w:val="0"/>
              <w:rPr>
                <w:rFonts w:ascii="宋体" w:hAnsi="宋体"/>
                <w:sz w:val="21"/>
                <w:szCs w:val="21"/>
              </w:rPr>
            </w:pPr>
            <w:r>
              <w:rPr>
                <w:rFonts w:hint="eastAsia" w:ascii="宋体" w:hAnsi="宋体"/>
                <w:sz w:val="21"/>
                <w:szCs w:val="21"/>
              </w:rPr>
              <w:t>提前还款记录查询</w:t>
            </w:r>
          </w:p>
        </w:tc>
        <w:tc>
          <w:tcPr>
            <w:tcW w:w="1217" w:type="dxa"/>
          </w:tcPr>
          <w:p w14:paraId="5EA01765">
            <w:pPr>
              <w:pStyle w:val="6"/>
              <w:widowControl w:val="0"/>
              <w:rPr>
                <w:rFonts w:ascii="宋体" w:hAnsi="宋体"/>
                <w:sz w:val="21"/>
                <w:szCs w:val="21"/>
              </w:rPr>
            </w:pPr>
            <w:r>
              <w:rPr>
                <w:rFonts w:hint="eastAsia" w:ascii="宋体" w:hAnsi="宋体"/>
                <w:sz w:val="21"/>
                <w:szCs w:val="21"/>
              </w:rPr>
              <w:t>页签</w:t>
            </w:r>
          </w:p>
        </w:tc>
        <w:tc>
          <w:tcPr>
            <w:tcW w:w="1217" w:type="dxa"/>
          </w:tcPr>
          <w:p w14:paraId="1D80B1AD">
            <w:pPr>
              <w:pStyle w:val="6"/>
              <w:widowControl w:val="0"/>
              <w:rPr>
                <w:rFonts w:ascii="宋体" w:hAnsi="宋体"/>
                <w:sz w:val="21"/>
                <w:szCs w:val="21"/>
              </w:rPr>
            </w:pPr>
          </w:p>
        </w:tc>
        <w:tc>
          <w:tcPr>
            <w:tcW w:w="1218" w:type="dxa"/>
          </w:tcPr>
          <w:p w14:paraId="4354DC5F">
            <w:pPr>
              <w:pStyle w:val="6"/>
              <w:widowControl w:val="0"/>
              <w:rPr>
                <w:rFonts w:ascii="宋体" w:hAnsi="宋体"/>
                <w:sz w:val="21"/>
                <w:szCs w:val="21"/>
              </w:rPr>
            </w:pPr>
          </w:p>
        </w:tc>
        <w:tc>
          <w:tcPr>
            <w:tcW w:w="1218" w:type="dxa"/>
          </w:tcPr>
          <w:p w14:paraId="21940580">
            <w:pPr>
              <w:pStyle w:val="6"/>
              <w:widowControl w:val="0"/>
              <w:rPr>
                <w:rFonts w:ascii="宋体" w:hAnsi="宋体"/>
                <w:sz w:val="21"/>
                <w:szCs w:val="21"/>
              </w:rPr>
            </w:pPr>
          </w:p>
        </w:tc>
        <w:tc>
          <w:tcPr>
            <w:tcW w:w="2585" w:type="dxa"/>
          </w:tcPr>
          <w:p w14:paraId="23F9132B">
            <w:pPr>
              <w:pStyle w:val="6"/>
              <w:widowControl w:val="0"/>
              <w:rPr>
                <w:rFonts w:ascii="宋体" w:hAnsi="宋体"/>
                <w:sz w:val="21"/>
                <w:szCs w:val="21"/>
              </w:rPr>
            </w:pPr>
            <w:r>
              <w:rPr>
                <w:rFonts w:hint="eastAsia" w:ascii="宋体" w:hAnsi="宋体"/>
                <w:sz w:val="21"/>
                <w:szCs w:val="21"/>
              </w:rPr>
              <w:t>提前还款记录查询/变更记录查询</w:t>
            </w:r>
          </w:p>
        </w:tc>
      </w:tr>
      <w:tr w14:paraId="4AD9F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9" w:type="dxa"/>
            <w:gridSpan w:val="7"/>
          </w:tcPr>
          <w:p w14:paraId="256F17B0">
            <w:pPr>
              <w:pStyle w:val="6"/>
              <w:widowControl w:val="0"/>
              <w:rPr>
                <w:rFonts w:ascii="宋体" w:hAnsi="宋体"/>
                <w:sz w:val="21"/>
                <w:szCs w:val="21"/>
              </w:rPr>
            </w:pPr>
            <w:r>
              <w:rPr>
                <w:rFonts w:hint="eastAsia" w:ascii="宋体" w:hAnsi="宋体"/>
                <w:sz w:val="21"/>
                <w:szCs w:val="21"/>
              </w:rPr>
              <w:t>提前还款记录查询</w:t>
            </w:r>
          </w:p>
        </w:tc>
      </w:tr>
      <w:tr w14:paraId="5A2CD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9" w:type="dxa"/>
            <w:gridSpan w:val="7"/>
          </w:tcPr>
          <w:p w14:paraId="606CA175">
            <w:pPr>
              <w:pStyle w:val="6"/>
              <w:widowControl w:val="0"/>
              <w:rPr>
                <w:rFonts w:ascii="宋体" w:hAnsi="宋体"/>
                <w:sz w:val="21"/>
                <w:szCs w:val="21"/>
              </w:rPr>
            </w:pPr>
            <w:r>
              <w:rPr>
                <w:rFonts w:hint="eastAsia" w:ascii="宋体" w:hAnsi="宋体"/>
                <w:sz w:val="21"/>
                <w:szCs w:val="21"/>
              </w:rPr>
              <w:t>列表开始</w:t>
            </w:r>
          </w:p>
        </w:tc>
      </w:tr>
      <w:tr w14:paraId="18725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513F918F">
            <w:pPr>
              <w:pStyle w:val="6"/>
              <w:keepNext/>
              <w:keepLines/>
              <w:widowControl w:val="0"/>
              <w:numPr>
                <w:ilvl w:val="0"/>
                <w:numId w:val="182"/>
              </w:numPr>
              <w:spacing w:before="260" w:line="360" w:lineRule="auto"/>
              <w:outlineLvl w:val="2"/>
              <w:rPr>
                <w:rFonts w:ascii="宋体" w:hAnsi="宋体"/>
                <w:sz w:val="21"/>
                <w:szCs w:val="21"/>
                <w:highlight w:val="yellow"/>
              </w:rPr>
            </w:pPr>
          </w:p>
        </w:tc>
        <w:tc>
          <w:tcPr>
            <w:tcW w:w="1759" w:type="dxa"/>
          </w:tcPr>
          <w:p w14:paraId="549C19E4">
            <w:pPr>
              <w:pStyle w:val="6"/>
              <w:widowControl w:val="0"/>
              <w:rPr>
                <w:rFonts w:ascii="宋体" w:hAnsi="宋体"/>
                <w:sz w:val="21"/>
                <w:szCs w:val="21"/>
                <w:highlight w:val="yellow"/>
              </w:rPr>
            </w:pPr>
            <w:commentRangeStart w:id="0"/>
            <w:r>
              <w:rPr>
                <w:rFonts w:hint="eastAsia" w:ascii="宋体" w:hAnsi="宋体"/>
                <w:sz w:val="21"/>
                <w:szCs w:val="21"/>
                <w:highlight w:val="yellow"/>
              </w:rPr>
              <w:t>应还日期</w:t>
            </w:r>
            <w:commentRangeEnd w:id="0"/>
            <w:r>
              <w:rPr>
                <w:rStyle w:val="55"/>
                <w:highlight w:val="yellow"/>
              </w:rPr>
              <w:commentReference w:id="0"/>
            </w:r>
          </w:p>
        </w:tc>
        <w:tc>
          <w:tcPr>
            <w:tcW w:w="1217" w:type="dxa"/>
            <w:vAlign w:val="center"/>
          </w:tcPr>
          <w:p w14:paraId="3BFA8E82">
            <w:pPr>
              <w:pStyle w:val="6"/>
              <w:widowControl w:val="0"/>
              <w:rPr>
                <w:rFonts w:ascii="宋体" w:hAnsi="宋体"/>
                <w:sz w:val="21"/>
                <w:szCs w:val="21"/>
              </w:rPr>
            </w:pPr>
            <w:r>
              <w:rPr>
                <w:rFonts w:hint="eastAsia" w:ascii="宋体" w:hAnsi="宋体" w:cs="Arial"/>
                <w:color w:val="000000"/>
                <w:sz w:val="21"/>
                <w:szCs w:val="21"/>
              </w:rPr>
              <w:t>文本</w:t>
            </w:r>
          </w:p>
        </w:tc>
        <w:tc>
          <w:tcPr>
            <w:tcW w:w="1217" w:type="dxa"/>
          </w:tcPr>
          <w:p w14:paraId="3104B8E3">
            <w:pPr>
              <w:pStyle w:val="6"/>
              <w:widowControl w:val="0"/>
              <w:rPr>
                <w:rFonts w:ascii="宋体" w:hAnsi="宋体"/>
                <w:sz w:val="21"/>
                <w:szCs w:val="21"/>
              </w:rPr>
            </w:pPr>
          </w:p>
        </w:tc>
        <w:tc>
          <w:tcPr>
            <w:tcW w:w="1218" w:type="dxa"/>
          </w:tcPr>
          <w:p w14:paraId="309C88E0">
            <w:pPr>
              <w:pStyle w:val="6"/>
              <w:widowControl w:val="0"/>
              <w:rPr>
                <w:rFonts w:ascii="宋体" w:hAnsi="宋体"/>
                <w:sz w:val="21"/>
                <w:szCs w:val="21"/>
              </w:rPr>
            </w:pPr>
          </w:p>
        </w:tc>
        <w:tc>
          <w:tcPr>
            <w:tcW w:w="1218" w:type="dxa"/>
          </w:tcPr>
          <w:p w14:paraId="27F03078">
            <w:pPr>
              <w:pStyle w:val="6"/>
              <w:widowControl w:val="0"/>
              <w:rPr>
                <w:rFonts w:ascii="宋体" w:hAnsi="宋体"/>
                <w:sz w:val="21"/>
                <w:szCs w:val="21"/>
              </w:rPr>
            </w:pPr>
          </w:p>
        </w:tc>
        <w:tc>
          <w:tcPr>
            <w:tcW w:w="2585" w:type="dxa"/>
          </w:tcPr>
          <w:p w14:paraId="6AF4C3D9">
            <w:pPr>
              <w:pStyle w:val="6"/>
              <w:widowControl w:val="0"/>
              <w:rPr>
                <w:rFonts w:ascii="宋体" w:hAnsi="宋体"/>
                <w:sz w:val="21"/>
                <w:szCs w:val="21"/>
              </w:rPr>
            </w:pPr>
          </w:p>
        </w:tc>
      </w:tr>
      <w:tr w14:paraId="0231A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74E83DFA">
            <w:pPr>
              <w:pStyle w:val="6"/>
              <w:widowControl w:val="0"/>
              <w:numPr>
                <w:ilvl w:val="0"/>
                <w:numId w:val="182"/>
              </w:numPr>
              <w:rPr>
                <w:rFonts w:ascii="宋体" w:hAnsi="宋体"/>
                <w:sz w:val="21"/>
                <w:szCs w:val="21"/>
              </w:rPr>
            </w:pPr>
          </w:p>
        </w:tc>
        <w:tc>
          <w:tcPr>
            <w:tcW w:w="1759" w:type="dxa"/>
          </w:tcPr>
          <w:p w14:paraId="109EC95B">
            <w:pPr>
              <w:pStyle w:val="6"/>
              <w:widowControl w:val="0"/>
              <w:rPr>
                <w:rFonts w:ascii="宋体" w:hAnsi="宋体"/>
                <w:sz w:val="21"/>
                <w:szCs w:val="21"/>
              </w:rPr>
            </w:pPr>
            <w:r>
              <w:rPr>
                <w:rFonts w:hint="eastAsia" w:ascii="宋体" w:hAnsi="宋体"/>
                <w:sz w:val="21"/>
                <w:szCs w:val="21"/>
              </w:rPr>
              <w:t>应还金额</w:t>
            </w:r>
          </w:p>
        </w:tc>
        <w:tc>
          <w:tcPr>
            <w:tcW w:w="1217" w:type="dxa"/>
            <w:vAlign w:val="center"/>
          </w:tcPr>
          <w:p w14:paraId="5D887E60">
            <w:pPr>
              <w:pStyle w:val="6"/>
              <w:widowControl w:val="0"/>
              <w:rPr>
                <w:rFonts w:ascii="宋体" w:hAnsi="宋体"/>
                <w:sz w:val="21"/>
                <w:szCs w:val="21"/>
              </w:rPr>
            </w:pPr>
            <w:r>
              <w:rPr>
                <w:rFonts w:hint="eastAsia" w:ascii="宋体" w:hAnsi="宋体" w:cs="Arial"/>
                <w:color w:val="000000"/>
                <w:sz w:val="21"/>
                <w:szCs w:val="21"/>
              </w:rPr>
              <w:t>文本</w:t>
            </w:r>
          </w:p>
        </w:tc>
        <w:tc>
          <w:tcPr>
            <w:tcW w:w="1217" w:type="dxa"/>
          </w:tcPr>
          <w:p w14:paraId="4B82F66E">
            <w:pPr>
              <w:pStyle w:val="6"/>
              <w:widowControl w:val="0"/>
              <w:rPr>
                <w:rFonts w:ascii="宋体" w:hAnsi="宋体"/>
                <w:sz w:val="21"/>
                <w:szCs w:val="21"/>
              </w:rPr>
            </w:pPr>
          </w:p>
        </w:tc>
        <w:tc>
          <w:tcPr>
            <w:tcW w:w="1218" w:type="dxa"/>
          </w:tcPr>
          <w:p w14:paraId="7E0AC7CC">
            <w:pPr>
              <w:pStyle w:val="6"/>
              <w:widowControl w:val="0"/>
              <w:rPr>
                <w:rFonts w:ascii="宋体" w:hAnsi="宋体"/>
                <w:sz w:val="21"/>
                <w:szCs w:val="21"/>
              </w:rPr>
            </w:pPr>
          </w:p>
        </w:tc>
        <w:tc>
          <w:tcPr>
            <w:tcW w:w="1218" w:type="dxa"/>
          </w:tcPr>
          <w:p w14:paraId="42FEAF06">
            <w:pPr>
              <w:pStyle w:val="6"/>
              <w:widowControl w:val="0"/>
              <w:rPr>
                <w:rFonts w:ascii="宋体" w:hAnsi="宋体"/>
                <w:sz w:val="21"/>
                <w:szCs w:val="21"/>
              </w:rPr>
            </w:pPr>
          </w:p>
        </w:tc>
        <w:tc>
          <w:tcPr>
            <w:tcW w:w="2585" w:type="dxa"/>
          </w:tcPr>
          <w:p w14:paraId="0094B24F">
            <w:pPr>
              <w:pStyle w:val="6"/>
              <w:widowControl w:val="0"/>
              <w:rPr>
                <w:rFonts w:ascii="宋体" w:hAnsi="宋体"/>
                <w:sz w:val="21"/>
                <w:szCs w:val="21"/>
              </w:rPr>
            </w:pPr>
          </w:p>
        </w:tc>
      </w:tr>
      <w:tr w14:paraId="4D1D2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6D51DA8">
            <w:pPr>
              <w:pStyle w:val="6"/>
              <w:widowControl w:val="0"/>
              <w:numPr>
                <w:ilvl w:val="0"/>
                <w:numId w:val="182"/>
              </w:numPr>
              <w:rPr>
                <w:rFonts w:ascii="宋体" w:hAnsi="宋体"/>
                <w:sz w:val="21"/>
                <w:szCs w:val="21"/>
              </w:rPr>
            </w:pPr>
          </w:p>
        </w:tc>
        <w:tc>
          <w:tcPr>
            <w:tcW w:w="1759" w:type="dxa"/>
          </w:tcPr>
          <w:p w14:paraId="5E61CFBC">
            <w:pPr>
              <w:pStyle w:val="6"/>
              <w:widowControl w:val="0"/>
              <w:rPr>
                <w:rFonts w:ascii="宋体" w:hAnsi="宋体"/>
                <w:sz w:val="21"/>
                <w:szCs w:val="21"/>
              </w:rPr>
            </w:pPr>
            <w:r>
              <w:rPr>
                <w:rFonts w:hint="eastAsia" w:ascii="宋体" w:hAnsi="宋体"/>
                <w:sz w:val="21"/>
                <w:szCs w:val="21"/>
              </w:rPr>
              <w:t>实还金额</w:t>
            </w:r>
          </w:p>
        </w:tc>
        <w:tc>
          <w:tcPr>
            <w:tcW w:w="1217" w:type="dxa"/>
            <w:vAlign w:val="center"/>
          </w:tcPr>
          <w:p w14:paraId="27E381C1">
            <w:pPr>
              <w:pStyle w:val="6"/>
              <w:widowControl w:val="0"/>
              <w:rPr>
                <w:rFonts w:ascii="宋体" w:hAnsi="宋体"/>
                <w:sz w:val="21"/>
                <w:szCs w:val="21"/>
              </w:rPr>
            </w:pPr>
            <w:r>
              <w:rPr>
                <w:rFonts w:hint="eastAsia" w:ascii="宋体" w:hAnsi="宋体" w:cs="Arial"/>
                <w:color w:val="000000"/>
                <w:sz w:val="21"/>
                <w:szCs w:val="21"/>
              </w:rPr>
              <w:t>文本</w:t>
            </w:r>
          </w:p>
        </w:tc>
        <w:tc>
          <w:tcPr>
            <w:tcW w:w="1217" w:type="dxa"/>
          </w:tcPr>
          <w:p w14:paraId="3CC989BB">
            <w:pPr>
              <w:pStyle w:val="6"/>
              <w:widowControl w:val="0"/>
              <w:rPr>
                <w:rFonts w:ascii="宋体" w:hAnsi="宋体"/>
                <w:sz w:val="21"/>
                <w:szCs w:val="21"/>
              </w:rPr>
            </w:pPr>
          </w:p>
        </w:tc>
        <w:tc>
          <w:tcPr>
            <w:tcW w:w="1218" w:type="dxa"/>
          </w:tcPr>
          <w:p w14:paraId="4D695D1E">
            <w:pPr>
              <w:pStyle w:val="6"/>
              <w:widowControl w:val="0"/>
              <w:rPr>
                <w:rFonts w:ascii="宋体" w:hAnsi="宋体"/>
                <w:sz w:val="21"/>
                <w:szCs w:val="21"/>
              </w:rPr>
            </w:pPr>
          </w:p>
        </w:tc>
        <w:tc>
          <w:tcPr>
            <w:tcW w:w="1218" w:type="dxa"/>
          </w:tcPr>
          <w:p w14:paraId="6CED3452">
            <w:pPr>
              <w:pStyle w:val="6"/>
              <w:widowControl w:val="0"/>
              <w:rPr>
                <w:rFonts w:ascii="宋体" w:hAnsi="宋体"/>
                <w:sz w:val="21"/>
                <w:szCs w:val="21"/>
              </w:rPr>
            </w:pPr>
          </w:p>
        </w:tc>
        <w:tc>
          <w:tcPr>
            <w:tcW w:w="2585" w:type="dxa"/>
          </w:tcPr>
          <w:p w14:paraId="7B14E745">
            <w:pPr>
              <w:pStyle w:val="6"/>
              <w:widowControl w:val="0"/>
              <w:rPr>
                <w:rFonts w:ascii="宋体" w:hAnsi="宋体"/>
                <w:sz w:val="21"/>
                <w:szCs w:val="21"/>
              </w:rPr>
            </w:pPr>
          </w:p>
        </w:tc>
      </w:tr>
      <w:tr w14:paraId="3B93C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00B584A">
            <w:pPr>
              <w:pStyle w:val="6"/>
              <w:widowControl w:val="0"/>
              <w:numPr>
                <w:ilvl w:val="0"/>
                <w:numId w:val="182"/>
              </w:numPr>
              <w:rPr>
                <w:rFonts w:ascii="宋体" w:hAnsi="宋体"/>
                <w:sz w:val="21"/>
                <w:szCs w:val="21"/>
              </w:rPr>
            </w:pPr>
          </w:p>
        </w:tc>
        <w:tc>
          <w:tcPr>
            <w:tcW w:w="1759" w:type="dxa"/>
          </w:tcPr>
          <w:p w14:paraId="15B92806">
            <w:pPr>
              <w:pStyle w:val="6"/>
              <w:widowControl w:val="0"/>
              <w:rPr>
                <w:rFonts w:ascii="宋体" w:hAnsi="宋体"/>
                <w:sz w:val="21"/>
                <w:szCs w:val="21"/>
              </w:rPr>
            </w:pPr>
            <w:r>
              <w:rPr>
                <w:rFonts w:hint="eastAsia" w:ascii="宋体" w:hAnsi="宋体"/>
                <w:sz w:val="21"/>
                <w:szCs w:val="21"/>
              </w:rPr>
              <w:t>应还本金</w:t>
            </w:r>
          </w:p>
        </w:tc>
        <w:tc>
          <w:tcPr>
            <w:tcW w:w="1217" w:type="dxa"/>
            <w:vAlign w:val="center"/>
          </w:tcPr>
          <w:p w14:paraId="5679719D">
            <w:pPr>
              <w:pStyle w:val="6"/>
              <w:widowControl w:val="0"/>
              <w:rPr>
                <w:rFonts w:ascii="宋体" w:hAnsi="宋体"/>
                <w:sz w:val="21"/>
                <w:szCs w:val="21"/>
              </w:rPr>
            </w:pPr>
            <w:r>
              <w:rPr>
                <w:rFonts w:hint="eastAsia" w:ascii="宋体" w:hAnsi="宋体" w:cs="Arial"/>
                <w:color w:val="000000"/>
                <w:sz w:val="21"/>
                <w:szCs w:val="21"/>
              </w:rPr>
              <w:t>文本</w:t>
            </w:r>
          </w:p>
        </w:tc>
        <w:tc>
          <w:tcPr>
            <w:tcW w:w="1217" w:type="dxa"/>
          </w:tcPr>
          <w:p w14:paraId="57E8FC85">
            <w:pPr>
              <w:pStyle w:val="6"/>
              <w:widowControl w:val="0"/>
              <w:rPr>
                <w:rFonts w:ascii="宋体" w:hAnsi="宋体"/>
                <w:sz w:val="21"/>
                <w:szCs w:val="21"/>
              </w:rPr>
            </w:pPr>
          </w:p>
        </w:tc>
        <w:tc>
          <w:tcPr>
            <w:tcW w:w="1218" w:type="dxa"/>
          </w:tcPr>
          <w:p w14:paraId="63313748">
            <w:pPr>
              <w:pStyle w:val="6"/>
              <w:widowControl w:val="0"/>
              <w:rPr>
                <w:rFonts w:ascii="宋体" w:hAnsi="宋体"/>
                <w:sz w:val="21"/>
                <w:szCs w:val="21"/>
              </w:rPr>
            </w:pPr>
          </w:p>
        </w:tc>
        <w:tc>
          <w:tcPr>
            <w:tcW w:w="1218" w:type="dxa"/>
          </w:tcPr>
          <w:p w14:paraId="33B1F82D">
            <w:pPr>
              <w:pStyle w:val="6"/>
              <w:widowControl w:val="0"/>
              <w:rPr>
                <w:rFonts w:ascii="宋体" w:hAnsi="宋体"/>
                <w:sz w:val="21"/>
                <w:szCs w:val="21"/>
              </w:rPr>
            </w:pPr>
          </w:p>
        </w:tc>
        <w:tc>
          <w:tcPr>
            <w:tcW w:w="2585" w:type="dxa"/>
          </w:tcPr>
          <w:p w14:paraId="45B5CFB1">
            <w:pPr>
              <w:pStyle w:val="6"/>
              <w:widowControl w:val="0"/>
              <w:rPr>
                <w:rFonts w:ascii="宋体" w:hAnsi="宋体"/>
                <w:sz w:val="21"/>
                <w:szCs w:val="21"/>
              </w:rPr>
            </w:pPr>
          </w:p>
        </w:tc>
      </w:tr>
      <w:tr w14:paraId="77735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6F5E802E">
            <w:pPr>
              <w:pStyle w:val="6"/>
              <w:widowControl w:val="0"/>
              <w:numPr>
                <w:ilvl w:val="0"/>
                <w:numId w:val="182"/>
              </w:numPr>
              <w:rPr>
                <w:rFonts w:ascii="宋体" w:hAnsi="宋体"/>
                <w:sz w:val="21"/>
                <w:szCs w:val="21"/>
              </w:rPr>
            </w:pPr>
          </w:p>
        </w:tc>
        <w:tc>
          <w:tcPr>
            <w:tcW w:w="1759" w:type="dxa"/>
          </w:tcPr>
          <w:p w14:paraId="1678D55C">
            <w:pPr>
              <w:pStyle w:val="6"/>
              <w:widowControl w:val="0"/>
              <w:rPr>
                <w:rFonts w:ascii="宋体" w:hAnsi="宋体"/>
                <w:sz w:val="21"/>
                <w:szCs w:val="21"/>
              </w:rPr>
            </w:pPr>
            <w:r>
              <w:rPr>
                <w:rFonts w:hint="eastAsia" w:ascii="宋体" w:hAnsi="宋体"/>
                <w:sz w:val="21"/>
                <w:szCs w:val="21"/>
              </w:rPr>
              <w:t>实还本金</w:t>
            </w:r>
          </w:p>
        </w:tc>
        <w:tc>
          <w:tcPr>
            <w:tcW w:w="1217" w:type="dxa"/>
            <w:vAlign w:val="center"/>
          </w:tcPr>
          <w:p w14:paraId="689374B5">
            <w:pPr>
              <w:pStyle w:val="6"/>
              <w:widowControl w:val="0"/>
              <w:rPr>
                <w:rFonts w:ascii="宋体" w:hAnsi="宋体"/>
                <w:sz w:val="21"/>
                <w:szCs w:val="21"/>
              </w:rPr>
            </w:pPr>
            <w:r>
              <w:rPr>
                <w:rFonts w:hint="eastAsia" w:ascii="宋体" w:hAnsi="宋体" w:cs="Arial"/>
                <w:color w:val="000000"/>
                <w:sz w:val="21"/>
                <w:szCs w:val="21"/>
              </w:rPr>
              <w:t>文本</w:t>
            </w:r>
          </w:p>
        </w:tc>
        <w:tc>
          <w:tcPr>
            <w:tcW w:w="1217" w:type="dxa"/>
          </w:tcPr>
          <w:p w14:paraId="30CAB92A">
            <w:pPr>
              <w:pStyle w:val="6"/>
              <w:widowControl w:val="0"/>
              <w:rPr>
                <w:rFonts w:ascii="宋体" w:hAnsi="宋体"/>
                <w:sz w:val="21"/>
                <w:szCs w:val="21"/>
              </w:rPr>
            </w:pPr>
          </w:p>
        </w:tc>
        <w:tc>
          <w:tcPr>
            <w:tcW w:w="1218" w:type="dxa"/>
          </w:tcPr>
          <w:p w14:paraId="3E3185F1">
            <w:pPr>
              <w:pStyle w:val="6"/>
              <w:widowControl w:val="0"/>
              <w:rPr>
                <w:rFonts w:ascii="宋体" w:hAnsi="宋体"/>
                <w:sz w:val="21"/>
                <w:szCs w:val="21"/>
              </w:rPr>
            </w:pPr>
          </w:p>
        </w:tc>
        <w:tc>
          <w:tcPr>
            <w:tcW w:w="1218" w:type="dxa"/>
          </w:tcPr>
          <w:p w14:paraId="03B68998">
            <w:pPr>
              <w:pStyle w:val="6"/>
              <w:widowControl w:val="0"/>
              <w:rPr>
                <w:rFonts w:ascii="宋体" w:hAnsi="宋体"/>
                <w:sz w:val="21"/>
                <w:szCs w:val="21"/>
              </w:rPr>
            </w:pPr>
          </w:p>
        </w:tc>
        <w:tc>
          <w:tcPr>
            <w:tcW w:w="2585" w:type="dxa"/>
          </w:tcPr>
          <w:p w14:paraId="498CB66F">
            <w:pPr>
              <w:pStyle w:val="6"/>
              <w:widowControl w:val="0"/>
              <w:rPr>
                <w:rFonts w:ascii="宋体" w:hAnsi="宋体"/>
                <w:sz w:val="21"/>
                <w:szCs w:val="21"/>
              </w:rPr>
            </w:pPr>
          </w:p>
        </w:tc>
      </w:tr>
      <w:tr w14:paraId="35271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4A433807">
            <w:pPr>
              <w:pStyle w:val="6"/>
              <w:widowControl w:val="0"/>
              <w:numPr>
                <w:ilvl w:val="0"/>
                <w:numId w:val="182"/>
              </w:numPr>
              <w:rPr>
                <w:rFonts w:ascii="宋体" w:hAnsi="宋体"/>
                <w:sz w:val="21"/>
                <w:szCs w:val="21"/>
              </w:rPr>
            </w:pPr>
          </w:p>
        </w:tc>
        <w:tc>
          <w:tcPr>
            <w:tcW w:w="1759" w:type="dxa"/>
          </w:tcPr>
          <w:p w14:paraId="18A8C47E">
            <w:pPr>
              <w:pStyle w:val="6"/>
              <w:widowControl w:val="0"/>
              <w:rPr>
                <w:rFonts w:ascii="宋体" w:hAnsi="宋体"/>
                <w:sz w:val="21"/>
                <w:szCs w:val="21"/>
              </w:rPr>
            </w:pPr>
            <w:r>
              <w:rPr>
                <w:rFonts w:hint="eastAsia" w:ascii="宋体" w:hAnsi="宋体"/>
                <w:sz w:val="21"/>
                <w:szCs w:val="21"/>
              </w:rPr>
              <w:t>应还利息</w:t>
            </w:r>
          </w:p>
        </w:tc>
        <w:tc>
          <w:tcPr>
            <w:tcW w:w="1217" w:type="dxa"/>
            <w:vAlign w:val="center"/>
          </w:tcPr>
          <w:p w14:paraId="1369DB0E">
            <w:pPr>
              <w:pStyle w:val="6"/>
              <w:widowControl w:val="0"/>
              <w:rPr>
                <w:rFonts w:ascii="宋体" w:hAnsi="宋体"/>
                <w:sz w:val="21"/>
                <w:szCs w:val="21"/>
              </w:rPr>
            </w:pPr>
            <w:r>
              <w:rPr>
                <w:rFonts w:hint="eastAsia" w:ascii="宋体" w:hAnsi="宋体" w:cs="Arial"/>
                <w:color w:val="000000"/>
                <w:sz w:val="21"/>
                <w:szCs w:val="21"/>
              </w:rPr>
              <w:t>文本</w:t>
            </w:r>
          </w:p>
        </w:tc>
        <w:tc>
          <w:tcPr>
            <w:tcW w:w="1217" w:type="dxa"/>
          </w:tcPr>
          <w:p w14:paraId="132D61D1">
            <w:pPr>
              <w:pStyle w:val="6"/>
              <w:widowControl w:val="0"/>
              <w:rPr>
                <w:rFonts w:ascii="宋体" w:hAnsi="宋体"/>
                <w:sz w:val="21"/>
                <w:szCs w:val="21"/>
              </w:rPr>
            </w:pPr>
          </w:p>
        </w:tc>
        <w:tc>
          <w:tcPr>
            <w:tcW w:w="1218" w:type="dxa"/>
          </w:tcPr>
          <w:p w14:paraId="128D3306">
            <w:pPr>
              <w:pStyle w:val="6"/>
              <w:widowControl w:val="0"/>
              <w:rPr>
                <w:rFonts w:ascii="宋体" w:hAnsi="宋体"/>
                <w:sz w:val="21"/>
                <w:szCs w:val="21"/>
              </w:rPr>
            </w:pPr>
          </w:p>
        </w:tc>
        <w:tc>
          <w:tcPr>
            <w:tcW w:w="1218" w:type="dxa"/>
          </w:tcPr>
          <w:p w14:paraId="36F45FB3">
            <w:pPr>
              <w:pStyle w:val="6"/>
              <w:widowControl w:val="0"/>
              <w:rPr>
                <w:rFonts w:ascii="宋体" w:hAnsi="宋体"/>
                <w:sz w:val="21"/>
                <w:szCs w:val="21"/>
              </w:rPr>
            </w:pPr>
          </w:p>
        </w:tc>
        <w:tc>
          <w:tcPr>
            <w:tcW w:w="2585" w:type="dxa"/>
          </w:tcPr>
          <w:p w14:paraId="1CA0A8E4">
            <w:pPr>
              <w:pStyle w:val="6"/>
              <w:widowControl w:val="0"/>
              <w:rPr>
                <w:rFonts w:ascii="宋体" w:hAnsi="宋体"/>
                <w:sz w:val="21"/>
                <w:szCs w:val="21"/>
              </w:rPr>
            </w:pPr>
          </w:p>
        </w:tc>
      </w:tr>
      <w:tr w14:paraId="1CE19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047BB087">
            <w:pPr>
              <w:pStyle w:val="6"/>
              <w:widowControl w:val="0"/>
              <w:numPr>
                <w:ilvl w:val="0"/>
                <w:numId w:val="182"/>
              </w:numPr>
              <w:rPr>
                <w:rFonts w:ascii="宋体" w:hAnsi="宋体"/>
                <w:sz w:val="21"/>
                <w:szCs w:val="21"/>
              </w:rPr>
            </w:pPr>
          </w:p>
        </w:tc>
        <w:tc>
          <w:tcPr>
            <w:tcW w:w="1759" w:type="dxa"/>
          </w:tcPr>
          <w:p w14:paraId="6C2F3EB0">
            <w:pPr>
              <w:pStyle w:val="6"/>
              <w:widowControl w:val="0"/>
              <w:rPr>
                <w:rFonts w:ascii="宋体" w:hAnsi="宋体"/>
                <w:sz w:val="21"/>
                <w:szCs w:val="21"/>
              </w:rPr>
            </w:pPr>
            <w:r>
              <w:rPr>
                <w:rFonts w:hint="eastAsia" w:ascii="宋体" w:hAnsi="宋体"/>
                <w:sz w:val="21"/>
                <w:szCs w:val="21"/>
              </w:rPr>
              <w:t>实还利息</w:t>
            </w:r>
          </w:p>
        </w:tc>
        <w:tc>
          <w:tcPr>
            <w:tcW w:w="1217" w:type="dxa"/>
            <w:vAlign w:val="center"/>
          </w:tcPr>
          <w:p w14:paraId="54A39BFA">
            <w:pPr>
              <w:pStyle w:val="6"/>
              <w:widowControl w:val="0"/>
              <w:rPr>
                <w:rFonts w:ascii="宋体" w:hAnsi="宋体"/>
                <w:sz w:val="21"/>
                <w:szCs w:val="21"/>
              </w:rPr>
            </w:pPr>
            <w:r>
              <w:rPr>
                <w:rFonts w:hint="eastAsia" w:ascii="宋体" w:hAnsi="宋体" w:cs="Arial"/>
                <w:color w:val="000000"/>
                <w:sz w:val="21"/>
                <w:szCs w:val="21"/>
              </w:rPr>
              <w:t>文本</w:t>
            </w:r>
          </w:p>
        </w:tc>
        <w:tc>
          <w:tcPr>
            <w:tcW w:w="1217" w:type="dxa"/>
          </w:tcPr>
          <w:p w14:paraId="3C523222">
            <w:pPr>
              <w:pStyle w:val="6"/>
              <w:widowControl w:val="0"/>
              <w:rPr>
                <w:rFonts w:ascii="宋体" w:hAnsi="宋体"/>
                <w:sz w:val="21"/>
                <w:szCs w:val="21"/>
              </w:rPr>
            </w:pPr>
          </w:p>
        </w:tc>
        <w:tc>
          <w:tcPr>
            <w:tcW w:w="1218" w:type="dxa"/>
          </w:tcPr>
          <w:p w14:paraId="61E75AB7">
            <w:pPr>
              <w:pStyle w:val="6"/>
              <w:widowControl w:val="0"/>
              <w:rPr>
                <w:rFonts w:ascii="宋体" w:hAnsi="宋体"/>
                <w:sz w:val="21"/>
                <w:szCs w:val="21"/>
              </w:rPr>
            </w:pPr>
          </w:p>
        </w:tc>
        <w:tc>
          <w:tcPr>
            <w:tcW w:w="1218" w:type="dxa"/>
          </w:tcPr>
          <w:p w14:paraId="1325D98B">
            <w:pPr>
              <w:pStyle w:val="6"/>
              <w:widowControl w:val="0"/>
              <w:rPr>
                <w:rFonts w:ascii="宋体" w:hAnsi="宋体"/>
                <w:sz w:val="21"/>
                <w:szCs w:val="21"/>
              </w:rPr>
            </w:pPr>
          </w:p>
        </w:tc>
        <w:tc>
          <w:tcPr>
            <w:tcW w:w="2585" w:type="dxa"/>
          </w:tcPr>
          <w:p w14:paraId="35EE32FE">
            <w:pPr>
              <w:pStyle w:val="6"/>
              <w:widowControl w:val="0"/>
              <w:rPr>
                <w:rFonts w:ascii="宋体" w:hAnsi="宋体"/>
                <w:sz w:val="21"/>
                <w:szCs w:val="21"/>
              </w:rPr>
            </w:pPr>
          </w:p>
        </w:tc>
      </w:tr>
      <w:tr w14:paraId="0F3F2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359EFCCB">
            <w:pPr>
              <w:pStyle w:val="6"/>
              <w:widowControl w:val="0"/>
              <w:numPr>
                <w:ilvl w:val="0"/>
                <w:numId w:val="182"/>
              </w:numPr>
              <w:rPr>
                <w:rFonts w:ascii="宋体" w:hAnsi="宋体"/>
                <w:sz w:val="21"/>
                <w:szCs w:val="21"/>
              </w:rPr>
            </w:pPr>
          </w:p>
        </w:tc>
        <w:tc>
          <w:tcPr>
            <w:tcW w:w="1759" w:type="dxa"/>
          </w:tcPr>
          <w:p w14:paraId="73248B4D">
            <w:pPr>
              <w:pStyle w:val="6"/>
              <w:widowControl w:val="0"/>
              <w:rPr>
                <w:rFonts w:ascii="宋体" w:hAnsi="宋体"/>
                <w:sz w:val="21"/>
                <w:szCs w:val="21"/>
              </w:rPr>
            </w:pPr>
            <w:r>
              <w:rPr>
                <w:rFonts w:hint="eastAsia" w:ascii="宋体" w:hAnsi="宋体"/>
                <w:sz w:val="21"/>
                <w:szCs w:val="21"/>
              </w:rPr>
              <w:t>应还罚息</w:t>
            </w:r>
          </w:p>
        </w:tc>
        <w:tc>
          <w:tcPr>
            <w:tcW w:w="1217" w:type="dxa"/>
            <w:vAlign w:val="center"/>
          </w:tcPr>
          <w:p w14:paraId="44F79D02">
            <w:pPr>
              <w:pStyle w:val="6"/>
              <w:widowControl w:val="0"/>
              <w:rPr>
                <w:rFonts w:ascii="宋体" w:hAnsi="宋体"/>
                <w:sz w:val="21"/>
                <w:szCs w:val="21"/>
              </w:rPr>
            </w:pPr>
            <w:r>
              <w:rPr>
                <w:rFonts w:hint="eastAsia" w:ascii="宋体" w:hAnsi="宋体" w:cs="Arial"/>
                <w:color w:val="000000"/>
                <w:sz w:val="21"/>
                <w:szCs w:val="21"/>
              </w:rPr>
              <w:t>文本</w:t>
            </w:r>
          </w:p>
        </w:tc>
        <w:tc>
          <w:tcPr>
            <w:tcW w:w="1217" w:type="dxa"/>
          </w:tcPr>
          <w:p w14:paraId="17B82F8F">
            <w:pPr>
              <w:pStyle w:val="6"/>
              <w:widowControl w:val="0"/>
              <w:rPr>
                <w:rFonts w:ascii="宋体" w:hAnsi="宋体"/>
                <w:sz w:val="21"/>
                <w:szCs w:val="21"/>
              </w:rPr>
            </w:pPr>
          </w:p>
        </w:tc>
        <w:tc>
          <w:tcPr>
            <w:tcW w:w="1218" w:type="dxa"/>
          </w:tcPr>
          <w:p w14:paraId="5D71F007">
            <w:pPr>
              <w:pStyle w:val="6"/>
              <w:widowControl w:val="0"/>
              <w:rPr>
                <w:rFonts w:ascii="宋体" w:hAnsi="宋体"/>
                <w:sz w:val="21"/>
                <w:szCs w:val="21"/>
              </w:rPr>
            </w:pPr>
          </w:p>
        </w:tc>
        <w:tc>
          <w:tcPr>
            <w:tcW w:w="1218" w:type="dxa"/>
          </w:tcPr>
          <w:p w14:paraId="3EA2ED5E">
            <w:pPr>
              <w:pStyle w:val="6"/>
              <w:widowControl w:val="0"/>
              <w:rPr>
                <w:rFonts w:ascii="宋体" w:hAnsi="宋体"/>
                <w:sz w:val="21"/>
                <w:szCs w:val="21"/>
              </w:rPr>
            </w:pPr>
          </w:p>
        </w:tc>
        <w:tc>
          <w:tcPr>
            <w:tcW w:w="2585" w:type="dxa"/>
          </w:tcPr>
          <w:p w14:paraId="194D6E27">
            <w:pPr>
              <w:pStyle w:val="6"/>
              <w:widowControl w:val="0"/>
              <w:rPr>
                <w:rFonts w:ascii="宋体" w:hAnsi="宋体"/>
                <w:sz w:val="21"/>
                <w:szCs w:val="21"/>
              </w:rPr>
            </w:pPr>
          </w:p>
        </w:tc>
      </w:tr>
      <w:tr w14:paraId="2D599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D5202E7">
            <w:pPr>
              <w:pStyle w:val="6"/>
              <w:widowControl w:val="0"/>
              <w:numPr>
                <w:ilvl w:val="0"/>
                <w:numId w:val="182"/>
              </w:numPr>
              <w:rPr>
                <w:rFonts w:ascii="宋体" w:hAnsi="宋体"/>
                <w:sz w:val="21"/>
                <w:szCs w:val="21"/>
              </w:rPr>
            </w:pPr>
          </w:p>
        </w:tc>
        <w:tc>
          <w:tcPr>
            <w:tcW w:w="1759" w:type="dxa"/>
          </w:tcPr>
          <w:p w14:paraId="7A4E2B2C">
            <w:pPr>
              <w:pStyle w:val="6"/>
              <w:widowControl w:val="0"/>
              <w:rPr>
                <w:rFonts w:ascii="宋体" w:hAnsi="宋体"/>
                <w:sz w:val="21"/>
                <w:szCs w:val="21"/>
              </w:rPr>
            </w:pPr>
            <w:r>
              <w:rPr>
                <w:rFonts w:hint="eastAsia" w:ascii="宋体" w:hAnsi="宋体"/>
                <w:sz w:val="21"/>
                <w:szCs w:val="21"/>
              </w:rPr>
              <w:t>实还罚息</w:t>
            </w:r>
          </w:p>
        </w:tc>
        <w:tc>
          <w:tcPr>
            <w:tcW w:w="1217" w:type="dxa"/>
            <w:vAlign w:val="center"/>
          </w:tcPr>
          <w:p w14:paraId="6B3A0325">
            <w:pPr>
              <w:pStyle w:val="6"/>
              <w:widowControl w:val="0"/>
              <w:rPr>
                <w:rFonts w:ascii="宋体" w:hAnsi="宋体"/>
                <w:sz w:val="21"/>
                <w:szCs w:val="21"/>
              </w:rPr>
            </w:pPr>
            <w:r>
              <w:rPr>
                <w:rFonts w:hint="eastAsia" w:ascii="宋体" w:hAnsi="宋体" w:cs="Arial"/>
                <w:color w:val="000000"/>
                <w:sz w:val="21"/>
                <w:szCs w:val="21"/>
              </w:rPr>
              <w:t>文本</w:t>
            </w:r>
          </w:p>
        </w:tc>
        <w:tc>
          <w:tcPr>
            <w:tcW w:w="1217" w:type="dxa"/>
          </w:tcPr>
          <w:p w14:paraId="095C8167">
            <w:pPr>
              <w:pStyle w:val="6"/>
              <w:widowControl w:val="0"/>
              <w:rPr>
                <w:rFonts w:ascii="宋体" w:hAnsi="宋体"/>
                <w:sz w:val="21"/>
                <w:szCs w:val="21"/>
              </w:rPr>
            </w:pPr>
          </w:p>
        </w:tc>
        <w:tc>
          <w:tcPr>
            <w:tcW w:w="1218" w:type="dxa"/>
          </w:tcPr>
          <w:p w14:paraId="07550F0C">
            <w:pPr>
              <w:pStyle w:val="6"/>
              <w:widowControl w:val="0"/>
              <w:rPr>
                <w:rFonts w:ascii="宋体" w:hAnsi="宋体"/>
                <w:sz w:val="21"/>
                <w:szCs w:val="21"/>
              </w:rPr>
            </w:pPr>
          </w:p>
        </w:tc>
        <w:tc>
          <w:tcPr>
            <w:tcW w:w="1218" w:type="dxa"/>
          </w:tcPr>
          <w:p w14:paraId="3E54C031">
            <w:pPr>
              <w:pStyle w:val="6"/>
              <w:widowControl w:val="0"/>
              <w:rPr>
                <w:rFonts w:ascii="宋体" w:hAnsi="宋体"/>
                <w:sz w:val="21"/>
                <w:szCs w:val="21"/>
              </w:rPr>
            </w:pPr>
          </w:p>
        </w:tc>
        <w:tc>
          <w:tcPr>
            <w:tcW w:w="2585" w:type="dxa"/>
          </w:tcPr>
          <w:p w14:paraId="6932AD49">
            <w:pPr>
              <w:pStyle w:val="6"/>
              <w:widowControl w:val="0"/>
              <w:rPr>
                <w:rFonts w:ascii="宋体" w:hAnsi="宋体"/>
                <w:sz w:val="21"/>
                <w:szCs w:val="21"/>
              </w:rPr>
            </w:pPr>
          </w:p>
        </w:tc>
      </w:tr>
      <w:tr w14:paraId="0F44C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679CA38F">
            <w:pPr>
              <w:pStyle w:val="6"/>
              <w:widowControl w:val="0"/>
              <w:numPr>
                <w:ilvl w:val="0"/>
                <w:numId w:val="182"/>
              </w:numPr>
              <w:rPr>
                <w:rFonts w:ascii="宋体" w:hAnsi="宋体"/>
                <w:sz w:val="21"/>
                <w:szCs w:val="21"/>
              </w:rPr>
            </w:pPr>
          </w:p>
        </w:tc>
        <w:tc>
          <w:tcPr>
            <w:tcW w:w="1759" w:type="dxa"/>
          </w:tcPr>
          <w:p w14:paraId="332B3212">
            <w:pPr>
              <w:pStyle w:val="6"/>
              <w:widowControl w:val="0"/>
              <w:rPr>
                <w:rFonts w:ascii="宋体" w:hAnsi="宋体"/>
                <w:sz w:val="21"/>
                <w:szCs w:val="21"/>
              </w:rPr>
            </w:pPr>
            <w:r>
              <w:rPr>
                <w:rFonts w:hint="eastAsia" w:ascii="宋体" w:hAnsi="宋体"/>
                <w:sz w:val="21"/>
                <w:szCs w:val="21"/>
              </w:rPr>
              <w:t>应还复利</w:t>
            </w:r>
          </w:p>
        </w:tc>
        <w:tc>
          <w:tcPr>
            <w:tcW w:w="1217" w:type="dxa"/>
            <w:vAlign w:val="center"/>
          </w:tcPr>
          <w:p w14:paraId="69E70AEA">
            <w:pPr>
              <w:pStyle w:val="6"/>
              <w:widowControl w:val="0"/>
              <w:rPr>
                <w:rFonts w:ascii="宋体" w:hAnsi="宋体"/>
                <w:sz w:val="21"/>
                <w:szCs w:val="21"/>
              </w:rPr>
            </w:pPr>
            <w:r>
              <w:rPr>
                <w:rFonts w:hint="eastAsia" w:ascii="宋体" w:hAnsi="宋体" w:cs="Arial"/>
                <w:color w:val="000000"/>
                <w:sz w:val="21"/>
                <w:szCs w:val="21"/>
              </w:rPr>
              <w:t>文本</w:t>
            </w:r>
          </w:p>
        </w:tc>
        <w:tc>
          <w:tcPr>
            <w:tcW w:w="1217" w:type="dxa"/>
          </w:tcPr>
          <w:p w14:paraId="2B2463F0">
            <w:pPr>
              <w:pStyle w:val="6"/>
              <w:widowControl w:val="0"/>
              <w:rPr>
                <w:rFonts w:ascii="宋体" w:hAnsi="宋体"/>
                <w:sz w:val="21"/>
                <w:szCs w:val="21"/>
              </w:rPr>
            </w:pPr>
          </w:p>
        </w:tc>
        <w:tc>
          <w:tcPr>
            <w:tcW w:w="1218" w:type="dxa"/>
          </w:tcPr>
          <w:p w14:paraId="15109BD6">
            <w:pPr>
              <w:pStyle w:val="6"/>
              <w:widowControl w:val="0"/>
              <w:rPr>
                <w:rFonts w:ascii="宋体" w:hAnsi="宋体"/>
                <w:sz w:val="21"/>
                <w:szCs w:val="21"/>
              </w:rPr>
            </w:pPr>
          </w:p>
        </w:tc>
        <w:tc>
          <w:tcPr>
            <w:tcW w:w="1218" w:type="dxa"/>
          </w:tcPr>
          <w:p w14:paraId="5AD2CF56">
            <w:pPr>
              <w:pStyle w:val="6"/>
              <w:widowControl w:val="0"/>
              <w:rPr>
                <w:rFonts w:ascii="宋体" w:hAnsi="宋体"/>
                <w:sz w:val="21"/>
                <w:szCs w:val="21"/>
              </w:rPr>
            </w:pPr>
          </w:p>
        </w:tc>
        <w:tc>
          <w:tcPr>
            <w:tcW w:w="2585" w:type="dxa"/>
          </w:tcPr>
          <w:p w14:paraId="6F12BF0A">
            <w:pPr>
              <w:pStyle w:val="6"/>
              <w:widowControl w:val="0"/>
              <w:rPr>
                <w:rFonts w:ascii="宋体" w:hAnsi="宋体"/>
                <w:sz w:val="21"/>
                <w:szCs w:val="21"/>
              </w:rPr>
            </w:pPr>
          </w:p>
        </w:tc>
      </w:tr>
      <w:tr w14:paraId="589EC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7B6719C0">
            <w:pPr>
              <w:pStyle w:val="6"/>
              <w:widowControl w:val="0"/>
              <w:numPr>
                <w:ilvl w:val="0"/>
                <w:numId w:val="182"/>
              </w:numPr>
              <w:rPr>
                <w:rFonts w:ascii="宋体" w:hAnsi="宋体"/>
                <w:sz w:val="21"/>
                <w:szCs w:val="21"/>
              </w:rPr>
            </w:pPr>
          </w:p>
        </w:tc>
        <w:tc>
          <w:tcPr>
            <w:tcW w:w="1759" w:type="dxa"/>
          </w:tcPr>
          <w:p w14:paraId="5C6BEFC6">
            <w:pPr>
              <w:pStyle w:val="6"/>
              <w:widowControl w:val="0"/>
              <w:rPr>
                <w:rFonts w:ascii="宋体" w:hAnsi="宋体"/>
                <w:sz w:val="21"/>
                <w:szCs w:val="21"/>
              </w:rPr>
            </w:pPr>
            <w:r>
              <w:rPr>
                <w:rFonts w:hint="eastAsia" w:ascii="宋体" w:hAnsi="宋体"/>
                <w:sz w:val="21"/>
                <w:szCs w:val="21"/>
              </w:rPr>
              <w:t>实还复利</w:t>
            </w:r>
          </w:p>
        </w:tc>
        <w:tc>
          <w:tcPr>
            <w:tcW w:w="1217" w:type="dxa"/>
            <w:vAlign w:val="center"/>
          </w:tcPr>
          <w:p w14:paraId="4305DE18">
            <w:pPr>
              <w:pStyle w:val="6"/>
              <w:widowControl w:val="0"/>
              <w:rPr>
                <w:rFonts w:ascii="宋体" w:hAnsi="宋体"/>
                <w:sz w:val="21"/>
                <w:szCs w:val="21"/>
              </w:rPr>
            </w:pPr>
            <w:r>
              <w:rPr>
                <w:rFonts w:hint="eastAsia" w:ascii="宋体" w:hAnsi="宋体" w:cs="Arial"/>
                <w:color w:val="000000"/>
                <w:sz w:val="21"/>
                <w:szCs w:val="21"/>
              </w:rPr>
              <w:t>文本</w:t>
            </w:r>
          </w:p>
        </w:tc>
        <w:tc>
          <w:tcPr>
            <w:tcW w:w="1217" w:type="dxa"/>
          </w:tcPr>
          <w:p w14:paraId="201AC77A">
            <w:pPr>
              <w:pStyle w:val="6"/>
              <w:widowControl w:val="0"/>
              <w:rPr>
                <w:rFonts w:ascii="宋体" w:hAnsi="宋体"/>
                <w:sz w:val="21"/>
                <w:szCs w:val="21"/>
              </w:rPr>
            </w:pPr>
          </w:p>
        </w:tc>
        <w:tc>
          <w:tcPr>
            <w:tcW w:w="1218" w:type="dxa"/>
          </w:tcPr>
          <w:p w14:paraId="3B898045">
            <w:pPr>
              <w:pStyle w:val="6"/>
              <w:widowControl w:val="0"/>
              <w:rPr>
                <w:rFonts w:ascii="宋体" w:hAnsi="宋体"/>
                <w:sz w:val="21"/>
                <w:szCs w:val="21"/>
              </w:rPr>
            </w:pPr>
          </w:p>
        </w:tc>
        <w:tc>
          <w:tcPr>
            <w:tcW w:w="1218" w:type="dxa"/>
          </w:tcPr>
          <w:p w14:paraId="594EA3B9">
            <w:pPr>
              <w:pStyle w:val="6"/>
              <w:widowControl w:val="0"/>
              <w:rPr>
                <w:rFonts w:ascii="宋体" w:hAnsi="宋体"/>
                <w:sz w:val="21"/>
                <w:szCs w:val="21"/>
              </w:rPr>
            </w:pPr>
          </w:p>
        </w:tc>
        <w:tc>
          <w:tcPr>
            <w:tcW w:w="2585" w:type="dxa"/>
          </w:tcPr>
          <w:p w14:paraId="2A6F6A52">
            <w:pPr>
              <w:pStyle w:val="6"/>
              <w:widowControl w:val="0"/>
              <w:rPr>
                <w:rFonts w:ascii="宋体" w:hAnsi="宋体"/>
                <w:sz w:val="21"/>
                <w:szCs w:val="21"/>
              </w:rPr>
            </w:pPr>
          </w:p>
        </w:tc>
      </w:tr>
      <w:tr w14:paraId="565CA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2151E10C">
            <w:pPr>
              <w:pStyle w:val="6"/>
              <w:widowControl w:val="0"/>
              <w:numPr>
                <w:ilvl w:val="0"/>
                <w:numId w:val="182"/>
              </w:numPr>
              <w:rPr>
                <w:rFonts w:ascii="宋体" w:hAnsi="宋体"/>
                <w:sz w:val="21"/>
                <w:szCs w:val="21"/>
              </w:rPr>
            </w:pPr>
          </w:p>
        </w:tc>
        <w:tc>
          <w:tcPr>
            <w:tcW w:w="1759" w:type="dxa"/>
          </w:tcPr>
          <w:p w14:paraId="3F5F2BAA">
            <w:pPr>
              <w:pStyle w:val="6"/>
              <w:widowControl w:val="0"/>
              <w:rPr>
                <w:rFonts w:ascii="宋体" w:hAnsi="宋体"/>
                <w:sz w:val="21"/>
                <w:szCs w:val="21"/>
              </w:rPr>
            </w:pPr>
            <w:r>
              <w:rPr>
                <w:rFonts w:hint="eastAsia" w:ascii="宋体" w:hAnsi="宋体"/>
                <w:sz w:val="21"/>
                <w:szCs w:val="21"/>
              </w:rPr>
              <w:t>结清日期</w:t>
            </w:r>
          </w:p>
        </w:tc>
        <w:tc>
          <w:tcPr>
            <w:tcW w:w="1217" w:type="dxa"/>
            <w:vAlign w:val="center"/>
          </w:tcPr>
          <w:p w14:paraId="53CBC3F1">
            <w:pPr>
              <w:pStyle w:val="6"/>
              <w:widowControl w:val="0"/>
              <w:rPr>
                <w:rFonts w:ascii="宋体" w:hAnsi="宋体"/>
                <w:sz w:val="21"/>
                <w:szCs w:val="21"/>
              </w:rPr>
            </w:pPr>
            <w:r>
              <w:rPr>
                <w:rFonts w:hint="eastAsia" w:ascii="宋体" w:hAnsi="宋体" w:cs="Arial"/>
                <w:color w:val="000000"/>
                <w:sz w:val="21"/>
                <w:szCs w:val="21"/>
              </w:rPr>
              <w:t>文本</w:t>
            </w:r>
          </w:p>
        </w:tc>
        <w:tc>
          <w:tcPr>
            <w:tcW w:w="1217" w:type="dxa"/>
          </w:tcPr>
          <w:p w14:paraId="2D634D38">
            <w:pPr>
              <w:pStyle w:val="6"/>
              <w:widowControl w:val="0"/>
              <w:rPr>
                <w:rFonts w:ascii="宋体" w:hAnsi="宋体"/>
                <w:sz w:val="21"/>
                <w:szCs w:val="21"/>
              </w:rPr>
            </w:pPr>
          </w:p>
        </w:tc>
        <w:tc>
          <w:tcPr>
            <w:tcW w:w="1218" w:type="dxa"/>
          </w:tcPr>
          <w:p w14:paraId="652B0D38">
            <w:pPr>
              <w:pStyle w:val="6"/>
              <w:widowControl w:val="0"/>
              <w:rPr>
                <w:rFonts w:ascii="宋体" w:hAnsi="宋体"/>
                <w:sz w:val="21"/>
                <w:szCs w:val="21"/>
              </w:rPr>
            </w:pPr>
          </w:p>
        </w:tc>
        <w:tc>
          <w:tcPr>
            <w:tcW w:w="1218" w:type="dxa"/>
          </w:tcPr>
          <w:p w14:paraId="28A329EB">
            <w:pPr>
              <w:pStyle w:val="6"/>
              <w:widowControl w:val="0"/>
              <w:rPr>
                <w:rFonts w:ascii="宋体" w:hAnsi="宋体"/>
                <w:sz w:val="21"/>
                <w:szCs w:val="21"/>
              </w:rPr>
            </w:pPr>
          </w:p>
        </w:tc>
        <w:tc>
          <w:tcPr>
            <w:tcW w:w="2585" w:type="dxa"/>
          </w:tcPr>
          <w:p w14:paraId="046D6E97">
            <w:pPr>
              <w:pStyle w:val="6"/>
              <w:widowControl w:val="0"/>
              <w:rPr>
                <w:rFonts w:ascii="宋体" w:hAnsi="宋体"/>
                <w:sz w:val="21"/>
                <w:szCs w:val="21"/>
              </w:rPr>
            </w:pPr>
          </w:p>
        </w:tc>
      </w:tr>
      <w:tr w14:paraId="09ADB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9" w:type="dxa"/>
            <w:gridSpan w:val="7"/>
          </w:tcPr>
          <w:p w14:paraId="30D7BB57">
            <w:pPr>
              <w:pStyle w:val="6"/>
              <w:widowControl w:val="0"/>
              <w:rPr>
                <w:rFonts w:ascii="宋体" w:hAnsi="宋体"/>
                <w:sz w:val="21"/>
                <w:szCs w:val="21"/>
              </w:rPr>
            </w:pPr>
            <w:r>
              <w:rPr>
                <w:rFonts w:hint="eastAsia" w:ascii="宋体" w:hAnsi="宋体"/>
                <w:sz w:val="21"/>
                <w:szCs w:val="21"/>
              </w:rPr>
              <w:t>列表结束</w:t>
            </w:r>
          </w:p>
        </w:tc>
      </w:tr>
      <w:tr w14:paraId="3DD9B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9" w:type="dxa"/>
            <w:gridSpan w:val="7"/>
          </w:tcPr>
          <w:p w14:paraId="54629EDB">
            <w:pPr>
              <w:pStyle w:val="6"/>
              <w:widowControl w:val="0"/>
              <w:rPr>
                <w:rFonts w:ascii="宋体" w:hAnsi="宋体"/>
                <w:sz w:val="21"/>
                <w:szCs w:val="21"/>
              </w:rPr>
            </w:pPr>
            <w:r>
              <w:rPr>
                <w:rFonts w:hint="eastAsia" w:ascii="宋体" w:hAnsi="宋体"/>
                <w:sz w:val="21"/>
                <w:szCs w:val="21"/>
              </w:rPr>
              <w:t>变更记录查询</w:t>
            </w:r>
          </w:p>
        </w:tc>
      </w:tr>
      <w:tr w14:paraId="211FE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9" w:type="dxa"/>
            <w:gridSpan w:val="7"/>
          </w:tcPr>
          <w:p w14:paraId="449A2874">
            <w:pPr>
              <w:pStyle w:val="6"/>
              <w:widowControl w:val="0"/>
              <w:rPr>
                <w:rFonts w:ascii="宋体" w:hAnsi="宋体"/>
                <w:sz w:val="21"/>
                <w:szCs w:val="21"/>
              </w:rPr>
            </w:pPr>
            <w:r>
              <w:rPr>
                <w:rFonts w:hint="eastAsia" w:ascii="宋体" w:hAnsi="宋体"/>
                <w:sz w:val="21"/>
                <w:szCs w:val="21"/>
              </w:rPr>
              <w:t>列表开始</w:t>
            </w:r>
          </w:p>
        </w:tc>
      </w:tr>
      <w:tr w14:paraId="5D49F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381003F4">
            <w:pPr>
              <w:pStyle w:val="6"/>
              <w:widowControl w:val="0"/>
              <w:numPr>
                <w:ilvl w:val="0"/>
                <w:numId w:val="182"/>
              </w:numPr>
              <w:rPr>
                <w:rFonts w:ascii="宋体" w:hAnsi="宋体"/>
                <w:sz w:val="21"/>
                <w:szCs w:val="21"/>
              </w:rPr>
            </w:pPr>
          </w:p>
        </w:tc>
        <w:tc>
          <w:tcPr>
            <w:tcW w:w="1759" w:type="dxa"/>
          </w:tcPr>
          <w:p w14:paraId="6D062C60">
            <w:pPr>
              <w:pStyle w:val="6"/>
              <w:widowControl w:val="0"/>
              <w:rPr>
                <w:rFonts w:ascii="宋体" w:hAnsi="宋体"/>
                <w:sz w:val="21"/>
                <w:szCs w:val="21"/>
              </w:rPr>
            </w:pPr>
            <w:r>
              <w:rPr>
                <w:rFonts w:hint="eastAsia" w:ascii="宋体" w:hAnsi="宋体"/>
                <w:sz w:val="21"/>
                <w:szCs w:val="21"/>
              </w:rPr>
              <w:t>交易流水号</w:t>
            </w:r>
          </w:p>
        </w:tc>
        <w:tc>
          <w:tcPr>
            <w:tcW w:w="1217" w:type="dxa"/>
            <w:vAlign w:val="center"/>
          </w:tcPr>
          <w:p w14:paraId="0E2F15AB">
            <w:pPr>
              <w:pStyle w:val="6"/>
              <w:widowControl w:val="0"/>
              <w:rPr>
                <w:rFonts w:ascii="宋体" w:hAnsi="宋体"/>
                <w:sz w:val="21"/>
                <w:szCs w:val="21"/>
              </w:rPr>
            </w:pPr>
            <w:r>
              <w:rPr>
                <w:rFonts w:hint="eastAsia" w:ascii="宋体" w:hAnsi="宋体" w:cs="Arial"/>
                <w:color w:val="000000"/>
                <w:sz w:val="21"/>
                <w:szCs w:val="21"/>
              </w:rPr>
              <w:t>文本</w:t>
            </w:r>
          </w:p>
        </w:tc>
        <w:tc>
          <w:tcPr>
            <w:tcW w:w="1217" w:type="dxa"/>
          </w:tcPr>
          <w:p w14:paraId="551D1BB3">
            <w:pPr>
              <w:pStyle w:val="6"/>
              <w:widowControl w:val="0"/>
              <w:rPr>
                <w:rFonts w:ascii="宋体" w:hAnsi="宋体"/>
                <w:sz w:val="21"/>
                <w:szCs w:val="21"/>
              </w:rPr>
            </w:pPr>
          </w:p>
        </w:tc>
        <w:tc>
          <w:tcPr>
            <w:tcW w:w="1218" w:type="dxa"/>
          </w:tcPr>
          <w:p w14:paraId="400EC828">
            <w:pPr>
              <w:pStyle w:val="6"/>
              <w:widowControl w:val="0"/>
              <w:rPr>
                <w:rFonts w:ascii="宋体" w:hAnsi="宋体"/>
                <w:sz w:val="21"/>
                <w:szCs w:val="21"/>
              </w:rPr>
            </w:pPr>
          </w:p>
        </w:tc>
        <w:tc>
          <w:tcPr>
            <w:tcW w:w="1218" w:type="dxa"/>
          </w:tcPr>
          <w:p w14:paraId="1CC74717">
            <w:pPr>
              <w:pStyle w:val="6"/>
              <w:widowControl w:val="0"/>
              <w:rPr>
                <w:rFonts w:ascii="宋体" w:hAnsi="宋体"/>
                <w:sz w:val="21"/>
                <w:szCs w:val="21"/>
              </w:rPr>
            </w:pPr>
          </w:p>
        </w:tc>
        <w:tc>
          <w:tcPr>
            <w:tcW w:w="2585" w:type="dxa"/>
          </w:tcPr>
          <w:p w14:paraId="58580F2C">
            <w:pPr>
              <w:pStyle w:val="6"/>
              <w:widowControl w:val="0"/>
              <w:rPr>
                <w:rFonts w:ascii="宋体" w:hAnsi="宋体"/>
                <w:sz w:val="21"/>
                <w:szCs w:val="21"/>
              </w:rPr>
            </w:pPr>
          </w:p>
        </w:tc>
      </w:tr>
      <w:tr w14:paraId="315D9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66588CDD">
            <w:pPr>
              <w:pStyle w:val="6"/>
              <w:widowControl w:val="0"/>
              <w:numPr>
                <w:ilvl w:val="0"/>
                <w:numId w:val="182"/>
              </w:numPr>
              <w:rPr>
                <w:rFonts w:ascii="宋体" w:hAnsi="宋体"/>
                <w:sz w:val="21"/>
                <w:szCs w:val="21"/>
              </w:rPr>
            </w:pPr>
          </w:p>
        </w:tc>
        <w:tc>
          <w:tcPr>
            <w:tcW w:w="1759" w:type="dxa"/>
          </w:tcPr>
          <w:p w14:paraId="2933B2D7">
            <w:pPr>
              <w:pStyle w:val="6"/>
              <w:widowControl w:val="0"/>
              <w:rPr>
                <w:rFonts w:ascii="宋体" w:hAnsi="宋体"/>
                <w:sz w:val="21"/>
                <w:szCs w:val="21"/>
              </w:rPr>
            </w:pPr>
            <w:r>
              <w:rPr>
                <w:rFonts w:hint="eastAsia" w:ascii="宋体" w:hAnsi="宋体"/>
                <w:sz w:val="21"/>
                <w:szCs w:val="21"/>
              </w:rPr>
              <w:t>交易类型</w:t>
            </w:r>
          </w:p>
        </w:tc>
        <w:tc>
          <w:tcPr>
            <w:tcW w:w="1217" w:type="dxa"/>
            <w:vAlign w:val="center"/>
          </w:tcPr>
          <w:p w14:paraId="62FFF104">
            <w:pPr>
              <w:pStyle w:val="6"/>
              <w:widowControl w:val="0"/>
              <w:rPr>
                <w:rFonts w:ascii="宋体" w:hAnsi="宋体"/>
                <w:sz w:val="21"/>
                <w:szCs w:val="21"/>
              </w:rPr>
            </w:pPr>
            <w:r>
              <w:rPr>
                <w:rFonts w:hint="eastAsia" w:ascii="宋体" w:hAnsi="宋体" w:cs="Arial"/>
                <w:color w:val="000000"/>
                <w:sz w:val="21"/>
                <w:szCs w:val="21"/>
              </w:rPr>
              <w:t>文本</w:t>
            </w:r>
          </w:p>
        </w:tc>
        <w:tc>
          <w:tcPr>
            <w:tcW w:w="1217" w:type="dxa"/>
          </w:tcPr>
          <w:p w14:paraId="0B767F4C">
            <w:pPr>
              <w:pStyle w:val="6"/>
              <w:widowControl w:val="0"/>
              <w:rPr>
                <w:rFonts w:ascii="宋体" w:hAnsi="宋体"/>
                <w:sz w:val="21"/>
                <w:szCs w:val="21"/>
              </w:rPr>
            </w:pPr>
          </w:p>
        </w:tc>
        <w:tc>
          <w:tcPr>
            <w:tcW w:w="1218" w:type="dxa"/>
          </w:tcPr>
          <w:p w14:paraId="484194EF">
            <w:pPr>
              <w:pStyle w:val="6"/>
              <w:widowControl w:val="0"/>
              <w:rPr>
                <w:rFonts w:ascii="宋体" w:hAnsi="宋体"/>
                <w:sz w:val="21"/>
                <w:szCs w:val="21"/>
              </w:rPr>
            </w:pPr>
          </w:p>
        </w:tc>
        <w:tc>
          <w:tcPr>
            <w:tcW w:w="1218" w:type="dxa"/>
          </w:tcPr>
          <w:p w14:paraId="321E76B2">
            <w:pPr>
              <w:pStyle w:val="6"/>
              <w:widowControl w:val="0"/>
              <w:rPr>
                <w:rFonts w:ascii="宋体" w:hAnsi="宋体"/>
                <w:sz w:val="21"/>
                <w:szCs w:val="21"/>
              </w:rPr>
            </w:pPr>
          </w:p>
        </w:tc>
        <w:tc>
          <w:tcPr>
            <w:tcW w:w="2585" w:type="dxa"/>
          </w:tcPr>
          <w:p w14:paraId="5DB80613">
            <w:pPr>
              <w:pStyle w:val="6"/>
              <w:widowControl w:val="0"/>
              <w:rPr>
                <w:rFonts w:ascii="宋体" w:hAnsi="宋体"/>
                <w:sz w:val="21"/>
                <w:szCs w:val="21"/>
              </w:rPr>
            </w:pPr>
          </w:p>
        </w:tc>
      </w:tr>
      <w:tr w14:paraId="7E180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2BCF32EB">
            <w:pPr>
              <w:pStyle w:val="6"/>
              <w:widowControl w:val="0"/>
              <w:numPr>
                <w:ilvl w:val="0"/>
                <w:numId w:val="182"/>
              </w:numPr>
              <w:rPr>
                <w:rFonts w:ascii="宋体" w:hAnsi="宋体"/>
                <w:sz w:val="21"/>
                <w:szCs w:val="21"/>
              </w:rPr>
            </w:pPr>
          </w:p>
        </w:tc>
        <w:tc>
          <w:tcPr>
            <w:tcW w:w="1759" w:type="dxa"/>
          </w:tcPr>
          <w:p w14:paraId="6B977F4C">
            <w:pPr>
              <w:pStyle w:val="6"/>
              <w:widowControl w:val="0"/>
              <w:rPr>
                <w:rFonts w:ascii="宋体" w:hAnsi="宋体"/>
                <w:sz w:val="21"/>
                <w:szCs w:val="21"/>
              </w:rPr>
            </w:pPr>
            <w:r>
              <w:rPr>
                <w:rFonts w:hint="eastAsia" w:ascii="宋体" w:hAnsi="宋体"/>
                <w:sz w:val="21"/>
                <w:szCs w:val="21"/>
              </w:rPr>
              <w:t>生效日期</w:t>
            </w:r>
          </w:p>
        </w:tc>
        <w:tc>
          <w:tcPr>
            <w:tcW w:w="1217" w:type="dxa"/>
            <w:vAlign w:val="center"/>
          </w:tcPr>
          <w:p w14:paraId="7BF623E4">
            <w:pPr>
              <w:pStyle w:val="6"/>
              <w:widowControl w:val="0"/>
              <w:rPr>
                <w:rFonts w:ascii="宋体" w:hAnsi="宋体"/>
                <w:sz w:val="21"/>
                <w:szCs w:val="21"/>
              </w:rPr>
            </w:pPr>
            <w:r>
              <w:rPr>
                <w:rFonts w:hint="eastAsia" w:ascii="宋体" w:hAnsi="宋体" w:cs="Arial"/>
                <w:color w:val="000000"/>
                <w:sz w:val="21"/>
                <w:szCs w:val="21"/>
              </w:rPr>
              <w:t>文本</w:t>
            </w:r>
          </w:p>
        </w:tc>
        <w:tc>
          <w:tcPr>
            <w:tcW w:w="1217" w:type="dxa"/>
          </w:tcPr>
          <w:p w14:paraId="03B9B651">
            <w:pPr>
              <w:pStyle w:val="6"/>
              <w:widowControl w:val="0"/>
              <w:rPr>
                <w:rFonts w:ascii="宋体" w:hAnsi="宋体"/>
                <w:sz w:val="21"/>
                <w:szCs w:val="21"/>
              </w:rPr>
            </w:pPr>
          </w:p>
        </w:tc>
        <w:tc>
          <w:tcPr>
            <w:tcW w:w="1218" w:type="dxa"/>
          </w:tcPr>
          <w:p w14:paraId="1343F2D2">
            <w:pPr>
              <w:pStyle w:val="6"/>
              <w:widowControl w:val="0"/>
              <w:rPr>
                <w:rFonts w:ascii="宋体" w:hAnsi="宋体"/>
                <w:sz w:val="21"/>
                <w:szCs w:val="21"/>
              </w:rPr>
            </w:pPr>
          </w:p>
        </w:tc>
        <w:tc>
          <w:tcPr>
            <w:tcW w:w="1218" w:type="dxa"/>
          </w:tcPr>
          <w:p w14:paraId="64B2F011">
            <w:pPr>
              <w:pStyle w:val="6"/>
              <w:widowControl w:val="0"/>
              <w:rPr>
                <w:rFonts w:ascii="宋体" w:hAnsi="宋体"/>
                <w:sz w:val="21"/>
                <w:szCs w:val="21"/>
              </w:rPr>
            </w:pPr>
          </w:p>
        </w:tc>
        <w:tc>
          <w:tcPr>
            <w:tcW w:w="2585" w:type="dxa"/>
          </w:tcPr>
          <w:p w14:paraId="70EFB927">
            <w:pPr>
              <w:pStyle w:val="6"/>
              <w:widowControl w:val="0"/>
              <w:rPr>
                <w:rFonts w:ascii="宋体" w:hAnsi="宋体"/>
                <w:sz w:val="21"/>
                <w:szCs w:val="21"/>
              </w:rPr>
            </w:pPr>
          </w:p>
        </w:tc>
      </w:tr>
      <w:tr w14:paraId="16FD4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9" w:type="dxa"/>
            <w:gridSpan w:val="7"/>
          </w:tcPr>
          <w:p w14:paraId="6B740D2D">
            <w:pPr>
              <w:pStyle w:val="6"/>
              <w:widowControl w:val="0"/>
              <w:rPr>
                <w:rFonts w:ascii="宋体" w:hAnsi="宋体"/>
                <w:sz w:val="21"/>
                <w:szCs w:val="21"/>
              </w:rPr>
            </w:pPr>
            <w:r>
              <w:rPr>
                <w:rFonts w:hint="eastAsia" w:ascii="宋体" w:hAnsi="宋体"/>
                <w:sz w:val="21"/>
                <w:szCs w:val="21"/>
              </w:rPr>
              <w:t>列表结束</w:t>
            </w:r>
          </w:p>
        </w:tc>
      </w:tr>
      <w:tr w14:paraId="179E8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9" w:type="dxa"/>
            <w:gridSpan w:val="7"/>
          </w:tcPr>
          <w:p w14:paraId="52E8778A">
            <w:pPr>
              <w:pStyle w:val="6"/>
              <w:widowControl w:val="0"/>
              <w:rPr>
                <w:rFonts w:ascii="宋体" w:hAnsi="宋体"/>
                <w:sz w:val="21"/>
                <w:szCs w:val="21"/>
              </w:rPr>
            </w:pPr>
          </w:p>
        </w:tc>
      </w:tr>
      <w:tr w14:paraId="4040D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E2F9729">
            <w:pPr>
              <w:pStyle w:val="6"/>
              <w:widowControl w:val="0"/>
              <w:numPr>
                <w:ilvl w:val="0"/>
                <w:numId w:val="182"/>
              </w:numPr>
              <w:rPr>
                <w:rFonts w:ascii="宋体" w:hAnsi="宋体"/>
                <w:sz w:val="21"/>
                <w:szCs w:val="21"/>
              </w:rPr>
            </w:pPr>
          </w:p>
        </w:tc>
        <w:tc>
          <w:tcPr>
            <w:tcW w:w="1759" w:type="dxa"/>
          </w:tcPr>
          <w:p w14:paraId="02FD695B">
            <w:pPr>
              <w:pStyle w:val="6"/>
              <w:widowControl w:val="0"/>
              <w:rPr>
                <w:rFonts w:ascii="宋体" w:hAnsi="宋体"/>
                <w:sz w:val="21"/>
                <w:szCs w:val="21"/>
              </w:rPr>
            </w:pPr>
            <w:r>
              <w:rPr>
                <w:rFonts w:hint="eastAsia" w:ascii="宋体" w:hAnsi="宋体"/>
                <w:sz w:val="21"/>
                <w:szCs w:val="21"/>
              </w:rPr>
              <w:t>返回</w:t>
            </w:r>
          </w:p>
        </w:tc>
        <w:tc>
          <w:tcPr>
            <w:tcW w:w="1217" w:type="dxa"/>
          </w:tcPr>
          <w:p w14:paraId="5A8C50EA">
            <w:pPr>
              <w:pStyle w:val="6"/>
              <w:widowControl w:val="0"/>
              <w:rPr>
                <w:rFonts w:ascii="宋体" w:hAnsi="宋体"/>
                <w:sz w:val="21"/>
                <w:szCs w:val="21"/>
              </w:rPr>
            </w:pPr>
            <w:r>
              <w:rPr>
                <w:rFonts w:hint="eastAsia" w:ascii="宋体" w:hAnsi="宋体"/>
                <w:sz w:val="21"/>
                <w:szCs w:val="21"/>
              </w:rPr>
              <w:t>按钮</w:t>
            </w:r>
          </w:p>
        </w:tc>
        <w:tc>
          <w:tcPr>
            <w:tcW w:w="1217" w:type="dxa"/>
          </w:tcPr>
          <w:p w14:paraId="44D4D3F8">
            <w:pPr>
              <w:pStyle w:val="6"/>
              <w:widowControl w:val="0"/>
              <w:rPr>
                <w:rFonts w:ascii="宋体" w:hAnsi="宋体"/>
                <w:sz w:val="21"/>
                <w:szCs w:val="21"/>
              </w:rPr>
            </w:pPr>
          </w:p>
        </w:tc>
        <w:tc>
          <w:tcPr>
            <w:tcW w:w="1218" w:type="dxa"/>
          </w:tcPr>
          <w:p w14:paraId="731A75CE">
            <w:pPr>
              <w:pStyle w:val="6"/>
              <w:widowControl w:val="0"/>
              <w:rPr>
                <w:rFonts w:ascii="宋体" w:hAnsi="宋体"/>
                <w:sz w:val="21"/>
                <w:szCs w:val="21"/>
              </w:rPr>
            </w:pPr>
          </w:p>
        </w:tc>
        <w:tc>
          <w:tcPr>
            <w:tcW w:w="1218" w:type="dxa"/>
          </w:tcPr>
          <w:p w14:paraId="1D94927A">
            <w:pPr>
              <w:pStyle w:val="6"/>
              <w:widowControl w:val="0"/>
              <w:rPr>
                <w:rFonts w:ascii="宋体" w:hAnsi="宋体"/>
                <w:sz w:val="21"/>
                <w:szCs w:val="21"/>
              </w:rPr>
            </w:pPr>
          </w:p>
        </w:tc>
        <w:tc>
          <w:tcPr>
            <w:tcW w:w="2585" w:type="dxa"/>
          </w:tcPr>
          <w:p w14:paraId="4887FEF2">
            <w:pPr>
              <w:pStyle w:val="6"/>
              <w:widowControl w:val="0"/>
              <w:rPr>
                <w:rFonts w:ascii="宋体" w:hAnsi="宋体"/>
                <w:sz w:val="21"/>
                <w:szCs w:val="21"/>
              </w:rPr>
            </w:pPr>
          </w:p>
        </w:tc>
      </w:tr>
    </w:tbl>
    <w:p w14:paraId="20F19928">
      <w:pPr>
        <w:pStyle w:val="6"/>
      </w:pPr>
    </w:p>
    <w:p w14:paraId="2B2AE711">
      <w:pPr>
        <w:pStyle w:val="5"/>
        <w:numPr>
          <w:ilvl w:val="0"/>
          <w:numId w:val="0"/>
        </w:numPr>
        <w:ind w:left="6"/>
      </w:pPr>
      <w:r>
        <w:rPr>
          <w:rFonts w:hint="eastAsia"/>
        </w:rPr>
        <w:t>循环贷款明细查询</w:t>
      </w:r>
    </w:p>
    <w:tbl>
      <w:tblPr>
        <w:tblStyle w:val="48"/>
        <w:tblW w:w="98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759"/>
        <w:gridCol w:w="1217"/>
        <w:gridCol w:w="1217"/>
        <w:gridCol w:w="1218"/>
        <w:gridCol w:w="1218"/>
        <w:gridCol w:w="2585"/>
      </w:tblGrid>
      <w:tr w14:paraId="63273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FABF8F"/>
            <w:vAlign w:val="center"/>
          </w:tcPr>
          <w:p w14:paraId="0F1149BF">
            <w:pPr>
              <w:pStyle w:val="6"/>
              <w:widowControl w:val="0"/>
              <w:rPr>
                <w:rFonts w:ascii="宋体" w:hAnsi="宋体"/>
                <w:sz w:val="21"/>
                <w:szCs w:val="21"/>
              </w:rPr>
            </w:pPr>
            <w:r>
              <w:rPr>
                <w:rFonts w:ascii="宋体" w:hAnsi="宋体" w:cs="Arial"/>
                <w:b/>
                <w:color w:val="000000"/>
                <w:sz w:val="21"/>
                <w:szCs w:val="21"/>
              </w:rPr>
              <w:t>序号</w:t>
            </w:r>
          </w:p>
        </w:tc>
        <w:tc>
          <w:tcPr>
            <w:tcW w:w="1759" w:type="dxa"/>
            <w:shd w:val="clear" w:color="auto" w:fill="FABF8F"/>
            <w:vAlign w:val="center"/>
          </w:tcPr>
          <w:p w14:paraId="2715A4DC">
            <w:pPr>
              <w:pStyle w:val="6"/>
              <w:widowControl w:val="0"/>
              <w:rPr>
                <w:rFonts w:ascii="宋体" w:hAnsi="宋体"/>
                <w:sz w:val="21"/>
                <w:szCs w:val="21"/>
              </w:rPr>
            </w:pPr>
            <w:r>
              <w:rPr>
                <w:rFonts w:ascii="宋体" w:hAnsi="宋体" w:cs="Arial"/>
                <w:b/>
                <w:color w:val="000000"/>
                <w:sz w:val="21"/>
                <w:szCs w:val="21"/>
              </w:rPr>
              <w:t>名称</w:t>
            </w:r>
          </w:p>
        </w:tc>
        <w:tc>
          <w:tcPr>
            <w:tcW w:w="1217" w:type="dxa"/>
            <w:shd w:val="clear" w:color="auto" w:fill="FABF8F"/>
            <w:vAlign w:val="center"/>
          </w:tcPr>
          <w:p w14:paraId="4E2B9676">
            <w:pPr>
              <w:pStyle w:val="6"/>
              <w:widowControl w:val="0"/>
              <w:rPr>
                <w:rFonts w:ascii="宋体" w:hAnsi="宋体"/>
                <w:sz w:val="21"/>
                <w:szCs w:val="21"/>
              </w:rPr>
            </w:pPr>
            <w:r>
              <w:rPr>
                <w:rFonts w:ascii="宋体" w:hAnsi="宋体" w:cs="Arial"/>
                <w:b/>
                <w:color w:val="000000"/>
                <w:sz w:val="21"/>
                <w:szCs w:val="21"/>
              </w:rPr>
              <w:t>输入/输出</w:t>
            </w:r>
          </w:p>
        </w:tc>
        <w:tc>
          <w:tcPr>
            <w:tcW w:w="1217" w:type="dxa"/>
            <w:shd w:val="clear" w:color="auto" w:fill="FABF8F"/>
            <w:vAlign w:val="center"/>
          </w:tcPr>
          <w:p w14:paraId="2C44760E">
            <w:pPr>
              <w:pStyle w:val="6"/>
              <w:widowControl w:val="0"/>
              <w:rPr>
                <w:rFonts w:ascii="宋体" w:hAnsi="宋体"/>
                <w:sz w:val="21"/>
                <w:szCs w:val="21"/>
              </w:rPr>
            </w:pPr>
            <w:r>
              <w:rPr>
                <w:rFonts w:ascii="宋体" w:hAnsi="宋体" w:cs="Arial"/>
                <w:b/>
                <w:color w:val="000000"/>
                <w:sz w:val="21"/>
                <w:szCs w:val="21"/>
              </w:rPr>
              <w:t>缺省值</w:t>
            </w:r>
          </w:p>
        </w:tc>
        <w:tc>
          <w:tcPr>
            <w:tcW w:w="1218" w:type="dxa"/>
            <w:shd w:val="clear" w:color="auto" w:fill="FABF8F"/>
            <w:vAlign w:val="center"/>
          </w:tcPr>
          <w:p w14:paraId="424A0C42">
            <w:pPr>
              <w:pStyle w:val="6"/>
              <w:widowControl w:val="0"/>
              <w:rPr>
                <w:rFonts w:ascii="宋体" w:hAnsi="宋体"/>
                <w:sz w:val="21"/>
                <w:szCs w:val="21"/>
              </w:rPr>
            </w:pPr>
            <w:r>
              <w:rPr>
                <w:rFonts w:hint="eastAsia" w:ascii="宋体" w:hAnsi="宋体" w:cs="Arial"/>
                <w:b/>
                <w:color w:val="000000"/>
                <w:sz w:val="21"/>
                <w:szCs w:val="21"/>
              </w:rPr>
              <w:t>类型</w:t>
            </w:r>
            <w:r>
              <w:rPr>
                <w:rFonts w:ascii="宋体" w:hAnsi="宋体" w:cs="Arial"/>
                <w:b/>
                <w:color w:val="000000"/>
                <w:sz w:val="21"/>
                <w:szCs w:val="21"/>
              </w:rPr>
              <w:t>/长度</w:t>
            </w:r>
          </w:p>
        </w:tc>
        <w:tc>
          <w:tcPr>
            <w:tcW w:w="1218" w:type="dxa"/>
            <w:shd w:val="clear" w:color="auto" w:fill="FABF8F"/>
            <w:vAlign w:val="center"/>
          </w:tcPr>
          <w:p w14:paraId="16F0C5E6">
            <w:pPr>
              <w:pStyle w:val="6"/>
              <w:widowControl w:val="0"/>
              <w:rPr>
                <w:rFonts w:ascii="宋体" w:hAnsi="宋体"/>
                <w:sz w:val="21"/>
                <w:szCs w:val="21"/>
              </w:rPr>
            </w:pPr>
            <w:r>
              <w:rPr>
                <w:rFonts w:hint="eastAsia" w:ascii="宋体" w:hAnsi="宋体" w:cs="Arial"/>
                <w:b/>
                <w:color w:val="000000"/>
                <w:sz w:val="21"/>
                <w:szCs w:val="21"/>
              </w:rPr>
              <w:t>是否必输</w:t>
            </w:r>
          </w:p>
        </w:tc>
        <w:tc>
          <w:tcPr>
            <w:tcW w:w="2585" w:type="dxa"/>
            <w:shd w:val="clear" w:color="auto" w:fill="FABF8F"/>
            <w:vAlign w:val="center"/>
          </w:tcPr>
          <w:p w14:paraId="06F9B495">
            <w:pPr>
              <w:pStyle w:val="6"/>
              <w:widowControl w:val="0"/>
              <w:rPr>
                <w:rFonts w:ascii="宋体" w:hAnsi="宋体"/>
                <w:sz w:val="21"/>
                <w:szCs w:val="21"/>
              </w:rPr>
            </w:pPr>
            <w:r>
              <w:rPr>
                <w:rFonts w:ascii="宋体" w:hAnsi="宋体" w:cs="Arial"/>
                <w:b/>
                <w:color w:val="000000"/>
                <w:sz w:val="21"/>
                <w:szCs w:val="21"/>
              </w:rPr>
              <w:t>备注</w:t>
            </w:r>
          </w:p>
        </w:tc>
      </w:tr>
      <w:tr w14:paraId="275C1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9" w:type="dxa"/>
            <w:gridSpan w:val="7"/>
          </w:tcPr>
          <w:p w14:paraId="3202EB96">
            <w:pPr>
              <w:pStyle w:val="6"/>
              <w:widowControl w:val="0"/>
              <w:rPr>
                <w:rFonts w:ascii="宋体" w:hAnsi="宋体"/>
                <w:sz w:val="21"/>
                <w:szCs w:val="21"/>
              </w:rPr>
            </w:pPr>
            <w:r>
              <w:rPr>
                <w:rFonts w:hint="eastAsia" w:ascii="宋体" w:hAnsi="宋体"/>
                <w:sz w:val="21"/>
                <w:szCs w:val="21"/>
              </w:rPr>
              <w:t>查询条件</w:t>
            </w:r>
          </w:p>
        </w:tc>
      </w:tr>
      <w:tr w14:paraId="5E3AC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388B7E60">
            <w:pPr>
              <w:pStyle w:val="6"/>
              <w:widowControl w:val="0"/>
              <w:numPr>
                <w:ilvl w:val="0"/>
                <w:numId w:val="183"/>
              </w:numPr>
              <w:rPr>
                <w:rFonts w:ascii="宋体" w:hAnsi="宋体"/>
                <w:sz w:val="21"/>
                <w:szCs w:val="21"/>
              </w:rPr>
            </w:pPr>
          </w:p>
        </w:tc>
        <w:tc>
          <w:tcPr>
            <w:tcW w:w="1759" w:type="dxa"/>
          </w:tcPr>
          <w:p w14:paraId="7DDA4D8E">
            <w:pPr>
              <w:pStyle w:val="6"/>
              <w:widowControl w:val="0"/>
              <w:rPr>
                <w:rFonts w:ascii="宋体" w:hAnsi="宋体"/>
                <w:sz w:val="21"/>
                <w:szCs w:val="21"/>
              </w:rPr>
            </w:pPr>
            <w:r>
              <w:rPr>
                <w:rFonts w:hint="eastAsia" w:ascii="宋体" w:hAnsi="宋体"/>
                <w:sz w:val="21"/>
                <w:szCs w:val="21"/>
              </w:rPr>
              <w:t>贷款账号</w:t>
            </w:r>
          </w:p>
        </w:tc>
        <w:tc>
          <w:tcPr>
            <w:tcW w:w="1217" w:type="dxa"/>
            <w:vAlign w:val="center"/>
          </w:tcPr>
          <w:p w14:paraId="5BE8B2C0">
            <w:pPr>
              <w:pStyle w:val="6"/>
              <w:widowControl w:val="0"/>
              <w:rPr>
                <w:rFonts w:ascii="宋体" w:hAnsi="宋体" w:cs="Arial"/>
                <w:color w:val="000000"/>
                <w:sz w:val="21"/>
                <w:szCs w:val="21"/>
              </w:rPr>
            </w:pPr>
            <w:r>
              <w:rPr>
                <w:rFonts w:hint="eastAsia" w:ascii="宋体" w:hAnsi="宋体" w:cs="Arial"/>
                <w:color w:val="000000"/>
                <w:sz w:val="21"/>
                <w:szCs w:val="21"/>
              </w:rPr>
              <w:t>下拉框</w:t>
            </w:r>
          </w:p>
        </w:tc>
        <w:tc>
          <w:tcPr>
            <w:tcW w:w="1217" w:type="dxa"/>
          </w:tcPr>
          <w:p w14:paraId="6E48EECF">
            <w:pPr>
              <w:pStyle w:val="6"/>
              <w:widowControl w:val="0"/>
              <w:rPr>
                <w:rFonts w:ascii="宋体" w:hAnsi="宋体"/>
                <w:sz w:val="21"/>
                <w:szCs w:val="21"/>
              </w:rPr>
            </w:pPr>
          </w:p>
        </w:tc>
        <w:tc>
          <w:tcPr>
            <w:tcW w:w="1218" w:type="dxa"/>
          </w:tcPr>
          <w:p w14:paraId="1329A3C6">
            <w:pPr>
              <w:pStyle w:val="6"/>
              <w:widowControl w:val="0"/>
              <w:rPr>
                <w:rFonts w:ascii="宋体" w:hAnsi="宋体"/>
                <w:sz w:val="21"/>
                <w:szCs w:val="21"/>
              </w:rPr>
            </w:pPr>
          </w:p>
        </w:tc>
        <w:tc>
          <w:tcPr>
            <w:tcW w:w="1218" w:type="dxa"/>
          </w:tcPr>
          <w:p w14:paraId="540A0C31">
            <w:pPr>
              <w:pStyle w:val="6"/>
              <w:widowControl w:val="0"/>
              <w:rPr>
                <w:rFonts w:ascii="宋体" w:hAnsi="宋体"/>
                <w:sz w:val="21"/>
                <w:szCs w:val="21"/>
              </w:rPr>
            </w:pPr>
          </w:p>
        </w:tc>
        <w:tc>
          <w:tcPr>
            <w:tcW w:w="2585" w:type="dxa"/>
          </w:tcPr>
          <w:p w14:paraId="1CBE69F1">
            <w:pPr>
              <w:pStyle w:val="6"/>
              <w:widowControl w:val="0"/>
              <w:rPr>
                <w:rFonts w:ascii="宋体" w:hAnsi="宋体"/>
                <w:sz w:val="21"/>
                <w:szCs w:val="21"/>
              </w:rPr>
            </w:pPr>
          </w:p>
        </w:tc>
      </w:tr>
      <w:tr w14:paraId="6F919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036FB307">
            <w:pPr>
              <w:pStyle w:val="6"/>
              <w:widowControl w:val="0"/>
              <w:numPr>
                <w:ilvl w:val="0"/>
                <w:numId w:val="183"/>
              </w:numPr>
              <w:rPr>
                <w:rFonts w:ascii="宋体" w:hAnsi="宋体"/>
                <w:sz w:val="21"/>
                <w:szCs w:val="21"/>
              </w:rPr>
            </w:pPr>
          </w:p>
        </w:tc>
        <w:tc>
          <w:tcPr>
            <w:tcW w:w="1759" w:type="dxa"/>
            <w:vAlign w:val="center"/>
          </w:tcPr>
          <w:p w14:paraId="1843C4E5">
            <w:pPr>
              <w:pStyle w:val="6"/>
              <w:widowControl w:val="0"/>
              <w:rPr>
                <w:rFonts w:ascii="宋体" w:hAnsi="宋体"/>
                <w:sz w:val="21"/>
                <w:szCs w:val="21"/>
              </w:rPr>
            </w:pPr>
            <w:r>
              <w:rPr>
                <w:rFonts w:hint="eastAsia" w:ascii="宋体" w:hAnsi="宋体"/>
                <w:sz w:val="21"/>
                <w:szCs w:val="21"/>
              </w:rPr>
              <w:t>起始日期</w:t>
            </w:r>
          </w:p>
        </w:tc>
        <w:tc>
          <w:tcPr>
            <w:tcW w:w="1217" w:type="dxa"/>
            <w:vAlign w:val="center"/>
          </w:tcPr>
          <w:p w14:paraId="555097A7">
            <w:pPr>
              <w:pStyle w:val="6"/>
              <w:widowControl w:val="0"/>
              <w:rPr>
                <w:rFonts w:ascii="宋体" w:hAnsi="宋体" w:cs="Arial"/>
                <w:color w:val="000000"/>
                <w:sz w:val="21"/>
                <w:szCs w:val="21"/>
              </w:rPr>
            </w:pPr>
            <w:r>
              <w:rPr>
                <w:rFonts w:hint="eastAsia" w:ascii="宋体" w:hAnsi="宋体"/>
                <w:sz w:val="21"/>
                <w:szCs w:val="21"/>
              </w:rPr>
              <w:t>文本框</w:t>
            </w:r>
          </w:p>
        </w:tc>
        <w:tc>
          <w:tcPr>
            <w:tcW w:w="1217" w:type="dxa"/>
            <w:vAlign w:val="center"/>
          </w:tcPr>
          <w:p w14:paraId="1DCD4995">
            <w:pPr>
              <w:pStyle w:val="6"/>
              <w:widowControl w:val="0"/>
              <w:rPr>
                <w:rFonts w:ascii="宋体" w:hAnsi="宋体"/>
                <w:sz w:val="21"/>
                <w:szCs w:val="21"/>
              </w:rPr>
            </w:pPr>
            <w:r>
              <w:rPr>
                <w:rFonts w:hint="eastAsia" w:ascii="宋体" w:hAnsi="宋体" w:cs="Arial"/>
                <w:color w:val="000000"/>
                <w:sz w:val="21"/>
                <w:szCs w:val="21"/>
              </w:rPr>
              <w:t>一个月前</w:t>
            </w:r>
          </w:p>
        </w:tc>
        <w:tc>
          <w:tcPr>
            <w:tcW w:w="1218" w:type="dxa"/>
            <w:vAlign w:val="center"/>
          </w:tcPr>
          <w:p w14:paraId="7C7BCA05">
            <w:pPr>
              <w:pStyle w:val="6"/>
              <w:widowControl w:val="0"/>
              <w:rPr>
                <w:rFonts w:ascii="宋体" w:hAnsi="宋体"/>
                <w:sz w:val="21"/>
                <w:szCs w:val="21"/>
              </w:rPr>
            </w:pPr>
            <w:r>
              <w:rPr>
                <w:rFonts w:ascii="宋体" w:hAnsi="宋体" w:cs="Arial"/>
                <w:color w:val="000000"/>
                <w:sz w:val="21"/>
                <w:szCs w:val="21"/>
              </w:rPr>
              <w:t>C/</w:t>
            </w:r>
            <w:r>
              <w:rPr>
                <w:rFonts w:hint="eastAsia" w:ascii="宋体" w:hAnsi="宋体" w:cs="Arial"/>
                <w:color w:val="000000"/>
                <w:sz w:val="21"/>
                <w:szCs w:val="21"/>
              </w:rPr>
              <w:t>10</w:t>
            </w:r>
          </w:p>
        </w:tc>
        <w:tc>
          <w:tcPr>
            <w:tcW w:w="1218" w:type="dxa"/>
            <w:vAlign w:val="center"/>
          </w:tcPr>
          <w:p w14:paraId="3442A5F0">
            <w:pPr>
              <w:pStyle w:val="6"/>
              <w:widowControl w:val="0"/>
              <w:rPr>
                <w:rFonts w:ascii="宋体" w:hAnsi="宋体"/>
                <w:sz w:val="21"/>
                <w:szCs w:val="21"/>
              </w:rPr>
            </w:pPr>
          </w:p>
        </w:tc>
        <w:tc>
          <w:tcPr>
            <w:tcW w:w="2585" w:type="dxa"/>
            <w:vAlign w:val="center"/>
          </w:tcPr>
          <w:p w14:paraId="1F879087">
            <w:pPr>
              <w:pStyle w:val="6"/>
              <w:widowControl w:val="0"/>
              <w:rPr>
                <w:rFonts w:ascii="宋体" w:hAnsi="宋体" w:cs="Arial"/>
                <w:color w:val="000000"/>
                <w:sz w:val="21"/>
                <w:szCs w:val="21"/>
              </w:rPr>
            </w:pPr>
            <w:r>
              <w:rPr>
                <w:rFonts w:hint="eastAsia" w:ascii="宋体" w:hAnsi="宋体" w:cs="Arial"/>
                <w:color w:val="000000"/>
                <w:sz w:val="21"/>
                <w:szCs w:val="21"/>
              </w:rPr>
              <w:t>提供时间控件以便点选</w:t>
            </w:r>
          </w:p>
          <w:p w14:paraId="6EA2E031">
            <w:pPr>
              <w:pStyle w:val="6"/>
              <w:widowControl w:val="0"/>
              <w:rPr>
                <w:rFonts w:ascii="宋体" w:hAnsi="宋体"/>
                <w:sz w:val="21"/>
                <w:szCs w:val="21"/>
              </w:rPr>
            </w:pPr>
            <w:r>
              <w:rPr>
                <w:rFonts w:hint="eastAsia" w:ascii="宋体" w:hAnsi="宋体" w:cs="Arial"/>
                <w:color w:val="000000"/>
                <w:sz w:val="21"/>
                <w:szCs w:val="21"/>
              </w:rPr>
              <w:t>查询类型选择历史查询时显示</w:t>
            </w:r>
          </w:p>
        </w:tc>
      </w:tr>
      <w:tr w14:paraId="63BE2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7187FF0">
            <w:pPr>
              <w:pStyle w:val="6"/>
              <w:widowControl w:val="0"/>
              <w:numPr>
                <w:ilvl w:val="0"/>
                <w:numId w:val="183"/>
              </w:numPr>
              <w:rPr>
                <w:rFonts w:ascii="宋体" w:hAnsi="宋体"/>
                <w:sz w:val="21"/>
                <w:szCs w:val="21"/>
              </w:rPr>
            </w:pPr>
          </w:p>
        </w:tc>
        <w:tc>
          <w:tcPr>
            <w:tcW w:w="1759" w:type="dxa"/>
            <w:vAlign w:val="center"/>
          </w:tcPr>
          <w:p w14:paraId="4877371B">
            <w:pPr>
              <w:pStyle w:val="6"/>
              <w:widowControl w:val="0"/>
              <w:rPr>
                <w:rFonts w:ascii="宋体" w:hAnsi="宋体"/>
                <w:sz w:val="21"/>
                <w:szCs w:val="21"/>
              </w:rPr>
            </w:pPr>
            <w:r>
              <w:rPr>
                <w:rFonts w:hint="eastAsia" w:ascii="宋体" w:hAnsi="宋体"/>
                <w:sz w:val="21"/>
                <w:szCs w:val="21"/>
              </w:rPr>
              <w:t>结束日期</w:t>
            </w:r>
          </w:p>
        </w:tc>
        <w:tc>
          <w:tcPr>
            <w:tcW w:w="1217" w:type="dxa"/>
            <w:vAlign w:val="center"/>
          </w:tcPr>
          <w:p w14:paraId="13D44F04">
            <w:pPr>
              <w:pStyle w:val="6"/>
              <w:widowControl w:val="0"/>
              <w:rPr>
                <w:rFonts w:ascii="宋体" w:hAnsi="宋体" w:cs="Arial"/>
                <w:color w:val="000000"/>
                <w:sz w:val="21"/>
                <w:szCs w:val="21"/>
              </w:rPr>
            </w:pPr>
            <w:r>
              <w:rPr>
                <w:rFonts w:hint="eastAsia" w:ascii="宋体" w:hAnsi="宋体"/>
                <w:sz w:val="21"/>
                <w:szCs w:val="21"/>
              </w:rPr>
              <w:t>文本框</w:t>
            </w:r>
          </w:p>
        </w:tc>
        <w:tc>
          <w:tcPr>
            <w:tcW w:w="1217" w:type="dxa"/>
            <w:vAlign w:val="center"/>
          </w:tcPr>
          <w:p w14:paraId="4D895B10">
            <w:pPr>
              <w:pStyle w:val="6"/>
              <w:widowControl w:val="0"/>
              <w:rPr>
                <w:rFonts w:ascii="宋体" w:hAnsi="宋体"/>
                <w:sz w:val="21"/>
                <w:szCs w:val="21"/>
              </w:rPr>
            </w:pPr>
            <w:r>
              <w:rPr>
                <w:rFonts w:hint="eastAsia" w:ascii="宋体" w:hAnsi="宋体" w:cs="Arial"/>
                <w:color w:val="000000"/>
                <w:sz w:val="21"/>
                <w:szCs w:val="21"/>
              </w:rPr>
              <w:t>当日前一天</w:t>
            </w:r>
          </w:p>
        </w:tc>
        <w:tc>
          <w:tcPr>
            <w:tcW w:w="1218" w:type="dxa"/>
            <w:vAlign w:val="center"/>
          </w:tcPr>
          <w:p w14:paraId="00F089A3">
            <w:pPr>
              <w:pStyle w:val="6"/>
              <w:widowControl w:val="0"/>
              <w:rPr>
                <w:rFonts w:ascii="宋体" w:hAnsi="宋体"/>
                <w:sz w:val="21"/>
                <w:szCs w:val="21"/>
              </w:rPr>
            </w:pPr>
            <w:r>
              <w:rPr>
                <w:rFonts w:ascii="宋体" w:hAnsi="宋体" w:cs="Arial"/>
                <w:color w:val="000000"/>
                <w:sz w:val="21"/>
                <w:szCs w:val="21"/>
              </w:rPr>
              <w:t>C/</w:t>
            </w:r>
            <w:r>
              <w:rPr>
                <w:rFonts w:hint="eastAsia" w:ascii="宋体" w:hAnsi="宋体" w:cs="Arial"/>
                <w:color w:val="000000"/>
                <w:sz w:val="21"/>
                <w:szCs w:val="21"/>
              </w:rPr>
              <w:t>10</w:t>
            </w:r>
          </w:p>
        </w:tc>
        <w:tc>
          <w:tcPr>
            <w:tcW w:w="1218" w:type="dxa"/>
            <w:vAlign w:val="center"/>
          </w:tcPr>
          <w:p w14:paraId="5C440EBB">
            <w:pPr>
              <w:pStyle w:val="6"/>
              <w:widowControl w:val="0"/>
              <w:rPr>
                <w:rFonts w:ascii="宋体" w:hAnsi="宋体"/>
                <w:sz w:val="21"/>
                <w:szCs w:val="21"/>
              </w:rPr>
            </w:pPr>
          </w:p>
        </w:tc>
        <w:tc>
          <w:tcPr>
            <w:tcW w:w="2585" w:type="dxa"/>
            <w:vAlign w:val="center"/>
          </w:tcPr>
          <w:p w14:paraId="775AD898">
            <w:pPr>
              <w:pStyle w:val="6"/>
              <w:widowControl w:val="0"/>
              <w:rPr>
                <w:rFonts w:ascii="宋体" w:hAnsi="宋体" w:cs="Arial"/>
                <w:color w:val="000000"/>
                <w:sz w:val="21"/>
                <w:szCs w:val="21"/>
              </w:rPr>
            </w:pPr>
            <w:r>
              <w:rPr>
                <w:rFonts w:hint="eastAsia" w:ascii="宋体" w:hAnsi="宋体" w:cs="Arial"/>
                <w:color w:val="000000"/>
                <w:sz w:val="21"/>
                <w:szCs w:val="21"/>
              </w:rPr>
              <w:t>提供时间控件以便点选</w:t>
            </w:r>
          </w:p>
          <w:p w14:paraId="7C1FFF5E">
            <w:pPr>
              <w:pStyle w:val="6"/>
              <w:widowControl w:val="0"/>
              <w:rPr>
                <w:rFonts w:ascii="宋体" w:hAnsi="宋体" w:cs="Arial"/>
                <w:color w:val="000000"/>
                <w:sz w:val="21"/>
                <w:szCs w:val="21"/>
              </w:rPr>
            </w:pPr>
            <w:r>
              <w:rPr>
                <w:rFonts w:hint="eastAsia" w:ascii="宋体" w:hAnsi="宋体" w:cs="Arial"/>
                <w:color w:val="000000"/>
                <w:sz w:val="21"/>
                <w:szCs w:val="21"/>
              </w:rPr>
              <w:t>查询类型选择历史查询时显示</w:t>
            </w:r>
          </w:p>
          <w:p w14:paraId="0F021C3B">
            <w:pPr>
              <w:pStyle w:val="6"/>
              <w:widowControl w:val="0"/>
              <w:rPr>
                <w:rFonts w:ascii="宋体" w:hAnsi="宋体"/>
                <w:sz w:val="21"/>
                <w:szCs w:val="21"/>
              </w:rPr>
            </w:pPr>
            <w:r>
              <w:rPr>
                <w:rFonts w:hint="eastAsia" w:ascii="宋体" w:hAnsi="宋体" w:cs="Arial"/>
                <w:color w:val="000000"/>
                <w:sz w:val="21"/>
                <w:szCs w:val="21"/>
              </w:rPr>
              <w:t>结束日期不能为当天</w:t>
            </w:r>
          </w:p>
        </w:tc>
      </w:tr>
      <w:tr w14:paraId="1DB80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077665E8">
            <w:pPr>
              <w:pStyle w:val="6"/>
              <w:widowControl w:val="0"/>
              <w:numPr>
                <w:ilvl w:val="0"/>
                <w:numId w:val="183"/>
              </w:numPr>
              <w:rPr>
                <w:rFonts w:ascii="宋体" w:hAnsi="宋体"/>
                <w:sz w:val="21"/>
                <w:szCs w:val="21"/>
              </w:rPr>
            </w:pPr>
          </w:p>
        </w:tc>
        <w:tc>
          <w:tcPr>
            <w:tcW w:w="1759" w:type="dxa"/>
          </w:tcPr>
          <w:p w14:paraId="747E779F">
            <w:pPr>
              <w:pStyle w:val="6"/>
              <w:widowControl w:val="0"/>
              <w:rPr>
                <w:rFonts w:ascii="宋体" w:hAnsi="宋体"/>
                <w:sz w:val="21"/>
                <w:szCs w:val="21"/>
              </w:rPr>
            </w:pPr>
            <w:r>
              <w:rPr>
                <w:rFonts w:hint="eastAsia" w:ascii="宋体" w:hAnsi="宋体"/>
                <w:sz w:val="21"/>
                <w:szCs w:val="21"/>
              </w:rPr>
              <w:t>查询</w:t>
            </w:r>
          </w:p>
        </w:tc>
        <w:tc>
          <w:tcPr>
            <w:tcW w:w="1217" w:type="dxa"/>
            <w:vAlign w:val="center"/>
          </w:tcPr>
          <w:p w14:paraId="47FB7BFC">
            <w:pPr>
              <w:pStyle w:val="6"/>
              <w:widowControl w:val="0"/>
              <w:rPr>
                <w:rFonts w:ascii="宋体" w:hAnsi="宋体" w:cs="Arial"/>
                <w:color w:val="000000"/>
                <w:sz w:val="21"/>
                <w:szCs w:val="21"/>
              </w:rPr>
            </w:pPr>
            <w:r>
              <w:rPr>
                <w:rFonts w:hint="eastAsia" w:ascii="宋体" w:hAnsi="宋体" w:cs="Arial"/>
                <w:color w:val="000000"/>
                <w:sz w:val="21"/>
                <w:szCs w:val="21"/>
              </w:rPr>
              <w:t>按钮</w:t>
            </w:r>
          </w:p>
        </w:tc>
        <w:tc>
          <w:tcPr>
            <w:tcW w:w="1217" w:type="dxa"/>
          </w:tcPr>
          <w:p w14:paraId="6801D8D3">
            <w:pPr>
              <w:pStyle w:val="6"/>
              <w:widowControl w:val="0"/>
              <w:rPr>
                <w:rFonts w:ascii="宋体" w:hAnsi="宋体"/>
                <w:sz w:val="21"/>
                <w:szCs w:val="21"/>
              </w:rPr>
            </w:pPr>
          </w:p>
        </w:tc>
        <w:tc>
          <w:tcPr>
            <w:tcW w:w="1218" w:type="dxa"/>
          </w:tcPr>
          <w:p w14:paraId="16AC7C29">
            <w:pPr>
              <w:pStyle w:val="6"/>
              <w:widowControl w:val="0"/>
              <w:rPr>
                <w:rFonts w:ascii="宋体" w:hAnsi="宋体"/>
                <w:sz w:val="21"/>
                <w:szCs w:val="21"/>
              </w:rPr>
            </w:pPr>
          </w:p>
        </w:tc>
        <w:tc>
          <w:tcPr>
            <w:tcW w:w="1218" w:type="dxa"/>
          </w:tcPr>
          <w:p w14:paraId="447FAF29">
            <w:pPr>
              <w:pStyle w:val="6"/>
              <w:widowControl w:val="0"/>
              <w:rPr>
                <w:rFonts w:ascii="宋体" w:hAnsi="宋体"/>
                <w:sz w:val="21"/>
                <w:szCs w:val="21"/>
              </w:rPr>
            </w:pPr>
          </w:p>
        </w:tc>
        <w:tc>
          <w:tcPr>
            <w:tcW w:w="2585" w:type="dxa"/>
          </w:tcPr>
          <w:p w14:paraId="6DFDB688">
            <w:pPr>
              <w:pStyle w:val="6"/>
              <w:widowControl w:val="0"/>
              <w:rPr>
                <w:rFonts w:ascii="宋体" w:hAnsi="宋体"/>
                <w:sz w:val="21"/>
                <w:szCs w:val="21"/>
              </w:rPr>
            </w:pPr>
          </w:p>
        </w:tc>
      </w:tr>
      <w:tr w14:paraId="67C53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9" w:type="dxa"/>
            <w:gridSpan w:val="7"/>
          </w:tcPr>
          <w:p w14:paraId="26D12898">
            <w:pPr>
              <w:pStyle w:val="6"/>
              <w:widowControl w:val="0"/>
              <w:rPr>
                <w:rFonts w:ascii="宋体" w:hAnsi="宋体"/>
                <w:sz w:val="21"/>
                <w:szCs w:val="21"/>
              </w:rPr>
            </w:pPr>
            <w:r>
              <w:rPr>
                <w:rFonts w:hint="eastAsia" w:ascii="宋体" w:hAnsi="宋体"/>
                <w:sz w:val="21"/>
                <w:szCs w:val="21"/>
              </w:rPr>
              <w:t>查询结果</w:t>
            </w:r>
          </w:p>
        </w:tc>
      </w:tr>
      <w:tr w14:paraId="415AC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9" w:type="dxa"/>
            <w:gridSpan w:val="7"/>
          </w:tcPr>
          <w:p w14:paraId="12E03616">
            <w:pPr>
              <w:pStyle w:val="6"/>
              <w:widowControl w:val="0"/>
              <w:rPr>
                <w:rFonts w:ascii="宋体" w:hAnsi="宋体"/>
                <w:sz w:val="21"/>
                <w:szCs w:val="21"/>
              </w:rPr>
            </w:pPr>
            <w:r>
              <w:rPr>
                <w:rFonts w:hint="eastAsia" w:ascii="宋体" w:hAnsi="宋体"/>
                <w:sz w:val="21"/>
                <w:szCs w:val="21"/>
              </w:rPr>
              <w:t>列表开始</w:t>
            </w:r>
          </w:p>
        </w:tc>
      </w:tr>
      <w:tr w14:paraId="4EC5D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5BAF90D9">
            <w:pPr>
              <w:pStyle w:val="6"/>
              <w:widowControl w:val="0"/>
              <w:numPr>
                <w:ilvl w:val="0"/>
                <w:numId w:val="183"/>
              </w:numPr>
              <w:rPr>
                <w:rFonts w:ascii="宋体" w:hAnsi="宋体"/>
                <w:sz w:val="21"/>
                <w:szCs w:val="21"/>
              </w:rPr>
            </w:pPr>
          </w:p>
        </w:tc>
        <w:tc>
          <w:tcPr>
            <w:tcW w:w="1759" w:type="dxa"/>
          </w:tcPr>
          <w:p w14:paraId="259C7284">
            <w:pPr>
              <w:pStyle w:val="6"/>
              <w:widowControl w:val="0"/>
              <w:rPr>
                <w:rFonts w:ascii="宋体" w:hAnsi="宋体"/>
                <w:sz w:val="21"/>
                <w:szCs w:val="21"/>
              </w:rPr>
            </w:pPr>
            <w:r>
              <w:rPr>
                <w:rFonts w:hint="eastAsia" w:ascii="宋体" w:hAnsi="宋体"/>
                <w:sz w:val="21"/>
                <w:szCs w:val="21"/>
              </w:rPr>
              <w:t>序号</w:t>
            </w:r>
          </w:p>
        </w:tc>
        <w:tc>
          <w:tcPr>
            <w:tcW w:w="1217" w:type="dxa"/>
            <w:vAlign w:val="center"/>
          </w:tcPr>
          <w:p w14:paraId="682FD5E9">
            <w:pPr>
              <w:pStyle w:val="6"/>
              <w:widowControl w:val="0"/>
              <w:rPr>
                <w:rFonts w:ascii="宋体" w:hAnsi="宋体" w:cs="Arial"/>
                <w:color w:val="000000"/>
                <w:sz w:val="21"/>
                <w:szCs w:val="21"/>
              </w:rPr>
            </w:pPr>
            <w:r>
              <w:rPr>
                <w:rFonts w:hint="eastAsia" w:ascii="宋体" w:hAnsi="宋体" w:cs="Arial"/>
                <w:color w:val="000000"/>
                <w:sz w:val="21"/>
                <w:szCs w:val="21"/>
              </w:rPr>
              <w:t>文本</w:t>
            </w:r>
          </w:p>
        </w:tc>
        <w:tc>
          <w:tcPr>
            <w:tcW w:w="1217" w:type="dxa"/>
          </w:tcPr>
          <w:p w14:paraId="5F9543A5">
            <w:pPr>
              <w:pStyle w:val="6"/>
              <w:widowControl w:val="0"/>
              <w:rPr>
                <w:rFonts w:ascii="宋体" w:hAnsi="宋体"/>
                <w:sz w:val="21"/>
                <w:szCs w:val="21"/>
              </w:rPr>
            </w:pPr>
          </w:p>
        </w:tc>
        <w:tc>
          <w:tcPr>
            <w:tcW w:w="1218" w:type="dxa"/>
          </w:tcPr>
          <w:p w14:paraId="6C4444C7">
            <w:pPr>
              <w:pStyle w:val="6"/>
              <w:widowControl w:val="0"/>
              <w:rPr>
                <w:rFonts w:ascii="宋体" w:hAnsi="宋体"/>
                <w:sz w:val="21"/>
                <w:szCs w:val="21"/>
              </w:rPr>
            </w:pPr>
          </w:p>
        </w:tc>
        <w:tc>
          <w:tcPr>
            <w:tcW w:w="1218" w:type="dxa"/>
          </w:tcPr>
          <w:p w14:paraId="132BCFB5">
            <w:pPr>
              <w:pStyle w:val="6"/>
              <w:widowControl w:val="0"/>
              <w:rPr>
                <w:rFonts w:ascii="宋体" w:hAnsi="宋体"/>
                <w:sz w:val="21"/>
                <w:szCs w:val="21"/>
              </w:rPr>
            </w:pPr>
          </w:p>
        </w:tc>
        <w:tc>
          <w:tcPr>
            <w:tcW w:w="2585" w:type="dxa"/>
          </w:tcPr>
          <w:p w14:paraId="2CA20EA0">
            <w:pPr>
              <w:pStyle w:val="6"/>
              <w:widowControl w:val="0"/>
              <w:rPr>
                <w:rFonts w:ascii="宋体" w:hAnsi="宋体"/>
                <w:sz w:val="21"/>
                <w:szCs w:val="21"/>
              </w:rPr>
            </w:pPr>
          </w:p>
        </w:tc>
      </w:tr>
      <w:tr w14:paraId="267C8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210DEA01">
            <w:pPr>
              <w:pStyle w:val="6"/>
              <w:widowControl w:val="0"/>
              <w:numPr>
                <w:ilvl w:val="0"/>
                <w:numId w:val="183"/>
              </w:numPr>
              <w:rPr>
                <w:rFonts w:ascii="宋体" w:hAnsi="宋体"/>
                <w:sz w:val="21"/>
                <w:szCs w:val="21"/>
              </w:rPr>
            </w:pPr>
          </w:p>
        </w:tc>
        <w:tc>
          <w:tcPr>
            <w:tcW w:w="1759" w:type="dxa"/>
          </w:tcPr>
          <w:p w14:paraId="06AE04FD">
            <w:pPr>
              <w:pStyle w:val="6"/>
              <w:widowControl w:val="0"/>
              <w:rPr>
                <w:rFonts w:ascii="宋体" w:hAnsi="宋体"/>
                <w:sz w:val="21"/>
                <w:szCs w:val="21"/>
              </w:rPr>
            </w:pPr>
            <w:r>
              <w:rPr>
                <w:rFonts w:hint="eastAsia" w:ascii="宋体" w:hAnsi="宋体"/>
                <w:sz w:val="21"/>
                <w:szCs w:val="21"/>
              </w:rPr>
              <w:t>交易时间</w:t>
            </w:r>
          </w:p>
        </w:tc>
        <w:tc>
          <w:tcPr>
            <w:tcW w:w="1217" w:type="dxa"/>
            <w:vAlign w:val="center"/>
          </w:tcPr>
          <w:p w14:paraId="5EB509FE">
            <w:pPr>
              <w:pStyle w:val="6"/>
              <w:widowControl w:val="0"/>
              <w:rPr>
                <w:rFonts w:ascii="宋体" w:hAnsi="宋体" w:cs="Arial"/>
                <w:color w:val="000000"/>
                <w:sz w:val="21"/>
                <w:szCs w:val="21"/>
              </w:rPr>
            </w:pPr>
            <w:r>
              <w:rPr>
                <w:rFonts w:hint="eastAsia" w:ascii="宋体" w:hAnsi="宋体" w:cs="Arial"/>
                <w:color w:val="000000"/>
                <w:sz w:val="21"/>
                <w:szCs w:val="21"/>
              </w:rPr>
              <w:t>文本</w:t>
            </w:r>
          </w:p>
        </w:tc>
        <w:tc>
          <w:tcPr>
            <w:tcW w:w="1217" w:type="dxa"/>
          </w:tcPr>
          <w:p w14:paraId="35BB83AE">
            <w:pPr>
              <w:pStyle w:val="6"/>
              <w:widowControl w:val="0"/>
              <w:rPr>
                <w:rFonts w:ascii="宋体" w:hAnsi="宋体"/>
                <w:sz w:val="21"/>
                <w:szCs w:val="21"/>
              </w:rPr>
            </w:pPr>
          </w:p>
        </w:tc>
        <w:tc>
          <w:tcPr>
            <w:tcW w:w="1218" w:type="dxa"/>
          </w:tcPr>
          <w:p w14:paraId="5A787D9E">
            <w:pPr>
              <w:pStyle w:val="6"/>
              <w:widowControl w:val="0"/>
              <w:rPr>
                <w:rFonts w:ascii="宋体" w:hAnsi="宋体"/>
                <w:sz w:val="21"/>
                <w:szCs w:val="21"/>
              </w:rPr>
            </w:pPr>
          </w:p>
        </w:tc>
        <w:tc>
          <w:tcPr>
            <w:tcW w:w="1218" w:type="dxa"/>
          </w:tcPr>
          <w:p w14:paraId="75087422">
            <w:pPr>
              <w:pStyle w:val="6"/>
              <w:widowControl w:val="0"/>
              <w:rPr>
                <w:rFonts w:ascii="宋体" w:hAnsi="宋体"/>
                <w:sz w:val="21"/>
                <w:szCs w:val="21"/>
              </w:rPr>
            </w:pPr>
          </w:p>
        </w:tc>
        <w:tc>
          <w:tcPr>
            <w:tcW w:w="2585" w:type="dxa"/>
          </w:tcPr>
          <w:p w14:paraId="0F32D323">
            <w:pPr>
              <w:pStyle w:val="6"/>
              <w:widowControl w:val="0"/>
              <w:rPr>
                <w:rFonts w:ascii="宋体" w:hAnsi="宋体"/>
                <w:sz w:val="21"/>
                <w:szCs w:val="21"/>
              </w:rPr>
            </w:pPr>
          </w:p>
        </w:tc>
      </w:tr>
      <w:tr w14:paraId="495F3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939A204">
            <w:pPr>
              <w:pStyle w:val="6"/>
              <w:widowControl w:val="0"/>
              <w:numPr>
                <w:ilvl w:val="0"/>
                <w:numId w:val="183"/>
              </w:numPr>
              <w:rPr>
                <w:rFonts w:ascii="宋体" w:hAnsi="宋体"/>
                <w:sz w:val="21"/>
                <w:szCs w:val="21"/>
              </w:rPr>
            </w:pPr>
          </w:p>
        </w:tc>
        <w:tc>
          <w:tcPr>
            <w:tcW w:w="1759" w:type="dxa"/>
          </w:tcPr>
          <w:p w14:paraId="21A35BD1">
            <w:pPr>
              <w:pStyle w:val="6"/>
              <w:widowControl w:val="0"/>
              <w:rPr>
                <w:rFonts w:ascii="宋体" w:hAnsi="宋体"/>
                <w:sz w:val="21"/>
                <w:szCs w:val="21"/>
              </w:rPr>
            </w:pPr>
            <w:r>
              <w:rPr>
                <w:rFonts w:hint="eastAsia" w:ascii="宋体" w:hAnsi="宋体"/>
                <w:sz w:val="21"/>
                <w:szCs w:val="21"/>
              </w:rPr>
              <w:t>是否结清</w:t>
            </w:r>
          </w:p>
        </w:tc>
        <w:tc>
          <w:tcPr>
            <w:tcW w:w="1217" w:type="dxa"/>
            <w:vAlign w:val="center"/>
          </w:tcPr>
          <w:p w14:paraId="0C4C8B55">
            <w:pPr>
              <w:pStyle w:val="6"/>
              <w:widowControl w:val="0"/>
              <w:rPr>
                <w:rFonts w:ascii="宋体" w:hAnsi="宋体"/>
                <w:sz w:val="21"/>
                <w:szCs w:val="21"/>
              </w:rPr>
            </w:pPr>
            <w:r>
              <w:rPr>
                <w:rFonts w:hint="eastAsia" w:ascii="宋体" w:hAnsi="宋体" w:cs="Arial"/>
                <w:color w:val="000000"/>
                <w:sz w:val="21"/>
                <w:szCs w:val="21"/>
              </w:rPr>
              <w:t>文本</w:t>
            </w:r>
          </w:p>
        </w:tc>
        <w:tc>
          <w:tcPr>
            <w:tcW w:w="1217" w:type="dxa"/>
          </w:tcPr>
          <w:p w14:paraId="426A60C4">
            <w:pPr>
              <w:pStyle w:val="6"/>
              <w:widowControl w:val="0"/>
              <w:rPr>
                <w:rFonts w:ascii="宋体" w:hAnsi="宋体"/>
                <w:sz w:val="21"/>
                <w:szCs w:val="21"/>
              </w:rPr>
            </w:pPr>
          </w:p>
        </w:tc>
        <w:tc>
          <w:tcPr>
            <w:tcW w:w="1218" w:type="dxa"/>
          </w:tcPr>
          <w:p w14:paraId="4472BED4">
            <w:pPr>
              <w:pStyle w:val="6"/>
              <w:widowControl w:val="0"/>
              <w:rPr>
                <w:rFonts w:ascii="宋体" w:hAnsi="宋体"/>
                <w:sz w:val="21"/>
                <w:szCs w:val="21"/>
              </w:rPr>
            </w:pPr>
          </w:p>
        </w:tc>
        <w:tc>
          <w:tcPr>
            <w:tcW w:w="1218" w:type="dxa"/>
          </w:tcPr>
          <w:p w14:paraId="3B17F9DB">
            <w:pPr>
              <w:pStyle w:val="6"/>
              <w:widowControl w:val="0"/>
              <w:rPr>
                <w:rFonts w:ascii="宋体" w:hAnsi="宋体"/>
                <w:sz w:val="21"/>
                <w:szCs w:val="21"/>
              </w:rPr>
            </w:pPr>
          </w:p>
        </w:tc>
        <w:tc>
          <w:tcPr>
            <w:tcW w:w="2585" w:type="dxa"/>
          </w:tcPr>
          <w:p w14:paraId="39BBB705">
            <w:pPr>
              <w:pStyle w:val="6"/>
              <w:widowControl w:val="0"/>
              <w:rPr>
                <w:rFonts w:ascii="宋体" w:hAnsi="宋体"/>
                <w:sz w:val="21"/>
                <w:szCs w:val="21"/>
              </w:rPr>
            </w:pPr>
          </w:p>
        </w:tc>
      </w:tr>
      <w:tr w14:paraId="35B29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37299B94">
            <w:pPr>
              <w:pStyle w:val="6"/>
              <w:widowControl w:val="0"/>
              <w:numPr>
                <w:ilvl w:val="0"/>
                <w:numId w:val="183"/>
              </w:numPr>
              <w:rPr>
                <w:rFonts w:ascii="宋体" w:hAnsi="宋体"/>
                <w:sz w:val="21"/>
                <w:szCs w:val="21"/>
              </w:rPr>
            </w:pPr>
          </w:p>
        </w:tc>
        <w:tc>
          <w:tcPr>
            <w:tcW w:w="1759" w:type="dxa"/>
          </w:tcPr>
          <w:p w14:paraId="1C81615B">
            <w:pPr>
              <w:pStyle w:val="6"/>
              <w:widowControl w:val="0"/>
              <w:rPr>
                <w:rFonts w:ascii="宋体" w:hAnsi="宋体"/>
                <w:sz w:val="21"/>
                <w:szCs w:val="21"/>
              </w:rPr>
            </w:pPr>
            <w:r>
              <w:rPr>
                <w:rFonts w:hint="eastAsia" w:ascii="宋体" w:hAnsi="宋体"/>
                <w:sz w:val="21"/>
                <w:szCs w:val="21"/>
              </w:rPr>
              <w:t>贷款账号</w:t>
            </w:r>
          </w:p>
        </w:tc>
        <w:tc>
          <w:tcPr>
            <w:tcW w:w="1217" w:type="dxa"/>
            <w:vAlign w:val="center"/>
          </w:tcPr>
          <w:p w14:paraId="38A13E48">
            <w:pPr>
              <w:pStyle w:val="6"/>
              <w:widowControl w:val="0"/>
              <w:rPr>
                <w:rFonts w:ascii="宋体" w:hAnsi="宋体"/>
                <w:sz w:val="21"/>
                <w:szCs w:val="21"/>
              </w:rPr>
            </w:pPr>
            <w:r>
              <w:rPr>
                <w:rFonts w:hint="eastAsia" w:ascii="宋体" w:hAnsi="宋体" w:cs="Arial"/>
                <w:color w:val="000000"/>
                <w:sz w:val="21"/>
                <w:szCs w:val="21"/>
              </w:rPr>
              <w:t>文本</w:t>
            </w:r>
          </w:p>
        </w:tc>
        <w:tc>
          <w:tcPr>
            <w:tcW w:w="1217" w:type="dxa"/>
          </w:tcPr>
          <w:p w14:paraId="6354054C">
            <w:pPr>
              <w:pStyle w:val="6"/>
              <w:widowControl w:val="0"/>
              <w:rPr>
                <w:rFonts w:ascii="宋体" w:hAnsi="宋体"/>
                <w:sz w:val="21"/>
                <w:szCs w:val="21"/>
              </w:rPr>
            </w:pPr>
          </w:p>
        </w:tc>
        <w:tc>
          <w:tcPr>
            <w:tcW w:w="1218" w:type="dxa"/>
          </w:tcPr>
          <w:p w14:paraId="6D2D9E72">
            <w:pPr>
              <w:pStyle w:val="6"/>
              <w:widowControl w:val="0"/>
              <w:rPr>
                <w:rFonts w:ascii="宋体" w:hAnsi="宋体"/>
                <w:sz w:val="21"/>
                <w:szCs w:val="21"/>
              </w:rPr>
            </w:pPr>
          </w:p>
        </w:tc>
        <w:tc>
          <w:tcPr>
            <w:tcW w:w="1218" w:type="dxa"/>
          </w:tcPr>
          <w:p w14:paraId="2398BBA1">
            <w:pPr>
              <w:pStyle w:val="6"/>
              <w:widowControl w:val="0"/>
              <w:rPr>
                <w:rFonts w:ascii="宋体" w:hAnsi="宋体"/>
                <w:sz w:val="21"/>
                <w:szCs w:val="21"/>
              </w:rPr>
            </w:pPr>
          </w:p>
        </w:tc>
        <w:tc>
          <w:tcPr>
            <w:tcW w:w="2585" w:type="dxa"/>
          </w:tcPr>
          <w:p w14:paraId="30252E41">
            <w:pPr>
              <w:pStyle w:val="6"/>
              <w:widowControl w:val="0"/>
              <w:rPr>
                <w:rFonts w:ascii="宋体" w:hAnsi="宋体"/>
                <w:sz w:val="21"/>
                <w:szCs w:val="21"/>
              </w:rPr>
            </w:pPr>
          </w:p>
        </w:tc>
      </w:tr>
      <w:tr w14:paraId="30E10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08623EEE">
            <w:pPr>
              <w:pStyle w:val="6"/>
              <w:widowControl w:val="0"/>
              <w:numPr>
                <w:ilvl w:val="0"/>
                <w:numId w:val="183"/>
              </w:numPr>
              <w:rPr>
                <w:rFonts w:ascii="宋体" w:hAnsi="宋体"/>
                <w:sz w:val="21"/>
                <w:szCs w:val="21"/>
              </w:rPr>
            </w:pPr>
          </w:p>
        </w:tc>
        <w:tc>
          <w:tcPr>
            <w:tcW w:w="1759" w:type="dxa"/>
          </w:tcPr>
          <w:p w14:paraId="4F9949B3">
            <w:pPr>
              <w:pStyle w:val="6"/>
              <w:widowControl w:val="0"/>
              <w:rPr>
                <w:rFonts w:ascii="宋体" w:hAnsi="宋体"/>
                <w:sz w:val="21"/>
                <w:szCs w:val="21"/>
              </w:rPr>
            </w:pPr>
            <w:r>
              <w:rPr>
                <w:rFonts w:hint="eastAsia" w:ascii="宋体" w:hAnsi="宋体"/>
                <w:sz w:val="21"/>
                <w:szCs w:val="21"/>
              </w:rPr>
              <w:t>出账编号</w:t>
            </w:r>
          </w:p>
        </w:tc>
        <w:tc>
          <w:tcPr>
            <w:tcW w:w="1217" w:type="dxa"/>
            <w:vAlign w:val="center"/>
          </w:tcPr>
          <w:p w14:paraId="300E527A">
            <w:pPr>
              <w:pStyle w:val="6"/>
              <w:widowControl w:val="0"/>
              <w:rPr>
                <w:rFonts w:ascii="宋体" w:hAnsi="宋体"/>
                <w:sz w:val="21"/>
                <w:szCs w:val="21"/>
              </w:rPr>
            </w:pPr>
            <w:r>
              <w:rPr>
                <w:rFonts w:hint="eastAsia" w:ascii="宋体" w:hAnsi="宋体" w:cs="Arial"/>
                <w:color w:val="000000"/>
                <w:sz w:val="21"/>
                <w:szCs w:val="21"/>
              </w:rPr>
              <w:t>文本</w:t>
            </w:r>
          </w:p>
        </w:tc>
        <w:tc>
          <w:tcPr>
            <w:tcW w:w="1217" w:type="dxa"/>
          </w:tcPr>
          <w:p w14:paraId="75BED564">
            <w:pPr>
              <w:pStyle w:val="6"/>
              <w:widowControl w:val="0"/>
              <w:rPr>
                <w:rFonts w:ascii="宋体" w:hAnsi="宋体"/>
                <w:sz w:val="21"/>
                <w:szCs w:val="21"/>
              </w:rPr>
            </w:pPr>
          </w:p>
        </w:tc>
        <w:tc>
          <w:tcPr>
            <w:tcW w:w="1218" w:type="dxa"/>
          </w:tcPr>
          <w:p w14:paraId="441E5DCF">
            <w:pPr>
              <w:pStyle w:val="6"/>
              <w:widowControl w:val="0"/>
              <w:rPr>
                <w:rFonts w:ascii="宋体" w:hAnsi="宋体"/>
                <w:sz w:val="21"/>
                <w:szCs w:val="21"/>
              </w:rPr>
            </w:pPr>
          </w:p>
        </w:tc>
        <w:tc>
          <w:tcPr>
            <w:tcW w:w="1218" w:type="dxa"/>
          </w:tcPr>
          <w:p w14:paraId="72B87369">
            <w:pPr>
              <w:pStyle w:val="6"/>
              <w:widowControl w:val="0"/>
              <w:rPr>
                <w:rFonts w:ascii="宋体" w:hAnsi="宋体"/>
                <w:sz w:val="21"/>
                <w:szCs w:val="21"/>
              </w:rPr>
            </w:pPr>
          </w:p>
        </w:tc>
        <w:tc>
          <w:tcPr>
            <w:tcW w:w="2585" w:type="dxa"/>
          </w:tcPr>
          <w:p w14:paraId="15DBD96B">
            <w:pPr>
              <w:pStyle w:val="6"/>
              <w:widowControl w:val="0"/>
              <w:rPr>
                <w:rFonts w:ascii="宋体" w:hAnsi="宋体"/>
                <w:sz w:val="21"/>
                <w:szCs w:val="21"/>
              </w:rPr>
            </w:pPr>
          </w:p>
        </w:tc>
      </w:tr>
      <w:tr w14:paraId="7A8FA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04C54BA0">
            <w:pPr>
              <w:pStyle w:val="6"/>
              <w:widowControl w:val="0"/>
              <w:numPr>
                <w:ilvl w:val="0"/>
                <w:numId w:val="183"/>
              </w:numPr>
              <w:rPr>
                <w:rFonts w:ascii="宋体" w:hAnsi="宋体"/>
                <w:sz w:val="21"/>
                <w:szCs w:val="21"/>
              </w:rPr>
            </w:pPr>
          </w:p>
        </w:tc>
        <w:tc>
          <w:tcPr>
            <w:tcW w:w="1759" w:type="dxa"/>
          </w:tcPr>
          <w:p w14:paraId="13036099">
            <w:pPr>
              <w:pStyle w:val="6"/>
              <w:widowControl w:val="0"/>
              <w:rPr>
                <w:rFonts w:ascii="宋体" w:hAnsi="宋体"/>
                <w:sz w:val="21"/>
                <w:szCs w:val="21"/>
              </w:rPr>
            </w:pPr>
            <w:r>
              <w:rPr>
                <w:rFonts w:hint="eastAsia" w:ascii="宋体" w:hAnsi="宋体"/>
                <w:sz w:val="21"/>
                <w:szCs w:val="21"/>
              </w:rPr>
              <w:t>币种</w:t>
            </w:r>
          </w:p>
        </w:tc>
        <w:tc>
          <w:tcPr>
            <w:tcW w:w="1217" w:type="dxa"/>
            <w:vAlign w:val="center"/>
          </w:tcPr>
          <w:p w14:paraId="2E2A1132">
            <w:pPr>
              <w:pStyle w:val="6"/>
              <w:widowControl w:val="0"/>
              <w:rPr>
                <w:rFonts w:ascii="宋体" w:hAnsi="宋体"/>
                <w:sz w:val="21"/>
                <w:szCs w:val="21"/>
              </w:rPr>
            </w:pPr>
            <w:r>
              <w:rPr>
                <w:rFonts w:hint="eastAsia" w:ascii="宋体" w:hAnsi="宋体" w:cs="Arial"/>
                <w:color w:val="000000"/>
                <w:sz w:val="21"/>
                <w:szCs w:val="21"/>
              </w:rPr>
              <w:t>文本</w:t>
            </w:r>
          </w:p>
        </w:tc>
        <w:tc>
          <w:tcPr>
            <w:tcW w:w="1217" w:type="dxa"/>
          </w:tcPr>
          <w:p w14:paraId="2D47C9A7">
            <w:pPr>
              <w:pStyle w:val="6"/>
              <w:widowControl w:val="0"/>
              <w:rPr>
                <w:rFonts w:ascii="宋体" w:hAnsi="宋体"/>
                <w:sz w:val="21"/>
                <w:szCs w:val="21"/>
              </w:rPr>
            </w:pPr>
          </w:p>
        </w:tc>
        <w:tc>
          <w:tcPr>
            <w:tcW w:w="1218" w:type="dxa"/>
          </w:tcPr>
          <w:p w14:paraId="69D3D34E">
            <w:pPr>
              <w:pStyle w:val="6"/>
              <w:widowControl w:val="0"/>
              <w:rPr>
                <w:rFonts w:ascii="宋体" w:hAnsi="宋体"/>
                <w:sz w:val="21"/>
                <w:szCs w:val="21"/>
              </w:rPr>
            </w:pPr>
          </w:p>
        </w:tc>
        <w:tc>
          <w:tcPr>
            <w:tcW w:w="1218" w:type="dxa"/>
          </w:tcPr>
          <w:p w14:paraId="66C0E92C">
            <w:pPr>
              <w:pStyle w:val="6"/>
              <w:widowControl w:val="0"/>
              <w:rPr>
                <w:rFonts w:ascii="宋体" w:hAnsi="宋体"/>
                <w:sz w:val="21"/>
                <w:szCs w:val="21"/>
              </w:rPr>
            </w:pPr>
          </w:p>
        </w:tc>
        <w:tc>
          <w:tcPr>
            <w:tcW w:w="2585" w:type="dxa"/>
          </w:tcPr>
          <w:p w14:paraId="5F52D885">
            <w:pPr>
              <w:pStyle w:val="6"/>
              <w:widowControl w:val="0"/>
              <w:rPr>
                <w:rFonts w:ascii="宋体" w:hAnsi="宋体"/>
                <w:sz w:val="21"/>
                <w:szCs w:val="21"/>
              </w:rPr>
            </w:pPr>
          </w:p>
        </w:tc>
      </w:tr>
      <w:tr w14:paraId="40BE4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7E7B5DEF">
            <w:pPr>
              <w:pStyle w:val="6"/>
              <w:widowControl w:val="0"/>
              <w:numPr>
                <w:ilvl w:val="0"/>
                <w:numId w:val="183"/>
              </w:numPr>
              <w:rPr>
                <w:rFonts w:ascii="宋体" w:hAnsi="宋体"/>
                <w:sz w:val="21"/>
                <w:szCs w:val="21"/>
              </w:rPr>
            </w:pPr>
          </w:p>
        </w:tc>
        <w:tc>
          <w:tcPr>
            <w:tcW w:w="1759" w:type="dxa"/>
          </w:tcPr>
          <w:p w14:paraId="6D806CE1">
            <w:pPr>
              <w:pStyle w:val="6"/>
              <w:widowControl w:val="0"/>
              <w:rPr>
                <w:rFonts w:ascii="宋体" w:hAnsi="宋体"/>
                <w:sz w:val="21"/>
                <w:szCs w:val="21"/>
              </w:rPr>
            </w:pPr>
            <w:r>
              <w:rPr>
                <w:rFonts w:hint="eastAsia" w:ascii="宋体" w:hAnsi="宋体"/>
                <w:sz w:val="21"/>
                <w:szCs w:val="21"/>
              </w:rPr>
              <w:t>发放金额</w:t>
            </w:r>
          </w:p>
        </w:tc>
        <w:tc>
          <w:tcPr>
            <w:tcW w:w="1217" w:type="dxa"/>
            <w:vAlign w:val="center"/>
          </w:tcPr>
          <w:p w14:paraId="725B48C0">
            <w:pPr>
              <w:pStyle w:val="6"/>
              <w:widowControl w:val="0"/>
              <w:rPr>
                <w:rFonts w:ascii="宋体" w:hAnsi="宋体"/>
                <w:sz w:val="21"/>
                <w:szCs w:val="21"/>
              </w:rPr>
            </w:pPr>
            <w:r>
              <w:rPr>
                <w:rFonts w:hint="eastAsia" w:ascii="宋体" w:hAnsi="宋体" w:cs="Arial"/>
                <w:color w:val="000000"/>
                <w:sz w:val="21"/>
                <w:szCs w:val="21"/>
              </w:rPr>
              <w:t>文本</w:t>
            </w:r>
          </w:p>
        </w:tc>
        <w:tc>
          <w:tcPr>
            <w:tcW w:w="1217" w:type="dxa"/>
          </w:tcPr>
          <w:p w14:paraId="3D7D496D">
            <w:pPr>
              <w:pStyle w:val="6"/>
              <w:widowControl w:val="0"/>
              <w:rPr>
                <w:rFonts w:ascii="宋体" w:hAnsi="宋体"/>
                <w:sz w:val="21"/>
                <w:szCs w:val="21"/>
              </w:rPr>
            </w:pPr>
          </w:p>
        </w:tc>
        <w:tc>
          <w:tcPr>
            <w:tcW w:w="1218" w:type="dxa"/>
          </w:tcPr>
          <w:p w14:paraId="645F1500">
            <w:pPr>
              <w:pStyle w:val="6"/>
              <w:widowControl w:val="0"/>
              <w:rPr>
                <w:rFonts w:ascii="宋体" w:hAnsi="宋体"/>
                <w:sz w:val="21"/>
                <w:szCs w:val="21"/>
              </w:rPr>
            </w:pPr>
          </w:p>
        </w:tc>
        <w:tc>
          <w:tcPr>
            <w:tcW w:w="1218" w:type="dxa"/>
          </w:tcPr>
          <w:p w14:paraId="1C383086">
            <w:pPr>
              <w:pStyle w:val="6"/>
              <w:widowControl w:val="0"/>
              <w:rPr>
                <w:rFonts w:ascii="宋体" w:hAnsi="宋体"/>
                <w:sz w:val="21"/>
                <w:szCs w:val="21"/>
              </w:rPr>
            </w:pPr>
          </w:p>
        </w:tc>
        <w:tc>
          <w:tcPr>
            <w:tcW w:w="2585" w:type="dxa"/>
          </w:tcPr>
          <w:p w14:paraId="2F75D7FA">
            <w:pPr>
              <w:pStyle w:val="6"/>
              <w:widowControl w:val="0"/>
              <w:rPr>
                <w:rFonts w:ascii="宋体" w:hAnsi="宋体"/>
                <w:sz w:val="21"/>
                <w:szCs w:val="21"/>
              </w:rPr>
            </w:pPr>
          </w:p>
        </w:tc>
      </w:tr>
      <w:tr w14:paraId="2BCF0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2B09FAEE">
            <w:pPr>
              <w:pStyle w:val="6"/>
              <w:widowControl w:val="0"/>
              <w:numPr>
                <w:ilvl w:val="0"/>
                <w:numId w:val="183"/>
              </w:numPr>
              <w:rPr>
                <w:rFonts w:ascii="宋体" w:hAnsi="宋体"/>
                <w:sz w:val="21"/>
                <w:szCs w:val="21"/>
              </w:rPr>
            </w:pPr>
          </w:p>
        </w:tc>
        <w:tc>
          <w:tcPr>
            <w:tcW w:w="1759" w:type="dxa"/>
          </w:tcPr>
          <w:p w14:paraId="2E24BBCC">
            <w:pPr>
              <w:pStyle w:val="6"/>
              <w:widowControl w:val="0"/>
              <w:rPr>
                <w:rFonts w:ascii="宋体" w:hAnsi="宋体"/>
                <w:sz w:val="21"/>
                <w:szCs w:val="21"/>
              </w:rPr>
            </w:pPr>
            <w:r>
              <w:rPr>
                <w:rFonts w:hint="eastAsia" w:ascii="宋体" w:hAnsi="宋体"/>
                <w:sz w:val="21"/>
                <w:szCs w:val="21"/>
              </w:rPr>
              <w:t>出账日期</w:t>
            </w:r>
          </w:p>
        </w:tc>
        <w:tc>
          <w:tcPr>
            <w:tcW w:w="1217" w:type="dxa"/>
            <w:vAlign w:val="center"/>
          </w:tcPr>
          <w:p w14:paraId="703E1B16">
            <w:pPr>
              <w:pStyle w:val="6"/>
              <w:widowControl w:val="0"/>
              <w:rPr>
                <w:rFonts w:ascii="宋体" w:hAnsi="宋体"/>
                <w:sz w:val="21"/>
                <w:szCs w:val="21"/>
              </w:rPr>
            </w:pPr>
            <w:r>
              <w:rPr>
                <w:rFonts w:hint="eastAsia" w:ascii="宋体" w:hAnsi="宋体" w:cs="Arial"/>
                <w:color w:val="000000"/>
                <w:sz w:val="21"/>
                <w:szCs w:val="21"/>
              </w:rPr>
              <w:t>文本</w:t>
            </w:r>
          </w:p>
        </w:tc>
        <w:tc>
          <w:tcPr>
            <w:tcW w:w="1217" w:type="dxa"/>
          </w:tcPr>
          <w:p w14:paraId="10152AAE">
            <w:pPr>
              <w:pStyle w:val="6"/>
              <w:widowControl w:val="0"/>
              <w:rPr>
                <w:rFonts w:ascii="宋体" w:hAnsi="宋体"/>
                <w:sz w:val="21"/>
                <w:szCs w:val="21"/>
              </w:rPr>
            </w:pPr>
          </w:p>
        </w:tc>
        <w:tc>
          <w:tcPr>
            <w:tcW w:w="1218" w:type="dxa"/>
          </w:tcPr>
          <w:p w14:paraId="282FF7FD">
            <w:pPr>
              <w:pStyle w:val="6"/>
              <w:widowControl w:val="0"/>
              <w:rPr>
                <w:rFonts w:ascii="宋体" w:hAnsi="宋体"/>
                <w:sz w:val="21"/>
                <w:szCs w:val="21"/>
              </w:rPr>
            </w:pPr>
          </w:p>
        </w:tc>
        <w:tc>
          <w:tcPr>
            <w:tcW w:w="1218" w:type="dxa"/>
          </w:tcPr>
          <w:p w14:paraId="5A5801FA">
            <w:pPr>
              <w:pStyle w:val="6"/>
              <w:widowControl w:val="0"/>
              <w:rPr>
                <w:rFonts w:ascii="宋体" w:hAnsi="宋体"/>
                <w:sz w:val="21"/>
                <w:szCs w:val="21"/>
              </w:rPr>
            </w:pPr>
          </w:p>
        </w:tc>
        <w:tc>
          <w:tcPr>
            <w:tcW w:w="2585" w:type="dxa"/>
          </w:tcPr>
          <w:p w14:paraId="5D5D4458">
            <w:pPr>
              <w:pStyle w:val="6"/>
              <w:widowControl w:val="0"/>
              <w:rPr>
                <w:rFonts w:ascii="宋体" w:hAnsi="宋体"/>
                <w:sz w:val="21"/>
                <w:szCs w:val="21"/>
              </w:rPr>
            </w:pPr>
          </w:p>
        </w:tc>
      </w:tr>
      <w:tr w14:paraId="7043B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09070BFD">
            <w:pPr>
              <w:pStyle w:val="6"/>
              <w:widowControl w:val="0"/>
              <w:numPr>
                <w:ilvl w:val="0"/>
                <w:numId w:val="183"/>
              </w:numPr>
              <w:rPr>
                <w:rFonts w:ascii="宋体" w:hAnsi="宋体"/>
                <w:sz w:val="21"/>
                <w:szCs w:val="21"/>
              </w:rPr>
            </w:pPr>
          </w:p>
        </w:tc>
        <w:tc>
          <w:tcPr>
            <w:tcW w:w="1759" w:type="dxa"/>
          </w:tcPr>
          <w:p w14:paraId="0702179A">
            <w:pPr>
              <w:pStyle w:val="6"/>
              <w:widowControl w:val="0"/>
              <w:rPr>
                <w:rFonts w:ascii="宋体" w:hAnsi="宋体"/>
                <w:sz w:val="21"/>
                <w:szCs w:val="21"/>
              </w:rPr>
            </w:pPr>
            <w:r>
              <w:rPr>
                <w:rFonts w:hint="eastAsia" w:ascii="宋体" w:hAnsi="宋体"/>
                <w:sz w:val="21"/>
                <w:szCs w:val="21"/>
              </w:rPr>
              <w:t>到账日期</w:t>
            </w:r>
          </w:p>
        </w:tc>
        <w:tc>
          <w:tcPr>
            <w:tcW w:w="1217" w:type="dxa"/>
            <w:vAlign w:val="center"/>
          </w:tcPr>
          <w:p w14:paraId="2B448B6B">
            <w:pPr>
              <w:pStyle w:val="6"/>
              <w:widowControl w:val="0"/>
              <w:rPr>
                <w:rFonts w:ascii="宋体" w:hAnsi="宋体"/>
                <w:sz w:val="21"/>
                <w:szCs w:val="21"/>
              </w:rPr>
            </w:pPr>
            <w:r>
              <w:rPr>
                <w:rFonts w:hint="eastAsia" w:ascii="宋体" w:hAnsi="宋体" w:cs="Arial"/>
                <w:color w:val="000000"/>
                <w:sz w:val="21"/>
                <w:szCs w:val="21"/>
              </w:rPr>
              <w:t>文本</w:t>
            </w:r>
          </w:p>
        </w:tc>
        <w:tc>
          <w:tcPr>
            <w:tcW w:w="1217" w:type="dxa"/>
          </w:tcPr>
          <w:p w14:paraId="2F1201F1">
            <w:pPr>
              <w:pStyle w:val="6"/>
              <w:widowControl w:val="0"/>
              <w:rPr>
                <w:rFonts w:ascii="宋体" w:hAnsi="宋体"/>
                <w:sz w:val="21"/>
                <w:szCs w:val="21"/>
              </w:rPr>
            </w:pPr>
          </w:p>
        </w:tc>
        <w:tc>
          <w:tcPr>
            <w:tcW w:w="1218" w:type="dxa"/>
          </w:tcPr>
          <w:p w14:paraId="09A32DAE">
            <w:pPr>
              <w:pStyle w:val="6"/>
              <w:widowControl w:val="0"/>
              <w:rPr>
                <w:rFonts w:ascii="宋体" w:hAnsi="宋体"/>
                <w:sz w:val="21"/>
                <w:szCs w:val="21"/>
              </w:rPr>
            </w:pPr>
          </w:p>
        </w:tc>
        <w:tc>
          <w:tcPr>
            <w:tcW w:w="1218" w:type="dxa"/>
          </w:tcPr>
          <w:p w14:paraId="5E58CE15">
            <w:pPr>
              <w:pStyle w:val="6"/>
              <w:widowControl w:val="0"/>
              <w:rPr>
                <w:rFonts w:ascii="宋体" w:hAnsi="宋体"/>
                <w:sz w:val="21"/>
                <w:szCs w:val="21"/>
              </w:rPr>
            </w:pPr>
          </w:p>
        </w:tc>
        <w:tc>
          <w:tcPr>
            <w:tcW w:w="2585" w:type="dxa"/>
          </w:tcPr>
          <w:p w14:paraId="266735B3">
            <w:pPr>
              <w:pStyle w:val="6"/>
              <w:widowControl w:val="0"/>
              <w:rPr>
                <w:rFonts w:ascii="宋体" w:hAnsi="宋体"/>
                <w:sz w:val="21"/>
                <w:szCs w:val="21"/>
              </w:rPr>
            </w:pPr>
          </w:p>
        </w:tc>
      </w:tr>
      <w:tr w14:paraId="112C6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9" w:type="dxa"/>
            <w:gridSpan w:val="7"/>
          </w:tcPr>
          <w:p w14:paraId="5435BC34">
            <w:pPr>
              <w:pStyle w:val="6"/>
              <w:widowControl w:val="0"/>
              <w:rPr>
                <w:rFonts w:ascii="宋体" w:hAnsi="宋体"/>
                <w:sz w:val="21"/>
                <w:szCs w:val="21"/>
              </w:rPr>
            </w:pPr>
            <w:r>
              <w:rPr>
                <w:rFonts w:hint="eastAsia" w:ascii="宋体" w:hAnsi="宋体"/>
                <w:sz w:val="21"/>
                <w:szCs w:val="21"/>
              </w:rPr>
              <w:t>列表结束</w:t>
            </w:r>
          </w:p>
        </w:tc>
      </w:tr>
      <w:tr w14:paraId="106C2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40034604">
            <w:pPr>
              <w:pStyle w:val="6"/>
              <w:widowControl w:val="0"/>
              <w:numPr>
                <w:ilvl w:val="0"/>
                <w:numId w:val="183"/>
              </w:numPr>
              <w:rPr>
                <w:rFonts w:ascii="宋体" w:hAnsi="宋体"/>
                <w:sz w:val="21"/>
                <w:szCs w:val="21"/>
              </w:rPr>
            </w:pPr>
          </w:p>
        </w:tc>
        <w:tc>
          <w:tcPr>
            <w:tcW w:w="1759" w:type="dxa"/>
          </w:tcPr>
          <w:p w14:paraId="23A70482">
            <w:pPr>
              <w:pStyle w:val="6"/>
              <w:widowControl w:val="0"/>
              <w:rPr>
                <w:rFonts w:ascii="宋体" w:hAnsi="宋体"/>
                <w:sz w:val="21"/>
                <w:szCs w:val="21"/>
              </w:rPr>
            </w:pPr>
            <w:r>
              <w:rPr>
                <w:rFonts w:hint="eastAsia" w:ascii="宋体" w:hAnsi="宋体"/>
                <w:sz w:val="21"/>
                <w:szCs w:val="21"/>
              </w:rPr>
              <w:t>返回</w:t>
            </w:r>
          </w:p>
        </w:tc>
        <w:tc>
          <w:tcPr>
            <w:tcW w:w="1217" w:type="dxa"/>
          </w:tcPr>
          <w:p w14:paraId="68C52BEB">
            <w:pPr>
              <w:pStyle w:val="6"/>
              <w:widowControl w:val="0"/>
              <w:rPr>
                <w:rFonts w:ascii="宋体" w:hAnsi="宋体"/>
                <w:sz w:val="21"/>
                <w:szCs w:val="21"/>
              </w:rPr>
            </w:pPr>
            <w:r>
              <w:rPr>
                <w:rFonts w:hint="eastAsia" w:ascii="宋体" w:hAnsi="宋体"/>
                <w:sz w:val="21"/>
                <w:szCs w:val="21"/>
              </w:rPr>
              <w:t>返回</w:t>
            </w:r>
          </w:p>
        </w:tc>
        <w:tc>
          <w:tcPr>
            <w:tcW w:w="1217" w:type="dxa"/>
          </w:tcPr>
          <w:p w14:paraId="7DD7B87B">
            <w:pPr>
              <w:pStyle w:val="6"/>
              <w:widowControl w:val="0"/>
              <w:rPr>
                <w:rFonts w:ascii="宋体" w:hAnsi="宋体"/>
                <w:sz w:val="21"/>
                <w:szCs w:val="21"/>
              </w:rPr>
            </w:pPr>
          </w:p>
        </w:tc>
        <w:tc>
          <w:tcPr>
            <w:tcW w:w="1218" w:type="dxa"/>
          </w:tcPr>
          <w:p w14:paraId="7C23503D">
            <w:pPr>
              <w:pStyle w:val="6"/>
              <w:widowControl w:val="0"/>
              <w:rPr>
                <w:rFonts w:ascii="宋体" w:hAnsi="宋体"/>
                <w:sz w:val="21"/>
                <w:szCs w:val="21"/>
              </w:rPr>
            </w:pPr>
          </w:p>
        </w:tc>
        <w:tc>
          <w:tcPr>
            <w:tcW w:w="1218" w:type="dxa"/>
          </w:tcPr>
          <w:p w14:paraId="2332EC25">
            <w:pPr>
              <w:pStyle w:val="6"/>
              <w:widowControl w:val="0"/>
              <w:rPr>
                <w:rFonts w:ascii="宋体" w:hAnsi="宋体"/>
                <w:sz w:val="21"/>
                <w:szCs w:val="21"/>
              </w:rPr>
            </w:pPr>
          </w:p>
        </w:tc>
        <w:tc>
          <w:tcPr>
            <w:tcW w:w="2585" w:type="dxa"/>
          </w:tcPr>
          <w:p w14:paraId="58A6B48E">
            <w:pPr>
              <w:pStyle w:val="6"/>
              <w:widowControl w:val="0"/>
              <w:rPr>
                <w:rFonts w:ascii="宋体" w:hAnsi="宋体"/>
                <w:sz w:val="21"/>
                <w:szCs w:val="21"/>
              </w:rPr>
            </w:pPr>
          </w:p>
        </w:tc>
      </w:tr>
    </w:tbl>
    <w:p w14:paraId="644A6638">
      <w:pPr>
        <w:pStyle w:val="5"/>
        <w:numPr>
          <w:ilvl w:val="0"/>
          <w:numId w:val="0"/>
        </w:numPr>
      </w:pPr>
      <w:r>
        <w:rPr>
          <w:rFonts w:hint="eastAsia"/>
        </w:rPr>
        <w:t>提前还款试算页面</w:t>
      </w:r>
    </w:p>
    <w:tbl>
      <w:tblPr>
        <w:tblStyle w:val="4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7"/>
        <w:gridCol w:w="1619"/>
        <w:gridCol w:w="1028"/>
        <w:gridCol w:w="999"/>
        <w:gridCol w:w="1057"/>
        <w:gridCol w:w="897"/>
        <w:gridCol w:w="2495"/>
      </w:tblGrid>
      <w:tr w14:paraId="74A4A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 w:type="dxa"/>
            <w:shd w:val="clear" w:color="auto" w:fill="FFCC99"/>
            <w:vAlign w:val="center"/>
          </w:tcPr>
          <w:p w14:paraId="155EBBB7">
            <w:pPr>
              <w:rPr>
                <w:rFonts w:ascii="宋体" w:hAnsi="宋体" w:cs="Arial"/>
                <w:b/>
                <w:color w:val="000000"/>
                <w:sz w:val="21"/>
                <w:szCs w:val="21"/>
              </w:rPr>
            </w:pPr>
            <w:r>
              <w:rPr>
                <w:rFonts w:hint="eastAsia" w:ascii="宋体" w:hAnsi="宋体" w:cs="Arial"/>
                <w:b/>
                <w:color w:val="000000"/>
                <w:sz w:val="21"/>
                <w:szCs w:val="21"/>
              </w:rPr>
              <w:t>序号</w:t>
            </w:r>
          </w:p>
        </w:tc>
        <w:tc>
          <w:tcPr>
            <w:tcW w:w="1619" w:type="dxa"/>
            <w:shd w:val="clear" w:color="auto" w:fill="FFCC99"/>
            <w:vAlign w:val="center"/>
          </w:tcPr>
          <w:p w14:paraId="4DD79BC0">
            <w:pPr>
              <w:rPr>
                <w:rFonts w:ascii="宋体" w:hAnsi="宋体" w:cs="Arial"/>
                <w:b/>
                <w:color w:val="000000"/>
                <w:sz w:val="21"/>
                <w:szCs w:val="21"/>
              </w:rPr>
            </w:pPr>
            <w:r>
              <w:rPr>
                <w:rFonts w:hint="eastAsia" w:ascii="宋体" w:hAnsi="宋体" w:cs="Arial"/>
                <w:b/>
                <w:color w:val="000000"/>
                <w:sz w:val="21"/>
                <w:szCs w:val="21"/>
              </w:rPr>
              <w:t>名称</w:t>
            </w:r>
          </w:p>
        </w:tc>
        <w:tc>
          <w:tcPr>
            <w:tcW w:w="1028" w:type="dxa"/>
            <w:shd w:val="clear" w:color="auto" w:fill="FFCC99"/>
            <w:vAlign w:val="center"/>
          </w:tcPr>
          <w:p w14:paraId="4B1BB522">
            <w:pPr>
              <w:rPr>
                <w:rFonts w:ascii="宋体" w:hAnsi="宋体" w:cs="Arial"/>
                <w:b/>
                <w:color w:val="000000"/>
                <w:sz w:val="21"/>
                <w:szCs w:val="21"/>
              </w:rPr>
            </w:pPr>
            <w:r>
              <w:rPr>
                <w:rFonts w:hint="eastAsia" w:ascii="宋体" w:hAnsi="宋体" w:cs="Arial"/>
                <w:b/>
                <w:color w:val="000000"/>
                <w:sz w:val="21"/>
                <w:szCs w:val="21"/>
              </w:rPr>
              <w:t>输入/输出</w:t>
            </w:r>
          </w:p>
        </w:tc>
        <w:tc>
          <w:tcPr>
            <w:tcW w:w="999" w:type="dxa"/>
            <w:shd w:val="clear" w:color="auto" w:fill="FFCC99"/>
            <w:vAlign w:val="center"/>
          </w:tcPr>
          <w:p w14:paraId="3E9A109B">
            <w:pPr>
              <w:rPr>
                <w:rFonts w:ascii="宋体" w:hAnsi="宋体" w:cs="Arial"/>
                <w:b/>
                <w:color w:val="000000"/>
                <w:sz w:val="21"/>
                <w:szCs w:val="21"/>
              </w:rPr>
            </w:pPr>
            <w:r>
              <w:rPr>
                <w:rFonts w:hint="eastAsia" w:ascii="宋体" w:hAnsi="宋体" w:cs="Arial"/>
                <w:b/>
                <w:color w:val="000000"/>
                <w:sz w:val="21"/>
                <w:szCs w:val="21"/>
              </w:rPr>
              <w:t>缺省值</w:t>
            </w:r>
          </w:p>
        </w:tc>
        <w:tc>
          <w:tcPr>
            <w:tcW w:w="1057" w:type="dxa"/>
            <w:shd w:val="clear" w:color="auto" w:fill="FFCC99"/>
            <w:vAlign w:val="center"/>
          </w:tcPr>
          <w:p w14:paraId="4104A7A6">
            <w:pPr>
              <w:rPr>
                <w:rFonts w:ascii="宋体" w:hAnsi="宋体" w:cs="Arial"/>
                <w:b/>
                <w:color w:val="000000"/>
                <w:sz w:val="21"/>
                <w:szCs w:val="21"/>
              </w:rPr>
            </w:pPr>
            <w:r>
              <w:rPr>
                <w:rFonts w:hint="eastAsia" w:ascii="宋体" w:hAnsi="宋体" w:cs="Arial"/>
                <w:b/>
                <w:color w:val="000000"/>
                <w:sz w:val="21"/>
                <w:szCs w:val="21"/>
              </w:rPr>
              <w:t>类型/长度</w:t>
            </w:r>
          </w:p>
        </w:tc>
        <w:tc>
          <w:tcPr>
            <w:tcW w:w="897" w:type="dxa"/>
            <w:shd w:val="clear" w:color="auto" w:fill="FFCC99"/>
            <w:vAlign w:val="center"/>
          </w:tcPr>
          <w:p w14:paraId="1889E2A7">
            <w:pPr>
              <w:rPr>
                <w:rFonts w:ascii="宋体" w:hAnsi="宋体" w:cs="Arial"/>
                <w:b/>
                <w:color w:val="000000"/>
                <w:sz w:val="21"/>
                <w:szCs w:val="21"/>
              </w:rPr>
            </w:pPr>
            <w:r>
              <w:rPr>
                <w:rFonts w:hint="eastAsia" w:ascii="宋体" w:hAnsi="宋体" w:cs="Arial"/>
                <w:b/>
                <w:color w:val="000000"/>
                <w:sz w:val="21"/>
                <w:szCs w:val="21"/>
              </w:rPr>
              <w:t>是否必输</w:t>
            </w:r>
          </w:p>
        </w:tc>
        <w:tc>
          <w:tcPr>
            <w:tcW w:w="2495" w:type="dxa"/>
            <w:shd w:val="clear" w:color="auto" w:fill="FFCC99"/>
            <w:vAlign w:val="center"/>
          </w:tcPr>
          <w:p w14:paraId="2075A9F0">
            <w:pPr>
              <w:rPr>
                <w:rFonts w:ascii="宋体" w:hAnsi="宋体" w:cs="Arial"/>
                <w:b/>
                <w:color w:val="000000"/>
                <w:sz w:val="21"/>
                <w:szCs w:val="21"/>
              </w:rPr>
            </w:pPr>
            <w:r>
              <w:rPr>
                <w:rFonts w:hint="eastAsia" w:ascii="宋体" w:hAnsi="宋体" w:cs="Arial"/>
                <w:b/>
                <w:color w:val="000000"/>
                <w:sz w:val="21"/>
                <w:szCs w:val="21"/>
              </w:rPr>
              <w:t>备注</w:t>
            </w:r>
          </w:p>
        </w:tc>
      </w:tr>
      <w:tr w14:paraId="3E9E1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8522" w:type="dxa"/>
            <w:gridSpan w:val="7"/>
            <w:vAlign w:val="center"/>
          </w:tcPr>
          <w:p w14:paraId="758BF62E">
            <w:pPr>
              <w:rPr>
                <w:rFonts w:ascii="宋体" w:hAnsi="宋体" w:cs="Arial"/>
                <w:color w:val="000000"/>
                <w:sz w:val="21"/>
                <w:szCs w:val="21"/>
              </w:rPr>
            </w:pPr>
            <w:r>
              <w:rPr>
                <w:rFonts w:hint="eastAsia" w:ascii="宋体" w:hAnsi="宋体" w:cs="Arial"/>
                <w:color w:val="000000"/>
                <w:sz w:val="21"/>
                <w:szCs w:val="21"/>
              </w:rPr>
              <w:t>输入</w:t>
            </w:r>
          </w:p>
        </w:tc>
      </w:tr>
      <w:tr w14:paraId="46565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7262FC0B">
            <w:pPr>
              <w:numPr>
                <w:ilvl w:val="0"/>
                <w:numId w:val="184"/>
              </w:numPr>
              <w:rPr>
                <w:rFonts w:ascii="宋体" w:hAnsi="宋体"/>
                <w:color w:val="000000"/>
                <w:sz w:val="21"/>
                <w:szCs w:val="21"/>
              </w:rPr>
            </w:pPr>
          </w:p>
        </w:tc>
        <w:tc>
          <w:tcPr>
            <w:tcW w:w="1619" w:type="dxa"/>
            <w:vAlign w:val="center"/>
          </w:tcPr>
          <w:p w14:paraId="0BC725B2">
            <w:pPr>
              <w:rPr>
                <w:rFonts w:ascii="宋体" w:hAnsi="宋体" w:cs="Arial"/>
                <w:sz w:val="21"/>
                <w:szCs w:val="21"/>
              </w:rPr>
            </w:pPr>
            <w:r>
              <w:rPr>
                <w:rFonts w:hint="eastAsia" w:ascii="宋体" w:hAnsi="宋体" w:cs="Arial"/>
                <w:sz w:val="21"/>
                <w:szCs w:val="21"/>
              </w:rPr>
              <w:t>提前还款本金</w:t>
            </w:r>
          </w:p>
        </w:tc>
        <w:tc>
          <w:tcPr>
            <w:tcW w:w="1028" w:type="dxa"/>
            <w:vAlign w:val="center"/>
          </w:tcPr>
          <w:p w14:paraId="09AAB144">
            <w:pPr>
              <w:rPr>
                <w:rFonts w:ascii="宋体" w:hAnsi="宋体" w:cs="Arial"/>
                <w:sz w:val="21"/>
                <w:szCs w:val="21"/>
              </w:rPr>
            </w:pPr>
            <w:r>
              <w:rPr>
                <w:rFonts w:hint="eastAsia" w:ascii="宋体" w:hAnsi="宋体" w:cs="Arial"/>
                <w:sz w:val="21"/>
                <w:szCs w:val="21"/>
              </w:rPr>
              <w:t>文本框</w:t>
            </w:r>
          </w:p>
        </w:tc>
        <w:tc>
          <w:tcPr>
            <w:tcW w:w="999" w:type="dxa"/>
            <w:vAlign w:val="center"/>
          </w:tcPr>
          <w:p w14:paraId="24A65AAE">
            <w:pPr>
              <w:rPr>
                <w:rFonts w:ascii="宋体" w:hAnsi="宋体" w:cs="Arial"/>
                <w:color w:val="000000"/>
                <w:sz w:val="21"/>
                <w:szCs w:val="21"/>
              </w:rPr>
            </w:pPr>
          </w:p>
        </w:tc>
        <w:tc>
          <w:tcPr>
            <w:tcW w:w="1057" w:type="dxa"/>
            <w:vAlign w:val="center"/>
          </w:tcPr>
          <w:p w14:paraId="1A70CC92">
            <w:pPr>
              <w:rPr>
                <w:rFonts w:ascii="宋体" w:hAnsi="宋体" w:cs="Arial"/>
                <w:color w:val="000000"/>
                <w:sz w:val="21"/>
                <w:szCs w:val="21"/>
              </w:rPr>
            </w:pPr>
          </w:p>
        </w:tc>
        <w:tc>
          <w:tcPr>
            <w:tcW w:w="897" w:type="dxa"/>
            <w:vAlign w:val="center"/>
          </w:tcPr>
          <w:p w14:paraId="3B48C98E">
            <w:pPr>
              <w:rPr>
                <w:rFonts w:ascii="宋体" w:hAnsi="宋体" w:cs="Arial"/>
                <w:color w:val="000000"/>
                <w:sz w:val="21"/>
                <w:szCs w:val="21"/>
              </w:rPr>
            </w:pPr>
          </w:p>
        </w:tc>
        <w:tc>
          <w:tcPr>
            <w:tcW w:w="2495" w:type="dxa"/>
            <w:vAlign w:val="center"/>
          </w:tcPr>
          <w:p w14:paraId="122FC3E2">
            <w:pPr>
              <w:rPr>
                <w:rFonts w:ascii="宋体" w:hAnsi="宋体" w:cs="Arial"/>
                <w:color w:val="000000"/>
                <w:sz w:val="21"/>
                <w:szCs w:val="21"/>
              </w:rPr>
            </w:pPr>
          </w:p>
        </w:tc>
      </w:tr>
      <w:tr w14:paraId="21C13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66F99A00">
            <w:pPr>
              <w:numPr>
                <w:ilvl w:val="0"/>
                <w:numId w:val="184"/>
              </w:numPr>
              <w:rPr>
                <w:rFonts w:ascii="宋体" w:hAnsi="宋体"/>
                <w:color w:val="000000"/>
                <w:sz w:val="21"/>
                <w:szCs w:val="21"/>
              </w:rPr>
            </w:pPr>
          </w:p>
        </w:tc>
        <w:tc>
          <w:tcPr>
            <w:tcW w:w="1619" w:type="dxa"/>
            <w:vAlign w:val="center"/>
          </w:tcPr>
          <w:p w14:paraId="46EFF33D">
            <w:pPr>
              <w:rPr>
                <w:rFonts w:ascii="宋体" w:hAnsi="宋体" w:cs="Arial"/>
                <w:sz w:val="21"/>
                <w:szCs w:val="21"/>
              </w:rPr>
            </w:pPr>
            <w:r>
              <w:rPr>
                <w:rFonts w:hint="eastAsia" w:ascii="宋体" w:hAnsi="宋体" w:cs="Arial"/>
                <w:sz w:val="21"/>
                <w:szCs w:val="21"/>
              </w:rPr>
              <w:t>计划还款日</w:t>
            </w:r>
          </w:p>
        </w:tc>
        <w:tc>
          <w:tcPr>
            <w:tcW w:w="1028" w:type="dxa"/>
            <w:vAlign w:val="center"/>
          </w:tcPr>
          <w:p w14:paraId="13DDFC8B">
            <w:pPr>
              <w:rPr>
                <w:rFonts w:ascii="宋体" w:hAnsi="宋体" w:cs="Arial"/>
                <w:sz w:val="21"/>
                <w:szCs w:val="21"/>
              </w:rPr>
            </w:pPr>
            <w:r>
              <w:rPr>
                <w:rFonts w:hint="eastAsia" w:ascii="宋体" w:hAnsi="宋体" w:cs="Arial"/>
                <w:sz w:val="21"/>
                <w:szCs w:val="21"/>
              </w:rPr>
              <w:t>文本框</w:t>
            </w:r>
          </w:p>
        </w:tc>
        <w:tc>
          <w:tcPr>
            <w:tcW w:w="999" w:type="dxa"/>
            <w:vAlign w:val="center"/>
          </w:tcPr>
          <w:p w14:paraId="50C85355">
            <w:pPr>
              <w:rPr>
                <w:rFonts w:ascii="宋体" w:hAnsi="宋体" w:cs="Arial"/>
                <w:color w:val="000000"/>
                <w:sz w:val="21"/>
                <w:szCs w:val="21"/>
              </w:rPr>
            </w:pPr>
          </w:p>
        </w:tc>
        <w:tc>
          <w:tcPr>
            <w:tcW w:w="1057" w:type="dxa"/>
            <w:vAlign w:val="center"/>
          </w:tcPr>
          <w:p w14:paraId="52AC6270">
            <w:pPr>
              <w:rPr>
                <w:rFonts w:ascii="宋体" w:hAnsi="宋体" w:cs="Arial"/>
                <w:color w:val="000000"/>
                <w:sz w:val="21"/>
                <w:szCs w:val="21"/>
              </w:rPr>
            </w:pPr>
          </w:p>
        </w:tc>
        <w:tc>
          <w:tcPr>
            <w:tcW w:w="897" w:type="dxa"/>
            <w:vAlign w:val="center"/>
          </w:tcPr>
          <w:p w14:paraId="3C1AEE6E">
            <w:pPr>
              <w:rPr>
                <w:rFonts w:ascii="宋体" w:hAnsi="宋体" w:cs="Arial"/>
                <w:color w:val="000000"/>
                <w:sz w:val="21"/>
                <w:szCs w:val="21"/>
              </w:rPr>
            </w:pPr>
          </w:p>
        </w:tc>
        <w:tc>
          <w:tcPr>
            <w:tcW w:w="2495" w:type="dxa"/>
            <w:vAlign w:val="center"/>
          </w:tcPr>
          <w:p w14:paraId="71854EB0">
            <w:pPr>
              <w:rPr>
                <w:rFonts w:ascii="宋体" w:hAnsi="宋体"/>
                <w:sz w:val="21"/>
                <w:szCs w:val="21"/>
              </w:rPr>
            </w:pPr>
          </w:p>
        </w:tc>
      </w:tr>
      <w:tr w14:paraId="2A4A9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1ABDEA92">
            <w:pPr>
              <w:numPr>
                <w:ilvl w:val="0"/>
                <w:numId w:val="184"/>
              </w:numPr>
              <w:rPr>
                <w:rFonts w:ascii="宋体" w:hAnsi="宋体"/>
                <w:color w:val="000000"/>
                <w:sz w:val="21"/>
                <w:szCs w:val="21"/>
              </w:rPr>
            </w:pPr>
          </w:p>
        </w:tc>
        <w:tc>
          <w:tcPr>
            <w:tcW w:w="1619" w:type="dxa"/>
            <w:vAlign w:val="center"/>
          </w:tcPr>
          <w:p w14:paraId="79D40D1D">
            <w:pPr>
              <w:rPr>
                <w:rFonts w:ascii="宋体" w:hAnsi="宋体" w:cs="Arial"/>
                <w:sz w:val="21"/>
                <w:szCs w:val="21"/>
              </w:rPr>
            </w:pPr>
            <w:r>
              <w:rPr>
                <w:rFonts w:hint="eastAsia" w:ascii="宋体" w:hAnsi="宋体" w:cs="Arial"/>
                <w:sz w:val="21"/>
                <w:szCs w:val="21"/>
              </w:rPr>
              <w:t>试算</w:t>
            </w:r>
          </w:p>
        </w:tc>
        <w:tc>
          <w:tcPr>
            <w:tcW w:w="1028" w:type="dxa"/>
          </w:tcPr>
          <w:p w14:paraId="139C142A">
            <w:pPr>
              <w:rPr>
                <w:rFonts w:ascii="宋体" w:hAnsi="宋体"/>
                <w:sz w:val="21"/>
                <w:szCs w:val="21"/>
              </w:rPr>
            </w:pPr>
            <w:r>
              <w:rPr>
                <w:rFonts w:hint="eastAsia" w:ascii="宋体" w:hAnsi="宋体"/>
                <w:sz w:val="21"/>
                <w:szCs w:val="21"/>
              </w:rPr>
              <w:t>按钮</w:t>
            </w:r>
          </w:p>
        </w:tc>
        <w:tc>
          <w:tcPr>
            <w:tcW w:w="999" w:type="dxa"/>
            <w:vAlign w:val="center"/>
          </w:tcPr>
          <w:p w14:paraId="0FA11141">
            <w:pPr>
              <w:rPr>
                <w:rFonts w:ascii="宋体" w:hAnsi="宋体" w:cs="Arial"/>
                <w:color w:val="000000"/>
                <w:sz w:val="21"/>
                <w:szCs w:val="21"/>
              </w:rPr>
            </w:pPr>
          </w:p>
        </w:tc>
        <w:tc>
          <w:tcPr>
            <w:tcW w:w="1057" w:type="dxa"/>
            <w:vAlign w:val="center"/>
          </w:tcPr>
          <w:p w14:paraId="2EA27305">
            <w:pPr>
              <w:rPr>
                <w:rFonts w:ascii="宋体" w:hAnsi="宋体" w:cs="Arial"/>
                <w:color w:val="000000"/>
                <w:sz w:val="21"/>
                <w:szCs w:val="21"/>
              </w:rPr>
            </w:pPr>
          </w:p>
        </w:tc>
        <w:tc>
          <w:tcPr>
            <w:tcW w:w="897" w:type="dxa"/>
          </w:tcPr>
          <w:p w14:paraId="35BA8438">
            <w:pPr>
              <w:rPr>
                <w:rFonts w:ascii="宋体" w:hAnsi="宋体"/>
                <w:sz w:val="21"/>
                <w:szCs w:val="21"/>
              </w:rPr>
            </w:pPr>
          </w:p>
        </w:tc>
        <w:tc>
          <w:tcPr>
            <w:tcW w:w="2495" w:type="dxa"/>
            <w:vAlign w:val="center"/>
          </w:tcPr>
          <w:p w14:paraId="32EFC40B">
            <w:pPr>
              <w:rPr>
                <w:rFonts w:ascii="宋体" w:hAnsi="宋体" w:cs="Arial"/>
                <w:sz w:val="21"/>
                <w:szCs w:val="21"/>
              </w:rPr>
            </w:pPr>
          </w:p>
        </w:tc>
      </w:tr>
      <w:tr w14:paraId="63618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3931AEA9">
            <w:pPr>
              <w:numPr>
                <w:ilvl w:val="0"/>
                <w:numId w:val="184"/>
              </w:numPr>
              <w:rPr>
                <w:rFonts w:ascii="宋体" w:hAnsi="宋体"/>
                <w:color w:val="000000"/>
                <w:sz w:val="21"/>
                <w:szCs w:val="21"/>
              </w:rPr>
            </w:pPr>
          </w:p>
        </w:tc>
        <w:tc>
          <w:tcPr>
            <w:tcW w:w="1619" w:type="dxa"/>
            <w:vAlign w:val="center"/>
          </w:tcPr>
          <w:p w14:paraId="70C09632">
            <w:pPr>
              <w:rPr>
                <w:rFonts w:ascii="宋体" w:hAnsi="宋体" w:cs="Arial"/>
                <w:sz w:val="21"/>
                <w:szCs w:val="21"/>
              </w:rPr>
            </w:pPr>
            <w:r>
              <w:rPr>
                <w:rFonts w:hint="eastAsia" w:ascii="宋体" w:hAnsi="宋体" w:cs="Arial"/>
                <w:sz w:val="21"/>
                <w:szCs w:val="21"/>
              </w:rPr>
              <w:t>重置</w:t>
            </w:r>
          </w:p>
        </w:tc>
        <w:tc>
          <w:tcPr>
            <w:tcW w:w="1028" w:type="dxa"/>
          </w:tcPr>
          <w:p w14:paraId="06B87CC5">
            <w:pPr>
              <w:rPr>
                <w:rFonts w:ascii="宋体" w:hAnsi="宋体"/>
                <w:sz w:val="21"/>
                <w:szCs w:val="21"/>
              </w:rPr>
            </w:pPr>
            <w:r>
              <w:rPr>
                <w:rFonts w:hint="eastAsia" w:ascii="宋体" w:hAnsi="宋体"/>
                <w:sz w:val="21"/>
                <w:szCs w:val="21"/>
              </w:rPr>
              <w:t>按钮</w:t>
            </w:r>
          </w:p>
        </w:tc>
        <w:tc>
          <w:tcPr>
            <w:tcW w:w="999" w:type="dxa"/>
            <w:vAlign w:val="center"/>
          </w:tcPr>
          <w:p w14:paraId="0A4BE4DA">
            <w:pPr>
              <w:rPr>
                <w:rFonts w:ascii="宋体" w:hAnsi="宋体" w:cs="Arial"/>
                <w:color w:val="000000"/>
                <w:sz w:val="21"/>
                <w:szCs w:val="21"/>
              </w:rPr>
            </w:pPr>
          </w:p>
        </w:tc>
        <w:tc>
          <w:tcPr>
            <w:tcW w:w="1057" w:type="dxa"/>
            <w:vAlign w:val="center"/>
          </w:tcPr>
          <w:p w14:paraId="579DE5A5">
            <w:pPr>
              <w:rPr>
                <w:rFonts w:ascii="宋体" w:hAnsi="宋体" w:cs="Arial"/>
                <w:color w:val="000000"/>
                <w:sz w:val="21"/>
                <w:szCs w:val="21"/>
              </w:rPr>
            </w:pPr>
          </w:p>
        </w:tc>
        <w:tc>
          <w:tcPr>
            <w:tcW w:w="897" w:type="dxa"/>
          </w:tcPr>
          <w:p w14:paraId="00AC387C">
            <w:pPr>
              <w:rPr>
                <w:rFonts w:ascii="宋体" w:hAnsi="宋体"/>
                <w:sz w:val="21"/>
                <w:szCs w:val="21"/>
              </w:rPr>
            </w:pPr>
          </w:p>
        </w:tc>
        <w:tc>
          <w:tcPr>
            <w:tcW w:w="2495" w:type="dxa"/>
            <w:vAlign w:val="center"/>
          </w:tcPr>
          <w:p w14:paraId="334DED6C">
            <w:pPr>
              <w:rPr>
                <w:rFonts w:ascii="宋体" w:hAnsi="宋体" w:cs="Arial"/>
                <w:sz w:val="21"/>
                <w:szCs w:val="21"/>
              </w:rPr>
            </w:pPr>
          </w:p>
        </w:tc>
      </w:tr>
      <w:tr w14:paraId="70492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8522" w:type="dxa"/>
            <w:gridSpan w:val="7"/>
            <w:vAlign w:val="center"/>
          </w:tcPr>
          <w:p w14:paraId="58193E56">
            <w:pPr>
              <w:rPr>
                <w:rFonts w:ascii="宋体" w:hAnsi="宋体" w:cs="Arial"/>
                <w:sz w:val="21"/>
                <w:szCs w:val="21"/>
              </w:rPr>
            </w:pPr>
            <w:r>
              <w:rPr>
                <w:rFonts w:hint="eastAsia" w:ascii="宋体" w:hAnsi="宋体" w:cs="Arial"/>
                <w:sz w:val="21"/>
                <w:szCs w:val="21"/>
              </w:rPr>
              <w:t>输出</w:t>
            </w:r>
          </w:p>
        </w:tc>
      </w:tr>
      <w:tr w14:paraId="5DAC9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1E139C53">
            <w:pPr>
              <w:numPr>
                <w:ilvl w:val="0"/>
                <w:numId w:val="184"/>
              </w:numPr>
              <w:rPr>
                <w:rFonts w:ascii="宋体" w:hAnsi="宋体"/>
                <w:color w:val="000000"/>
                <w:sz w:val="21"/>
                <w:szCs w:val="21"/>
              </w:rPr>
            </w:pPr>
          </w:p>
        </w:tc>
        <w:tc>
          <w:tcPr>
            <w:tcW w:w="1619" w:type="dxa"/>
            <w:vAlign w:val="center"/>
          </w:tcPr>
          <w:p w14:paraId="685C7AFE">
            <w:pPr>
              <w:rPr>
                <w:rFonts w:ascii="宋体" w:hAnsi="宋体" w:cs="Arial"/>
                <w:sz w:val="21"/>
                <w:szCs w:val="21"/>
              </w:rPr>
            </w:pPr>
            <w:r>
              <w:rPr>
                <w:rFonts w:hint="eastAsia" w:ascii="宋体" w:hAnsi="宋体" w:cs="Arial"/>
                <w:sz w:val="21"/>
                <w:szCs w:val="21"/>
              </w:rPr>
              <w:t>本次需支付的本息和</w:t>
            </w:r>
          </w:p>
        </w:tc>
        <w:tc>
          <w:tcPr>
            <w:tcW w:w="1028" w:type="dxa"/>
            <w:vAlign w:val="center"/>
          </w:tcPr>
          <w:p w14:paraId="193084DA">
            <w:pPr>
              <w:rPr>
                <w:rFonts w:ascii="宋体" w:hAnsi="宋体" w:cs="Arial"/>
                <w:sz w:val="21"/>
                <w:szCs w:val="21"/>
              </w:rPr>
            </w:pPr>
            <w:r>
              <w:rPr>
                <w:rFonts w:hint="eastAsia" w:ascii="宋体" w:hAnsi="宋体" w:cs="Arial"/>
                <w:sz w:val="21"/>
                <w:szCs w:val="21"/>
              </w:rPr>
              <w:t>文本</w:t>
            </w:r>
          </w:p>
        </w:tc>
        <w:tc>
          <w:tcPr>
            <w:tcW w:w="999" w:type="dxa"/>
            <w:vAlign w:val="center"/>
          </w:tcPr>
          <w:p w14:paraId="40414F83">
            <w:pPr>
              <w:rPr>
                <w:rFonts w:ascii="宋体" w:hAnsi="宋体" w:cs="Arial"/>
                <w:color w:val="000000"/>
                <w:sz w:val="21"/>
                <w:szCs w:val="21"/>
              </w:rPr>
            </w:pPr>
          </w:p>
        </w:tc>
        <w:tc>
          <w:tcPr>
            <w:tcW w:w="1057" w:type="dxa"/>
            <w:vAlign w:val="center"/>
          </w:tcPr>
          <w:p w14:paraId="180B0121">
            <w:pPr>
              <w:rPr>
                <w:rFonts w:ascii="宋体" w:hAnsi="宋体" w:cs="Arial"/>
                <w:color w:val="000000"/>
                <w:sz w:val="21"/>
                <w:szCs w:val="21"/>
              </w:rPr>
            </w:pPr>
          </w:p>
        </w:tc>
        <w:tc>
          <w:tcPr>
            <w:tcW w:w="897" w:type="dxa"/>
          </w:tcPr>
          <w:p w14:paraId="322A8BB0">
            <w:pPr>
              <w:rPr>
                <w:rFonts w:ascii="宋体" w:hAnsi="宋体"/>
                <w:sz w:val="21"/>
                <w:szCs w:val="21"/>
              </w:rPr>
            </w:pPr>
          </w:p>
        </w:tc>
        <w:tc>
          <w:tcPr>
            <w:tcW w:w="2495" w:type="dxa"/>
            <w:vAlign w:val="center"/>
          </w:tcPr>
          <w:p w14:paraId="157510B5">
            <w:pPr>
              <w:rPr>
                <w:rFonts w:ascii="宋体" w:hAnsi="宋体" w:cs="Arial"/>
                <w:sz w:val="21"/>
                <w:szCs w:val="21"/>
              </w:rPr>
            </w:pPr>
          </w:p>
        </w:tc>
      </w:tr>
      <w:tr w14:paraId="5B68C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5CAF1C13">
            <w:pPr>
              <w:numPr>
                <w:ilvl w:val="0"/>
                <w:numId w:val="184"/>
              </w:numPr>
              <w:rPr>
                <w:rFonts w:ascii="宋体" w:hAnsi="宋体"/>
                <w:color w:val="000000"/>
                <w:sz w:val="21"/>
                <w:szCs w:val="21"/>
              </w:rPr>
            </w:pPr>
          </w:p>
        </w:tc>
        <w:tc>
          <w:tcPr>
            <w:tcW w:w="1619" w:type="dxa"/>
            <w:vAlign w:val="center"/>
          </w:tcPr>
          <w:p w14:paraId="17067BD3">
            <w:pPr>
              <w:rPr>
                <w:rFonts w:ascii="宋体" w:hAnsi="宋体" w:cs="Arial"/>
                <w:sz w:val="21"/>
                <w:szCs w:val="21"/>
              </w:rPr>
            </w:pPr>
            <w:r>
              <w:rPr>
                <w:rFonts w:hint="eastAsia" w:ascii="宋体" w:hAnsi="宋体" w:cs="Arial"/>
                <w:sz w:val="21"/>
                <w:szCs w:val="21"/>
              </w:rPr>
              <w:t>本次需支付的利息</w:t>
            </w:r>
          </w:p>
        </w:tc>
        <w:tc>
          <w:tcPr>
            <w:tcW w:w="1028" w:type="dxa"/>
            <w:vAlign w:val="center"/>
          </w:tcPr>
          <w:p w14:paraId="70179302">
            <w:pPr>
              <w:rPr>
                <w:rFonts w:ascii="宋体" w:hAnsi="宋体" w:cs="Arial"/>
                <w:sz w:val="21"/>
                <w:szCs w:val="21"/>
              </w:rPr>
            </w:pPr>
            <w:r>
              <w:rPr>
                <w:rFonts w:hint="eastAsia" w:ascii="宋体" w:hAnsi="宋体" w:cs="Arial"/>
                <w:sz w:val="21"/>
                <w:szCs w:val="21"/>
              </w:rPr>
              <w:t>文本</w:t>
            </w:r>
          </w:p>
        </w:tc>
        <w:tc>
          <w:tcPr>
            <w:tcW w:w="999" w:type="dxa"/>
            <w:vAlign w:val="center"/>
          </w:tcPr>
          <w:p w14:paraId="35A7E0AD">
            <w:pPr>
              <w:rPr>
                <w:rFonts w:ascii="宋体" w:hAnsi="宋体" w:cs="Arial"/>
                <w:color w:val="000000"/>
                <w:sz w:val="21"/>
                <w:szCs w:val="21"/>
              </w:rPr>
            </w:pPr>
          </w:p>
        </w:tc>
        <w:tc>
          <w:tcPr>
            <w:tcW w:w="1057" w:type="dxa"/>
            <w:vAlign w:val="center"/>
          </w:tcPr>
          <w:p w14:paraId="4DC62AFE">
            <w:pPr>
              <w:rPr>
                <w:rFonts w:ascii="宋体" w:hAnsi="宋体" w:cs="Arial"/>
                <w:color w:val="000000"/>
                <w:sz w:val="21"/>
                <w:szCs w:val="21"/>
              </w:rPr>
            </w:pPr>
          </w:p>
        </w:tc>
        <w:tc>
          <w:tcPr>
            <w:tcW w:w="897" w:type="dxa"/>
          </w:tcPr>
          <w:p w14:paraId="41D9BCCF">
            <w:pPr>
              <w:rPr>
                <w:rFonts w:ascii="宋体" w:hAnsi="宋体"/>
                <w:sz w:val="21"/>
                <w:szCs w:val="21"/>
              </w:rPr>
            </w:pPr>
          </w:p>
        </w:tc>
        <w:tc>
          <w:tcPr>
            <w:tcW w:w="2495" w:type="dxa"/>
            <w:vAlign w:val="center"/>
          </w:tcPr>
          <w:p w14:paraId="1C579B82">
            <w:pPr>
              <w:rPr>
                <w:rFonts w:ascii="宋体" w:hAnsi="宋体" w:cs="Arial"/>
                <w:color w:val="000000"/>
                <w:sz w:val="21"/>
                <w:szCs w:val="21"/>
              </w:rPr>
            </w:pPr>
          </w:p>
        </w:tc>
      </w:tr>
    </w:tbl>
    <w:p w14:paraId="6F9F2CC3">
      <w:pPr>
        <w:pStyle w:val="6"/>
      </w:pPr>
    </w:p>
    <w:p w14:paraId="14D49065">
      <w:pPr>
        <w:pStyle w:val="74"/>
        <w:numPr>
          <w:ilvl w:val="1"/>
          <w:numId w:val="2"/>
        </w:numPr>
        <w:ind w:left="-76"/>
        <w:rPr>
          <w:rFonts w:ascii="宋体" w:hAnsi="宋体" w:eastAsia="宋体"/>
        </w:rPr>
      </w:pPr>
      <w:bookmarkStart w:id="888" w:name="_Toc351988587"/>
      <w:r>
        <w:rPr>
          <w:rFonts w:hint="eastAsia" w:ascii="宋体" w:hAnsi="宋体" w:eastAsia="宋体"/>
        </w:rPr>
        <w:t>贷款计算器</w:t>
      </w:r>
      <w:bookmarkEnd w:id="888"/>
    </w:p>
    <w:p w14:paraId="61E26B38">
      <w:pPr>
        <w:pStyle w:val="4"/>
        <w:numPr>
          <w:ilvl w:val="2"/>
          <w:numId w:val="2"/>
        </w:numPr>
        <w:ind w:left="57"/>
      </w:pPr>
      <w:bookmarkStart w:id="889" w:name="_Toc351988588"/>
      <w:r>
        <w:rPr>
          <w:rFonts w:hint="eastAsia"/>
        </w:rPr>
        <w:t>功能描述</w:t>
      </w:r>
      <w:bookmarkEnd w:id="889"/>
    </w:p>
    <w:p w14:paraId="24B14803">
      <w:pPr>
        <w:pStyle w:val="88"/>
        <w:rPr>
          <w:rFonts w:ascii="宋体" w:hAnsi="宋体"/>
          <w:szCs w:val="21"/>
        </w:rPr>
      </w:pPr>
      <w:r>
        <w:rPr>
          <w:rFonts w:hint="eastAsia" w:ascii="宋体" w:hAnsi="宋体"/>
          <w:szCs w:val="21"/>
        </w:rPr>
        <w:t>用户可通过此功能对新增贷款的贷款试算</w:t>
      </w:r>
    </w:p>
    <w:p w14:paraId="3AE41F7C">
      <w:pPr>
        <w:pStyle w:val="4"/>
        <w:numPr>
          <w:ilvl w:val="2"/>
          <w:numId w:val="2"/>
        </w:numPr>
        <w:ind w:left="57"/>
      </w:pPr>
      <w:bookmarkStart w:id="890" w:name="_Toc351988589"/>
      <w:r>
        <w:rPr>
          <w:rFonts w:hint="eastAsia"/>
        </w:rPr>
        <w:t>业务流程</w:t>
      </w:r>
      <w:bookmarkEnd w:id="890"/>
    </w:p>
    <w:p w14:paraId="4716A274">
      <w:pPr>
        <w:rPr>
          <w:rFonts w:ascii="宋体" w:hAnsi="宋体"/>
          <w:sz w:val="21"/>
          <w:szCs w:val="21"/>
        </w:rPr>
      </w:pPr>
      <w:r>
        <w:object>
          <v:shape id="_x0000_i1052" o:spt="75" type="#_x0000_t75" style="height:458.25pt;width:488.25pt;" o:ole="t" filled="f" o:preferrelative="t" stroked="f" coordsize="21600,21600">
            <v:path/>
            <v:fill on="f" focussize="0,0"/>
            <v:stroke on="f" joinstyle="miter"/>
            <v:imagedata r:id="rId64" o:title=""/>
            <o:lock v:ext="edit" aspectratio="t"/>
            <w10:wrap type="none"/>
            <w10:anchorlock/>
          </v:shape>
          <o:OLEObject Type="Embed" ProgID="Visio.Drawing.11" ShapeID="_x0000_i1052" DrawAspect="Content" ObjectID="_1468075752" r:id="rId63">
            <o:LockedField>false</o:LockedField>
          </o:OLEObject>
        </w:object>
      </w:r>
      <w:r>
        <w:rPr>
          <w:rFonts w:hint="eastAsia" w:ascii="宋体" w:hAnsi="宋体"/>
          <w:b/>
          <w:sz w:val="21"/>
          <w:szCs w:val="21"/>
        </w:rPr>
        <w:t>流程说明：</w:t>
      </w:r>
    </w:p>
    <w:p w14:paraId="163F875D">
      <w:pPr>
        <w:pStyle w:val="88"/>
        <w:numPr>
          <w:ilvl w:val="0"/>
          <w:numId w:val="185"/>
        </w:numPr>
        <w:ind w:firstLineChars="0"/>
        <w:rPr>
          <w:rFonts w:ascii="宋体" w:hAnsi="宋体" w:cs="Arial"/>
          <w:bCs/>
          <w:color w:val="000000"/>
          <w:szCs w:val="21"/>
        </w:rPr>
      </w:pPr>
      <w:r>
        <w:rPr>
          <w:rFonts w:ascii="宋体" w:hAnsi="宋体" w:cs="Arial"/>
          <w:bCs/>
          <w:color w:val="000000"/>
          <w:szCs w:val="21"/>
        </w:rPr>
        <w:t>用户</w:t>
      </w:r>
      <w:r>
        <w:rPr>
          <w:rFonts w:hint="eastAsia" w:ascii="宋体" w:hAnsi="宋体" w:cs="Arial"/>
          <w:bCs/>
          <w:color w:val="000000"/>
          <w:szCs w:val="21"/>
        </w:rPr>
        <w:t>点击“贷款试算”菜单，进入贷款试算页面</w:t>
      </w:r>
    </w:p>
    <w:p w14:paraId="15EA75B1">
      <w:pPr>
        <w:pStyle w:val="88"/>
        <w:numPr>
          <w:ilvl w:val="0"/>
          <w:numId w:val="185"/>
        </w:numPr>
        <w:ind w:firstLineChars="0"/>
        <w:rPr>
          <w:rFonts w:ascii="宋体" w:hAnsi="宋体" w:cs="Arial"/>
          <w:bCs/>
          <w:color w:val="000000"/>
          <w:szCs w:val="21"/>
        </w:rPr>
      </w:pPr>
      <w:r>
        <w:rPr>
          <w:rFonts w:hint="eastAsia" w:ascii="宋体" w:hAnsi="宋体" w:cs="Arial"/>
          <w:bCs/>
          <w:color w:val="000000"/>
          <w:szCs w:val="21"/>
        </w:rPr>
        <w:t>用户可在“提前还款试算”和“新增贷款试算”中选择</w:t>
      </w:r>
    </w:p>
    <w:p w14:paraId="16DA5CF9">
      <w:pPr>
        <w:pStyle w:val="88"/>
        <w:numPr>
          <w:ilvl w:val="0"/>
          <w:numId w:val="185"/>
        </w:numPr>
        <w:ind w:firstLineChars="0"/>
        <w:rPr>
          <w:rFonts w:ascii="宋体" w:hAnsi="宋体" w:cs="Arial"/>
          <w:bCs/>
          <w:color w:val="000000"/>
          <w:szCs w:val="21"/>
        </w:rPr>
      </w:pPr>
      <w:r>
        <w:rPr>
          <w:rFonts w:hint="eastAsia" w:ascii="宋体" w:hAnsi="宋体" w:cs="Arial"/>
          <w:bCs/>
          <w:color w:val="000000"/>
          <w:szCs w:val="21"/>
        </w:rPr>
        <w:t>用户根据不同的试算，输入相应的数据信息，系统依据公式计算出相应的结果，返回给客户</w:t>
      </w:r>
    </w:p>
    <w:p w14:paraId="63032076">
      <w:pPr>
        <w:pStyle w:val="4"/>
        <w:numPr>
          <w:ilvl w:val="2"/>
          <w:numId w:val="2"/>
        </w:numPr>
        <w:ind w:left="57"/>
      </w:pPr>
      <w:bookmarkStart w:id="891" w:name="_Toc349918392"/>
      <w:bookmarkEnd w:id="891"/>
      <w:bookmarkStart w:id="892" w:name="_Toc350867189"/>
      <w:bookmarkEnd w:id="892"/>
      <w:bookmarkStart w:id="893" w:name="_Toc350867188"/>
      <w:bookmarkEnd w:id="893"/>
      <w:bookmarkStart w:id="894" w:name="_Toc349918393"/>
      <w:bookmarkEnd w:id="894"/>
      <w:bookmarkStart w:id="895" w:name="_Toc351988590"/>
      <w:r>
        <w:rPr>
          <w:rFonts w:hint="eastAsia"/>
        </w:rPr>
        <w:t>业务规则</w:t>
      </w:r>
      <w:bookmarkEnd w:id="895"/>
    </w:p>
    <w:p w14:paraId="6ADE3737">
      <w:pPr>
        <w:pStyle w:val="5"/>
        <w:numPr>
          <w:ilvl w:val="0"/>
          <w:numId w:val="0"/>
        </w:numPr>
        <w:ind w:left="6"/>
      </w:pPr>
      <w:r>
        <w:rPr>
          <w:rFonts w:hint="eastAsia"/>
        </w:rPr>
        <w:t>交易前</w:t>
      </w:r>
    </w:p>
    <w:p w14:paraId="770B3715">
      <w:pPr>
        <w:pStyle w:val="5"/>
        <w:numPr>
          <w:ilvl w:val="0"/>
          <w:numId w:val="0"/>
        </w:numPr>
        <w:ind w:left="6"/>
      </w:pPr>
      <w:r>
        <w:rPr>
          <w:rFonts w:hint="eastAsia"/>
        </w:rPr>
        <w:t>交易中</w:t>
      </w:r>
    </w:p>
    <w:p w14:paraId="35B5AF1D">
      <w:pPr>
        <w:pStyle w:val="6"/>
        <w:spacing w:line="360" w:lineRule="auto"/>
        <w:rPr>
          <w:sz w:val="21"/>
          <w:szCs w:val="21"/>
        </w:rPr>
      </w:pPr>
      <w:r>
        <w:rPr>
          <w:rFonts w:hint="eastAsia"/>
          <w:sz w:val="21"/>
          <w:szCs w:val="21"/>
        </w:rPr>
        <w:t>新增贷款试算在网银中计算，提前还款试算将数据发送至贷款系统中计算并将试算结果返回至网银</w:t>
      </w:r>
    </w:p>
    <w:p w14:paraId="48E23B6C">
      <w:pPr>
        <w:spacing w:line="360" w:lineRule="auto"/>
        <w:ind w:firstLine="105" w:firstLineChars="50"/>
        <w:rPr>
          <w:rFonts w:ascii="宋体" w:hAnsi="宋体"/>
          <w:sz w:val="21"/>
          <w:szCs w:val="21"/>
        </w:rPr>
      </w:pPr>
      <w:r>
        <w:rPr>
          <w:rFonts w:hint="eastAsia" w:ascii="宋体" w:hAnsi="宋体"/>
          <w:sz w:val="21"/>
          <w:szCs w:val="21"/>
        </w:rPr>
        <w:t>还款公式</w:t>
      </w:r>
      <w:r>
        <w:rPr>
          <w:rFonts w:ascii="宋体" w:hAnsi="宋体"/>
          <w:sz w:val="21"/>
          <w:szCs w:val="21"/>
        </w:rPr>
        <w:t xml:space="preserve">  </w:t>
      </w:r>
      <w:r>
        <w:rPr>
          <w:rFonts w:hint="eastAsia" w:ascii="宋体" w:hAnsi="宋体"/>
          <w:sz w:val="21"/>
          <w:szCs w:val="21"/>
        </w:rPr>
        <w:t>期数及每期月数可以是：按月（1月）、按季（3个月）、半年（6个月）、年（12个月）；</w:t>
      </w:r>
    </w:p>
    <w:p w14:paraId="3A911265">
      <w:pPr>
        <w:pStyle w:val="70"/>
        <w:widowControl w:val="0"/>
        <w:numPr>
          <w:ilvl w:val="0"/>
          <w:numId w:val="186"/>
        </w:numPr>
        <w:spacing w:after="0" w:line="360" w:lineRule="auto"/>
        <w:ind w:firstLineChars="0"/>
        <w:rPr>
          <w:rFonts w:ascii="宋体" w:hAnsi="宋体"/>
          <w:sz w:val="21"/>
          <w:szCs w:val="21"/>
        </w:rPr>
      </w:pPr>
      <w:r>
        <w:rPr>
          <w:rFonts w:hint="eastAsia" w:ascii="宋体" w:hAnsi="宋体"/>
          <w:sz w:val="21"/>
          <w:szCs w:val="21"/>
        </w:rPr>
        <w:t xml:space="preserve">按期等额本息  </w:t>
      </w:r>
    </w:p>
    <w:p w14:paraId="0ADB0A52">
      <w:pPr>
        <w:spacing w:line="360" w:lineRule="auto"/>
        <w:rPr>
          <w:rFonts w:ascii="宋体" w:hAnsi="宋体"/>
          <w:sz w:val="21"/>
          <w:szCs w:val="21"/>
        </w:rPr>
      </w:pPr>
      <w:r>
        <w:rPr>
          <w:rFonts w:hint="eastAsia" w:ascii="宋体" w:hAnsi="宋体"/>
          <w:sz w:val="21"/>
          <w:szCs w:val="21"/>
        </w:rPr>
        <w:t>每期还款额=贷款本金</w:t>
      </w:r>
      <w:r>
        <w:rPr>
          <w:rFonts w:ascii="宋体" w:hAnsi="宋体"/>
          <w:sz w:val="21"/>
          <w:szCs w:val="21"/>
        </w:rPr>
        <w:fldChar w:fldCharType="begin"/>
      </w:r>
      <w:r>
        <w:rPr>
          <w:rFonts w:ascii="宋体" w:hAnsi="宋体"/>
          <w:sz w:val="21"/>
          <w:szCs w:val="21"/>
        </w:rPr>
        <w:instrText xml:space="preserve"> QUOTE </w:instrText>
      </w:r>
      <w:r>
        <w:rPr>
          <w:rFonts w:ascii="宋体" w:hAnsi="宋体"/>
          <w:position w:val="-18"/>
          <w:sz w:val="21"/>
          <w:szCs w:val="21"/>
        </w:rPr>
        <w:pict>
          <v:shape id="_x0000_i1053" o:spt="75" type="#_x0000_t75" style="height:31.5pt;width:54.75pt;" filled="f" o:preferrelative="t" stroked="f" coordsize="21600,21600" equationxml="&lt;">
            <v:path/>
            <v:fill on="f" focussize="0,0"/>
            <v:stroke on="f" joinstyle="miter"/>
            <v:imagedata r:id="rId65" chromakey="#FFFFFF" o:title=""/>
            <o:lock v:ext="edit" aspectratio="t"/>
            <w10:wrap type="none"/>
            <w10:anchorlock/>
          </v:shape>
        </w:pict>
      </w:r>
      <w:r>
        <w:rPr>
          <w:rFonts w:ascii="宋体" w:hAnsi="宋体"/>
          <w:sz w:val="21"/>
          <w:szCs w:val="21"/>
        </w:rPr>
        <w:instrText xml:space="preserve"> </w:instrText>
      </w:r>
      <w:r>
        <w:rPr>
          <w:rFonts w:ascii="宋体" w:hAnsi="宋体"/>
          <w:sz w:val="21"/>
          <w:szCs w:val="21"/>
        </w:rPr>
        <w:fldChar w:fldCharType="separate"/>
      </w:r>
      <w:r>
        <w:rPr>
          <w:rFonts w:ascii="宋体" w:hAnsi="宋体"/>
          <w:position w:val="-18"/>
          <w:sz w:val="21"/>
          <w:szCs w:val="21"/>
        </w:rPr>
        <w:pict>
          <v:shape id="_x0000_i1054" o:spt="75" type="#_x0000_t75" style="height:31.5pt;width:54.75pt;" filled="f" o:preferrelative="t" stroked="f" coordsize="21600,21600" equationxml="&lt;">
            <v:path/>
            <v:fill on="f" focussize="0,0"/>
            <v:stroke on="f" joinstyle="miter"/>
            <v:imagedata r:id="rId65" chromakey="#FFFFFF" o:title=""/>
            <o:lock v:ext="edit" aspectratio="t"/>
            <w10:wrap type="none"/>
            <w10:anchorlock/>
          </v:shape>
        </w:pict>
      </w:r>
      <w:r>
        <w:rPr>
          <w:rFonts w:ascii="宋体" w:hAnsi="宋体"/>
          <w:sz w:val="21"/>
          <w:szCs w:val="21"/>
        </w:rPr>
        <w:fldChar w:fldCharType="end"/>
      </w:r>
      <w:r>
        <w:rPr>
          <w:rFonts w:ascii="宋体" w:hAnsi="宋体"/>
          <w:sz w:val="21"/>
          <w:szCs w:val="21"/>
        </w:rPr>
        <w:t xml:space="preserve">+ </w:t>
      </w:r>
      <w:r>
        <w:rPr>
          <w:rFonts w:ascii="宋体" w:hAnsi="宋体"/>
          <w:sz w:val="21"/>
          <w:szCs w:val="21"/>
        </w:rPr>
        <w:fldChar w:fldCharType="begin"/>
      </w:r>
      <w:r>
        <w:rPr>
          <w:rFonts w:ascii="宋体" w:hAnsi="宋体"/>
          <w:sz w:val="21"/>
          <w:szCs w:val="21"/>
        </w:rPr>
        <w:instrText xml:space="preserve"> QUOTE </w:instrText>
      </w:r>
      <w:r>
        <w:rPr>
          <w:rFonts w:ascii="宋体" w:hAnsi="宋体"/>
          <w:position w:val="-42"/>
          <w:sz w:val="21"/>
          <w:szCs w:val="21"/>
        </w:rPr>
        <w:pict>
          <v:shape id="_x0000_i1055" o:spt="75" type="#_x0000_t75" style="height:47.25pt;width:126pt;" filled="f" o:preferrelative="t" stroked="f" coordsize="21600,21600" equationxml="&lt;">
            <v:path/>
            <v:fill on="f" focussize="0,0"/>
            <v:stroke on="f" joinstyle="miter"/>
            <v:imagedata r:id="rId66" chromakey="#FFFFFF" o:title=""/>
            <o:lock v:ext="edit" aspectratio="t"/>
            <w10:wrap type="none"/>
            <w10:anchorlock/>
          </v:shape>
        </w:pict>
      </w:r>
      <w:r>
        <w:rPr>
          <w:rFonts w:ascii="宋体" w:hAnsi="宋体"/>
          <w:sz w:val="21"/>
          <w:szCs w:val="21"/>
        </w:rPr>
        <w:instrText xml:space="preserve"> </w:instrText>
      </w:r>
      <w:r>
        <w:rPr>
          <w:rFonts w:ascii="宋体" w:hAnsi="宋体"/>
          <w:sz w:val="21"/>
          <w:szCs w:val="21"/>
        </w:rPr>
        <w:fldChar w:fldCharType="separate"/>
      </w:r>
      <w:r>
        <w:rPr>
          <w:rFonts w:ascii="宋体" w:hAnsi="宋体"/>
          <w:position w:val="-42"/>
          <w:sz w:val="21"/>
          <w:szCs w:val="21"/>
        </w:rPr>
        <w:pict>
          <v:shape id="_x0000_i1056" o:spt="75" type="#_x0000_t75" style="height:46.5pt;width:126pt;" filled="f" o:preferrelative="t" stroked="f" coordsize="21600,21600" equationxml="&lt;">
            <v:path/>
            <v:fill on="f" focussize="0,0"/>
            <v:stroke on="f" joinstyle="miter"/>
            <v:imagedata r:id="rId66" chromakey="#FFFFFF" o:title=""/>
            <o:lock v:ext="edit" aspectratio="t"/>
            <w10:wrap type="none"/>
            <w10:anchorlock/>
          </v:shape>
        </w:pict>
      </w:r>
      <w:r>
        <w:rPr>
          <w:rFonts w:ascii="宋体" w:hAnsi="宋体"/>
          <w:sz w:val="21"/>
          <w:szCs w:val="21"/>
        </w:rPr>
        <w:fldChar w:fldCharType="end"/>
      </w:r>
    </w:p>
    <w:p w14:paraId="66D1EE91">
      <w:pPr>
        <w:spacing w:line="360" w:lineRule="auto"/>
        <w:rPr>
          <w:rFonts w:ascii="宋体" w:hAnsi="宋体"/>
          <w:sz w:val="21"/>
          <w:szCs w:val="21"/>
        </w:rPr>
      </w:pPr>
      <w:r>
        <w:rPr>
          <w:rFonts w:hint="eastAsia" w:ascii="宋体" w:hAnsi="宋体"/>
          <w:sz w:val="21"/>
          <w:szCs w:val="21"/>
        </w:rPr>
        <w:t>支付的总利息额=每期还款额*还款总期数-贷款本金</w:t>
      </w:r>
    </w:p>
    <w:p w14:paraId="2D255DD1">
      <w:pPr>
        <w:spacing w:line="360" w:lineRule="auto"/>
        <w:rPr>
          <w:rFonts w:ascii="宋体" w:hAnsi="宋体"/>
          <w:sz w:val="21"/>
          <w:szCs w:val="21"/>
        </w:rPr>
      </w:pPr>
      <w:r>
        <w:rPr>
          <w:rFonts w:hint="eastAsia" w:ascii="宋体" w:hAnsi="宋体"/>
          <w:sz w:val="21"/>
          <w:szCs w:val="21"/>
        </w:rPr>
        <w:t>还款总期数=</w:t>
      </w:r>
      <w:r>
        <w:rPr>
          <w:rFonts w:ascii="宋体" w:hAnsi="宋体"/>
          <w:sz w:val="21"/>
          <w:szCs w:val="21"/>
        </w:rPr>
        <w:fldChar w:fldCharType="begin"/>
      </w:r>
      <w:r>
        <w:rPr>
          <w:rFonts w:ascii="宋体" w:hAnsi="宋体"/>
          <w:sz w:val="21"/>
          <w:szCs w:val="21"/>
        </w:rPr>
        <w:instrText xml:space="preserve"> QUOTE </w:instrText>
      </w:r>
      <w:r>
        <w:rPr>
          <w:rFonts w:ascii="宋体" w:hAnsi="宋体"/>
          <w:position w:val="-21"/>
          <w:sz w:val="21"/>
          <w:szCs w:val="21"/>
        </w:rPr>
        <w:pict>
          <v:shape id="_x0000_i1057" o:spt="75" type="#_x0000_t75" style="height:31.5pt;width:39pt;" filled="f" o:preferrelative="t" stroked="f" coordsize="21600,21600" equationxml="&lt;">
            <v:path/>
            <v:fill on="f" focussize="0,0"/>
            <v:stroke on="f" joinstyle="miter"/>
            <v:imagedata r:id="rId67" chromakey="#FFFFFF" o:title=""/>
            <o:lock v:ext="edit" aspectratio="t"/>
            <w10:wrap type="none"/>
            <w10:anchorlock/>
          </v:shape>
        </w:pict>
      </w:r>
      <w:r>
        <w:rPr>
          <w:rFonts w:ascii="宋体" w:hAnsi="宋体"/>
          <w:sz w:val="21"/>
          <w:szCs w:val="21"/>
        </w:rPr>
        <w:instrText xml:space="preserve"> </w:instrText>
      </w:r>
      <w:r>
        <w:rPr>
          <w:rFonts w:ascii="宋体" w:hAnsi="宋体"/>
          <w:sz w:val="21"/>
          <w:szCs w:val="21"/>
        </w:rPr>
        <w:fldChar w:fldCharType="separate"/>
      </w:r>
      <w:r>
        <w:rPr>
          <w:rFonts w:ascii="宋体" w:hAnsi="宋体"/>
          <w:position w:val="-21"/>
          <w:sz w:val="21"/>
          <w:szCs w:val="21"/>
        </w:rPr>
        <w:pict>
          <v:shape id="_x0000_i1058" o:spt="75" type="#_x0000_t75" style="height:31.5pt;width:39pt;" filled="f" o:preferrelative="t" stroked="f" coordsize="21600,21600" equationxml="&lt;">
            <v:path/>
            <v:fill on="f" focussize="0,0"/>
            <v:stroke on="f" joinstyle="miter"/>
            <v:imagedata r:id="rId67" chromakey="#FFFFFF" o:title=""/>
            <o:lock v:ext="edit" aspectratio="t"/>
            <w10:wrap type="none"/>
            <w10:anchorlock/>
          </v:shape>
        </w:pict>
      </w:r>
      <w:r>
        <w:rPr>
          <w:rFonts w:ascii="宋体" w:hAnsi="宋体"/>
          <w:sz w:val="21"/>
          <w:szCs w:val="21"/>
        </w:rPr>
        <w:fldChar w:fldCharType="end"/>
      </w:r>
    </w:p>
    <w:p w14:paraId="12E05EF2">
      <w:pPr>
        <w:spacing w:line="360" w:lineRule="auto"/>
        <w:rPr>
          <w:rFonts w:ascii="宋体" w:hAnsi="宋体"/>
          <w:sz w:val="21"/>
          <w:szCs w:val="21"/>
        </w:rPr>
      </w:pPr>
      <w:r>
        <w:rPr>
          <w:rFonts w:hint="eastAsia" w:ascii="宋体" w:hAnsi="宋体"/>
          <w:sz w:val="21"/>
          <w:szCs w:val="21"/>
        </w:rPr>
        <w:t>备注：月利率=</w:t>
      </w:r>
      <w:r>
        <w:rPr>
          <w:rFonts w:ascii="宋体" w:hAnsi="宋体"/>
          <w:sz w:val="21"/>
          <w:szCs w:val="21"/>
        </w:rPr>
        <w:fldChar w:fldCharType="begin"/>
      </w:r>
      <w:r>
        <w:rPr>
          <w:rFonts w:ascii="宋体" w:hAnsi="宋体"/>
          <w:sz w:val="21"/>
          <w:szCs w:val="21"/>
        </w:rPr>
        <w:instrText xml:space="preserve"> QUOTE </w:instrText>
      </w:r>
      <w:r>
        <w:rPr>
          <w:rFonts w:ascii="宋体" w:hAnsi="宋体"/>
          <w:position w:val="-18"/>
          <w:sz w:val="21"/>
          <w:szCs w:val="21"/>
        </w:rPr>
        <w:pict>
          <v:shape id="_x0000_i1059" o:spt="75" type="#_x0000_t75" style="height:31.5pt;width:30pt;" filled="f" o:preferrelative="t" stroked="f" coordsize="21600,21600" equationxml="&lt;">
            <v:path/>
            <v:fill on="f" focussize="0,0"/>
            <v:stroke on="f" joinstyle="miter"/>
            <v:imagedata r:id="rId68" chromakey="#FFFFFF" o:title=""/>
            <o:lock v:ext="edit" aspectratio="t"/>
            <w10:wrap type="none"/>
            <w10:anchorlock/>
          </v:shape>
        </w:pict>
      </w:r>
      <w:r>
        <w:rPr>
          <w:rFonts w:ascii="宋体" w:hAnsi="宋体"/>
          <w:sz w:val="21"/>
          <w:szCs w:val="21"/>
        </w:rPr>
        <w:instrText xml:space="preserve"> </w:instrText>
      </w:r>
      <w:r>
        <w:rPr>
          <w:rFonts w:ascii="宋体" w:hAnsi="宋体"/>
          <w:sz w:val="21"/>
          <w:szCs w:val="21"/>
        </w:rPr>
        <w:fldChar w:fldCharType="separate"/>
      </w:r>
      <w:r>
        <w:rPr>
          <w:rFonts w:ascii="宋体" w:hAnsi="宋体"/>
          <w:position w:val="-18"/>
          <w:sz w:val="21"/>
          <w:szCs w:val="21"/>
        </w:rPr>
        <w:pict>
          <v:shape id="_x0000_i1060" o:spt="75" type="#_x0000_t75" style="height:31.5pt;width:30pt;" filled="f" o:preferrelative="t" stroked="f" coordsize="21600,21600" equationxml="&lt;">
            <v:path/>
            <v:fill on="f" focussize="0,0"/>
            <v:stroke on="f" joinstyle="miter"/>
            <v:imagedata r:id="rId68" chromakey="#FFFFFF" o:title=""/>
            <o:lock v:ext="edit" aspectratio="t"/>
            <w10:wrap type="none"/>
            <w10:anchorlock/>
          </v:shape>
        </w:pict>
      </w:r>
      <w:r>
        <w:rPr>
          <w:rFonts w:ascii="宋体" w:hAnsi="宋体"/>
          <w:sz w:val="21"/>
          <w:szCs w:val="21"/>
        </w:rPr>
        <w:fldChar w:fldCharType="end"/>
      </w:r>
      <w:r>
        <w:rPr>
          <w:rFonts w:hint="eastAsia" w:ascii="宋体" w:hAnsi="宋体"/>
          <w:sz w:val="21"/>
          <w:szCs w:val="21"/>
        </w:rPr>
        <w:t xml:space="preserve">  日利率=</w:t>
      </w:r>
      <w:r>
        <w:rPr>
          <w:rFonts w:ascii="宋体" w:hAnsi="宋体"/>
          <w:sz w:val="21"/>
          <w:szCs w:val="21"/>
        </w:rPr>
        <w:fldChar w:fldCharType="begin"/>
      </w:r>
      <w:r>
        <w:rPr>
          <w:rFonts w:ascii="宋体" w:hAnsi="宋体"/>
          <w:sz w:val="21"/>
          <w:szCs w:val="21"/>
        </w:rPr>
        <w:instrText xml:space="preserve"> QUOTE </w:instrText>
      </w:r>
      <w:r>
        <w:rPr>
          <w:rFonts w:ascii="宋体" w:hAnsi="宋体"/>
          <w:position w:val="-18"/>
          <w:sz w:val="21"/>
          <w:szCs w:val="21"/>
        </w:rPr>
        <w:pict>
          <v:shape id="_x0000_i1061" o:spt="75" type="#_x0000_t75" style="height:31.5pt;width:30pt;" filled="f" o:preferrelative="t" stroked="f" coordsize="21600,21600" equationxml="&lt;">
            <v:path/>
            <v:fill on="f" focussize="0,0"/>
            <v:stroke on="f" joinstyle="miter"/>
            <v:imagedata r:id="rId69" chromakey="#FFFFFF" o:title=""/>
            <o:lock v:ext="edit" aspectratio="t"/>
            <w10:wrap type="none"/>
            <w10:anchorlock/>
          </v:shape>
        </w:pict>
      </w:r>
      <w:r>
        <w:rPr>
          <w:rFonts w:ascii="宋体" w:hAnsi="宋体"/>
          <w:sz w:val="21"/>
          <w:szCs w:val="21"/>
        </w:rPr>
        <w:instrText xml:space="preserve"> </w:instrText>
      </w:r>
      <w:r>
        <w:rPr>
          <w:rFonts w:ascii="宋体" w:hAnsi="宋体"/>
          <w:sz w:val="21"/>
          <w:szCs w:val="21"/>
        </w:rPr>
        <w:fldChar w:fldCharType="separate"/>
      </w:r>
      <w:r>
        <w:rPr>
          <w:rFonts w:ascii="宋体" w:hAnsi="宋体"/>
          <w:position w:val="-18"/>
          <w:sz w:val="21"/>
          <w:szCs w:val="21"/>
        </w:rPr>
        <w:pict>
          <v:shape id="_x0000_i1062" o:spt="75" type="#_x0000_t75" style="height:31.5pt;width:30pt;" filled="f" o:preferrelative="t" stroked="f" coordsize="21600,21600" equationxml="&lt;">
            <v:path/>
            <v:fill on="f" focussize="0,0"/>
            <v:stroke on="f" joinstyle="miter"/>
            <v:imagedata r:id="rId69" chromakey="#FFFFFF" o:title=""/>
            <o:lock v:ext="edit" aspectratio="t"/>
            <w10:wrap type="none"/>
            <w10:anchorlock/>
          </v:shape>
        </w:pict>
      </w:r>
      <w:r>
        <w:rPr>
          <w:rFonts w:ascii="宋体" w:hAnsi="宋体"/>
          <w:sz w:val="21"/>
          <w:szCs w:val="21"/>
        </w:rPr>
        <w:fldChar w:fldCharType="end"/>
      </w:r>
      <w:r>
        <w:rPr>
          <w:rFonts w:hint="eastAsia" w:ascii="宋体" w:hAnsi="宋体"/>
          <w:sz w:val="21"/>
          <w:szCs w:val="21"/>
        </w:rPr>
        <w:t xml:space="preserve">   期利率</w:t>
      </w:r>
      <w:r>
        <w:rPr>
          <w:rFonts w:ascii="宋体" w:hAnsi="宋体"/>
          <w:sz w:val="21"/>
          <w:szCs w:val="21"/>
        </w:rPr>
        <w:fldChar w:fldCharType="begin"/>
      </w:r>
      <w:r>
        <w:rPr>
          <w:rFonts w:ascii="宋体" w:hAnsi="宋体"/>
          <w:sz w:val="21"/>
          <w:szCs w:val="21"/>
        </w:rPr>
        <w:instrText xml:space="preserve"> QUOTE </w:instrText>
      </w:r>
      <w:r>
        <w:rPr>
          <w:rFonts w:ascii="宋体" w:hAnsi="宋体"/>
          <w:position w:val="-18"/>
          <w:sz w:val="21"/>
          <w:szCs w:val="21"/>
        </w:rPr>
        <w:pict>
          <v:shape id="_x0000_i1063" o:spt="75" type="#_x0000_t75" style="height:31.5pt;width:112.5pt;" filled="f" o:preferrelative="t" stroked="f" coordsize="21600,21600" equationxml="&lt;">
            <v:path/>
            <v:fill on="f" focussize="0,0"/>
            <v:stroke on="f" joinstyle="miter"/>
            <v:imagedata r:id="rId70" chromakey="#FFFFFF" o:title=""/>
            <o:lock v:ext="edit" aspectratio="t"/>
            <w10:wrap type="none"/>
            <w10:anchorlock/>
          </v:shape>
        </w:pict>
      </w:r>
      <w:r>
        <w:rPr>
          <w:rFonts w:ascii="宋体" w:hAnsi="宋体"/>
          <w:sz w:val="21"/>
          <w:szCs w:val="21"/>
        </w:rPr>
        <w:instrText xml:space="preserve"> </w:instrText>
      </w:r>
      <w:r>
        <w:rPr>
          <w:rFonts w:ascii="宋体" w:hAnsi="宋体"/>
          <w:sz w:val="21"/>
          <w:szCs w:val="21"/>
        </w:rPr>
        <w:fldChar w:fldCharType="separate"/>
      </w:r>
      <w:r>
        <w:rPr>
          <w:rFonts w:ascii="宋体" w:hAnsi="宋体"/>
          <w:position w:val="-18"/>
          <w:sz w:val="21"/>
          <w:szCs w:val="21"/>
        </w:rPr>
        <w:pict>
          <v:shape id="_x0000_i1064" o:spt="75" type="#_x0000_t75" style="height:31.5pt;width:111.75pt;" filled="f" o:preferrelative="t" stroked="f" coordsize="21600,21600" equationxml="&lt;">
            <v:path/>
            <v:fill on="f" focussize="0,0"/>
            <v:stroke on="f" joinstyle="miter"/>
            <v:imagedata r:id="rId70" chromakey="#FFFFFF" o:title=""/>
            <o:lock v:ext="edit" aspectratio="t"/>
            <w10:wrap type="none"/>
            <w10:anchorlock/>
          </v:shape>
        </w:pict>
      </w:r>
      <w:r>
        <w:rPr>
          <w:rFonts w:ascii="宋体" w:hAnsi="宋体"/>
          <w:sz w:val="21"/>
          <w:szCs w:val="21"/>
        </w:rPr>
        <w:fldChar w:fldCharType="end"/>
      </w:r>
    </w:p>
    <w:p w14:paraId="3422D11B">
      <w:pPr>
        <w:pStyle w:val="70"/>
        <w:widowControl w:val="0"/>
        <w:numPr>
          <w:ilvl w:val="0"/>
          <w:numId w:val="186"/>
        </w:numPr>
        <w:spacing w:after="0" w:line="360" w:lineRule="auto"/>
        <w:ind w:firstLineChars="0"/>
        <w:rPr>
          <w:rFonts w:ascii="宋体" w:hAnsi="宋体"/>
          <w:sz w:val="21"/>
          <w:szCs w:val="21"/>
        </w:rPr>
      </w:pPr>
      <w:r>
        <w:rPr>
          <w:rFonts w:hint="eastAsia" w:ascii="宋体" w:hAnsi="宋体"/>
          <w:sz w:val="21"/>
          <w:szCs w:val="21"/>
        </w:rPr>
        <w:t>按期等额本金还款法</w:t>
      </w:r>
    </w:p>
    <w:p w14:paraId="218E56F3">
      <w:pPr>
        <w:spacing w:line="360" w:lineRule="auto"/>
        <w:rPr>
          <w:rFonts w:ascii="宋体" w:hAnsi="宋体"/>
          <w:sz w:val="21"/>
          <w:szCs w:val="21"/>
        </w:rPr>
      </w:pPr>
      <w:r>
        <w:rPr>
          <w:rFonts w:hint="eastAsia" w:ascii="宋体" w:hAnsi="宋体"/>
          <w:sz w:val="21"/>
          <w:szCs w:val="21"/>
        </w:rPr>
        <w:t>第n期还本付息额=</w:t>
      </w:r>
      <w:r>
        <w:rPr>
          <w:rFonts w:ascii="宋体" w:hAnsi="宋体"/>
          <w:sz w:val="21"/>
          <w:szCs w:val="21"/>
        </w:rPr>
        <w:fldChar w:fldCharType="begin"/>
      </w:r>
      <w:r>
        <w:rPr>
          <w:rFonts w:ascii="宋体" w:hAnsi="宋体"/>
          <w:sz w:val="21"/>
          <w:szCs w:val="21"/>
        </w:rPr>
        <w:instrText xml:space="preserve"> QUOTE </w:instrText>
      </w:r>
      <w:r>
        <w:rPr>
          <w:rFonts w:ascii="宋体" w:hAnsi="宋体"/>
          <w:position w:val="-21"/>
          <w:sz w:val="21"/>
          <w:szCs w:val="21"/>
        </w:rPr>
        <w:pict>
          <v:shape id="_x0000_i1065" o:spt="75" type="#_x0000_t75" style="height:31.5pt;width:50.25pt;" filled="f" o:preferrelative="t" stroked="f" coordsize="21600,21600" equationxml="&lt;">
            <v:path/>
            <v:fill on="f" focussize="0,0"/>
            <v:stroke on="f" joinstyle="miter"/>
            <v:imagedata r:id="rId71" chromakey="#FFFFFF" o:title=""/>
            <o:lock v:ext="edit" aspectratio="t"/>
            <w10:wrap type="none"/>
            <w10:anchorlock/>
          </v:shape>
        </w:pict>
      </w:r>
      <w:r>
        <w:rPr>
          <w:rFonts w:ascii="宋体" w:hAnsi="宋体"/>
          <w:sz w:val="21"/>
          <w:szCs w:val="21"/>
        </w:rPr>
        <w:instrText xml:space="preserve"> </w:instrText>
      </w:r>
      <w:r>
        <w:rPr>
          <w:rFonts w:ascii="宋体" w:hAnsi="宋体"/>
          <w:sz w:val="21"/>
          <w:szCs w:val="21"/>
        </w:rPr>
        <w:fldChar w:fldCharType="separate"/>
      </w:r>
      <w:r>
        <w:rPr>
          <w:rFonts w:ascii="宋体" w:hAnsi="宋体"/>
          <w:position w:val="-21"/>
          <w:sz w:val="21"/>
          <w:szCs w:val="21"/>
        </w:rPr>
        <w:pict>
          <v:shape id="_x0000_i1066" o:spt="75" type="#_x0000_t75" style="height:31.5pt;width:50.25pt;" filled="f" o:preferrelative="t" stroked="f" coordsize="21600,21600" equationxml="&lt;">
            <v:path/>
            <v:fill on="f" focussize="0,0"/>
            <v:stroke on="f" joinstyle="miter"/>
            <v:imagedata r:id="rId71" chromakey="#FFFFFF" o:title=""/>
            <o:lock v:ext="edit" aspectratio="t"/>
            <w10:wrap type="none"/>
            <w10:anchorlock/>
          </v:shape>
        </w:pict>
      </w:r>
      <w:r>
        <w:rPr>
          <w:rFonts w:ascii="宋体" w:hAnsi="宋体"/>
          <w:sz w:val="21"/>
          <w:szCs w:val="21"/>
        </w:rPr>
        <w:fldChar w:fldCharType="end"/>
      </w:r>
      <w:r>
        <w:rPr>
          <w:rFonts w:hint="eastAsia" w:ascii="宋体" w:hAnsi="宋体"/>
          <w:sz w:val="21"/>
          <w:szCs w:val="21"/>
        </w:rPr>
        <w:t>+（贷款本金—（n-1）</w:t>
      </w:r>
      <w:r>
        <w:rPr>
          <w:rFonts w:ascii="宋体" w:hAnsi="宋体"/>
          <w:sz w:val="21"/>
          <w:szCs w:val="21"/>
        </w:rPr>
        <w:fldChar w:fldCharType="begin"/>
      </w:r>
      <w:r>
        <w:rPr>
          <w:rFonts w:ascii="宋体" w:hAnsi="宋体"/>
          <w:sz w:val="21"/>
          <w:szCs w:val="21"/>
        </w:rPr>
        <w:instrText xml:space="preserve"> QUOTE </w:instrText>
      </w:r>
      <w:r>
        <w:rPr>
          <w:rFonts w:ascii="宋体" w:hAnsi="宋体"/>
          <w:position w:val="-21"/>
          <w:sz w:val="21"/>
          <w:szCs w:val="21"/>
        </w:rPr>
        <w:pict>
          <v:shape id="_x0000_i1067" o:spt="75" type="#_x0000_t75" style="height:31.5pt;width:63pt;" filled="f" o:preferrelative="t" stroked="f" coordsize="21600,21600" equationxml="&lt;">
            <v:path/>
            <v:fill on="f" focussize="0,0"/>
            <v:stroke on="f" joinstyle="miter"/>
            <v:imagedata r:id="rId72" chromakey="#FFFFFF" o:title=""/>
            <o:lock v:ext="edit" aspectratio="t"/>
            <w10:wrap type="none"/>
            <w10:anchorlock/>
          </v:shape>
        </w:pict>
      </w:r>
      <w:r>
        <w:rPr>
          <w:rFonts w:ascii="宋体" w:hAnsi="宋体"/>
          <w:sz w:val="21"/>
          <w:szCs w:val="21"/>
        </w:rPr>
        <w:instrText xml:space="preserve"> </w:instrText>
      </w:r>
      <w:r>
        <w:rPr>
          <w:rFonts w:ascii="宋体" w:hAnsi="宋体"/>
          <w:sz w:val="21"/>
          <w:szCs w:val="21"/>
        </w:rPr>
        <w:fldChar w:fldCharType="separate"/>
      </w:r>
      <w:r>
        <w:rPr>
          <w:rFonts w:ascii="宋体" w:hAnsi="宋体"/>
          <w:position w:val="-21"/>
          <w:sz w:val="21"/>
          <w:szCs w:val="21"/>
        </w:rPr>
        <w:pict>
          <v:shape id="_x0000_i1068" o:spt="75" type="#_x0000_t75" style="height:31.5pt;width:63pt;" filled="f" o:preferrelative="t" stroked="f" coordsize="21600,21600" equationxml="&lt;">
            <v:path/>
            <v:fill on="f" focussize="0,0"/>
            <v:stroke on="f" joinstyle="miter"/>
            <v:imagedata r:id="rId72" chromakey="#FFFFFF" o:title=""/>
            <o:lock v:ext="edit" aspectratio="t"/>
            <w10:wrap type="none"/>
            <w10:anchorlock/>
          </v:shape>
        </w:pict>
      </w:r>
      <w:r>
        <w:rPr>
          <w:rFonts w:ascii="宋体" w:hAnsi="宋体"/>
          <w:sz w:val="21"/>
          <w:szCs w:val="21"/>
        </w:rPr>
        <w:fldChar w:fldCharType="end"/>
      </w:r>
      <w:r>
        <w:rPr>
          <w:rFonts w:hint="eastAsia" w:ascii="宋体" w:hAnsi="宋体"/>
          <w:sz w:val="21"/>
          <w:szCs w:val="21"/>
        </w:rPr>
        <w:t xml:space="preserve">））*期利率  </w:t>
      </w:r>
    </w:p>
    <w:p w14:paraId="13532DF0">
      <w:pPr>
        <w:spacing w:line="360" w:lineRule="auto"/>
        <w:rPr>
          <w:rFonts w:ascii="宋体" w:hAnsi="宋体"/>
          <w:sz w:val="21"/>
          <w:szCs w:val="21"/>
        </w:rPr>
      </w:pPr>
      <w:r>
        <w:rPr>
          <w:rFonts w:hint="eastAsia" w:ascii="宋体" w:hAnsi="宋体"/>
          <w:sz w:val="21"/>
          <w:szCs w:val="21"/>
        </w:rPr>
        <w:t>支付总利息=</w:t>
      </w:r>
      <w:r>
        <w:rPr>
          <w:rFonts w:ascii="宋体" w:hAnsi="宋体"/>
          <w:sz w:val="21"/>
          <w:szCs w:val="21"/>
        </w:rPr>
        <w:fldChar w:fldCharType="begin"/>
      </w:r>
      <w:r>
        <w:rPr>
          <w:rFonts w:ascii="宋体" w:hAnsi="宋体"/>
          <w:sz w:val="21"/>
          <w:szCs w:val="21"/>
        </w:rPr>
        <w:instrText xml:space="preserve"> QUOTE </w:instrText>
      </w:r>
      <w:r>
        <w:rPr>
          <w:rFonts w:ascii="宋体" w:hAnsi="宋体"/>
          <w:position w:val="-18"/>
          <w:sz w:val="21"/>
          <w:szCs w:val="21"/>
        </w:rPr>
        <w:pict>
          <v:shape id="_x0000_i1069" o:spt="75" type="#_x0000_t75" style="height:31.5pt;width:137.25pt;" filled="f" o:preferrelative="t" stroked="f" coordsize="21600,21600" equationxml="&lt;">
            <v:path/>
            <v:fill on="f" focussize="0,0"/>
            <v:stroke on="f" joinstyle="miter"/>
            <v:imagedata r:id="rId73" chromakey="#FFFFFF" o:title=""/>
            <o:lock v:ext="edit" aspectratio="t"/>
            <w10:wrap type="none"/>
            <w10:anchorlock/>
          </v:shape>
        </w:pict>
      </w:r>
      <w:r>
        <w:rPr>
          <w:rFonts w:ascii="宋体" w:hAnsi="宋体"/>
          <w:sz w:val="21"/>
          <w:szCs w:val="21"/>
        </w:rPr>
        <w:instrText xml:space="preserve"> </w:instrText>
      </w:r>
      <w:r>
        <w:rPr>
          <w:rFonts w:ascii="宋体" w:hAnsi="宋体"/>
          <w:sz w:val="21"/>
          <w:szCs w:val="21"/>
        </w:rPr>
        <w:fldChar w:fldCharType="separate"/>
      </w:r>
      <w:r>
        <w:rPr>
          <w:rFonts w:ascii="宋体" w:hAnsi="宋体"/>
          <w:position w:val="-18"/>
          <w:sz w:val="21"/>
          <w:szCs w:val="21"/>
        </w:rPr>
        <w:pict>
          <v:shape id="_x0000_i1070" o:spt="75" type="#_x0000_t75" style="height:31.5pt;width:137.25pt;" filled="f" o:preferrelative="t" stroked="f" coordsize="21600,21600" equationxml="&lt;">
            <v:path/>
            <v:fill on="f" focussize="0,0"/>
            <v:stroke on="f" joinstyle="miter"/>
            <v:imagedata r:id="rId73" chromakey="#FFFFFF" o:title=""/>
            <o:lock v:ext="edit" aspectratio="t"/>
            <w10:wrap type="none"/>
            <w10:anchorlock/>
          </v:shape>
        </w:pict>
      </w:r>
      <w:r>
        <w:rPr>
          <w:rFonts w:ascii="宋体" w:hAnsi="宋体"/>
          <w:sz w:val="21"/>
          <w:szCs w:val="21"/>
        </w:rPr>
        <w:fldChar w:fldCharType="end"/>
      </w:r>
      <w:r>
        <w:rPr>
          <w:rFonts w:hint="eastAsia" w:ascii="宋体" w:hAnsi="宋体"/>
          <w:sz w:val="21"/>
          <w:szCs w:val="21"/>
        </w:rPr>
        <w:t>—贷款本金。</w:t>
      </w:r>
      <w:r>
        <w:rPr>
          <w:rFonts w:ascii="宋体" w:hAnsi="宋体"/>
          <w:sz w:val="21"/>
          <w:szCs w:val="21"/>
        </w:rPr>
        <w:t>N</w:t>
      </w:r>
      <w:r>
        <w:rPr>
          <w:rFonts w:hint="eastAsia" w:ascii="宋体" w:hAnsi="宋体"/>
          <w:sz w:val="21"/>
          <w:szCs w:val="21"/>
        </w:rPr>
        <w:t>为还款总期数</w:t>
      </w:r>
    </w:p>
    <w:p w14:paraId="66AB0CEE">
      <w:pPr>
        <w:spacing w:line="360" w:lineRule="auto"/>
        <w:rPr>
          <w:rFonts w:ascii="宋体" w:hAnsi="宋体"/>
          <w:sz w:val="21"/>
          <w:szCs w:val="21"/>
        </w:rPr>
      </w:pPr>
      <w:r>
        <w:rPr>
          <w:rFonts w:hint="eastAsia" w:ascii="宋体" w:hAnsi="宋体"/>
          <w:sz w:val="21"/>
          <w:szCs w:val="21"/>
        </w:rPr>
        <w:t>还款总期数=</w:t>
      </w:r>
      <w:r>
        <w:rPr>
          <w:rFonts w:ascii="宋体" w:hAnsi="宋体"/>
          <w:sz w:val="21"/>
          <w:szCs w:val="21"/>
        </w:rPr>
        <w:fldChar w:fldCharType="begin"/>
      </w:r>
      <w:r>
        <w:rPr>
          <w:rFonts w:ascii="宋体" w:hAnsi="宋体"/>
          <w:sz w:val="21"/>
          <w:szCs w:val="21"/>
        </w:rPr>
        <w:instrText xml:space="preserve"> QUOTE </w:instrText>
      </w:r>
      <w:r>
        <w:rPr>
          <w:rFonts w:ascii="宋体" w:hAnsi="宋体"/>
          <w:position w:val="-21"/>
          <w:sz w:val="21"/>
          <w:szCs w:val="21"/>
        </w:rPr>
        <w:pict>
          <v:shape id="_x0000_i1071" o:spt="75" type="#_x0000_t75" style="height:31.5pt;width:39pt;" filled="f" o:preferrelative="t" stroked="f" coordsize="21600,21600" equationxml="&lt;">
            <v:path/>
            <v:fill on="f" focussize="0,0"/>
            <v:stroke on="f" joinstyle="miter"/>
            <v:imagedata r:id="rId67" chromakey="#FFFFFF" o:title=""/>
            <o:lock v:ext="edit" aspectratio="t"/>
            <w10:wrap type="none"/>
            <w10:anchorlock/>
          </v:shape>
        </w:pict>
      </w:r>
      <w:r>
        <w:rPr>
          <w:rFonts w:ascii="宋体" w:hAnsi="宋体"/>
          <w:sz w:val="21"/>
          <w:szCs w:val="21"/>
        </w:rPr>
        <w:instrText xml:space="preserve"> </w:instrText>
      </w:r>
      <w:r>
        <w:rPr>
          <w:rFonts w:ascii="宋体" w:hAnsi="宋体"/>
          <w:sz w:val="21"/>
          <w:szCs w:val="21"/>
        </w:rPr>
        <w:fldChar w:fldCharType="separate"/>
      </w:r>
      <w:r>
        <w:rPr>
          <w:rFonts w:ascii="宋体" w:hAnsi="宋体"/>
          <w:position w:val="-21"/>
          <w:sz w:val="21"/>
          <w:szCs w:val="21"/>
        </w:rPr>
        <w:pict>
          <v:shape id="_x0000_i1072" o:spt="75" type="#_x0000_t75" style="height:31.5pt;width:39pt;" filled="f" o:preferrelative="t" stroked="f" coordsize="21600,21600" equationxml="&lt;">
            <v:path/>
            <v:fill on="f" focussize="0,0"/>
            <v:stroke on="f" joinstyle="miter"/>
            <v:imagedata r:id="rId67" chromakey="#FFFFFF" o:title=""/>
            <o:lock v:ext="edit" aspectratio="t"/>
            <w10:wrap type="none"/>
            <w10:anchorlock/>
          </v:shape>
        </w:pict>
      </w:r>
      <w:r>
        <w:rPr>
          <w:rFonts w:ascii="宋体" w:hAnsi="宋体"/>
          <w:sz w:val="21"/>
          <w:szCs w:val="21"/>
        </w:rPr>
        <w:fldChar w:fldCharType="end"/>
      </w:r>
    </w:p>
    <w:p w14:paraId="2BE193B5">
      <w:pPr>
        <w:spacing w:line="360" w:lineRule="auto"/>
        <w:rPr>
          <w:rFonts w:ascii="宋体" w:hAnsi="宋体"/>
          <w:sz w:val="21"/>
          <w:szCs w:val="21"/>
        </w:rPr>
      </w:pPr>
      <w:r>
        <w:rPr>
          <w:rFonts w:hint="eastAsia" w:ascii="宋体" w:hAnsi="宋体"/>
          <w:sz w:val="21"/>
          <w:szCs w:val="21"/>
        </w:rPr>
        <w:t>备注：月利率=</w:t>
      </w:r>
      <w:r>
        <w:rPr>
          <w:rFonts w:ascii="宋体" w:hAnsi="宋体"/>
          <w:sz w:val="21"/>
          <w:szCs w:val="21"/>
        </w:rPr>
        <w:fldChar w:fldCharType="begin"/>
      </w:r>
      <w:r>
        <w:rPr>
          <w:rFonts w:ascii="宋体" w:hAnsi="宋体"/>
          <w:sz w:val="21"/>
          <w:szCs w:val="21"/>
        </w:rPr>
        <w:instrText xml:space="preserve"> QUOTE </w:instrText>
      </w:r>
      <w:r>
        <w:rPr>
          <w:rFonts w:ascii="宋体" w:hAnsi="宋体"/>
          <w:position w:val="-18"/>
          <w:sz w:val="21"/>
          <w:szCs w:val="21"/>
        </w:rPr>
        <w:pict>
          <v:shape id="_x0000_i1073" o:spt="75" type="#_x0000_t75" style="height:31.5pt;width:30pt;" filled="f" o:preferrelative="t" stroked="f" coordsize="21600,21600" equationxml="&lt;">
            <v:path/>
            <v:fill on="f" focussize="0,0"/>
            <v:stroke on="f" joinstyle="miter"/>
            <v:imagedata r:id="rId68" chromakey="#FFFFFF" o:title=""/>
            <o:lock v:ext="edit" aspectratio="t"/>
            <w10:wrap type="none"/>
            <w10:anchorlock/>
          </v:shape>
        </w:pict>
      </w:r>
      <w:r>
        <w:rPr>
          <w:rFonts w:ascii="宋体" w:hAnsi="宋体"/>
          <w:sz w:val="21"/>
          <w:szCs w:val="21"/>
        </w:rPr>
        <w:instrText xml:space="preserve"> </w:instrText>
      </w:r>
      <w:r>
        <w:rPr>
          <w:rFonts w:ascii="宋体" w:hAnsi="宋体"/>
          <w:sz w:val="21"/>
          <w:szCs w:val="21"/>
        </w:rPr>
        <w:fldChar w:fldCharType="separate"/>
      </w:r>
      <w:r>
        <w:rPr>
          <w:rFonts w:ascii="宋体" w:hAnsi="宋体"/>
          <w:position w:val="-18"/>
          <w:sz w:val="21"/>
          <w:szCs w:val="21"/>
        </w:rPr>
        <w:pict>
          <v:shape id="_x0000_i1074" o:spt="75" type="#_x0000_t75" style="height:31.5pt;width:30pt;" filled="f" o:preferrelative="t" stroked="f" coordsize="21600,21600" equationxml="&lt;">
            <v:path/>
            <v:fill on="f" focussize="0,0"/>
            <v:stroke on="f" joinstyle="miter"/>
            <v:imagedata r:id="rId68" chromakey="#FFFFFF" o:title=""/>
            <o:lock v:ext="edit" aspectratio="t"/>
            <w10:wrap type="none"/>
            <w10:anchorlock/>
          </v:shape>
        </w:pict>
      </w:r>
      <w:r>
        <w:rPr>
          <w:rFonts w:ascii="宋体" w:hAnsi="宋体"/>
          <w:sz w:val="21"/>
          <w:szCs w:val="21"/>
        </w:rPr>
        <w:fldChar w:fldCharType="end"/>
      </w:r>
      <w:r>
        <w:rPr>
          <w:rFonts w:hint="eastAsia" w:ascii="宋体" w:hAnsi="宋体"/>
          <w:sz w:val="21"/>
          <w:szCs w:val="21"/>
        </w:rPr>
        <w:t xml:space="preserve">  日利率=</w:t>
      </w:r>
      <w:r>
        <w:rPr>
          <w:rFonts w:ascii="宋体" w:hAnsi="宋体"/>
          <w:sz w:val="21"/>
          <w:szCs w:val="21"/>
        </w:rPr>
        <w:fldChar w:fldCharType="begin"/>
      </w:r>
      <w:r>
        <w:rPr>
          <w:rFonts w:ascii="宋体" w:hAnsi="宋体"/>
          <w:sz w:val="21"/>
          <w:szCs w:val="21"/>
        </w:rPr>
        <w:instrText xml:space="preserve"> QUOTE </w:instrText>
      </w:r>
      <w:r>
        <w:rPr>
          <w:rFonts w:ascii="宋体" w:hAnsi="宋体"/>
          <w:position w:val="-18"/>
          <w:sz w:val="21"/>
          <w:szCs w:val="21"/>
        </w:rPr>
        <w:pict>
          <v:shape id="_x0000_i1075" o:spt="75" type="#_x0000_t75" style="height:31.5pt;width:30pt;" filled="f" o:preferrelative="t" stroked="f" coordsize="21600,21600" equationxml="&lt;">
            <v:path/>
            <v:fill on="f" focussize="0,0"/>
            <v:stroke on="f" joinstyle="miter"/>
            <v:imagedata r:id="rId69" chromakey="#FFFFFF" o:title=""/>
            <o:lock v:ext="edit" aspectratio="t"/>
            <w10:wrap type="none"/>
            <w10:anchorlock/>
          </v:shape>
        </w:pict>
      </w:r>
      <w:r>
        <w:rPr>
          <w:rFonts w:ascii="宋体" w:hAnsi="宋体"/>
          <w:sz w:val="21"/>
          <w:szCs w:val="21"/>
        </w:rPr>
        <w:instrText xml:space="preserve"> </w:instrText>
      </w:r>
      <w:r>
        <w:rPr>
          <w:rFonts w:ascii="宋体" w:hAnsi="宋体"/>
          <w:sz w:val="21"/>
          <w:szCs w:val="21"/>
        </w:rPr>
        <w:fldChar w:fldCharType="separate"/>
      </w:r>
      <w:r>
        <w:rPr>
          <w:rFonts w:ascii="宋体" w:hAnsi="宋体"/>
          <w:position w:val="-18"/>
          <w:sz w:val="21"/>
          <w:szCs w:val="21"/>
        </w:rPr>
        <w:pict>
          <v:shape id="_x0000_i1076" o:spt="75" type="#_x0000_t75" style="height:31.5pt;width:30pt;" filled="f" o:preferrelative="t" stroked="f" coordsize="21600,21600" equationxml="&lt;">
            <v:path/>
            <v:fill on="f" focussize="0,0"/>
            <v:stroke on="f" joinstyle="miter"/>
            <v:imagedata r:id="rId69" chromakey="#FFFFFF" o:title=""/>
            <o:lock v:ext="edit" aspectratio="t"/>
            <w10:wrap type="none"/>
            <w10:anchorlock/>
          </v:shape>
        </w:pict>
      </w:r>
      <w:r>
        <w:rPr>
          <w:rFonts w:ascii="宋体" w:hAnsi="宋体"/>
          <w:sz w:val="21"/>
          <w:szCs w:val="21"/>
        </w:rPr>
        <w:fldChar w:fldCharType="end"/>
      </w:r>
      <w:r>
        <w:rPr>
          <w:rFonts w:hint="eastAsia" w:ascii="宋体" w:hAnsi="宋体"/>
          <w:sz w:val="21"/>
          <w:szCs w:val="21"/>
        </w:rPr>
        <w:t xml:space="preserve">   期利率</w:t>
      </w:r>
      <w:r>
        <w:rPr>
          <w:rFonts w:ascii="宋体" w:hAnsi="宋体"/>
          <w:sz w:val="21"/>
          <w:szCs w:val="21"/>
        </w:rPr>
        <w:fldChar w:fldCharType="begin"/>
      </w:r>
      <w:r>
        <w:rPr>
          <w:rFonts w:ascii="宋体" w:hAnsi="宋体"/>
          <w:sz w:val="21"/>
          <w:szCs w:val="21"/>
        </w:rPr>
        <w:instrText xml:space="preserve"> QUOTE </w:instrText>
      </w:r>
      <w:r>
        <w:rPr>
          <w:rFonts w:ascii="宋体" w:hAnsi="宋体"/>
          <w:position w:val="-18"/>
          <w:sz w:val="21"/>
          <w:szCs w:val="21"/>
        </w:rPr>
        <w:pict>
          <v:shape id="_x0000_i1077" o:spt="75" type="#_x0000_t75" style="height:31.5pt;width:112.5pt;" filled="f" o:preferrelative="t" stroked="f" coordsize="21600,21600" equationxml="&lt;">
            <v:path/>
            <v:fill on="f" focussize="0,0"/>
            <v:stroke on="f" joinstyle="miter"/>
            <v:imagedata r:id="rId74" chromakey="#FFFFFF" o:title=""/>
            <o:lock v:ext="edit" aspectratio="t"/>
            <w10:wrap type="none"/>
            <w10:anchorlock/>
          </v:shape>
        </w:pict>
      </w:r>
      <w:r>
        <w:rPr>
          <w:rFonts w:ascii="宋体" w:hAnsi="宋体"/>
          <w:sz w:val="21"/>
          <w:szCs w:val="21"/>
        </w:rPr>
        <w:instrText xml:space="preserve"> </w:instrText>
      </w:r>
      <w:r>
        <w:rPr>
          <w:rFonts w:ascii="宋体" w:hAnsi="宋体"/>
          <w:sz w:val="21"/>
          <w:szCs w:val="21"/>
        </w:rPr>
        <w:fldChar w:fldCharType="separate"/>
      </w:r>
      <w:r>
        <w:rPr>
          <w:rFonts w:ascii="宋体" w:hAnsi="宋体"/>
          <w:position w:val="-18"/>
          <w:sz w:val="21"/>
          <w:szCs w:val="21"/>
        </w:rPr>
        <w:pict>
          <v:shape id="_x0000_i1078" o:spt="75" type="#_x0000_t75" style="height:31.5pt;width:111.75pt;" filled="f" o:preferrelative="t" stroked="f" coordsize="21600,21600" equationxml="&lt;">
            <v:path/>
            <v:fill on="f" focussize="0,0"/>
            <v:stroke on="f" joinstyle="miter"/>
            <v:imagedata r:id="rId74" chromakey="#FFFFFF" o:title=""/>
            <o:lock v:ext="edit" aspectratio="t"/>
            <w10:wrap type="none"/>
            <w10:anchorlock/>
          </v:shape>
        </w:pict>
      </w:r>
      <w:r>
        <w:rPr>
          <w:rFonts w:ascii="宋体" w:hAnsi="宋体"/>
          <w:sz w:val="21"/>
          <w:szCs w:val="21"/>
        </w:rPr>
        <w:fldChar w:fldCharType="end"/>
      </w:r>
    </w:p>
    <w:p w14:paraId="1CF0074D">
      <w:pPr>
        <w:pStyle w:val="70"/>
        <w:widowControl w:val="0"/>
        <w:numPr>
          <w:ilvl w:val="0"/>
          <w:numId w:val="186"/>
        </w:numPr>
        <w:spacing w:after="0" w:line="360" w:lineRule="auto"/>
        <w:ind w:firstLineChars="0"/>
        <w:rPr>
          <w:rFonts w:ascii="宋体" w:hAnsi="宋体"/>
          <w:sz w:val="21"/>
          <w:szCs w:val="21"/>
        </w:rPr>
      </w:pPr>
      <w:r>
        <w:rPr>
          <w:rFonts w:hint="eastAsia" w:ascii="宋体" w:hAnsi="宋体"/>
          <w:sz w:val="21"/>
          <w:szCs w:val="21"/>
        </w:rPr>
        <w:t>到期一次性还本付息</w:t>
      </w:r>
      <w:r>
        <w:rPr>
          <w:rFonts w:ascii="宋体" w:hAnsi="宋体"/>
          <w:sz w:val="21"/>
          <w:szCs w:val="21"/>
        </w:rPr>
        <w:t xml:space="preserve">  </w:t>
      </w:r>
      <w:r>
        <w:rPr>
          <w:rFonts w:hint="eastAsia" w:ascii="宋体" w:hAnsi="宋体"/>
          <w:sz w:val="21"/>
          <w:szCs w:val="21"/>
        </w:rPr>
        <w:t>（备注：期限具体到月）</w:t>
      </w:r>
    </w:p>
    <w:p w14:paraId="0B4C2EE4">
      <w:pPr>
        <w:spacing w:line="360" w:lineRule="auto"/>
        <w:rPr>
          <w:rFonts w:ascii="宋体" w:hAnsi="宋体"/>
          <w:sz w:val="21"/>
          <w:szCs w:val="21"/>
        </w:rPr>
      </w:pPr>
      <w:r>
        <w:rPr>
          <w:rFonts w:hint="eastAsia" w:ascii="宋体" w:hAnsi="宋体"/>
          <w:sz w:val="21"/>
          <w:szCs w:val="21"/>
        </w:rPr>
        <w:t>到期还款额=贷款本金+贷款本金</w:t>
      </w:r>
      <w:r>
        <w:rPr>
          <w:rFonts w:ascii="宋体" w:hAnsi="宋体"/>
          <w:sz w:val="21"/>
          <w:szCs w:val="21"/>
        </w:rPr>
        <w:fldChar w:fldCharType="begin"/>
      </w:r>
      <w:r>
        <w:rPr>
          <w:rFonts w:ascii="宋体" w:hAnsi="宋体"/>
          <w:sz w:val="21"/>
          <w:szCs w:val="21"/>
        </w:rPr>
        <w:instrText xml:space="preserve"> QUOTE </w:instrText>
      </w:r>
      <w:r>
        <w:rPr>
          <w:rFonts w:ascii="宋体" w:hAnsi="宋体"/>
          <w:position w:val="-20"/>
          <w:sz w:val="21"/>
          <w:szCs w:val="21"/>
        </w:rPr>
        <w:pict>
          <v:shape id="_x0000_i1079" o:spt="75" type="#_x0000_t75" style="height:31.5pt;width:9.75pt;" filled="f" o:preferrelative="t" stroked="f" coordsize="21600,21600" equationxml="&lt;">
            <v:path/>
            <v:fill on="f" focussize="0,0"/>
            <v:stroke on="f" joinstyle="miter"/>
            <v:imagedata r:id="rId75" chromakey="#FFFFFF" o:title=""/>
            <o:lock v:ext="edit" aspectratio="t"/>
            <w10:wrap type="none"/>
            <w10:anchorlock/>
          </v:shape>
        </w:pict>
      </w:r>
      <w:r>
        <w:rPr>
          <w:rFonts w:ascii="宋体" w:hAnsi="宋体"/>
          <w:sz w:val="21"/>
          <w:szCs w:val="21"/>
        </w:rPr>
        <w:instrText xml:space="preserve"> </w:instrText>
      </w:r>
      <w:r>
        <w:rPr>
          <w:rFonts w:ascii="宋体" w:hAnsi="宋体"/>
          <w:sz w:val="21"/>
          <w:szCs w:val="21"/>
        </w:rPr>
        <w:fldChar w:fldCharType="separate"/>
      </w:r>
      <w:r>
        <w:rPr>
          <w:rFonts w:ascii="宋体" w:hAnsi="宋体"/>
          <w:position w:val="-20"/>
          <w:sz w:val="21"/>
          <w:szCs w:val="21"/>
        </w:rPr>
        <w:pict>
          <v:shape id="_x0000_i1080" o:spt="75" type="#_x0000_t75" style="height:31.5pt;width:10.5pt;" filled="f" o:preferrelative="t" stroked="f" coordsize="21600,21600" equationxml="&lt;">
            <v:path/>
            <v:fill on="f" focussize="0,0"/>
            <v:stroke on="f" joinstyle="miter"/>
            <v:imagedata r:id="rId75" chromakey="#FFFFFF" o:title=""/>
            <o:lock v:ext="edit" aspectratio="t"/>
            <w10:wrap type="none"/>
            <w10:anchorlock/>
          </v:shape>
        </w:pict>
      </w:r>
      <w:r>
        <w:rPr>
          <w:rFonts w:ascii="宋体" w:hAnsi="宋体"/>
          <w:sz w:val="21"/>
          <w:szCs w:val="21"/>
        </w:rPr>
        <w:fldChar w:fldCharType="end"/>
      </w:r>
      <w:r>
        <w:rPr>
          <w:rFonts w:hint="eastAsia" w:ascii="宋体" w:hAnsi="宋体"/>
          <w:sz w:val="21"/>
          <w:szCs w:val="21"/>
        </w:rPr>
        <w:t>月利率</w:t>
      </w:r>
      <w:r>
        <w:rPr>
          <w:rFonts w:ascii="宋体" w:hAnsi="宋体"/>
          <w:sz w:val="21"/>
          <w:szCs w:val="21"/>
        </w:rPr>
        <w:fldChar w:fldCharType="begin"/>
      </w:r>
      <w:r>
        <w:rPr>
          <w:rFonts w:ascii="宋体" w:hAnsi="宋体"/>
          <w:sz w:val="21"/>
          <w:szCs w:val="21"/>
        </w:rPr>
        <w:instrText xml:space="preserve"> QUOTE </w:instrText>
      </w:r>
      <w:r>
        <w:rPr>
          <w:rFonts w:ascii="宋体" w:hAnsi="宋体"/>
          <w:position w:val="-20"/>
          <w:sz w:val="21"/>
          <w:szCs w:val="21"/>
        </w:rPr>
        <w:pict>
          <v:shape id="_x0000_i1081" o:spt="75" type="#_x0000_t75" style="height:31.5pt;width:9.75pt;" filled="f" o:preferrelative="t" stroked="f" coordsize="21600,21600" equationxml="&lt;">
            <v:path/>
            <v:fill on="f" focussize="0,0"/>
            <v:stroke on="f" joinstyle="miter"/>
            <v:imagedata r:id="rId75" chromakey="#FFFFFF" o:title=""/>
            <o:lock v:ext="edit" aspectratio="t"/>
            <w10:wrap type="none"/>
            <w10:anchorlock/>
          </v:shape>
        </w:pict>
      </w:r>
      <w:r>
        <w:rPr>
          <w:rFonts w:ascii="宋体" w:hAnsi="宋体"/>
          <w:sz w:val="21"/>
          <w:szCs w:val="21"/>
        </w:rPr>
        <w:instrText xml:space="preserve"> </w:instrText>
      </w:r>
      <w:r>
        <w:rPr>
          <w:rFonts w:ascii="宋体" w:hAnsi="宋体"/>
          <w:sz w:val="21"/>
          <w:szCs w:val="21"/>
        </w:rPr>
        <w:fldChar w:fldCharType="separate"/>
      </w:r>
      <w:r>
        <w:rPr>
          <w:rFonts w:ascii="宋体" w:hAnsi="宋体"/>
          <w:position w:val="-20"/>
          <w:sz w:val="21"/>
          <w:szCs w:val="21"/>
        </w:rPr>
        <w:pict>
          <v:shape id="_x0000_i1082" o:spt="75" type="#_x0000_t75" style="height:31.5pt;width:10.5pt;" filled="f" o:preferrelative="t" stroked="f" coordsize="21600,21600" equationxml="&lt;">
            <v:path/>
            <v:fill on="f" focussize="0,0"/>
            <v:stroke on="f" joinstyle="miter"/>
            <v:imagedata r:id="rId75" chromakey="#FFFFFF" o:title=""/>
            <o:lock v:ext="edit" aspectratio="t"/>
            <w10:wrap type="none"/>
            <w10:anchorlock/>
          </v:shape>
        </w:pict>
      </w:r>
      <w:r>
        <w:rPr>
          <w:rFonts w:ascii="宋体" w:hAnsi="宋体"/>
          <w:sz w:val="21"/>
          <w:szCs w:val="21"/>
        </w:rPr>
        <w:fldChar w:fldCharType="end"/>
      </w:r>
      <w:r>
        <w:rPr>
          <w:rFonts w:hint="eastAsia" w:ascii="宋体" w:hAnsi="宋体"/>
          <w:sz w:val="21"/>
          <w:szCs w:val="21"/>
        </w:rPr>
        <w:t>贷款期限（月）</w:t>
      </w:r>
    </w:p>
    <w:p w14:paraId="0F9AE887">
      <w:pPr>
        <w:pStyle w:val="70"/>
        <w:widowControl w:val="0"/>
        <w:numPr>
          <w:ilvl w:val="0"/>
          <w:numId w:val="186"/>
        </w:numPr>
        <w:spacing w:after="0" w:line="360" w:lineRule="auto"/>
        <w:ind w:firstLineChars="0"/>
        <w:rPr>
          <w:rFonts w:ascii="宋体" w:hAnsi="宋体"/>
          <w:sz w:val="21"/>
          <w:szCs w:val="21"/>
        </w:rPr>
      </w:pPr>
      <w:r>
        <w:rPr>
          <w:rFonts w:hint="eastAsia" w:ascii="宋体" w:hAnsi="宋体"/>
          <w:sz w:val="21"/>
          <w:szCs w:val="21"/>
        </w:rPr>
        <w:t>按月付息，到期一次性还本</w:t>
      </w:r>
    </w:p>
    <w:p w14:paraId="36BE21A7">
      <w:pPr>
        <w:spacing w:line="360" w:lineRule="auto"/>
        <w:rPr>
          <w:rFonts w:ascii="宋体" w:hAnsi="宋体"/>
          <w:sz w:val="21"/>
          <w:szCs w:val="21"/>
        </w:rPr>
      </w:pPr>
      <w:r>
        <w:rPr>
          <w:rFonts w:hint="eastAsia" w:ascii="宋体" w:hAnsi="宋体"/>
          <w:sz w:val="21"/>
          <w:szCs w:val="21"/>
        </w:rPr>
        <w:t>每月支付的利息=贷款本金</w:t>
      </w:r>
      <w:r>
        <w:rPr>
          <w:rFonts w:ascii="宋体" w:hAnsi="宋体"/>
          <w:sz w:val="21"/>
          <w:szCs w:val="21"/>
        </w:rPr>
        <w:fldChar w:fldCharType="begin"/>
      </w:r>
      <w:r>
        <w:rPr>
          <w:rFonts w:ascii="宋体" w:hAnsi="宋体"/>
          <w:sz w:val="21"/>
          <w:szCs w:val="21"/>
        </w:rPr>
        <w:instrText xml:space="preserve"> QUOTE </w:instrText>
      </w:r>
      <w:r>
        <w:rPr>
          <w:rFonts w:ascii="宋体" w:hAnsi="宋体"/>
          <w:position w:val="-20"/>
          <w:sz w:val="21"/>
          <w:szCs w:val="21"/>
        </w:rPr>
        <w:pict>
          <v:shape id="_x0000_i1083" o:spt="75" type="#_x0000_t75" style="height:31.5pt;width:9.75pt;" filled="f" o:preferrelative="t" stroked="f" coordsize="21600,21600" equationxml="&lt;">
            <v:path/>
            <v:fill on="f" focussize="0,0"/>
            <v:stroke on="f" joinstyle="miter"/>
            <v:imagedata r:id="rId75" chromakey="#FFFFFF" o:title=""/>
            <o:lock v:ext="edit" aspectratio="t"/>
            <w10:wrap type="none"/>
            <w10:anchorlock/>
          </v:shape>
        </w:pict>
      </w:r>
      <w:r>
        <w:rPr>
          <w:rFonts w:ascii="宋体" w:hAnsi="宋体"/>
          <w:sz w:val="21"/>
          <w:szCs w:val="21"/>
        </w:rPr>
        <w:instrText xml:space="preserve"> </w:instrText>
      </w:r>
      <w:r>
        <w:rPr>
          <w:rFonts w:ascii="宋体" w:hAnsi="宋体"/>
          <w:sz w:val="21"/>
          <w:szCs w:val="21"/>
        </w:rPr>
        <w:fldChar w:fldCharType="separate"/>
      </w:r>
      <w:r>
        <w:rPr>
          <w:rFonts w:ascii="宋体" w:hAnsi="宋体"/>
          <w:position w:val="-20"/>
          <w:sz w:val="21"/>
          <w:szCs w:val="21"/>
        </w:rPr>
        <w:pict>
          <v:shape id="_x0000_i1084" o:spt="75" type="#_x0000_t75" style="height:31.5pt;width:10.5pt;" filled="f" o:preferrelative="t" stroked="f" coordsize="21600,21600" equationxml="&lt;">
            <v:path/>
            <v:fill on="f" focussize="0,0"/>
            <v:stroke on="f" joinstyle="miter"/>
            <v:imagedata r:id="rId75" chromakey="#FFFFFF" o:title=""/>
            <o:lock v:ext="edit" aspectratio="t"/>
            <w10:wrap type="none"/>
            <w10:anchorlock/>
          </v:shape>
        </w:pict>
      </w:r>
      <w:r>
        <w:rPr>
          <w:rFonts w:ascii="宋体" w:hAnsi="宋体"/>
          <w:sz w:val="21"/>
          <w:szCs w:val="21"/>
        </w:rPr>
        <w:fldChar w:fldCharType="end"/>
      </w:r>
      <w:r>
        <w:rPr>
          <w:rFonts w:hint="eastAsia" w:ascii="宋体" w:hAnsi="宋体"/>
          <w:sz w:val="21"/>
          <w:szCs w:val="21"/>
        </w:rPr>
        <w:t>月利率</w:t>
      </w:r>
      <w:r>
        <w:rPr>
          <w:rFonts w:ascii="宋体" w:hAnsi="宋体"/>
          <w:sz w:val="21"/>
          <w:szCs w:val="21"/>
        </w:rPr>
        <w:fldChar w:fldCharType="begin"/>
      </w:r>
      <w:r>
        <w:rPr>
          <w:rFonts w:ascii="宋体" w:hAnsi="宋体"/>
          <w:sz w:val="21"/>
          <w:szCs w:val="21"/>
        </w:rPr>
        <w:instrText xml:space="preserve"> QUOTE </w:instrText>
      </w:r>
      <w:r>
        <w:rPr>
          <w:rFonts w:ascii="宋体" w:hAnsi="宋体"/>
          <w:position w:val="-20"/>
          <w:sz w:val="21"/>
          <w:szCs w:val="21"/>
        </w:rPr>
        <w:pict>
          <v:shape id="_x0000_i1085" o:spt="75" type="#_x0000_t75" style="height:31.5pt;width:9.75pt;" filled="f" o:preferrelative="t" stroked="f" coordsize="21600,21600" equationxml="&lt;">
            <v:path/>
            <v:fill on="f" focussize="0,0"/>
            <v:stroke on="f" joinstyle="miter"/>
            <v:imagedata r:id="rId75" chromakey="#FFFFFF" o:title=""/>
            <o:lock v:ext="edit" aspectratio="t"/>
            <w10:wrap type="none"/>
            <w10:anchorlock/>
          </v:shape>
        </w:pict>
      </w:r>
      <w:r>
        <w:rPr>
          <w:rFonts w:ascii="宋体" w:hAnsi="宋体"/>
          <w:sz w:val="21"/>
          <w:szCs w:val="21"/>
        </w:rPr>
        <w:instrText xml:space="preserve"> </w:instrText>
      </w:r>
      <w:r>
        <w:rPr>
          <w:rFonts w:ascii="宋体" w:hAnsi="宋体"/>
          <w:sz w:val="21"/>
          <w:szCs w:val="21"/>
        </w:rPr>
        <w:fldChar w:fldCharType="separate"/>
      </w:r>
      <w:r>
        <w:rPr>
          <w:rFonts w:ascii="宋体" w:hAnsi="宋体"/>
          <w:position w:val="-20"/>
          <w:sz w:val="21"/>
          <w:szCs w:val="21"/>
        </w:rPr>
        <w:pict>
          <v:shape id="_x0000_i1086" o:spt="75" type="#_x0000_t75" style="height:31.5pt;width:10.5pt;" filled="f" o:preferrelative="t" stroked="f" coordsize="21600,21600" equationxml="&lt;">
            <v:path/>
            <v:fill on="f" focussize="0,0"/>
            <v:stroke on="f" joinstyle="miter"/>
            <v:imagedata r:id="rId75" chromakey="#FFFFFF" o:title=""/>
            <o:lock v:ext="edit" aspectratio="t"/>
            <w10:wrap type="none"/>
            <w10:anchorlock/>
          </v:shape>
        </w:pict>
      </w:r>
      <w:r>
        <w:rPr>
          <w:rFonts w:ascii="宋体" w:hAnsi="宋体"/>
          <w:sz w:val="21"/>
          <w:szCs w:val="21"/>
        </w:rPr>
        <w:fldChar w:fldCharType="end"/>
      </w:r>
      <w:r>
        <w:rPr>
          <w:rFonts w:hint="eastAsia" w:ascii="宋体" w:hAnsi="宋体"/>
          <w:sz w:val="21"/>
          <w:szCs w:val="21"/>
        </w:rPr>
        <w:t>贷款期限（月）</w:t>
      </w:r>
    </w:p>
    <w:p w14:paraId="750B1C69">
      <w:pPr>
        <w:spacing w:line="360" w:lineRule="auto"/>
        <w:rPr>
          <w:rFonts w:ascii="宋体" w:hAnsi="宋体"/>
          <w:sz w:val="21"/>
          <w:szCs w:val="21"/>
        </w:rPr>
      </w:pPr>
      <w:r>
        <w:rPr>
          <w:rFonts w:hint="eastAsia" w:ascii="宋体" w:hAnsi="宋体"/>
          <w:sz w:val="21"/>
          <w:szCs w:val="21"/>
        </w:rPr>
        <w:t>本息和=贷款本金+每月支付利息*贷款期限</w:t>
      </w:r>
    </w:p>
    <w:p w14:paraId="5480CF37">
      <w:pPr>
        <w:pStyle w:val="5"/>
        <w:numPr>
          <w:ilvl w:val="0"/>
          <w:numId w:val="0"/>
        </w:numPr>
        <w:ind w:left="6"/>
      </w:pPr>
      <w:r>
        <w:rPr>
          <w:rFonts w:hint="eastAsia"/>
        </w:rPr>
        <w:t>交易后</w:t>
      </w:r>
    </w:p>
    <w:p w14:paraId="324EB7E3">
      <w:pPr>
        <w:widowControl w:val="0"/>
        <w:spacing w:after="0" w:line="360" w:lineRule="auto"/>
        <w:rPr>
          <w:rFonts w:ascii="宋体" w:hAnsi="宋体"/>
          <w:sz w:val="21"/>
          <w:szCs w:val="21"/>
        </w:rPr>
      </w:pPr>
      <w:r>
        <w:rPr>
          <w:rFonts w:hint="eastAsia" w:ascii="宋体" w:hAnsi="宋体" w:cs="Arial"/>
          <w:color w:val="000000"/>
          <w:sz w:val="21"/>
          <w:szCs w:val="21"/>
        </w:rPr>
        <w:t>无论成功失败都记录日志，日志应该在内部管理里的日志管理-用户操作日志查询里的个人客户日志中查询到。用户也可以在个人网银里的客户服务里的网银操作日志查询</w:t>
      </w:r>
    </w:p>
    <w:p w14:paraId="7607AEE3">
      <w:pPr>
        <w:pStyle w:val="4"/>
        <w:numPr>
          <w:ilvl w:val="2"/>
          <w:numId w:val="2"/>
        </w:numPr>
        <w:ind w:left="57"/>
      </w:pPr>
      <w:bookmarkStart w:id="896" w:name="_Toc350867221"/>
      <w:bookmarkEnd w:id="896"/>
      <w:bookmarkStart w:id="897" w:name="_Toc350867233"/>
      <w:bookmarkEnd w:id="897"/>
      <w:bookmarkStart w:id="898" w:name="_Toc350867234"/>
      <w:bookmarkEnd w:id="898"/>
      <w:bookmarkStart w:id="899" w:name="_Toc350867215"/>
      <w:bookmarkEnd w:id="899"/>
      <w:bookmarkStart w:id="900" w:name="_Toc350867229"/>
      <w:bookmarkEnd w:id="900"/>
      <w:bookmarkStart w:id="901" w:name="_Toc350867232"/>
      <w:bookmarkEnd w:id="901"/>
      <w:bookmarkStart w:id="902" w:name="_Toc350867228"/>
      <w:bookmarkEnd w:id="902"/>
      <w:bookmarkStart w:id="903" w:name="_Toc350867216"/>
      <w:bookmarkEnd w:id="903"/>
      <w:bookmarkStart w:id="904" w:name="_Toc350867230"/>
      <w:bookmarkEnd w:id="904"/>
      <w:bookmarkStart w:id="905" w:name="_Toc350867231"/>
      <w:bookmarkEnd w:id="905"/>
      <w:bookmarkStart w:id="906" w:name="_Toc350867211"/>
      <w:bookmarkEnd w:id="906"/>
      <w:bookmarkStart w:id="907" w:name="_Toc350867207"/>
      <w:bookmarkEnd w:id="907"/>
      <w:bookmarkStart w:id="908" w:name="_Toc350867195"/>
      <w:bookmarkEnd w:id="908"/>
      <w:bookmarkStart w:id="909" w:name="_Toc350867193"/>
      <w:bookmarkEnd w:id="909"/>
      <w:bookmarkStart w:id="910" w:name="_Toc350867220"/>
      <w:bookmarkEnd w:id="910"/>
      <w:bookmarkStart w:id="911" w:name="_Toc350867208"/>
      <w:bookmarkEnd w:id="911"/>
      <w:bookmarkStart w:id="912" w:name="_Toc350867199"/>
      <w:bookmarkEnd w:id="912"/>
      <w:bookmarkStart w:id="913" w:name="_Toc350867203"/>
      <w:bookmarkEnd w:id="913"/>
      <w:bookmarkStart w:id="914" w:name="_Toc350867205"/>
      <w:bookmarkEnd w:id="914"/>
      <w:bookmarkStart w:id="915" w:name="_Toc350867206"/>
      <w:bookmarkEnd w:id="915"/>
      <w:bookmarkStart w:id="916" w:name="_Toc350867200"/>
      <w:bookmarkEnd w:id="916"/>
      <w:bookmarkStart w:id="917" w:name="_Toc350867210"/>
      <w:bookmarkEnd w:id="917"/>
      <w:bookmarkStart w:id="918" w:name="_Toc350867213"/>
      <w:bookmarkEnd w:id="918"/>
      <w:bookmarkStart w:id="919" w:name="_Toc350867204"/>
      <w:bookmarkEnd w:id="919"/>
      <w:bookmarkStart w:id="920" w:name="_Toc350867202"/>
      <w:bookmarkEnd w:id="920"/>
      <w:bookmarkStart w:id="921" w:name="_Toc350867194"/>
      <w:bookmarkEnd w:id="921"/>
      <w:bookmarkStart w:id="922" w:name="_Toc350867217"/>
      <w:bookmarkEnd w:id="922"/>
      <w:bookmarkStart w:id="923" w:name="_Toc350867209"/>
      <w:bookmarkEnd w:id="923"/>
      <w:bookmarkStart w:id="924" w:name="_Toc350867192"/>
      <w:bookmarkEnd w:id="924"/>
      <w:bookmarkStart w:id="925" w:name="_Toc350867198"/>
      <w:bookmarkEnd w:id="925"/>
      <w:bookmarkStart w:id="926" w:name="_Toc350867222"/>
      <w:bookmarkEnd w:id="926"/>
      <w:bookmarkStart w:id="927" w:name="_Toc350867197"/>
      <w:bookmarkEnd w:id="927"/>
      <w:bookmarkStart w:id="928" w:name="_Toc350867214"/>
      <w:bookmarkEnd w:id="928"/>
      <w:bookmarkStart w:id="929" w:name="_Toc350867196"/>
      <w:bookmarkEnd w:id="929"/>
      <w:bookmarkStart w:id="930" w:name="_Toc350867191"/>
      <w:bookmarkEnd w:id="930"/>
      <w:bookmarkStart w:id="931" w:name="_Toc350867224"/>
      <w:bookmarkEnd w:id="931"/>
      <w:bookmarkStart w:id="932" w:name="_Toc350867235"/>
      <w:bookmarkEnd w:id="932"/>
      <w:bookmarkStart w:id="933" w:name="_Toc350867225"/>
      <w:bookmarkEnd w:id="933"/>
      <w:bookmarkStart w:id="934" w:name="_Toc350867227"/>
      <w:bookmarkEnd w:id="934"/>
      <w:bookmarkStart w:id="935" w:name="_Toc350867226"/>
      <w:bookmarkEnd w:id="935"/>
      <w:bookmarkStart w:id="936" w:name="_Toc350867223"/>
      <w:bookmarkEnd w:id="936"/>
      <w:bookmarkStart w:id="937" w:name="_Toc350867212"/>
      <w:bookmarkEnd w:id="937"/>
      <w:bookmarkStart w:id="938" w:name="_Toc350867201"/>
      <w:bookmarkEnd w:id="938"/>
      <w:bookmarkStart w:id="939" w:name="_Toc350867219"/>
      <w:bookmarkEnd w:id="939"/>
      <w:bookmarkStart w:id="940" w:name="_Toc350867218"/>
      <w:bookmarkEnd w:id="940"/>
      <w:bookmarkStart w:id="941" w:name="_Toc351988591"/>
      <w:r>
        <w:rPr>
          <w:rFonts w:hint="eastAsia"/>
        </w:rPr>
        <w:t>页面要素</w:t>
      </w:r>
      <w:bookmarkEnd w:id="941"/>
    </w:p>
    <w:p w14:paraId="0BD4BD27">
      <w:pPr>
        <w:pStyle w:val="5"/>
        <w:numPr>
          <w:ilvl w:val="0"/>
          <w:numId w:val="0"/>
        </w:numPr>
        <w:ind w:left="6"/>
      </w:pPr>
      <w:r>
        <w:rPr>
          <w:rFonts w:hint="eastAsia"/>
        </w:rPr>
        <w:t>新增贷款试算页面</w:t>
      </w:r>
    </w:p>
    <w:tbl>
      <w:tblPr>
        <w:tblStyle w:val="4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7"/>
        <w:gridCol w:w="1619"/>
        <w:gridCol w:w="1028"/>
        <w:gridCol w:w="999"/>
        <w:gridCol w:w="1057"/>
        <w:gridCol w:w="897"/>
        <w:gridCol w:w="2495"/>
      </w:tblGrid>
      <w:tr w14:paraId="7D474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 w:type="dxa"/>
            <w:shd w:val="clear" w:color="auto" w:fill="FFCC99"/>
            <w:vAlign w:val="center"/>
          </w:tcPr>
          <w:p w14:paraId="20BFC8A8">
            <w:pPr>
              <w:rPr>
                <w:rFonts w:ascii="宋体" w:hAnsi="宋体" w:cs="Arial"/>
                <w:b/>
                <w:color w:val="000000"/>
                <w:sz w:val="21"/>
                <w:szCs w:val="21"/>
              </w:rPr>
            </w:pPr>
            <w:r>
              <w:rPr>
                <w:rFonts w:hint="eastAsia" w:ascii="宋体" w:hAnsi="宋体" w:cs="Arial"/>
                <w:b/>
                <w:color w:val="000000"/>
                <w:sz w:val="21"/>
                <w:szCs w:val="21"/>
              </w:rPr>
              <w:t>序号</w:t>
            </w:r>
          </w:p>
        </w:tc>
        <w:tc>
          <w:tcPr>
            <w:tcW w:w="1619" w:type="dxa"/>
            <w:shd w:val="clear" w:color="auto" w:fill="FFCC99"/>
            <w:vAlign w:val="center"/>
          </w:tcPr>
          <w:p w14:paraId="7F092306">
            <w:pPr>
              <w:rPr>
                <w:rFonts w:ascii="宋体" w:hAnsi="宋体" w:cs="Arial"/>
                <w:b/>
                <w:color w:val="000000"/>
                <w:sz w:val="21"/>
                <w:szCs w:val="21"/>
              </w:rPr>
            </w:pPr>
            <w:r>
              <w:rPr>
                <w:rFonts w:hint="eastAsia" w:ascii="宋体" w:hAnsi="宋体" w:cs="Arial"/>
                <w:b/>
                <w:color w:val="000000"/>
                <w:sz w:val="21"/>
                <w:szCs w:val="21"/>
              </w:rPr>
              <w:t>名称</w:t>
            </w:r>
          </w:p>
        </w:tc>
        <w:tc>
          <w:tcPr>
            <w:tcW w:w="1028" w:type="dxa"/>
            <w:shd w:val="clear" w:color="auto" w:fill="FFCC99"/>
            <w:vAlign w:val="center"/>
          </w:tcPr>
          <w:p w14:paraId="0B3FC464">
            <w:pPr>
              <w:rPr>
                <w:rFonts w:ascii="宋体" w:hAnsi="宋体" w:cs="Arial"/>
                <w:b/>
                <w:color w:val="000000"/>
                <w:sz w:val="21"/>
                <w:szCs w:val="21"/>
              </w:rPr>
            </w:pPr>
            <w:r>
              <w:rPr>
                <w:rFonts w:hint="eastAsia" w:ascii="宋体" w:hAnsi="宋体" w:cs="Arial"/>
                <w:b/>
                <w:color w:val="000000"/>
                <w:sz w:val="21"/>
                <w:szCs w:val="21"/>
              </w:rPr>
              <w:t>输入/输出</w:t>
            </w:r>
          </w:p>
        </w:tc>
        <w:tc>
          <w:tcPr>
            <w:tcW w:w="999" w:type="dxa"/>
            <w:shd w:val="clear" w:color="auto" w:fill="FFCC99"/>
            <w:vAlign w:val="center"/>
          </w:tcPr>
          <w:p w14:paraId="5FE732AA">
            <w:pPr>
              <w:rPr>
                <w:rFonts w:ascii="宋体" w:hAnsi="宋体" w:cs="Arial"/>
                <w:b/>
                <w:color w:val="000000"/>
                <w:sz w:val="21"/>
                <w:szCs w:val="21"/>
              </w:rPr>
            </w:pPr>
            <w:r>
              <w:rPr>
                <w:rFonts w:hint="eastAsia" w:ascii="宋体" w:hAnsi="宋体" w:cs="Arial"/>
                <w:b/>
                <w:color w:val="000000"/>
                <w:sz w:val="21"/>
                <w:szCs w:val="21"/>
              </w:rPr>
              <w:t>缺省值</w:t>
            </w:r>
          </w:p>
        </w:tc>
        <w:tc>
          <w:tcPr>
            <w:tcW w:w="1057" w:type="dxa"/>
            <w:shd w:val="clear" w:color="auto" w:fill="FFCC99"/>
            <w:vAlign w:val="center"/>
          </w:tcPr>
          <w:p w14:paraId="20AEDE66">
            <w:pPr>
              <w:rPr>
                <w:rFonts w:ascii="宋体" w:hAnsi="宋体" w:cs="Arial"/>
                <w:b/>
                <w:color w:val="000000"/>
                <w:sz w:val="21"/>
                <w:szCs w:val="21"/>
              </w:rPr>
            </w:pPr>
            <w:r>
              <w:rPr>
                <w:rFonts w:hint="eastAsia" w:ascii="宋体" w:hAnsi="宋体" w:cs="Arial"/>
                <w:b/>
                <w:color w:val="000000"/>
                <w:sz w:val="21"/>
                <w:szCs w:val="21"/>
              </w:rPr>
              <w:t>类型/长度</w:t>
            </w:r>
          </w:p>
        </w:tc>
        <w:tc>
          <w:tcPr>
            <w:tcW w:w="897" w:type="dxa"/>
            <w:shd w:val="clear" w:color="auto" w:fill="FFCC99"/>
            <w:vAlign w:val="center"/>
          </w:tcPr>
          <w:p w14:paraId="3EF2F027">
            <w:pPr>
              <w:rPr>
                <w:rFonts w:ascii="宋体" w:hAnsi="宋体" w:cs="Arial"/>
                <w:b/>
                <w:color w:val="000000"/>
                <w:sz w:val="21"/>
                <w:szCs w:val="21"/>
              </w:rPr>
            </w:pPr>
            <w:r>
              <w:rPr>
                <w:rFonts w:hint="eastAsia" w:ascii="宋体" w:hAnsi="宋体" w:cs="Arial"/>
                <w:b/>
                <w:color w:val="000000"/>
                <w:sz w:val="21"/>
                <w:szCs w:val="21"/>
              </w:rPr>
              <w:t>是否必输</w:t>
            </w:r>
          </w:p>
        </w:tc>
        <w:tc>
          <w:tcPr>
            <w:tcW w:w="2495" w:type="dxa"/>
            <w:shd w:val="clear" w:color="auto" w:fill="FFCC99"/>
            <w:vAlign w:val="center"/>
          </w:tcPr>
          <w:p w14:paraId="368065BA">
            <w:pPr>
              <w:rPr>
                <w:rFonts w:ascii="宋体" w:hAnsi="宋体" w:cs="Arial"/>
                <w:b/>
                <w:color w:val="000000"/>
                <w:sz w:val="21"/>
                <w:szCs w:val="21"/>
              </w:rPr>
            </w:pPr>
            <w:r>
              <w:rPr>
                <w:rFonts w:hint="eastAsia" w:ascii="宋体" w:hAnsi="宋体" w:cs="Arial"/>
                <w:b/>
                <w:color w:val="000000"/>
                <w:sz w:val="21"/>
                <w:szCs w:val="21"/>
              </w:rPr>
              <w:t>备注</w:t>
            </w:r>
          </w:p>
        </w:tc>
      </w:tr>
      <w:tr w14:paraId="783DB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003B3B16">
            <w:pPr>
              <w:numPr>
                <w:ilvl w:val="0"/>
                <w:numId w:val="187"/>
              </w:numPr>
              <w:rPr>
                <w:rFonts w:ascii="宋体" w:hAnsi="宋体"/>
                <w:color w:val="000000"/>
                <w:sz w:val="21"/>
                <w:szCs w:val="21"/>
              </w:rPr>
            </w:pPr>
          </w:p>
        </w:tc>
        <w:tc>
          <w:tcPr>
            <w:tcW w:w="1619" w:type="dxa"/>
            <w:vAlign w:val="center"/>
          </w:tcPr>
          <w:p w14:paraId="45E744E8">
            <w:pPr>
              <w:rPr>
                <w:rFonts w:ascii="宋体" w:hAnsi="宋体" w:cs="Arial"/>
                <w:sz w:val="21"/>
                <w:szCs w:val="21"/>
              </w:rPr>
            </w:pPr>
            <w:r>
              <w:rPr>
                <w:rFonts w:hint="eastAsia" w:ascii="宋体" w:hAnsi="宋体" w:cs="Arial"/>
                <w:sz w:val="21"/>
                <w:szCs w:val="21"/>
              </w:rPr>
              <w:t>贷款试算类型</w:t>
            </w:r>
          </w:p>
        </w:tc>
        <w:tc>
          <w:tcPr>
            <w:tcW w:w="1028" w:type="dxa"/>
            <w:vAlign w:val="center"/>
          </w:tcPr>
          <w:p w14:paraId="00FD843B">
            <w:pPr>
              <w:rPr>
                <w:rFonts w:ascii="宋体" w:hAnsi="宋体" w:cs="Arial"/>
                <w:sz w:val="21"/>
                <w:szCs w:val="21"/>
              </w:rPr>
            </w:pPr>
            <w:r>
              <w:rPr>
                <w:rFonts w:hint="eastAsia" w:ascii="宋体" w:hAnsi="宋体" w:cs="Arial"/>
                <w:sz w:val="21"/>
                <w:szCs w:val="21"/>
              </w:rPr>
              <w:t>单选按钮</w:t>
            </w:r>
          </w:p>
        </w:tc>
        <w:tc>
          <w:tcPr>
            <w:tcW w:w="999" w:type="dxa"/>
            <w:vAlign w:val="center"/>
          </w:tcPr>
          <w:p w14:paraId="6D990F26">
            <w:pPr>
              <w:rPr>
                <w:rFonts w:ascii="宋体" w:hAnsi="宋体" w:cs="Arial"/>
                <w:color w:val="000000"/>
                <w:sz w:val="21"/>
                <w:szCs w:val="21"/>
              </w:rPr>
            </w:pPr>
            <w:r>
              <w:rPr>
                <w:rFonts w:hint="eastAsia" w:ascii="宋体" w:hAnsi="宋体" w:cs="Arial"/>
                <w:color w:val="000000"/>
                <w:sz w:val="21"/>
                <w:szCs w:val="21"/>
              </w:rPr>
              <w:t>按期等额本息</w:t>
            </w:r>
          </w:p>
        </w:tc>
        <w:tc>
          <w:tcPr>
            <w:tcW w:w="1057" w:type="dxa"/>
            <w:vAlign w:val="center"/>
          </w:tcPr>
          <w:p w14:paraId="544AFC81">
            <w:pPr>
              <w:rPr>
                <w:rFonts w:ascii="宋体" w:hAnsi="宋体" w:cs="Arial"/>
                <w:color w:val="000000"/>
                <w:sz w:val="21"/>
                <w:szCs w:val="21"/>
              </w:rPr>
            </w:pPr>
          </w:p>
        </w:tc>
        <w:tc>
          <w:tcPr>
            <w:tcW w:w="897" w:type="dxa"/>
            <w:vAlign w:val="center"/>
          </w:tcPr>
          <w:p w14:paraId="408CE9AB">
            <w:pPr>
              <w:rPr>
                <w:rFonts w:ascii="宋体" w:hAnsi="宋体" w:cs="Arial"/>
                <w:color w:val="000000"/>
                <w:sz w:val="21"/>
                <w:szCs w:val="21"/>
              </w:rPr>
            </w:pPr>
          </w:p>
        </w:tc>
        <w:tc>
          <w:tcPr>
            <w:tcW w:w="2495" w:type="dxa"/>
            <w:vAlign w:val="center"/>
          </w:tcPr>
          <w:p w14:paraId="34D0B608">
            <w:pPr>
              <w:rPr>
                <w:rFonts w:ascii="宋体" w:hAnsi="宋体" w:cs="Arial"/>
                <w:color w:val="000000"/>
                <w:sz w:val="21"/>
                <w:szCs w:val="21"/>
              </w:rPr>
            </w:pPr>
            <w:r>
              <w:rPr>
                <w:rFonts w:hint="eastAsia" w:ascii="宋体" w:hAnsi="宋体" w:cs="Arial"/>
                <w:color w:val="000000"/>
                <w:sz w:val="21"/>
                <w:szCs w:val="21"/>
              </w:rPr>
              <w:t>类型包括：按期等额本息，按期等额本金，到期一次性还本付息和按月付息到期一次性还本四种</w:t>
            </w:r>
          </w:p>
        </w:tc>
      </w:tr>
      <w:tr w14:paraId="0D755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8522" w:type="dxa"/>
            <w:gridSpan w:val="7"/>
            <w:vAlign w:val="center"/>
          </w:tcPr>
          <w:p w14:paraId="40651833">
            <w:pPr>
              <w:rPr>
                <w:rFonts w:ascii="宋体" w:hAnsi="宋体" w:cs="Arial"/>
                <w:color w:val="000000"/>
                <w:sz w:val="21"/>
                <w:szCs w:val="21"/>
              </w:rPr>
            </w:pPr>
            <w:r>
              <w:rPr>
                <w:rFonts w:hint="eastAsia" w:ascii="宋体" w:hAnsi="宋体"/>
                <w:sz w:val="21"/>
                <w:szCs w:val="21"/>
              </w:rPr>
              <w:t>输入要素</w:t>
            </w:r>
          </w:p>
        </w:tc>
      </w:tr>
      <w:tr w14:paraId="1E80B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65106BFC">
            <w:pPr>
              <w:numPr>
                <w:ilvl w:val="0"/>
                <w:numId w:val="187"/>
              </w:numPr>
              <w:rPr>
                <w:rFonts w:ascii="宋体" w:hAnsi="宋体"/>
                <w:color w:val="000000"/>
                <w:sz w:val="21"/>
                <w:szCs w:val="21"/>
              </w:rPr>
            </w:pPr>
          </w:p>
        </w:tc>
        <w:tc>
          <w:tcPr>
            <w:tcW w:w="1619" w:type="dxa"/>
            <w:vAlign w:val="center"/>
          </w:tcPr>
          <w:p w14:paraId="03FC52F5">
            <w:pPr>
              <w:rPr>
                <w:rFonts w:ascii="宋体" w:hAnsi="宋体" w:cs="Arial"/>
                <w:sz w:val="21"/>
                <w:szCs w:val="21"/>
              </w:rPr>
            </w:pPr>
            <w:r>
              <w:rPr>
                <w:rFonts w:hint="eastAsia" w:ascii="宋体" w:hAnsi="宋体" w:cs="Arial"/>
                <w:sz w:val="21"/>
                <w:szCs w:val="21"/>
              </w:rPr>
              <w:t>贷款本金</w:t>
            </w:r>
          </w:p>
        </w:tc>
        <w:tc>
          <w:tcPr>
            <w:tcW w:w="1028" w:type="dxa"/>
            <w:vAlign w:val="center"/>
          </w:tcPr>
          <w:p w14:paraId="60EC1189">
            <w:pPr>
              <w:rPr>
                <w:rFonts w:ascii="宋体" w:hAnsi="宋体" w:cs="Arial"/>
                <w:sz w:val="21"/>
                <w:szCs w:val="21"/>
              </w:rPr>
            </w:pPr>
            <w:r>
              <w:rPr>
                <w:rFonts w:hint="eastAsia" w:ascii="宋体" w:hAnsi="宋体" w:cs="Arial"/>
                <w:sz w:val="21"/>
                <w:szCs w:val="21"/>
              </w:rPr>
              <w:t>文本框</w:t>
            </w:r>
          </w:p>
        </w:tc>
        <w:tc>
          <w:tcPr>
            <w:tcW w:w="999" w:type="dxa"/>
            <w:vAlign w:val="center"/>
          </w:tcPr>
          <w:p w14:paraId="1395F9C6">
            <w:pPr>
              <w:rPr>
                <w:rFonts w:ascii="宋体" w:hAnsi="宋体" w:cs="Arial"/>
                <w:color w:val="000000"/>
                <w:sz w:val="21"/>
                <w:szCs w:val="21"/>
              </w:rPr>
            </w:pPr>
          </w:p>
        </w:tc>
        <w:tc>
          <w:tcPr>
            <w:tcW w:w="1057" w:type="dxa"/>
            <w:vAlign w:val="center"/>
          </w:tcPr>
          <w:p w14:paraId="47153CDA">
            <w:pPr>
              <w:rPr>
                <w:rFonts w:ascii="宋体" w:hAnsi="宋体" w:cs="Arial"/>
                <w:color w:val="000000"/>
                <w:sz w:val="21"/>
                <w:szCs w:val="21"/>
              </w:rPr>
            </w:pPr>
          </w:p>
        </w:tc>
        <w:tc>
          <w:tcPr>
            <w:tcW w:w="897" w:type="dxa"/>
            <w:vAlign w:val="center"/>
          </w:tcPr>
          <w:p w14:paraId="3F7A36D9">
            <w:pPr>
              <w:rPr>
                <w:rFonts w:ascii="宋体" w:hAnsi="宋体" w:cs="Arial"/>
                <w:color w:val="000000"/>
                <w:sz w:val="21"/>
                <w:szCs w:val="21"/>
              </w:rPr>
            </w:pPr>
            <w:r>
              <w:rPr>
                <w:rFonts w:hint="eastAsia" w:ascii="宋体" w:hAnsi="宋体" w:cs="Arial"/>
                <w:color w:val="000000"/>
                <w:sz w:val="21"/>
                <w:szCs w:val="21"/>
              </w:rPr>
              <w:t>是</w:t>
            </w:r>
          </w:p>
        </w:tc>
        <w:tc>
          <w:tcPr>
            <w:tcW w:w="2495" w:type="dxa"/>
            <w:vAlign w:val="center"/>
          </w:tcPr>
          <w:p w14:paraId="148BCE99">
            <w:pPr>
              <w:rPr>
                <w:rFonts w:ascii="宋体" w:hAnsi="宋体"/>
                <w:sz w:val="21"/>
                <w:szCs w:val="21"/>
              </w:rPr>
            </w:pPr>
            <w:r>
              <w:rPr>
                <w:rFonts w:hint="eastAsia" w:ascii="宋体" w:hAnsi="宋体"/>
                <w:sz w:val="21"/>
                <w:szCs w:val="21"/>
              </w:rPr>
              <w:t>计到元</w:t>
            </w:r>
          </w:p>
        </w:tc>
      </w:tr>
      <w:tr w14:paraId="59730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58090252">
            <w:pPr>
              <w:numPr>
                <w:ilvl w:val="0"/>
                <w:numId w:val="187"/>
              </w:numPr>
              <w:rPr>
                <w:rFonts w:ascii="宋体" w:hAnsi="宋体"/>
                <w:color w:val="000000"/>
                <w:sz w:val="21"/>
                <w:szCs w:val="21"/>
              </w:rPr>
            </w:pPr>
          </w:p>
        </w:tc>
        <w:tc>
          <w:tcPr>
            <w:tcW w:w="1619" w:type="dxa"/>
            <w:vAlign w:val="center"/>
          </w:tcPr>
          <w:p w14:paraId="2BE786EE">
            <w:pPr>
              <w:rPr>
                <w:rFonts w:ascii="宋体" w:hAnsi="宋体" w:cs="Arial"/>
                <w:sz w:val="21"/>
                <w:szCs w:val="21"/>
              </w:rPr>
            </w:pPr>
            <w:r>
              <w:rPr>
                <w:rFonts w:hint="eastAsia" w:ascii="宋体" w:hAnsi="宋体" w:cs="Arial"/>
                <w:sz w:val="21"/>
                <w:szCs w:val="21"/>
              </w:rPr>
              <w:t>还款周期</w:t>
            </w:r>
          </w:p>
        </w:tc>
        <w:tc>
          <w:tcPr>
            <w:tcW w:w="1028" w:type="dxa"/>
          </w:tcPr>
          <w:p w14:paraId="3487F8AD">
            <w:pPr>
              <w:rPr>
                <w:rFonts w:ascii="宋体" w:hAnsi="宋体"/>
                <w:sz w:val="21"/>
                <w:szCs w:val="21"/>
              </w:rPr>
            </w:pPr>
            <w:r>
              <w:rPr>
                <w:rFonts w:hint="eastAsia" w:ascii="宋体" w:hAnsi="宋体" w:cs="Arial"/>
                <w:sz w:val="21"/>
                <w:szCs w:val="21"/>
              </w:rPr>
              <w:t>下拉框</w:t>
            </w:r>
          </w:p>
        </w:tc>
        <w:tc>
          <w:tcPr>
            <w:tcW w:w="999" w:type="dxa"/>
            <w:vAlign w:val="center"/>
          </w:tcPr>
          <w:p w14:paraId="3645D8FD">
            <w:pPr>
              <w:rPr>
                <w:rFonts w:ascii="宋体" w:hAnsi="宋体" w:cs="Arial"/>
                <w:color w:val="000000"/>
                <w:sz w:val="21"/>
                <w:szCs w:val="21"/>
              </w:rPr>
            </w:pPr>
            <w:r>
              <w:rPr>
                <w:rFonts w:hint="eastAsia" w:ascii="宋体" w:hAnsi="宋体" w:cs="Arial"/>
                <w:color w:val="000000"/>
                <w:sz w:val="21"/>
                <w:szCs w:val="21"/>
              </w:rPr>
              <w:t>按月</w:t>
            </w:r>
          </w:p>
        </w:tc>
        <w:tc>
          <w:tcPr>
            <w:tcW w:w="1057" w:type="dxa"/>
            <w:vAlign w:val="center"/>
          </w:tcPr>
          <w:p w14:paraId="13C6E9CF">
            <w:pPr>
              <w:rPr>
                <w:rFonts w:ascii="宋体" w:hAnsi="宋体" w:cs="Arial"/>
                <w:color w:val="000000"/>
                <w:sz w:val="21"/>
                <w:szCs w:val="21"/>
              </w:rPr>
            </w:pPr>
          </w:p>
        </w:tc>
        <w:tc>
          <w:tcPr>
            <w:tcW w:w="897" w:type="dxa"/>
          </w:tcPr>
          <w:p w14:paraId="5F7C7E23">
            <w:pPr>
              <w:rPr>
                <w:rFonts w:ascii="宋体" w:hAnsi="宋体"/>
                <w:sz w:val="21"/>
                <w:szCs w:val="21"/>
              </w:rPr>
            </w:pPr>
            <w:r>
              <w:rPr>
                <w:rFonts w:hint="eastAsia" w:ascii="宋体" w:hAnsi="宋体" w:cs="Arial"/>
                <w:color w:val="000000"/>
                <w:sz w:val="21"/>
                <w:szCs w:val="21"/>
              </w:rPr>
              <w:t>是</w:t>
            </w:r>
          </w:p>
        </w:tc>
        <w:tc>
          <w:tcPr>
            <w:tcW w:w="2495" w:type="dxa"/>
            <w:vAlign w:val="center"/>
          </w:tcPr>
          <w:p w14:paraId="293E4C8D">
            <w:pPr>
              <w:rPr>
                <w:rFonts w:ascii="宋体" w:hAnsi="宋体" w:cs="Arial"/>
                <w:sz w:val="21"/>
                <w:szCs w:val="21"/>
              </w:rPr>
            </w:pPr>
            <w:r>
              <w:rPr>
                <w:rFonts w:hint="eastAsia" w:ascii="宋体" w:hAnsi="宋体" w:cs="Arial"/>
                <w:sz w:val="21"/>
                <w:szCs w:val="21"/>
              </w:rPr>
              <w:t>按月/按季/按半年/按年</w:t>
            </w:r>
          </w:p>
        </w:tc>
      </w:tr>
      <w:tr w14:paraId="00E37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295BB7B0">
            <w:pPr>
              <w:numPr>
                <w:ilvl w:val="0"/>
                <w:numId w:val="187"/>
              </w:numPr>
              <w:rPr>
                <w:rFonts w:ascii="宋体" w:hAnsi="宋体"/>
                <w:color w:val="000000"/>
                <w:sz w:val="21"/>
                <w:szCs w:val="21"/>
              </w:rPr>
            </w:pPr>
          </w:p>
        </w:tc>
        <w:tc>
          <w:tcPr>
            <w:tcW w:w="1619" w:type="dxa"/>
            <w:vAlign w:val="center"/>
          </w:tcPr>
          <w:p w14:paraId="1A502E59">
            <w:pPr>
              <w:rPr>
                <w:rFonts w:ascii="宋体" w:hAnsi="宋体" w:cs="Arial"/>
                <w:sz w:val="21"/>
                <w:szCs w:val="21"/>
              </w:rPr>
            </w:pPr>
            <w:r>
              <w:rPr>
                <w:rFonts w:hint="eastAsia" w:ascii="宋体" w:hAnsi="宋体" w:cs="Arial"/>
                <w:sz w:val="21"/>
                <w:szCs w:val="21"/>
              </w:rPr>
              <w:t>贷款期限</w:t>
            </w:r>
          </w:p>
        </w:tc>
        <w:tc>
          <w:tcPr>
            <w:tcW w:w="1028" w:type="dxa"/>
          </w:tcPr>
          <w:p w14:paraId="647B4762">
            <w:pPr>
              <w:rPr>
                <w:rFonts w:ascii="宋体" w:hAnsi="宋体"/>
                <w:sz w:val="21"/>
                <w:szCs w:val="21"/>
              </w:rPr>
            </w:pPr>
            <w:r>
              <w:rPr>
                <w:rFonts w:hint="eastAsia" w:ascii="宋体" w:hAnsi="宋体" w:cs="Arial"/>
                <w:sz w:val="21"/>
                <w:szCs w:val="21"/>
              </w:rPr>
              <w:t>文本框</w:t>
            </w:r>
          </w:p>
        </w:tc>
        <w:tc>
          <w:tcPr>
            <w:tcW w:w="999" w:type="dxa"/>
            <w:vAlign w:val="center"/>
          </w:tcPr>
          <w:p w14:paraId="3C2171DD">
            <w:pPr>
              <w:rPr>
                <w:rFonts w:ascii="宋体" w:hAnsi="宋体" w:cs="Arial"/>
                <w:color w:val="000000"/>
                <w:sz w:val="21"/>
                <w:szCs w:val="21"/>
              </w:rPr>
            </w:pPr>
          </w:p>
        </w:tc>
        <w:tc>
          <w:tcPr>
            <w:tcW w:w="1057" w:type="dxa"/>
            <w:vAlign w:val="center"/>
          </w:tcPr>
          <w:p w14:paraId="755B7E30">
            <w:pPr>
              <w:rPr>
                <w:rFonts w:ascii="宋体" w:hAnsi="宋体" w:cs="Arial"/>
                <w:color w:val="000000"/>
                <w:sz w:val="21"/>
                <w:szCs w:val="21"/>
              </w:rPr>
            </w:pPr>
          </w:p>
        </w:tc>
        <w:tc>
          <w:tcPr>
            <w:tcW w:w="897" w:type="dxa"/>
          </w:tcPr>
          <w:p w14:paraId="045F7A9A">
            <w:pPr>
              <w:rPr>
                <w:rFonts w:ascii="宋体" w:hAnsi="宋体"/>
                <w:sz w:val="21"/>
                <w:szCs w:val="21"/>
              </w:rPr>
            </w:pPr>
            <w:r>
              <w:rPr>
                <w:rFonts w:hint="eastAsia" w:ascii="宋体" w:hAnsi="宋体" w:cs="Arial"/>
                <w:color w:val="000000"/>
                <w:sz w:val="21"/>
                <w:szCs w:val="21"/>
              </w:rPr>
              <w:t>是</w:t>
            </w:r>
          </w:p>
        </w:tc>
        <w:tc>
          <w:tcPr>
            <w:tcW w:w="2495" w:type="dxa"/>
            <w:vAlign w:val="center"/>
          </w:tcPr>
          <w:p w14:paraId="55315BEE">
            <w:pPr>
              <w:rPr>
                <w:rFonts w:ascii="宋体" w:hAnsi="宋体" w:cs="Arial"/>
                <w:sz w:val="21"/>
                <w:szCs w:val="21"/>
              </w:rPr>
            </w:pPr>
            <w:r>
              <w:rPr>
                <w:rFonts w:hint="eastAsia" w:ascii="宋体" w:hAnsi="宋体" w:cs="Arial"/>
                <w:sz w:val="21"/>
                <w:szCs w:val="21"/>
              </w:rPr>
              <w:t>计到月份</w:t>
            </w:r>
          </w:p>
        </w:tc>
      </w:tr>
      <w:tr w14:paraId="61908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52AC4C18">
            <w:pPr>
              <w:numPr>
                <w:ilvl w:val="0"/>
                <w:numId w:val="187"/>
              </w:numPr>
              <w:rPr>
                <w:rFonts w:ascii="宋体" w:hAnsi="宋体"/>
                <w:color w:val="000000"/>
                <w:sz w:val="21"/>
                <w:szCs w:val="21"/>
              </w:rPr>
            </w:pPr>
          </w:p>
        </w:tc>
        <w:tc>
          <w:tcPr>
            <w:tcW w:w="1619" w:type="dxa"/>
            <w:vAlign w:val="center"/>
          </w:tcPr>
          <w:p w14:paraId="45708615">
            <w:pPr>
              <w:rPr>
                <w:rFonts w:ascii="宋体" w:hAnsi="宋体" w:cs="Arial"/>
                <w:sz w:val="21"/>
                <w:szCs w:val="21"/>
              </w:rPr>
            </w:pPr>
            <w:r>
              <w:rPr>
                <w:rFonts w:hint="eastAsia" w:ascii="宋体" w:hAnsi="宋体" w:cs="Arial"/>
                <w:sz w:val="21"/>
                <w:szCs w:val="21"/>
              </w:rPr>
              <w:t>贷款利率（年利率）</w:t>
            </w:r>
          </w:p>
        </w:tc>
        <w:tc>
          <w:tcPr>
            <w:tcW w:w="1028" w:type="dxa"/>
            <w:vAlign w:val="center"/>
          </w:tcPr>
          <w:p w14:paraId="240B8E80">
            <w:pPr>
              <w:rPr>
                <w:rFonts w:ascii="宋体" w:hAnsi="宋体" w:cs="Arial"/>
                <w:sz w:val="21"/>
                <w:szCs w:val="21"/>
              </w:rPr>
            </w:pPr>
            <w:r>
              <w:rPr>
                <w:rFonts w:hint="eastAsia" w:ascii="宋体" w:hAnsi="宋体" w:cs="Arial"/>
                <w:sz w:val="21"/>
                <w:szCs w:val="21"/>
              </w:rPr>
              <w:t>文本框</w:t>
            </w:r>
          </w:p>
        </w:tc>
        <w:tc>
          <w:tcPr>
            <w:tcW w:w="999" w:type="dxa"/>
            <w:vAlign w:val="center"/>
          </w:tcPr>
          <w:p w14:paraId="3FBE27C3">
            <w:pPr>
              <w:rPr>
                <w:rFonts w:ascii="宋体" w:hAnsi="宋体" w:cs="Arial"/>
                <w:color w:val="000000"/>
                <w:sz w:val="21"/>
                <w:szCs w:val="21"/>
              </w:rPr>
            </w:pPr>
          </w:p>
        </w:tc>
        <w:tc>
          <w:tcPr>
            <w:tcW w:w="1057" w:type="dxa"/>
            <w:vAlign w:val="center"/>
          </w:tcPr>
          <w:p w14:paraId="7C6E3D8C">
            <w:pPr>
              <w:rPr>
                <w:rFonts w:ascii="宋体" w:hAnsi="宋体" w:cs="Arial"/>
                <w:color w:val="000000"/>
                <w:sz w:val="21"/>
                <w:szCs w:val="21"/>
              </w:rPr>
            </w:pPr>
          </w:p>
        </w:tc>
        <w:tc>
          <w:tcPr>
            <w:tcW w:w="897" w:type="dxa"/>
          </w:tcPr>
          <w:p w14:paraId="708E78B8">
            <w:pPr>
              <w:rPr>
                <w:rFonts w:ascii="宋体" w:hAnsi="宋体"/>
                <w:sz w:val="21"/>
                <w:szCs w:val="21"/>
              </w:rPr>
            </w:pPr>
            <w:r>
              <w:rPr>
                <w:rFonts w:hint="eastAsia" w:ascii="宋体" w:hAnsi="宋体"/>
                <w:sz w:val="21"/>
                <w:szCs w:val="21"/>
              </w:rPr>
              <w:t>是</w:t>
            </w:r>
          </w:p>
        </w:tc>
        <w:tc>
          <w:tcPr>
            <w:tcW w:w="2495" w:type="dxa"/>
            <w:vAlign w:val="center"/>
          </w:tcPr>
          <w:p w14:paraId="4459D795">
            <w:pPr>
              <w:rPr>
                <w:rFonts w:ascii="宋体" w:hAnsi="宋体" w:cs="Arial"/>
                <w:sz w:val="21"/>
                <w:szCs w:val="21"/>
              </w:rPr>
            </w:pPr>
            <w:r>
              <w:rPr>
                <w:rFonts w:hint="eastAsia" w:ascii="宋体" w:hAnsi="宋体" w:cs="Arial"/>
                <w:sz w:val="21"/>
                <w:szCs w:val="21"/>
              </w:rPr>
              <w:t>如果存在上浮下调的利率规则，则需要用户自行计算后填入</w:t>
            </w:r>
          </w:p>
          <w:p w14:paraId="56F61732">
            <w:pPr>
              <w:rPr>
                <w:rFonts w:ascii="宋体" w:hAnsi="宋体" w:cs="Arial"/>
                <w:sz w:val="21"/>
                <w:szCs w:val="21"/>
              </w:rPr>
            </w:pPr>
            <w:r>
              <w:rPr>
                <w:rFonts w:hint="eastAsia" w:ascii="宋体" w:hAnsi="宋体" w:cs="Arial"/>
                <w:sz w:val="21"/>
                <w:szCs w:val="21"/>
              </w:rPr>
              <w:t>规范：**%</w:t>
            </w:r>
          </w:p>
        </w:tc>
      </w:tr>
      <w:tr w14:paraId="52259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5C876265">
            <w:pPr>
              <w:numPr>
                <w:ilvl w:val="0"/>
                <w:numId w:val="187"/>
              </w:numPr>
              <w:rPr>
                <w:rFonts w:ascii="宋体" w:hAnsi="宋体"/>
                <w:color w:val="000000"/>
                <w:sz w:val="21"/>
                <w:szCs w:val="21"/>
              </w:rPr>
            </w:pPr>
          </w:p>
        </w:tc>
        <w:tc>
          <w:tcPr>
            <w:tcW w:w="1619" w:type="dxa"/>
            <w:vAlign w:val="center"/>
          </w:tcPr>
          <w:p w14:paraId="66D53843">
            <w:pPr>
              <w:rPr>
                <w:rFonts w:ascii="宋体" w:hAnsi="宋体" w:cs="Arial"/>
                <w:sz w:val="21"/>
                <w:szCs w:val="21"/>
              </w:rPr>
            </w:pPr>
            <w:r>
              <w:rPr>
                <w:rFonts w:hint="eastAsia" w:ascii="宋体" w:hAnsi="宋体" w:cs="Arial"/>
                <w:sz w:val="21"/>
                <w:szCs w:val="21"/>
              </w:rPr>
              <w:t>试算</w:t>
            </w:r>
          </w:p>
        </w:tc>
        <w:tc>
          <w:tcPr>
            <w:tcW w:w="1028" w:type="dxa"/>
            <w:vAlign w:val="center"/>
          </w:tcPr>
          <w:p w14:paraId="41670FA4">
            <w:pPr>
              <w:rPr>
                <w:rFonts w:ascii="宋体" w:hAnsi="宋体" w:cs="Arial"/>
                <w:sz w:val="21"/>
                <w:szCs w:val="21"/>
              </w:rPr>
            </w:pPr>
            <w:r>
              <w:rPr>
                <w:rFonts w:hint="eastAsia" w:ascii="宋体" w:hAnsi="宋体" w:cs="Arial"/>
                <w:sz w:val="21"/>
                <w:szCs w:val="21"/>
              </w:rPr>
              <w:t>按钮</w:t>
            </w:r>
          </w:p>
        </w:tc>
        <w:tc>
          <w:tcPr>
            <w:tcW w:w="999" w:type="dxa"/>
            <w:vAlign w:val="center"/>
          </w:tcPr>
          <w:p w14:paraId="74BD8768">
            <w:pPr>
              <w:rPr>
                <w:rFonts w:ascii="宋体" w:hAnsi="宋体" w:cs="Arial"/>
                <w:color w:val="000000"/>
                <w:sz w:val="21"/>
                <w:szCs w:val="21"/>
              </w:rPr>
            </w:pPr>
          </w:p>
        </w:tc>
        <w:tc>
          <w:tcPr>
            <w:tcW w:w="1057" w:type="dxa"/>
            <w:vAlign w:val="center"/>
          </w:tcPr>
          <w:p w14:paraId="50C821BC">
            <w:pPr>
              <w:rPr>
                <w:rFonts w:ascii="宋体" w:hAnsi="宋体" w:cs="Arial"/>
                <w:color w:val="000000"/>
                <w:sz w:val="21"/>
                <w:szCs w:val="21"/>
              </w:rPr>
            </w:pPr>
          </w:p>
        </w:tc>
        <w:tc>
          <w:tcPr>
            <w:tcW w:w="897" w:type="dxa"/>
          </w:tcPr>
          <w:p w14:paraId="1066F197">
            <w:pPr>
              <w:rPr>
                <w:rFonts w:ascii="宋体" w:hAnsi="宋体"/>
                <w:sz w:val="21"/>
                <w:szCs w:val="21"/>
              </w:rPr>
            </w:pPr>
          </w:p>
        </w:tc>
        <w:tc>
          <w:tcPr>
            <w:tcW w:w="2495" w:type="dxa"/>
            <w:vAlign w:val="center"/>
          </w:tcPr>
          <w:p w14:paraId="2F928188">
            <w:pPr>
              <w:rPr>
                <w:rFonts w:ascii="宋体" w:hAnsi="宋体" w:cs="Arial"/>
                <w:sz w:val="21"/>
                <w:szCs w:val="21"/>
              </w:rPr>
            </w:pPr>
          </w:p>
        </w:tc>
      </w:tr>
      <w:tr w14:paraId="63612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22F09BF9">
            <w:pPr>
              <w:numPr>
                <w:ilvl w:val="0"/>
                <w:numId w:val="187"/>
              </w:numPr>
              <w:rPr>
                <w:rFonts w:ascii="宋体" w:hAnsi="宋体"/>
                <w:color w:val="000000"/>
                <w:sz w:val="21"/>
                <w:szCs w:val="21"/>
              </w:rPr>
            </w:pPr>
          </w:p>
        </w:tc>
        <w:tc>
          <w:tcPr>
            <w:tcW w:w="1619" w:type="dxa"/>
            <w:vAlign w:val="center"/>
          </w:tcPr>
          <w:p w14:paraId="7EFCBD67">
            <w:pPr>
              <w:rPr>
                <w:rFonts w:ascii="宋体" w:hAnsi="宋体" w:cs="Arial"/>
                <w:sz w:val="21"/>
                <w:szCs w:val="21"/>
              </w:rPr>
            </w:pPr>
            <w:r>
              <w:rPr>
                <w:rFonts w:hint="eastAsia" w:ascii="宋体" w:hAnsi="宋体" w:cs="Arial"/>
                <w:sz w:val="21"/>
                <w:szCs w:val="21"/>
              </w:rPr>
              <w:t>重置</w:t>
            </w:r>
          </w:p>
        </w:tc>
        <w:tc>
          <w:tcPr>
            <w:tcW w:w="1028" w:type="dxa"/>
            <w:vAlign w:val="center"/>
          </w:tcPr>
          <w:p w14:paraId="29854094">
            <w:pPr>
              <w:rPr>
                <w:rFonts w:ascii="宋体" w:hAnsi="宋体" w:cs="Arial"/>
                <w:sz w:val="21"/>
                <w:szCs w:val="21"/>
              </w:rPr>
            </w:pPr>
            <w:r>
              <w:rPr>
                <w:rFonts w:hint="eastAsia" w:ascii="宋体" w:hAnsi="宋体" w:cs="Arial"/>
                <w:sz w:val="21"/>
                <w:szCs w:val="21"/>
              </w:rPr>
              <w:t>按钮</w:t>
            </w:r>
          </w:p>
        </w:tc>
        <w:tc>
          <w:tcPr>
            <w:tcW w:w="999" w:type="dxa"/>
            <w:vAlign w:val="center"/>
          </w:tcPr>
          <w:p w14:paraId="3595D089">
            <w:pPr>
              <w:rPr>
                <w:rFonts w:ascii="宋体" w:hAnsi="宋体" w:cs="Arial"/>
                <w:color w:val="000000"/>
                <w:sz w:val="21"/>
                <w:szCs w:val="21"/>
              </w:rPr>
            </w:pPr>
          </w:p>
        </w:tc>
        <w:tc>
          <w:tcPr>
            <w:tcW w:w="1057" w:type="dxa"/>
            <w:vAlign w:val="center"/>
          </w:tcPr>
          <w:p w14:paraId="0DD222CE">
            <w:pPr>
              <w:rPr>
                <w:rFonts w:ascii="宋体" w:hAnsi="宋体" w:cs="Arial"/>
                <w:color w:val="000000"/>
                <w:sz w:val="21"/>
                <w:szCs w:val="21"/>
              </w:rPr>
            </w:pPr>
          </w:p>
        </w:tc>
        <w:tc>
          <w:tcPr>
            <w:tcW w:w="897" w:type="dxa"/>
          </w:tcPr>
          <w:p w14:paraId="59D1658B">
            <w:pPr>
              <w:rPr>
                <w:rFonts w:ascii="宋体" w:hAnsi="宋体"/>
                <w:sz w:val="21"/>
                <w:szCs w:val="21"/>
              </w:rPr>
            </w:pPr>
          </w:p>
        </w:tc>
        <w:tc>
          <w:tcPr>
            <w:tcW w:w="2495" w:type="dxa"/>
            <w:vAlign w:val="center"/>
          </w:tcPr>
          <w:p w14:paraId="4359A803">
            <w:pPr>
              <w:rPr>
                <w:rFonts w:ascii="宋体" w:hAnsi="宋体" w:cs="Arial"/>
                <w:sz w:val="21"/>
                <w:szCs w:val="21"/>
              </w:rPr>
            </w:pPr>
          </w:p>
        </w:tc>
      </w:tr>
      <w:tr w14:paraId="3F48D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8522" w:type="dxa"/>
            <w:gridSpan w:val="7"/>
            <w:vAlign w:val="center"/>
          </w:tcPr>
          <w:p w14:paraId="1A233BA6">
            <w:pPr>
              <w:rPr>
                <w:rFonts w:ascii="宋体" w:hAnsi="宋体" w:cs="Arial"/>
                <w:sz w:val="21"/>
                <w:szCs w:val="21"/>
              </w:rPr>
            </w:pPr>
            <w:r>
              <w:rPr>
                <w:rFonts w:hint="eastAsia" w:ascii="宋体" w:hAnsi="宋体"/>
                <w:sz w:val="21"/>
                <w:szCs w:val="21"/>
              </w:rPr>
              <w:t>按期等额本息输出</w:t>
            </w:r>
          </w:p>
        </w:tc>
      </w:tr>
      <w:tr w14:paraId="42812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52C30F3E">
            <w:pPr>
              <w:numPr>
                <w:ilvl w:val="0"/>
                <w:numId w:val="187"/>
              </w:numPr>
              <w:rPr>
                <w:rFonts w:ascii="宋体" w:hAnsi="宋体"/>
                <w:color w:val="000000"/>
                <w:sz w:val="21"/>
                <w:szCs w:val="21"/>
              </w:rPr>
            </w:pPr>
          </w:p>
        </w:tc>
        <w:tc>
          <w:tcPr>
            <w:tcW w:w="1619" w:type="dxa"/>
            <w:vAlign w:val="center"/>
          </w:tcPr>
          <w:p w14:paraId="5F048F7A">
            <w:pPr>
              <w:rPr>
                <w:rFonts w:ascii="宋体" w:hAnsi="宋体" w:cs="Arial"/>
                <w:sz w:val="21"/>
                <w:szCs w:val="21"/>
              </w:rPr>
            </w:pPr>
            <w:r>
              <w:rPr>
                <w:rFonts w:hint="eastAsia" w:ascii="宋体" w:hAnsi="宋体" w:cs="Arial"/>
                <w:sz w:val="21"/>
                <w:szCs w:val="21"/>
              </w:rPr>
              <w:t>每期还款额</w:t>
            </w:r>
          </w:p>
        </w:tc>
        <w:tc>
          <w:tcPr>
            <w:tcW w:w="1028" w:type="dxa"/>
            <w:vAlign w:val="center"/>
          </w:tcPr>
          <w:p w14:paraId="4DC3793D">
            <w:pPr>
              <w:rPr>
                <w:rFonts w:ascii="宋体" w:hAnsi="宋体" w:cs="Arial"/>
                <w:sz w:val="21"/>
                <w:szCs w:val="21"/>
              </w:rPr>
            </w:pPr>
            <w:r>
              <w:rPr>
                <w:rFonts w:hint="eastAsia" w:ascii="宋体" w:hAnsi="宋体" w:cs="Arial"/>
                <w:sz w:val="21"/>
                <w:szCs w:val="21"/>
              </w:rPr>
              <w:t>文本</w:t>
            </w:r>
          </w:p>
        </w:tc>
        <w:tc>
          <w:tcPr>
            <w:tcW w:w="999" w:type="dxa"/>
            <w:vAlign w:val="center"/>
          </w:tcPr>
          <w:p w14:paraId="76C82F41">
            <w:pPr>
              <w:rPr>
                <w:rFonts w:ascii="宋体" w:hAnsi="宋体" w:cs="Arial"/>
                <w:color w:val="000000"/>
                <w:sz w:val="21"/>
                <w:szCs w:val="21"/>
              </w:rPr>
            </w:pPr>
          </w:p>
        </w:tc>
        <w:tc>
          <w:tcPr>
            <w:tcW w:w="1057" w:type="dxa"/>
            <w:vAlign w:val="center"/>
          </w:tcPr>
          <w:p w14:paraId="39814557">
            <w:pPr>
              <w:rPr>
                <w:rFonts w:ascii="宋体" w:hAnsi="宋体" w:cs="Arial"/>
                <w:color w:val="000000"/>
                <w:sz w:val="21"/>
                <w:szCs w:val="21"/>
              </w:rPr>
            </w:pPr>
          </w:p>
        </w:tc>
        <w:tc>
          <w:tcPr>
            <w:tcW w:w="897" w:type="dxa"/>
          </w:tcPr>
          <w:p w14:paraId="746B3FC4">
            <w:pPr>
              <w:rPr>
                <w:rFonts w:ascii="宋体" w:hAnsi="宋体"/>
                <w:sz w:val="21"/>
                <w:szCs w:val="21"/>
              </w:rPr>
            </w:pPr>
          </w:p>
        </w:tc>
        <w:tc>
          <w:tcPr>
            <w:tcW w:w="2495" w:type="dxa"/>
            <w:vAlign w:val="center"/>
          </w:tcPr>
          <w:p w14:paraId="27CE249D">
            <w:pPr>
              <w:rPr>
                <w:rFonts w:ascii="宋体" w:hAnsi="宋体" w:cs="Arial"/>
                <w:color w:val="000000"/>
                <w:sz w:val="21"/>
                <w:szCs w:val="21"/>
              </w:rPr>
            </w:pPr>
          </w:p>
        </w:tc>
      </w:tr>
      <w:tr w14:paraId="2299D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2FEB99D2">
            <w:pPr>
              <w:numPr>
                <w:ilvl w:val="0"/>
                <w:numId w:val="187"/>
              </w:numPr>
              <w:rPr>
                <w:rFonts w:ascii="宋体" w:hAnsi="宋体"/>
                <w:color w:val="000000"/>
                <w:sz w:val="21"/>
                <w:szCs w:val="21"/>
              </w:rPr>
            </w:pPr>
          </w:p>
        </w:tc>
        <w:tc>
          <w:tcPr>
            <w:tcW w:w="1619" w:type="dxa"/>
            <w:vAlign w:val="center"/>
          </w:tcPr>
          <w:p w14:paraId="3EFACC8A">
            <w:pPr>
              <w:rPr>
                <w:rFonts w:ascii="宋体" w:hAnsi="宋体" w:cs="Arial"/>
                <w:sz w:val="21"/>
                <w:szCs w:val="21"/>
              </w:rPr>
            </w:pPr>
            <w:r>
              <w:rPr>
                <w:rFonts w:hint="eastAsia" w:ascii="宋体" w:hAnsi="宋体" w:cs="Arial"/>
                <w:sz w:val="21"/>
                <w:szCs w:val="21"/>
              </w:rPr>
              <w:t>还款期数</w:t>
            </w:r>
          </w:p>
        </w:tc>
        <w:tc>
          <w:tcPr>
            <w:tcW w:w="1028" w:type="dxa"/>
            <w:vAlign w:val="center"/>
          </w:tcPr>
          <w:p w14:paraId="10B2CC4B">
            <w:pPr>
              <w:rPr>
                <w:rFonts w:ascii="宋体" w:hAnsi="宋体" w:cs="Arial"/>
                <w:sz w:val="21"/>
                <w:szCs w:val="21"/>
              </w:rPr>
            </w:pPr>
            <w:r>
              <w:rPr>
                <w:rFonts w:hint="eastAsia" w:ascii="宋体" w:hAnsi="宋体" w:cs="Arial"/>
                <w:sz w:val="21"/>
                <w:szCs w:val="21"/>
              </w:rPr>
              <w:t>文本</w:t>
            </w:r>
          </w:p>
        </w:tc>
        <w:tc>
          <w:tcPr>
            <w:tcW w:w="999" w:type="dxa"/>
            <w:vAlign w:val="center"/>
          </w:tcPr>
          <w:p w14:paraId="41288CA5">
            <w:pPr>
              <w:rPr>
                <w:rFonts w:ascii="宋体" w:hAnsi="宋体" w:cs="Arial"/>
                <w:color w:val="000000"/>
                <w:sz w:val="21"/>
                <w:szCs w:val="21"/>
              </w:rPr>
            </w:pPr>
          </w:p>
        </w:tc>
        <w:tc>
          <w:tcPr>
            <w:tcW w:w="1057" w:type="dxa"/>
            <w:vAlign w:val="center"/>
          </w:tcPr>
          <w:p w14:paraId="19A4A0A4">
            <w:pPr>
              <w:rPr>
                <w:rFonts w:ascii="宋体" w:hAnsi="宋体" w:cs="Arial"/>
                <w:color w:val="000000"/>
                <w:sz w:val="21"/>
                <w:szCs w:val="21"/>
              </w:rPr>
            </w:pPr>
          </w:p>
        </w:tc>
        <w:tc>
          <w:tcPr>
            <w:tcW w:w="897" w:type="dxa"/>
          </w:tcPr>
          <w:p w14:paraId="5440D64F">
            <w:pPr>
              <w:rPr>
                <w:rFonts w:ascii="宋体" w:hAnsi="宋体"/>
                <w:sz w:val="21"/>
                <w:szCs w:val="21"/>
              </w:rPr>
            </w:pPr>
          </w:p>
        </w:tc>
        <w:tc>
          <w:tcPr>
            <w:tcW w:w="2495" w:type="dxa"/>
            <w:vAlign w:val="center"/>
          </w:tcPr>
          <w:p w14:paraId="41DD45D6">
            <w:pPr>
              <w:rPr>
                <w:rFonts w:ascii="宋体" w:hAnsi="宋体" w:cs="Arial"/>
                <w:color w:val="000000"/>
                <w:sz w:val="21"/>
                <w:szCs w:val="21"/>
              </w:rPr>
            </w:pPr>
            <w:r>
              <w:rPr>
                <w:rFonts w:hint="eastAsia" w:ascii="宋体" w:hAnsi="宋体" w:cs="Arial"/>
                <w:color w:val="000000"/>
                <w:sz w:val="21"/>
                <w:szCs w:val="21"/>
              </w:rPr>
              <w:t>等于公式中的还款总期数</w:t>
            </w:r>
          </w:p>
        </w:tc>
      </w:tr>
      <w:tr w14:paraId="09F1B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455B79B5">
            <w:pPr>
              <w:keepNext/>
              <w:keepLines/>
              <w:numPr>
                <w:ilvl w:val="0"/>
                <w:numId w:val="187"/>
              </w:numPr>
              <w:spacing w:before="260" w:line="360" w:lineRule="auto"/>
              <w:outlineLvl w:val="2"/>
              <w:rPr>
                <w:rFonts w:ascii="宋体" w:hAnsi="宋体"/>
                <w:color w:val="000000"/>
                <w:sz w:val="21"/>
                <w:szCs w:val="21"/>
              </w:rPr>
            </w:pPr>
          </w:p>
        </w:tc>
        <w:tc>
          <w:tcPr>
            <w:tcW w:w="1619" w:type="dxa"/>
            <w:vAlign w:val="center"/>
          </w:tcPr>
          <w:p w14:paraId="4E6DDBC3">
            <w:pPr>
              <w:rPr>
                <w:rFonts w:ascii="宋体" w:hAnsi="宋体" w:cs="Arial"/>
                <w:sz w:val="21"/>
                <w:szCs w:val="21"/>
              </w:rPr>
            </w:pPr>
            <w:r>
              <w:rPr>
                <w:rFonts w:hint="eastAsia" w:ascii="宋体" w:hAnsi="宋体" w:cs="Arial"/>
                <w:sz w:val="21"/>
                <w:szCs w:val="21"/>
              </w:rPr>
              <w:t>总利息额</w:t>
            </w:r>
          </w:p>
        </w:tc>
        <w:tc>
          <w:tcPr>
            <w:tcW w:w="1028" w:type="dxa"/>
            <w:vAlign w:val="center"/>
          </w:tcPr>
          <w:p w14:paraId="374A2C1A">
            <w:pPr>
              <w:rPr>
                <w:rFonts w:ascii="宋体" w:hAnsi="宋体" w:cs="Arial"/>
                <w:sz w:val="21"/>
                <w:szCs w:val="21"/>
              </w:rPr>
            </w:pPr>
            <w:r>
              <w:rPr>
                <w:rFonts w:hint="eastAsia" w:ascii="宋体" w:hAnsi="宋体" w:cs="Arial"/>
                <w:sz w:val="21"/>
                <w:szCs w:val="21"/>
              </w:rPr>
              <w:t>文本</w:t>
            </w:r>
          </w:p>
        </w:tc>
        <w:tc>
          <w:tcPr>
            <w:tcW w:w="999" w:type="dxa"/>
            <w:vAlign w:val="center"/>
          </w:tcPr>
          <w:p w14:paraId="26D52C61">
            <w:pPr>
              <w:rPr>
                <w:rFonts w:ascii="宋体" w:hAnsi="宋体" w:cs="Arial"/>
                <w:color w:val="000000"/>
                <w:sz w:val="21"/>
                <w:szCs w:val="21"/>
              </w:rPr>
            </w:pPr>
          </w:p>
        </w:tc>
        <w:tc>
          <w:tcPr>
            <w:tcW w:w="1057" w:type="dxa"/>
            <w:vAlign w:val="center"/>
          </w:tcPr>
          <w:p w14:paraId="627D0957">
            <w:pPr>
              <w:rPr>
                <w:rFonts w:ascii="宋体" w:hAnsi="宋体" w:cs="Arial"/>
                <w:color w:val="000000"/>
                <w:sz w:val="21"/>
                <w:szCs w:val="21"/>
              </w:rPr>
            </w:pPr>
          </w:p>
        </w:tc>
        <w:tc>
          <w:tcPr>
            <w:tcW w:w="897" w:type="dxa"/>
          </w:tcPr>
          <w:p w14:paraId="0CDAD714">
            <w:pPr>
              <w:rPr>
                <w:rFonts w:ascii="宋体" w:hAnsi="宋体"/>
                <w:sz w:val="21"/>
                <w:szCs w:val="21"/>
              </w:rPr>
            </w:pPr>
          </w:p>
        </w:tc>
        <w:tc>
          <w:tcPr>
            <w:tcW w:w="2495" w:type="dxa"/>
            <w:vAlign w:val="center"/>
          </w:tcPr>
          <w:p w14:paraId="4A4E3A1B">
            <w:pPr>
              <w:rPr>
                <w:rFonts w:ascii="宋体" w:hAnsi="宋体" w:cs="Arial"/>
                <w:sz w:val="21"/>
                <w:szCs w:val="21"/>
              </w:rPr>
            </w:pPr>
          </w:p>
        </w:tc>
      </w:tr>
      <w:tr w14:paraId="4373D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1CF5C38C">
            <w:pPr>
              <w:numPr>
                <w:ilvl w:val="0"/>
                <w:numId w:val="187"/>
              </w:numPr>
              <w:rPr>
                <w:rFonts w:ascii="宋体" w:hAnsi="宋体"/>
                <w:color w:val="000000"/>
                <w:sz w:val="21"/>
                <w:szCs w:val="21"/>
              </w:rPr>
            </w:pPr>
          </w:p>
        </w:tc>
        <w:tc>
          <w:tcPr>
            <w:tcW w:w="1619" w:type="dxa"/>
            <w:vAlign w:val="center"/>
          </w:tcPr>
          <w:p w14:paraId="2510E8B7">
            <w:pPr>
              <w:rPr>
                <w:rFonts w:ascii="宋体" w:hAnsi="宋体" w:cs="Arial"/>
                <w:sz w:val="21"/>
                <w:szCs w:val="21"/>
              </w:rPr>
            </w:pPr>
            <w:r>
              <w:rPr>
                <w:rFonts w:hint="eastAsia" w:ascii="宋体" w:hAnsi="宋体" w:cs="Arial"/>
                <w:sz w:val="21"/>
                <w:szCs w:val="21"/>
              </w:rPr>
              <w:t>本息和</w:t>
            </w:r>
          </w:p>
        </w:tc>
        <w:tc>
          <w:tcPr>
            <w:tcW w:w="1028" w:type="dxa"/>
            <w:vAlign w:val="center"/>
          </w:tcPr>
          <w:p w14:paraId="02F0343E">
            <w:pPr>
              <w:rPr>
                <w:rFonts w:ascii="宋体" w:hAnsi="宋体" w:cs="Arial"/>
                <w:sz w:val="21"/>
                <w:szCs w:val="21"/>
              </w:rPr>
            </w:pPr>
            <w:r>
              <w:rPr>
                <w:rFonts w:hint="eastAsia" w:ascii="宋体" w:hAnsi="宋体" w:cs="Arial"/>
                <w:sz w:val="21"/>
                <w:szCs w:val="21"/>
              </w:rPr>
              <w:t>文本</w:t>
            </w:r>
          </w:p>
        </w:tc>
        <w:tc>
          <w:tcPr>
            <w:tcW w:w="999" w:type="dxa"/>
            <w:vAlign w:val="center"/>
          </w:tcPr>
          <w:p w14:paraId="0205ABBD">
            <w:pPr>
              <w:rPr>
                <w:rFonts w:ascii="宋体" w:hAnsi="宋体" w:cs="Arial"/>
                <w:color w:val="000000"/>
                <w:sz w:val="21"/>
                <w:szCs w:val="21"/>
              </w:rPr>
            </w:pPr>
          </w:p>
        </w:tc>
        <w:tc>
          <w:tcPr>
            <w:tcW w:w="1057" w:type="dxa"/>
            <w:vAlign w:val="center"/>
          </w:tcPr>
          <w:p w14:paraId="77C39E81">
            <w:pPr>
              <w:rPr>
                <w:rFonts w:ascii="宋体" w:hAnsi="宋体" w:cs="Arial"/>
                <w:color w:val="000000"/>
                <w:sz w:val="21"/>
                <w:szCs w:val="21"/>
              </w:rPr>
            </w:pPr>
          </w:p>
        </w:tc>
        <w:tc>
          <w:tcPr>
            <w:tcW w:w="897" w:type="dxa"/>
          </w:tcPr>
          <w:p w14:paraId="5A511BDE">
            <w:pPr>
              <w:rPr>
                <w:rFonts w:ascii="宋体" w:hAnsi="宋体"/>
                <w:sz w:val="21"/>
                <w:szCs w:val="21"/>
              </w:rPr>
            </w:pPr>
          </w:p>
        </w:tc>
        <w:tc>
          <w:tcPr>
            <w:tcW w:w="2495" w:type="dxa"/>
            <w:vAlign w:val="center"/>
          </w:tcPr>
          <w:p w14:paraId="66628FFB">
            <w:pPr>
              <w:rPr>
                <w:rFonts w:ascii="宋体" w:hAnsi="宋体" w:cs="Arial"/>
                <w:sz w:val="21"/>
                <w:szCs w:val="21"/>
              </w:rPr>
            </w:pPr>
            <w:r>
              <w:rPr>
                <w:rFonts w:hint="eastAsia" w:ascii="宋体" w:hAnsi="宋体" w:cs="Arial"/>
                <w:sz w:val="21"/>
                <w:szCs w:val="21"/>
              </w:rPr>
              <w:t>本息和=总利息和+贷款金额</w:t>
            </w:r>
          </w:p>
        </w:tc>
      </w:tr>
      <w:tr w14:paraId="0C992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8522" w:type="dxa"/>
            <w:gridSpan w:val="7"/>
            <w:vAlign w:val="center"/>
          </w:tcPr>
          <w:p w14:paraId="2B18CD7F">
            <w:pPr>
              <w:rPr>
                <w:rFonts w:ascii="宋体" w:hAnsi="宋体" w:cs="Arial"/>
                <w:color w:val="000000"/>
                <w:sz w:val="21"/>
                <w:szCs w:val="21"/>
              </w:rPr>
            </w:pPr>
            <w:r>
              <w:rPr>
                <w:rFonts w:hint="eastAsia" w:ascii="宋体" w:hAnsi="宋体" w:cs="Arial"/>
                <w:color w:val="000000"/>
                <w:sz w:val="21"/>
                <w:szCs w:val="21"/>
              </w:rPr>
              <w:t>按期等额本金输出</w:t>
            </w:r>
          </w:p>
        </w:tc>
      </w:tr>
      <w:tr w14:paraId="1C557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59BF321E">
            <w:pPr>
              <w:numPr>
                <w:ilvl w:val="0"/>
                <w:numId w:val="187"/>
              </w:numPr>
              <w:rPr>
                <w:rFonts w:ascii="宋体" w:hAnsi="宋体"/>
                <w:color w:val="000000"/>
                <w:sz w:val="21"/>
                <w:szCs w:val="21"/>
              </w:rPr>
            </w:pPr>
          </w:p>
        </w:tc>
        <w:tc>
          <w:tcPr>
            <w:tcW w:w="1619" w:type="dxa"/>
            <w:vAlign w:val="center"/>
          </w:tcPr>
          <w:p w14:paraId="24A051C9">
            <w:pPr>
              <w:rPr>
                <w:rFonts w:ascii="宋体" w:hAnsi="宋体" w:cs="Arial"/>
                <w:sz w:val="21"/>
                <w:szCs w:val="21"/>
              </w:rPr>
            </w:pPr>
            <w:r>
              <w:rPr>
                <w:rFonts w:hint="eastAsia" w:ascii="宋体" w:hAnsi="宋体" w:cs="Arial"/>
                <w:sz w:val="21"/>
                <w:szCs w:val="21"/>
              </w:rPr>
              <w:t>首期还款额</w:t>
            </w:r>
          </w:p>
        </w:tc>
        <w:tc>
          <w:tcPr>
            <w:tcW w:w="1028" w:type="dxa"/>
            <w:vAlign w:val="center"/>
          </w:tcPr>
          <w:p w14:paraId="6B338BB5">
            <w:pPr>
              <w:rPr>
                <w:rFonts w:ascii="宋体" w:hAnsi="宋体" w:cs="Arial"/>
                <w:sz w:val="21"/>
                <w:szCs w:val="21"/>
              </w:rPr>
            </w:pPr>
            <w:r>
              <w:rPr>
                <w:rFonts w:hint="eastAsia" w:ascii="宋体" w:hAnsi="宋体" w:cs="Arial"/>
                <w:sz w:val="21"/>
                <w:szCs w:val="21"/>
              </w:rPr>
              <w:t>文本</w:t>
            </w:r>
          </w:p>
        </w:tc>
        <w:tc>
          <w:tcPr>
            <w:tcW w:w="999" w:type="dxa"/>
            <w:vAlign w:val="center"/>
          </w:tcPr>
          <w:p w14:paraId="43C470B8">
            <w:pPr>
              <w:rPr>
                <w:rFonts w:ascii="宋体" w:hAnsi="宋体" w:cs="Arial"/>
                <w:color w:val="000000"/>
                <w:sz w:val="21"/>
                <w:szCs w:val="21"/>
              </w:rPr>
            </w:pPr>
          </w:p>
        </w:tc>
        <w:tc>
          <w:tcPr>
            <w:tcW w:w="1057" w:type="dxa"/>
            <w:vAlign w:val="center"/>
          </w:tcPr>
          <w:p w14:paraId="609512F0">
            <w:pPr>
              <w:rPr>
                <w:rFonts w:ascii="宋体" w:hAnsi="宋体" w:cs="Arial"/>
                <w:color w:val="000000"/>
                <w:sz w:val="21"/>
                <w:szCs w:val="21"/>
              </w:rPr>
            </w:pPr>
          </w:p>
        </w:tc>
        <w:tc>
          <w:tcPr>
            <w:tcW w:w="897" w:type="dxa"/>
            <w:vAlign w:val="center"/>
          </w:tcPr>
          <w:p w14:paraId="1E66BE38">
            <w:pPr>
              <w:rPr>
                <w:rFonts w:ascii="宋体" w:hAnsi="宋体" w:cs="Arial"/>
                <w:color w:val="000000"/>
                <w:sz w:val="21"/>
                <w:szCs w:val="21"/>
              </w:rPr>
            </w:pPr>
          </w:p>
        </w:tc>
        <w:tc>
          <w:tcPr>
            <w:tcW w:w="2495" w:type="dxa"/>
            <w:vAlign w:val="center"/>
          </w:tcPr>
          <w:p w14:paraId="69A41214">
            <w:pPr>
              <w:rPr>
                <w:rFonts w:ascii="宋体" w:hAnsi="宋体" w:cs="Arial"/>
                <w:color w:val="000000"/>
                <w:sz w:val="21"/>
                <w:szCs w:val="21"/>
              </w:rPr>
            </w:pPr>
          </w:p>
        </w:tc>
      </w:tr>
      <w:tr w14:paraId="147DD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1E9F95A2">
            <w:pPr>
              <w:numPr>
                <w:ilvl w:val="0"/>
                <w:numId w:val="187"/>
              </w:numPr>
              <w:rPr>
                <w:rFonts w:ascii="宋体" w:hAnsi="宋体"/>
                <w:color w:val="000000"/>
                <w:sz w:val="21"/>
                <w:szCs w:val="21"/>
              </w:rPr>
            </w:pPr>
          </w:p>
        </w:tc>
        <w:tc>
          <w:tcPr>
            <w:tcW w:w="1619" w:type="dxa"/>
            <w:vAlign w:val="center"/>
          </w:tcPr>
          <w:p w14:paraId="5B0F3E8F">
            <w:pPr>
              <w:rPr>
                <w:rFonts w:ascii="宋体" w:hAnsi="宋体" w:cs="Arial"/>
                <w:sz w:val="21"/>
                <w:szCs w:val="21"/>
              </w:rPr>
            </w:pPr>
            <w:r>
              <w:rPr>
                <w:rFonts w:hint="eastAsia" w:ascii="宋体" w:hAnsi="宋体" w:cs="Arial"/>
                <w:sz w:val="21"/>
                <w:szCs w:val="21"/>
              </w:rPr>
              <w:t>还款期数</w:t>
            </w:r>
          </w:p>
        </w:tc>
        <w:tc>
          <w:tcPr>
            <w:tcW w:w="1028" w:type="dxa"/>
            <w:vAlign w:val="center"/>
          </w:tcPr>
          <w:p w14:paraId="2EEC0E46">
            <w:pPr>
              <w:rPr>
                <w:rFonts w:ascii="宋体" w:hAnsi="宋体" w:cs="Arial"/>
                <w:sz w:val="21"/>
                <w:szCs w:val="21"/>
              </w:rPr>
            </w:pPr>
            <w:r>
              <w:rPr>
                <w:rFonts w:hint="eastAsia" w:ascii="宋体" w:hAnsi="宋体" w:cs="Arial"/>
                <w:sz w:val="21"/>
                <w:szCs w:val="21"/>
              </w:rPr>
              <w:t>文本</w:t>
            </w:r>
          </w:p>
        </w:tc>
        <w:tc>
          <w:tcPr>
            <w:tcW w:w="999" w:type="dxa"/>
            <w:vAlign w:val="center"/>
          </w:tcPr>
          <w:p w14:paraId="687DC329">
            <w:pPr>
              <w:rPr>
                <w:rFonts w:ascii="宋体" w:hAnsi="宋体" w:cs="Arial"/>
                <w:color w:val="000000"/>
                <w:sz w:val="21"/>
                <w:szCs w:val="21"/>
              </w:rPr>
            </w:pPr>
          </w:p>
        </w:tc>
        <w:tc>
          <w:tcPr>
            <w:tcW w:w="1057" w:type="dxa"/>
            <w:vAlign w:val="center"/>
          </w:tcPr>
          <w:p w14:paraId="069F1D94">
            <w:pPr>
              <w:rPr>
                <w:rFonts w:ascii="宋体" w:hAnsi="宋体" w:cs="Arial"/>
                <w:color w:val="000000"/>
                <w:sz w:val="21"/>
                <w:szCs w:val="21"/>
              </w:rPr>
            </w:pPr>
          </w:p>
        </w:tc>
        <w:tc>
          <w:tcPr>
            <w:tcW w:w="897" w:type="dxa"/>
          </w:tcPr>
          <w:p w14:paraId="0910C3AD">
            <w:pPr>
              <w:rPr>
                <w:rFonts w:ascii="宋体" w:hAnsi="宋体"/>
                <w:sz w:val="21"/>
                <w:szCs w:val="21"/>
              </w:rPr>
            </w:pPr>
          </w:p>
        </w:tc>
        <w:tc>
          <w:tcPr>
            <w:tcW w:w="2495" w:type="dxa"/>
            <w:vAlign w:val="center"/>
          </w:tcPr>
          <w:p w14:paraId="60CFB846">
            <w:pPr>
              <w:rPr>
                <w:rFonts w:ascii="宋体" w:hAnsi="宋体" w:cs="Arial"/>
                <w:color w:val="000000"/>
                <w:sz w:val="21"/>
                <w:szCs w:val="21"/>
              </w:rPr>
            </w:pPr>
            <w:r>
              <w:rPr>
                <w:rFonts w:hint="eastAsia" w:ascii="宋体" w:hAnsi="宋体" w:cs="Arial"/>
                <w:color w:val="000000"/>
                <w:sz w:val="21"/>
                <w:szCs w:val="21"/>
              </w:rPr>
              <w:t>等于公式中的还款总期数</w:t>
            </w:r>
          </w:p>
        </w:tc>
      </w:tr>
      <w:tr w14:paraId="35EAE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2ACB2ECA">
            <w:pPr>
              <w:keepNext/>
              <w:keepLines/>
              <w:numPr>
                <w:ilvl w:val="0"/>
                <w:numId w:val="187"/>
              </w:numPr>
              <w:spacing w:before="260" w:line="360" w:lineRule="auto"/>
              <w:outlineLvl w:val="2"/>
              <w:rPr>
                <w:rFonts w:ascii="宋体" w:hAnsi="宋体"/>
                <w:color w:val="000000"/>
                <w:sz w:val="21"/>
                <w:szCs w:val="21"/>
              </w:rPr>
            </w:pPr>
          </w:p>
        </w:tc>
        <w:tc>
          <w:tcPr>
            <w:tcW w:w="1619" w:type="dxa"/>
            <w:vAlign w:val="center"/>
          </w:tcPr>
          <w:p w14:paraId="70B8DDDD">
            <w:pPr>
              <w:rPr>
                <w:rFonts w:ascii="宋体" w:hAnsi="宋体" w:cs="Arial"/>
                <w:sz w:val="21"/>
                <w:szCs w:val="21"/>
              </w:rPr>
            </w:pPr>
            <w:r>
              <w:rPr>
                <w:rFonts w:hint="eastAsia" w:ascii="宋体" w:hAnsi="宋体" w:cs="Arial"/>
                <w:sz w:val="21"/>
                <w:szCs w:val="21"/>
              </w:rPr>
              <w:t>总利息</w:t>
            </w:r>
          </w:p>
        </w:tc>
        <w:tc>
          <w:tcPr>
            <w:tcW w:w="1028" w:type="dxa"/>
            <w:vAlign w:val="center"/>
          </w:tcPr>
          <w:p w14:paraId="5719119E">
            <w:pPr>
              <w:rPr>
                <w:rFonts w:ascii="宋体" w:hAnsi="宋体" w:cs="Arial"/>
                <w:sz w:val="21"/>
                <w:szCs w:val="21"/>
              </w:rPr>
            </w:pPr>
            <w:r>
              <w:rPr>
                <w:rFonts w:hint="eastAsia" w:ascii="宋体" w:hAnsi="宋体" w:cs="Arial"/>
                <w:sz w:val="21"/>
                <w:szCs w:val="21"/>
              </w:rPr>
              <w:t>文本</w:t>
            </w:r>
          </w:p>
        </w:tc>
        <w:tc>
          <w:tcPr>
            <w:tcW w:w="999" w:type="dxa"/>
            <w:vAlign w:val="center"/>
          </w:tcPr>
          <w:p w14:paraId="4821BB12">
            <w:pPr>
              <w:rPr>
                <w:rFonts w:ascii="宋体" w:hAnsi="宋体" w:cs="Arial"/>
                <w:color w:val="000000"/>
                <w:sz w:val="21"/>
                <w:szCs w:val="21"/>
              </w:rPr>
            </w:pPr>
          </w:p>
        </w:tc>
        <w:tc>
          <w:tcPr>
            <w:tcW w:w="1057" w:type="dxa"/>
            <w:vAlign w:val="center"/>
          </w:tcPr>
          <w:p w14:paraId="693B4F32">
            <w:pPr>
              <w:rPr>
                <w:rFonts w:ascii="宋体" w:hAnsi="宋体" w:cs="Arial"/>
                <w:color w:val="000000"/>
                <w:sz w:val="21"/>
                <w:szCs w:val="21"/>
              </w:rPr>
            </w:pPr>
          </w:p>
        </w:tc>
        <w:tc>
          <w:tcPr>
            <w:tcW w:w="897" w:type="dxa"/>
            <w:vAlign w:val="center"/>
          </w:tcPr>
          <w:p w14:paraId="1F66920F">
            <w:pPr>
              <w:rPr>
                <w:rFonts w:ascii="宋体" w:hAnsi="宋体" w:cs="Arial"/>
                <w:color w:val="000000"/>
                <w:sz w:val="21"/>
                <w:szCs w:val="21"/>
              </w:rPr>
            </w:pPr>
          </w:p>
        </w:tc>
        <w:tc>
          <w:tcPr>
            <w:tcW w:w="2495" w:type="dxa"/>
            <w:vAlign w:val="center"/>
          </w:tcPr>
          <w:p w14:paraId="4E35425A">
            <w:pPr>
              <w:rPr>
                <w:rFonts w:ascii="宋体" w:hAnsi="宋体" w:cs="Arial"/>
                <w:color w:val="000000"/>
                <w:sz w:val="21"/>
                <w:szCs w:val="21"/>
              </w:rPr>
            </w:pPr>
          </w:p>
        </w:tc>
      </w:tr>
      <w:tr w14:paraId="63923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2F93879B">
            <w:pPr>
              <w:numPr>
                <w:ilvl w:val="0"/>
                <w:numId w:val="187"/>
              </w:numPr>
              <w:rPr>
                <w:rFonts w:ascii="宋体" w:hAnsi="宋体"/>
                <w:color w:val="000000"/>
                <w:sz w:val="21"/>
                <w:szCs w:val="21"/>
              </w:rPr>
            </w:pPr>
          </w:p>
        </w:tc>
        <w:tc>
          <w:tcPr>
            <w:tcW w:w="1619" w:type="dxa"/>
            <w:vAlign w:val="center"/>
          </w:tcPr>
          <w:p w14:paraId="5FBF15B0">
            <w:pPr>
              <w:rPr>
                <w:rFonts w:ascii="宋体" w:hAnsi="宋体" w:cs="Arial"/>
                <w:sz w:val="21"/>
                <w:szCs w:val="21"/>
              </w:rPr>
            </w:pPr>
            <w:r>
              <w:rPr>
                <w:rFonts w:hint="eastAsia" w:ascii="宋体" w:hAnsi="宋体" w:cs="Arial"/>
                <w:sz w:val="21"/>
                <w:szCs w:val="21"/>
              </w:rPr>
              <w:t>本息和</w:t>
            </w:r>
          </w:p>
        </w:tc>
        <w:tc>
          <w:tcPr>
            <w:tcW w:w="1028" w:type="dxa"/>
            <w:vAlign w:val="center"/>
          </w:tcPr>
          <w:p w14:paraId="728642EC">
            <w:pPr>
              <w:rPr>
                <w:rFonts w:ascii="宋体" w:hAnsi="宋体" w:cs="Arial"/>
                <w:sz w:val="21"/>
                <w:szCs w:val="21"/>
              </w:rPr>
            </w:pPr>
            <w:r>
              <w:rPr>
                <w:rFonts w:hint="eastAsia" w:ascii="宋体" w:hAnsi="宋体" w:cs="Arial"/>
                <w:sz w:val="21"/>
                <w:szCs w:val="21"/>
              </w:rPr>
              <w:t>文本</w:t>
            </w:r>
          </w:p>
        </w:tc>
        <w:tc>
          <w:tcPr>
            <w:tcW w:w="999" w:type="dxa"/>
            <w:vAlign w:val="center"/>
          </w:tcPr>
          <w:p w14:paraId="6B8447BB">
            <w:pPr>
              <w:rPr>
                <w:rFonts w:ascii="宋体" w:hAnsi="宋体" w:cs="Arial"/>
                <w:color w:val="000000"/>
                <w:sz w:val="21"/>
                <w:szCs w:val="21"/>
              </w:rPr>
            </w:pPr>
          </w:p>
        </w:tc>
        <w:tc>
          <w:tcPr>
            <w:tcW w:w="1057" w:type="dxa"/>
            <w:vAlign w:val="center"/>
          </w:tcPr>
          <w:p w14:paraId="4FA73C74">
            <w:pPr>
              <w:rPr>
                <w:rFonts w:ascii="宋体" w:hAnsi="宋体" w:cs="Arial"/>
                <w:color w:val="000000"/>
                <w:sz w:val="21"/>
                <w:szCs w:val="21"/>
              </w:rPr>
            </w:pPr>
          </w:p>
        </w:tc>
        <w:tc>
          <w:tcPr>
            <w:tcW w:w="897" w:type="dxa"/>
          </w:tcPr>
          <w:p w14:paraId="33EE09EB">
            <w:pPr>
              <w:rPr>
                <w:rFonts w:ascii="宋体" w:hAnsi="宋体"/>
                <w:sz w:val="21"/>
                <w:szCs w:val="21"/>
              </w:rPr>
            </w:pPr>
          </w:p>
        </w:tc>
        <w:tc>
          <w:tcPr>
            <w:tcW w:w="2495" w:type="dxa"/>
            <w:vAlign w:val="center"/>
          </w:tcPr>
          <w:p w14:paraId="3B594FB9">
            <w:pPr>
              <w:rPr>
                <w:rFonts w:ascii="宋体" w:hAnsi="宋体" w:cs="Arial"/>
                <w:sz w:val="21"/>
                <w:szCs w:val="21"/>
              </w:rPr>
            </w:pPr>
            <w:r>
              <w:rPr>
                <w:rFonts w:hint="eastAsia" w:ascii="宋体" w:hAnsi="宋体" w:cs="Arial"/>
                <w:sz w:val="21"/>
                <w:szCs w:val="21"/>
              </w:rPr>
              <w:t>本息和=总利息和+贷款金额</w:t>
            </w:r>
          </w:p>
        </w:tc>
      </w:tr>
      <w:tr w14:paraId="5ED06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63E8BFD2">
            <w:pPr>
              <w:keepNext/>
              <w:keepLines/>
              <w:numPr>
                <w:ilvl w:val="0"/>
                <w:numId w:val="187"/>
              </w:numPr>
              <w:spacing w:before="260" w:line="360" w:lineRule="auto"/>
              <w:outlineLvl w:val="2"/>
              <w:rPr>
                <w:rFonts w:ascii="宋体" w:hAnsi="宋体"/>
                <w:color w:val="000000"/>
                <w:sz w:val="21"/>
                <w:szCs w:val="21"/>
              </w:rPr>
            </w:pPr>
          </w:p>
        </w:tc>
        <w:tc>
          <w:tcPr>
            <w:tcW w:w="1619" w:type="dxa"/>
            <w:vAlign w:val="center"/>
          </w:tcPr>
          <w:p w14:paraId="1C1968D8">
            <w:pPr>
              <w:rPr>
                <w:rFonts w:ascii="宋体" w:hAnsi="宋体" w:cs="Arial"/>
                <w:sz w:val="21"/>
                <w:szCs w:val="21"/>
              </w:rPr>
            </w:pPr>
            <w:r>
              <w:rPr>
                <w:rFonts w:hint="eastAsia" w:ascii="宋体" w:hAnsi="宋体" w:cs="Arial"/>
                <w:sz w:val="21"/>
                <w:szCs w:val="21"/>
              </w:rPr>
              <w:t>查看每期还款额</w:t>
            </w:r>
          </w:p>
        </w:tc>
        <w:tc>
          <w:tcPr>
            <w:tcW w:w="1028" w:type="dxa"/>
          </w:tcPr>
          <w:p w14:paraId="45A6FCA8">
            <w:pPr>
              <w:rPr>
                <w:rFonts w:ascii="宋体" w:hAnsi="宋体" w:cs="Arial"/>
                <w:sz w:val="21"/>
                <w:szCs w:val="21"/>
              </w:rPr>
            </w:pPr>
            <w:r>
              <w:rPr>
                <w:rFonts w:hint="eastAsia" w:ascii="宋体" w:hAnsi="宋体" w:cs="Arial"/>
                <w:sz w:val="21"/>
                <w:szCs w:val="21"/>
              </w:rPr>
              <w:t>按钮</w:t>
            </w:r>
          </w:p>
        </w:tc>
        <w:tc>
          <w:tcPr>
            <w:tcW w:w="999" w:type="dxa"/>
            <w:vAlign w:val="center"/>
          </w:tcPr>
          <w:p w14:paraId="730B49E6">
            <w:pPr>
              <w:rPr>
                <w:rFonts w:ascii="宋体" w:hAnsi="宋体" w:cs="Arial"/>
                <w:color w:val="000000"/>
                <w:sz w:val="21"/>
                <w:szCs w:val="21"/>
              </w:rPr>
            </w:pPr>
          </w:p>
        </w:tc>
        <w:tc>
          <w:tcPr>
            <w:tcW w:w="1057" w:type="dxa"/>
            <w:vAlign w:val="center"/>
          </w:tcPr>
          <w:p w14:paraId="597A49F3">
            <w:pPr>
              <w:rPr>
                <w:rFonts w:ascii="宋体" w:hAnsi="宋体" w:cs="Arial"/>
                <w:color w:val="000000"/>
                <w:sz w:val="21"/>
                <w:szCs w:val="21"/>
              </w:rPr>
            </w:pPr>
          </w:p>
        </w:tc>
        <w:tc>
          <w:tcPr>
            <w:tcW w:w="897" w:type="dxa"/>
            <w:vAlign w:val="center"/>
          </w:tcPr>
          <w:p w14:paraId="52E04A38">
            <w:pPr>
              <w:rPr>
                <w:rFonts w:ascii="宋体" w:hAnsi="宋体" w:cs="Arial"/>
                <w:color w:val="000000"/>
                <w:sz w:val="21"/>
                <w:szCs w:val="21"/>
              </w:rPr>
            </w:pPr>
          </w:p>
        </w:tc>
        <w:tc>
          <w:tcPr>
            <w:tcW w:w="2495" w:type="dxa"/>
            <w:vAlign w:val="center"/>
          </w:tcPr>
          <w:p w14:paraId="1F07690B">
            <w:pPr>
              <w:rPr>
                <w:rFonts w:ascii="宋体" w:hAnsi="宋体" w:cs="Arial"/>
                <w:color w:val="000000"/>
                <w:sz w:val="21"/>
                <w:szCs w:val="21"/>
              </w:rPr>
            </w:pPr>
            <w:r>
              <w:rPr>
                <w:rFonts w:hint="eastAsia" w:ascii="宋体" w:hAnsi="宋体" w:cs="Arial"/>
                <w:color w:val="000000"/>
                <w:sz w:val="21"/>
                <w:szCs w:val="21"/>
              </w:rPr>
              <w:t>显示每期还款额并提供打印功能</w:t>
            </w:r>
          </w:p>
        </w:tc>
      </w:tr>
      <w:tr w14:paraId="62216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8522" w:type="dxa"/>
            <w:gridSpan w:val="7"/>
            <w:vAlign w:val="center"/>
          </w:tcPr>
          <w:p w14:paraId="38A24DE6">
            <w:pPr>
              <w:rPr>
                <w:rFonts w:ascii="宋体" w:hAnsi="宋体" w:cs="Arial"/>
                <w:color w:val="000000"/>
                <w:sz w:val="21"/>
                <w:szCs w:val="21"/>
              </w:rPr>
            </w:pPr>
            <w:r>
              <w:rPr>
                <w:rFonts w:hint="eastAsia" w:ascii="宋体" w:hAnsi="宋体" w:cs="Arial"/>
                <w:color w:val="000000"/>
                <w:sz w:val="21"/>
                <w:szCs w:val="21"/>
              </w:rPr>
              <w:t>到期一次性还本付息输出</w:t>
            </w:r>
          </w:p>
        </w:tc>
      </w:tr>
      <w:tr w14:paraId="14923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3FFA76DC">
            <w:pPr>
              <w:numPr>
                <w:ilvl w:val="0"/>
                <w:numId w:val="187"/>
              </w:numPr>
              <w:rPr>
                <w:rFonts w:ascii="宋体" w:hAnsi="宋体"/>
                <w:color w:val="000000"/>
                <w:sz w:val="21"/>
                <w:szCs w:val="21"/>
              </w:rPr>
            </w:pPr>
          </w:p>
        </w:tc>
        <w:tc>
          <w:tcPr>
            <w:tcW w:w="1619" w:type="dxa"/>
            <w:vAlign w:val="center"/>
          </w:tcPr>
          <w:p w14:paraId="17528D23">
            <w:pPr>
              <w:rPr>
                <w:rFonts w:ascii="宋体" w:hAnsi="宋体" w:cs="Arial"/>
                <w:sz w:val="21"/>
                <w:szCs w:val="21"/>
              </w:rPr>
            </w:pPr>
            <w:r>
              <w:rPr>
                <w:rFonts w:hint="eastAsia" w:ascii="宋体" w:hAnsi="宋体" w:cs="Arial"/>
                <w:sz w:val="21"/>
                <w:szCs w:val="21"/>
              </w:rPr>
              <w:t>到期还款额</w:t>
            </w:r>
          </w:p>
        </w:tc>
        <w:tc>
          <w:tcPr>
            <w:tcW w:w="1028" w:type="dxa"/>
          </w:tcPr>
          <w:p w14:paraId="555300A0">
            <w:pPr>
              <w:rPr>
                <w:rFonts w:ascii="宋体" w:hAnsi="宋体" w:cs="Arial"/>
                <w:sz w:val="21"/>
                <w:szCs w:val="21"/>
              </w:rPr>
            </w:pPr>
            <w:r>
              <w:rPr>
                <w:rFonts w:hint="eastAsia" w:ascii="宋体" w:hAnsi="宋体" w:cs="Arial"/>
                <w:sz w:val="21"/>
                <w:szCs w:val="21"/>
              </w:rPr>
              <w:t>文本</w:t>
            </w:r>
          </w:p>
        </w:tc>
        <w:tc>
          <w:tcPr>
            <w:tcW w:w="999" w:type="dxa"/>
            <w:vAlign w:val="center"/>
          </w:tcPr>
          <w:p w14:paraId="55F57913">
            <w:pPr>
              <w:rPr>
                <w:rFonts w:ascii="宋体" w:hAnsi="宋体" w:cs="Arial"/>
                <w:color w:val="000000"/>
                <w:sz w:val="21"/>
                <w:szCs w:val="21"/>
              </w:rPr>
            </w:pPr>
          </w:p>
        </w:tc>
        <w:tc>
          <w:tcPr>
            <w:tcW w:w="1057" w:type="dxa"/>
            <w:vAlign w:val="center"/>
          </w:tcPr>
          <w:p w14:paraId="14654EE5">
            <w:pPr>
              <w:rPr>
                <w:rFonts w:ascii="宋体" w:hAnsi="宋体" w:cs="Arial"/>
                <w:color w:val="000000"/>
                <w:sz w:val="21"/>
                <w:szCs w:val="21"/>
              </w:rPr>
            </w:pPr>
          </w:p>
        </w:tc>
        <w:tc>
          <w:tcPr>
            <w:tcW w:w="897" w:type="dxa"/>
            <w:vAlign w:val="center"/>
          </w:tcPr>
          <w:p w14:paraId="07B5DC13">
            <w:pPr>
              <w:rPr>
                <w:rFonts w:ascii="宋体" w:hAnsi="宋体" w:cs="Arial"/>
                <w:color w:val="000000"/>
                <w:sz w:val="21"/>
                <w:szCs w:val="21"/>
              </w:rPr>
            </w:pPr>
          </w:p>
        </w:tc>
        <w:tc>
          <w:tcPr>
            <w:tcW w:w="2495" w:type="dxa"/>
            <w:vAlign w:val="center"/>
          </w:tcPr>
          <w:p w14:paraId="1B8AFBFA">
            <w:pPr>
              <w:rPr>
                <w:rFonts w:ascii="宋体" w:hAnsi="宋体" w:cs="Arial"/>
                <w:color w:val="000000"/>
                <w:sz w:val="21"/>
                <w:szCs w:val="21"/>
              </w:rPr>
            </w:pPr>
          </w:p>
        </w:tc>
      </w:tr>
      <w:tr w14:paraId="3D7E2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3E9BF629">
            <w:pPr>
              <w:numPr>
                <w:ilvl w:val="0"/>
                <w:numId w:val="187"/>
              </w:numPr>
              <w:rPr>
                <w:rFonts w:ascii="宋体" w:hAnsi="宋体"/>
                <w:color w:val="000000"/>
                <w:sz w:val="21"/>
                <w:szCs w:val="21"/>
              </w:rPr>
            </w:pPr>
          </w:p>
        </w:tc>
        <w:tc>
          <w:tcPr>
            <w:tcW w:w="1619" w:type="dxa"/>
            <w:vAlign w:val="center"/>
          </w:tcPr>
          <w:p w14:paraId="2DABD6FD">
            <w:pPr>
              <w:rPr>
                <w:rFonts w:ascii="宋体" w:hAnsi="宋体" w:cs="Arial"/>
                <w:sz w:val="21"/>
                <w:szCs w:val="21"/>
              </w:rPr>
            </w:pPr>
            <w:r>
              <w:rPr>
                <w:rFonts w:hint="eastAsia" w:ascii="宋体" w:hAnsi="宋体" w:cs="Arial"/>
                <w:sz w:val="21"/>
                <w:szCs w:val="21"/>
              </w:rPr>
              <w:t>总利息</w:t>
            </w:r>
          </w:p>
        </w:tc>
        <w:tc>
          <w:tcPr>
            <w:tcW w:w="1028" w:type="dxa"/>
          </w:tcPr>
          <w:p w14:paraId="6C67F421">
            <w:pPr>
              <w:rPr>
                <w:rFonts w:ascii="宋体" w:hAnsi="宋体" w:cs="Arial"/>
                <w:sz w:val="21"/>
                <w:szCs w:val="21"/>
              </w:rPr>
            </w:pPr>
            <w:r>
              <w:rPr>
                <w:rFonts w:hint="eastAsia" w:ascii="宋体" w:hAnsi="宋体" w:cs="Arial"/>
                <w:sz w:val="21"/>
                <w:szCs w:val="21"/>
              </w:rPr>
              <w:t>文本</w:t>
            </w:r>
          </w:p>
        </w:tc>
        <w:tc>
          <w:tcPr>
            <w:tcW w:w="999" w:type="dxa"/>
            <w:vAlign w:val="center"/>
          </w:tcPr>
          <w:p w14:paraId="3BC059F2">
            <w:pPr>
              <w:rPr>
                <w:rFonts w:ascii="宋体" w:hAnsi="宋体" w:cs="Arial"/>
                <w:color w:val="000000"/>
                <w:sz w:val="21"/>
                <w:szCs w:val="21"/>
              </w:rPr>
            </w:pPr>
          </w:p>
        </w:tc>
        <w:tc>
          <w:tcPr>
            <w:tcW w:w="1057" w:type="dxa"/>
            <w:vAlign w:val="center"/>
          </w:tcPr>
          <w:p w14:paraId="00926FA6">
            <w:pPr>
              <w:rPr>
                <w:rFonts w:ascii="宋体" w:hAnsi="宋体" w:cs="Arial"/>
                <w:color w:val="000000"/>
                <w:sz w:val="21"/>
                <w:szCs w:val="21"/>
              </w:rPr>
            </w:pPr>
          </w:p>
        </w:tc>
        <w:tc>
          <w:tcPr>
            <w:tcW w:w="897" w:type="dxa"/>
            <w:vAlign w:val="center"/>
          </w:tcPr>
          <w:p w14:paraId="6CB5017F">
            <w:pPr>
              <w:rPr>
                <w:rFonts w:ascii="宋体" w:hAnsi="宋体" w:cs="Arial"/>
                <w:color w:val="000000"/>
                <w:sz w:val="21"/>
                <w:szCs w:val="21"/>
              </w:rPr>
            </w:pPr>
          </w:p>
        </w:tc>
        <w:tc>
          <w:tcPr>
            <w:tcW w:w="2495" w:type="dxa"/>
            <w:vAlign w:val="center"/>
          </w:tcPr>
          <w:p w14:paraId="1A8CEB9A">
            <w:pPr>
              <w:rPr>
                <w:rFonts w:ascii="宋体" w:hAnsi="宋体" w:cs="Arial"/>
                <w:color w:val="000000"/>
                <w:sz w:val="21"/>
                <w:szCs w:val="21"/>
              </w:rPr>
            </w:pPr>
          </w:p>
        </w:tc>
      </w:tr>
      <w:tr w14:paraId="008C3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8522" w:type="dxa"/>
            <w:gridSpan w:val="7"/>
            <w:vAlign w:val="center"/>
          </w:tcPr>
          <w:p w14:paraId="64618C96">
            <w:pPr>
              <w:rPr>
                <w:rFonts w:ascii="宋体" w:hAnsi="宋体" w:cs="Arial"/>
                <w:color w:val="000000"/>
                <w:sz w:val="21"/>
                <w:szCs w:val="21"/>
              </w:rPr>
            </w:pPr>
            <w:r>
              <w:rPr>
                <w:rFonts w:hint="eastAsia" w:ascii="宋体" w:hAnsi="宋体" w:cs="Arial"/>
                <w:color w:val="000000"/>
                <w:sz w:val="21"/>
                <w:szCs w:val="21"/>
              </w:rPr>
              <w:t>按月付息到期一次性还本</w:t>
            </w:r>
          </w:p>
        </w:tc>
      </w:tr>
      <w:tr w14:paraId="5372A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4EE52E27">
            <w:pPr>
              <w:numPr>
                <w:ilvl w:val="0"/>
                <w:numId w:val="187"/>
              </w:numPr>
              <w:rPr>
                <w:rFonts w:ascii="宋体" w:hAnsi="宋体"/>
                <w:color w:val="000000"/>
                <w:sz w:val="21"/>
                <w:szCs w:val="21"/>
              </w:rPr>
            </w:pPr>
          </w:p>
        </w:tc>
        <w:tc>
          <w:tcPr>
            <w:tcW w:w="1619" w:type="dxa"/>
            <w:vAlign w:val="center"/>
          </w:tcPr>
          <w:p w14:paraId="029A01EA">
            <w:pPr>
              <w:rPr>
                <w:rFonts w:ascii="宋体" w:hAnsi="宋体" w:cs="Arial"/>
                <w:sz w:val="21"/>
                <w:szCs w:val="21"/>
              </w:rPr>
            </w:pPr>
            <w:r>
              <w:rPr>
                <w:rFonts w:hint="eastAsia" w:ascii="宋体" w:hAnsi="宋体" w:cs="Arial"/>
                <w:sz w:val="21"/>
                <w:szCs w:val="21"/>
              </w:rPr>
              <w:t>每月支付的利息</w:t>
            </w:r>
          </w:p>
        </w:tc>
        <w:tc>
          <w:tcPr>
            <w:tcW w:w="1028" w:type="dxa"/>
          </w:tcPr>
          <w:p w14:paraId="58B72D9A">
            <w:pPr>
              <w:rPr>
                <w:rFonts w:ascii="宋体" w:hAnsi="宋体" w:cs="Arial"/>
                <w:sz w:val="21"/>
                <w:szCs w:val="21"/>
              </w:rPr>
            </w:pPr>
          </w:p>
        </w:tc>
        <w:tc>
          <w:tcPr>
            <w:tcW w:w="999" w:type="dxa"/>
            <w:vAlign w:val="center"/>
          </w:tcPr>
          <w:p w14:paraId="3E95A9BB">
            <w:pPr>
              <w:rPr>
                <w:rFonts w:ascii="宋体" w:hAnsi="宋体" w:cs="Arial"/>
                <w:color w:val="000000"/>
                <w:sz w:val="21"/>
                <w:szCs w:val="21"/>
              </w:rPr>
            </w:pPr>
          </w:p>
        </w:tc>
        <w:tc>
          <w:tcPr>
            <w:tcW w:w="1057" w:type="dxa"/>
            <w:vAlign w:val="center"/>
          </w:tcPr>
          <w:p w14:paraId="5A77F017">
            <w:pPr>
              <w:rPr>
                <w:rFonts w:ascii="宋体" w:hAnsi="宋体" w:cs="Arial"/>
                <w:color w:val="000000"/>
                <w:sz w:val="21"/>
                <w:szCs w:val="21"/>
              </w:rPr>
            </w:pPr>
          </w:p>
        </w:tc>
        <w:tc>
          <w:tcPr>
            <w:tcW w:w="897" w:type="dxa"/>
            <w:vAlign w:val="center"/>
          </w:tcPr>
          <w:p w14:paraId="32F7E94E">
            <w:pPr>
              <w:rPr>
                <w:rFonts w:ascii="宋体" w:hAnsi="宋体" w:cs="Arial"/>
                <w:color w:val="000000"/>
                <w:sz w:val="21"/>
                <w:szCs w:val="21"/>
              </w:rPr>
            </w:pPr>
          </w:p>
        </w:tc>
        <w:tc>
          <w:tcPr>
            <w:tcW w:w="2495" w:type="dxa"/>
            <w:vAlign w:val="center"/>
          </w:tcPr>
          <w:p w14:paraId="27941F3D">
            <w:pPr>
              <w:rPr>
                <w:rFonts w:ascii="宋体" w:hAnsi="宋体" w:cs="Arial"/>
                <w:color w:val="000000"/>
                <w:sz w:val="21"/>
                <w:szCs w:val="21"/>
              </w:rPr>
            </w:pPr>
          </w:p>
        </w:tc>
      </w:tr>
      <w:tr w14:paraId="65E81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4E5D40F3">
            <w:pPr>
              <w:numPr>
                <w:ilvl w:val="0"/>
                <w:numId w:val="187"/>
              </w:numPr>
              <w:rPr>
                <w:rFonts w:ascii="宋体" w:hAnsi="宋体"/>
                <w:color w:val="000000"/>
                <w:sz w:val="21"/>
                <w:szCs w:val="21"/>
              </w:rPr>
            </w:pPr>
          </w:p>
        </w:tc>
        <w:tc>
          <w:tcPr>
            <w:tcW w:w="1619" w:type="dxa"/>
            <w:vAlign w:val="center"/>
          </w:tcPr>
          <w:p w14:paraId="73CC6343">
            <w:pPr>
              <w:rPr>
                <w:rFonts w:ascii="宋体" w:hAnsi="宋体" w:cs="Arial"/>
                <w:sz w:val="21"/>
                <w:szCs w:val="21"/>
              </w:rPr>
            </w:pPr>
            <w:r>
              <w:rPr>
                <w:rFonts w:hint="eastAsia" w:ascii="宋体" w:hAnsi="宋体" w:cs="Arial"/>
                <w:sz w:val="21"/>
                <w:szCs w:val="21"/>
              </w:rPr>
              <w:t>本息和</w:t>
            </w:r>
          </w:p>
        </w:tc>
        <w:tc>
          <w:tcPr>
            <w:tcW w:w="1028" w:type="dxa"/>
          </w:tcPr>
          <w:p w14:paraId="5B0DA81F">
            <w:pPr>
              <w:rPr>
                <w:rFonts w:ascii="宋体" w:hAnsi="宋体" w:cs="Arial"/>
                <w:sz w:val="21"/>
                <w:szCs w:val="21"/>
              </w:rPr>
            </w:pPr>
          </w:p>
        </w:tc>
        <w:tc>
          <w:tcPr>
            <w:tcW w:w="999" w:type="dxa"/>
            <w:vAlign w:val="center"/>
          </w:tcPr>
          <w:p w14:paraId="0C581528">
            <w:pPr>
              <w:rPr>
                <w:rFonts w:ascii="宋体" w:hAnsi="宋体" w:cs="Arial"/>
                <w:color w:val="000000"/>
                <w:sz w:val="21"/>
                <w:szCs w:val="21"/>
              </w:rPr>
            </w:pPr>
          </w:p>
        </w:tc>
        <w:tc>
          <w:tcPr>
            <w:tcW w:w="1057" w:type="dxa"/>
            <w:vAlign w:val="center"/>
          </w:tcPr>
          <w:p w14:paraId="24257C94">
            <w:pPr>
              <w:rPr>
                <w:rFonts w:ascii="宋体" w:hAnsi="宋体" w:cs="Arial"/>
                <w:color w:val="000000"/>
                <w:sz w:val="21"/>
                <w:szCs w:val="21"/>
              </w:rPr>
            </w:pPr>
          </w:p>
        </w:tc>
        <w:tc>
          <w:tcPr>
            <w:tcW w:w="897" w:type="dxa"/>
            <w:vAlign w:val="center"/>
          </w:tcPr>
          <w:p w14:paraId="475A9E68">
            <w:pPr>
              <w:rPr>
                <w:rFonts w:ascii="宋体" w:hAnsi="宋体" w:cs="Arial"/>
                <w:color w:val="000000"/>
                <w:sz w:val="21"/>
                <w:szCs w:val="21"/>
              </w:rPr>
            </w:pPr>
          </w:p>
        </w:tc>
        <w:tc>
          <w:tcPr>
            <w:tcW w:w="2495" w:type="dxa"/>
            <w:vAlign w:val="center"/>
          </w:tcPr>
          <w:p w14:paraId="7FA185CE">
            <w:pPr>
              <w:rPr>
                <w:rFonts w:ascii="宋体" w:hAnsi="宋体" w:cs="Arial"/>
                <w:color w:val="000000"/>
                <w:sz w:val="21"/>
                <w:szCs w:val="21"/>
              </w:rPr>
            </w:pPr>
          </w:p>
        </w:tc>
      </w:tr>
      <w:tr w14:paraId="546F0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8522" w:type="dxa"/>
            <w:gridSpan w:val="7"/>
            <w:vAlign w:val="center"/>
          </w:tcPr>
          <w:p w14:paraId="43C67B08">
            <w:pPr>
              <w:rPr>
                <w:rFonts w:ascii="宋体" w:hAnsi="宋体" w:cs="Arial"/>
                <w:color w:val="000000"/>
                <w:sz w:val="21"/>
                <w:szCs w:val="21"/>
              </w:rPr>
            </w:pPr>
          </w:p>
        </w:tc>
      </w:tr>
      <w:tr w14:paraId="2B1A1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8522" w:type="dxa"/>
            <w:gridSpan w:val="7"/>
            <w:vAlign w:val="center"/>
          </w:tcPr>
          <w:p w14:paraId="06C49482">
            <w:pPr>
              <w:rPr>
                <w:rFonts w:ascii="宋体" w:hAnsi="宋体" w:cs="Arial"/>
                <w:color w:val="000000"/>
                <w:sz w:val="21"/>
                <w:szCs w:val="21"/>
              </w:rPr>
            </w:pPr>
            <w:r>
              <w:rPr>
                <w:rFonts w:hint="eastAsia" w:ascii="宋体" w:hAnsi="宋体" w:cs="Arial"/>
                <w:color w:val="000000"/>
                <w:sz w:val="21"/>
                <w:szCs w:val="21"/>
              </w:rPr>
              <w:t>温馨提示：</w:t>
            </w:r>
          </w:p>
          <w:p w14:paraId="67B325B1">
            <w:pPr>
              <w:rPr>
                <w:rFonts w:ascii="宋体" w:hAnsi="宋体" w:cs="Arial"/>
                <w:color w:val="000000"/>
                <w:sz w:val="21"/>
                <w:szCs w:val="21"/>
              </w:rPr>
            </w:pPr>
            <w:r>
              <w:rPr>
                <w:rFonts w:hint="eastAsia" w:ascii="宋体" w:hAnsi="宋体" w:cs="Arial"/>
                <w:color w:val="000000"/>
                <w:sz w:val="21"/>
                <w:szCs w:val="21"/>
              </w:rPr>
              <w:t>1．</w:t>
            </w:r>
            <w:r>
              <w:rPr>
                <w:rFonts w:hint="eastAsia" w:ascii="宋体" w:hAnsi="宋体"/>
                <w:sz w:val="21"/>
                <w:szCs w:val="21"/>
              </w:rPr>
              <w:t>按期等额本息中提示用户“把按揭贷款的本金总额与利息总额相加，然后平均分摊到还款期限的每个月中。作为还款人，每个月还给银行固定金额，但每月还款额中的本金比重逐月增加，利息比重逐月递减。”</w:t>
            </w:r>
          </w:p>
        </w:tc>
      </w:tr>
    </w:tbl>
    <w:p w14:paraId="1C282D35"/>
    <w:p w14:paraId="48578A55">
      <w:pPr>
        <w:pStyle w:val="3"/>
      </w:pPr>
      <w:bookmarkStart w:id="942" w:name="_Toc350867314"/>
      <w:bookmarkEnd w:id="942"/>
      <w:bookmarkStart w:id="943" w:name="_Toc350867306"/>
      <w:bookmarkEnd w:id="943"/>
      <w:bookmarkStart w:id="944" w:name="_Toc350867388"/>
      <w:bookmarkEnd w:id="944"/>
      <w:bookmarkStart w:id="945" w:name="_Toc350867529"/>
      <w:bookmarkEnd w:id="945"/>
      <w:bookmarkStart w:id="946" w:name="_Toc350867322"/>
      <w:bookmarkEnd w:id="946"/>
      <w:bookmarkStart w:id="947" w:name="_Toc350867410"/>
      <w:bookmarkEnd w:id="947"/>
      <w:bookmarkStart w:id="948" w:name="_Toc350867372"/>
      <w:bookmarkEnd w:id="948"/>
      <w:bookmarkStart w:id="949" w:name="_Toc350867505"/>
      <w:bookmarkEnd w:id="949"/>
      <w:bookmarkStart w:id="950" w:name="_Toc350867330"/>
      <w:bookmarkEnd w:id="950"/>
      <w:bookmarkStart w:id="951" w:name="_Toc350867487"/>
      <w:bookmarkEnd w:id="951"/>
      <w:bookmarkStart w:id="952" w:name="_Toc350867298"/>
      <w:bookmarkEnd w:id="952"/>
      <w:bookmarkStart w:id="953" w:name="_Toc350867479"/>
      <w:bookmarkEnd w:id="953"/>
      <w:bookmarkStart w:id="954" w:name="_Toc350867495"/>
      <w:bookmarkEnd w:id="954"/>
      <w:bookmarkStart w:id="955" w:name="_Toc350867364"/>
      <w:bookmarkEnd w:id="955"/>
      <w:bookmarkStart w:id="956" w:name="_Toc350867380"/>
      <w:bookmarkEnd w:id="956"/>
      <w:bookmarkStart w:id="957" w:name="_Toc350867725"/>
      <w:bookmarkEnd w:id="957"/>
      <w:bookmarkStart w:id="958" w:name="_Toc350867657"/>
      <w:bookmarkEnd w:id="958"/>
      <w:bookmarkStart w:id="959" w:name="_Toc350867288"/>
      <w:bookmarkEnd w:id="959"/>
      <w:bookmarkStart w:id="960" w:name="_Toc350867758"/>
      <w:bookmarkEnd w:id="960"/>
      <w:bookmarkStart w:id="961" w:name="_Toc350867689"/>
      <w:bookmarkEnd w:id="961"/>
      <w:bookmarkStart w:id="962" w:name="_Toc350867713"/>
      <w:bookmarkEnd w:id="962"/>
      <w:bookmarkStart w:id="963" w:name="_Toc350867513"/>
      <w:bookmarkEnd w:id="963"/>
      <w:bookmarkStart w:id="964" w:name="_Toc350867340"/>
      <w:bookmarkEnd w:id="964"/>
      <w:bookmarkStart w:id="965" w:name="_Toc350867280"/>
      <w:bookmarkEnd w:id="965"/>
      <w:bookmarkStart w:id="966" w:name="_Toc350867742"/>
      <w:bookmarkEnd w:id="966"/>
      <w:bookmarkStart w:id="967" w:name="_Toc350867681"/>
      <w:bookmarkEnd w:id="967"/>
      <w:bookmarkStart w:id="968" w:name="_Toc350867537"/>
      <w:bookmarkEnd w:id="968"/>
      <w:bookmarkStart w:id="969" w:name="_Toc350867256"/>
      <w:bookmarkEnd w:id="969"/>
      <w:bookmarkStart w:id="970" w:name="_Toc350867401"/>
      <w:bookmarkEnd w:id="970"/>
      <w:bookmarkStart w:id="971" w:name="_Toc350867750"/>
      <w:bookmarkEnd w:id="971"/>
      <w:bookmarkStart w:id="972" w:name="_Toc350867521"/>
      <w:bookmarkEnd w:id="972"/>
      <w:bookmarkStart w:id="973" w:name="_Toc350867622"/>
      <w:bookmarkEnd w:id="973"/>
      <w:bookmarkStart w:id="974" w:name="_Toc350867697"/>
      <w:bookmarkEnd w:id="974"/>
      <w:bookmarkStart w:id="975" w:name="_Toc350867776"/>
      <w:bookmarkEnd w:id="975"/>
      <w:bookmarkStart w:id="976" w:name="_Toc350867272"/>
      <w:bookmarkEnd w:id="976"/>
      <w:bookmarkStart w:id="977" w:name="_Toc350867445"/>
      <w:bookmarkEnd w:id="977"/>
      <w:bookmarkStart w:id="978" w:name="_Toc350867463"/>
      <w:bookmarkEnd w:id="978"/>
      <w:bookmarkStart w:id="979" w:name="_Toc350867649"/>
      <w:bookmarkEnd w:id="979"/>
      <w:bookmarkStart w:id="980" w:name="_Toc350867665"/>
      <w:bookmarkEnd w:id="980"/>
      <w:bookmarkStart w:id="981" w:name="_Toc350867734"/>
      <w:bookmarkEnd w:id="981"/>
      <w:bookmarkStart w:id="982" w:name="_Toc350867245"/>
      <w:bookmarkEnd w:id="982"/>
      <w:bookmarkStart w:id="983" w:name="_Toc350867631"/>
      <w:bookmarkEnd w:id="983"/>
      <w:bookmarkStart w:id="984" w:name="_Toc350867705"/>
      <w:bookmarkEnd w:id="984"/>
      <w:bookmarkStart w:id="985" w:name="_Toc350867421"/>
      <w:bookmarkEnd w:id="985"/>
      <w:bookmarkStart w:id="986" w:name="_Toc350867768"/>
      <w:bookmarkEnd w:id="986"/>
      <w:bookmarkStart w:id="987" w:name="_Toc350867614"/>
      <w:bookmarkEnd w:id="987"/>
      <w:bookmarkStart w:id="988" w:name="_Toc350867264"/>
      <w:bookmarkEnd w:id="988"/>
      <w:bookmarkStart w:id="989" w:name="_Toc350867792"/>
      <w:bookmarkEnd w:id="989"/>
      <w:bookmarkStart w:id="990" w:name="_Toc350867437"/>
      <w:bookmarkEnd w:id="990"/>
      <w:bookmarkStart w:id="991" w:name="_Toc350867598"/>
      <w:bookmarkEnd w:id="991"/>
      <w:bookmarkStart w:id="992" w:name="_Toc350867429"/>
      <w:bookmarkEnd w:id="992"/>
      <w:bookmarkStart w:id="993" w:name="_Toc350867808"/>
      <w:bookmarkEnd w:id="993"/>
      <w:bookmarkStart w:id="994" w:name="_Toc350867565"/>
      <w:bookmarkEnd w:id="994"/>
      <w:bookmarkStart w:id="995" w:name="_Toc350867582"/>
      <w:bookmarkEnd w:id="995"/>
      <w:bookmarkStart w:id="996" w:name="_Toc350867453"/>
      <w:bookmarkEnd w:id="996"/>
      <w:bookmarkStart w:id="997" w:name="_Toc350867545"/>
      <w:bookmarkEnd w:id="997"/>
      <w:bookmarkStart w:id="998" w:name="_Toc350867800"/>
      <w:bookmarkEnd w:id="998"/>
      <w:bookmarkStart w:id="999" w:name="_Toc350867590"/>
      <w:bookmarkEnd w:id="999"/>
      <w:bookmarkStart w:id="1000" w:name="_Toc350867348"/>
      <w:bookmarkEnd w:id="1000"/>
      <w:bookmarkStart w:id="1001" w:name="_Toc350867673"/>
      <w:bookmarkEnd w:id="1001"/>
      <w:bookmarkStart w:id="1002" w:name="_Toc350867356"/>
      <w:bookmarkEnd w:id="1002"/>
      <w:bookmarkStart w:id="1003" w:name="_Toc350867639"/>
      <w:bookmarkEnd w:id="1003"/>
      <w:bookmarkStart w:id="1004" w:name="_Toc350867784"/>
      <w:bookmarkEnd w:id="1004"/>
      <w:bookmarkStart w:id="1005" w:name="_Toc350867606"/>
      <w:bookmarkEnd w:id="1005"/>
      <w:bookmarkStart w:id="1006" w:name="_Toc350867471"/>
      <w:bookmarkEnd w:id="1006"/>
      <w:bookmarkStart w:id="1007" w:name="_Toc350867553"/>
      <w:bookmarkEnd w:id="1007"/>
      <w:bookmarkStart w:id="1008" w:name="_Toc350867574"/>
      <w:bookmarkEnd w:id="1008"/>
      <w:bookmarkStart w:id="1009" w:name="_Toc351988592"/>
      <w:r>
        <w:rPr>
          <w:rFonts w:hint="eastAsia"/>
        </w:rPr>
        <w:t>反馈问题</w:t>
      </w:r>
      <w:bookmarkEnd w:id="1009"/>
    </w:p>
    <w:p w14:paraId="1ABA6E19">
      <w:pPr>
        <w:pStyle w:val="4"/>
        <w:ind w:left="57"/>
      </w:pPr>
      <w:bookmarkStart w:id="1010" w:name="_Toc351988593"/>
      <w:r>
        <w:rPr>
          <w:rFonts w:hint="eastAsia"/>
        </w:rPr>
        <w:t>功能描述</w:t>
      </w:r>
      <w:bookmarkEnd w:id="1010"/>
    </w:p>
    <w:p w14:paraId="023715AA">
      <w:pPr>
        <w:spacing w:line="360" w:lineRule="auto"/>
        <w:rPr>
          <w:sz w:val="21"/>
          <w:szCs w:val="21"/>
        </w:rPr>
      </w:pPr>
      <w:r>
        <w:rPr>
          <w:rFonts w:hint="eastAsia"/>
          <w:sz w:val="21"/>
          <w:szCs w:val="21"/>
        </w:rPr>
        <w:t>反馈用户提出的问题</w:t>
      </w:r>
    </w:p>
    <w:p w14:paraId="03619C71">
      <w:pPr>
        <w:pStyle w:val="4"/>
        <w:ind w:left="57"/>
      </w:pPr>
      <w:bookmarkStart w:id="1011" w:name="_Toc351988594"/>
      <w:r>
        <w:rPr>
          <w:rFonts w:hint="eastAsia"/>
        </w:rPr>
        <w:t>业务流程</w:t>
      </w:r>
      <w:bookmarkEnd w:id="1011"/>
    </w:p>
    <w:p w14:paraId="41E6A4FA">
      <w:pPr>
        <w:widowControl w:val="0"/>
        <w:spacing w:after="0" w:line="360" w:lineRule="auto"/>
        <w:ind w:left="420"/>
        <w:rPr>
          <w:sz w:val="21"/>
          <w:szCs w:val="21"/>
        </w:rPr>
      </w:pPr>
      <w:r>
        <w:rPr>
          <w:rFonts w:hint="eastAsia"/>
          <w:sz w:val="21"/>
          <w:szCs w:val="21"/>
        </w:rPr>
        <w:t>用户点击“反馈问题”菜单，页面显示邮件列表页面和写新邮件页面，用户可以查看或回复邮件列表中的邮件，也可以写新邮件，提交成功的新邮件会显示在邮件列表页面中。</w:t>
      </w:r>
    </w:p>
    <w:p w14:paraId="4FF7C508">
      <w:pPr>
        <w:pStyle w:val="4"/>
        <w:ind w:left="57"/>
      </w:pPr>
      <w:bookmarkStart w:id="1012" w:name="_Toc351988595"/>
      <w:r>
        <w:rPr>
          <w:rFonts w:hint="eastAsia"/>
        </w:rPr>
        <w:t>业务规则</w:t>
      </w:r>
      <w:bookmarkEnd w:id="1012"/>
    </w:p>
    <w:p w14:paraId="43AD0842">
      <w:pPr>
        <w:pStyle w:val="5"/>
        <w:numPr>
          <w:ilvl w:val="0"/>
          <w:numId w:val="0"/>
        </w:numPr>
        <w:ind w:left="6"/>
      </w:pPr>
      <w:r>
        <w:rPr>
          <w:rFonts w:hint="eastAsia"/>
        </w:rPr>
        <w:t>交易前</w:t>
      </w:r>
    </w:p>
    <w:p w14:paraId="656DF253">
      <w:pPr>
        <w:pStyle w:val="5"/>
        <w:numPr>
          <w:ilvl w:val="0"/>
          <w:numId w:val="0"/>
        </w:numPr>
        <w:ind w:left="6"/>
      </w:pPr>
      <w:r>
        <w:rPr>
          <w:rFonts w:hint="eastAsia"/>
        </w:rPr>
        <w:t>交易中</w:t>
      </w:r>
    </w:p>
    <w:p w14:paraId="45D74D3F">
      <w:pPr>
        <w:pStyle w:val="5"/>
        <w:numPr>
          <w:ilvl w:val="0"/>
          <w:numId w:val="0"/>
        </w:numPr>
        <w:ind w:left="6"/>
      </w:pPr>
      <w:r>
        <w:rPr>
          <w:rFonts w:hint="eastAsia"/>
        </w:rPr>
        <w:t>交易后</w:t>
      </w:r>
    </w:p>
    <w:p w14:paraId="12492A22">
      <w:pPr>
        <w:widowControl w:val="0"/>
        <w:spacing w:after="0" w:line="360" w:lineRule="auto"/>
        <w:rPr>
          <w:rFonts w:ascii="宋体" w:hAnsi="宋体"/>
          <w:sz w:val="21"/>
          <w:szCs w:val="21"/>
        </w:rPr>
      </w:pPr>
      <w:r>
        <w:rPr>
          <w:rFonts w:hint="eastAsia" w:ascii="宋体" w:hAnsi="宋体" w:cs="Arial"/>
          <w:color w:val="000000"/>
          <w:sz w:val="21"/>
          <w:szCs w:val="21"/>
        </w:rPr>
        <w:t>无论成功失败都记录日志，日志应该在内部管理里的日志管理-用户操作日志查询里的个人客户日志中查询到。用户也可以在个人网银里的客户服务里的网银操作日志查询</w:t>
      </w:r>
    </w:p>
    <w:p w14:paraId="4BAA5CBA">
      <w:pPr>
        <w:pStyle w:val="4"/>
        <w:ind w:left="57"/>
      </w:pPr>
      <w:bookmarkStart w:id="1013" w:name="_Toc351988596"/>
      <w:r>
        <w:rPr>
          <w:rFonts w:hint="eastAsia"/>
        </w:rPr>
        <w:t>页面要素</w:t>
      </w:r>
      <w:bookmarkEnd w:id="1013"/>
    </w:p>
    <w:p w14:paraId="3861A80C">
      <w:pPr>
        <w:pStyle w:val="5"/>
        <w:numPr>
          <w:ilvl w:val="0"/>
          <w:numId w:val="0"/>
        </w:numPr>
        <w:ind w:left="6"/>
      </w:pPr>
      <w:r>
        <w:rPr>
          <w:rFonts w:hint="eastAsia"/>
        </w:rPr>
        <w:t>收到的回复页面</w:t>
      </w:r>
    </w:p>
    <w:tbl>
      <w:tblPr>
        <w:tblStyle w:val="4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617"/>
        <w:gridCol w:w="1217"/>
        <w:gridCol w:w="1217"/>
        <w:gridCol w:w="1218"/>
        <w:gridCol w:w="1218"/>
        <w:gridCol w:w="1218"/>
      </w:tblGrid>
      <w:tr w14:paraId="70B94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FFCC99"/>
            <w:vAlign w:val="center"/>
          </w:tcPr>
          <w:p w14:paraId="4023FE35">
            <w:pPr>
              <w:rPr>
                <w:rFonts w:ascii="宋体" w:hAnsi="宋体" w:cs="Arial"/>
                <w:b/>
                <w:color w:val="000000"/>
                <w:sz w:val="21"/>
                <w:szCs w:val="21"/>
              </w:rPr>
            </w:pPr>
            <w:r>
              <w:rPr>
                <w:rFonts w:ascii="宋体" w:hAnsi="宋体" w:cs="Arial"/>
                <w:b/>
                <w:color w:val="000000"/>
                <w:sz w:val="21"/>
                <w:szCs w:val="21"/>
              </w:rPr>
              <w:t>序号</w:t>
            </w:r>
          </w:p>
        </w:tc>
        <w:tc>
          <w:tcPr>
            <w:tcW w:w="1617" w:type="dxa"/>
            <w:shd w:val="clear" w:color="auto" w:fill="FFCC99"/>
            <w:vAlign w:val="center"/>
          </w:tcPr>
          <w:p w14:paraId="2E71C185">
            <w:pPr>
              <w:rPr>
                <w:rFonts w:ascii="宋体" w:hAnsi="宋体" w:cs="Arial"/>
                <w:b/>
                <w:color w:val="000000"/>
                <w:sz w:val="21"/>
                <w:szCs w:val="21"/>
              </w:rPr>
            </w:pPr>
            <w:r>
              <w:rPr>
                <w:rFonts w:ascii="宋体" w:hAnsi="宋体" w:cs="Arial"/>
                <w:b/>
                <w:color w:val="000000"/>
                <w:sz w:val="21"/>
                <w:szCs w:val="21"/>
              </w:rPr>
              <w:t>名称</w:t>
            </w:r>
          </w:p>
        </w:tc>
        <w:tc>
          <w:tcPr>
            <w:tcW w:w="1217" w:type="dxa"/>
            <w:shd w:val="clear" w:color="auto" w:fill="FFCC99"/>
            <w:vAlign w:val="center"/>
          </w:tcPr>
          <w:p w14:paraId="43D3EB6C">
            <w:pPr>
              <w:rPr>
                <w:rFonts w:ascii="宋体" w:hAnsi="宋体" w:cs="Arial"/>
                <w:b/>
                <w:color w:val="000000"/>
                <w:sz w:val="21"/>
                <w:szCs w:val="21"/>
              </w:rPr>
            </w:pPr>
            <w:r>
              <w:rPr>
                <w:rFonts w:ascii="宋体" w:hAnsi="宋体" w:cs="Arial"/>
                <w:b/>
                <w:color w:val="000000"/>
                <w:sz w:val="21"/>
                <w:szCs w:val="21"/>
              </w:rPr>
              <w:t>输入/输出</w:t>
            </w:r>
          </w:p>
        </w:tc>
        <w:tc>
          <w:tcPr>
            <w:tcW w:w="1217" w:type="dxa"/>
            <w:shd w:val="clear" w:color="auto" w:fill="FFCC99"/>
            <w:vAlign w:val="center"/>
          </w:tcPr>
          <w:p w14:paraId="17D50AE8">
            <w:pPr>
              <w:rPr>
                <w:rFonts w:ascii="宋体" w:hAnsi="宋体" w:cs="Arial"/>
                <w:b/>
                <w:color w:val="000000"/>
                <w:sz w:val="21"/>
                <w:szCs w:val="21"/>
              </w:rPr>
            </w:pPr>
            <w:r>
              <w:rPr>
                <w:rFonts w:ascii="宋体" w:hAnsi="宋体" w:cs="Arial"/>
                <w:b/>
                <w:color w:val="000000"/>
                <w:sz w:val="21"/>
                <w:szCs w:val="21"/>
              </w:rPr>
              <w:t>缺省值</w:t>
            </w:r>
          </w:p>
        </w:tc>
        <w:tc>
          <w:tcPr>
            <w:tcW w:w="1218" w:type="dxa"/>
            <w:shd w:val="clear" w:color="auto" w:fill="FFCC99"/>
            <w:vAlign w:val="center"/>
          </w:tcPr>
          <w:p w14:paraId="212E8EC9">
            <w:pPr>
              <w:rPr>
                <w:rFonts w:ascii="宋体" w:hAnsi="宋体" w:cs="Arial"/>
                <w:b/>
                <w:color w:val="000000"/>
                <w:sz w:val="21"/>
                <w:szCs w:val="21"/>
              </w:rPr>
            </w:pPr>
            <w:r>
              <w:rPr>
                <w:rFonts w:hint="eastAsia" w:ascii="宋体" w:hAnsi="宋体" w:cs="Arial"/>
                <w:b/>
                <w:color w:val="000000"/>
                <w:sz w:val="21"/>
                <w:szCs w:val="21"/>
              </w:rPr>
              <w:t>类型</w:t>
            </w:r>
            <w:r>
              <w:rPr>
                <w:rFonts w:ascii="宋体" w:hAnsi="宋体" w:cs="Arial"/>
                <w:b/>
                <w:color w:val="000000"/>
                <w:sz w:val="21"/>
                <w:szCs w:val="21"/>
              </w:rPr>
              <w:t>/长度</w:t>
            </w:r>
          </w:p>
        </w:tc>
        <w:tc>
          <w:tcPr>
            <w:tcW w:w="1218" w:type="dxa"/>
            <w:shd w:val="clear" w:color="auto" w:fill="FFCC99"/>
            <w:vAlign w:val="center"/>
          </w:tcPr>
          <w:p w14:paraId="00EEA5AB">
            <w:pPr>
              <w:rPr>
                <w:rFonts w:ascii="宋体" w:hAnsi="宋体" w:cs="Arial"/>
                <w:b/>
                <w:color w:val="000000"/>
                <w:sz w:val="21"/>
                <w:szCs w:val="21"/>
              </w:rPr>
            </w:pPr>
            <w:r>
              <w:rPr>
                <w:rFonts w:hint="eastAsia" w:ascii="宋体" w:hAnsi="宋体" w:cs="Arial"/>
                <w:b/>
                <w:color w:val="000000"/>
                <w:sz w:val="21"/>
                <w:szCs w:val="21"/>
              </w:rPr>
              <w:t>是否必输</w:t>
            </w:r>
          </w:p>
        </w:tc>
        <w:tc>
          <w:tcPr>
            <w:tcW w:w="1218" w:type="dxa"/>
            <w:shd w:val="clear" w:color="auto" w:fill="FFCC99"/>
            <w:vAlign w:val="center"/>
          </w:tcPr>
          <w:p w14:paraId="50676DBC">
            <w:pPr>
              <w:rPr>
                <w:rFonts w:ascii="宋体" w:hAnsi="宋体" w:cs="Arial"/>
                <w:b/>
                <w:color w:val="000000"/>
                <w:sz w:val="21"/>
                <w:szCs w:val="21"/>
              </w:rPr>
            </w:pPr>
            <w:r>
              <w:rPr>
                <w:rFonts w:ascii="宋体" w:hAnsi="宋体" w:cs="Arial"/>
                <w:b/>
                <w:color w:val="000000"/>
                <w:sz w:val="21"/>
                <w:szCs w:val="21"/>
              </w:rPr>
              <w:t>备注</w:t>
            </w:r>
          </w:p>
        </w:tc>
      </w:tr>
      <w:tr w14:paraId="1CDD2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7"/>
          </w:tcPr>
          <w:p w14:paraId="4445995E">
            <w:pPr>
              <w:rPr>
                <w:rFonts w:ascii="宋体" w:hAnsi="宋体"/>
                <w:sz w:val="21"/>
                <w:szCs w:val="21"/>
              </w:rPr>
            </w:pPr>
            <w:r>
              <w:rPr>
                <w:rFonts w:hint="eastAsia" w:ascii="宋体" w:hAnsi="宋体"/>
                <w:sz w:val="21"/>
                <w:szCs w:val="21"/>
              </w:rPr>
              <w:t>收到的回复信息：</w:t>
            </w:r>
          </w:p>
        </w:tc>
      </w:tr>
      <w:tr w14:paraId="615BB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40F19197">
            <w:pPr>
              <w:rPr>
                <w:rFonts w:ascii="宋体" w:hAnsi="宋体"/>
                <w:sz w:val="21"/>
                <w:szCs w:val="21"/>
              </w:rPr>
            </w:pPr>
            <w:r>
              <w:rPr>
                <w:rFonts w:ascii="宋体" w:hAnsi="宋体"/>
                <w:sz w:val="21"/>
                <w:szCs w:val="21"/>
              </w:rPr>
              <w:t>1.</w:t>
            </w:r>
          </w:p>
        </w:tc>
        <w:tc>
          <w:tcPr>
            <w:tcW w:w="1617" w:type="dxa"/>
          </w:tcPr>
          <w:p w14:paraId="7987ACE0">
            <w:pPr>
              <w:rPr>
                <w:rFonts w:ascii="宋体" w:hAnsi="宋体"/>
                <w:sz w:val="21"/>
                <w:szCs w:val="21"/>
              </w:rPr>
            </w:pPr>
            <w:r>
              <w:rPr>
                <w:rFonts w:hint="eastAsia" w:ascii="宋体" w:hAnsi="宋体"/>
                <w:sz w:val="21"/>
                <w:szCs w:val="21"/>
              </w:rPr>
              <w:t>选择框</w:t>
            </w:r>
          </w:p>
        </w:tc>
        <w:tc>
          <w:tcPr>
            <w:tcW w:w="1217" w:type="dxa"/>
          </w:tcPr>
          <w:p w14:paraId="4C49B8E0">
            <w:pPr>
              <w:rPr>
                <w:rFonts w:ascii="宋体" w:hAnsi="宋体"/>
                <w:sz w:val="21"/>
                <w:szCs w:val="21"/>
              </w:rPr>
            </w:pPr>
            <w:r>
              <w:rPr>
                <w:rFonts w:hint="eastAsia" w:ascii="宋体" w:hAnsi="宋体"/>
                <w:sz w:val="21"/>
                <w:szCs w:val="21"/>
              </w:rPr>
              <w:t>复选框</w:t>
            </w:r>
          </w:p>
        </w:tc>
        <w:tc>
          <w:tcPr>
            <w:tcW w:w="1217" w:type="dxa"/>
          </w:tcPr>
          <w:p w14:paraId="48C4F653">
            <w:pPr>
              <w:rPr>
                <w:rFonts w:ascii="宋体" w:hAnsi="宋体"/>
                <w:sz w:val="21"/>
                <w:szCs w:val="21"/>
              </w:rPr>
            </w:pPr>
          </w:p>
        </w:tc>
        <w:tc>
          <w:tcPr>
            <w:tcW w:w="1218" w:type="dxa"/>
          </w:tcPr>
          <w:p w14:paraId="1E160609">
            <w:pPr>
              <w:rPr>
                <w:rFonts w:ascii="宋体" w:hAnsi="宋体"/>
                <w:sz w:val="21"/>
                <w:szCs w:val="21"/>
              </w:rPr>
            </w:pPr>
          </w:p>
        </w:tc>
        <w:tc>
          <w:tcPr>
            <w:tcW w:w="1218" w:type="dxa"/>
          </w:tcPr>
          <w:p w14:paraId="57C30172">
            <w:pPr>
              <w:rPr>
                <w:rFonts w:ascii="宋体" w:hAnsi="宋体"/>
                <w:sz w:val="21"/>
                <w:szCs w:val="21"/>
              </w:rPr>
            </w:pPr>
          </w:p>
        </w:tc>
        <w:tc>
          <w:tcPr>
            <w:tcW w:w="1218" w:type="dxa"/>
          </w:tcPr>
          <w:p w14:paraId="637CAC05">
            <w:pPr>
              <w:rPr>
                <w:rFonts w:ascii="宋体" w:hAnsi="宋体"/>
                <w:sz w:val="21"/>
                <w:szCs w:val="21"/>
              </w:rPr>
            </w:pPr>
          </w:p>
        </w:tc>
      </w:tr>
      <w:tr w14:paraId="452E6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6FADF1A8">
            <w:pPr>
              <w:rPr>
                <w:rFonts w:ascii="宋体" w:hAnsi="宋体"/>
                <w:sz w:val="21"/>
                <w:szCs w:val="21"/>
              </w:rPr>
            </w:pPr>
            <w:r>
              <w:rPr>
                <w:rFonts w:ascii="宋体" w:hAnsi="宋体"/>
                <w:sz w:val="21"/>
                <w:szCs w:val="21"/>
              </w:rPr>
              <w:t>2.</w:t>
            </w:r>
          </w:p>
        </w:tc>
        <w:tc>
          <w:tcPr>
            <w:tcW w:w="1617" w:type="dxa"/>
          </w:tcPr>
          <w:p w14:paraId="1BBB4A44">
            <w:pPr>
              <w:rPr>
                <w:rFonts w:ascii="宋体" w:hAnsi="宋体"/>
                <w:sz w:val="21"/>
                <w:szCs w:val="21"/>
              </w:rPr>
            </w:pPr>
            <w:r>
              <w:rPr>
                <w:rFonts w:hint="eastAsia" w:ascii="宋体" w:hAnsi="宋体"/>
                <w:sz w:val="21"/>
                <w:szCs w:val="21"/>
              </w:rPr>
              <w:t>日期</w:t>
            </w:r>
            <w:r>
              <w:rPr>
                <w:rFonts w:ascii="宋体" w:hAnsi="宋体"/>
                <w:sz w:val="21"/>
                <w:szCs w:val="21"/>
              </w:rPr>
              <w:t>/时间</w:t>
            </w:r>
          </w:p>
        </w:tc>
        <w:tc>
          <w:tcPr>
            <w:tcW w:w="1217" w:type="dxa"/>
          </w:tcPr>
          <w:p w14:paraId="5FAFBE61">
            <w:pPr>
              <w:rPr>
                <w:rFonts w:ascii="宋体" w:hAnsi="宋体"/>
                <w:sz w:val="21"/>
                <w:szCs w:val="21"/>
              </w:rPr>
            </w:pPr>
            <w:r>
              <w:rPr>
                <w:rFonts w:hint="eastAsia" w:ascii="宋体" w:hAnsi="宋体"/>
                <w:sz w:val="21"/>
                <w:szCs w:val="21"/>
              </w:rPr>
              <w:t>文本</w:t>
            </w:r>
          </w:p>
        </w:tc>
        <w:tc>
          <w:tcPr>
            <w:tcW w:w="1217" w:type="dxa"/>
          </w:tcPr>
          <w:p w14:paraId="1F6B075B">
            <w:pPr>
              <w:rPr>
                <w:rFonts w:ascii="宋体" w:hAnsi="宋体"/>
                <w:sz w:val="21"/>
                <w:szCs w:val="21"/>
              </w:rPr>
            </w:pPr>
          </w:p>
        </w:tc>
        <w:tc>
          <w:tcPr>
            <w:tcW w:w="1218" w:type="dxa"/>
          </w:tcPr>
          <w:p w14:paraId="54604A98">
            <w:pPr>
              <w:rPr>
                <w:rFonts w:ascii="宋体" w:hAnsi="宋体"/>
                <w:sz w:val="21"/>
                <w:szCs w:val="21"/>
              </w:rPr>
            </w:pPr>
          </w:p>
        </w:tc>
        <w:tc>
          <w:tcPr>
            <w:tcW w:w="1218" w:type="dxa"/>
          </w:tcPr>
          <w:p w14:paraId="6B7D063D">
            <w:pPr>
              <w:rPr>
                <w:rFonts w:ascii="宋体" w:hAnsi="宋体"/>
                <w:sz w:val="21"/>
                <w:szCs w:val="21"/>
              </w:rPr>
            </w:pPr>
          </w:p>
        </w:tc>
        <w:tc>
          <w:tcPr>
            <w:tcW w:w="1218" w:type="dxa"/>
          </w:tcPr>
          <w:p w14:paraId="6F0C64B3">
            <w:pPr>
              <w:rPr>
                <w:rFonts w:ascii="宋体" w:hAnsi="宋体"/>
                <w:sz w:val="21"/>
                <w:szCs w:val="21"/>
              </w:rPr>
            </w:pPr>
          </w:p>
        </w:tc>
      </w:tr>
      <w:tr w14:paraId="66790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6B954587">
            <w:pPr>
              <w:rPr>
                <w:rFonts w:ascii="宋体" w:hAnsi="宋体"/>
                <w:sz w:val="21"/>
                <w:szCs w:val="21"/>
              </w:rPr>
            </w:pPr>
            <w:r>
              <w:rPr>
                <w:rFonts w:ascii="宋体" w:hAnsi="宋体"/>
                <w:sz w:val="21"/>
                <w:szCs w:val="21"/>
              </w:rPr>
              <w:t>3.</w:t>
            </w:r>
          </w:p>
        </w:tc>
        <w:tc>
          <w:tcPr>
            <w:tcW w:w="1617" w:type="dxa"/>
          </w:tcPr>
          <w:p w14:paraId="65B60EBA">
            <w:pPr>
              <w:rPr>
                <w:rFonts w:ascii="宋体" w:hAnsi="宋体"/>
                <w:sz w:val="21"/>
                <w:szCs w:val="21"/>
              </w:rPr>
            </w:pPr>
            <w:r>
              <w:rPr>
                <w:rFonts w:hint="eastAsia" w:ascii="宋体" w:hAnsi="宋体"/>
                <w:sz w:val="21"/>
                <w:szCs w:val="21"/>
              </w:rPr>
              <w:t>问题标题</w:t>
            </w:r>
          </w:p>
        </w:tc>
        <w:tc>
          <w:tcPr>
            <w:tcW w:w="1217" w:type="dxa"/>
          </w:tcPr>
          <w:p w14:paraId="356E7541">
            <w:pPr>
              <w:rPr>
                <w:rFonts w:ascii="宋体" w:hAnsi="宋体"/>
                <w:sz w:val="21"/>
                <w:szCs w:val="21"/>
              </w:rPr>
            </w:pPr>
            <w:r>
              <w:rPr>
                <w:rFonts w:hint="eastAsia" w:ascii="宋体" w:hAnsi="宋体"/>
                <w:sz w:val="21"/>
                <w:szCs w:val="21"/>
              </w:rPr>
              <w:t>文本</w:t>
            </w:r>
          </w:p>
        </w:tc>
        <w:tc>
          <w:tcPr>
            <w:tcW w:w="1217" w:type="dxa"/>
          </w:tcPr>
          <w:p w14:paraId="348AD38D">
            <w:pPr>
              <w:rPr>
                <w:rFonts w:ascii="宋体" w:hAnsi="宋体"/>
                <w:sz w:val="21"/>
                <w:szCs w:val="21"/>
              </w:rPr>
            </w:pPr>
          </w:p>
        </w:tc>
        <w:tc>
          <w:tcPr>
            <w:tcW w:w="1218" w:type="dxa"/>
          </w:tcPr>
          <w:p w14:paraId="0F373051">
            <w:pPr>
              <w:rPr>
                <w:rFonts w:ascii="宋体" w:hAnsi="宋体"/>
                <w:sz w:val="21"/>
                <w:szCs w:val="21"/>
              </w:rPr>
            </w:pPr>
          </w:p>
        </w:tc>
        <w:tc>
          <w:tcPr>
            <w:tcW w:w="1218" w:type="dxa"/>
          </w:tcPr>
          <w:p w14:paraId="000C5A12">
            <w:pPr>
              <w:rPr>
                <w:rFonts w:ascii="宋体" w:hAnsi="宋体"/>
                <w:sz w:val="21"/>
                <w:szCs w:val="21"/>
              </w:rPr>
            </w:pPr>
          </w:p>
        </w:tc>
        <w:tc>
          <w:tcPr>
            <w:tcW w:w="1218" w:type="dxa"/>
          </w:tcPr>
          <w:p w14:paraId="61E935C4">
            <w:pPr>
              <w:rPr>
                <w:rFonts w:ascii="宋体" w:hAnsi="宋体"/>
                <w:sz w:val="21"/>
                <w:szCs w:val="21"/>
              </w:rPr>
            </w:pPr>
          </w:p>
        </w:tc>
      </w:tr>
      <w:tr w14:paraId="5593C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3AAB88A4">
            <w:pPr>
              <w:rPr>
                <w:rFonts w:ascii="宋体" w:hAnsi="宋体"/>
                <w:sz w:val="21"/>
                <w:szCs w:val="21"/>
              </w:rPr>
            </w:pPr>
            <w:r>
              <w:rPr>
                <w:rFonts w:ascii="宋体" w:hAnsi="宋体"/>
                <w:sz w:val="21"/>
                <w:szCs w:val="21"/>
              </w:rPr>
              <w:t>4．</w:t>
            </w:r>
          </w:p>
        </w:tc>
        <w:tc>
          <w:tcPr>
            <w:tcW w:w="1617" w:type="dxa"/>
          </w:tcPr>
          <w:p w14:paraId="3CCD3203">
            <w:pPr>
              <w:rPr>
                <w:rFonts w:ascii="宋体" w:hAnsi="宋体"/>
                <w:sz w:val="21"/>
                <w:szCs w:val="21"/>
              </w:rPr>
            </w:pPr>
            <w:r>
              <w:rPr>
                <w:rFonts w:hint="eastAsia" w:ascii="宋体" w:hAnsi="宋体"/>
                <w:sz w:val="21"/>
                <w:szCs w:val="21"/>
              </w:rPr>
              <w:t>是否阅读</w:t>
            </w:r>
          </w:p>
        </w:tc>
        <w:tc>
          <w:tcPr>
            <w:tcW w:w="1217" w:type="dxa"/>
          </w:tcPr>
          <w:p w14:paraId="6A65F9A7">
            <w:pPr>
              <w:rPr>
                <w:rFonts w:ascii="宋体" w:hAnsi="宋体"/>
                <w:sz w:val="21"/>
                <w:szCs w:val="21"/>
              </w:rPr>
            </w:pPr>
            <w:r>
              <w:rPr>
                <w:rFonts w:hint="eastAsia" w:ascii="宋体" w:hAnsi="宋体"/>
                <w:sz w:val="21"/>
                <w:szCs w:val="21"/>
              </w:rPr>
              <w:t>文本</w:t>
            </w:r>
          </w:p>
        </w:tc>
        <w:tc>
          <w:tcPr>
            <w:tcW w:w="1217" w:type="dxa"/>
          </w:tcPr>
          <w:p w14:paraId="5A83EC2F">
            <w:pPr>
              <w:rPr>
                <w:rFonts w:ascii="宋体" w:hAnsi="宋体"/>
                <w:sz w:val="21"/>
                <w:szCs w:val="21"/>
              </w:rPr>
            </w:pPr>
          </w:p>
        </w:tc>
        <w:tc>
          <w:tcPr>
            <w:tcW w:w="1218" w:type="dxa"/>
          </w:tcPr>
          <w:p w14:paraId="3BCE4FD9">
            <w:pPr>
              <w:rPr>
                <w:rFonts w:ascii="宋体" w:hAnsi="宋体"/>
                <w:sz w:val="21"/>
                <w:szCs w:val="21"/>
              </w:rPr>
            </w:pPr>
          </w:p>
        </w:tc>
        <w:tc>
          <w:tcPr>
            <w:tcW w:w="1218" w:type="dxa"/>
          </w:tcPr>
          <w:p w14:paraId="344BBE6F">
            <w:pPr>
              <w:rPr>
                <w:rFonts w:ascii="宋体" w:hAnsi="宋体"/>
                <w:sz w:val="21"/>
                <w:szCs w:val="21"/>
              </w:rPr>
            </w:pPr>
          </w:p>
        </w:tc>
        <w:tc>
          <w:tcPr>
            <w:tcW w:w="1218" w:type="dxa"/>
          </w:tcPr>
          <w:p w14:paraId="71597637">
            <w:pPr>
              <w:rPr>
                <w:rFonts w:ascii="宋体" w:hAnsi="宋体"/>
                <w:sz w:val="21"/>
                <w:szCs w:val="21"/>
              </w:rPr>
            </w:pPr>
          </w:p>
        </w:tc>
      </w:tr>
      <w:tr w14:paraId="6011E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79C41F9D">
            <w:pPr>
              <w:rPr>
                <w:rFonts w:ascii="宋体" w:hAnsi="宋体"/>
                <w:sz w:val="21"/>
                <w:szCs w:val="21"/>
              </w:rPr>
            </w:pPr>
            <w:r>
              <w:rPr>
                <w:rFonts w:ascii="宋体" w:hAnsi="宋体"/>
                <w:sz w:val="21"/>
                <w:szCs w:val="21"/>
              </w:rPr>
              <w:t>5.</w:t>
            </w:r>
          </w:p>
        </w:tc>
        <w:tc>
          <w:tcPr>
            <w:tcW w:w="1617" w:type="dxa"/>
          </w:tcPr>
          <w:p w14:paraId="7B896DCD">
            <w:pPr>
              <w:rPr>
                <w:rFonts w:ascii="宋体" w:hAnsi="宋体"/>
                <w:sz w:val="21"/>
                <w:szCs w:val="21"/>
              </w:rPr>
            </w:pPr>
            <w:r>
              <w:rPr>
                <w:rFonts w:hint="eastAsia" w:ascii="宋体" w:hAnsi="宋体"/>
                <w:sz w:val="21"/>
                <w:szCs w:val="21"/>
              </w:rPr>
              <w:t>新问题</w:t>
            </w:r>
          </w:p>
        </w:tc>
        <w:tc>
          <w:tcPr>
            <w:tcW w:w="1217" w:type="dxa"/>
          </w:tcPr>
          <w:p w14:paraId="0F245A77">
            <w:pPr>
              <w:rPr>
                <w:rFonts w:ascii="宋体" w:hAnsi="宋体"/>
                <w:sz w:val="21"/>
                <w:szCs w:val="21"/>
              </w:rPr>
            </w:pPr>
            <w:r>
              <w:rPr>
                <w:rFonts w:hint="eastAsia" w:ascii="宋体" w:hAnsi="宋体"/>
                <w:sz w:val="21"/>
                <w:szCs w:val="21"/>
              </w:rPr>
              <w:t>链接</w:t>
            </w:r>
          </w:p>
        </w:tc>
        <w:tc>
          <w:tcPr>
            <w:tcW w:w="1217" w:type="dxa"/>
          </w:tcPr>
          <w:p w14:paraId="25119C80">
            <w:pPr>
              <w:rPr>
                <w:rFonts w:ascii="宋体" w:hAnsi="宋体"/>
                <w:sz w:val="21"/>
                <w:szCs w:val="21"/>
              </w:rPr>
            </w:pPr>
          </w:p>
        </w:tc>
        <w:tc>
          <w:tcPr>
            <w:tcW w:w="1218" w:type="dxa"/>
          </w:tcPr>
          <w:p w14:paraId="265E7020">
            <w:pPr>
              <w:rPr>
                <w:rFonts w:ascii="宋体" w:hAnsi="宋体"/>
                <w:sz w:val="21"/>
                <w:szCs w:val="21"/>
              </w:rPr>
            </w:pPr>
          </w:p>
        </w:tc>
        <w:tc>
          <w:tcPr>
            <w:tcW w:w="1218" w:type="dxa"/>
          </w:tcPr>
          <w:p w14:paraId="5198ABAD">
            <w:pPr>
              <w:rPr>
                <w:rFonts w:ascii="宋体" w:hAnsi="宋体"/>
                <w:sz w:val="21"/>
                <w:szCs w:val="21"/>
              </w:rPr>
            </w:pPr>
          </w:p>
        </w:tc>
        <w:tc>
          <w:tcPr>
            <w:tcW w:w="1218" w:type="dxa"/>
          </w:tcPr>
          <w:p w14:paraId="2DE3C4B2">
            <w:pPr>
              <w:rPr>
                <w:rFonts w:ascii="宋体" w:hAnsi="宋体"/>
                <w:sz w:val="21"/>
                <w:szCs w:val="21"/>
              </w:rPr>
            </w:pPr>
            <w:r>
              <w:rPr>
                <w:rFonts w:hint="eastAsia" w:ascii="宋体" w:hAnsi="宋体"/>
                <w:sz w:val="21"/>
                <w:szCs w:val="21"/>
              </w:rPr>
              <w:t>链接新问题页面</w:t>
            </w:r>
          </w:p>
        </w:tc>
      </w:tr>
      <w:tr w14:paraId="2FE48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4412C6EE">
            <w:pPr>
              <w:rPr>
                <w:rFonts w:ascii="宋体" w:hAnsi="宋体"/>
                <w:sz w:val="21"/>
                <w:szCs w:val="21"/>
              </w:rPr>
            </w:pPr>
            <w:r>
              <w:rPr>
                <w:rFonts w:ascii="宋体" w:hAnsi="宋体"/>
                <w:sz w:val="21"/>
                <w:szCs w:val="21"/>
              </w:rPr>
              <w:t>6.</w:t>
            </w:r>
          </w:p>
        </w:tc>
        <w:tc>
          <w:tcPr>
            <w:tcW w:w="1617" w:type="dxa"/>
          </w:tcPr>
          <w:p w14:paraId="741EDE94">
            <w:pPr>
              <w:rPr>
                <w:rFonts w:ascii="宋体" w:hAnsi="宋体"/>
                <w:sz w:val="21"/>
                <w:szCs w:val="21"/>
              </w:rPr>
            </w:pPr>
            <w:r>
              <w:rPr>
                <w:rFonts w:hint="eastAsia" w:ascii="宋体" w:hAnsi="宋体"/>
                <w:sz w:val="21"/>
                <w:szCs w:val="21"/>
              </w:rPr>
              <w:t>已提问过的问题</w:t>
            </w:r>
          </w:p>
        </w:tc>
        <w:tc>
          <w:tcPr>
            <w:tcW w:w="1217" w:type="dxa"/>
          </w:tcPr>
          <w:p w14:paraId="4D9B3629">
            <w:pPr>
              <w:rPr>
                <w:rFonts w:ascii="宋体" w:hAnsi="宋体"/>
                <w:sz w:val="21"/>
                <w:szCs w:val="21"/>
              </w:rPr>
            </w:pPr>
            <w:r>
              <w:rPr>
                <w:rFonts w:hint="eastAsia" w:ascii="宋体" w:hAnsi="宋体"/>
                <w:sz w:val="21"/>
                <w:szCs w:val="21"/>
              </w:rPr>
              <w:t>链接</w:t>
            </w:r>
          </w:p>
        </w:tc>
        <w:tc>
          <w:tcPr>
            <w:tcW w:w="1217" w:type="dxa"/>
          </w:tcPr>
          <w:p w14:paraId="67B94A3F">
            <w:pPr>
              <w:rPr>
                <w:rFonts w:ascii="宋体" w:hAnsi="宋体"/>
                <w:sz w:val="21"/>
                <w:szCs w:val="21"/>
              </w:rPr>
            </w:pPr>
          </w:p>
        </w:tc>
        <w:tc>
          <w:tcPr>
            <w:tcW w:w="1218" w:type="dxa"/>
          </w:tcPr>
          <w:p w14:paraId="629D3432">
            <w:pPr>
              <w:rPr>
                <w:rFonts w:ascii="宋体" w:hAnsi="宋体"/>
                <w:sz w:val="21"/>
                <w:szCs w:val="21"/>
              </w:rPr>
            </w:pPr>
          </w:p>
        </w:tc>
        <w:tc>
          <w:tcPr>
            <w:tcW w:w="1218" w:type="dxa"/>
          </w:tcPr>
          <w:p w14:paraId="06EAD39A">
            <w:pPr>
              <w:rPr>
                <w:rFonts w:ascii="宋体" w:hAnsi="宋体"/>
                <w:sz w:val="21"/>
                <w:szCs w:val="21"/>
              </w:rPr>
            </w:pPr>
          </w:p>
        </w:tc>
        <w:tc>
          <w:tcPr>
            <w:tcW w:w="1218" w:type="dxa"/>
          </w:tcPr>
          <w:p w14:paraId="14740C39">
            <w:pPr>
              <w:rPr>
                <w:rFonts w:ascii="宋体" w:hAnsi="宋体"/>
                <w:sz w:val="21"/>
                <w:szCs w:val="21"/>
              </w:rPr>
            </w:pPr>
            <w:r>
              <w:rPr>
                <w:rFonts w:hint="eastAsia" w:ascii="宋体" w:hAnsi="宋体"/>
                <w:sz w:val="21"/>
                <w:szCs w:val="21"/>
              </w:rPr>
              <w:t>链接已提问过的问题页面</w:t>
            </w:r>
          </w:p>
        </w:tc>
      </w:tr>
      <w:tr w14:paraId="02CDE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4ACF8E43">
            <w:pPr>
              <w:rPr>
                <w:rFonts w:ascii="宋体" w:hAnsi="宋体"/>
                <w:sz w:val="21"/>
                <w:szCs w:val="21"/>
              </w:rPr>
            </w:pPr>
            <w:r>
              <w:rPr>
                <w:rFonts w:ascii="宋体" w:hAnsi="宋体"/>
                <w:sz w:val="21"/>
                <w:szCs w:val="21"/>
              </w:rPr>
              <w:t>7.</w:t>
            </w:r>
          </w:p>
        </w:tc>
        <w:tc>
          <w:tcPr>
            <w:tcW w:w="1617" w:type="dxa"/>
          </w:tcPr>
          <w:p w14:paraId="7A4FB08B">
            <w:pPr>
              <w:rPr>
                <w:rFonts w:ascii="宋体" w:hAnsi="宋体"/>
                <w:sz w:val="21"/>
                <w:szCs w:val="21"/>
              </w:rPr>
            </w:pPr>
            <w:r>
              <w:rPr>
                <w:rFonts w:hint="eastAsia" w:ascii="宋体" w:hAnsi="宋体"/>
                <w:sz w:val="21"/>
                <w:szCs w:val="21"/>
              </w:rPr>
              <w:t>删除</w:t>
            </w:r>
          </w:p>
        </w:tc>
        <w:tc>
          <w:tcPr>
            <w:tcW w:w="1217" w:type="dxa"/>
          </w:tcPr>
          <w:p w14:paraId="169A8F4C">
            <w:pPr>
              <w:rPr>
                <w:rFonts w:ascii="宋体" w:hAnsi="宋体"/>
                <w:sz w:val="21"/>
                <w:szCs w:val="21"/>
              </w:rPr>
            </w:pPr>
            <w:r>
              <w:rPr>
                <w:rFonts w:hint="eastAsia" w:ascii="宋体" w:hAnsi="宋体"/>
                <w:sz w:val="21"/>
                <w:szCs w:val="21"/>
              </w:rPr>
              <w:t>按钮</w:t>
            </w:r>
          </w:p>
        </w:tc>
        <w:tc>
          <w:tcPr>
            <w:tcW w:w="1217" w:type="dxa"/>
          </w:tcPr>
          <w:p w14:paraId="6D69854A">
            <w:pPr>
              <w:rPr>
                <w:rFonts w:ascii="宋体" w:hAnsi="宋体"/>
                <w:sz w:val="21"/>
                <w:szCs w:val="21"/>
              </w:rPr>
            </w:pPr>
          </w:p>
        </w:tc>
        <w:tc>
          <w:tcPr>
            <w:tcW w:w="1218" w:type="dxa"/>
          </w:tcPr>
          <w:p w14:paraId="5A711A66">
            <w:pPr>
              <w:rPr>
                <w:rFonts w:ascii="宋体" w:hAnsi="宋体"/>
                <w:sz w:val="21"/>
                <w:szCs w:val="21"/>
              </w:rPr>
            </w:pPr>
          </w:p>
        </w:tc>
        <w:tc>
          <w:tcPr>
            <w:tcW w:w="1218" w:type="dxa"/>
          </w:tcPr>
          <w:p w14:paraId="32FCE239">
            <w:pPr>
              <w:rPr>
                <w:rFonts w:ascii="宋体" w:hAnsi="宋体"/>
                <w:sz w:val="21"/>
                <w:szCs w:val="21"/>
              </w:rPr>
            </w:pPr>
          </w:p>
        </w:tc>
        <w:tc>
          <w:tcPr>
            <w:tcW w:w="1218" w:type="dxa"/>
          </w:tcPr>
          <w:p w14:paraId="3706E22F">
            <w:pPr>
              <w:rPr>
                <w:rFonts w:ascii="宋体" w:hAnsi="宋体"/>
                <w:sz w:val="21"/>
                <w:szCs w:val="21"/>
              </w:rPr>
            </w:pPr>
          </w:p>
        </w:tc>
      </w:tr>
    </w:tbl>
    <w:p w14:paraId="3B4494DA">
      <w:pPr>
        <w:pStyle w:val="5"/>
        <w:numPr>
          <w:ilvl w:val="0"/>
          <w:numId w:val="0"/>
        </w:numPr>
        <w:ind w:left="6"/>
      </w:pPr>
      <w:r>
        <w:rPr>
          <w:rFonts w:hint="eastAsia"/>
        </w:rPr>
        <w:t>新问题页面</w:t>
      </w:r>
    </w:p>
    <w:tbl>
      <w:tblPr>
        <w:tblStyle w:val="4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418"/>
        <w:gridCol w:w="1134"/>
        <w:gridCol w:w="1134"/>
        <w:gridCol w:w="1134"/>
        <w:gridCol w:w="1134"/>
        <w:gridCol w:w="1751"/>
      </w:tblGrid>
      <w:tr w14:paraId="18843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FFCC99"/>
            <w:vAlign w:val="center"/>
          </w:tcPr>
          <w:p w14:paraId="124CC92F">
            <w:pPr>
              <w:rPr>
                <w:rFonts w:ascii="宋体" w:hAnsi="宋体" w:cs="Arial"/>
                <w:b/>
                <w:color w:val="000000"/>
                <w:sz w:val="21"/>
                <w:szCs w:val="21"/>
              </w:rPr>
            </w:pPr>
            <w:r>
              <w:rPr>
                <w:rFonts w:ascii="宋体" w:hAnsi="宋体" w:cs="Arial"/>
                <w:b/>
                <w:color w:val="000000"/>
                <w:sz w:val="21"/>
                <w:szCs w:val="21"/>
              </w:rPr>
              <w:t>序号</w:t>
            </w:r>
          </w:p>
        </w:tc>
        <w:tc>
          <w:tcPr>
            <w:tcW w:w="1418" w:type="dxa"/>
            <w:shd w:val="clear" w:color="auto" w:fill="FFCC99"/>
            <w:vAlign w:val="center"/>
          </w:tcPr>
          <w:p w14:paraId="1BAD985A">
            <w:pPr>
              <w:rPr>
                <w:rFonts w:ascii="宋体" w:hAnsi="宋体" w:cs="Arial"/>
                <w:b/>
                <w:color w:val="000000"/>
                <w:sz w:val="21"/>
                <w:szCs w:val="21"/>
              </w:rPr>
            </w:pPr>
            <w:r>
              <w:rPr>
                <w:rFonts w:ascii="宋体" w:hAnsi="宋体" w:cs="Arial"/>
                <w:b/>
                <w:color w:val="000000"/>
                <w:sz w:val="21"/>
                <w:szCs w:val="21"/>
              </w:rPr>
              <w:t>名称</w:t>
            </w:r>
          </w:p>
        </w:tc>
        <w:tc>
          <w:tcPr>
            <w:tcW w:w="1134" w:type="dxa"/>
            <w:shd w:val="clear" w:color="auto" w:fill="FFCC99"/>
            <w:vAlign w:val="center"/>
          </w:tcPr>
          <w:p w14:paraId="6DE61312">
            <w:pPr>
              <w:rPr>
                <w:rFonts w:ascii="宋体" w:hAnsi="宋体" w:cs="Arial"/>
                <w:b/>
                <w:color w:val="000000"/>
                <w:sz w:val="21"/>
                <w:szCs w:val="21"/>
              </w:rPr>
            </w:pPr>
            <w:r>
              <w:rPr>
                <w:rFonts w:ascii="宋体" w:hAnsi="宋体" w:cs="Arial"/>
                <w:b/>
                <w:color w:val="000000"/>
                <w:sz w:val="21"/>
                <w:szCs w:val="21"/>
              </w:rPr>
              <w:t>输入/输出</w:t>
            </w:r>
          </w:p>
        </w:tc>
        <w:tc>
          <w:tcPr>
            <w:tcW w:w="1134" w:type="dxa"/>
            <w:shd w:val="clear" w:color="auto" w:fill="FFCC99"/>
            <w:vAlign w:val="center"/>
          </w:tcPr>
          <w:p w14:paraId="65404AC7">
            <w:pPr>
              <w:rPr>
                <w:rFonts w:ascii="宋体" w:hAnsi="宋体" w:cs="Arial"/>
                <w:b/>
                <w:color w:val="000000"/>
                <w:sz w:val="21"/>
                <w:szCs w:val="21"/>
              </w:rPr>
            </w:pPr>
            <w:r>
              <w:rPr>
                <w:rFonts w:ascii="宋体" w:hAnsi="宋体" w:cs="Arial"/>
                <w:b/>
                <w:color w:val="000000"/>
                <w:sz w:val="21"/>
                <w:szCs w:val="21"/>
              </w:rPr>
              <w:t>缺省值</w:t>
            </w:r>
          </w:p>
        </w:tc>
        <w:tc>
          <w:tcPr>
            <w:tcW w:w="1134" w:type="dxa"/>
            <w:shd w:val="clear" w:color="auto" w:fill="FFCC99"/>
            <w:vAlign w:val="center"/>
          </w:tcPr>
          <w:p w14:paraId="4322E9BA">
            <w:pPr>
              <w:rPr>
                <w:rFonts w:ascii="宋体" w:hAnsi="宋体" w:cs="Arial"/>
                <w:b/>
                <w:color w:val="000000"/>
                <w:sz w:val="21"/>
                <w:szCs w:val="21"/>
              </w:rPr>
            </w:pPr>
            <w:r>
              <w:rPr>
                <w:rFonts w:hint="eastAsia" w:ascii="宋体" w:hAnsi="宋体" w:cs="Arial"/>
                <w:b/>
                <w:color w:val="000000"/>
                <w:sz w:val="21"/>
                <w:szCs w:val="21"/>
              </w:rPr>
              <w:t>类型</w:t>
            </w:r>
            <w:r>
              <w:rPr>
                <w:rFonts w:ascii="宋体" w:hAnsi="宋体" w:cs="Arial"/>
                <w:b/>
                <w:color w:val="000000"/>
                <w:sz w:val="21"/>
                <w:szCs w:val="21"/>
              </w:rPr>
              <w:t>/长度</w:t>
            </w:r>
          </w:p>
        </w:tc>
        <w:tc>
          <w:tcPr>
            <w:tcW w:w="1134" w:type="dxa"/>
            <w:shd w:val="clear" w:color="auto" w:fill="FFCC99"/>
            <w:vAlign w:val="center"/>
          </w:tcPr>
          <w:p w14:paraId="5CA07F75">
            <w:pPr>
              <w:rPr>
                <w:rFonts w:ascii="宋体" w:hAnsi="宋体" w:cs="Arial"/>
                <w:b/>
                <w:color w:val="000000"/>
                <w:sz w:val="21"/>
                <w:szCs w:val="21"/>
              </w:rPr>
            </w:pPr>
            <w:r>
              <w:rPr>
                <w:rFonts w:hint="eastAsia" w:ascii="宋体" w:hAnsi="宋体" w:cs="Arial"/>
                <w:b/>
                <w:color w:val="000000"/>
                <w:sz w:val="21"/>
                <w:szCs w:val="21"/>
              </w:rPr>
              <w:t>是否必输</w:t>
            </w:r>
          </w:p>
        </w:tc>
        <w:tc>
          <w:tcPr>
            <w:tcW w:w="1751" w:type="dxa"/>
            <w:shd w:val="clear" w:color="auto" w:fill="FFCC99"/>
            <w:vAlign w:val="center"/>
          </w:tcPr>
          <w:p w14:paraId="1AE1DD0E">
            <w:pPr>
              <w:rPr>
                <w:rFonts w:ascii="宋体" w:hAnsi="宋体" w:cs="Arial"/>
                <w:b/>
                <w:color w:val="000000"/>
                <w:sz w:val="21"/>
                <w:szCs w:val="21"/>
              </w:rPr>
            </w:pPr>
            <w:r>
              <w:rPr>
                <w:rFonts w:ascii="宋体" w:hAnsi="宋体" w:cs="Arial"/>
                <w:b/>
                <w:color w:val="000000"/>
                <w:sz w:val="21"/>
                <w:szCs w:val="21"/>
              </w:rPr>
              <w:t>备注</w:t>
            </w:r>
          </w:p>
        </w:tc>
      </w:tr>
      <w:tr w14:paraId="2BB2A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1280485D">
            <w:pPr>
              <w:rPr>
                <w:rFonts w:ascii="宋体" w:hAnsi="宋体"/>
                <w:sz w:val="21"/>
                <w:szCs w:val="21"/>
              </w:rPr>
            </w:pPr>
            <w:r>
              <w:rPr>
                <w:rFonts w:ascii="宋体" w:hAnsi="宋体"/>
                <w:sz w:val="21"/>
                <w:szCs w:val="21"/>
              </w:rPr>
              <w:t>2.</w:t>
            </w:r>
          </w:p>
        </w:tc>
        <w:tc>
          <w:tcPr>
            <w:tcW w:w="1418" w:type="dxa"/>
          </w:tcPr>
          <w:p w14:paraId="2CF7BA93">
            <w:pPr>
              <w:rPr>
                <w:rFonts w:ascii="宋体" w:hAnsi="宋体"/>
                <w:sz w:val="21"/>
                <w:szCs w:val="21"/>
              </w:rPr>
            </w:pPr>
            <w:r>
              <w:rPr>
                <w:rFonts w:hint="eastAsia" w:ascii="宋体" w:hAnsi="宋体"/>
                <w:sz w:val="21"/>
                <w:szCs w:val="21"/>
              </w:rPr>
              <w:t>标题</w:t>
            </w:r>
          </w:p>
        </w:tc>
        <w:tc>
          <w:tcPr>
            <w:tcW w:w="1134" w:type="dxa"/>
          </w:tcPr>
          <w:p w14:paraId="2C771997">
            <w:pPr>
              <w:rPr>
                <w:rFonts w:ascii="宋体" w:hAnsi="宋体"/>
                <w:sz w:val="21"/>
                <w:szCs w:val="21"/>
              </w:rPr>
            </w:pPr>
            <w:r>
              <w:rPr>
                <w:rFonts w:hint="eastAsia" w:ascii="宋体" w:hAnsi="宋体"/>
                <w:sz w:val="21"/>
                <w:szCs w:val="21"/>
              </w:rPr>
              <w:t>文本框</w:t>
            </w:r>
          </w:p>
        </w:tc>
        <w:tc>
          <w:tcPr>
            <w:tcW w:w="1134" w:type="dxa"/>
          </w:tcPr>
          <w:p w14:paraId="3C293EF7">
            <w:pPr>
              <w:rPr>
                <w:rFonts w:ascii="宋体" w:hAnsi="宋体"/>
                <w:sz w:val="21"/>
                <w:szCs w:val="21"/>
              </w:rPr>
            </w:pPr>
          </w:p>
        </w:tc>
        <w:tc>
          <w:tcPr>
            <w:tcW w:w="1134" w:type="dxa"/>
          </w:tcPr>
          <w:p w14:paraId="42D31E60">
            <w:pPr>
              <w:rPr>
                <w:rFonts w:ascii="宋体" w:hAnsi="宋体"/>
                <w:sz w:val="21"/>
                <w:szCs w:val="21"/>
              </w:rPr>
            </w:pPr>
            <w:r>
              <w:rPr>
                <w:rFonts w:ascii="宋体" w:hAnsi="宋体"/>
                <w:sz w:val="21"/>
                <w:szCs w:val="21"/>
              </w:rPr>
              <w:t>C/30</w:t>
            </w:r>
          </w:p>
        </w:tc>
        <w:tc>
          <w:tcPr>
            <w:tcW w:w="1134" w:type="dxa"/>
          </w:tcPr>
          <w:p w14:paraId="0D897772">
            <w:pPr>
              <w:rPr>
                <w:rFonts w:ascii="宋体" w:hAnsi="宋体"/>
                <w:sz w:val="21"/>
                <w:szCs w:val="21"/>
              </w:rPr>
            </w:pPr>
            <w:r>
              <w:rPr>
                <w:rFonts w:hint="eastAsia" w:ascii="宋体" w:hAnsi="宋体"/>
                <w:sz w:val="21"/>
                <w:szCs w:val="21"/>
              </w:rPr>
              <w:t>是</w:t>
            </w:r>
          </w:p>
        </w:tc>
        <w:tc>
          <w:tcPr>
            <w:tcW w:w="1751" w:type="dxa"/>
          </w:tcPr>
          <w:p w14:paraId="5A4E546B">
            <w:pPr>
              <w:rPr>
                <w:rFonts w:ascii="宋体" w:hAnsi="宋体"/>
                <w:sz w:val="21"/>
                <w:szCs w:val="21"/>
              </w:rPr>
            </w:pPr>
          </w:p>
        </w:tc>
      </w:tr>
      <w:tr w14:paraId="599A4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6CC6C4F3">
            <w:pPr>
              <w:rPr>
                <w:rFonts w:ascii="宋体" w:hAnsi="宋体"/>
                <w:sz w:val="21"/>
                <w:szCs w:val="21"/>
              </w:rPr>
            </w:pPr>
            <w:r>
              <w:rPr>
                <w:rFonts w:ascii="宋体" w:hAnsi="宋体"/>
                <w:sz w:val="21"/>
                <w:szCs w:val="21"/>
              </w:rPr>
              <w:t>3.</w:t>
            </w:r>
          </w:p>
        </w:tc>
        <w:tc>
          <w:tcPr>
            <w:tcW w:w="1418" w:type="dxa"/>
          </w:tcPr>
          <w:p w14:paraId="48189E42">
            <w:pPr>
              <w:rPr>
                <w:rFonts w:ascii="宋体" w:hAnsi="宋体"/>
                <w:sz w:val="21"/>
                <w:szCs w:val="21"/>
              </w:rPr>
            </w:pPr>
            <w:r>
              <w:rPr>
                <w:rFonts w:hint="eastAsia" w:ascii="宋体" w:hAnsi="宋体"/>
                <w:sz w:val="21"/>
                <w:szCs w:val="21"/>
              </w:rPr>
              <w:t>问题内容</w:t>
            </w:r>
          </w:p>
        </w:tc>
        <w:tc>
          <w:tcPr>
            <w:tcW w:w="1134" w:type="dxa"/>
          </w:tcPr>
          <w:p w14:paraId="5555DFF9">
            <w:pPr>
              <w:rPr>
                <w:rFonts w:ascii="宋体" w:hAnsi="宋体"/>
                <w:sz w:val="21"/>
                <w:szCs w:val="21"/>
              </w:rPr>
            </w:pPr>
            <w:r>
              <w:rPr>
                <w:rFonts w:hint="eastAsia" w:ascii="宋体" w:hAnsi="宋体"/>
                <w:sz w:val="21"/>
                <w:szCs w:val="21"/>
              </w:rPr>
              <w:t>文本框</w:t>
            </w:r>
          </w:p>
        </w:tc>
        <w:tc>
          <w:tcPr>
            <w:tcW w:w="1134" w:type="dxa"/>
          </w:tcPr>
          <w:p w14:paraId="6554502E">
            <w:pPr>
              <w:rPr>
                <w:rFonts w:ascii="宋体" w:hAnsi="宋体"/>
                <w:sz w:val="21"/>
                <w:szCs w:val="21"/>
              </w:rPr>
            </w:pPr>
          </w:p>
        </w:tc>
        <w:tc>
          <w:tcPr>
            <w:tcW w:w="1134" w:type="dxa"/>
          </w:tcPr>
          <w:p w14:paraId="2BE0442D">
            <w:pPr>
              <w:rPr>
                <w:rFonts w:ascii="宋体" w:hAnsi="宋体"/>
                <w:sz w:val="21"/>
                <w:szCs w:val="21"/>
              </w:rPr>
            </w:pPr>
            <w:r>
              <w:rPr>
                <w:rFonts w:ascii="宋体" w:hAnsi="宋体"/>
                <w:sz w:val="21"/>
                <w:szCs w:val="21"/>
              </w:rPr>
              <w:t>C/300</w:t>
            </w:r>
          </w:p>
        </w:tc>
        <w:tc>
          <w:tcPr>
            <w:tcW w:w="1134" w:type="dxa"/>
          </w:tcPr>
          <w:p w14:paraId="23952367">
            <w:pPr>
              <w:rPr>
                <w:rFonts w:ascii="宋体" w:hAnsi="宋体"/>
                <w:sz w:val="21"/>
                <w:szCs w:val="21"/>
              </w:rPr>
            </w:pPr>
            <w:r>
              <w:rPr>
                <w:rFonts w:hint="eastAsia" w:ascii="宋体" w:hAnsi="宋体"/>
                <w:sz w:val="21"/>
                <w:szCs w:val="21"/>
              </w:rPr>
              <w:t>是</w:t>
            </w:r>
          </w:p>
        </w:tc>
        <w:tc>
          <w:tcPr>
            <w:tcW w:w="1751" w:type="dxa"/>
          </w:tcPr>
          <w:p w14:paraId="18FF4695">
            <w:pPr>
              <w:rPr>
                <w:rFonts w:ascii="宋体" w:hAnsi="宋体"/>
                <w:sz w:val="21"/>
                <w:szCs w:val="21"/>
              </w:rPr>
            </w:pPr>
          </w:p>
        </w:tc>
      </w:tr>
      <w:tr w14:paraId="70015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20603B53">
            <w:pPr>
              <w:rPr>
                <w:rFonts w:ascii="宋体" w:hAnsi="宋体"/>
                <w:sz w:val="21"/>
                <w:szCs w:val="21"/>
              </w:rPr>
            </w:pPr>
            <w:r>
              <w:rPr>
                <w:rFonts w:ascii="宋体" w:hAnsi="宋体"/>
                <w:sz w:val="21"/>
                <w:szCs w:val="21"/>
              </w:rPr>
              <w:t>4．</w:t>
            </w:r>
          </w:p>
        </w:tc>
        <w:tc>
          <w:tcPr>
            <w:tcW w:w="1418" w:type="dxa"/>
          </w:tcPr>
          <w:p w14:paraId="51B6475C">
            <w:pPr>
              <w:rPr>
                <w:rFonts w:ascii="宋体" w:hAnsi="宋体"/>
                <w:sz w:val="21"/>
                <w:szCs w:val="21"/>
              </w:rPr>
            </w:pPr>
            <w:r>
              <w:rPr>
                <w:rFonts w:hint="eastAsia" w:ascii="宋体" w:hAnsi="宋体"/>
                <w:sz w:val="21"/>
                <w:szCs w:val="21"/>
              </w:rPr>
              <w:t>发送</w:t>
            </w:r>
          </w:p>
        </w:tc>
        <w:tc>
          <w:tcPr>
            <w:tcW w:w="1134" w:type="dxa"/>
          </w:tcPr>
          <w:p w14:paraId="332CE951">
            <w:pPr>
              <w:rPr>
                <w:rFonts w:ascii="宋体" w:hAnsi="宋体"/>
                <w:sz w:val="21"/>
                <w:szCs w:val="21"/>
              </w:rPr>
            </w:pPr>
            <w:r>
              <w:rPr>
                <w:rFonts w:hint="eastAsia" w:ascii="宋体" w:hAnsi="宋体"/>
                <w:sz w:val="21"/>
                <w:szCs w:val="21"/>
              </w:rPr>
              <w:t>按钮</w:t>
            </w:r>
          </w:p>
        </w:tc>
        <w:tc>
          <w:tcPr>
            <w:tcW w:w="1134" w:type="dxa"/>
          </w:tcPr>
          <w:p w14:paraId="6A6127AA">
            <w:pPr>
              <w:rPr>
                <w:rFonts w:ascii="宋体" w:hAnsi="宋体"/>
                <w:sz w:val="21"/>
                <w:szCs w:val="21"/>
              </w:rPr>
            </w:pPr>
          </w:p>
        </w:tc>
        <w:tc>
          <w:tcPr>
            <w:tcW w:w="1134" w:type="dxa"/>
          </w:tcPr>
          <w:p w14:paraId="3E06629B">
            <w:pPr>
              <w:rPr>
                <w:rFonts w:ascii="宋体" w:hAnsi="宋体"/>
                <w:sz w:val="21"/>
                <w:szCs w:val="21"/>
              </w:rPr>
            </w:pPr>
          </w:p>
        </w:tc>
        <w:tc>
          <w:tcPr>
            <w:tcW w:w="1134" w:type="dxa"/>
          </w:tcPr>
          <w:p w14:paraId="5FAF8CAD">
            <w:pPr>
              <w:rPr>
                <w:rFonts w:ascii="宋体" w:hAnsi="宋体"/>
                <w:sz w:val="21"/>
                <w:szCs w:val="21"/>
              </w:rPr>
            </w:pPr>
          </w:p>
        </w:tc>
        <w:tc>
          <w:tcPr>
            <w:tcW w:w="1751" w:type="dxa"/>
          </w:tcPr>
          <w:p w14:paraId="26109A91">
            <w:pPr>
              <w:rPr>
                <w:rFonts w:ascii="宋体" w:hAnsi="宋体"/>
                <w:sz w:val="21"/>
                <w:szCs w:val="21"/>
              </w:rPr>
            </w:pPr>
          </w:p>
        </w:tc>
      </w:tr>
      <w:tr w14:paraId="310CE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1D5E5E6E">
            <w:pPr>
              <w:rPr>
                <w:rFonts w:ascii="宋体" w:hAnsi="宋体"/>
                <w:sz w:val="21"/>
                <w:szCs w:val="21"/>
              </w:rPr>
            </w:pPr>
            <w:r>
              <w:rPr>
                <w:rFonts w:ascii="宋体" w:hAnsi="宋体"/>
                <w:sz w:val="21"/>
                <w:szCs w:val="21"/>
              </w:rPr>
              <w:t>5.</w:t>
            </w:r>
          </w:p>
        </w:tc>
        <w:tc>
          <w:tcPr>
            <w:tcW w:w="1418" w:type="dxa"/>
          </w:tcPr>
          <w:p w14:paraId="56E4601A">
            <w:pPr>
              <w:rPr>
                <w:rFonts w:ascii="宋体" w:hAnsi="宋体"/>
                <w:sz w:val="21"/>
                <w:szCs w:val="21"/>
              </w:rPr>
            </w:pPr>
            <w:r>
              <w:rPr>
                <w:rFonts w:hint="eastAsia" w:ascii="宋体" w:hAnsi="宋体"/>
                <w:sz w:val="21"/>
                <w:szCs w:val="21"/>
              </w:rPr>
              <w:t>返回</w:t>
            </w:r>
          </w:p>
        </w:tc>
        <w:tc>
          <w:tcPr>
            <w:tcW w:w="1134" w:type="dxa"/>
          </w:tcPr>
          <w:p w14:paraId="5B9453F4">
            <w:pPr>
              <w:rPr>
                <w:rFonts w:ascii="宋体" w:hAnsi="宋体"/>
                <w:sz w:val="21"/>
                <w:szCs w:val="21"/>
              </w:rPr>
            </w:pPr>
            <w:r>
              <w:rPr>
                <w:rFonts w:hint="eastAsia" w:ascii="宋体" w:hAnsi="宋体"/>
                <w:sz w:val="21"/>
                <w:szCs w:val="21"/>
              </w:rPr>
              <w:t>按钮</w:t>
            </w:r>
          </w:p>
        </w:tc>
        <w:tc>
          <w:tcPr>
            <w:tcW w:w="1134" w:type="dxa"/>
          </w:tcPr>
          <w:p w14:paraId="7E29BE24">
            <w:pPr>
              <w:rPr>
                <w:rFonts w:ascii="宋体" w:hAnsi="宋体"/>
                <w:sz w:val="21"/>
                <w:szCs w:val="21"/>
              </w:rPr>
            </w:pPr>
          </w:p>
        </w:tc>
        <w:tc>
          <w:tcPr>
            <w:tcW w:w="1134" w:type="dxa"/>
          </w:tcPr>
          <w:p w14:paraId="504682BE">
            <w:pPr>
              <w:rPr>
                <w:rFonts w:ascii="宋体" w:hAnsi="宋体"/>
                <w:sz w:val="21"/>
                <w:szCs w:val="21"/>
              </w:rPr>
            </w:pPr>
          </w:p>
        </w:tc>
        <w:tc>
          <w:tcPr>
            <w:tcW w:w="1134" w:type="dxa"/>
          </w:tcPr>
          <w:p w14:paraId="55AD2D79">
            <w:pPr>
              <w:rPr>
                <w:rFonts w:ascii="宋体" w:hAnsi="宋体"/>
                <w:sz w:val="21"/>
                <w:szCs w:val="21"/>
              </w:rPr>
            </w:pPr>
          </w:p>
        </w:tc>
        <w:tc>
          <w:tcPr>
            <w:tcW w:w="1751" w:type="dxa"/>
          </w:tcPr>
          <w:p w14:paraId="0398FE86">
            <w:pPr>
              <w:rPr>
                <w:rFonts w:ascii="宋体" w:hAnsi="宋体"/>
                <w:sz w:val="21"/>
                <w:szCs w:val="21"/>
              </w:rPr>
            </w:pPr>
          </w:p>
        </w:tc>
      </w:tr>
    </w:tbl>
    <w:p w14:paraId="542ABDC5">
      <w:pPr>
        <w:pStyle w:val="5"/>
        <w:numPr>
          <w:ilvl w:val="0"/>
          <w:numId w:val="0"/>
        </w:numPr>
      </w:pPr>
      <w:r>
        <w:rPr>
          <w:rFonts w:hint="eastAsia"/>
        </w:rPr>
        <w:t>已提问过的问题页面</w:t>
      </w:r>
    </w:p>
    <w:tbl>
      <w:tblPr>
        <w:tblStyle w:val="4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617"/>
        <w:gridCol w:w="1217"/>
        <w:gridCol w:w="1217"/>
        <w:gridCol w:w="1218"/>
        <w:gridCol w:w="1218"/>
        <w:gridCol w:w="1218"/>
      </w:tblGrid>
      <w:tr w14:paraId="131F3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FFCC99"/>
            <w:vAlign w:val="center"/>
          </w:tcPr>
          <w:p w14:paraId="00180785">
            <w:pPr>
              <w:rPr>
                <w:rFonts w:ascii="宋体" w:hAnsi="宋体" w:cs="Arial"/>
                <w:b/>
                <w:color w:val="000000"/>
                <w:sz w:val="21"/>
                <w:szCs w:val="21"/>
              </w:rPr>
            </w:pPr>
            <w:r>
              <w:rPr>
                <w:rFonts w:ascii="宋体" w:hAnsi="宋体" w:cs="Arial"/>
                <w:b/>
                <w:color w:val="000000"/>
                <w:sz w:val="21"/>
                <w:szCs w:val="21"/>
              </w:rPr>
              <w:t>序号</w:t>
            </w:r>
          </w:p>
        </w:tc>
        <w:tc>
          <w:tcPr>
            <w:tcW w:w="1617" w:type="dxa"/>
            <w:shd w:val="clear" w:color="auto" w:fill="FFCC99"/>
            <w:vAlign w:val="center"/>
          </w:tcPr>
          <w:p w14:paraId="169419ED">
            <w:pPr>
              <w:rPr>
                <w:rFonts w:ascii="宋体" w:hAnsi="宋体" w:cs="Arial"/>
                <w:b/>
                <w:color w:val="000000"/>
                <w:sz w:val="21"/>
                <w:szCs w:val="21"/>
              </w:rPr>
            </w:pPr>
            <w:r>
              <w:rPr>
                <w:rFonts w:ascii="宋体" w:hAnsi="宋体" w:cs="Arial"/>
                <w:b/>
                <w:color w:val="000000"/>
                <w:sz w:val="21"/>
                <w:szCs w:val="21"/>
              </w:rPr>
              <w:t>名称</w:t>
            </w:r>
          </w:p>
        </w:tc>
        <w:tc>
          <w:tcPr>
            <w:tcW w:w="1217" w:type="dxa"/>
            <w:shd w:val="clear" w:color="auto" w:fill="FFCC99"/>
            <w:vAlign w:val="center"/>
          </w:tcPr>
          <w:p w14:paraId="2AF502C5">
            <w:pPr>
              <w:rPr>
                <w:rFonts w:ascii="宋体" w:hAnsi="宋体" w:cs="Arial"/>
                <w:b/>
                <w:color w:val="000000"/>
                <w:sz w:val="21"/>
                <w:szCs w:val="21"/>
              </w:rPr>
            </w:pPr>
            <w:r>
              <w:rPr>
                <w:rFonts w:ascii="宋体" w:hAnsi="宋体" w:cs="Arial"/>
                <w:b/>
                <w:color w:val="000000"/>
                <w:sz w:val="21"/>
                <w:szCs w:val="21"/>
              </w:rPr>
              <w:t>输入/输出</w:t>
            </w:r>
          </w:p>
        </w:tc>
        <w:tc>
          <w:tcPr>
            <w:tcW w:w="1217" w:type="dxa"/>
            <w:shd w:val="clear" w:color="auto" w:fill="FFCC99"/>
            <w:vAlign w:val="center"/>
          </w:tcPr>
          <w:p w14:paraId="70147C31">
            <w:pPr>
              <w:rPr>
                <w:rFonts w:ascii="宋体" w:hAnsi="宋体" w:cs="Arial"/>
                <w:b/>
                <w:color w:val="000000"/>
                <w:sz w:val="21"/>
                <w:szCs w:val="21"/>
              </w:rPr>
            </w:pPr>
            <w:r>
              <w:rPr>
                <w:rFonts w:ascii="宋体" w:hAnsi="宋体" w:cs="Arial"/>
                <w:b/>
                <w:color w:val="000000"/>
                <w:sz w:val="21"/>
                <w:szCs w:val="21"/>
              </w:rPr>
              <w:t>缺省值</w:t>
            </w:r>
          </w:p>
        </w:tc>
        <w:tc>
          <w:tcPr>
            <w:tcW w:w="1218" w:type="dxa"/>
            <w:shd w:val="clear" w:color="auto" w:fill="FFCC99"/>
            <w:vAlign w:val="center"/>
          </w:tcPr>
          <w:p w14:paraId="1590FB57">
            <w:pPr>
              <w:rPr>
                <w:rFonts w:ascii="宋体" w:hAnsi="宋体" w:cs="Arial"/>
                <w:b/>
                <w:color w:val="000000"/>
                <w:sz w:val="21"/>
                <w:szCs w:val="21"/>
              </w:rPr>
            </w:pPr>
            <w:r>
              <w:rPr>
                <w:rFonts w:hint="eastAsia" w:ascii="宋体" w:hAnsi="宋体" w:cs="Arial"/>
                <w:b/>
                <w:color w:val="000000"/>
                <w:sz w:val="21"/>
                <w:szCs w:val="21"/>
              </w:rPr>
              <w:t>类型</w:t>
            </w:r>
            <w:r>
              <w:rPr>
                <w:rFonts w:ascii="宋体" w:hAnsi="宋体" w:cs="Arial"/>
                <w:b/>
                <w:color w:val="000000"/>
                <w:sz w:val="21"/>
                <w:szCs w:val="21"/>
              </w:rPr>
              <w:t>/长度</w:t>
            </w:r>
          </w:p>
        </w:tc>
        <w:tc>
          <w:tcPr>
            <w:tcW w:w="1218" w:type="dxa"/>
            <w:shd w:val="clear" w:color="auto" w:fill="FFCC99"/>
            <w:vAlign w:val="center"/>
          </w:tcPr>
          <w:p w14:paraId="618739FB">
            <w:pPr>
              <w:rPr>
                <w:rFonts w:ascii="宋体" w:hAnsi="宋体" w:cs="Arial"/>
                <w:b/>
                <w:color w:val="000000"/>
                <w:sz w:val="21"/>
                <w:szCs w:val="21"/>
              </w:rPr>
            </w:pPr>
            <w:r>
              <w:rPr>
                <w:rFonts w:hint="eastAsia" w:ascii="宋体" w:hAnsi="宋体" w:cs="Arial"/>
                <w:b/>
                <w:color w:val="000000"/>
                <w:sz w:val="21"/>
                <w:szCs w:val="21"/>
              </w:rPr>
              <w:t>是否必输</w:t>
            </w:r>
          </w:p>
        </w:tc>
        <w:tc>
          <w:tcPr>
            <w:tcW w:w="1218" w:type="dxa"/>
            <w:shd w:val="clear" w:color="auto" w:fill="FFCC99"/>
            <w:vAlign w:val="center"/>
          </w:tcPr>
          <w:p w14:paraId="2773EC26">
            <w:pPr>
              <w:rPr>
                <w:rFonts w:ascii="宋体" w:hAnsi="宋体" w:cs="Arial"/>
                <w:b/>
                <w:color w:val="000000"/>
                <w:sz w:val="21"/>
                <w:szCs w:val="21"/>
              </w:rPr>
            </w:pPr>
            <w:r>
              <w:rPr>
                <w:rFonts w:ascii="宋体" w:hAnsi="宋体" w:cs="Arial"/>
                <w:b/>
                <w:color w:val="000000"/>
                <w:sz w:val="21"/>
                <w:szCs w:val="21"/>
              </w:rPr>
              <w:t>备注</w:t>
            </w:r>
          </w:p>
        </w:tc>
      </w:tr>
      <w:tr w14:paraId="411C2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14D5E363">
            <w:pPr>
              <w:rPr>
                <w:rFonts w:ascii="宋体" w:hAnsi="宋体"/>
                <w:sz w:val="21"/>
                <w:szCs w:val="21"/>
              </w:rPr>
            </w:pPr>
            <w:r>
              <w:rPr>
                <w:rFonts w:ascii="宋体" w:hAnsi="宋体"/>
                <w:sz w:val="21"/>
                <w:szCs w:val="21"/>
              </w:rPr>
              <w:t>1.</w:t>
            </w:r>
          </w:p>
        </w:tc>
        <w:tc>
          <w:tcPr>
            <w:tcW w:w="1617" w:type="dxa"/>
          </w:tcPr>
          <w:p w14:paraId="451BB324">
            <w:pPr>
              <w:rPr>
                <w:rFonts w:ascii="宋体" w:hAnsi="宋体"/>
                <w:sz w:val="21"/>
                <w:szCs w:val="21"/>
              </w:rPr>
            </w:pPr>
            <w:r>
              <w:rPr>
                <w:rFonts w:hint="eastAsia" w:ascii="宋体" w:hAnsi="宋体"/>
                <w:sz w:val="21"/>
                <w:szCs w:val="21"/>
              </w:rPr>
              <w:t>选择框</w:t>
            </w:r>
          </w:p>
        </w:tc>
        <w:tc>
          <w:tcPr>
            <w:tcW w:w="1217" w:type="dxa"/>
          </w:tcPr>
          <w:p w14:paraId="7A8D90E3">
            <w:pPr>
              <w:rPr>
                <w:rFonts w:ascii="宋体" w:hAnsi="宋体"/>
                <w:sz w:val="21"/>
                <w:szCs w:val="21"/>
              </w:rPr>
            </w:pPr>
            <w:r>
              <w:rPr>
                <w:rFonts w:hint="eastAsia" w:ascii="宋体" w:hAnsi="宋体"/>
                <w:sz w:val="21"/>
                <w:szCs w:val="21"/>
              </w:rPr>
              <w:t>复选框</w:t>
            </w:r>
          </w:p>
        </w:tc>
        <w:tc>
          <w:tcPr>
            <w:tcW w:w="1217" w:type="dxa"/>
          </w:tcPr>
          <w:p w14:paraId="285D8A14">
            <w:pPr>
              <w:rPr>
                <w:rFonts w:ascii="宋体" w:hAnsi="宋体"/>
                <w:sz w:val="21"/>
                <w:szCs w:val="21"/>
              </w:rPr>
            </w:pPr>
          </w:p>
        </w:tc>
        <w:tc>
          <w:tcPr>
            <w:tcW w:w="1218" w:type="dxa"/>
          </w:tcPr>
          <w:p w14:paraId="24CF5E47">
            <w:pPr>
              <w:rPr>
                <w:rFonts w:ascii="宋体" w:hAnsi="宋体"/>
                <w:sz w:val="21"/>
                <w:szCs w:val="21"/>
              </w:rPr>
            </w:pPr>
          </w:p>
        </w:tc>
        <w:tc>
          <w:tcPr>
            <w:tcW w:w="1218" w:type="dxa"/>
          </w:tcPr>
          <w:p w14:paraId="3319EEF3">
            <w:pPr>
              <w:rPr>
                <w:rFonts w:ascii="宋体" w:hAnsi="宋体"/>
                <w:sz w:val="21"/>
                <w:szCs w:val="21"/>
              </w:rPr>
            </w:pPr>
          </w:p>
        </w:tc>
        <w:tc>
          <w:tcPr>
            <w:tcW w:w="1218" w:type="dxa"/>
          </w:tcPr>
          <w:p w14:paraId="11219A9A">
            <w:pPr>
              <w:rPr>
                <w:rFonts w:ascii="宋体" w:hAnsi="宋体"/>
                <w:sz w:val="21"/>
                <w:szCs w:val="21"/>
              </w:rPr>
            </w:pPr>
          </w:p>
        </w:tc>
      </w:tr>
      <w:tr w14:paraId="2FA86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3954B2A6">
            <w:pPr>
              <w:rPr>
                <w:rFonts w:ascii="宋体" w:hAnsi="宋体"/>
                <w:sz w:val="21"/>
                <w:szCs w:val="21"/>
              </w:rPr>
            </w:pPr>
            <w:r>
              <w:rPr>
                <w:rFonts w:ascii="宋体" w:hAnsi="宋体"/>
                <w:sz w:val="21"/>
                <w:szCs w:val="21"/>
              </w:rPr>
              <w:t>2.</w:t>
            </w:r>
          </w:p>
        </w:tc>
        <w:tc>
          <w:tcPr>
            <w:tcW w:w="1617" w:type="dxa"/>
          </w:tcPr>
          <w:p w14:paraId="587A33D6">
            <w:pPr>
              <w:rPr>
                <w:rFonts w:ascii="宋体" w:hAnsi="宋体"/>
                <w:sz w:val="21"/>
                <w:szCs w:val="21"/>
              </w:rPr>
            </w:pPr>
            <w:r>
              <w:rPr>
                <w:rFonts w:hint="eastAsia" w:ascii="宋体" w:hAnsi="宋体"/>
                <w:sz w:val="21"/>
                <w:szCs w:val="21"/>
              </w:rPr>
              <w:t>日期</w:t>
            </w:r>
            <w:r>
              <w:rPr>
                <w:rFonts w:ascii="宋体" w:hAnsi="宋体"/>
                <w:sz w:val="21"/>
                <w:szCs w:val="21"/>
              </w:rPr>
              <w:t>/时间</w:t>
            </w:r>
          </w:p>
        </w:tc>
        <w:tc>
          <w:tcPr>
            <w:tcW w:w="1217" w:type="dxa"/>
          </w:tcPr>
          <w:p w14:paraId="3321941E">
            <w:pPr>
              <w:rPr>
                <w:rFonts w:ascii="宋体" w:hAnsi="宋体"/>
                <w:sz w:val="21"/>
                <w:szCs w:val="21"/>
              </w:rPr>
            </w:pPr>
            <w:r>
              <w:rPr>
                <w:rFonts w:hint="eastAsia" w:ascii="宋体" w:hAnsi="宋体"/>
                <w:sz w:val="21"/>
                <w:szCs w:val="21"/>
              </w:rPr>
              <w:t>文本</w:t>
            </w:r>
          </w:p>
        </w:tc>
        <w:tc>
          <w:tcPr>
            <w:tcW w:w="1217" w:type="dxa"/>
          </w:tcPr>
          <w:p w14:paraId="3C46D3A7">
            <w:pPr>
              <w:rPr>
                <w:rFonts w:ascii="宋体" w:hAnsi="宋体"/>
                <w:sz w:val="21"/>
                <w:szCs w:val="21"/>
              </w:rPr>
            </w:pPr>
          </w:p>
        </w:tc>
        <w:tc>
          <w:tcPr>
            <w:tcW w:w="1218" w:type="dxa"/>
          </w:tcPr>
          <w:p w14:paraId="1E4ECDEC">
            <w:pPr>
              <w:rPr>
                <w:rFonts w:ascii="宋体" w:hAnsi="宋体"/>
                <w:sz w:val="21"/>
                <w:szCs w:val="21"/>
              </w:rPr>
            </w:pPr>
          </w:p>
        </w:tc>
        <w:tc>
          <w:tcPr>
            <w:tcW w:w="1218" w:type="dxa"/>
          </w:tcPr>
          <w:p w14:paraId="0DE0386D">
            <w:pPr>
              <w:rPr>
                <w:rFonts w:ascii="宋体" w:hAnsi="宋体"/>
                <w:sz w:val="21"/>
                <w:szCs w:val="21"/>
              </w:rPr>
            </w:pPr>
          </w:p>
        </w:tc>
        <w:tc>
          <w:tcPr>
            <w:tcW w:w="1218" w:type="dxa"/>
          </w:tcPr>
          <w:p w14:paraId="51D9407D">
            <w:pPr>
              <w:rPr>
                <w:rFonts w:ascii="宋体" w:hAnsi="宋体"/>
                <w:sz w:val="21"/>
                <w:szCs w:val="21"/>
              </w:rPr>
            </w:pPr>
          </w:p>
        </w:tc>
      </w:tr>
      <w:tr w14:paraId="5B197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1BB9A91C">
            <w:pPr>
              <w:rPr>
                <w:rFonts w:ascii="宋体" w:hAnsi="宋体"/>
                <w:sz w:val="21"/>
                <w:szCs w:val="21"/>
              </w:rPr>
            </w:pPr>
            <w:r>
              <w:rPr>
                <w:rFonts w:ascii="宋体" w:hAnsi="宋体"/>
                <w:sz w:val="21"/>
                <w:szCs w:val="21"/>
              </w:rPr>
              <w:t>3.</w:t>
            </w:r>
          </w:p>
        </w:tc>
        <w:tc>
          <w:tcPr>
            <w:tcW w:w="1617" w:type="dxa"/>
          </w:tcPr>
          <w:p w14:paraId="065E6DB5">
            <w:pPr>
              <w:rPr>
                <w:rFonts w:ascii="宋体" w:hAnsi="宋体"/>
                <w:sz w:val="21"/>
                <w:szCs w:val="21"/>
              </w:rPr>
            </w:pPr>
            <w:r>
              <w:rPr>
                <w:rFonts w:hint="eastAsia" w:ascii="宋体" w:hAnsi="宋体"/>
                <w:sz w:val="21"/>
                <w:szCs w:val="21"/>
              </w:rPr>
              <w:t>标题</w:t>
            </w:r>
          </w:p>
        </w:tc>
        <w:tc>
          <w:tcPr>
            <w:tcW w:w="1217" w:type="dxa"/>
          </w:tcPr>
          <w:p w14:paraId="2EA9D02F">
            <w:pPr>
              <w:rPr>
                <w:rFonts w:ascii="宋体" w:hAnsi="宋体"/>
                <w:sz w:val="21"/>
                <w:szCs w:val="21"/>
              </w:rPr>
            </w:pPr>
            <w:r>
              <w:rPr>
                <w:rFonts w:hint="eastAsia" w:ascii="宋体" w:hAnsi="宋体"/>
                <w:sz w:val="21"/>
                <w:szCs w:val="21"/>
              </w:rPr>
              <w:t>文本</w:t>
            </w:r>
          </w:p>
        </w:tc>
        <w:tc>
          <w:tcPr>
            <w:tcW w:w="1217" w:type="dxa"/>
          </w:tcPr>
          <w:p w14:paraId="751018A3">
            <w:pPr>
              <w:rPr>
                <w:rFonts w:ascii="宋体" w:hAnsi="宋体"/>
                <w:sz w:val="21"/>
                <w:szCs w:val="21"/>
              </w:rPr>
            </w:pPr>
          </w:p>
        </w:tc>
        <w:tc>
          <w:tcPr>
            <w:tcW w:w="1218" w:type="dxa"/>
          </w:tcPr>
          <w:p w14:paraId="787DA843">
            <w:pPr>
              <w:rPr>
                <w:rFonts w:ascii="宋体" w:hAnsi="宋体"/>
                <w:sz w:val="21"/>
                <w:szCs w:val="21"/>
              </w:rPr>
            </w:pPr>
          </w:p>
        </w:tc>
        <w:tc>
          <w:tcPr>
            <w:tcW w:w="1218" w:type="dxa"/>
          </w:tcPr>
          <w:p w14:paraId="6206E65D">
            <w:pPr>
              <w:rPr>
                <w:rFonts w:ascii="宋体" w:hAnsi="宋体"/>
                <w:sz w:val="21"/>
                <w:szCs w:val="21"/>
              </w:rPr>
            </w:pPr>
          </w:p>
        </w:tc>
        <w:tc>
          <w:tcPr>
            <w:tcW w:w="1218" w:type="dxa"/>
          </w:tcPr>
          <w:p w14:paraId="47165C8E">
            <w:pPr>
              <w:rPr>
                <w:rFonts w:ascii="宋体" w:hAnsi="宋体"/>
                <w:sz w:val="21"/>
                <w:szCs w:val="21"/>
              </w:rPr>
            </w:pPr>
          </w:p>
        </w:tc>
      </w:tr>
      <w:tr w14:paraId="3D7A4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05619C23">
            <w:pPr>
              <w:rPr>
                <w:rFonts w:ascii="宋体" w:hAnsi="宋体"/>
                <w:sz w:val="21"/>
                <w:szCs w:val="21"/>
              </w:rPr>
            </w:pPr>
            <w:r>
              <w:rPr>
                <w:rFonts w:ascii="宋体" w:hAnsi="宋体"/>
                <w:sz w:val="21"/>
                <w:szCs w:val="21"/>
              </w:rPr>
              <w:t>4．</w:t>
            </w:r>
          </w:p>
        </w:tc>
        <w:tc>
          <w:tcPr>
            <w:tcW w:w="1617" w:type="dxa"/>
          </w:tcPr>
          <w:p w14:paraId="223C9AFA">
            <w:pPr>
              <w:rPr>
                <w:rFonts w:ascii="宋体" w:hAnsi="宋体"/>
                <w:sz w:val="21"/>
                <w:szCs w:val="21"/>
              </w:rPr>
            </w:pPr>
            <w:r>
              <w:rPr>
                <w:rFonts w:hint="eastAsia" w:ascii="宋体" w:hAnsi="宋体"/>
                <w:sz w:val="21"/>
                <w:szCs w:val="21"/>
              </w:rPr>
              <w:t>新问题</w:t>
            </w:r>
          </w:p>
        </w:tc>
        <w:tc>
          <w:tcPr>
            <w:tcW w:w="1217" w:type="dxa"/>
          </w:tcPr>
          <w:p w14:paraId="11EC3C6F">
            <w:pPr>
              <w:rPr>
                <w:rFonts w:ascii="宋体" w:hAnsi="宋体"/>
                <w:sz w:val="21"/>
                <w:szCs w:val="21"/>
              </w:rPr>
            </w:pPr>
            <w:r>
              <w:rPr>
                <w:rFonts w:hint="eastAsia" w:ascii="宋体" w:hAnsi="宋体"/>
                <w:sz w:val="21"/>
                <w:szCs w:val="21"/>
              </w:rPr>
              <w:t>链接</w:t>
            </w:r>
          </w:p>
        </w:tc>
        <w:tc>
          <w:tcPr>
            <w:tcW w:w="1217" w:type="dxa"/>
          </w:tcPr>
          <w:p w14:paraId="036DDF74">
            <w:pPr>
              <w:rPr>
                <w:rFonts w:ascii="宋体" w:hAnsi="宋体"/>
                <w:sz w:val="21"/>
                <w:szCs w:val="21"/>
              </w:rPr>
            </w:pPr>
          </w:p>
        </w:tc>
        <w:tc>
          <w:tcPr>
            <w:tcW w:w="1218" w:type="dxa"/>
          </w:tcPr>
          <w:p w14:paraId="17C836D0">
            <w:pPr>
              <w:rPr>
                <w:rFonts w:ascii="宋体" w:hAnsi="宋体"/>
                <w:sz w:val="21"/>
                <w:szCs w:val="21"/>
              </w:rPr>
            </w:pPr>
          </w:p>
        </w:tc>
        <w:tc>
          <w:tcPr>
            <w:tcW w:w="1218" w:type="dxa"/>
          </w:tcPr>
          <w:p w14:paraId="69A3FAEB">
            <w:pPr>
              <w:rPr>
                <w:rFonts w:ascii="宋体" w:hAnsi="宋体"/>
                <w:sz w:val="21"/>
                <w:szCs w:val="21"/>
              </w:rPr>
            </w:pPr>
          </w:p>
        </w:tc>
        <w:tc>
          <w:tcPr>
            <w:tcW w:w="1218" w:type="dxa"/>
          </w:tcPr>
          <w:p w14:paraId="6A8609D8">
            <w:pPr>
              <w:rPr>
                <w:rFonts w:ascii="宋体" w:hAnsi="宋体"/>
                <w:sz w:val="21"/>
                <w:szCs w:val="21"/>
              </w:rPr>
            </w:pPr>
            <w:r>
              <w:rPr>
                <w:rFonts w:hint="eastAsia" w:ascii="宋体" w:hAnsi="宋体"/>
                <w:sz w:val="21"/>
                <w:szCs w:val="21"/>
              </w:rPr>
              <w:t>链接新问题页面</w:t>
            </w:r>
          </w:p>
        </w:tc>
      </w:tr>
      <w:tr w14:paraId="5A07C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1C46C00B">
            <w:pPr>
              <w:rPr>
                <w:rFonts w:ascii="宋体" w:hAnsi="宋体"/>
                <w:sz w:val="21"/>
                <w:szCs w:val="21"/>
              </w:rPr>
            </w:pPr>
            <w:r>
              <w:rPr>
                <w:rFonts w:ascii="宋体" w:hAnsi="宋体"/>
                <w:sz w:val="21"/>
                <w:szCs w:val="21"/>
              </w:rPr>
              <w:t>5.</w:t>
            </w:r>
          </w:p>
        </w:tc>
        <w:tc>
          <w:tcPr>
            <w:tcW w:w="1617" w:type="dxa"/>
          </w:tcPr>
          <w:p w14:paraId="66125824">
            <w:pPr>
              <w:rPr>
                <w:rFonts w:ascii="宋体" w:hAnsi="宋体"/>
                <w:sz w:val="21"/>
                <w:szCs w:val="21"/>
              </w:rPr>
            </w:pPr>
            <w:r>
              <w:rPr>
                <w:rFonts w:hint="eastAsia" w:ascii="宋体" w:hAnsi="宋体"/>
                <w:sz w:val="21"/>
                <w:szCs w:val="21"/>
              </w:rPr>
              <w:t>收到的回复</w:t>
            </w:r>
          </w:p>
        </w:tc>
        <w:tc>
          <w:tcPr>
            <w:tcW w:w="1217" w:type="dxa"/>
          </w:tcPr>
          <w:p w14:paraId="534A60E7">
            <w:pPr>
              <w:rPr>
                <w:rFonts w:ascii="宋体" w:hAnsi="宋体"/>
                <w:sz w:val="21"/>
                <w:szCs w:val="21"/>
              </w:rPr>
            </w:pPr>
            <w:r>
              <w:rPr>
                <w:rFonts w:hint="eastAsia" w:ascii="宋体" w:hAnsi="宋体"/>
                <w:sz w:val="21"/>
                <w:szCs w:val="21"/>
              </w:rPr>
              <w:t>链接</w:t>
            </w:r>
          </w:p>
        </w:tc>
        <w:tc>
          <w:tcPr>
            <w:tcW w:w="1217" w:type="dxa"/>
          </w:tcPr>
          <w:p w14:paraId="5B84F31A">
            <w:pPr>
              <w:rPr>
                <w:rFonts w:ascii="宋体" w:hAnsi="宋体"/>
                <w:sz w:val="21"/>
                <w:szCs w:val="21"/>
              </w:rPr>
            </w:pPr>
          </w:p>
        </w:tc>
        <w:tc>
          <w:tcPr>
            <w:tcW w:w="1218" w:type="dxa"/>
          </w:tcPr>
          <w:p w14:paraId="2BA1C9C9">
            <w:pPr>
              <w:rPr>
                <w:rFonts w:ascii="宋体" w:hAnsi="宋体"/>
                <w:sz w:val="21"/>
                <w:szCs w:val="21"/>
              </w:rPr>
            </w:pPr>
          </w:p>
        </w:tc>
        <w:tc>
          <w:tcPr>
            <w:tcW w:w="1218" w:type="dxa"/>
          </w:tcPr>
          <w:p w14:paraId="2A145407">
            <w:pPr>
              <w:rPr>
                <w:rFonts w:ascii="宋体" w:hAnsi="宋体"/>
                <w:sz w:val="21"/>
                <w:szCs w:val="21"/>
              </w:rPr>
            </w:pPr>
          </w:p>
        </w:tc>
        <w:tc>
          <w:tcPr>
            <w:tcW w:w="1218" w:type="dxa"/>
          </w:tcPr>
          <w:p w14:paraId="392E408C">
            <w:pPr>
              <w:rPr>
                <w:rFonts w:ascii="宋体" w:hAnsi="宋体"/>
                <w:sz w:val="21"/>
                <w:szCs w:val="21"/>
              </w:rPr>
            </w:pPr>
            <w:r>
              <w:rPr>
                <w:rFonts w:hint="eastAsia" w:ascii="宋体" w:hAnsi="宋体"/>
                <w:sz w:val="21"/>
                <w:szCs w:val="21"/>
              </w:rPr>
              <w:t>链接收到的回复页面</w:t>
            </w:r>
          </w:p>
        </w:tc>
      </w:tr>
      <w:tr w14:paraId="26026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284C2DCE">
            <w:pPr>
              <w:numPr>
                <w:ilvl w:val="0"/>
                <w:numId w:val="188"/>
              </w:numPr>
              <w:rPr>
                <w:rFonts w:ascii="宋体" w:hAnsi="宋体"/>
                <w:sz w:val="21"/>
                <w:szCs w:val="21"/>
              </w:rPr>
            </w:pPr>
          </w:p>
        </w:tc>
        <w:tc>
          <w:tcPr>
            <w:tcW w:w="1617" w:type="dxa"/>
          </w:tcPr>
          <w:p w14:paraId="5F13FB57">
            <w:pPr>
              <w:rPr>
                <w:rFonts w:ascii="宋体" w:hAnsi="宋体"/>
                <w:sz w:val="21"/>
                <w:szCs w:val="21"/>
              </w:rPr>
            </w:pPr>
            <w:r>
              <w:rPr>
                <w:rFonts w:hint="eastAsia" w:ascii="宋体" w:hAnsi="宋体"/>
                <w:sz w:val="21"/>
                <w:szCs w:val="21"/>
              </w:rPr>
              <w:t>删除</w:t>
            </w:r>
          </w:p>
        </w:tc>
        <w:tc>
          <w:tcPr>
            <w:tcW w:w="1217" w:type="dxa"/>
          </w:tcPr>
          <w:p w14:paraId="3E76DFEE">
            <w:pPr>
              <w:rPr>
                <w:rFonts w:ascii="宋体" w:hAnsi="宋体"/>
                <w:sz w:val="21"/>
                <w:szCs w:val="21"/>
              </w:rPr>
            </w:pPr>
            <w:r>
              <w:rPr>
                <w:rFonts w:hint="eastAsia" w:ascii="宋体" w:hAnsi="宋体"/>
                <w:sz w:val="21"/>
                <w:szCs w:val="21"/>
              </w:rPr>
              <w:t>按钮</w:t>
            </w:r>
          </w:p>
        </w:tc>
        <w:tc>
          <w:tcPr>
            <w:tcW w:w="1217" w:type="dxa"/>
          </w:tcPr>
          <w:p w14:paraId="5E1BF5F2">
            <w:pPr>
              <w:rPr>
                <w:rFonts w:ascii="宋体" w:hAnsi="宋体"/>
                <w:sz w:val="21"/>
                <w:szCs w:val="21"/>
              </w:rPr>
            </w:pPr>
          </w:p>
        </w:tc>
        <w:tc>
          <w:tcPr>
            <w:tcW w:w="1218" w:type="dxa"/>
          </w:tcPr>
          <w:p w14:paraId="127E452A">
            <w:pPr>
              <w:rPr>
                <w:rFonts w:ascii="宋体" w:hAnsi="宋体"/>
                <w:sz w:val="21"/>
                <w:szCs w:val="21"/>
              </w:rPr>
            </w:pPr>
          </w:p>
        </w:tc>
        <w:tc>
          <w:tcPr>
            <w:tcW w:w="1218" w:type="dxa"/>
          </w:tcPr>
          <w:p w14:paraId="26A3B317">
            <w:pPr>
              <w:rPr>
                <w:rFonts w:ascii="宋体" w:hAnsi="宋体"/>
                <w:sz w:val="21"/>
                <w:szCs w:val="21"/>
              </w:rPr>
            </w:pPr>
          </w:p>
        </w:tc>
        <w:tc>
          <w:tcPr>
            <w:tcW w:w="1218" w:type="dxa"/>
          </w:tcPr>
          <w:p w14:paraId="06D8E198">
            <w:pPr>
              <w:rPr>
                <w:rFonts w:ascii="宋体" w:hAnsi="宋体"/>
                <w:sz w:val="21"/>
                <w:szCs w:val="21"/>
              </w:rPr>
            </w:pPr>
          </w:p>
        </w:tc>
      </w:tr>
    </w:tbl>
    <w:p w14:paraId="0D3744E3">
      <w:pPr>
        <w:pStyle w:val="3"/>
      </w:pPr>
      <w:bookmarkStart w:id="1014" w:name="_Toc350867825"/>
      <w:bookmarkEnd w:id="1014"/>
      <w:bookmarkStart w:id="1015" w:name="_Toc349918401"/>
      <w:bookmarkEnd w:id="1015"/>
      <w:bookmarkStart w:id="1016" w:name="_Toc351988597"/>
      <w:r>
        <w:rPr>
          <w:rFonts w:hint="eastAsia"/>
        </w:rPr>
        <w:t>产品展示</w:t>
      </w:r>
      <w:bookmarkEnd w:id="1016"/>
    </w:p>
    <w:p w14:paraId="75EB4CC4">
      <w:pPr>
        <w:spacing w:line="360" w:lineRule="auto"/>
        <w:rPr>
          <w:sz w:val="21"/>
          <w:szCs w:val="21"/>
        </w:rPr>
      </w:pPr>
      <w:r>
        <w:rPr>
          <w:rFonts w:hint="eastAsia"/>
          <w:sz w:val="21"/>
          <w:szCs w:val="21"/>
        </w:rPr>
        <w:t>提供个贷产品信息，直接提供网站链接</w:t>
      </w:r>
    </w:p>
    <w:p w14:paraId="35973D2A">
      <w:pPr>
        <w:pStyle w:val="263"/>
        <w:rPr>
          <w:highlight w:val="yellow"/>
          <w:rPrChange w:id="124" w:author="admin" w:date="2019-10-15T11:23:00Z">
            <w:rPr/>
          </w:rPrChange>
        </w:rPr>
      </w:pPr>
      <w:bookmarkStart w:id="1017" w:name="_Toc351988598"/>
      <w:r>
        <w:rPr>
          <w:rFonts w:hint="eastAsia"/>
          <w:highlight w:val="yellow"/>
          <w:rPrChange w:id="125" w:author="admin" w:date="2019-10-15T11:23:00Z">
            <w:rPr>
              <w:rFonts w:hint="eastAsia"/>
            </w:rPr>
          </w:rPrChange>
        </w:rPr>
        <w:t>我的网银</w:t>
      </w:r>
      <w:bookmarkEnd w:id="1017"/>
    </w:p>
    <w:p w14:paraId="7152ABD4">
      <w:pPr>
        <w:pStyle w:val="3"/>
      </w:pPr>
      <w:bookmarkStart w:id="1018" w:name="_Toc351988599"/>
      <w:r>
        <w:rPr>
          <w:rFonts w:hint="eastAsia"/>
        </w:rPr>
        <w:t>功能描述</w:t>
      </w:r>
      <w:bookmarkEnd w:id="1018"/>
    </w:p>
    <w:p w14:paraId="6879BAED">
      <w:pPr>
        <w:spacing w:line="360" w:lineRule="auto"/>
        <w:ind w:firstLine="420"/>
        <w:rPr>
          <w:rFonts w:ascii="宋体" w:hAnsi="宋体"/>
          <w:sz w:val="21"/>
          <w:szCs w:val="21"/>
        </w:rPr>
      </w:pPr>
      <w:r>
        <w:rPr>
          <w:rFonts w:hint="eastAsia" w:ascii="宋体" w:hAnsi="宋体"/>
          <w:sz w:val="21"/>
          <w:szCs w:val="21"/>
        </w:rPr>
        <w:t>用户可在我的网银中进行网银用户名设置，网银操作日志查询，短信签约维护的功能操作。</w:t>
      </w:r>
    </w:p>
    <w:p w14:paraId="41BBB615">
      <w:pPr>
        <w:pStyle w:val="3"/>
      </w:pPr>
      <w:bookmarkStart w:id="1019" w:name="_Toc351988600"/>
      <w:r>
        <w:rPr>
          <w:rFonts w:hint="eastAsia"/>
        </w:rPr>
        <w:t>业务流程</w:t>
      </w:r>
      <w:bookmarkEnd w:id="1019"/>
    </w:p>
    <w:p w14:paraId="58298390">
      <w:pPr>
        <w:rPr>
          <w:rFonts w:ascii="宋体" w:hAnsi="宋体"/>
          <w:b/>
          <w:sz w:val="21"/>
          <w:szCs w:val="21"/>
        </w:rPr>
      </w:pPr>
      <w:r>
        <w:object>
          <v:shape id="_x0000_i1087" o:spt="75" type="#_x0000_t75" style="height:646.5pt;width:473.25pt;" o:ole="t" filled="f" o:preferrelative="t" stroked="f" coordsize="21600,21600">
            <v:path/>
            <v:fill on="f" focussize="0,0"/>
            <v:stroke on="f" joinstyle="miter"/>
            <v:imagedata r:id="rId77" o:title=""/>
            <o:lock v:ext="edit" aspectratio="t"/>
            <w10:wrap type="none"/>
            <w10:anchorlock/>
          </v:shape>
          <o:OLEObject Type="Embed" ProgID="Visio.Drawing.11" ShapeID="_x0000_i1087" DrawAspect="Content" ObjectID="_1468075753" r:id="rId76">
            <o:LockedField>false</o:LockedField>
          </o:OLEObject>
        </w:object>
      </w:r>
      <w:r>
        <w:rPr>
          <w:rFonts w:hint="eastAsia" w:ascii="宋体" w:hAnsi="宋体"/>
          <w:b/>
          <w:sz w:val="21"/>
          <w:szCs w:val="21"/>
        </w:rPr>
        <w:t>流程说明：</w:t>
      </w:r>
    </w:p>
    <w:p w14:paraId="031A1FB4">
      <w:pPr>
        <w:widowControl w:val="0"/>
        <w:numPr>
          <w:ilvl w:val="0"/>
          <w:numId w:val="189"/>
        </w:numPr>
        <w:spacing w:after="0" w:line="360" w:lineRule="auto"/>
        <w:rPr>
          <w:rFonts w:ascii="宋体" w:hAnsi="宋体"/>
          <w:sz w:val="21"/>
          <w:szCs w:val="21"/>
        </w:rPr>
      </w:pPr>
      <w:r>
        <w:rPr>
          <w:rFonts w:hint="eastAsia" w:ascii="宋体" w:hAnsi="宋体"/>
          <w:sz w:val="21"/>
          <w:szCs w:val="21"/>
        </w:rPr>
        <w:t>用户点击“我的网银”进入我的网银页面，我的网银页面分别有网银用户名设置，网银操作日志查询，短信签约维护三个功能页签；</w:t>
      </w:r>
    </w:p>
    <w:p w14:paraId="137DD6FA">
      <w:pPr>
        <w:widowControl w:val="0"/>
        <w:numPr>
          <w:ilvl w:val="0"/>
          <w:numId w:val="189"/>
        </w:numPr>
        <w:spacing w:after="0" w:line="360" w:lineRule="auto"/>
        <w:rPr>
          <w:rFonts w:ascii="宋体" w:hAnsi="宋体"/>
          <w:sz w:val="21"/>
          <w:szCs w:val="21"/>
        </w:rPr>
      </w:pPr>
      <w:r>
        <w:rPr>
          <w:rFonts w:hint="eastAsia" w:ascii="宋体" w:hAnsi="宋体"/>
          <w:sz w:val="21"/>
          <w:szCs w:val="21"/>
        </w:rPr>
        <w:t>当用户选择网银用户名设置时，页面显示用户名设置文本框，用户输入相应的用户名信息后，点击“检查”按钮，网银系统判断设置的用户名是否是唯一的，如果不是则提示用户“该用户名已被占用，请重新设置”；如果是唯一的用户名，则显示设置成功页面；</w:t>
      </w:r>
    </w:p>
    <w:p w14:paraId="7A391D82">
      <w:pPr>
        <w:widowControl w:val="0"/>
        <w:numPr>
          <w:ilvl w:val="0"/>
          <w:numId w:val="189"/>
        </w:numPr>
        <w:spacing w:after="0" w:line="360" w:lineRule="auto"/>
        <w:rPr>
          <w:rFonts w:ascii="宋体" w:hAnsi="宋体"/>
          <w:sz w:val="21"/>
          <w:szCs w:val="21"/>
        </w:rPr>
      </w:pPr>
      <w:r>
        <w:rPr>
          <w:rFonts w:hint="eastAsia" w:ascii="宋体" w:hAnsi="宋体"/>
          <w:sz w:val="21"/>
          <w:szCs w:val="21"/>
        </w:rPr>
        <w:t>当用户选择网银操作日志查询时，用户需要选择交易类型和查询起止时间进行查询操作，网银系统将交易结果显示在页面上，如果交易成功，则显示查询结果；如果交易失败，则显示错误页面并提示用户错误信息；</w:t>
      </w:r>
    </w:p>
    <w:p w14:paraId="01B4164C">
      <w:pPr>
        <w:widowControl w:val="0"/>
        <w:numPr>
          <w:ilvl w:val="0"/>
          <w:numId w:val="189"/>
        </w:numPr>
        <w:spacing w:after="0" w:line="360" w:lineRule="auto"/>
        <w:rPr>
          <w:rFonts w:ascii="宋体" w:hAnsi="宋体"/>
          <w:color w:val="C4BC96"/>
          <w:sz w:val="21"/>
          <w:szCs w:val="21"/>
        </w:rPr>
      </w:pPr>
      <w:r>
        <w:rPr>
          <w:rFonts w:hint="eastAsia" w:ascii="宋体" w:hAnsi="宋体"/>
          <w:color w:val="C4BC96"/>
          <w:sz w:val="21"/>
          <w:szCs w:val="21"/>
        </w:rPr>
        <w:t>当用户选择短信签约维护时，</w:t>
      </w:r>
    </w:p>
    <w:p w14:paraId="1086D912">
      <w:pPr>
        <w:widowControl w:val="0"/>
        <w:numPr>
          <w:ilvl w:val="0"/>
          <w:numId w:val="190"/>
        </w:numPr>
        <w:spacing w:after="0" w:line="360" w:lineRule="auto"/>
        <w:rPr>
          <w:rFonts w:ascii="宋体" w:hAnsi="宋体"/>
          <w:color w:val="C4BC96"/>
          <w:sz w:val="21"/>
          <w:szCs w:val="21"/>
        </w:rPr>
      </w:pPr>
      <w:r>
        <w:rPr>
          <w:rFonts w:hint="eastAsia" w:ascii="宋体" w:hAnsi="宋体"/>
          <w:color w:val="C4BC96"/>
          <w:sz w:val="21"/>
          <w:szCs w:val="21"/>
        </w:rPr>
        <w:t>当用户签约短信业务时，首先用户签约电子协议后，输入银行账号，账户密码，手机号，提醒最低金额，用户输入安全认证方式，进行“提交”信息，显示结果页面</w:t>
      </w:r>
    </w:p>
    <w:p w14:paraId="7916D416">
      <w:pPr>
        <w:widowControl w:val="0"/>
        <w:numPr>
          <w:ilvl w:val="0"/>
          <w:numId w:val="190"/>
        </w:numPr>
        <w:spacing w:after="0" w:line="360" w:lineRule="auto"/>
        <w:rPr>
          <w:rFonts w:ascii="宋体" w:hAnsi="宋体"/>
          <w:color w:val="C4BC96"/>
          <w:sz w:val="21"/>
          <w:szCs w:val="21"/>
        </w:rPr>
      </w:pPr>
      <w:r>
        <w:rPr>
          <w:rFonts w:hint="eastAsia" w:ascii="宋体" w:hAnsi="宋体"/>
          <w:color w:val="C4BC96"/>
          <w:sz w:val="21"/>
          <w:szCs w:val="21"/>
        </w:rPr>
        <w:t>当用户解约短信业务时，首先用户查看并同意电子协议后，系统反显签约信息，用户通过输入安全认证方式，进行短信业务解约，提交后显示结果页面</w:t>
      </w:r>
    </w:p>
    <w:p w14:paraId="57DDD0DB">
      <w:pPr>
        <w:pStyle w:val="3"/>
      </w:pPr>
      <w:bookmarkStart w:id="1020" w:name="_Toc351988601"/>
      <w:r>
        <w:rPr>
          <w:rFonts w:hint="eastAsia"/>
        </w:rPr>
        <w:t>业务规则</w:t>
      </w:r>
      <w:bookmarkEnd w:id="1020"/>
    </w:p>
    <w:p w14:paraId="6D95AE2D">
      <w:pPr>
        <w:pStyle w:val="4"/>
        <w:numPr>
          <w:ilvl w:val="0"/>
          <w:numId w:val="0"/>
        </w:numPr>
      </w:pPr>
      <w:bookmarkStart w:id="1021" w:name="_Toc351988602"/>
      <w:r>
        <w:rPr>
          <w:rFonts w:hint="eastAsia"/>
        </w:rPr>
        <w:t>交易前</w:t>
      </w:r>
      <w:bookmarkEnd w:id="1021"/>
    </w:p>
    <w:p w14:paraId="481F533D">
      <w:pPr>
        <w:pStyle w:val="4"/>
        <w:numPr>
          <w:ilvl w:val="0"/>
          <w:numId w:val="0"/>
        </w:numPr>
      </w:pPr>
      <w:bookmarkStart w:id="1022" w:name="_Toc351988603"/>
      <w:r>
        <w:rPr>
          <w:rFonts w:hint="eastAsia"/>
        </w:rPr>
        <w:t>交易中</w:t>
      </w:r>
      <w:bookmarkEnd w:id="1022"/>
    </w:p>
    <w:p w14:paraId="6969BB57">
      <w:pPr>
        <w:spacing w:line="360" w:lineRule="auto"/>
        <w:rPr>
          <w:sz w:val="21"/>
          <w:szCs w:val="21"/>
        </w:rPr>
      </w:pPr>
      <w:r>
        <w:rPr>
          <w:rFonts w:hint="eastAsia"/>
          <w:sz w:val="21"/>
          <w:szCs w:val="21"/>
        </w:rPr>
        <w:t>用户名信息必须唯一</w:t>
      </w:r>
    </w:p>
    <w:p w14:paraId="119D246C">
      <w:pPr>
        <w:pStyle w:val="4"/>
        <w:numPr>
          <w:ilvl w:val="0"/>
          <w:numId w:val="0"/>
        </w:numPr>
      </w:pPr>
      <w:bookmarkStart w:id="1023" w:name="_Toc351988604"/>
      <w:r>
        <w:rPr>
          <w:rFonts w:hint="eastAsia"/>
        </w:rPr>
        <w:t>交易后</w:t>
      </w:r>
      <w:bookmarkEnd w:id="1023"/>
    </w:p>
    <w:p w14:paraId="4D46640E">
      <w:pPr>
        <w:pStyle w:val="3"/>
      </w:pPr>
      <w:bookmarkStart w:id="1024" w:name="_Toc351988605"/>
      <w:r>
        <w:rPr>
          <w:rFonts w:hint="eastAsia"/>
        </w:rPr>
        <w:t>页面要素</w:t>
      </w:r>
      <w:bookmarkEnd w:id="1024"/>
    </w:p>
    <w:p w14:paraId="0A9D53FF">
      <w:pPr>
        <w:pStyle w:val="4"/>
        <w:numPr>
          <w:ilvl w:val="0"/>
          <w:numId w:val="0"/>
        </w:numPr>
      </w:pPr>
      <w:bookmarkStart w:id="1025" w:name="_Toc351988606"/>
      <w:r>
        <w:rPr>
          <w:rFonts w:hint="eastAsia"/>
        </w:rPr>
        <w:t>用户名设置页面</w:t>
      </w:r>
      <w:bookmarkEnd w:id="1025"/>
    </w:p>
    <w:tbl>
      <w:tblPr>
        <w:tblStyle w:val="4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3"/>
        <w:gridCol w:w="1114"/>
        <w:gridCol w:w="1114"/>
        <w:gridCol w:w="1114"/>
        <w:gridCol w:w="1142"/>
        <w:gridCol w:w="1115"/>
        <w:gridCol w:w="1810"/>
      </w:tblGrid>
      <w:tr w14:paraId="4DBB9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3" w:type="dxa"/>
            <w:shd w:val="clear" w:color="auto" w:fill="FFCC99"/>
            <w:vAlign w:val="center"/>
          </w:tcPr>
          <w:p w14:paraId="14B9C89E">
            <w:pPr>
              <w:rPr>
                <w:rFonts w:ascii="宋体" w:hAnsi="宋体" w:cs="Arial"/>
                <w:b/>
                <w:color w:val="000000"/>
                <w:sz w:val="21"/>
                <w:szCs w:val="21"/>
              </w:rPr>
            </w:pPr>
            <w:r>
              <w:rPr>
                <w:rFonts w:ascii="宋体" w:hAnsi="宋体" w:cs="Arial"/>
                <w:b/>
                <w:color w:val="000000"/>
                <w:sz w:val="21"/>
                <w:szCs w:val="21"/>
              </w:rPr>
              <w:t>序号</w:t>
            </w:r>
          </w:p>
        </w:tc>
        <w:tc>
          <w:tcPr>
            <w:tcW w:w="1114" w:type="dxa"/>
            <w:shd w:val="clear" w:color="auto" w:fill="FFCC99"/>
            <w:vAlign w:val="center"/>
          </w:tcPr>
          <w:p w14:paraId="2CA6B02E">
            <w:pPr>
              <w:rPr>
                <w:rFonts w:ascii="宋体" w:hAnsi="宋体" w:cs="Arial"/>
                <w:b/>
                <w:color w:val="000000"/>
                <w:sz w:val="21"/>
                <w:szCs w:val="21"/>
              </w:rPr>
            </w:pPr>
            <w:r>
              <w:rPr>
                <w:rFonts w:ascii="宋体" w:hAnsi="宋体" w:cs="Arial"/>
                <w:b/>
                <w:color w:val="000000"/>
                <w:sz w:val="21"/>
                <w:szCs w:val="21"/>
              </w:rPr>
              <w:t>名称</w:t>
            </w:r>
          </w:p>
        </w:tc>
        <w:tc>
          <w:tcPr>
            <w:tcW w:w="1114" w:type="dxa"/>
            <w:shd w:val="clear" w:color="auto" w:fill="FFCC99"/>
            <w:vAlign w:val="center"/>
          </w:tcPr>
          <w:p w14:paraId="1765E43A">
            <w:pPr>
              <w:rPr>
                <w:rFonts w:ascii="宋体" w:hAnsi="宋体" w:cs="Arial"/>
                <w:b/>
                <w:color w:val="000000"/>
                <w:sz w:val="21"/>
                <w:szCs w:val="21"/>
              </w:rPr>
            </w:pPr>
            <w:r>
              <w:rPr>
                <w:rFonts w:ascii="宋体" w:hAnsi="宋体" w:cs="Arial"/>
                <w:b/>
                <w:color w:val="000000"/>
                <w:sz w:val="21"/>
                <w:szCs w:val="21"/>
              </w:rPr>
              <w:t>输入</w:t>
            </w:r>
            <w:r>
              <w:rPr>
                <w:rFonts w:hint="eastAsia" w:ascii="宋体" w:hAnsi="宋体" w:cs="Arial"/>
                <w:b/>
                <w:color w:val="000000"/>
                <w:sz w:val="21"/>
                <w:szCs w:val="21"/>
              </w:rPr>
              <w:t>/输出</w:t>
            </w:r>
          </w:p>
        </w:tc>
        <w:tc>
          <w:tcPr>
            <w:tcW w:w="1114" w:type="dxa"/>
            <w:shd w:val="clear" w:color="auto" w:fill="FFCC99"/>
            <w:vAlign w:val="center"/>
          </w:tcPr>
          <w:p w14:paraId="392FCBDB">
            <w:pPr>
              <w:rPr>
                <w:rFonts w:ascii="宋体" w:hAnsi="宋体" w:cs="Arial"/>
                <w:b/>
                <w:color w:val="000000"/>
                <w:sz w:val="21"/>
                <w:szCs w:val="21"/>
              </w:rPr>
            </w:pPr>
            <w:r>
              <w:rPr>
                <w:rFonts w:ascii="宋体" w:hAnsi="宋体" w:cs="Arial"/>
                <w:b/>
                <w:color w:val="000000"/>
                <w:sz w:val="21"/>
                <w:szCs w:val="21"/>
              </w:rPr>
              <w:t>缺省值</w:t>
            </w:r>
          </w:p>
        </w:tc>
        <w:tc>
          <w:tcPr>
            <w:tcW w:w="1142" w:type="dxa"/>
            <w:shd w:val="clear" w:color="auto" w:fill="FFCC99"/>
            <w:vAlign w:val="center"/>
          </w:tcPr>
          <w:p w14:paraId="7CC864A9">
            <w:pPr>
              <w:rPr>
                <w:rFonts w:ascii="宋体" w:hAnsi="宋体" w:cs="Arial"/>
                <w:b/>
                <w:color w:val="000000"/>
                <w:sz w:val="21"/>
                <w:szCs w:val="21"/>
              </w:rPr>
            </w:pPr>
            <w:r>
              <w:rPr>
                <w:rFonts w:hint="eastAsia" w:ascii="宋体" w:hAnsi="宋体" w:cs="Arial"/>
                <w:b/>
                <w:color w:val="000000"/>
                <w:sz w:val="21"/>
                <w:szCs w:val="21"/>
              </w:rPr>
              <w:t>类型/长度</w:t>
            </w:r>
          </w:p>
        </w:tc>
        <w:tc>
          <w:tcPr>
            <w:tcW w:w="1115" w:type="dxa"/>
            <w:shd w:val="clear" w:color="auto" w:fill="FFCC99"/>
            <w:vAlign w:val="center"/>
          </w:tcPr>
          <w:p w14:paraId="630471F8">
            <w:pPr>
              <w:rPr>
                <w:rFonts w:ascii="宋体" w:hAnsi="宋体" w:cs="Arial"/>
                <w:b/>
                <w:color w:val="000000"/>
                <w:sz w:val="21"/>
                <w:szCs w:val="21"/>
              </w:rPr>
            </w:pPr>
            <w:r>
              <w:rPr>
                <w:rFonts w:hint="eastAsia" w:ascii="宋体" w:hAnsi="宋体" w:cs="Arial"/>
                <w:b/>
                <w:color w:val="000000"/>
                <w:sz w:val="21"/>
                <w:szCs w:val="21"/>
              </w:rPr>
              <w:t>是否必输</w:t>
            </w:r>
          </w:p>
        </w:tc>
        <w:tc>
          <w:tcPr>
            <w:tcW w:w="1810" w:type="dxa"/>
            <w:shd w:val="clear" w:color="auto" w:fill="FFCC99"/>
            <w:vAlign w:val="center"/>
          </w:tcPr>
          <w:p w14:paraId="3EA0FDBB">
            <w:pPr>
              <w:rPr>
                <w:rFonts w:ascii="宋体" w:hAnsi="宋体" w:cs="Arial"/>
                <w:b/>
                <w:color w:val="000000"/>
                <w:sz w:val="21"/>
                <w:szCs w:val="21"/>
              </w:rPr>
            </w:pPr>
            <w:r>
              <w:rPr>
                <w:rFonts w:ascii="宋体" w:hAnsi="宋体" w:cs="Arial"/>
                <w:b/>
                <w:color w:val="000000"/>
                <w:sz w:val="21"/>
                <w:szCs w:val="21"/>
              </w:rPr>
              <w:t>备注</w:t>
            </w:r>
          </w:p>
        </w:tc>
      </w:tr>
      <w:tr w14:paraId="0A5AF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3" w:type="dxa"/>
          </w:tcPr>
          <w:p w14:paraId="17103E00">
            <w:pPr>
              <w:rPr>
                <w:rFonts w:ascii="宋体" w:hAnsi="宋体"/>
                <w:sz w:val="21"/>
                <w:szCs w:val="21"/>
              </w:rPr>
            </w:pPr>
            <w:r>
              <w:rPr>
                <w:rFonts w:hint="eastAsia" w:ascii="宋体" w:hAnsi="宋体"/>
                <w:sz w:val="21"/>
                <w:szCs w:val="21"/>
              </w:rPr>
              <w:t>1.</w:t>
            </w:r>
          </w:p>
        </w:tc>
        <w:tc>
          <w:tcPr>
            <w:tcW w:w="1114" w:type="dxa"/>
          </w:tcPr>
          <w:p w14:paraId="5C56736F">
            <w:pPr>
              <w:rPr>
                <w:rFonts w:ascii="宋体" w:hAnsi="宋体"/>
                <w:sz w:val="21"/>
                <w:szCs w:val="21"/>
              </w:rPr>
            </w:pPr>
            <w:r>
              <w:rPr>
                <w:rFonts w:hint="eastAsia" w:ascii="宋体" w:hAnsi="宋体"/>
                <w:sz w:val="21"/>
                <w:szCs w:val="21"/>
              </w:rPr>
              <w:t>用户名</w:t>
            </w:r>
          </w:p>
        </w:tc>
        <w:tc>
          <w:tcPr>
            <w:tcW w:w="1114" w:type="dxa"/>
          </w:tcPr>
          <w:p w14:paraId="1FEF3033">
            <w:pPr>
              <w:rPr>
                <w:rFonts w:ascii="宋体" w:hAnsi="宋体"/>
                <w:sz w:val="21"/>
                <w:szCs w:val="21"/>
              </w:rPr>
            </w:pPr>
            <w:r>
              <w:rPr>
                <w:rFonts w:hint="eastAsia" w:ascii="宋体" w:hAnsi="宋体"/>
                <w:sz w:val="21"/>
                <w:szCs w:val="21"/>
              </w:rPr>
              <w:t>文本框</w:t>
            </w:r>
          </w:p>
        </w:tc>
        <w:tc>
          <w:tcPr>
            <w:tcW w:w="1114" w:type="dxa"/>
          </w:tcPr>
          <w:p w14:paraId="7A105CDF">
            <w:pPr>
              <w:rPr>
                <w:rFonts w:ascii="宋体" w:hAnsi="宋体"/>
                <w:sz w:val="21"/>
                <w:szCs w:val="21"/>
              </w:rPr>
            </w:pPr>
          </w:p>
        </w:tc>
        <w:tc>
          <w:tcPr>
            <w:tcW w:w="1142" w:type="dxa"/>
          </w:tcPr>
          <w:p w14:paraId="3B07D4DD">
            <w:pPr>
              <w:rPr>
                <w:rFonts w:ascii="宋体" w:hAnsi="宋体"/>
                <w:sz w:val="21"/>
                <w:szCs w:val="21"/>
              </w:rPr>
            </w:pPr>
            <w:r>
              <w:rPr>
                <w:rFonts w:hint="eastAsia" w:ascii="宋体" w:hAnsi="宋体"/>
                <w:sz w:val="21"/>
                <w:szCs w:val="21"/>
              </w:rPr>
              <w:t>C/20</w:t>
            </w:r>
          </w:p>
        </w:tc>
        <w:tc>
          <w:tcPr>
            <w:tcW w:w="1115" w:type="dxa"/>
          </w:tcPr>
          <w:p w14:paraId="02D3D393">
            <w:pPr>
              <w:rPr>
                <w:rFonts w:ascii="宋体" w:hAnsi="宋体"/>
                <w:sz w:val="21"/>
                <w:szCs w:val="21"/>
              </w:rPr>
            </w:pPr>
            <w:r>
              <w:rPr>
                <w:rFonts w:hint="eastAsia" w:ascii="宋体" w:hAnsi="宋体"/>
                <w:sz w:val="21"/>
                <w:szCs w:val="21"/>
              </w:rPr>
              <w:t>是</w:t>
            </w:r>
          </w:p>
        </w:tc>
        <w:tc>
          <w:tcPr>
            <w:tcW w:w="1810" w:type="dxa"/>
          </w:tcPr>
          <w:p w14:paraId="67804252">
            <w:pPr>
              <w:rPr>
                <w:rFonts w:ascii="宋体" w:hAnsi="宋体"/>
                <w:sz w:val="21"/>
                <w:szCs w:val="21"/>
              </w:rPr>
            </w:pPr>
          </w:p>
        </w:tc>
      </w:tr>
      <w:tr w14:paraId="17D5E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3" w:type="dxa"/>
          </w:tcPr>
          <w:p w14:paraId="6B8CC851">
            <w:pPr>
              <w:rPr>
                <w:rFonts w:ascii="宋体" w:hAnsi="宋体"/>
                <w:sz w:val="21"/>
                <w:szCs w:val="21"/>
              </w:rPr>
            </w:pPr>
            <w:r>
              <w:rPr>
                <w:rFonts w:hint="eastAsia" w:ascii="宋体" w:hAnsi="宋体"/>
                <w:sz w:val="21"/>
                <w:szCs w:val="21"/>
              </w:rPr>
              <w:t>2．</w:t>
            </w:r>
          </w:p>
        </w:tc>
        <w:tc>
          <w:tcPr>
            <w:tcW w:w="1114" w:type="dxa"/>
          </w:tcPr>
          <w:p w14:paraId="2B4D9A5F">
            <w:pPr>
              <w:rPr>
                <w:rFonts w:ascii="宋体" w:hAnsi="宋体"/>
                <w:sz w:val="21"/>
                <w:szCs w:val="21"/>
              </w:rPr>
            </w:pPr>
            <w:r>
              <w:rPr>
                <w:rFonts w:hint="eastAsia" w:ascii="宋体" w:hAnsi="宋体"/>
                <w:sz w:val="21"/>
                <w:szCs w:val="21"/>
              </w:rPr>
              <w:t>检查</w:t>
            </w:r>
          </w:p>
        </w:tc>
        <w:tc>
          <w:tcPr>
            <w:tcW w:w="1114" w:type="dxa"/>
          </w:tcPr>
          <w:p w14:paraId="5545CC2E">
            <w:pPr>
              <w:rPr>
                <w:rFonts w:ascii="宋体" w:hAnsi="宋体"/>
                <w:sz w:val="21"/>
                <w:szCs w:val="21"/>
              </w:rPr>
            </w:pPr>
            <w:r>
              <w:rPr>
                <w:rFonts w:hint="eastAsia" w:ascii="宋体" w:hAnsi="宋体"/>
                <w:sz w:val="21"/>
                <w:szCs w:val="21"/>
              </w:rPr>
              <w:t>按钮</w:t>
            </w:r>
          </w:p>
        </w:tc>
        <w:tc>
          <w:tcPr>
            <w:tcW w:w="1114" w:type="dxa"/>
          </w:tcPr>
          <w:p w14:paraId="0D66C94D">
            <w:pPr>
              <w:rPr>
                <w:rFonts w:ascii="宋体" w:hAnsi="宋体"/>
                <w:sz w:val="21"/>
                <w:szCs w:val="21"/>
              </w:rPr>
            </w:pPr>
          </w:p>
        </w:tc>
        <w:tc>
          <w:tcPr>
            <w:tcW w:w="1142" w:type="dxa"/>
          </w:tcPr>
          <w:p w14:paraId="623D9449">
            <w:pPr>
              <w:rPr>
                <w:rFonts w:ascii="宋体" w:hAnsi="宋体"/>
                <w:sz w:val="21"/>
                <w:szCs w:val="21"/>
              </w:rPr>
            </w:pPr>
          </w:p>
        </w:tc>
        <w:tc>
          <w:tcPr>
            <w:tcW w:w="1115" w:type="dxa"/>
          </w:tcPr>
          <w:p w14:paraId="6845DDFD">
            <w:pPr>
              <w:rPr>
                <w:rFonts w:ascii="宋体" w:hAnsi="宋体"/>
                <w:sz w:val="21"/>
                <w:szCs w:val="21"/>
              </w:rPr>
            </w:pPr>
          </w:p>
        </w:tc>
        <w:tc>
          <w:tcPr>
            <w:tcW w:w="1810" w:type="dxa"/>
          </w:tcPr>
          <w:p w14:paraId="5809E6CB">
            <w:pPr>
              <w:rPr>
                <w:rFonts w:ascii="宋体" w:hAnsi="宋体"/>
                <w:sz w:val="21"/>
                <w:szCs w:val="21"/>
              </w:rPr>
            </w:pPr>
            <w:r>
              <w:rPr>
                <w:rFonts w:hint="eastAsia" w:ascii="宋体" w:hAnsi="宋体"/>
                <w:sz w:val="21"/>
                <w:szCs w:val="21"/>
              </w:rPr>
              <w:t>检查用户名唯一性</w:t>
            </w:r>
          </w:p>
        </w:tc>
      </w:tr>
      <w:tr w14:paraId="74A95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3" w:type="dxa"/>
          </w:tcPr>
          <w:p w14:paraId="0089B3B4">
            <w:pPr>
              <w:rPr>
                <w:rFonts w:ascii="宋体" w:hAnsi="宋体"/>
                <w:sz w:val="21"/>
                <w:szCs w:val="21"/>
              </w:rPr>
            </w:pPr>
            <w:r>
              <w:rPr>
                <w:rFonts w:hint="eastAsia" w:ascii="宋体" w:hAnsi="宋体"/>
                <w:sz w:val="21"/>
                <w:szCs w:val="21"/>
              </w:rPr>
              <w:t>3.</w:t>
            </w:r>
          </w:p>
        </w:tc>
        <w:tc>
          <w:tcPr>
            <w:tcW w:w="1114" w:type="dxa"/>
          </w:tcPr>
          <w:p w14:paraId="2EF18DBB">
            <w:pPr>
              <w:rPr>
                <w:rFonts w:ascii="宋体" w:hAnsi="宋体"/>
                <w:sz w:val="21"/>
                <w:szCs w:val="21"/>
              </w:rPr>
            </w:pPr>
            <w:r>
              <w:rPr>
                <w:rFonts w:hint="eastAsia" w:ascii="宋体" w:hAnsi="宋体"/>
                <w:sz w:val="21"/>
                <w:szCs w:val="21"/>
              </w:rPr>
              <w:t>确定</w:t>
            </w:r>
          </w:p>
        </w:tc>
        <w:tc>
          <w:tcPr>
            <w:tcW w:w="1114" w:type="dxa"/>
          </w:tcPr>
          <w:p w14:paraId="3997BBBF">
            <w:pPr>
              <w:rPr>
                <w:rFonts w:ascii="宋体" w:hAnsi="宋体"/>
                <w:sz w:val="21"/>
                <w:szCs w:val="21"/>
              </w:rPr>
            </w:pPr>
            <w:r>
              <w:rPr>
                <w:rFonts w:hint="eastAsia" w:ascii="宋体" w:hAnsi="宋体"/>
                <w:sz w:val="21"/>
                <w:szCs w:val="21"/>
              </w:rPr>
              <w:t>按钮</w:t>
            </w:r>
          </w:p>
        </w:tc>
        <w:tc>
          <w:tcPr>
            <w:tcW w:w="1114" w:type="dxa"/>
          </w:tcPr>
          <w:p w14:paraId="30E7A53F">
            <w:pPr>
              <w:rPr>
                <w:rFonts w:ascii="宋体" w:hAnsi="宋体"/>
                <w:sz w:val="21"/>
                <w:szCs w:val="21"/>
              </w:rPr>
            </w:pPr>
          </w:p>
        </w:tc>
        <w:tc>
          <w:tcPr>
            <w:tcW w:w="1142" w:type="dxa"/>
          </w:tcPr>
          <w:p w14:paraId="3BF315B2">
            <w:pPr>
              <w:rPr>
                <w:rFonts w:ascii="宋体" w:hAnsi="宋体"/>
                <w:sz w:val="21"/>
                <w:szCs w:val="21"/>
              </w:rPr>
            </w:pPr>
          </w:p>
        </w:tc>
        <w:tc>
          <w:tcPr>
            <w:tcW w:w="1115" w:type="dxa"/>
          </w:tcPr>
          <w:p w14:paraId="755458B3">
            <w:pPr>
              <w:rPr>
                <w:rFonts w:ascii="宋体" w:hAnsi="宋体"/>
                <w:sz w:val="21"/>
                <w:szCs w:val="21"/>
              </w:rPr>
            </w:pPr>
          </w:p>
        </w:tc>
        <w:tc>
          <w:tcPr>
            <w:tcW w:w="1810" w:type="dxa"/>
          </w:tcPr>
          <w:p w14:paraId="74E20838">
            <w:pPr>
              <w:rPr>
                <w:rFonts w:ascii="宋体" w:hAnsi="宋体"/>
                <w:sz w:val="21"/>
                <w:szCs w:val="21"/>
              </w:rPr>
            </w:pPr>
          </w:p>
        </w:tc>
      </w:tr>
      <w:tr w14:paraId="5768D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3" w:type="dxa"/>
          </w:tcPr>
          <w:p w14:paraId="640A4D63">
            <w:pPr>
              <w:rPr>
                <w:rFonts w:ascii="宋体" w:hAnsi="宋体"/>
                <w:sz w:val="21"/>
                <w:szCs w:val="21"/>
              </w:rPr>
            </w:pPr>
            <w:r>
              <w:rPr>
                <w:rFonts w:hint="eastAsia" w:ascii="宋体" w:hAnsi="宋体"/>
                <w:sz w:val="21"/>
                <w:szCs w:val="21"/>
              </w:rPr>
              <w:t>4.</w:t>
            </w:r>
          </w:p>
        </w:tc>
        <w:tc>
          <w:tcPr>
            <w:tcW w:w="1114" w:type="dxa"/>
          </w:tcPr>
          <w:p w14:paraId="3BBAEC5E">
            <w:pPr>
              <w:rPr>
                <w:rFonts w:ascii="宋体" w:hAnsi="宋体"/>
                <w:sz w:val="21"/>
                <w:szCs w:val="21"/>
              </w:rPr>
            </w:pPr>
            <w:r>
              <w:rPr>
                <w:rFonts w:hint="eastAsia" w:ascii="宋体" w:hAnsi="宋体"/>
                <w:sz w:val="21"/>
                <w:szCs w:val="21"/>
              </w:rPr>
              <w:t>重置</w:t>
            </w:r>
          </w:p>
        </w:tc>
        <w:tc>
          <w:tcPr>
            <w:tcW w:w="1114" w:type="dxa"/>
          </w:tcPr>
          <w:p w14:paraId="4027B6FB">
            <w:pPr>
              <w:rPr>
                <w:rFonts w:ascii="宋体" w:hAnsi="宋体"/>
                <w:sz w:val="21"/>
                <w:szCs w:val="21"/>
              </w:rPr>
            </w:pPr>
            <w:r>
              <w:rPr>
                <w:rFonts w:hint="eastAsia" w:ascii="宋体" w:hAnsi="宋体"/>
                <w:sz w:val="21"/>
                <w:szCs w:val="21"/>
              </w:rPr>
              <w:t>按钮</w:t>
            </w:r>
          </w:p>
        </w:tc>
        <w:tc>
          <w:tcPr>
            <w:tcW w:w="1114" w:type="dxa"/>
          </w:tcPr>
          <w:p w14:paraId="182D11C0">
            <w:pPr>
              <w:rPr>
                <w:rFonts w:ascii="宋体" w:hAnsi="宋体"/>
                <w:sz w:val="21"/>
                <w:szCs w:val="21"/>
              </w:rPr>
            </w:pPr>
          </w:p>
        </w:tc>
        <w:tc>
          <w:tcPr>
            <w:tcW w:w="1142" w:type="dxa"/>
          </w:tcPr>
          <w:p w14:paraId="21196CEC">
            <w:pPr>
              <w:rPr>
                <w:rFonts w:ascii="宋体" w:hAnsi="宋体"/>
                <w:sz w:val="21"/>
                <w:szCs w:val="21"/>
              </w:rPr>
            </w:pPr>
          </w:p>
        </w:tc>
        <w:tc>
          <w:tcPr>
            <w:tcW w:w="1115" w:type="dxa"/>
          </w:tcPr>
          <w:p w14:paraId="7D07D053">
            <w:pPr>
              <w:rPr>
                <w:rFonts w:ascii="宋体" w:hAnsi="宋体"/>
                <w:sz w:val="21"/>
                <w:szCs w:val="21"/>
              </w:rPr>
            </w:pPr>
          </w:p>
        </w:tc>
        <w:tc>
          <w:tcPr>
            <w:tcW w:w="1810" w:type="dxa"/>
          </w:tcPr>
          <w:p w14:paraId="691BC287">
            <w:pPr>
              <w:rPr>
                <w:rFonts w:ascii="宋体" w:hAnsi="宋体"/>
                <w:sz w:val="21"/>
                <w:szCs w:val="21"/>
              </w:rPr>
            </w:pPr>
          </w:p>
        </w:tc>
      </w:tr>
      <w:tr w14:paraId="6AA11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7"/>
          </w:tcPr>
          <w:p w14:paraId="5FD2F7AE">
            <w:pPr>
              <w:rPr>
                <w:rFonts w:ascii="宋体" w:hAnsi="宋体"/>
                <w:sz w:val="21"/>
                <w:szCs w:val="21"/>
              </w:rPr>
            </w:pPr>
            <w:r>
              <w:rPr>
                <w:rFonts w:hint="eastAsia" w:ascii="宋体" w:hAnsi="宋体"/>
                <w:sz w:val="21"/>
                <w:szCs w:val="21"/>
              </w:rPr>
              <w:t>温馨提示：</w:t>
            </w:r>
          </w:p>
          <w:p w14:paraId="2119A931">
            <w:pPr>
              <w:widowControl w:val="0"/>
              <w:numPr>
                <w:ilvl w:val="0"/>
                <w:numId w:val="191"/>
              </w:numPr>
              <w:spacing w:after="0"/>
              <w:rPr>
                <w:rFonts w:ascii="宋体" w:hAnsi="宋体"/>
                <w:sz w:val="21"/>
                <w:szCs w:val="21"/>
              </w:rPr>
            </w:pPr>
            <w:r>
              <w:rPr>
                <w:rFonts w:hint="eastAsia" w:ascii="宋体" w:hAnsi="宋体"/>
                <w:sz w:val="21"/>
                <w:szCs w:val="21"/>
              </w:rPr>
              <w:t>用户用户名唯一，不可重复</w:t>
            </w:r>
          </w:p>
          <w:p w14:paraId="7EA07F0A">
            <w:pPr>
              <w:widowControl w:val="0"/>
              <w:numPr>
                <w:ilvl w:val="0"/>
                <w:numId w:val="191"/>
              </w:numPr>
              <w:spacing w:after="0"/>
              <w:rPr>
                <w:rFonts w:ascii="宋体" w:hAnsi="宋体"/>
                <w:sz w:val="21"/>
                <w:szCs w:val="21"/>
              </w:rPr>
            </w:pPr>
            <w:r>
              <w:rPr>
                <w:rFonts w:hint="eastAsia" w:ascii="宋体" w:hAnsi="宋体"/>
                <w:sz w:val="21"/>
                <w:szCs w:val="21"/>
              </w:rPr>
              <w:t>用户用户名不能超过20个字符</w:t>
            </w:r>
          </w:p>
        </w:tc>
      </w:tr>
    </w:tbl>
    <w:p w14:paraId="1AD0FB82">
      <w:pPr>
        <w:pStyle w:val="4"/>
        <w:numPr>
          <w:ilvl w:val="0"/>
          <w:numId w:val="0"/>
        </w:numPr>
      </w:pPr>
      <w:bookmarkStart w:id="1026" w:name="_Toc351988607"/>
      <w:r>
        <w:rPr>
          <w:rFonts w:hint="eastAsia"/>
        </w:rPr>
        <w:t>网银操作日志查询</w:t>
      </w:r>
      <w:bookmarkEnd w:id="1026"/>
    </w:p>
    <w:tbl>
      <w:tblPr>
        <w:tblStyle w:val="48"/>
        <w:tblW w:w="93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7"/>
        <w:gridCol w:w="1217"/>
        <w:gridCol w:w="1217"/>
        <w:gridCol w:w="1217"/>
        <w:gridCol w:w="1218"/>
        <w:gridCol w:w="1218"/>
        <w:gridCol w:w="2018"/>
      </w:tblGrid>
      <w:tr w14:paraId="3FEC9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shd w:val="clear" w:color="auto" w:fill="FFCC99"/>
            <w:vAlign w:val="center"/>
          </w:tcPr>
          <w:p w14:paraId="05949A9D">
            <w:pPr>
              <w:rPr>
                <w:rFonts w:ascii="宋体" w:hAnsi="宋体" w:cs="Arial"/>
                <w:b/>
                <w:color w:val="000000"/>
                <w:sz w:val="21"/>
                <w:szCs w:val="21"/>
              </w:rPr>
            </w:pPr>
            <w:r>
              <w:rPr>
                <w:rFonts w:ascii="宋体" w:hAnsi="宋体" w:cs="Arial"/>
                <w:b/>
                <w:color w:val="000000"/>
                <w:sz w:val="21"/>
                <w:szCs w:val="21"/>
              </w:rPr>
              <w:t>序号</w:t>
            </w:r>
          </w:p>
        </w:tc>
        <w:tc>
          <w:tcPr>
            <w:tcW w:w="1217" w:type="dxa"/>
            <w:shd w:val="clear" w:color="auto" w:fill="FFCC99"/>
            <w:vAlign w:val="center"/>
          </w:tcPr>
          <w:p w14:paraId="0114EE11">
            <w:pPr>
              <w:rPr>
                <w:rFonts w:ascii="宋体" w:hAnsi="宋体" w:cs="Arial"/>
                <w:b/>
                <w:color w:val="000000"/>
                <w:sz w:val="21"/>
                <w:szCs w:val="21"/>
              </w:rPr>
            </w:pPr>
            <w:r>
              <w:rPr>
                <w:rFonts w:ascii="宋体" w:hAnsi="宋体" w:cs="Arial"/>
                <w:b/>
                <w:color w:val="000000"/>
                <w:sz w:val="21"/>
                <w:szCs w:val="21"/>
              </w:rPr>
              <w:t>名称</w:t>
            </w:r>
          </w:p>
        </w:tc>
        <w:tc>
          <w:tcPr>
            <w:tcW w:w="1217" w:type="dxa"/>
            <w:shd w:val="clear" w:color="auto" w:fill="FFCC99"/>
            <w:vAlign w:val="center"/>
          </w:tcPr>
          <w:p w14:paraId="378AC1FC">
            <w:pPr>
              <w:rPr>
                <w:rFonts w:ascii="宋体" w:hAnsi="宋体" w:cs="Arial"/>
                <w:b/>
                <w:color w:val="000000"/>
                <w:sz w:val="21"/>
                <w:szCs w:val="21"/>
              </w:rPr>
            </w:pPr>
            <w:r>
              <w:rPr>
                <w:rFonts w:ascii="宋体" w:hAnsi="宋体" w:cs="Arial"/>
                <w:b/>
                <w:color w:val="000000"/>
                <w:sz w:val="21"/>
                <w:szCs w:val="21"/>
              </w:rPr>
              <w:t>输入</w:t>
            </w:r>
            <w:r>
              <w:rPr>
                <w:rFonts w:hint="eastAsia" w:ascii="宋体" w:hAnsi="宋体" w:cs="Arial"/>
                <w:b/>
                <w:color w:val="000000"/>
                <w:sz w:val="21"/>
                <w:szCs w:val="21"/>
              </w:rPr>
              <w:t>/输出</w:t>
            </w:r>
          </w:p>
        </w:tc>
        <w:tc>
          <w:tcPr>
            <w:tcW w:w="1217" w:type="dxa"/>
            <w:shd w:val="clear" w:color="auto" w:fill="FFCC99"/>
            <w:vAlign w:val="center"/>
          </w:tcPr>
          <w:p w14:paraId="2BA4A899">
            <w:pPr>
              <w:rPr>
                <w:rFonts w:ascii="宋体" w:hAnsi="宋体" w:cs="Arial"/>
                <w:b/>
                <w:color w:val="000000"/>
                <w:sz w:val="21"/>
                <w:szCs w:val="21"/>
              </w:rPr>
            </w:pPr>
            <w:r>
              <w:rPr>
                <w:rFonts w:ascii="宋体" w:hAnsi="宋体" w:cs="Arial"/>
                <w:b/>
                <w:color w:val="000000"/>
                <w:sz w:val="21"/>
                <w:szCs w:val="21"/>
              </w:rPr>
              <w:t>缺省值</w:t>
            </w:r>
          </w:p>
        </w:tc>
        <w:tc>
          <w:tcPr>
            <w:tcW w:w="1218" w:type="dxa"/>
            <w:shd w:val="clear" w:color="auto" w:fill="FFCC99"/>
            <w:vAlign w:val="center"/>
          </w:tcPr>
          <w:p w14:paraId="0EE670EA">
            <w:pPr>
              <w:rPr>
                <w:rFonts w:ascii="宋体" w:hAnsi="宋体" w:cs="Arial"/>
                <w:b/>
                <w:color w:val="000000"/>
                <w:sz w:val="21"/>
                <w:szCs w:val="21"/>
              </w:rPr>
            </w:pPr>
            <w:r>
              <w:rPr>
                <w:rFonts w:hint="eastAsia" w:ascii="宋体" w:hAnsi="宋体" w:cs="Arial"/>
                <w:b/>
                <w:color w:val="000000"/>
                <w:sz w:val="21"/>
                <w:szCs w:val="21"/>
              </w:rPr>
              <w:t>类型/长度</w:t>
            </w:r>
          </w:p>
        </w:tc>
        <w:tc>
          <w:tcPr>
            <w:tcW w:w="1218" w:type="dxa"/>
            <w:shd w:val="clear" w:color="auto" w:fill="FFCC99"/>
            <w:vAlign w:val="center"/>
          </w:tcPr>
          <w:p w14:paraId="7E30CF51">
            <w:pPr>
              <w:rPr>
                <w:rFonts w:ascii="宋体" w:hAnsi="宋体" w:cs="Arial"/>
                <w:b/>
                <w:color w:val="000000"/>
                <w:sz w:val="21"/>
                <w:szCs w:val="21"/>
              </w:rPr>
            </w:pPr>
            <w:r>
              <w:rPr>
                <w:rFonts w:hint="eastAsia" w:ascii="宋体" w:hAnsi="宋体" w:cs="Arial"/>
                <w:b/>
                <w:color w:val="000000"/>
                <w:sz w:val="21"/>
                <w:szCs w:val="21"/>
              </w:rPr>
              <w:t>是否必输</w:t>
            </w:r>
          </w:p>
        </w:tc>
        <w:tc>
          <w:tcPr>
            <w:tcW w:w="2018" w:type="dxa"/>
            <w:shd w:val="clear" w:color="auto" w:fill="FFCC99"/>
            <w:vAlign w:val="center"/>
          </w:tcPr>
          <w:p w14:paraId="13388D59">
            <w:pPr>
              <w:rPr>
                <w:rFonts w:ascii="宋体" w:hAnsi="宋体" w:cs="Arial"/>
                <w:b/>
                <w:color w:val="000000"/>
                <w:sz w:val="21"/>
                <w:szCs w:val="21"/>
              </w:rPr>
            </w:pPr>
            <w:r>
              <w:rPr>
                <w:rFonts w:ascii="宋体" w:hAnsi="宋体" w:cs="Arial"/>
                <w:b/>
                <w:color w:val="000000"/>
                <w:sz w:val="21"/>
                <w:szCs w:val="21"/>
              </w:rPr>
              <w:t>备注</w:t>
            </w:r>
          </w:p>
        </w:tc>
      </w:tr>
      <w:tr w14:paraId="64589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2" w:type="dxa"/>
            <w:gridSpan w:val="7"/>
          </w:tcPr>
          <w:p w14:paraId="21A5A901">
            <w:pPr>
              <w:rPr>
                <w:rFonts w:ascii="宋体" w:hAnsi="宋体"/>
                <w:sz w:val="21"/>
                <w:szCs w:val="21"/>
              </w:rPr>
            </w:pPr>
            <w:r>
              <w:rPr>
                <w:rFonts w:hint="eastAsia" w:ascii="宋体" w:hAnsi="宋体"/>
                <w:sz w:val="21"/>
                <w:szCs w:val="21"/>
              </w:rPr>
              <w:t>查询条件：</w:t>
            </w:r>
          </w:p>
        </w:tc>
      </w:tr>
      <w:tr w14:paraId="12665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51547ED5">
            <w:pPr>
              <w:rPr>
                <w:rFonts w:ascii="宋体" w:hAnsi="宋体"/>
                <w:sz w:val="21"/>
                <w:szCs w:val="21"/>
              </w:rPr>
            </w:pPr>
            <w:r>
              <w:rPr>
                <w:rFonts w:hint="eastAsia" w:ascii="宋体" w:hAnsi="宋体"/>
                <w:sz w:val="21"/>
                <w:szCs w:val="21"/>
              </w:rPr>
              <w:t>1.</w:t>
            </w:r>
          </w:p>
        </w:tc>
        <w:tc>
          <w:tcPr>
            <w:tcW w:w="1217" w:type="dxa"/>
          </w:tcPr>
          <w:p w14:paraId="2240B9C9">
            <w:pPr>
              <w:rPr>
                <w:rFonts w:ascii="宋体" w:hAnsi="宋体"/>
                <w:sz w:val="21"/>
                <w:szCs w:val="21"/>
              </w:rPr>
            </w:pPr>
            <w:r>
              <w:rPr>
                <w:rFonts w:hint="eastAsia" w:ascii="宋体" w:hAnsi="宋体"/>
                <w:sz w:val="21"/>
                <w:szCs w:val="21"/>
              </w:rPr>
              <w:t>交易类型</w:t>
            </w:r>
          </w:p>
        </w:tc>
        <w:tc>
          <w:tcPr>
            <w:tcW w:w="1217" w:type="dxa"/>
          </w:tcPr>
          <w:p w14:paraId="07E9C6D0">
            <w:pPr>
              <w:rPr>
                <w:rFonts w:ascii="宋体" w:hAnsi="宋体"/>
                <w:sz w:val="21"/>
                <w:szCs w:val="21"/>
              </w:rPr>
            </w:pPr>
            <w:r>
              <w:rPr>
                <w:rFonts w:hint="eastAsia" w:ascii="宋体" w:hAnsi="宋体"/>
                <w:sz w:val="21"/>
                <w:szCs w:val="21"/>
              </w:rPr>
              <w:t>下拉框</w:t>
            </w:r>
          </w:p>
        </w:tc>
        <w:tc>
          <w:tcPr>
            <w:tcW w:w="1217" w:type="dxa"/>
          </w:tcPr>
          <w:p w14:paraId="27B38759">
            <w:pPr>
              <w:rPr>
                <w:rFonts w:ascii="宋体" w:hAnsi="宋体"/>
                <w:sz w:val="21"/>
                <w:szCs w:val="21"/>
              </w:rPr>
            </w:pPr>
          </w:p>
        </w:tc>
        <w:tc>
          <w:tcPr>
            <w:tcW w:w="1218" w:type="dxa"/>
          </w:tcPr>
          <w:p w14:paraId="55E7E5F3">
            <w:pPr>
              <w:rPr>
                <w:rFonts w:ascii="宋体" w:hAnsi="宋体"/>
                <w:sz w:val="21"/>
                <w:szCs w:val="21"/>
              </w:rPr>
            </w:pPr>
          </w:p>
        </w:tc>
        <w:tc>
          <w:tcPr>
            <w:tcW w:w="1218" w:type="dxa"/>
          </w:tcPr>
          <w:p w14:paraId="27C4E9E2">
            <w:pPr>
              <w:rPr>
                <w:rFonts w:ascii="宋体" w:hAnsi="宋体"/>
                <w:sz w:val="21"/>
                <w:szCs w:val="21"/>
              </w:rPr>
            </w:pPr>
            <w:r>
              <w:rPr>
                <w:rFonts w:hint="eastAsia" w:ascii="宋体" w:hAnsi="宋体"/>
                <w:sz w:val="21"/>
                <w:szCs w:val="21"/>
              </w:rPr>
              <w:t>是</w:t>
            </w:r>
          </w:p>
        </w:tc>
        <w:tc>
          <w:tcPr>
            <w:tcW w:w="2018" w:type="dxa"/>
          </w:tcPr>
          <w:p w14:paraId="5D5D5603">
            <w:pPr>
              <w:rPr>
                <w:rFonts w:ascii="宋体" w:hAnsi="宋体"/>
                <w:sz w:val="21"/>
                <w:szCs w:val="21"/>
              </w:rPr>
            </w:pPr>
            <w:r>
              <w:rPr>
                <w:rFonts w:hint="eastAsia" w:ascii="宋体" w:hAnsi="宋体"/>
                <w:sz w:val="21"/>
                <w:szCs w:val="21"/>
              </w:rPr>
              <w:t>现有的功能清单</w:t>
            </w:r>
          </w:p>
        </w:tc>
      </w:tr>
      <w:tr w14:paraId="45F65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2EAE6971">
            <w:pPr>
              <w:rPr>
                <w:rFonts w:ascii="宋体" w:hAnsi="宋体"/>
                <w:sz w:val="21"/>
                <w:szCs w:val="21"/>
              </w:rPr>
            </w:pPr>
            <w:r>
              <w:rPr>
                <w:rFonts w:hint="eastAsia" w:ascii="宋体" w:hAnsi="宋体"/>
                <w:sz w:val="21"/>
                <w:szCs w:val="21"/>
              </w:rPr>
              <w:t>2.</w:t>
            </w:r>
          </w:p>
        </w:tc>
        <w:tc>
          <w:tcPr>
            <w:tcW w:w="1217" w:type="dxa"/>
          </w:tcPr>
          <w:p w14:paraId="6640B944">
            <w:pPr>
              <w:rPr>
                <w:rFonts w:ascii="宋体" w:hAnsi="宋体"/>
                <w:sz w:val="21"/>
                <w:szCs w:val="21"/>
              </w:rPr>
            </w:pPr>
            <w:r>
              <w:rPr>
                <w:rFonts w:hint="eastAsia" w:ascii="宋体" w:hAnsi="宋体"/>
                <w:sz w:val="21"/>
                <w:szCs w:val="21"/>
              </w:rPr>
              <w:t>起始日期</w:t>
            </w:r>
          </w:p>
        </w:tc>
        <w:tc>
          <w:tcPr>
            <w:tcW w:w="1217" w:type="dxa"/>
            <w:vAlign w:val="center"/>
          </w:tcPr>
          <w:p w14:paraId="59B2674C">
            <w:pPr>
              <w:rPr>
                <w:rFonts w:ascii="宋体" w:hAnsi="宋体"/>
                <w:sz w:val="21"/>
                <w:szCs w:val="21"/>
              </w:rPr>
            </w:pPr>
            <w:r>
              <w:rPr>
                <w:rFonts w:hint="eastAsia" w:ascii="宋体" w:hAnsi="宋体"/>
                <w:sz w:val="21"/>
                <w:szCs w:val="21"/>
              </w:rPr>
              <w:t>文本框</w:t>
            </w:r>
          </w:p>
        </w:tc>
        <w:tc>
          <w:tcPr>
            <w:tcW w:w="1217" w:type="dxa"/>
            <w:vAlign w:val="center"/>
          </w:tcPr>
          <w:p w14:paraId="0E8B0F9E">
            <w:pPr>
              <w:rPr>
                <w:rFonts w:ascii="宋体" w:hAnsi="宋体" w:cs="Arial"/>
                <w:sz w:val="21"/>
                <w:szCs w:val="21"/>
              </w:rPr>
            </w:pPr>
            <w:r>
              <w:rPr>
                <w:rFonts w:hint="eastAsia" w:ascii="宋体" w:hAnsi="宋体" w:cs="Arial"/>
                <w:sz w:val="21"/>
                <w:szCs w:val="21"/>
              </w:rPr>
              <w:t>一个月前</w:t>
            </w:r>
          </w:p>
        </w:tc>
        <w:tc>
          <w:tcPr>
            <w:tcW w:w="1218" w:type="dxa"/>
            <w:vAlign w:val="center"/>
          </w:tcPr>
          <w:p w14:paraId="42845D2B">
            <w:pPr>
              <w:rPr>
                <w:rFonts w:ascii="宋体" w:hAnsi="宋体" w:cs="Arial"/>
                <w:sz w:val="21"/>
                <w:szCs w:val="21"/>
              </w:rPr>
            </w:pPr>
            <w:r>
              <w:rPr>
                <w:rFonts w:ascii="宋体" w:hAnsi="宋体" w:cs="Arial"/>
                <w:sz w:val="21"/>
                <w:szCs w:val="21"/>
              </w:rPr>
              <w:t>C/8</w:t>
            </w:r>
          </w:p>
        </w:tc>
        <w:tc>
          <w:tcPr>
            <w:tcW w:w="1218" w:type="dxa"/>
            <w:vAlign w:val="center"/>
          </w:tcPr>
          <w:p w14:paraId="73266F40">
            <w:pPr>
              <w:rPr>
                <w:rFonts w:ascii="宋体" w:hAnsi="宋体" w:cs="Arial"/>
                <w:sz w:val="21"/>
                <w:szCs w:val="21"/>
              </w:rPr>
            </w:pPr>
          </w:p>
        </w:tc>
        <w:tc>
          <w:tcPr>
            <w:tcW w:w="2018" w:type="dxa"/>
            <w:vAlign w:val="center"/>
          </w:tcPr>
          <w:p w14:paraId="4E55BC6E">
            <w:pPr>
              <w:rPr>
                <w:rFonts w:ascii="宋体" w:hAnsi="宋体" w:cs="Arial"/>
                <w:sz w:val="21"/>
                <w:szCs w:val="21"/>
              </w:rPr>
            </w:pPr>
            <w:r>
              <w:rPr>
                <w:rFonts w:hint="eastAsia" w:ascii="宋体" w:hAnsi="宋体" w:cs="Arial"/>
                <w:sz w:val="21"/>
                <w:szCs w:val="21"/>
              </w:rPr>
              <w:t>提供时间控件以便点选</w:t>
            </w:r>
          </w:p>
        </w:tc>
      </w:tr>
      <w:tr w14:paraId="56DEC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72A57D77">
            <w:pPr>
              <w:rPr>
                <w:rFonts w:ascii="宋体" w:hAnsi="宋体"/>
                <w:sz w:val="21"/>
                <w:szCs w:val="21"/>
              </w:rPr>
            </w:pPr>
            <w:r>
              <w:rPr>
                <w:rFonts w:hint="eastAsia" w:ascii="宋体" w:hAnsi="宋体"/>
                <w:sz w:val="21"/>
                <w:szCs w:val="21"/>
              </w:rPr>
              <w:t>3.</w:t>
            </w:r>
          </w:p>
        </w:tc>
        <w:tc>
          <w:tcPr>
            <w:tcW w:w="1217" w:type="dxa"/>
          </w:tcPr>
          <w:p w14:paraId="07B184E3">
            <w:pPr>
              <w:rPr>
                <w:rFonts w:ascii="宋体" w:hAnsi="宋体"/>
                <w:sz w:val="21"/>
                <w:szCs w:val="21"/>
              </w:rPr>
            </w:pPr>
            <w:r>
              <w:rPr>
                <w:rFonts w:hint="eastAsia" w:ascii="宋体" w:hAnsi="宋体"/>
                <w:sz w:val="21"/>
                <w:szCs w:val="21"/>
              </w:rPr>
              <w:t>终止日期</w:t>
            </w:r>
          </w:p>
        </w:tc>
        <w:tc>
          <w:tcPr>
            <w:tcW w:w="1217" w:type="dxa"/>
            <w:vAlign w:val="center"/>
          </w:tcPr>
          <w:p w14:paraId="06DEE708">
            <w:pPr>
              <w:rPr>
                <w:rFonts w:ascii="宋体" w:hAnsi="宋体"/>
                <w:sz w:val="21"/>
                <w:szCs w:val="21"/>
              </w:rPr>
            </w:pPr>
            <w:r>
              <w:rPr>
                <w:rFonts w:hint="eastAsia" w:ascii="宋体" w:hAnsi="宋体"/>
                <w:sz w:val="21"/>
                <w:szCs w:val="21"/>
              </w:rPr>
              <w:t>文本框</w:t>
            </w:r>
          </w:p>
        </w:tc>
        <w:tc>
          <w:tcPr>
            <w:tcW w:w="1217" w:type="dxa"/>
            <w:vAlign w:val="center"/>
          </w:tcPr>
          <w:p w14:paraId="38E48248">
            <w:pPr>
              <w:rPr>
                <w:rFonts w:ascii="宋体" w:hAnsi="宋体" w:cs="Arial"/>
                <w:sz w:val="21"/>
                <w:szCs w:val="21"/>
              </w:rPr>
            </w:pPr>
            <w:r>
              <w:rPr>
                <w:rFonts w:hint="eastAsia" w:ascii="宋体" w:hAnsi="宋体" w:cs="Arial"/>
                <w:sz w:val="21"/>
                <w:szCs w:val="21"/>
              </w:rPr>
              <w:t>当日</w:t>
            </w:r>
          </w:p>
        </w:tc>
        <w:tc>
          <w:tcPr>
            <w:tcW w:w="1218" w:type="dxa"/>
            <w:vAlign w:val="center"/>
          </w:tcPr>
          <w:p w14:paraId="0211E77F">
            <w:pPr>
              <w:rPr>
                <w:rFonts w:ascii="宋体" w:hAnsi="宋体" w:cs="Arial"/>
                <w:sz w:val="21"/>
                <w:szCs w:val="21"/>
              </w:rPr>
            </w:pPr>
            <w:r>
              <w:rPr>
                <w:rFonts w:ascii="宋体" w:hAnsi="宋体" w:cs="Arial"/>
                <w:sz w:val="21"/>
                <w:szCs w:val="21"/>
              </w:rPr>
              <w:t>C/8</w:t>
            </w:r>
          </w:p>
        </w:tc>
        <w:tc>
          <w:tcPr>
            <w:tcW w:w="1218" w:type="dxa"/>
            <w:vAlign w:val="center"/>
          </w:tcPr>
          <w:p w14:paraId="0403687D">
            <w:pPr>
              <w:rPr>
                <w:rFonts w:ascii="宋体" w:hAnsi="宋体" w:cs="Arial"/>
                <w:sz w:val="21"/>
                <w:szCs w:val="21"/>
              </w:rPr>
            </w:pPr>
          </w:p>
        </w:tc>
        <w:tc>
          <w:tcPr>
            <w:tcW w:w="2018" w:type="dxa"/>
            <w:vAlign w:val="center"/>
          </w:tcPr>
          <w:p w14:paraId="3E673E5D">
            <w:pPr>
              <w:rPr>
                <w:rFonts w:ascii="宋体" w:hAnsi="宋体" w:cs="Arial"/>
                <w:sz w:val="21"/>
                <w:szCs w:val="21"/>
              </w:rPr>
            </w:pPr>
            <w:r>
              <w:rPr>
                <w:rFonts w:hint="eastAsia" w:ascii="宋体" w:hAnsi="宋体" w:cs="Arial"/>
                <w:sz w:val="21"/>
                <w:szCs w:val="21"/>
              </w:rPr>
              <w:t>提供时间控件以便点选</w:t>
            </w:r>
          </w:p>
        </w:tc>
      </w:tr>
      <w:tr w14:paraId="43A7D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7841A650">
            <w:pPr>
              <w:rPr>
                <w:rFonts w:ascii="宋体" w:hAnsi="宋体"/>
                <w:sz w:val="21"/>
                <w:szCs w:val="21"/>
              </w:rPr>
            </w:pPr>
            <w:r>
              <w:rPr>
                <w:rFonts w:hint="eastAsia" w:ascii="宋体" w:hAnsi="宋体"/>
                <w:sz w:val="21"/>
                <w:szCs w:val="21"/>
              </w:rPr>
              <w:t>4.</w:t>
            </w:r>
          </w:p>
        </w:tc>
        <w:tc>
          <w:tcPr>
            <w:tcW w:w="1217" w:type="dxa"/>
          </w:tcPr>
          <w:p w14:paraId="6F7FDBAB">
            <w:pPr>
              <w:rPr>
                <w:rFonts w:ascii="宋体" w:hAnsi="宋体"/>
                <w:sz w:val="21"/>
                <w:szCs w:val="21"/>
              </w:rPr>
            </w:pPr>
            <w:r>
              <w:rPr>
                <w:rFonts w:hint="eastAsia" w:ascii="宋体" w:hAnsi="宋体"/>
                <w:sz w:val="21"/>
                <w:szCs w:val="21"/>
              </w:rPr>
              <w:t>查询</w:t>
            </w:r>
          </w:p>
        </w:tc>
        <w:tc>
          <w:tcPr>
            <w:tcW w:w="1217" w:type="dxa"/>
          </w:tcPr>
          <w:p w14:paraId="2646682E">
            <w:pPr>
              <w:rPr>
                <w:rFonts w:ascii="宋体" w:hAnsi="宋体"/>
                <w:sz w:val="21"/>
                <w:szCs w:val="21"/>
              </w:rPr>
            </w:pPr>
            <w:r>
              <w:rPr>
                <w:rFonts w:hint="eastAsia" w:ascii="宋体" w:hAnsi="宋体"/>
                <w:sz w:val="21"/>
                <w:szCs w:val="21"/>
              </w:rPr>
              <w:t>按钮</w:t>
            </w:r>
          </w:p>
        </w:tc>
        <w:tc>
          <w:tcPr>
            <w:tcW w:w="1217" w:type="dxa"/>
          </w:tcPr>
          <w:p w14:paraId="2D670FD2">
            <w:pPr>
              <w:rPr>
                <w:rFonts w:ascii="宋体" w:hAnsi="宋体"/>
                <w:sz w:val="21"/>
                <w:szCs w:val="21"/>
              </w:rPr>
            </w:pPr>
          </w:p>
        </w:tc>
        <w:tc>
          <w:tcPr>
            <w:tcW w:w="1218" w:type="dxa"/>
          </w:tcPr>
          <w:p w14:paraId="3A4C3A80">
            <w:pPr>
              <w:rPr>
                <w:rFonts w:ascii="宋体" w:hAnsi="宋体"/>
                <w:sz w:val="21"/>
                <w:szCs w:val="21"/>
              </w:rPr>
            </w:pPr>
          </w:p>
        </w:tc>
        <w:tc>
          <w:tcPr>
            <w:tcW w:w="1218" w:type="dxa"/>
          </w:tcPr>
          <w:p w14:paraId="69BA661B">
            <w:pPr>
              <w:rPr>
                <w:rFonts w:ascii="宋体" w:hAnsi="宋体"/>
                <w:sz w:val="21"/>
                <w:szCs w:val="21"/>
              </w:rPr>
            </w:pPr>
          </w:p>
        </w:tc>
        <w:tc>
          <w:tcPr>
            <w:tcW w:w="2018" w:type="dxa"/>
          </w:tcPr>
          <w:p w14:paraId="656A5F93">
            <w:pPr>
              <w:rPr>
                <w:rFonts w:ascii="宋体" w:hAnsi="宋体"/>
                <w:sz w:val="21"/>
                <w:szCs w:val="21"/>
              </w:rPr>
            </w:pPr>
          </w:p>
        </w:tc>
      </w:tr>
      <w:tr w14:paraId="6F968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2" w:type="dxa"/>
            <w:gridSpan w:val="7"/>
          </w:tcPr>
          <w:p w14:paraId="47DC6374">
            <w:pPr>
              <w:rPr>
                <w:rFonts w:ascii="宋体" w:hAnsi="宋体"/>
                <w:sz w:val="21"/>
                <w:szCs w:val="21"/>
              </w:rPr>
            </w:pPr>
            <w:r>
              <w:rPr>
                <w:rFonts w:hint="eastAsia" w:ascii="宋体" w:hAnsi="宋体"/>
                <w:sz w:val="21"/>
                <w:szCs w:val="21"/>
              </w:rPr>
              <w:t>查询结果：</w:t>
            </w:r>
          </w:p>
        </w:tc>
      </w:tr>
      <w:tr w14:paraId="047E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2A49F31D">
            <w:pPr>
              <w:rPr>
                <w:rFonts w:ascii="宋体" w:hAnsi="宋体"/>
                <w:sz w:val="21"/>
                <w:szCs w:val="21"/>
              </w:rPr>
            </w:pPr>
            <w:r>
              <w:rPr>
                <w:rFonts w:hint="eastAsia" w:ascii="宋体" w:hAnsi="宋体"/>
                <w:sz w:val="21"/>
                <w:szCs w:val="21"/>
              </w:rPr>
              <w:t>5.</w:t>
            </w:r>
          </w:p>
        </w:tc>
        <w:tc>
          <w:tcPr>
            <w:tcW w:w="1217" w:type="dxa"/>
            <w:vAlign w:val="center"/>
          </w:tcPr>
          <w:p w14:paraId="1D2DEB3D">
            <w:pPr>
              <w:rPr>
                <w:rFonts w:ascii="宋体" w:hAnsi="宋体" w:cs="Arial"/>
                <w:sz w:val="21"/>
                <w:szCs w:val="21"/>
              </w:rPr>
            </w:pPr>
            <w:r>
              <w:rPr>
                <w:rFonts w:hint="eastAsia" w:ascii="宋体" w:hAnsi="宋体" w:cs="Arial"/>
                <w:sz w:val="21"/>
                <w:szCs w:val="21"/>
              </w:rPr>
              <w:t>序号</w:t>
            </w:r>
          </w:p>
        </w:tc>
        <w:tc>
          <w:tcPr>
            <w:tcW w:w="1217" w:type="dxa"/>
            <w:vAlign w:val="center"/>
          </w:tcPr>
          <w:p w14:paraId="6A3A942D">
            <w:pPr>
              <w:rPr>
                <w:rFonts w:ascii="宋体" w:hAnsi="宋体" w:cs="Arial"/>
                <w:color w:val="000000"/>
                <w:sz w:val="21"/>
                <w:szCs w:val="21"/>
              </w:rPr>
            </w:pPr>
            <w:r>
              <w:rPr>
                <w:rFonts w:hint="eastAsia" w:ascii="宋体" w:hAnsi="宋体" w:cs="Arial"/>
                <w:color w:val="000000"/>
                <w:sz w:val="21"/>
                <w:szCs w:val="21"/>
              </w:rPr>
              <w:t>文本</w:t>
            </w:r>
          </w:p>
        </w:tc>
        <w:tc>
          <w:tcPr>
            <w:tcW w:w="1217" w:type="dxa"/>
            <w:vAlign w:val="center"/>
          </w:tcPr>
          <w:p w14:paraId="2419DB56">
            <w:pPr>
              <w:rPr>
                <w:rFonts w:ascii="宋体" w:hAnsi="宋体" w:cs="Arial"/>
                <w:color w:val="000000"/>
                <w:sz w:val="21"/>
                <w:szCs w:val="21"/>
              </w:rPr>
            </w:pPr>
          </w:p>
        </w:tc>
        <w:tc>
          <w:tcPr>
            <w:tcW w:w="1218" w:type="dxa"/>
            <w:vAlign w:val="center"/>
          </w:tcPr>
          <w:p w14:paraId="31B28133">
            <w:pPr>
              <w:rPr>
                <w:rFonts w:ascii="宋体" w:hAnsi="宋体" w:cs="Arial"/>
                <w:sz w:val="21"/>
                <w:szCs w:val="21"/>
              </w:rPr>
            </w:pPr>
          </w:p>
        </w:tc>
        <w:tc>
          <w:tcPr>
            <w:tcW w:w="1218" w:type="dxa"/>
            <w:vAlign w:val="center"/>
          </w:tcPr>
          <w:p w14:paraId="108FB76B">
            <w:pPr>
              <w:rPr>
                <w:rFonts w:ascii="宋体" w:hAnsi="宋体" w:cs="Arial"/>
                <w:color w:val="000000"/>
                <w:sz w:val="21"/>
                <w:szCs w:val="21"/>
              </w:rPr>
            </w:pPr>
            <w:r>
              <w:rPr>
                <w:rFonts w:hint="eastAsia" w:ascii="宋体" w:hAnsi="宋体" w:cs="Arial"/>
                <w:color w:val="000000"/>
                <w:sz w:val="21"/>
                <w:szCs w:val="21"/>
              </w:rPr>
              <w:t>是</w:t>
            </w:r>
          </w:p>
        </w:tc>
        <w:tc>
          <w:tcPr>
            <w:tcW w:w="2018" w:type="dxa"/>
            <w:vAlign w:val="center"/>
          </w:tcPr>
          <w:p w14:paraId="1AD500F1">
            <w:pPr>
              <w:rPr>
                <w:rFonts w:ascii="宋体" w:hAnsi="宋体" w:cs="Arial"/>
                <w:color w:val="000000"/>
                <w:sz w:val="21"/>
                <w:szCs w:val="21"/>
              </w:rPr>
            </w:pPr>
          </w:p>
        </w:tc>
      </w:tr>
      <w:tr w14:paraId="0F7DD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6485777D">
            <w:pPr>
              <w:rPr>
                <w:rFonts w:ascii="宋体" w:hAnsi="宋体"/>
                <w:sz w:val="21"/>
                <w:szCs w:val="21"/>
              </w:rPr>
            </w:pPr>
            <w:r>
              <w:rPr>
                <w:rFonts w:hint="eastAsia" w:ascii="宋体" w:hAnsi="宋体"/>
                <w:sz w:val="21"/>
                <w:szCs w:val="21"/>
              </w:rPr>
              <w:t>6.</w:t>
            </w:r>
          </w:p>
        </w:tc>
        <w:tc>
          <w:tcPr>
            <w:tcW w:w="1217" w:type="dxa"/>
            <w:vAlign w:val="center"/>
          </w:tcPr>
          <w:p w14:paraId="19105957">
            <w:pPr>
              <w:rPr>
                <w:rFonts w:ascii="宋体" w:hAnsi="宋体" w:cs="Arial"/>
                <w:sz w:val="21"/>
                <w:szCs w:val="21"/>
              </w:rPr>
            </w:pPr>
            <w:r>
              <w:rPr>
                <w:rFonts w:hint="eastAsia" w:ascii="宋体" w:hAnsi="宋体" w:cs="Arial"/>
                <w:sz w:val="21"/>
                <w:szCs w:val="21"/>
              </w:rPr>
              <w:t>操作时间</w:t>
            </w:r>
          </w:p>
        </w:tc>
        <w:tc>
          <w:tcPr>
            <w:tcW w:w="1217" w:type="dxa"/>
            <w:vAlign w:val="center"/>
          </w:tcPr>
          <w:p w14:paraId="3478EB89">
            <w:pPr>
              <w:rPr>
                <w:rFonts w:ascii="宋体" w:hAnsi="宋体" w:cs="Arial"/>
                <w:color w:val="000000"/>
                <w:sz w:val="21"/>
                <w:szCs w:val="21"/>
              </w:rPr>
            </w:pPr>
            <w:r>
              <w:rPr>
                <w:rFonts w:hint="eastAsia" w:ascii="宋体" w:hAnsi="宋体" w:cs="Arial"/>
                <w:color w:val="000000"/>
                <w:sz w:val="21"/>
                <w:szCs w:val="21"/>
              </w:rPr>
              <w:t>文本</w:t>
            </w:r>
          </w:p>
        </w:tc>
        <w:tc>
          <w:tcPr>
            <w:tcW w:w="1217" w:type="dxa"/>
            <w:vAlign w:val="center"/>
          </w:tcPr>
          <w:p w14:paraId="1159FAD0">
            <w:pPr>
              <w:rPr>
                <w:rFonts w:ascii="宋体" w:hAnsi="宋体" w:cs="Arial"/>
                <w:color w:val="000000"/>
                <w:sz w:val="21"/>
                <w:szCs w:val="21"/>
              </w:rPr>
            </w:pPr>
          </w:p>
        </w:tc>
        <w:tc>
          <w:tcPr>
            <w:tcW w:w="1218" w:type="dxa"/>
            <w:vAlign w:val="center"/>
          </w:tcPr>
          <w:p w14:paraId="477CC995">
            <w:pPr>
              <w:rPr>
                <w:rFonts w:ascii="宋体" w:hAnsi="宋体" w:cs="Arial"/>
                <w:sz w:val="21"/>
                <w:szCs w:val="21"/>
              </w:rPr>
            </w:pPr>
          </w:p>
        </w:tc>
        <w:tc>
          <w:tcPr>
            <w:tcW w:w="1218" w:type="dxa"/>
            <w:vAlign w:val="center"/>
          </w:tcPr>
          <w:p w14:paraId="45472927">
            <w:pPr>
              <w:rPr>
                <w:rFonts w:ascii="宋体" w:hAnsi="宋体" w:cs="Arial"/>
                <w:color w:val="000000"/>
                <w:sz w:val="21"/>
                <w:szCs w:val="21"/>
              </w:rPr>
            </w:pPr>
            <w:r>
              <w:rPr>
                <w:rFonts w:hint="eastAsia" w:ascii="宋体" w:hAnsi="宋体" w:cs="Arial"/>
                <w:color w:val="000000"/>
                <w:sz w:val="21"/>
                <w:szCs w:val="21"/>
              </w:rPr>
              <w:t>是</w:t>
            </w:r>
          </w:p>
        </w:tc>
        <w:tc>
          <w:tcPr>
            <w:tcW w:w="2018" w:type="dxa"/>
            <w:vAlign w:val="center"/>
          </w:tcPr>
          <w:p w14:paraId="1F5924D8">
            <w:pPr>
              <w:rPr>
                <w:rFonts w:ascii="宋体" w:hAnsi="宋体" w:cs="Arial"/>
                <w:color w:val="000000"/>
                <w:sz w:val="21"/>
                <w:szCs w:val="21"/>
              </w:rPr>
            </w:pPr>
          </w:p>
        </w:tc>
      </w:tr>
      <w:tr w14:paraId="3B30E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3C89CC5D">
            <w:pPr>
              <w:rPr>
                <w:rFonts w:ascii="宋体" w:hAnsi="宋体"/>
                <w:sz w:val="21"/>
                <w:szCs w:val="21"/>
              </w:rPr>
            </w:pPr>
            <w:r>
              <w:rPr>
                <w:rFonts w:hint="eastAsia" w:ascii="宋体" w:hAnsi="宋体"/>
                <w:sz w:val="21"/>
                <w:szCs w:val="21"/>
              </w:rPr>
              <w:t>7.</w:t>
            </w:r>
          </w:p>
        </w:tc>
        <w:tc>
          <w:tcPr>
            <w:tcW w:w="1217" w:type="dxa"/>
            <w:vAlign w:val="center"/>
          </w:tcPr>
          <w:p w14:paraId="0D597EEB">
            <w:pPr>
              <w:rPr>
                <w:rFonts w:ascii="宋体" w:hAnsi="宋体" w:cs="Arial"/>
                <w:sz w:val="21"/>
                <w:szCs w:val="21"/>
              </w:rPr>
            </w:pPr>
            <w:r>
              <w:rPr>
                <w:rFonts w:hint="eastAsia" w:ascii="宋体" w:hAnsi="宋体" w:cs="Arial"/>
                <w:sz w:val="21"/>
                <w:szCs w:val="21"/>
              </w:rPr>
              <w:t>操作名称</w:t>
            </w:r>
          </w:p>
        </w:tc>
        <w:tc>
          <w:tcPr>
            <w:tcW w:w="1217" w:type="dxa"/>
            <w:vAlign w:val="center"/>
          </w:tcPr>
          <w:p w14:paraId="7E5937F3">
            <w:pPr>
              <w:rPr>
                <w:rFonts w:ascii="宋体" w:hAnsi="宋体" w:cs="Arial"/>
                <w:color w:val="000000"/>
                <w:sz w:val="21"/>
                <w:szCs w:val="21"/>
              </w:rPr>
            </w:pPr>
            <w:r>
              <w:rPr>
                <w:rFonts w:hint="eastAsia" w:ascii="宋体" w:hAnsi="宋体" w:cs="Arial"/>
                <w:color w:val="000000"/>
                <w:sz w:val="21"/>
                <w:szCs w:val="21"/>
              </w:rPr>
              <w:t>文本</w:t>
            </w:r>
          </w:p>
        </w:tc>
        <w:tc>
          <w:tcPr>
            <w:tcW w:w="1217" w:type="dxa"/>
            <w:vAlign w:val="center"/>
          </w:tcPr>
          <w:p w14:paraId="21998748">
            <w:pPr>
              <w:rPr>
                <w:rFonts w:ascii="宋体" w:hAnsi="宋体" w:cs="Arial"/>
                <w:color w:val="000000"/>
                <w:sz w:val="21"/>
                <w:szCs w:val="21"/>
              </w:rPr>
            </w:pPr>
          </w:p>
        </w:tc>
        <w:tc>
          <w:tcPr>
            <w:tcW w:w="1218" w:type="dxa"/>
            <w:vAlign w:val="center"/>
          </w:tcPr>
          <w:p w14:paraId="2099BCED">
            <w:pPr>
              <w:rPr>
                <w:rFonts w:ascii="宋体" w:hAnsi="宋体" w:cs="Arial"/>
                <w:sz w:val="21"/>
                <w:szCs w:val="21"/>
              </w:rPr>
            </w:pPr>
          </w:p>
        </w:tc>
        <w:tc>
          <w:tcPr>
            <w:tcW w:w="1218" w:type="dxa"/>
            <w:vAlign w:val="center"/>
          </w:tcPr>
          <w:p w14:paraId="706A191D">
            <w:pPr>
              <w:rPr>
                <w:rFonts w:ascii="宋体" w:hAnsi="宋体" w:cs="Arial"/>
                <w:color w:val="000000"/>
                <w:sz w:val="21"/>
                <w:szCs w:val="21"/>
              </w:rPr>
            </w:pPr>
            <w:r>
              <w:rPr>
                <w:rFonts w:hint="eastAsia" w:ascii="宋体" w:hAnsi="宋体" w:cs="Arial"/>
                <w:color w:val="000000"/>
                <w:sz w:val="21"/>
                <w:szCs w:val="21"/>
              </w:rPr>
              <w:t>是</w:t>
            </w:r>
          </w:p>
        </w:tc>
        <w:tc>
          <w:tcPr>
            <w:tcW w:w="2018" w:type="dxa"/>
            <w:vAlign w:val="center"/>
          </w:tcPr>
          <w:p w14:paraId="5A1BE534">
            <w:pPr>
              <w:rPr>
                <w:rFonts w:ascii="宋体" w:hAnsi="宋体" w:cs="Arial"/>
                <w:color w:val="000000"/>
                <w:sz w:val="21"/>
                <w:szCs w:val="21"/>
              </w:rPr>
            </w:pPr>
          </w:p>
        </w:tc>
      </w:tr>
      <w:tr w14:paraId="6B307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00203B68">
            <w:pPr>
              <w:rPr>
                <w:rFonts w:ascii="宋体" w:hAnsi="宋体"/>
                <w:sz w:val="21"/>
                <w:szCs w:val="21"/>
              </w:rPr>
            </w:pPr>
            <w:r>
              <w:rPr>
                <w:rFonts w:hint="eastAsia" w:ascii="宋体" w:hAnsi="宋体"/>
                <w:sz w:val="21"/>
                <w:szCs w:val="21"/>
              </w:rPr>
              <w:t>8.</w:t>
            </w:r>
          </w:p>
        </w:tc>
        <w:tc>
          <w:tcPr>
            <w:tcW w:w="1217" w:type="dxa"/>
            <w:vAlign w:val="center"/>
          </w:tcPr>
          <w:p w14:paraId="0B0FA46D">
            <w:pPr>
              <w:rPr>
                <w:rFonts w:ascii="宋体" w:hAnsi="宋体" w:cs="Arial"/>
                <w:sz w:val="21"/>
                <w:szCs w:val="21"/>
              </w:rPr>
            </w:pPr>
            <w:r>
              <w:rPr>
                <w:rFonts w:hint="eastAsia" w:ascii="宋体" w:hAnsi="宋体" w:cs="Arial"/>
                <w:sz w:val="21"/>
                <w:szCs w:val="21"/>
              </w:rPr>
              <w:t>结果</w:t>
            </w:r>
          </w:p>
        </w:tc>
        <w:tc>
          <w:tcPr>
            <w:tcW w:w="1217" w:type="dxa"/>
            <w:vAlign w:val="center"/>
          </w:tcPr>
          <w:p w14:paraId="226DCA19">
            <w:pPr>
              <w:rPr>
                <w:rFonts w:ascii="宋体" w:hAnsi="宋体" w:cs="Arial"/>
                <w:color w:val="000000"/>
                <w:sz w:val="21"/>
                <w:szCs w:val="21"/>
              </w:rPr>
            </w:pPr>
            <w:r>
              <w:rPr>
                <w:rFonts w:hint="eastAsia" w:ascii="宋体" w:hAnsi="宋体" w:cs="Arial"/>
                <w:color w:val="000000"/>
                <w:sz w:val="21"/>
                <w:szCs w:val="21"/>
              </w:rPr>
              <w:t>文本</w:t>
            </w:r>
          </w:p>
        </w:tc>
        <w:tc>
          <w:tcPr>
            <w:tcW w:w="1217" w:type="dxa"/>
            <w:vAlign w:val="center"/>
          </w:tcPr>
          <w:p w14:paraId="56DFA8FF">
            <w:pPr>
              <w:rPr>
                <w:rFonts w:ascii="宋体" w:hAnsi="宋体" w:cs="Arial"/>
                <w:color w:val="000000"/>
                <w:sz w:val="21"/>
                <w:szCs w:val="21"/>
              </w:rPr>
            </w:pPr>
          </w:p>
        </w:tc>
        <w:tc>
          <w:tcPr>
            <w:tcW w:w="1218" w:type="dxa"/>
            <w:vAlign w:val="center"/>
          </w:tcPr>
          <w:p w14:paraId="416B44AE">
            <w:pPr>
              <w:rPr>
                <w:rFonts w:ascii="宋体" w:hAnsi="宋体" w:cs="Arial"/>
                <w:sz w:val="21"/>
                <w:szCs w:val="21"/>
              </w:rPr>
            </w:pPr>
          </w:p>
        </w:tc>
        <w:tc>
          <w:tcPr>
            <w:tcW w:w="1218" w:type="dxa"/>
            <w:vAlign w:val="center"/>
          </w:tcPr>
          <w:p w14:paraId="16B37FC7">
            <w:pPr>
              <w:rPr>
                <w:rFonts w:ascii="宋体" w:hAnsi="宋体" w:cs="Arial"/>
                <w:color w:val="000000"/>
                <w:sz w:val="21"/>
                <w:szCs w:val="21"/>
              </w:rPr>
            </w:pPr>
            <w:r>
              <w:rPr>
                <w:rFonts w:hint="eastAsia" w:ascii="宋体" w:hAnsi="宋体" w:cs="Arial"/>
                <w:color w:val="000000"/>
                <w:sz w:val="21"/>
                <w:szCs w:val="21"/>
              </w:rPr>
              <w:t>是</w:t>
            </w:r>
          </w:p>
        </w:tc>
        <w:tc>
          <w:tcPr>
            <w:tcW w:w="2018" w:type="dxa"/>
            <w:vAlign w:val="center"/>
          </w:tcPr>
          <w:p w14:paraId="4A5EE0FD">
            <w:pPr>
              <w:rPr>
                <w:rFonts w:ascii="宋体" w:hAnsi="宋体" w:cs="Arial"/>
                <w:color w:val="000000"/>
                <w:sz w:val="21"/>
                <w:szCs w:val="21"/>
              </w:rPr>
            </w:pPr>
          </w:p>
        </w:tc>
      </w:tr>
      <w:tr w14:paraId="5A3C9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2F617C32">
            <w:pPr>
              <w:rPr>
                <w:rFonts w:ascii="宋体" w:hAnsi="宋体"/>
                <w:sz w:val="21"/>
                <w:szCs w:val="21"/>
              </w:rPr>
            </w:pPr>
            <w:r>
              <w:rPr>
                <w:rFonts w:hint="eastAsia" w:ascii="宋体" w:hAnsi="宋体"/>
                <w:sz w:val="21"/>
                <w:szCs w:val="21"/>
              </w:rPr>
              <w:t>9.</w:t>
            </w:r>
          </w:p>
        </w:tc>
        <w:tc>
          <w:tcPr>
            <w:tcW w:w="1217" w:type="dxa"/>
            <w:vAlign w:val="center"/>
          </w:tcPr>
          <w:p w14:paraId="23D083B0">
            <w:pPr>
              <w:rPr>
                <w:rFonts w:ascii="宋体" w:hAnsi="宋体" w:cs="Arial"/>
                <w:sz w:val="21"/>
                <w:szCs w:val="21"/>
              </w:rPr>
            </w:pPr>
            <w:r>
              <w:rPr>
                <w:rFonts w:hint="eastAsia" w:ascii="宋体" w:hAnsi="宋体" w:cs="Arial"/>
                <w:sz w:val="21"/>
                <w:szCs w:val="21"/>
              </w:rPr>
              <w:t>备注</w:t>
            </w:r>
          </w:p>
        </w:tc>
        <w:tc>
          <w:tcPr>
            <w:tcW w:w="1217" w:type="dxa"/>
            <w:vAlign w:val="center"/>
          </w:tcPr>
          <w:p w14:paraId="6564DD74">
            <w:pPr>
              <w:rPr>
                <w:rFonts w:ascii="宋体" w:hAnsi="宋体" w:cs="Arial"/>
                <w:color w:val="000000"/>
                <w:sz w:val="21"/>
                <w:szCs w:val="21"/>
              </w:rPr>
            </w:pPr>
            <w:r>
              <w:rPr>
                <w:rFonts w:hint="eastAsia" w:ascii="宋体" w:hAnsi="宋体" w:cs="Arial"/>
                <w:color w:val="000000"/>
                <w:sz w:val="21"/>
                <w:szCs w:val="21"/>
              </w:rPr>
              <w:t>文本</w:t>
            </w:r>
          </w:p>
        </w:tc>
        <w:tc>
          <w:tcPr>
            <w:tcW w:w="1217" w:type="dxa"/>
            <w:vAlign w:val="center"/>
          </w:tcPr>
          <w:p w14:paraId="0637656A">
            <w:pPr>
              <w:rPr>
                <w:rFonts w:ascii="宋体" w:hAnsi="宋体" w:cs="Arial"/>
                <w:color w:val="000000"/>
                <w:sz w:val="21"/>
                <w:szCs w:val="21"/>
              </w:rPr>
            </w:pPr>
          </w:p>
        </w:tc>
        <w:tc>
          <w:tcPr>
            <w:tcW w:w="1218" w:type="dxa"/>
            <w:vAlign w:val="center"/>
          </w:tcPr>
          <w:p w14:paraId="3455967E">
            <w:pPr>
              <w:rPr>
                <w:rFonts w:ascii="宋体" w:hAnsi="宋体" w:cs="Arial"/>
                <w:sz w:val="21"/>
                <w:szCs w:val="21"/>
              </w:rPr>
            </w:pPr>
          </w:p>
        </w:tc>
        <w:tc>
          <w:tcPr>
            <w:tcW w:w="1218" w:type="dxa"/>
            <w:vAlign w:val="center"/>
          </w:tcPr>
          <w:p w14:paraId="3CD1CA46">
            <w:pPr>
              <w:rPr>
                <w:rFonts w:ascii="宋体" w:hAnsi="宋体" w:cs="Arial"/>
                <w:color w:val="000000"/>
                <w:sz w:val="21"/>
                <w:szCs w:val="21"/>
              </w:rPr>
            </w:pPr>
          </w:p>
        </w:tc>
        <w:tc>
          <w:tcPr>
            <w:tcW w:w="2018" w:type="dxa"/>
            <w:vAlign w:val="center"/>
          </w:tcPr>
          <w:p w14:paraId="10D6FF60">
            <w:pPr>
              <w:rPr>
                <w:rFonts w:ascii="宋体" w:hAnsi="宋体" w:cs="Arial"/>
                <w:color w:val="000000"/>
                <w:sz w:val="21"/>
                <w:szCs w:val="21"/>
              </w:rPr>
            </w:pPr>
            <w:r>
              <w:rPr>
                <w:rFonts w:hint="eastAsia" w:ascii="宋体" w:hAnsi="宋体" w:cs="Arial"/>
                <w:color w:val="000000"/>
                <w:sz w:val="21"/>
                <w:szCs w:val="21"/>
              </w:rPr>
              <w:t>失败原因等</w:t>
            </w:r>
          </w:p>
        </w:tc>
      </w:tr>
      <w:tr w14:paraId="36ECA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2" w:type="dxa"/>
            <w:gridSpan w:val="7"/>
            <w:vAlign w:val="center"/>
          </w:tcPr>
          <w:p w14:paraId="5F437BF8">
            <w:pPr>
              <w:rPr>
                <w:rFonts w:ascii="宋体" w:hAnsi="宋体" w:cs="Arial"/>
                <w:color w:val="000000"/>
                <w:sz w:val="21"/>
                <w:szCs w:val="21"/>
              </w:rPr>
            </w:pPr>
            <w:r>
              <w:rPr>
                <w:rFonts w:hint="eastAsia" w:ascii="宋体" w:hAnsi="宋体" w:cs="Arial"/>
                <w:color w:val="000000"/>
                <w:sz w:val="21"/>
                <w:szCs w:val="21"/>
              </w:rPr>
              <w:t>温馨提示：</w:t>
            </w:r>
          </w:p>
        </w:tc>
      </w:tr>
      <w:tr w14:paraId="053BF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2" w:type="dxa"/>
            <w:gridSpan w:val="7"/>
            <w:vAlign w:val="center"/>
          </w:tcPr>
          <w:p w14:paraId="3A216F7A">
            <w:pPr>
              <w:rPr>
                <w:rFonts w:ascii="宋体" w:hAnsi="宋体" w:cs="Arial"/>
                <w:sz w:val="21"/>
                <w:szCs w:val="21"/>
              </w:rPr>
            </w:pPr>
            <w:r>
              <w:rPr>
                <w:rFonts w:ascii="宋体" w:hAnsi="宋体"/>
                <w:sz w:val="21"/>
                <w:szCs w:val="21"/>
              </w:rPr>
              <w:t>您可以查询一年以内的网上银行</w:t>
            </w:r>
            <w:r>
              <w:rPr>
                <w:rFonts w:hint="eastAsia" w:ascii="宋体" w:hAnsi="宋体"/>
                <w:sz w:val="21"/>
                <w:szCs w:val="21"/>
              </w:rPr>
              <w:t>操作</w:t>
            </w:r>
            <w:r>
              <w:rPr>
                <w:rFonts w:ascii="宋体" w:hAnsi="宋体"/>
                <w:sz w:val="21"/>
                <w:szCs w:val="21"/>
              </w:rPr>
              <w:t>记录</w:t>
            </w:r>
            <w:r>
              <w:rPr>
                <w:rFonts w:hint="eastAsia" w:ascii="宋体" w:hAnsi="宋体"/>
                <w:sz w:val="21"/>
                <w:szCs w:val="21"/>
              </w:rPr>
              <w:t>(不包括查询操作）</w:t>
            </w:r>
            <w:r>
              <w:rPr>
                <w:rFonts w:ascii="宋体" w:hAnsi="宋体"/>
                <w:sz w:val="21"/>
                <w:szCs w:val="21"/>
              </w:rPr>
              <w:t>，查询</w:t>
            </w:r>
            <w:r>
              <w:rPr>
                <w:rFonts w:hint="eastAsia" w:ascii="宋体" w:hAnsi="宋体"/>
                <w:sz w:val="21"/>
                <w:szCs w:val="21"/>
              </w:rPr>
              <w:t>时间区间</w:t>
            </w:r>
            <w:r>
              <w:rPr>
                <w:rFonts w:ascii="宋体" w:hAnsi="宋体"/>
                <w:sz w:val="21"/>
                <w:szCs w:val="21"/>
              </w:rPr>
              <w:t>不得超过3个月。</w:t>
            </w:r>
          </w:p>
        </w:tc>
      </w:tr>
    </w:tbl>
    <w:p w14:paraId="0C74A682">
      <w:pPr>
        <w:pStyle w:val="4"/>
        <w:numPr>
          <w:ilvl w:val="0"/>
          <w:numId w:val="0"/>
        </w:numPr>
      </w:pPr>
      <w:bookmarkStart w:id="1027" w:name="_Toc351988608"/>
      <w:r>
        <w:rPr>
          <w:rFonts w:hint="eastAsia"/>
        </w:rPr>
        <w:t>短信签约维护</w:t>
      </w:r>
      <w:bookmarkEnd w:id="1027"/>
    </w:p>
    <w:tbl>
      <w:tblPr>
        <w:tblStyle w:val="48"/>
        <w:tblW w:w="93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7"/>
        <w:gridCol w:w="1217"/>
        <w:gridCol w:w="1217"/>
        <w:gridCol w:w="1217"/>
        <w:gridCol w:w="1218"/>
        <w:gridCol w:w="1218"/>
        <w:gridCol w:w="2018"/>
      </w:tblGrid>
      <w:tr w14:paraId="6D8DD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shd w:val="clear" w:color="auto" w:fill="FABF8F"/>
            <w:vAlign w:val="center"/>
          </w:tcPr>
          <w:p w14:paraId="7CFF78DE">
            <w:pPr>
              <w:pStyle w:val="6"/>
              <w:widowControl w:val="0"/>
              <w:rPr>
                <w:rFonts w:ascii="宋体" w:hAnsi="宋体"/>
                <w:color w:val="C4BC96"/>
                <w:sz w:val="21"/>
                <w:szCs w:val="21"/>
              </w:rPr>
            </w:pPr>
            <w:r>
              <w:rPr>
                <w:rFonts w:ascii="宋体" w:hAnsi="宋体" w:cs="Arial"/>
                <w:b/>
                <w:color w:val="C4BC96"/>
                <w:sz w:val="21"/>
                <w:szCs w:val="21"/>
              </w:rPr>
              <w:t>序号</w:t>
            </w:r>
          </w:p>
        </w:tc>
        <w:tc>
          <w:tcPr>
            <w:tcW w:w="1217" w:type="dxa"/>
            <w:shd w:val="clear" w:color="auto" w:fill="FABF8F"/>
            <w:vAlign w:val="center"/>
          </w:tcPr>
          <w:p w14:paraId="21116721">
            <w:pPr>
              <w:pStyle w:val="6"/>
              <w:widowControl w:val="0"/>
              <w:rPr>
                <w:rFonts w:ascii="宋体" w:hAnsi="宋体"/>
                <w:color w:val="C4BC96"/>
                <w:sz w:val="21"/>
                <w:szCs w:val="21"/>
              </w:rPr>
            </w:pPr>
            <w:r>
              <w:rPr>
                <w:rFonts w:ascii="宋体" w:hAnsi="宋体" w:cs="Arial"/>
                <w:b/>
                <w:color w:val="C4BC96"/>
                <w:sz w:val="21"/>
                <w:szCs w:val="21"/>
              </w:rPr>
              <w:t>名称</w:t>
            </w:r>
          </w:p>
        </w:tc>
        <w:tc>
          <w:tcPr>
            <w:tcW w:w="1217" w:type="dxa"/>
            <w:shd w:val="clear" w:color="auto" w:fill="FABF8F"/>
            <w:vAlign w:val="center"/>
          </w:tcPr>
          <w:p w14:paraId="32042744">
            <w:pPr>
              <w:pStyle w:val="6"/>
              <w:widowControl w:val="0"/>
              <w:rPr>
                <w:rFonts w:ascii="宋体" w:hAnsi="宋体"/>
                <w:color w:val="C4BC96"/>
                <w:sz w:val="21"/>
                <w:szCs w:val="21"/>
              </w:rPr>
            </w:pPr>
            <w:r>
              <w:rPr>
                <w:rFonts w:ascii="宋体" w:hAnsi="宋体" w:cs="Arial"/>
                <w:b/>
                <w:color w:val="C4BC96"/>
                <w:sz w:val="21"/>
                <w:szCs w:val="21"/>
              </w:rPr>
              <w:t>输入/输出</w:t>
            </w:r>
          </w:p>
        </w:tc>
        <w:tc>
          <w:tcPr>
            <w:tcW w:w="1217" w:type="dxa"/>
            <w:shd w:val="clear" w:color="auto" w:fill="FABF8F"/>
            <w:vAlign w:val="center"/>
          </w:tcPr>
          <w:p w14:paraId="59C1A8DB">
            <w:pPr>
              <w:pStyle w:val="6"/>
              <w:widowControl w:val="0"/>
              <w:rPr>
                <w:rFonts w:ascii="宋体" w:hAnsi="宋体"/>
                <w:color w:val="C4BC96"/>
                <w:sz w:val="21"/>
                <w:szCs w:val="21"/>
              </w:rPr>
            </w:pPr>
            <w:r>
              <w:rPr>
                <w:rFonts w:ascii="宋体" w:hAnsi="宋体" w:cs="Arial"/>
                <w:b/>
                <w:color w:val="C4BC96"/>
                <w:sz w:val="21"/>
                <w:szCs w:val="21"/>
              </w:rPr>
              <w:t>缺省值</w:t>
            </w:r>
          </w:p>
        </w:tc>
        <w:tc>
          <w:tcPr>
            <w:tcW w:w="1218" w:type="dxa"/>
            <w:shd w:val="clear" w:color="auto" w:fill="FABF8F"/>
            <w:vAlign w:val="center"/>
          </w:tcPr>
          <w:p w14:paraId="203367A5">
            <w:pPr>
              <w:pStyle w:val="6"/>
              <w:widowControl w:val="0"/>
              <w:rPr>
                <w:rFonts w:ascii="宋体" w:hAnsi="宋体"/>
                <w:color w:val="C4BC96"/>
                <w:sz w:val="21"/>
                <w:szCs w:val="21"/>
              </w:rPr>
            </w:pPr>
            <w:r>
              <w:rPr>
                <w:rFonts w:hint="eastAsia" w:ascii="宋体" w:hAnsi="宋体" w:cs="Arial"/>
                <w:b/>
                <w:color w:val="C4BC96"/>
                <w:sz w:val="21"/>
                <w:szCs w:val="21"/>
              </w:rPr>
              <w:t>类型</w:t>
            </w:r>
            <w:r>
              <w:rPr>
                <w:rFonts w:ascii="宋体" w:hAnsi="宋体" w:cs="Arial"/>
                <w:b/>
                <w:color w:val="C4BC96"/>
                <w:sz w:val="21"/>
                <w:szCs w:val="21"/>
              </w:rPr>
              <w:t>/长度</w:t>
            </w:r>
          </w:p>
        </w:tc>
        <w:tc>
          <w:tcPr>
            <w:tcW w:w="1218" w:type="dxa"/>
            <w:shd w:val="clear" w:color="auto" w:fill="FABF8F"/>
            <w:vAlign w:val="center"/>
          </w:tcPr>
          <w:p w14:paraId="7DAAB194">
            <w:pPr>
              <w:pStyle w:val="6"/>
              <w:widowControl w:val="0"/>
              <w:rPr>
                <w:rFonts w:ascii="宋体" w:hAnsi="宋体"/>
                <w:color w:val="C4BC96"/>
                <w:sz w:val="21"/>
                <w:szCs w:val="21"/>
              </w:rPr>
            </w:pPr>
            <w:r>
              <w:rPr>
                <w:rFonts w:hint="eastAsia" w:ascii="宋体" w:hAnsi="宋体" w:cs="Arial"/>
                <w:b/>
                <w:color w:val="C4BC96"/>
                <w:sz w:val="21"/>
                <w:szCs w:val="21"/>
              </w:rPr>
              <w:t>是否必输</w:t>
            </w:r>
          </w:p>
        </w:tc>
        <w:tc>
          <w:tcPr>
            <w:tcW w:w="2018" w:type="dxa"/>
            <w:shd w:val="clear" w:color="auto" w:fill="FABF8F"/>
            <w:vAlign w:val="center"/>
          </w:tcPr>
          <w:p w14:paraId="2F4873FF">
            <w:pPr>
              <w:pStyle w:val="6"/>
              <w:widowControl w:val="0"/>
              <w:rPr>
                <w:rFonts w:ascii="宋体" w:hAnsi="宋体"/>
                <w:color w:val="C4BC96"/>
                <w:sz w:val="21"/>
                <w:szCs w:val="21"/>
              </w:rPr>
            </w:pPr>
            <w:r>
              <w:rPr>
                <w:rFonts w:ascii="宋体" w:hAnsi="宋体" w:cs="Arial"/>
                <w:b/>
                <w:color w:val="C4BC96"/>
                <w:sz w:val="21"/>
                <w:szCs w:val="21"/>
              </w:rPr>
              <w:t>备注</w:t>
            </w:r>
          </w:p>
        </w:tc>
      </w:tr>
      <w:tr w14:paraId="459CF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2" w:type="dxa"/>
            <w:gridSpan w:val="7"/>
          </w:tcPr>
          <w:p w14:paraId="6E70E054">
            <w:pPr>
              <w:pStyle w:val="6"/>
              <w:widowControl w:val="0"/>
              <w:rPr>
                <w:rFonts w:ascii="宋体" w:hAnsi="宋体"/>
                <w:color w:val="C4BC96"/>
                <w:sz w:val="21"/>
                <w:szCs w:val="21"/>
              </w:rPr>
            </w:pPr>
            <w:r>
              <w:rPr>
                <w:rFonts w:hint="eastAsia" w:ascii="宋体" w:hAnsi="宋体"/>
                <w:color w:val="C4BC96"/>
                <w:sz w:val="21"/>
                <w:szCs w:val="21"/>
              </w:rPr>
              <w:t>协议内容</w:t>
            </w:r>
          </w:p>
          <w:p w14:paraId="32E5DC72">
            <w:pPr>
              <w:pStyle w:val="6"/>
              <w:widowControl w:val="0"/>
              <w:rPr>
                <w:rFonts w:ascii="宋体" w:hAnsi="宋体"/>
                <w:color w:val="C4BC96"/>
                <w:sz w:val="21"/>
                <w:szCs w:val="21"/>
              </w:rPr>
            </w:pPr>
          </w:p>
        </w:tc>
      </w:tr>
      <w:tr w14:paraId="14052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588B1EBA">
            <w:pPr>
              <w:pStyle w:val="6"/>
              <w:widowControl w:val="0"/>
              <w:numPr>
                <w:ilvl w:val="0"/>
                <w:numId w:val="192"/>
              </w:numPr>
              <w:rPr>
                <w:rFonts w:ascii="宋体" w:hAnsi="宋体"/>
                <w:color w:val="C4BC96"/>
                <w:sz w:val="21"/>
                <w:szCs w:val="21"/>
              </w:rPr>
            </w:pPr>
          </w:p>
        </w:tc>
        <w:tc>
          <w:tcPr>
            <w:tcW w:w="1217" w:type="dxa"/>
          </w:tcPr>
          <w:p w14:paraId="6A0F6BBD">
            <w:pPr>
              <w:pStyle w:val="6"/>
              <w:widowControl w:val="0"/>
              <w:tabs>
                <w:tab w:val="left" w:pos="840"/>
              </w:tabs>
              <w:rPr>
                <w:rFonts w:ascii="宋体" w:hAnsi="宋体"/>
                <w:color w:val="C4BC96"/>
                <w:sz w:val="21"/>
                <w:szCs w:val="21"/>
              </w:rPr>
            </w:pPr>
            <w:r>
              <w:rPr>
                <w:rFonts w:hint="eastAsia" w:ascii="宋体" w:hAnsi="宋体"/>
                <w:color w:val="C4BC96"/>
                <w:sz w:val="21"/>
                <w:szCs w:val="21"/>
              </w:rPr>
              <w:t>阅读并同意此协议</w:t>
            </w:r>
          </w:p>
        </w:tc>
        <w:tc>
          <w:tcPr>
            <w:tcW w:w="1217" w:type="dxa"/>
          </w:tcPr>
          <w:p w14:paraId="7C1C0066">
            <w:pPr>
              <w:pStyle w:val="6"/>
              <w:widowControl w:val="0"/>
              <w:rPr>
                <w:rFonts w:ascii="宋体" w:hAnsi="宋体"/>
                <w:color w:val="C4BC96"/>
                <w:sz w:val="21"/>
                <w:szCs w:val="21"/>
              </w:rPr>
            </w:pPr>
            <w:r>
              <w:rPr>
                <w:rFonts w:hint="eastAsia" w:ascii="宋体" w:hAnsi="宋体"/>
                <w:color w:val="C4BC96"/>
                <w:sz w:val="21"/>
                <w:szCs w:val="21"/>
              </w:rPr>
              <w:t>复选框</w:t>
            </w:r>
          </w:p>
        </w:tc>
        <w:tc>
          <w:tcPr>
            <w:tcW w:w="1217" w:type="dxa"/>
          </w:tcPr>
          <w:p w14:paraId="7F56AF2A">
            <w:pPr>
              <w:pStyle w:val="6"/>
              <w:widowControl w:val="0"/>
              <w:rPr>
                <w:rFonts w:ascii="宋体" w:hAnsi="宋体"/>
                <w:color w:val="C4BC96"/>
                <w:sz w:val="21"/>
                <w:szCs w:val="21"/>
              </w:rPr>
            </w:pPr>
          </w:p>
        </w:tc>
        <w:tc>
          <w:tcPr>
            <w:tcW w:w="1218" w:type="dxa"/>
          </w:tcPr>
          <w:p w14:paraId="3A58B204">
            <w:pPr>
              <w:pStyle w:val="6"/>
              <w:widowControl w:val="0"/>
              <w:rPr>
                <w:rFonts w:ascii="宋体" w:hAnsi="宋体"/>
                <w:color w:val="C4BC96"/>
                <w:sz w:val="21"/>
                <w:szCs w:val="21"/>
              </w:rPr>
            </w:pPr>
          </w:p>
        </w:tc>
        <w:tc>
          <w:tcPr>
            <w:tcW w:w="1218" w:type="dxa"/>
          </w:tcPr>
          <w:p w14:paraId="6282B12A">
            <w:pPr>
              <w:pStyle w:val="6"/>
              <w:widowControl w:val="0"/>
              <w:rPr>
                <w:rFonts w:ascii="宋体" w:hAnsi="宋体"/>
                <w:color w:val="C4BC96"/>
                <w:sz w:val="21"/>
                <w:szCs w:val="21"/>
              </w:rPr>
            </w:pPr>
          </w:p>
        </w:tc>
        <w:tc>
          <w:tcPr>
            <w:tcW w:w="2018" w:type="dxa"/>
          </w:tcPr>
          <w:p w14:paraId="7B4A99DC">
            <w:pPr>
              <w:pStyle w:val="6"/>
              <w:widowControl w:val="0"/>
              <w:rPr>
                <w:rFonts w:ascii="宋体" w:hAnsi="宋体"/>
                <w:color w:val="C4BC96"/>
                <w:sz w:val="21"/>
                <w:szCs w:val="21"/>
              </w:rPr>
            </w:pPr>
          </w:p>
        </w:tc>
      </w:tr>
      <w:tr w14:paraId="7EE7F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56F2AEB4">
            <w:pPr>
              <w:pStyle w:val="6"/>
              <w:widowControl w:val="0"/>
              <w:numPr>
                <w:ilvl w:val="0"/>
                <w:numId w:val="192"/>
              </w:numPr>
              <w:rPr>
                <w:rFonts w:ascii="宋体" w:hAnsi="宋体"/>
                <w:color w:val="C4BC96"/>
                <w:sz w:val="21"/>
                <w:szCs w:val="21"/>
              </w:rPr>
            </w:pPr>
          </w:p>
        </w:tc>
        <w:tc>
          <w:tcPr>
            <w:tcW w:w="1217" w:type="dxa"/>
          </w:tcPr>
          <w:p w14:paraId="34DBAF14">
            <w:pPr>
              <w:pStyle w:val="6"/>
              <w:widowControl w:val="0"/>
              <w:rPr>
                <w:rFonts w:ascii="宋体" w:hAnsi="宋体"/>
                <w:color w:val="C4BC96"/>
                <w:sz w:val="21"/>
                <w:szCs w:val="21"/>
              </w:rPr>
            </w:pPr>
            <w:r>
              <w:rPr>
                <w:rFonts w:hint="eastAsia" w:ascii="宋体" w:hAnsi="宋体"/>
                <w:color w:val="C4BC96"/>
                <w:sz w:val="21"/>
                <w:szCs w:val="21"/>
              </w:rPr>
              <w:t>确定</w:t>
            </w:r>
          </w:p>
        </w:tc>
        <w:tc>
          <w:tcPr>
            <w:tcW w:w="1217" w:type="dxa"/>
          </w:tcPr>
          <w:p w14:paraId="23605738">
            <w:pPr>
              <w:pStyle w:val="6"/>
              <w:widowControl w:val="0"/>
              <w:rPr>
                <w:rFonts w:ascii="宋体" w:hAnsi="宋体"/>
                <w:color w:val="C4BC96"/>
                <w:sz w:val="21"/>
                <w:szCs w:val="21"/>
              </w:rPr>
            </w:pPr>
            <w:r>
              <w:rPr>
                <w:rFonts w:hint="eastAsia" w:ascii="宋体" w:hAnsi="宋体"/>
                <w:color w:val="C4BC96"/>
                <w:sz w:val="21"/>
                <w:szCs w:val="21"/>
              </w:rPr>
              <w:t>按钮</w:t>
            </w:r>
          </w:p>
        </w:tc>
        <w:tc>
          <w:tcPr>
            <w:tcW w:w="1217" w:type="dxa"/>
          </w:tcPr>
          <w:p w14:paraId="31867EB1">
            <w:pPr>
              <w:pStyle w:val="6"/>
              <w:widowControl w:val="0"/>
              <w:rPr>
                <w:rFonts w:ascii="宋体" w:hAnsi="宋体"/>
                <w:color w:val="C4BC96"/>
                <w:sz w:val="21"/>
                <w:szCs w:val="21"/>
              </w:rPr>
            </w:pPr>
          </w:p>
        </w:tc>
        <w:tc>
          <w:tcPr>
            <w:tcW w:w="1218" w:type="dxa"/>
          </w:tcPr>
          <w:p w14:paraId="7BE5CE4D">
            <w:pPr>
              <w:pStyle w:val="6"/>
              <w:widowControl w:val="0"/>
              <w:rPr>
                <w:rFonts w:ascii="宋体" w:hAnsi="宋体"/>
                <w:color w:val="C4BC96"/>
                <w:sz w:val="21"/>
                <w:szCs w:val="21"/>
              </w:rPr>
            </w:pPr>
          </w:p>
        </w:tc>
        <w:tc>
          <w:tcPr>
            <w:tcW w:w="1218" w:type="dxa"/>
          </w:tcPr>
          <w:p w14:paraId="29D4C26E">
            <w:pPr>
              <w:pStyle w:val="6"/>
              <w:widowControl w:val="0"/>
              <w:rPr>
                <w:rFonts w:ascii="宋体" w:hAnsi="宋体"/>
                <w:color w:val="C4BC96"/>
                <w:sz w:val="21"/>
                <w:szCs w:val="21"/>
              </w:rPr>
            </w:pPr>
          </w:p>
        </w:tc>
        <w:tc>
          <w:tcPr>
            <w:tcW w:w="2018" w:type="dxa"/>
          </w:tcPr>
          <w:p w14:paraId="5376AEA8">
            <w:pPr>
              <w:pStyle w:val="6"/>
              <w:widowControl w:val="0"/>
              <w:rPr>
                <w:rFonts w:ascii="宋体" w:hAnsi="宋体"/>
                <w:color w:val="C4BC96"/>
                <w:sz w:val="21"/>
                <w:szCs w:val="21"/>
              </w:rPr>
            </w:pPr>
          </w:p>
        </w:tc>
      </w:tr>
      <w:tr w14:paraId="713D8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2" w:type="dxa"/>
            <w:gridSpan w:val="7"/>
          </w:tcPr>
          <w:p w14:paraId="0B7A4BFB">
            <w:pPr>
              <w:pStyle w:val="6"/>
              <w:widowControl w:val="0"/>
              <w:rPr>
                <w:rFonts w:ascii="宋体" w:hAnsi="宋体"/>
                <w:color w:val="C4BC96"/>
                <w:sz w:val="21"/>
                <w:szCs w:val="21"/>
              </w:rPr>
            </w:pPr>
          </w:p>
        </w:tc>
      </w:tr>
      <w:tr w14:paraId="01AAC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2ABF0427">
            <w:pPr>
              <w:pStyle w:val="6"/>
              <w:widowControl w:val="0"/>
              <w:numPr>
                <w:ilvl w:val="0"/>
                <w:numId w:val="192"/>
              </w:numPr>
              <w:rPr>
                <w:rFonts w:ascii="宋体" w:hAnsi="宋体"/>
                <w:color w:val="C4BC96"/>
                <w:sz w:val="21"/>
                <w:szCs w:val="21"/>
              </w:rPr>
            </w:pPr>
          </w:p>
        </w:tc>
        <w:tc>
          <w:tcPr>
            <w:tcW w:w="1217" w:type="dxa"/>
          </w:tcPr>
          <w:p w14:paraId="581E09E0">
            <w:pPr>
              <w:pStyle w:val="6"/>
              <w:widowControl w:val="0"/>
              <w:rPr>
                <w:rFonts w:ascii="宋体" w:hAnsi="宋体"/>
                <w:color w:val="C4BC96"/>
                <w:sz w:val="21"/>
                <w:szCs w:val="21"/>
              </w:rPr>
            </w:pPr>
            <w:r>
              <w:rPr>
                <w:rFonts w:hint="eastAsia" w:ascii="宋体" w:hAnsi="宋体"/>
                <w:color w:val="C4BC96"/>
                <w:sz w:val="21"/>
                <w:szCs w:val="21"/>
              </w:rPr>
              <w:t>银行账号</w:t>
            </w:r>
          </w:p>
        </w:tc>
        <w:tc>
          <w:tcPr>
            <w:tcW w:w="1217" w:type="dxa"/>
          </w:tcPr>
          <w:p w14:paraId="65EEA098">
            <w:pPr>
              <w:pStyle w:val="6"/>
              <w:widowControl w:val="0"/>
              <w:rPr>
                <w:rFonts w:ascii="宋体" w:hAnsi="宋体"/>
                <w:color w:val="C4BC96"/>
                <w:sz w:val="21"/>
                <w:szCs w:val="21"/>
              </w:rPr>
            </w:pPr>
            <w:r>
              <w:rPr>
                <w:rFonts w:hint="eastAsia" w:ascii="宋体" w:hAnsi="宋体"/>
                <w:color w:val="C4BC96"/>
                <w:sz w:val="21"/>
                <w:szCs w:val="21"/>
              </w:rPr>
              <w:t>下拉框</w:t>
            </w:r>
          </w:p>
        </w:tc>
        <w:tc>
          <w:tcPr>
            <w:tcW w:w="1217" w:type="dxa"/>
          </w:tcPr>
          <w:p w14:paraId="7E7129D2">
            <w:pPr>
              <w:pStyle w:val="6"/>
              <w:widowControl w:val="0"/>
              <w:rPr>
                <w:rFonts w:ascii="宋体" w:hAnsi="宋体"/>
                <w:color w:val="C4BC96"/>
                <w:sz w:val="21"/>
                <w:szCs w:val="21"/>
              </w:rPr>
            </w:pPr>
          </w:p>
        </w:tc>
        <w:tc>
          <w:tcPr>
            <w:tcW w:w="1218" w:type="dxa"/>
          </w:tcPr>
          <w:p w14:paraId="2569B4BE">
            <w:pPr>
              <w:pStyle w:val="6"/>
              <w:widowControl w:val="0"/>
              <w:rPr>
                <w:rFonts w:ascii="宋体" w:hAnsi="宋体"/>
                <w:color w:val="C4BC96"/>
                <w:sz w:val="21"/>
                <w:szCs w:val="21"/>
              </w:rPr>
            </w:pPr>
          </w:p>
        </w:tc>
        <w:tc>
          <w:tcPr>
            <w:tcW w:w="1218" w:type="dxa"/>
          </w:tcPr>
          <w:p w14:paraId="7FE2097C">
            <w:pPr>
              <w:pStyle w:val="6"/>
              <w:widowControl w:val="0"/>
              <w:rPr>
                <w:rFonts w:ascii="宋体" w:hAnsi="宋体"/>
                <w:color w:val="C4BC96"/>
                <w:sz w:val="21"/>
                <w:szCs w:val="21"/>
              </w:rPr>
            </w:pPr>
            <w:r>
              <w:rPr>
                <w:rFonts w:hint="eastAsia" w:ascii="宋体" w:hAnsi="宋体"/>
                <w:color w:val="C4BC96"/>
                <w:sz w:val="21"/>
                <w:szCs w:val="21"/>
              </w:rPr>
              <w:t>是</w:t>
            </w:r>
          </w:p>
        </w:tc>
        <w:tc>
          <w:tcPr>
            <w:tcW w:w="2018" w:type="dxa"/>
          </w:tcPr>
          <w:p w14:paraId="13524472">
            <w:pPr>
              <w:pStyle w:val="6"/>
              <w:widowControl w:val="0"/>
              <w:rPr>
                <w:rFonts w:ascii="宋体" w:hAnsi="宋体"/>
                <w:color w:val="C4BC96"/>
                <w:sz w:val="21"/>
                <w:szCs w:val="21"/>
              </w:rPr>
            </w:pPr>
            <w:r>
              <w:rPr>
                <w:rFonts w:hint="eastAsia" w:ascii="宋体" w:hAnsi="宋体"/>
                <w:color w:val="C4BC96"/>
                <w:sz w:val="21"/>
                <w:szCs w:val="21"/>
              </w:rPr>
              <w:t>如果是解约，则由系统反显</w:t>
            </w:r>
          </w:p>
        </w:tc>
      </w:tr>
      <w:tr w14:paraId="644ED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0D9C7B12">
            <w:pPr>
              <w:pStyle w:val="6"/>
              <w:widowControl w:val="0"/>
              <w:numPr>
                <w:ilvl w:val="0"/>
                <w:numId w:val="192"/>
              </w:numPr>
              <w:rPr>
                <w:rFonts w:ascii="宋体" w:hAnsi="宋体"/>
                <w:color w:val="C4BC96"/>
                <w:sz w:val="21"/>
                <w:szCs w:val="21"/>
              </w:rPr>
            </w:pPr>
          </w:p>
        </w:tc>
        <w:tc>
          <w:tcPr>
            <w:tcW w:w="1217" w:type="dxa"/>
          </w:tcPr>
          <w:p w14:paraId="35EA25B0">
            <w:pPr>
              <w:pStyle w:val="6"/>
              <w:widowControl w:val="0"/>
              <w:rPr>
                <w:rFonts w:ascii="宋体" w:hAnsi="宋体"/>
                <w:color w:val="C4BC96"/>
                <w:sz w:val="21"/>
                <w:szCs w:val="21"/>
              </w:rPr>
            </w:pPr>
            <w:r>
              <w:rPr>
                <w:rFonts w:hint="eastAsia" w:ascii="宋体" w:hAnsi="宋体"/>
                <w:color w:val="C4BC96"/>
                <w:sz w:val="21"/>
                <w:szCs w:val="21"/>
              </w:rPr>
              <w:t>手机号</w:t>
            </w:r>
          </w:p>
        </w:tc>
        <w:tc>
          <w:tcPr>
            <w:tcW w:w="1217" w:type="dxa"/>
          </w:tcPr>
          <w:p w14:paraId="108FD8AA">
            <w:pPr>
              <w:pStyle w:val="6"/>
              <w:widowControl w:val="0"/>
              <w:rPr>
                <w:rFonts w:ascii="宋体" w:hAnsi="宋体"/>
                <w:color w:val="C4BC96"/>
                <w:sz w:val="21"/>
                <w:szCs w:val="21"/>
              </w:rPr>
            </w:pPr>
            <w:r>
              <w:rPr>
                <w:rFonts w:hint="eastAsia" w:ascii="宋体" w:hAnsi="宋体"/>
                <w:color w:val="C4BC96"/>
                <w:sz w:val="21"/>
                <w:szCs w:val="21"/>
              </w:rPr>
              <w:t>文本框</w:t>
            </w:r>
          </w:p>
        </w:tc>
        <w:tc>
          <w:tcPr>
            <w:tcW w:w="1217" w:type="dxa"/>
          </w:tcPr>
          <w:p w14:paraId="093A5945">
            <w:pPr>
              <w:pStyle w:val="6"/>
              <w:widowControl w:val="0"/>
              <w:rPr>
                <w:rFonts w:ascii="宋体" w:hAnsi="宋体"/>
                <w:color w:val="C4BC96"/>
                <w:sz w:val="21"/>
                <w:szCs w:val="21"/>
              </w:rPr>
            </w:pPr>
          </w:p>
        </w:tc>
        <w:tc>
          <w:tcPr>
            <w:tcW w:w="1218" w:type="dxa"/>
          </w:tcPr>
          <w:p w14:paraId="381CB61C">
            <w:pPr>
              <w:pStyle w:val="6"/>
              <w:widowControl w:val="0"/>
              <w:rPr>
                <w:rFonts w:ascii="宋体" w:hAnsi="宋体"/>
                <w:color w:val="C4BC96"/>
                <w:sz w:val="21"/>
                <w:szCs w:val="21"/>
              </w:rPr>
            </w:pPr>
            <w:r>
              <w:rPr>
                <w:rFonts w:ascii="宋体" w:hAnsi="宋体"/>
                <w:color w:val="C4BC96"/>
                <w:sz w:val="21"/>
                <w:szCs w:val="21"/>
              </w:rPr>
              <w:t>N/11</w:t>
            </w:r>
          </w:p>
        </w:tc>
        <w:tc>
          <w:tcPr>
            <w:tcW w:w="1218" w:type="dxa"/>
          </w:tcPr>
          <w:p w14:paraId="49F8B730">
            <w:pPr>
              <w:pStyle w:val="6"/>
              <w:widowControl w:val="0"/>
              <w:rPr>
                <w:rFonts w:ascii="宋体" w:hAnsi="宋体"/>
                <w:color w:val="C4BC96"/>
                <w:sz w:val="21"/>
                <w:szCs w:val="21"/>
              </w:rPr>
            </w:pPr>
            <w:r>
              <w:rPr>
                <w:rFonts w:hint="eastAsia" w:ascii="宋体" w:hAnsi="宋体"/>
                <w:color w:val="C4BC96"/>
                <w:sz w:val="21"/>
                <w:szCs w:val="21"/>
              </w:rPr>
              <w:t>是</w:t>
            </w:r>
          </w:p>
        </w:tc>
        <w:tc>
          <w:tcPr>
            <w:tcW w:w="2018" w:type="dxa"/>
          </w:tcPr>
          <w:p w14:paraId="21A8C577">
            <w:pPr>
              <w:pStyle w:val="6"/>
              <w:widowControl w:val="0"/>
              <w:rPr>
                <w:rFonts w:ascii="宋体" w:hAnsi="宋体"/>
                <w:color w:val="C4BC96"/>
                <w:sz w:val="21"/>
                <w:szCs w:val="21"/>
              </w:rPr>
            </w:pPr>
            <w:r>
              <w:rPr>
                <w:rFonts w:hint="eastAsia" w:ascii="宋体" w:hAnsi="宋体"/>
                <w:color w:val="C4BC96"/>
                <w:sz w:val="21"/>
                <w:szCs w:val="21"/>
              </w:rPr>
              <w:t>如果是解约，则由系统反显</w:t>
            </w:r>
          </w:p>
        </w:tc>
      </w:tr>
      <w:tr w14:paraId="78341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6ED9F448">
            <w:pPr>
              <w:pStyle w:val="6"/>
              <w:widowControl w:val="0"/>
              <w:numPr>
                <w:ilvl w:val="0"/>
                <w:numId w:val="192"/>
              </w:numPr>
              <w:rPr>
                <w:rFonts w:ascii="宋体" w:hAnsi="宋体"/>
                <w:color w:val="C4BC96"/>
                <w:sz w:val="21"/>
                <w:szCs w:val="21"/>
              </w:rPr>
            </w:pPr>
          </w:p>
        </w:tc>
        <w:tc>
          <w:tcPr>
            <w:tcW w:w="1217" w:type="dxa"/>
          </w:tcPr>
          <w:p w14:paraId="298A0E19">
            <w:pPr>
              <w:pStyle w:val="6"/>
              <w:widowControl w:val="0"/>
              <w:rPr>
                <w:rFonts w:ascii="宋体" w:hAnsi="宋体"/>
                <w:color w:val="C4BC96"/>
                <w:sz w:val="21"/>
                <w:szCs w:val="21"/>
              </w:rPr>
            </w:pPr>
            <w:r>
              <w:rPr>
                <w:rFonts w:hint="eastAsia" w:ascii="宋体" w:hAnsi="宋体"/>
                <w:color w:val="C4BC96"/>
                <w:sz w:val="21"/>
                <w:szCs w:val="21"/>
              </w:rPr>
              <w:t>最低提醒金额</w:t>
            </w:r>
          </w:p>
        </w:tc>
        <w:tc>
          <w:tcPr>
            <w:tcW w:w="1217" w:type="dxa"/>
          </w:tcPr>
          <w:p w14:paraId="2031C8DC">
            <w:pPr>
              <w:pStyle w:val="6"/>
              <w:widowControl w:val="0"/>
              <w:rPr>
                <w:rFonts w:ascii="宋体" w:hAnsi="宋体"/>
                <w:color w:val="C4BC96"/>
                <w:sz w:val="21"/>
                <w:szCs w:val="21"/>
              </w:rPr>
            </w:pPr>
            <w:r>
              <w:rPr>
                <w:rFonts w:hint="eastAsia" w:ascii="宋体" w:hAnsi="宋体"/>
                <w:color w:val="C4BC96"/>
                <w:sz w:val="21"/>
                <w:szCs w:val="21"/>
              </w:rPr>
              <w:t>文本框</w:t>
            </w:r>
          </w:p>
        </w:tc>
        <w:tc>
          <w:tcPr>
            <w:tcW w:w="1217" w:type="dxa"/>
          </w:tcPr>
          <w:p w14:paraId="0968E5CE">
            <w:pPr>
              <w:pStyle w:val="6"/>
              <w:widowControl w:val="0"/>
              <w:rPr>
                <w:rFonts w:ascii="宋体" w:hAnsi="宋体"/>
                <w:color w:val="C4BC96"/>
                <w:sz w:val="21"/>
                <w:szCs w:val="21"/>
              </w:rPr>
            </w:pPr>
          </w:p>
        </w:tc>
        <w:tc>
          <w:tcPr>
            <w:tcW w:w="1218" w:type="dxa"/>
          </w:tcPr>
          <w:p w14:paraId="6CCA58D2">
            <w:pPr>
              <w:pStyle w:val="6"/>
              <w:widowControl w:val="0"/>
              <w:rPr>
                <w:rFonts w:ascii="宋体" w:hAnsi="宋体"/>
                <w:color w:val="C4BC96"/>
                <w:sz w:val="21"/>
                <w:szCs w:val="21"/>
              </w:rPr>
            </w:pPr>
          </w:p>
        </w:tc>
        <w:tc>
          <w:tcPr>
            <w:tcW w:w="1218" w:type="dxa"/>
          </w:tcPr>
          <w:p w14:paraId="35BDF82C">
            <w:pPr>
              <w:pStyle w:val="6"/>
              <w:widowControl w:val="0"/>
              <w:rPr>
                <w:rFonts w:ascii="宋体" w:hAnsi="宋体"/>
                <w:color w:val="C4BC96"/>
                <w:sz w:val="21"/>
                <w:szCs w:val="21"/>
              </w:rPr>
            </w:pPr>
            <w:r>
              <w:rPr>
                <w:rFonts w:hint="eastAsia" w:ascii="宋体" w:hAnsi="宋体"/>
                <w:color w:val="C4BC96"/>
                <w:sz w:val="21"/>
                <w:szCs w:val="21"/>
              </w:rPr>
              <w:t>是</w:t>
            </w:r>
          </w:p>
        </w:tc>
        <w:tc>
          <w:tcPr>
            <w:tcW w:w="2018" w:type="dxa"/>
          </w:tcPr>
          <w:p w14:paraId="5E2E240E">
            <w:pPr>
              <w:pStyle w:val="6"/>
              <w:widowControl w:val="0"/>
              <w:rPr>
                <w:rFonts w:ascii="宋体" w:hAnsi="宋体"/>
                <w:color w:val="C4BC96"/>
                <w:sz w:val="21"/>
                <w:szCs w:val="21"/>
              </w:rPr>
            </w:pPr>
            <w:r>
              <w:rPr>
                <w:rFonts w:hint="eastAsia" w:ascii="宋体" w:hAnsi="宋体"/>
                <w:color w:val="C4BC96"/>
                <w:sz w:val="21"/>
                <w:szCs w:val="21"/>
              </w:rPr>
              <w:t>如果是解约，则由系统反显</w:t>
            </w:r>
          </w:p>
        </w:tc>
      </w:tr>
      <w:tr w14:paraId="3CEB3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0AFEF20B">
            <w:pPr>
              <w:pStyle w:val="6"/>
              <w:widowControl w:val="0"/>
              <w:numPr>
                <w:ilvl w:val="0"/>
                <w:numId w:val="192"/>
              </w:numPr>
              <w:rPr>
                <w:rFonts w:ascii="宋体" w:hAnsi="宋体"/>
                <w:color w:val="C4BC96"/>
                <w:sz w:val="21"/>
                <w:szCs w:val="21"/>
              </w:rPr>
            </w:pPr>
          </w:p>
        </w:tc>
        <w:tc>
          <w:tcPr>
            <w:tcW w:w="1217" w:type="dxa"/>
          </w:tcPr>
          <w:p w14:paraId="3AB678F5">
            <w:pPr>
              <w:pStyle w:val="6"/>
              <w:widowControl w:val="0"/>
              <w:rPr>
                <w:rFonts w:ascii="宋体" w:hAnsi="宋体"/>
                <w:color w:val="C4BC96"/>
                <w:sz w:val="21"/>
                <w:szCs w:val="21"/>
              </w:rPr>
            </w:pPr>
            <w:r>
              <w:rPr>
                <w:rFonts w:hint="eastAsia" w:ascii="宋体" w:hAnsi="宋体"/>
                <w:color w:val="C4BC96"/>
                <w:sz w:val="21"/>
                <w:szCs w:val="21"/>
              </w:rPr>
              <w:t>手机验证码</w:t>
            </w:r>
          </w:p>
        </w:tc>
        <w:tc>
          <w:tcPr>
            <w:tcW w:w="1217" w:type="dxa"/>
          </w:tcPr>
          <w:p w14:paraId="27395EFB">
            <w:pPr>
              <w:pStyle w:val="6"/>
              <w:widowControl w:val="0"/>
              <w:rPr>
                <w:rFonts w:ascii="宋体" w:hAnsi="宋体"/>
                <w:color w:val="C4BC96"/>
                <w:sz w:val="21"/>
                <w:szCs w:val="21"/>
              </w:rPr>
            </w:pPr>
            <w:r>
              <w:rPr>
                <w:rFonts w:hint="eastAsia" w:ascii="宋体" w:hAnsi="宋体"/>
                <w:color w:val="C4BC96"/>
                <w:sz w:val="21"/>
                <w:szCs w:val="21"/>
              </w:rPr>
              <w:t>文本框</w:t>
            </w:r>
          </w:p>
        </w:tc>
        <w:tc>
          <w:tcPr>
            <w:tcW w:w="1217" w:type="dxa"/>
          </w:tcPr>
          <w:p w14:paraId="36842C7E">
            <w:pPr>
              <w:pStyle w:val="6"/>
              <w:widowControl w:val="0"/>
              <w:rPr>
                <w:rFonts w:ascii="宋体" w:hAnsi="宋体"/>
                <w:color w:val="C4BC96"/>
                <w:sz w:val="21"/>
                <w:szCs w:val="21"/>
              </w:rPr>
            </w:pPr>
          </w:p>
        </w:tc>
        <w:tc>
          <w:tcPr>
            <w:tcW w:w="1218" w:type="dxa"/>
          </w:tcPr>
          <w:p w14:paraId="3F08540F">
            <w:pPr>
              <w:pStyle w:val="6"/>
              <w:widowControl w:val="0"/>
              <w:rPr>
                <w:rFonts w:ascii="宋体" w:hAnsi="宋体"/>
                <w:color w:val="C4BC96"/>
                <w:sz w:val="21"/>
                <w:szCs w:val="21"/>
              </w:rPr>
            </w:pPr>
          </w:p>
        </w:tc>
        <w:tc>
          <w:tcPr>
            <w:tcW w:w="1218" w:type="dxa"/>
          </w:tcPr>
          <w:p w14:paraId="50D1F685">
            <w:pPr>
              <w:pStyle w:val="6"/>
              <w:widowControl w:val="0"/>
              <w:rPr>
                <w:rFonts w:ascii="宋体" w:hAnsi="宋体"/>
                <w:color w:val="C4BC96"/>
                <w:sz w:val="21"/>
                <w:szCs w:val="21"/>
              </w:rPr>
            </w:pPr>
          </w:p>
        </w:tc>
        <w:tc>
          <w:tcPr>
            <w:tcW w:w="2018" w:type="dxa"/>
          </w:tcPr>
          <w:p w14:paraId="78BAE672">
            <w:pPr>
              <w:pStyle w:val="6"/>
              <w:widowControl w:val="0"/>
              <w:rPr>
                <w:rFonts w:ascii="宋体" w:hAnsi="宋体"/>
                <w:color w:val="C4BC96"/>
                <w:sz w:val="21"/>
                <w:szCs w:val="21"/>
              </w:rPr>
            </w:pPr>
          </w:p>
        </w:tc>
      </w:tr>
      <w:tr w14:paraId="1A386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0CC49810">
            <w:pPr>
              <w:pStyle w:val="6"/>
              <w:widowControl w:val="0"/>
              <w:numPr>
                <w:ilvl w:val="0"/>
                <w:numId w:val="192"/>
              </w:numPr>
              <w:rPr>
                <w:rFonts w:ascii="宋体" w:hAnsi="宋体"/>
                <w:color w:val="C4BC96"/>
                <w:sz w:val="21"/>
                <w:szCs w:val="21"/>
              </w:rPr>
            </w:pPr>
          </w:p>
        </w:tc>
        <w:tc>
          <w:tcPr>
            <w:tcW w:w="1217" w:type="dxa"/>
          </w:tcPr>
          <w:p w14:paraId="6460DF04">
            <w:pPr>
              <w:pStyle w:val="6"/>
              <w:widowControl w:val="0"/>
              <w:rPr>
                <w:rFonts w:ascii="宋体" w:hAnsi="宋体"/>
                <w:color w:val="C4BC96"/>
                <w:sz w:val="21"/>
                <w:szCs w:val="21"/>
              </w:rPr>
            </w:pPr>
            <w:r>
              <w:rPr>
                <w:rFonts w:hint="eastAsia" w:ascii="宋体" w:hAnsi="宋体"/>
                <w:color w:val="C4BC96"/>
                <w:sz w:val="21"/>
                <w:szCs w:val="21"/>
              </w:rPr>
              <w:t>发送手机验证码</w:t>
            </w:r>
          </w:p>
        </w:tc>
        <w:tc>
          <w:tcPr>
            <w:tcW w:w="1217" w:type="dxa"/>
          </w:tcPr>
          <w:p w14:paraId="2A1B4EDA">
            <w:pPr>
              <w:pStyle w:val="6"/>
              <w:widowControl w:val="0"/>
              <w:rPr>
                <w:rFonts w:ascii="宋体" w:hAnsi="宋体"/>
                <w:color w:val="C4BC96"/>
                <w:sz w:val="21"/>
                <w:szCs w:val="21"/>
              </w:rPr>
            </w:pPr>
            <w:r>
              <w:rPr>
                <w:rFonts w:hint="eastAsia" w:ascii="宋体" w:hAnsi="宋体"/>
                <w:color w:val="C4BC96"/>
                <w:sz w:val="21"/>
                <w:szCs w:val="21"/>
              </w:rPr>
              <w:t>按钮</w:t>
            </w:r>
          </w:p>
        </w:tc>
        <w:tc>
          <w:tcPr>
            <w:tcW w:w="1217" w:type="dxa"/>
          </w:tcPr>
          <w:p w14:paraId="4BF656CE">
            <w:pPr>
              <w:pStyle w:val="6"/>
              <w:widowControl w:val="0"/>
              <w:rPr>
                <w:rFonts w:ascii="宋体" w:hAnsi="宋体"/>
                <w:color w:val="C4BC96"/>
                <w:sz w:val="21"/>
                <w:szCs w:val="21"/>
              </w:rPr>
            </w:pPr>
          </w:p>
        </w:tc>
        <w:tc>
          <w:tcPr>
            <w:tcW w:w="1218" w:type="dxa"/>
          </w:tcPr>
          <w:p w14:paraId="6E8D70B1">
            <w:pPr>
              <w:pStyle w:val="6"/>
              <w:widowControl w:val="0"/>
              <w:rPr>
                <w:rFonts w:ascii="宋体" w:hAnsi="宋体"/>
                <w:color w:val="C4BC96"/>
                <w:sz w:val="21"/>
                <w:szCs w:val="21"/>
              </w:rPr>
            </w:pPr>
          </w:p>
        </w:tc>
        <w:tc>
          <w:tcPr>
            <w:tcW w:w="1218" w:type="dxa"/>
          </w:tcPr>
          <w:p w14:paraId="49647390">
            <w:pPr>
              <w:pStyle w:val="6"/>
              <w:widowControl w:val="0"/>
              <w:rPr>
                <w:rFonts w:ascii="宋体" w:hAnsi="宋体"/>
                <w:color w:val="C4BC96"/>
                <w:sz w:val="21"/>
                <w:szCs w:val="21"/>
              </w:rPr>
            </w:pPr>
          </w:p>
        </w:tc>
        <w:tc>
          <w:tcPr>
            <w:tcW w:w="2018" w:type="dxa"/>
          </w:tcPr>
          <w:p w14:paraId="2B356C8F">
            <w:pPr>
              <w:pStyle w:val="6"/>
              <w:widowControl w:val="0"/>
              <w:rPr>
                <w:rFonts w:ascii="宋体" w:hAnsi="宋体"/>
                <w:color w:val="C4BC96"/>
                <w:sz w:val="21"/>
                <w:szCs w:val="21"/>
              </w:rPr>
            </w:pPr>
          </w:p>
        </w:tc>
      </w:tr>
      <w:tr w14:paraId="44B68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4A72CCFA">
            <w:pPr>
              <w:pStyle w:val="6"/>
              <w:widowControl w:val="0"/>
              <w:numPr>
                <w:ilvl w:val="0"/>
                <w:numId w:val="192"/>
              </w:numPr>
              <w:rPr>
                <w:rFonts w:ascii="宋体" w:hAnsi="宋体"/>
                <w:color w:val="C4BC96"/>
                <w:sz w:val="21"/>
                <w:szCs w:val="21"/>
              </w:rPr>
            </w:pPr>
          </w:p>
        </w:tc>
        <w:tc>
          <w:tcPr>
            <w:tcW w:w="1217" w:type="dxa"/>
          </w:tcPr>
          <w:p w14:paraId="2D4420EB">
            <w:pPr>
              <w:pStyle w:val="6"/>
              <w:widowControl w:val="0"/>
              <w:rPr>
                <w:rFonts w:ascii="宋体" w:hAnsi="宋体"/>
                <w:color w:val="C4BC96"/>
                <w:sz w:val="21"/>
                <w:szCs w:val="21"/>
              </w:rPr>
            </w:pPr>
            <w:r>
              <w:rPr>
                <w:rFonts w:hint="eastAsia" w:ascii="宋体" w:hAnsi="宋体"/>
                <w:color w:val="C4BC96"/>
                <w:sz w:val="21"/>
                <w:szCs w:val="21"/>
              </w:rPr>
              <w:t>提交</w:t>
            </w:r>
          </w:p>
        </w:tc>
        <w:tc>
          <w:tcPr>
            <w:tcW w:w="1217" w:type="dxa"/>
          </w:tcPr>
          <w:p w14:paraId="3EE4D164">
            <w:pPr>
              <w:pStyle w:val="6"/>
              <w:widowControl w:val="0"/>
              <w:rPr>
                <w:rFonts w:ascii="宋体" w:hAnsi="宋体"/>
                <w:color w:val="C4BC96"/>
                <w:sz w:val="21"/>
                <w:szCs w:val="21"/>
              </w:rPr>
            </w:pPr>
            <w:r>
              <w:rPr>
                <w:rFonts w:hint="eastAsia" w:ascii="宋体" w:hAnsi="宋体"/>
                <w:color w:val="C4BC96"/>
                <w:sz w:val="21"/>
                <w:szCs w:val="21"/>
              </w:rPr>
              <w:t>按钮</w:t>
            </w:r>
          </w:p>
        </w:tc>
        <w:tc>
          <w:tcPr>
            <w:tcW w:w="1217" w:type="dxa"/>
          </w:tcPr>
          <w:p w14:paraId="59CF2DC2">
            <w:pPr>
              <w:pStyle w:val="6"/>
              <w:widowControl w:val="0"/>
              <w:rPr>
                <w:rFonts w:ascii="宋体" w:hAnsi="宋体"/>
                <w:color w:val="C4BC96"/>
                <w:sz w:val="21"/>
                <w:szCs w:val="21"/>
              </w:rPr>
            </w:pPr>
          </w:p>
        </w:tc>
        <w:tc>
          <w:tcPr>
            <w:tcW w:w="1218" w:type="dxa"/>
          </w:tcPr>
          <w:p w14:paraId="463E12D4">
            <w:pPr>
              <w:pStyle w:val="6"/>
              <w:widowControl w:val="0"/>
              <w:rPr>
                <w:rFonts w:ascii="宋体" w:hAnsi="宋体"/>
                <w:color w:val="C4BC96"/>
                <w:sz w:val="21"/>
                <w:szCs w:val="21"/>
              </w:rPr>
            </w:pPr>
          </w:p>
        </w:tc>
        <w:tc>
          <w:tcPr>
            <w:tcW w:w="1218" w:type="dxa"/>
          </w:tcPr>
          <w:p w14:paraId="2050F534">
            <w:pPr>
              <w:pStyle w:val="6"/>
              <w:widowControl w:val="0"/>
              <w:rPr>
                <w:rFonts w:ascii="宋体" w:hAnsi="宋体"/>
                <w:color w:val="C4BC96"/>
                <w:sz w:val="21"/>
                <w:szCs w:val="21"/>
              </w:rPr>
            </w:pPr>
          </w:p>
        </w:tc>
        <w:tc>
          <w:tcPr>
            <w:tcW w:w="2018" w:type="dxa"/>
          </w:tcPr>
          <w:p w14:paraId="2CD6B3F8">
            <w:pPr>
              <w:pStyle w:val="6"/>
              <w:widowControl w:val="0"/>
              <w:rPr>
                <w:rFonts w:ascii="宋体" w:hAnsi="宋体"/>
                <w:color w:val="C4BC96"/>
                <w:sz w:val="21"/>
                <w:szCs w:val="21"/>
              </w:rPr>
            </w:pPr>
          </w:p>
        </w:tc>
      </w:tr>
    </w:tbl>
    <w:p w14:paraId="26EDFE1D">
      <w:pPr>
        <w:pStyle w:val="6"/>
      </w:pPr>
    </w:p>
    <w:p w14:paraId="18D7F4FD">
      <w:pPr>
        <w:pStyle w:val="263"/>
      </w:pPr>
      <w:bookmarkStart w:id="1028" w:name="_Toc351988609"/>
      <w:r>
        <w:rPr>
          <w:rFonts w:hint="eastAsia"/>
        </w:rPr>
        <w:t>安全中心</w:t>
      </w:r>
      <w:bookmarkEnd w:id="1028"/>
    </w:p>
    <w:p w14:paraId="5C97CF91">
      <w:pPr>
        <w:pStyle w:val="3"/>
      </w:pPr>
      <w:bookmarkStart w:id="1029" w:name="_Toc351988610"/>
      <w:r>
        <w:rPr>
          <w:rFonts w:hint="eastAsia"/>
        </w:rPr>
        <w:t>功能描述</w:t>
      </w:r>
      <w:bookmarkEnd w:id="1029"/>
    </w:p>
    <w:p w14:paraId="0AA20713">
      <w:pPr>
        <w:spacing w:line="360" w:lineRule="auto"/>
        <w:ind w:firstLine="420"/>
        <w:rPr>
          <w:rFonts w:ascii="宋体" w:hAnsi="宋体"/>
          <w:sz w:val="21"/>
          <w:szCs w:val="21"/>
        </w:rPr>
      </w:pPr>
      <w:r>
        <w:rPr>
          <w:rFonts w:hint="eastAsia" w:ascii="宋体" w:hAnsi="宋体"/>
          <w:sz w:val="21"/>
          <w:szCs w:val="21"/>
          <w:highlight w:val="yellow"/>
          <w:rPrChange w:id="126" w:author="admin" w:date="2019-10-15T11:23:00Z">
            <w:rPr>
              <w:rFonts w:hint="eastAsia" w:ascii="宋体" w:hAnsi="宋体"/>
              <w:sz w:val="21"/>
              <w:szCs w:val="21"/>
            </w:rPr>
          </w:rPrChange>
        </w:rPr>
        <w:t>安全中心提供安全设置（私密问题设置，预留信息设置，网银登陆密码修改，自动签退时间设置，暂停网银），交易限额设置，证书管理等功能。</w:t>
      </w:r>
    </w:p>
    <w:p w14:paraId="6D5C7D64">
      <w:pPr>
        <w:pStyle w:val="3"/>
      </w:pPr>
      <w:bookmarkStart w:id="1030" w:name="_Toc351988611"/>
      <w:r>
        <w:rPr>
          <w:rFonts w:hint="eastAsia"/>
        </w:rPr>
        <w:t>业务流程</w:t>
      </w:r>
      <w:bookmarkEnd w:id="1030"/>
    </w:p>
    <w:p w14:paraId="66227B6D">
      <w:pPr>
        <w:spacing w:line="360" w:lineRule="auto"/>
        <w:rPr>
          <w:b/>
          <w:sz w:val="21"/>
          <w:szCs w:val="21"/>
        </w:rPr>
      </w:pPr>
      <w:r>
        <w:rPr>
          <w:rFonts w:hint="eastAsia"/>
          <w:b/>
          <w:sz w:val="21"/>
          <w:szCs w:val="21"/>
        </w:rPr>
        <w:t>安全中心功能流程</w:t>
      </w:r>
    </w:p>
    <w:p w14:paraId="6184180D">
      <w:pPr>
        <w:spacing w:line="360" w:lineRule="auto"/>
        <w:rPr>
          <w:b/>
          <w:sz w:val="21"/>
          <w:szCs w:val="21"/>
        </w:rPr>
      </w:pPr>
      <w:r>
        <w:object>
          <v:shape id="_x0000_i1088" o:spt="75" type="#_x0000_t75" style="height:255.75pt;width:461.25pt;" o:ole="t" filled="f" o:preferrelative="t" stroked="f" coordsize="21600,21600">
            <v:path/>
            <v:fill on="f" focussize="0,0"/>
            <v:stroke on="f" joinstyle="miter"/>
            <v:imagedata r:id="rId79" o:title=""/>
            <o:lock v:ext="edit" aspectratio="t"/>
            <w10:wrap type="none"/>
            <w10:anchorlock/>
          </v:shape>
          <o:OLEObject Type="Embed" ProgID="Visio.Drawing.11" ShapeID="_x0000_i1088" DrawAspect="Content" ObjectID="_1468075754" r:id="rId78">
            <o:LockedField>false</o:LockedField>
          </o:OLEObject>
        </w:object>
      </w:r>
      <w:r>
        <w:rPr>
          <w:rFonts w:hint="eastAsia"/>
          <w:b/>
          <w:sz w:val="21"/>
          <w:szCs w:val="21"/>
        </w:rPr>
        <w:t>流程说明：</w:t>
      </w:r>
    </w:p>
    <w:p w14:paraId="607DA5A3">
      <w:pPr>
        <w:widowControl w:val="0"/>
        <w:numPr>
          <w:ilvl w:val="0"/>
          <w:numId w:val="193"/>
        </w:numPr>
        <w:spacing w:after="0" w:line="360" w:lineRule="auto"/>
        <w:rPr>
          <w:sz w:val="21"/>
          <w:szCs w:val="21"/>
        </w:rPr>
      </w:pPr>
      <w:r>
        <w:rPr>
          <w:rFonts w:hint="eastAsia"/>
          <w:sz w:val="21"/>
          <w:szCs w:val="21"/>
        </w:rPr>
        <w:t>用户点击“安全中心”进入安全中心页面后，页面以页签形式显示安全中心提供的功能，包括：安全设置，交易限额设置，证书管理；</w:t>
      </w:r>
    </w:p>
    <w:p w14:paraId="0C73F00A">
      <w:pPr>
        <w:spacing w:line="360" w:lineRule="auto"/>
      </w:pPr>
    </w:p>
    <w:p w14:paraId="20F4137A">
      <w:pPr>
        <w:spacing w:line="360" w:lineRule="auto"/>
        <w:rPr>
          <w:b/>
          <w:sz w:val="21"/>
          <w:szCs w:val="21"/>
        </w:rPr>
      </w:pPr>
      <w:r>
        <w:rPr>
          <w:rFonts w:hint="eastAsia"/>
          <w:b/>
          <w:sz w:val="21"/>
          <w:szCs w:val="21"/>
        </w:rPr>
        <w:t>安全设置功能中的私密问题设置流程</w:t>
      </w:r>
    </w:p>
    <w:p w14:paraId="66C64C62">
      <w:pPr>
        <w:spacing w:line="360" w:lineRule="auto"/>
        <w:rPr>
          <w:b/>
          <w:sz w:val="21"/>
          <w:szCs w:val="21"/>
        </w:rPr>
      </w:pPr>
      <w:r>
        <w:object>
          <v:shape id="_x0000_i1089" o:spt="75" type="#_x0000_t75" style="height:406.5pt;width:480.75pt;" o:ole="t" filled="f" o:preferrelative="t" stroked="f" coordsize="21600,21600">
            <v:path/>
            <v:fill on="f" focussize="0,0"/>
            <v:stroke on="f" joinstyle="miter"/>
            <v:imagedata r:id="rId81" o:title=""/>
            <o:lock v:ext="edit" aspectratio="t"/>
            <w10:wrap type="none"/>
            <w10:anchorlock/>
          </v:shape>
          <o:OLEObject Type="Embed" ProgID="Visio.Drawing.11" ShapeID="_x0000_i1089" DrawAspect="Content" ObjectID="_1468075755" r:id="rId80">
            <o:LockedField>false</o:LockedField>
          </o:OLEObject>
        </w:object>
      </w:r>
      <w:r>
        <w:rPr>
          <w:rFonts w:hint="eastAsia"/>
          <w:b/>
          <w:sz w:val="21"/>
          <w:szCs w:val="21"/>
        </w:rPr>
        <w:t>流程说明：</w:t>
      </w:r>
    </w:p>
    <w:p w14:paraId="27FEE785">
      <w:pPr>
        <w:spacing w:line="360" w:lineRule="auto"/>
        <w:ind w:firstLine="420"/>
        <w:rPr>
          <w:sz w:val="21"/>
          <w:szCs w:val="21"/>
        </w:rPr>
      </w:pPr>
      <w:r>
        <w:rPr>
          <w:rFonts w:hint="eastAsia"/>
          <w:sz w:val="21"/>
          <w:szCs w:val="21"/>
        </w:rPr>
        <w:t>用户点击“安全设置”并进入安全设置页面，安全设置页面中的功能以列表的形式显示，包括私密问题设置，预留信息设置，网银登陆密码修改，自动签退时间设置和暂停网银。</w:t>
      </w:r>
    </w:p>
    <w:p w14:paraId="3EF09A82">
      <w:pPr>
        <w:widowControl w:val="0"/>
        <w:numPr>
          <w:ilvl w:val="0"/>
          <w:numId w:val="194"/>
        </w:numPr>
        <w:spacing w:after="0" w:line="360" w:lineRule="auto"/>
        <w:rPr>
          <w:sz w:val="21"/>
          <w:szCs w:val="21"/>
        </w:rPr>
      </w:pPr>
      <w:r>
        <w:rPr>
          <w:rFonts w:hint="eastAsia"/>
          <w:sz w:val="21"/>
          <w:szCs w:val="21"/>
        </w:rPr>
        <w:t>用户选择私密问题设置按钮进入私密问题设置页面，页面上显示已经设置的私密问题，用户可进行增加，删除和重置的操作。</w:t>
      </w:r>
    </w:p>
    <w:p w14:paraId="40239B59">
      <w:pPr>
        <w:widowControl w:val="0"/>
        <w:numPr>
          <w:ilvl w:val="0"/>
          <w:numId w:val="194"/>
        </w:numPr>
        <w:spacing w:after="0" w:line="360" w:lineRule="auto"/>
        <w:rPr>
          <w:sz w:val="21"/>
          <w:szCs w:val="21"/>
        </w:rPr>
      </w:pPr>
      <w:r>
        <w:rPr>
          <w:rFonts w:hint="eastAsia"/>
          <w:sz w:val="21"/>
          <w:szCs w:val="21"/>
        </w:rPr>
        <w:t>用户点击“增加”按钮，用户设置新的私密问题，点击“确认”按钮后，网银系统显示私密问题验证页面，随机显示用户已经设置的一个私密问题，用户回答私密问题后，网银系统进行判断，如果正确，则显示设置成功页面；如果问题回答错误，则显示错误页面并提示用户错误信息，用户点击“返回”按钮后返回私密问题验证页面；</w:t>
      </w:r>
    </w:p>
    <w:p w14:paraId="4FDEFA07">
      <w:pPr>
        <w:widowControl w:val="0"/>
        <w:numPr>
          <w:ilvl w:val="0"/>
          <w:numId w:val="194"/>
        </w:numPr>
        <w:spacing w:after="0" w:line="360" w:lineRule="auto"/>
        <w:rPr>
          <w:sz w:val="21"/>
          <w:szCs w:val="21"/>
        </w:rPr>
      </w:pPr>
      <w:r>
        <w:rPr>
          <w:rFonts w:hint="eastAsia"/>
          <w:sz w:val="21"/>
          <w:szCs w:val="21"/>
        </w:rPr>
        <w:t>用户点击“删除”按钮，系统提示用户“是否删除私密问题？”用户点击“确定”按钮，网银系统显示私密问题验证页面，随机显示用户已经设置的一个私密问题，用户回答私密问题后，网银系统进行判断，如果正确，则显示设置成功页面；如果问题回答错误，则显示错误页面并提示用户错误信息，用户点击“返回”按钮后返回私密问题验证页面；用户点击“取消”按钮，返回私密问题设置页面；</w:t>
      </w:r>
    </w:p>
    <w:p w14:paraId="47BFF0A3">
      <w:pPr>
        <w:widowControl w:val="0"/>
        <w:numPr>
          <w:ilvl w:val="0"/>
          <w:numId w:val="194"/>
        </w:numPr>
        <w:spacing w:after="0" w:line="360" w:lineRule="auto"/>
        <w:rPr>
          <w:sz w:val="21"/>
          <w:szCs w:val="21"/>
        </w:rPr>
      </w:pPr>
      <w:r>
        <w:rPr>
          <w:rFonts w:hint="eastAsia"/>
          <w:sz w:val="21"/>
          <w:szCs w:val="21"/>
        </w:rPr>
        <w:t>用户点击“重置”按钮，用户重新设置私密问题的答案，点击“确认”按钮，网银系统显示私密问题验证页面，随机显示用户已经设置的一个私密问题，用户回答私密问题后，网银系统进行判断，如果正确，则显示设置成功页面；如果问题回答错误，则显示错误页面并提示用户错误信息，用户点击“返回”按钮后返回私密问题验证页面；</w:t>
      </w:r>
    </w:p>
    <w:p w14:paraId="37729595">
      <w:pPr>
        <w:spacing w:line="360" w:lineRule="auto"/>
        <w:ind w:left="840"/>
        <w:rPr>
          <w:sz w:val="21"/>
          <w:szCs w:val="21"/>
        </w:rPr>
      </w:pPr>
    </w:p>
    <w:p w14:paraId="2036EA6F">
      <w:pPr>
        <w:rPr>
          <w:b/>
          <w:sz w:val="21"/>
          <w:szCs w:val="21"/>
        </w:rPr>
      </w:pPr>
      <w:r>
        <w:rPr>
          <w:rFonts w:hint="eastAsia"/>
          <w:b/>
          <w:sz w:val="21"/>
          <w:szCs w:val="21"/>
        </w:rPr>
        <w:t>安全设置功能中的预留信息设置流程</w:t>
      </w:r>
    </w:p>
    <w:p w14:paraId="68DD5610">
      <w:pPr>
        <w:spacing w:line="360" w:lineRule="auto"/>
        <w:rPr>
          <w:b/>
          <w:sz w:val="21"/>
          <w:szCs w:val="21"/>
        </w:rPr>
      </w:pPr>
      <w:r>
        <w:object>
          <v:shape id="_x0000_i1090" o:spt="75" type="#_x0000_t75" style="height:327.75pt;width:465.75pt;" o:ole="t" filled="f" o:preferrelative="t" stroked="f" coordsize="21600,21600">
            <v:path/>
            <v:fill on="f" focussize="0,0"/>
            <v:stroke on="f" joinstyle="miter"/>
            <v:imagedata r:id="rId83" o:title=""/>
            <o:lock v:ext="edit" aspectratio="t"/>
            <w10:wrap type="none"/>
            <w10:anchorlock/>
          </v:shape>
          <o:OLEObject Type="Embed" ProgID="Visio.Drawing.11" ShapeID="_x0000_i1090" DrawAspect="Content" ObjectID="_1468075756" r:id="rId82">
            <o:LockedField>false</o:LockedField>
          </o:OLEObject>
        </w:object>
      </w:r>
      <w:r>
        <w:rPr>
          <w:rFonts w:hint="eastAsia"/>
          <w:b/>
          <w:sz w:val="21"/>
          <w:szCs w:val="21"/>
        </w:rPr>
        <w:t>流程说明：</w:t>
      </w:r>
    </w:p>
    <w:p w14:paraId="0E3B30E1">
      <w:pPr>
        <w:spacing w:line="360" w:lineRule="auto"/>
        <w:ind w:firstLine="420"/>
        <w:rPr>
          <w:sz w:val="21"/>
          <w:szCs w:val="21"/>
        </w:rPr>
      </w:pPr>
      <w:r>
        <w:rPr>
          <w:rFonts w:hint="eastAsia"/>
          <w:sz w:val="21"/>
          <w:szCs w:val="21"/>
        </w:rPr>
        <w:t>用户点击“安全设置”并进入安全设置页面，安全设置页面中的功能以列表的形式显示，包括私密问题设置，预留信息设置，网银登陆密码修改，自动签退时间设置和暂停网银。</w:t>
      </w:r>
    </w:p>
    <w:p w14:paraId="7B0B633C">
      <w:pPr>
        <w:widowControl w:val="0"/>
        <w:numPr>
          <w:ilvl w:val="0"/>
          <w:numId w:val="195"/>
        </w:numPr>
        <w:spacing w:after="0" w:line="360" w:lineRule="auto"/>
        <w:rPr>
          <w:sz w:val="21"/>
          <w:szCs w:val="21"/>
        </w:rPr>
      </w:pPr>
      <w:r>
        <w:rPr>
          <w:rFonts w:hint="eastAsia"/>
          <w:sz w:val="21"/>
          <w:szCs w:val="21"/>
        </w:rPr>
        <w:t>用户点击“预留信息设置”按钮，进入预留信息设置页面</w:t>
      </w:r>
    </w:p>
    <w:p w14:paraId="57B0E97D">
      <w:pPr>
        <w:widowControl w:val="0"/>
        <w:numPr>
          <w:ilvl w:val="0"/>
          <w:numId w:val="195"/>
        </w:numPr>
        <w:spacing w:after="0" w:line="360" w:lineRule="auto"/>
        <w:rPr>
          <w:sz w:val="21"/>
          <w:szCs w:val="21"/>
        </w:rPr>
      </w:pPr>
      <w:r>
        <w:rPr>
          <w:rFonts w:hint="eastAsia"/>
          <w:sz w:val="21"/>
          <w:szCs w:val="21"/>
        </w:rPr>
        <w:t>用户输入新的预留信息后，点击“确认”按钮，网银系统显示私密问题验证页面，随机显示用户已经设置的一个私密问题，用户回答私密问题后，网银系统进行判断，如果正确，则显示设置成功页面；如果问题回答错误，则显示错误页面并提示用户错误信息，用户点击“返回”按钮后返回私密问题验证页面；</w:t>
      </w:r>
    </w:p>
    <w:p w14:paraId="727C77A1"/>
    <w:p w14:paraId="6F23A280">
      <w:pPr>
        <w:rPr>
          <w:b/>
          <w:sz w:val="21"/>
          <w:szCs w:val="21"/>
        </w:rPr>
      </w:pPr>
      <w:r>
        <w:rPr>
          <w:rFonts w:hint="eastAsia"/>
          <w:b/>
          <w:sz w:val="21"/>
          <w:szCs w:val="21"/>
        </w:rPr>
        <w:t>安全设置功能中的网银登陆密码修改设置流程</w:t>
      </w:r>
    </w:p>
    <w:p w14:paraId="52830D4D">
      <w:pPr>
        <w:spacing w:line="360" w:lineRule="auto"/>
        <w:rPr>
          <w:b/>
          <w:sz w:val="21"/>
          <w:szCs w:val="21"/>
        </w:rPr>
      </w:pPr>
      <w:r>
        <w:object>
          <v:shape id="_x0000_i1091" o:spt="75" type="#_x0000_t75" style="height:200.25pt;width:470.25pt;" o:ole="t" filled="f" o:preferrelative="t" stroked="f" coordsize="21600,21600">
            <v:path/>
            <v:fill on="f" focussize="0,0"/>
            <v:stroke on="f" joinstyle="miter"/>
            <v:imagedata r:id="rId85" o:title=""/>
            <o:lock v:ext="edit" aspectratio="t"/>
            <w10:wrap type="none"/>
            <w10:anchorlock/>
          </v:shape>
          <o:OLEObject Type="Embed" ProgID="Visio.Drawing.11" ShapeID="_x0000_i1091" DrawAspect="Content" ObjectID="_1468075757" r:id="rId84">
            <o:LockedField>false</o:LockedField>
          </o:OLEObject>
        </w:object>
      </w:r>
      <w:r>
        <w:rPr>
          <w:rFonts w:hint="eastAsia"/>
          <w:b/>
          <w:sz w:val="21"/>
          <w:szCs w:val="21"/>
        </w:rPr>
        <w:t>流程说明：</w:t>
      </w:r>
    </w:p>
    <w:p w14:paraId="68881083">
      <w:pPr>
        <w:spacing w:line="360" w:lineRule="auto"/>
        <w:ind w:firstLine="420"/>
        <w:rPr>
          <w:sz w:val="21"/>
          <w:szCs w:val="21"/>
        </w:rPr>
      </w:pPr>
      <w:r>
        <w:rPr>
          <w:rFonts w:hint="eastAsia"/>
          <w:sz w:val="21"/>
          <w:szCs w:val="21"/>
        </w:rPr>
        <w:t>用户点击“安全设置”并进入安全设置页面，安全设置页面中的功能以列表的形式显示，包括私密问题设置，预留信息设置，网银登陆密码修改，自动签退时间设置和暂停网银。</w:t>
      </w:r>
    </w:p>
    <w:p w14:paraId="2F8E5172">
      <w:pPr>
        <w:widowControl w:val="0"/>
        <w:numPr>
          <w:ilvl w:val="0"/>
          <w:numId w:val="196"/>
        </w:numPr>
        <w:spacing w:after="0" w:line="360" w:lineRule="auto"/>
        <w:rPr>
          <w:sz w:val="21"/>
          <w:szCs w:val="21"/>
        </w:rPr>
      </w:pPr>
      <w:r>
        <w:rPr>
          <w:rFonts w:hint="eastAsia"/>
          <w:sz w:val="21"/>
          <w:szCs w:val="21"/>
        </w:rPr>
        <w:t>用户点击“密码修改”按钮，进入密码修改页面</w:t>
      </w:r>
    </w:p>
    <w:p w14:paraId="4337AB6B">
      <w:pPr>
        <w:widowControl w:val="0"/>
        <w:numPr>
          <w:ilvl w:val="0"/>
          <w:numId w:val="196"/>
        </w:numPr>
        <w:spacing w:after="0" w:line="360" w:lineRule="auto"/>
        <w:rPr>
          <w:sz w:val="21"/>
          <w:szCs w:val="21"/>
        </w:rPr>
      </w:pPr>
      <w:r>
        <w:rPr>
          <w:rFonts w:hint="eastAsia"/>
          <w:sz w:val="21"/>
          <w:szCs w:val="21"/>
        </w:rPr>
        <w:t>用户输入旧密码和两遍新密码，并完成相应的认证方式，点击“确认”按钮后系统显示修改结果页面</w:t>
      </w:r>
    </w:p>
    <w:p w14:paraId="5611BC04">
      <w:pPr>
        <w:rPr>
          <w:sz w:val="21"/>
          <w:szCs w:val="21"/>
        </w:rPr>
      </w:pPr>
    </w:p>
    <w:p w14:paraId="5CFAC1AA">
      <w:pPr>
        <w:rPr>
          <w:b/>
          <w:sz w:val="21"/>
          <w:szCs w:val="21"/>
        </w:rPr>
      </w:pPr>
      <w:r>
        <w:rPr>
          <w:rFonts w:hint="eastAsia"/>
          <w:b/>
          <w:sz w:val="21"/>
          <w:szCs w:val="21"/>
        </w:rPr>
        <w:t>安全设置功能中的自动签退时间设置流程</w:t>
      </w:r>
    </w:p>
    <w:p w14:paraId="6DEEE75F">
      <w:pPr>
        <w:spacing w:line="360" w:lineRule="auto"/>
        <w:rPr>
          <w:rFonts w:ascii="宋体" w:hAnsi="宋体"/>
          <w:b/>
          <w:sz w:val="21"/>
          <w:szCs w:val="21"/>
        </w:rPr>
      </w:pPr>
      <w:r>
        <w:object>
          <v:shape id="_x0000_i1092" o:spt="75" type="#_x0000_t75" style="height:342pt;width:465.75pt;" o:ole="t" filled="f" o:preferrelative="t" stroked="f" coordsize="21600,21600">
            <v:path/>
            <v:fill on="f" focussize="0,0"/>
            <v:stroke on="f" joinstyle="miter"/>
            <v:imagedata r:id="rId87" o:title=""/>
            <o:lock v:ext="edit" aspectratio="t"/>
            <w10:wrap type="none"/>
            <w10:anchorlock/>
          </v:shape>
          <o:OLEObject Type="Embed" ProgID="Visio.Drawing.11" ShapeID="_x0000_i1092" DrawAspect="Content" ObjectID="_1468075758" r:id="rId86">
            <o:LockedField>false</o:LockedField>
          </o:OLEObject>
        </w:object>
      </w:r>
      <w:r>
        <w:rPr>
          <w:rFonts w:hint="eastAsia" w:ascii="宋体" w:hAnsi="宋体"/>
          <w:b/>
          <w:sz w:val="21"/>
          <w:szCs w:val="21"/>
        </w:rPr>
        <w:t>流程说明：</w:t>
      </w:r>
    </w:p>
    <w:p w14:paraId="49D450A0">
      <w:pPr>
        <w:spacing w:line="360" w:lineRule="auto"/>
        <w:ind w:firstLine="420"/>
        <w:rPr>
          <w:rFonts w:ascii="宋体" w:hAnsi="宋体"/>
          <w:sz w:val="21"/>
          <w:szCs w:val="21"/>
        </w:rPr>
      </w:pPr>
      <w:r>
        <w:rPr>
          <w:rFonts w:hint="eastAsia" w:ascii="宋体" w:hAnsi="宋体"/>
          <w:sz w:val="21"/>
          <w:szCs w:val="21"/>
        </w:rPr>
        <w:t>用户点击“安全设置”并进入安全设置页面，安全设置页面中的功能以列表的形式显示，包括私密问题设置，预留信息设置，</w:t>
      </w:r>
      <w:r>
        <w:rPr>
          <w:rFonts w:hint="eastAsia"/>
          <w:sz w:val="21"/>
          <w:szCs w:val="21"/>
        </w:rPr>
        <w:t>网银登陆密码修改</w:t>
      </w:r>
      <w:r>
        <w:rPr>
          <w:rFonts w:hint="eastAsia" w:ascii="宋体" w:hAnsi="宋体"/>
          <w:sz w:val="21"/>
          <w:szCs w:val="21"/>
        </w:rPr>
        <w:t>，自动签退时间设置和暂停网银。</w:t>
      </w:r>
    </w:p>
    <w:p w14:paraId="3EE87A75">
      <w:pPr>
        <w:widowControl w:val="0"/>
        <w:numPr>
          <w:ilvl w:val="0"/>
          <w:numId w:val="197"/>
        </w:numPr>
        <w:spacing w:after="0" w:line="360" w:lineRule="auto"/>
        <w:rPr>
          <w:rFonts w:ascii="宋体" w:hAnsi="宋体"/>
          <w:sz w:val="21"/>
          <w:szCs w:val="21"/>
        </w:rPr>
      </w:pPr>
      <w:r>
        <w:rPr>
          <w:rFonts w:hint="eastAsia" w:ascii="宋体" w:hAnsi="宋体"/>
          <w:sz w:val="21"/>
          <w:szCs w:val="21"/>
        </w:rPr>
        <w:t>用户点击“自动签退时间设置”按钮，进入自动签退时间设置页面</w:t>
      </w:r>
    </w:p>
    <w:p w14:paraId="47DC4CE4">
      <w:pPr>
        <w:widowControl w:val="0"/>
        <w:numPr>
          <w:ilvl w:val="0"/>
          <w:numId w:val="197"/>
        </w:numPr>
        <w:spacing w:after="0" w:line="360" w:lineRule="auto"/>
        <w:rPr>
          <w:rFonts w:ascii="宋体" w:hAnsi="宋体"/>
          <w:sz w:val="21"/>
          <w:szCs w:val="21"/>
        </w:rPr>
      </w:pPr>
      <w:r>
        <w:rPr>
          <w:rFonts w:hint="eastAsia" w:ascii="宋体" w:hAnsi="宋体"/>
          <w:sz w:val="21"/>
          <w:szCs w:val="21"/>
        </w:rPr>
        <w:t>用户设置自动签退时间，用户可从2分钟至15分钟之间选择自动签退时间，输入后点击“确认”按钮，网银系统显示私密问题验证页面，随机显示用户已经设置的一个私密问题，用户回答私密问题后，网银系统进行判断，如果正确，则显示设置成功页面；如果问题回答错误，则显示错误页面并提示用户错误信息，用户点击“返回”按钮后返回私密问题验证页面；</w:t>
      </w:r>
    </w:p>
    <w:p w14:paraId="2C7113F3">
      <w:pPr>
        <w:widowControl w:val="0"/>
        <w:numPr>
          <w:ilvl w:val="0"/>
          <w:numId w:val="197"/>
        </w:numPr>
        <w:spacing w:after="0" w:line="360" w:lineRule="auto"/>
        <w:rPr>
          <w:rFonts w:ascii="宋体" w:hAnsi="宋体"/>
          <w:sz w:val="21"/>
          <w:szCs w:val="21"/>
        </w:rPr>
      </w:pPr>
      <w:r>
        <w:rPr>
          <w:rFonts w:hint="eastAsia" w:ascii="宋体" w:hAnsi="宋体"/>
          <w:sz w:val="21"/>
          <w:szCs w:val="21"/>
        </w:rPr>
        <w:t>系统的默认自动签退时间是10分钟。</w:t>
      </w:r>
    </w:p>
    <w:p w14:paraId="140B499B">
      <w:pPr>
        <w:widowControl w:val="0"/>
        <w:numPr>
          <w:ilvl w:val="0"/>
          <w:numId w:val="197"/>
        </w:numPr>
        <w:spacing w:after="0" w:line="360" w:lineRule="auto"/>
        <w:rPr>
          <w:rFonts w:ascii="宋体" w:hAnsi="宋体"/>
          <w:sz w:val="21"/>
          <w:szCs w:val="21"/>
        </w:rPr>
      </w:pPr>
      <w:r>
        <w:rPr>
          <w:rFonts w:hint="eastAsia" w:ascii="宋体" w:hAnsi="宋体"/>
          <w:sz w:val="21"/>
          <w:szCs w:val="21"/>
        </w:rPr>
        <w:t>当系统在用户设置的自动签退时间中没有任何操作，系统在最后一分钟进行自动退出网银倒计时提示，如果用户点击“继续交易”按钮，则返回网银页面；如果用户点击“退出”按钮或不进行任何操作，则退出网银系统。</w:t>
      </w:r>
    </w:p>
    <w:p w14:paraId="71FC4ED3">
      <w:pPr>
        <w:rPr>
          <w:sz w:val="21"/>
          <w:szCs w:val="21"/>
        </w:rPr>
      </w:pPr>
    </w:p>
    <w:p w14:paraId="3A149522">
      <w:pPr>
        <w:rPr>
          <w:b/>
          <w:sz w:val="21"/>
          <w:szCs w:val="21"/>
        </w:rPr>
      </w:pPr>
      <w:r>
        <w:rPr>
          <w:rFonts w:hint="eastAsia"/>
          <w:b/>
          <w:sz w:val="21"/>
          <w:szCs w:val="21"/>
        </w:rPr>
        <w:t>安全设置功能中的暂停网银设置流程</w:t>
      </w:r>
    </w:p>
    <w:p w14:paraId="23F01F58">
      <w:pPr>
        <w:spacing w:line="360" w:lineRule="auto"/>
        <w:rPr>
          <w:b/>
          <w:sz w:val="21"/>
          <w:szCs w:val="21"/>
        </w:rPr>
      </w:pPr>
      <w:r>
        <w:object>
          <v:shape id="_x0000_i1093" o:spt="75" type="#_x0000_t75" style="height:387pt;width:456pt;" o:ole="t" filled="f" o:preferrelative="t" stroked="f" coordsize="21600,21600">
            <v:path/>
            <v:fill on="f" focussize="0,0"/>
            <v:stroke on="f" joinstyle="miter"/>
            <v:imagedata r:id="rId89" o:title=""/>
            <o:lock v:ext="edit" aspectratio="t"/>
            <w10:wrap type="none"/>
            <w10:anchorlock/>
          </v:shape>
          <o:OLEObject Type="Embed" ProgID="Visio.Drawing.11" ShapeID="_x0000_i1093" DrawAspect="Content" ObjectID="_1468075759" r:id="rId88">
            <o:LockedField>false</o:LockedField>
          </o:OLEObject>
        </w:object>
      </w:r>
      <w:r>
        <w:rPr>
          <w:rFonts w:hint="eastAsia"/>
          <w:b/>
          <w:sz w:val="21"/>
          <w:szCs w:val="21"/>
        </w:rPr>
        <w:t>流程说明：</w:t>
      </w:r>
    </w:p>
    <w:p w14:paraId="738704BD">
      <w:pPr>
        <w:spacing w:line="360" w:lineRule="auto"/>
        <w:ind w:firstLine="420"/>
        <w:rPr>
          <w:sz w:val="21"/>
          <w:szCs w:val="21"/>
        </w:rPr>
      </w:pPr>
      <w:r>
        <w:rPr>
          <w:rFonts w:hint="eastAsia"/>
          <w:sz w:val="21"/>
          <w:szCs w:val="21"/>
        </w:rPr>
        <w:t>用户点击“安全设置”并进入安全设置页面，安全设置页面中的功能以列表的形式显示，包括私密问题设置，预留信息设置，网银登陆密码修改，自动签退时间设置和暂停网银。</w:t>
      </w:r>
    </w:p>
    <w:p w14:paraId="2DD4E102">
      <w:pPr>
        <w:widowControl w:val="0"/>
        <w:numPr>
          <w:ilvl w:val="0"/>
          <w:numId w:val="198"/>
        </w:numPr>
        <w:spacing w:after="0" w:line="360" w:lineRule="auto"/>
        <w:rPr>
          <w:sz w:val="21"/>
          <w:szCs w:val="21"/>
        </w:rPr>
      </w:pPr>
      <w:r>
        <w:rPr>
          <w:rFonts w:hint="eastAsia"/>
          <w:sz w:val="21"/>
          <w:szCs w:val="21"/>
        </w:rPr>
        <w:t>用户点击“暂停网银”按钮并进入暂停网银页面</w:t>
      </w:r>
    </w:p>
    <w:p w14:paraId="1CCF047B">
      <w:pPr>
        <w:widowControl w:val="0"/>
        <w:numPr>
          <w:ilvl w:val="0"/>
          <w:numId w:val="198"/>
        </w:numPr>
        <w:spacing w:after="0" w:line="360" w:lineRule="auto"/>
        <w:rPr>
          <w:sz w:val="21"/>
          <w:szCs w:val="21"/>
        </w:rPr>
      </w:pPr>
      <w:r>
        <w:rPr>
          <w:rFonts w:hint="eastAsia"/>
          <w:sz w:val="21"/>
          <w:szCs w:val="21"/>
        </w:rPr>
        <w:t>用户选择暂停时间段，输入完毕后用户点击“确认”按钮后，系统提示“</w:t>
      </w:r>
      <w:r>
        <w:rPr>
          <w:rFonts w:hint="eastAsia" w:ascii="宋体" w:hAnsi="宋体" w:cs="宋体"/>
          <w:color w:val="000000"/>
          <w:sz w:val="21"/>
          <w:szCs w:val="21"/>
        </w:rPr>
        <w:t>确认要临时暂停吗？”</w:t>
      </w:r>
    </w:p>
    <w:p w14:paraId="0E6F6FA7">
      <w:pPr>
        <w:widowControl w:val="0"/>
        <w:numPr>
          <w:ilvl w:val="0"/>
          <w:numId w:val="198"/>
        </w:numPr>
        <w:spacing w:after="0" w:line="360" w:lineRule="auto"/>
        <w:rPr>
          <w:sz w:val="21"/>
          <w:szCs w:val="21"/>
        </w:rPr>
      </w:pPr>
      <w:r>
        <w:rPr>
          <w:rFonts w:hint="eastAsia"/>
          <w:sz w:val="21"/>
          <w:szCs w:val="21"/>
        </w:rPr>
        <w:t>用户点击“确认”后网银系统显示私密问题验证页面，随机显示用户已经设置的一个私密问题，用户回答私密问题后，网银系统进行判断，如果正确，则显示设置成功页面；如果问题回答错误，则显示错误页面并提示用户错误信息，用户点击“返回”按钮后返回私密问题验证页面；</w:t>
      </w:r>
    </w:p>
    <w:p w14:paraId="766DE8F3">
      <w:pPr>
        <w:autoSpaceDE w:val="0"/>
        <w:autoSpaceDN w:val="0"/>
        <w:adjustRightInd w:val="0"/>
        <w:spacing w:line="288" w:lineRule="auto"/>
        <w:rPr>
          <w:sz w:val="21"/>
          <w:szCs w:val="21"/>
        </w:rPr>
      </w:pPr>
    </w:p>
    <w:p w14:paraId="124C242A">
      <w:pPr>
        <w:rPr>
          <w:b/>
          <w:sz w:val="21"/>
          <w:szCs w:val="21"/>
        </w:rPr>
      </w:pPr>
      <w:r>
        <w:rPr>
          <w:rFonts w:hint="eastAsia"/>
          <w:b/>
          <w:sz w:val="21"/>
          <w:szCs w:val="21"/>
        </w:rPr>
        <w:t>交易限额设置页面</w:t>
      </w:r>
    </w:p>
    <w:p w14:paraId="1A18CD27">
      <w:pPr>
        <w:spacing w:line="360" w:lineRule="auto"/>
        <w:rPr>
          <w:b/>
          <w:sz w:val="21"/>
          <w:szCs w:val="21"/>
        </w:rPr>
      </w:pPr>
      <w:r>
        <w:object>
          <v:shape id="_x0000_i1094" o:spt="75" type="#_x0000_t75" style="height:274.5pt;width:461.25pt;" o:ole="t" filled="f" o:preferrelative="t" stroked="f" coordsize="21600,21600">
            <v:path/>
            <v:fill on="f" focussize="0,0"/>
            <v:stroke on="f" joinstyle="miter"/>
            <v:imagedata r:id="rId91" o:title=""/>
            <o:lock v:ext="edit" aspectratio="t"/>
            <w10:wrap type="none"/>
            <w10:anchorlock/>
          </v:shape>
          <o:OLEObject Type="Embed" ProgID="Visio.Drawing.11" ShapeID="_x0000_i1094" DrawAspect="Content" ObjectID="_1468075760" r:id="rId90">
            <o:LockedField>false</o:LockedField>
          </o:OLEObject>
        </w:object>
      </w:r>
      <w:r>
        <w:rPr>
          <w:rFonts w:hint="eastAsia"/>
          <w:b/>
          <w:sz w:val="21"/>
          <w:szCs w:val="21"/>
        </w:rPr>
        <w:t>流程说明：</w:t>
      </w:r>
    </w:p>
    <w:p w14:paraId="39342EA7">
      <w:pPr>
        <w:widowControl w:val="0"/>
        <w:numPr>
          <w:ilvl w:val="0"/>
          <w:numId w:val="199"/>
        </w:numPr>
        <w:spacing w:after="0" w:line="360" w:lineRule="auto"/>
        <w:rPr>
          <w:sz w:val="21"/>
          <w:szCs w:val="21"/>
        </w:rPr>
      </w:pPr>
      <w:r>
        <w:rPr>
          <w:rFonts w:hint="eastAsia"/>
          <w:sz w:val="21"/>
          <w:szCs w:val="21"/>
        </w:rPr>
        <w:t>用户点击“交易限额设置”页签，进入交易限额页面</w:t>
      </w:r>
    </w:p>
    <w:p w14:paraId="335AECEE">
      <w:pPr>
        <w:widowControl w:val="0"/>
        <w:numPr>
          <w:ilvl w:val="0"/>
          <w:numId w:val="199"/>
        </w:numPr>
        <w:spacing w:after="0" w:line="360" w:lineRule="auto"/>
        <w:rPr>
          <w:sz w:val="21"/>
          <w:szCs w:val="21"/>
        </w:rPr>
      </w:pPr>
      <w:r>
        <w:rPr>
          <w:rFonts w:hint="eastAsia"/>
          <w:sz w:val="21"/>
          <w:szCs w:val="21"/>
        </w:rPr>
        <w:t>用户输入交易限额后，点击“确认”按钮，网银系统判断用户是否设置了私密问题，如果用户未设置，则显示错误页面，并提示用户未设置私密问题；如果用户设置了私密问题，则显示交易限额设置页面，用户设置交易限额信息，点击“确认”后用户需要回答私密问题，网银系统判断私密问题是否回答正确，如果回答正确，则网银系统进行交易限额设置并显示设置结果页面；如果回答错误，则显示错误页面并提示用户私密问题输入错误，用户可点击“返回”按钮返回至交易限额设置页面；</w:t>
      </w:r>
    </w:p>
    <w:p w14:paraId="353A14EC">
      <w:pPr>
        <w:ind w:left="420"/>
        <w:rPr>
          <w:sz w:val="21"/>
          <w:szCs w:val="21"/>
        </w:rPr>
      </w:pPr>
    </w:p>
    <w:p w14:paraId="0151BA8D">
      <w:pPr>
        <w:rPr>
          <w:b/>
          <w:sz w:val="21"/>
          <w:szCs w:val="21"/>
        </w:rPr>
      </w:pPr>
      <w:r>
        <w:rPr>
          <w:rFonts w:hint="eastAsia"/>
          <w:b/>
          <w:sz w:val="21"/>
          <w:szCs w:val="21"/>
        </w:rPr>
        <w:t>证书管理页面</w:t>
      </w:r>
    </w:p>
    <w:p w14:paraId="28E41D72">
      <w:pPr>
        <w:spacing w:line="360" w:lineRule="auto"/>
        <w:rPr>
          <w:b/>
          <w:sz w:val="21"/>
          <w:szCs w:val="21"/>
        </w:rPr>
      </w:pPr>
      <w:r>
        <w:object>
          <v:shape id="_x0000_i1095" o:spt="75" type="#_x0000_t75" style="height:371.25pt;width:468pt;" o:ole="t" filled="f" o:preferrelative="t" stroked="f" coordsize="21600,21600">
            <v:path/>
            <v:fill on="f" focussize="0,0"/>
            <v:stroke on="f" joinstyle="miter"/>
            <v:imagedata r:id="rId93" o:title=""/>
            <o:lock v:ext="edit" aspectratio="t"/>
            <w10:wrap type="none"/>
            <w10:anchorlock/>
          </v:shape>
          <o:OLEObject Type="Embed" ProgID="Visio.Drawing.11" ShapeID="_x0000_i1095" DrawAspect="Content" ObjectID="_1468075761" r:id="rId92">
            <o:LockedField>false</o:LockedField>
          </o:OLEObject>
        </w:object>
      </w:r>
      <w:r>
        <w:rPr>
          <w:rFonts w:hint="eastAsia"/>
          <w:b/>
          <w:sz w:val="21"/>
          <w:szCs w:val="21"/>
        </w:rPr>
        <w:t>流程说明：</w:t>
      </w:r>
    </w:p>
    <w:p w14:paraId="7CBD9191">
      <w:pPr>
        <w:widowControl w:val="0"/>
        <w:numPr>
          <w:ilvl w:val="0"/>
          <w:numId w:val="200"/>
        </w:numPr>
        <w:spacing w:after="0" w:line="360" w:lineRule="auto"/>
        <w:rPr>
          <w:sz w:val="21"/>
          <w:szCs w:val="21"/>
        </w:rPr>
      </w:pPr>
      <w:r>
        <w:rPr>
          <w:rFonts w:hint="eastAsia"/>
          <w:sz w:val="21"/>
          <w:szCs w:val="21"/>
        </w:rPr>
        <w:t>用户点击“证书管理”页签，进入证书管理页面</w:t>
      </w:r>
      <w:r>
        <w:rPr>
          <w:rFonts w:hint="eastAsia"/>
          <w:sz w:val="21"/>
          <w:szCs w:val="21"/>
        </w:rPr>
        <w:tab/>
      </w:r>
    </w:p>
    <w:p w14:paraId="6BC6CF04">
      <w:pPr>
        <w:widowControl w:val="0"/>
        <w:numPr>
          <w:ilvl w:val="0"/>
          <w:numId w:val="200"/>
        </w:numPr>
        <w:spacing w:after="0" w:line="360" w:lineRule="auto"/>
        <w:rPr>
          <w:sz w:val="21"/>
          <w:szCs w:val="21"/>
        </w:rPr>
      </w:pPr>
      <w:r>
        <w:rPr>
          <w:rFonts w:hint="eastAsia"/>
          <w:sz w:val="21"/>
          <w:szCs w:val="21"/>
        </w:rPr>
        <w:t>用户输入证书信息，用户可以点击“检验”按钮，检验</w:t>
      </w:r>
      <w:r>
        <w:rPr>
          <w:rFonts w:hint="eastAsia" w:ascii="宋体" w:hAnsi="宋体"/>
          <w:sz w:val="21"/>
          <w:szCs w:val="21"/>
        </w:rPr>
        <w:t>USBkey编号，</w:t>
      </w:r>
      <w:r>
        <w:rPr>
          <w:rFonts w:hint="eastAsia"/>
          <w:sz w:val="21"/>
          <w:szCs w:val="21"/>
        </w:rPr>
        <w:t>网银系统判断证书信息是否在三个月内即将到期，如果没有，则显示错误页面并提示用户证书未到期；如果证书即将到期，则用户可以继续进行操作</w:t>
      </w:r>
    </w:p>
    <w:p w14:paraId="53A87484">
      <w:pPr>
        <w:widowControl w:val="0"/>
        <w:numPr>
          <w:ilvl w:val="0"/>
          <w:numId w:val="200"/>
        </w:numPr>
        <w:spacing w:after="0" w:line="360" w:lineRule="auto"/>
        <w:rPr>
          <w:rFonts w:ascii="宋体" w:hAnsi="宋体"/>
          <w:sz w:val="21"/>
          <w:szCs w:val="21"/>
        </w:rPr>
      </w:pPr>
      <w:r>
        <w:rPr>
          <w:rFonts w:hint="eastAsia"/>
          <w:sz w:val="21"/>
          <w:szCs w:val="21"/>
        </w:rPr>
        <w:t>用户点击“更新证书”按钮，系统提示“</w:t>
      </w:r>
      <w:r>
        <w:rPr>
          <w:rFonts w:hint="eastAsia" w:ascii="宋体" w:hAnsi="宋体" w:cs="宋体"/>
          <w:color w:val="000000"/>
          <w:sz w:val="21"/>
          <w:szCs w:val="21"/>
        </w:rPr>
        <w:t>更新证书的过程中请千万不要在网页上做其他操作或者拔下您的</w:t>
      </w:r>
      <w:r>
        <w:rPr>
          <w:rFonts w:ascii="宋体" w:hAnsi="宋体"/>
          <w:color w:val="000000"/>
          <w:sz w:val="21"/>
          <w:szCs w:val="21"/>
        </w:rPr>
        <w:t>USBKEY</w:t>
      </w:r>
      <w:r>
        <w:rPr>
          <w:rFonts w:hint="eastAsia" w:ascii="宋体" w:hAnsi="宋体" w:cs="宋体"/>
          <w:color w:val="000000"/>
          <w:sz w:val="21"/>
          <w:szCs w:val="21"/>
        </w:rPr>
        <w:t>，您确定要更新证书吗？</w:t>
      </w:r>
      <w:r>
        <w:rPr>
          <w:rFonts w:hint="eastAsia" w:ascii="宋体" w:hAnsi="宋体"/>
          <w:sz w:val="21"/>
          <w:szCs w:val="21"/>
        </w:rPr>
        <w:t>”如果用户点击“取消”按钮，则返回证书更新页面；如果用户点击“确认”按钮，则显示CSP选择页面</w:t>
      </w:r>
    </w:p>
    <w:p w14:paraId="39AB70CC">
      <w:pPr>
        <w:widowControl w:val="0"/>
        <w:numPr>
          <w:ilvl w:val="0"/>
          <w:numId w:val="200"/>
        </w:numPr>
        <w:spacing w:after="0" w:line="360" w:lineRule="auto"/>
        <w:rPr>
          <w:rFonts w:ascii="宋体" w:hAnsi="宋体"/>
          <w:sz w:val="21"/>
          <w:szCs w:val="21"/>
        </w:rPr>
      </w:pPr>
      <w:r>
        <w:rPr>
          <w:rFonts w:hint="eastAsia" w:ascii="宋体" w:hAnsi="宋体"/>
          <w:sz w:val="21"/>
          <w:szCs w:val="21"/>
        </w:rPr>
        <w:t>用户输入CSP信息，点击“确认”按钮，系统显示操作结果</w:t>
      </w:r>
    </w:p>
    <w:p w14:paraId="01F92B51">
      <w:pPr>
        <w:pStyle w:val="3"/>
      </w:pPr>
      <w:bookmarkStart w:id="1031" w:name="_Toc351988612"/>
      <w:r>
        <w:rPr>
          <w:rFonts w:hint="eastAsia"/>
        </w:rPr>
        <w:t>业务规则</w:t>
      </w:r>
      <w:bookmarkEnd w:id="1031"/>
    </w:p>
    <w:p w14:paraId="56EC3036">
      <w:pPr>
        <w:pStyle w:val="4"/>
        <w:numPr>
          <w:ilvl w:val="0"/>
          <w:numId w:val="0"/>
        </w:numPr>
      </w:pPr>
      <w:bookmarkStart w:id="1032" w:name="_Toc351988613"/>
      <w:r>
        <w:rPr>
          <w:rFonts w:hint="eastAsia"/>
        </w:rPr>
        <w:t>交易前</w:t>
      </w:r>
      <w:bookmarkEnd w:id="1032"/>
    </w:p>
    <w:p w14:paraId="4FA5DF5C">
      <w:pPr>
        <w:widowControl w:val="0"/>
        <w:numPr>
          <w:ilvl w:val="0"/>
          <w:numId w:val="201"/>
        </w:numPr>
        <w:spacing w:after="0" w:line="360" w:lineRule="auto"/>
        <w:rPr>
          <w:sz w:val="21"/>
          <w:szCs w:val="21"/>
        </w:rPr>
      </w:pPr>
      <w:r>
        <w:rPr>
          <w:rFonts w:hint="eastAsia"/>
          <w:sz w:val="21"/>
          <w:szCs w:val="21"/>
        </w:rPr>
        <w:t>用户连续三个月没有修改密码，系统提供修改密码提醒，并强制用户到密码修改页面修改密码。</w:t>
      </w:r>
    </w:p>
    <w:p w14:paraId="4013EE7D">
      <w:pPr>
        <w:widowControl w:val="0"/>
        <w:numPr>
          <w:ilvl w:val="0"/>
          <w:numId w:val="201"/>
        </w:numPr>
        <w:spacing w:after="0" w:line="360" w:lineRule="auto"/>
        <w:rPr>
          <w:sz w:val="21"/>
          <w:szCs w:val="21"/>
        </w:rPr>
      </w:pPr>
      <w:r>
        <w:rPr>
          <w:rFonts w:hint="eastAsia"/>
          <w:sz w:val="21"/>
          <w:szCs w:val="21"/>
        </w:rPr>
        <w:t>证书到期前三个月网银系统在用户每次登录网银时提供提醒。</w:t>
      </w:r>
    </w:p>
    <w:p w14:paraId="2438084A">
      <w:pPr>
        <w:pStyle w:val="4"/>
        <w:numPr>
          <w:ilvl w:val="0"/>
          <w:numId w:val="0"/>
        </w:numPr>
      </w:pPr>
      <w:bookmarkStart w:id="1033" w:name="_Toc351988614"/>
      <w:r>
        <w:rPr>
          <w:rFonts w:hint="eastAsia"/>
        </w:rPr>
        <w:t>交易中</w:t>
      </w:r>
      <w:bookmarkEnd w:id="1033"/>
    </w:p>
    <w:p w14:paraId="20969FD3">
      <w:pPr>
        <w:pStyle w:val="4"/>
        <w:numPr>
          <w:ilvl w:val="0"/>
          <w:numId w:val="0"/>
        </w:numPr>
      </w:pPr>
      <w:bookmarkStart w:id="1034" w:name="_Toc351988615"/>
      <w:r>
        <w:rPr>
          <w:rFonts w:hint="eastAsia"/>
        </w:rPr>
        <w:t>交易后</w:t>
      </w:r>
      <w:bookmarkEnd w:id="1034"/>
    </w:p>
    <w:p w14:paraId="0C81AE66">
      <w:pPr>
        <w:widowControl w:val="0"/>
        <w:spacing w:after="0" w:line="360" w:lineRule="auto"/>
        <w:rPr>
          <w:rFonts w:ascii="宋体" w:hAnsi="宋体"/>
          <w:sz w:val="21"/>
          <w:szCs w:val="21"/>
        </w:rPr>
      </w:pPr>
      <w:r>
        <w:rPr>
          <w:rFonts w:hint="eastAsia" w:ascii="宋体" w:hAnsi="宋体" w:cs="Arial"/>
          <w:color w:val="000000"/>
          <w:sz w:val="21"/>
          <w:szCs w:val="21"/>
        </w:rPr>
        <w:t>无论成功失败都记录日志，日志应该在内部管理里的日志管理-用户操作日志查询里的个人客户日志中查询到。用户也可以在个人网银里的客户服务里的网银操作日志查询</w:t>
      </w:r>
    </w:p>
    <w:p w14:paraId="436B141E">
      <w:pPr>
        <w:pStyle w:val="3"/>
      </w:pPr>
      <w:bookmarkStart w:id="1035" w:name="_Toc351988616"/>
      <w:r>
        <w:rPr>
          <w:rFonts w:hint="eastAsia"/>
        </w:rPr>
        <w:t>页面要素</w:t>
      </w:r>
      <w:bookmarkEnd w:id="1035"/>
    </w:p>
    <w:p w14:paraId="6DBE77F7">
      <w:pPr>
        <w:pStyle w:val="4"/>
        <w:numPr>
          <w:ilvl w:val="0"/>
          <w:numId w:val="0"/>
        </w:numPr>
      </w:pPr>
      <w:bookmarkStart w:id="1036" w:name="_Toc351988617"/>
      <w:r>
        <w:rPr>
          <w:rFonts w:hint="eastAsia"/>
        </w:rPr>
        <w:t>安全中心页面</w:t>
      </w:r>
      <w:bookmarkEnd w:id="1036"/>
    </w:p>
    <w:tbl>
      <w:tblPr>
        <w:tblStyle w:val="48"/>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7"/>
        <w:gridCol w:w="1217"/>
        <w:gridCol w:w="935"/>
        <w:gridCol w:w="1134"/>
        <w:gridCol w:w="992"/>
        <w:gridCol w:w="992"/>
        <w:gridCol w:w="3119"/>
      </w:tblGrid>
      <w:tr w14:paraId="4EC9E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shd w:val="clear" w:color="auto" w:fill="FFCC99"/>
            <w:vAlign w:val="center"/>
          </w:tcPr>
          <w:p w14:paraId="7DC06E89">
            <w:pPr>
              <w:rPr>
                <w:rFonts w:ascii="宋体" w:hAnsi="宋体" w:cs="Arial"/>
                <w:b/>
                <w:color w:val="000000"/>
                <w:sz w:val="21"/>
                <w:szCs w:val="21"/>
              </w:rPr>
            </w:pPr>
            <w:r>
              <w:rPr>
                <w:rFonts w:ascii="宋体" w:hAnsi="宋体" w:cs="Arial"/>
                <w:b/>
                <w:color w:val="000000"/>
                <w:sz w:val="21"/>
                <w:szCs w:val="21"/>
              </w:rPr>
              <w:t>序号</w:t>
            </w:r>
          </w:p>
        </w:tc>
        <w:tc>
          <w:tcPr>
            <w:tcW w:w="1217" w:type="dxa"/>
            <w:shd w:val="clear" w:color="auto" w:fill="FFCC99"/>
            <w:vAlign w:val="center"/>
          </w:tcPr>
          <w:p w14:paraId="4A4EBED6">
            <w:pPr>
              <w:rPr>
                <w:rFonts w:ascii="宋体" w:hAnsi="宋体" w:cs="Arial"/>
                <w:b/>
                <w:color w:val="000000"/>
                <w:sz w:val="21"/>
                <w:szCs w:val="21"/>
              </w:rPr>
            </w:pPr>
            <w:r>
              <w:rPr>
                <w:rFonts w:ascii="宋体" w:hAnsi="宋体" w:cs="Arial"/>
                <w:b/>
                <w:color w:val="000000"/>
                <w:sz w:val="21"/>
                <w:szCs w:val="21"/>
              </w:rPr>
              <w:t>名称</w:t>
            </w:r>
          </w:p>
        </w:tc>
        <w:tc>
          <w:tcPr>
            <w:tcW w:w="935" w:type="dxa"/>
            <w:shd w:val="clear" w:color="auto" w:fill="FFCC99"/>
            <w:vAlign w:val="center"/>
          </w:tcPr>
          <w:p w14:paraId="22C5A0B5">
            <w:pPr>
              <w:rPr>
                <w:rFonts w:ascii="宋体" w:hAnsi="宋体" w:cs="Arial"/>
                <w:b/>
                <w:color w:val="000000"/>
                <w:sz w:val="21"/>
                <w:szCs w:val="21"/>
              </w:rPr>
            </w:pPr>
            <w:r>
              <w:rPr>
                <w:rFonts w:ascii="宋体" w:hAnsi="宋体" w:cs="Arial"/>
                <w:b/>
                <w:color w:val="000000"/>
                <w:sz w:val="21"/>
                <w:szCs w:val="21"/>
              </w:rPr>
              <w:t>输入</w:t>
            </w:r>
            <w:r>
              <w:rPr>
                <w:rFonts w:hint="eastAsia" w:ascii="宋体" w:hAnsi="宋体" w:cs="Arial"/>
                <w:b/>
                <w:color w:val="000000"/>
                <w:sz w:val="21"/>
                <w:szCs w:val="21"/>
              </w:rPr>
              <w:t>/输出</w:t>
            </w:r>
          </w:p>
        </w:tc>
        <w:tc>
          <w:tcPr>
            <w:tcW w:w="1134" w:type="dxa"/>
            <w:shd w:val="clear" w:color="auto" w:fill="FFCC99"/>
            <w:vAlign w:val="center"/>
          </w:tcPr>
          <w:p w14:paraId="4808D413">
            <w:pPr>
              <w:rPr>
                <w:rFonts w:ascii="宋体" w:hAnsi="宋体" w:cs="Arial"/>
                <w:b/>
                <w:color w:val="000000"/>
                <w:sz w:val="21"/>
                <w:szCs w:val="21"/>
              </w:rPr>
            </w:pPr>
            <w:r>
              <w:rPr>
                <w:rFonts w:ascii="宋体" w:hAnsi="宋体" w:cs="Arial"/>
                <w:b/>
                <w:color w:val="000000"/>
                <w:sz w:val="21"/>
                <w:szCs w:val="21"/>
              </w:rPr>
              <w:t>缺省值</w:t>
            </w:r>
          </w:p>
        </w:tc>
        <w:tc>
          <w:tcPr>
            <w:tcW w:w="992" w:type="dxa"/>
            <w:shd w:val="clear" w:color="auto" w:fill="FFCC99"/>
            <w:vAlign w:val="center"/>
          </w:tcPr>
          <w:p w14:paraId="420833F2">
            <w:pPr>
              <w:rPr>
                <w:rFonts w:ascii="宋体" w:hAnsi="宋体" w:cs="Arial"/>
                <w:b/>
                <w:color w:val="000000"/>
                <w:sz w:val="21"/>
                <w:szCs w:val="21"/>
              </w:rPr>
            </w:pPr>
            <w:r>
              <w:rPr>
                <w:rFonts w:hint="eastAsia" w:ascii="宋体" w:hAnsi="宋体" w:cs="Arial"/>
                <w:b/>
                <w:color w:val="000000"/>
                <w:sz w:val="21"/>
                <w:szCs w:val="21"/>
              </w:rPr>
              <w:t>类型/长度</w:t>
            </w:r>
          </w:p>
        </w:tc>
        <w:tc>
          <w:tcPr>
            <w:tcW w:w="992" w:type="dxa"/>
            <w:shd w:val="clear" w:color="auto" w:fill="FFCC99"/>
            <w:vAlign w:val="center"/>
          </w:tcPr>
          <w:p w14:paraId="089627E7">
            <w:pPr>
              <w:rPr>
                <w:rFonts w:ascii="宋体" w:hAnsi="宋体" w:cs="Arial"/>
                <w:b/>
                <w:color w:val="000000"/>
                <w:sz w:val="21"/>
                <w:szCs w:val="21"/>
              </w:rPr>
            </w:pPr>
            <w:r>
              <w:rPr>
                <w:rFonts w:hint="eastAsia" w:ascii="宋体" w:hAnsi="宋体" w:cs="Arial"/>
                <w:b/>
                <w:color w:val="000000"/>
                <w:sz w:val="21"/>
                <w:szCs w:val="21"/>
              </w:rPr>
              <w:t>是否必输</w:t>
            </w:r>
          </w:p>
        </w:tc>
        <w:tc>
          <w:tcPr>
            <w:tcW w:w="3119" w:type="dxa"/>
            <w:shd w:val="clear" w:color="auto" w:fill="FFCC99"/>
            <w:vAlign w:val="center"/>
          </w:tcPr>
          <w:p w14:paraId="28C6C69D">
            <w:pPr>
              <w:rPr>
                <w:rFonts w:ascii="宋体" w:hAnsi="宋体" w:cs="Arial"/>
                <w:b/>
                <w:color w:val="000000"/>
                <w:sz w:val="21"/>
                <w:szCs w:val="21"/>
              </w:rPr>
            </w:pPr>
            <w:r>
              <w:rPr>
                <w:rFonts w:ascii="宋体" w:hAnsi="宋体" w:cs="Arial"/>
                <w:b/>
                <w:color w:val="000000"/>
                <w:sz w:val="21"/>
                <w:szCs w:val="21"/>
              </w:rPr>
              <w:t>备注</w:t>
            </w:r>
          </w:p>
        </w:tc>
      </w:tr>
      <w:tr w14:paraId="078B1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383FBB6F">
            <w:pPr>
              <w:rPr>
                <w:rFonts w:ascii="宋体" w:hAnsi="宋体"/>
                <w:sz w:val="21"/>
                <w:szCs w:val="21"/>
              </w:rPr>
            </w:pPr>
            <w:r>
              <w:rPr>
                <w:rFonts w:hint="eastAsia" w:ascii="宋体" w:hAnsi="宋体"/>
                <w:sz w:val="21"/>
                <w:szCs w:val="21"/>
              </w:rPr>
              <w:t>1.</w:t>
            </w:r>
          </w:p>
        </w:tc>
        <w:tc>
          <w:tcPr>
            <w:tcW w:w="1217" w:type="dxa"/>
          </w:tcPr>
          <w:p w14:paraId="7D534962">
            <w:pPr>
              <w:rPr>
                <w:rFonts w:ascii="宋体" w:hAnsi="宋体"/>
                <w:sz w:val="21"/>
                <w:szCs w:val="21"/>
              </w:rPr>
            </w:pPr>
            <w:r>
              <w:rPr>
                <w:rFonts w:hint="eastAsia" w:ascii="宋体" w:hAnsi="宋体"/>
                <w:sz w:val="21"/>
                <w:szCs w:val="21"/>
              </w:rPr>
              <w:t>安全设置</w:t>
            </w:r>
          </w:p>
        </w:tc>
        <w:tc>
          <w:tcPr>
            <w:tcW w:w="935" w:type="dxa"/>
          </w:tcPr>
          <w:p w14:paraId="4F716154">
            <w:pPr>
              <w:rPr>
                <w:rFonts w:ascii="宋体" w:hAnsi="宋体"/>
                <w:sz w:val="21"/>
                <w:szCs w:val="21"/>
              </w:rPr>
            </w:pPr>
            <w:r>
              <w:rPr>
                <w:rFonts w:hint="eastAsia" w:ascii="宋体" w:hAnsi="宋体"/>
                <w:sz w:val="21"/>
                <w:szCs w:val="21"/>
              </w:rPr>
              <w:t>页签</w:t>
            </w:r>
          </w:p>
        </w:tc>
        <w:tc>
          <w:tcPr>
            <w:tcW w:w="1134" w:type="dxa"/>
          </w:tcPr>
          <w:p w14:paraId="6FB1BF4D">
            <w:pPr>
              <w:rPr>
                <w:rFonts w:ascii="宋体" w:hAnsi="宋体"/>
                <w:sz w:val="21"/>
                <w:szCs w:val="21"/>
              </w:rPr>
            </w:pPr>
          </w:p>
        </w:tc>
        <w:tc>
          <w:tcPr>
            <w:tcW w:w="992" w:type="dxa"/>
          </w:tcPr>
          <w:p w14:paraId="5AC8E294">
            <w:pPr>
              <w:rPr>
                <w:rFonts w:ascii="宋体" w:hAnsi="宋体"/>
                <w:sz w:val="21"/>
                <w:szCs w:val="21"/>
              </w:rPr>
            </w:pPr>
          </w:p>
        </w:tc>
        <w:tc>
          <w:tcPr>
            <w:tcW w:w="992" w:type="dxa"/>
          </w:tcPr>
          <w:p w14:paraId="7B07DD9A">
            <w:pPr>
              <w:rPr>
                <w:rFonts w:ascii="宋体" w:hAnsi="宋体"/>
                <w:sz w:val="21"/>
                <w:szCs w:val="21"/>
              </w:rPr>
            </w:pPr>
          </w:p>
        </w:tc>
        <w:tc>
          <w:tcPr>
            <w:tcW w:w="3119" w:type="dxa"/>
          </w:tcPr>
          <w:p w14:paraId="763F2521">
            <w:pPr>
              <w:rPr>
                <w:rFonts w:ascii="宋体" w:hAnsi="宋体"/>
                <w:sz w:val="21"/>
                <w:szCs w:val="21"/>
              </w:rPr>
            </w:pPr>
          </w:p>
        </w:tc>
      </w:tr>
      <w:tr w14:paraId="0342C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3E015200">
            <w:pPr>
              <w:rPr>
                <w:rFonts w:ascii="宋体" w:hAnsi="宋体"/>
                <w:sz w:val="21"/>
                <w:szCs w:val="21"/>
              </w:rPr>
            </w:pPr>
            <w:r>
              <w:rPr>
                <w:rFonts w:hint="eastAsia" w:ascii="宋体" w:hAnsi="宋体"/>
                <w:sz w:val="21"/>
                <w:szCs w:val="21"/>
              </w:rPr>
              <w:t>2.</w:t>
            </w:r>
          </w:p>
        </w:tc>
        <w:tc>
          <w:tcPr>
            <w:tcW w:w="1217" w:type="dxa"/>
          </w:tcPr>
          <w:p w14:paraId="68DFDED7">
            <w:pPr>
              <w:rPr>
                <w:rFonts w:ascii="宋体" w:hAnsi="宋体"/>
                <w:sz w:val="21"/>
                <w:szCs w:val="21"/>
              </w:rPr>
            </w:pPr>
            <w:r>
              <w:rPr>
                <w:rFonts w:hint="eastAsia" w:ascii="宋体" w:hAnsi="宋体"/>
                <w:sz w:val="21"/>
                <w:szCs w:val="21"/>
              </w:rPr>
              <w:t>交易限额设置</w:t>
            </w:r>
          </w:p>
        </w:tc>
        <w:tc>
          <w:tcPr>
            <w:tcW w:w="935" w:type="dxa"/>
          </w:tcPr>
          <w:p w14:paraId="699EA79B">
            <w:pPr>
              <w:rPr>
                <w:rFonts w:ascii="宋体" w:hAnsi="宋体"/>
                <w:sz w:val="21"/>
                <w:szCs w:val="21"/>
              </w:rPr>
            </w:pPr>
            <w:r>
              <w:rPr>
                <w:rFonts w:hint="eastAsia" w:ascii="宋体" w:hAnsi="宋体"/>
                <w:sz w:val="21"/>
                <w:szCs w:val="21"/>
              </w:rPr>
              <w:t>页签</w:t>
            </w:r>
          </w:p>
        </w:tc>
        <w:tc>
          <w:tcPr>
            <w:tcW w:w="1134" w:type="dxa"/>
          </w:tcPr>
          <w:p w14:paraId="551689C7">
            <w:pPr>
              <w:rPr>
                <w:rFonts w:ascii="宋体" w:hAnsi="宋体"/>
                <w:sz w:val="21"/>
                <w:szCs w:val="21"/>
              </w:rPr>
            </w:pPr>
          </w:p>
        </w:tc>
        <w:tc>
          <w:tcPr>
            <w:tcW w:w="992" w:type="dxa"/>
          </w:tcPr>
          <w:p w14:paraId="4DFE4BD4">
            <w:pPr>
              <w:rPr>
                <w:rFonts w:ascii="宋体" w:hAnsi="宋体"/>
                <w:sz w:val="21"/>
                <w:szCs w:val="21"/>
              </w:rPr>
            </w:pPr>
          </w:p>
        </w:tc>
        <w:tc>
          <w:tcPr>
            <w:tcW w:w="992" w:type="dxa"/>
          </w:tcPr>
          <w:p w14:paraId="4B62B860">
            <w:pPr>
              <w:rPr>
                <w:rFonts w:ascii="宋体" w:hAnsi="宋体"/>
                <w:sz w:val="21"/>
                <w:szCs w:val="21"/>
              </w:rPr>
            </w:pPr>
          </w:p>
        </w:tc>
        <w:tc>
          <w:tcPr>
            <w:tcW w:w="3119" w:type="dxa"/>
          </w:tcPr>
          <w:p w14:paraId="0800B87F">
            <w:pPr>
              <w:rPr>
                <w:rFonts w:ascii="宋体" w:hAnsi="宋体"/>
                <w:sz w:val="21"/>
                <w:szCs w:val="21"/>
              </w:rPr>
            </w:pPr>
          </w:p>
        </w:tc>
      </w:tr>
      <w:tr w14:paraId="34541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7D7CEF58">
            <w:pPr>
              <w:rPr>
                <w:rFonts w:ascii="宋体" w:hAnsi="宋体"/>
                <w:sz w:val="21"/>
                <w:szCs w:val="21"/>
              </w:rPr>
            </w:pPr>
            <w:r>
              <w:rPr>
                <w:rFonts w:hint="eastAsia" w:ascii="宋体" w:hAnsi="宋体"/>
                <w:sz w:val="21"/>
                <w:szCs w:val="21"/>
              </w:rPr>
              <w:t>3.</w:t>
            </w:r>
          </w:p>
        </w:tc>
        <w:tc>
          <w:tcPr>
            <w:tcW w:w="1217" w:type="dxa"/>
          </w:tcPr>
          <w:p w14:paraId="2D5034DA">
            <w:pPr>
              <w:rPr>
                <w:rFonts w:ascii="宋体" w:hAnsi="宋体"/>
                <w:sz w:val="21"/>
                <w:szCs w:val="21"/>
              </w:rPr>
            </w:pPr>
            <w:r>
              <w:rPr>
                <w:rFonts w:hint="eastAsia" w:ascii="宋体" w:hAnsi="宋体"/>
                <w:sz w:val="21"/>
                <w:szCs w:val="21"/>
              </w:rPr>
              <w:t>证书管理</w:t>
            </w:r>
          </w:p>
        </w:tc>
        <w:tc>
          <w:tcPr>
            <w:tcW w:w="935" w:type="dxa"/>
          </w:tcPr>
          <w:p w14:paraId="32964370">
            <w:pPr>
              <w:rPr>
                <w:rFonts w:ascii="宋体" w:hAnsi="宋体"/>
                <w:sz w:val="21"/>
                <w:szCs w:val="21"/>
              </w:rPr>
            </w:pPr>
            <w:r>
              <w:rPr>
                <w:rFonts w:hint="eastAsia" w:ascii="宋体" w:hAnsi="宋体"/>
                <w:sz w:val="21"/>
                <w:szCs w:val="21"/>
              </w:rPr>
              <w:t>页签</w:t>
            </w:r>
          </w:p>
        </w:tc>
        <w:tc>
          <w:tcPr>
            <w:tcW w:w="1134" w:type="dxa"/>
          </w:tcPr>
          <w:p w14:paraId="04F14475">
            <w:pPr>
              <w:rPr>
                <w:rFonts w:ascii="宋体" w:hAnsi="宋体"/>
                <w:sz w:val="21"/>
                <w:szCs w:val="21"/>
              </w:rPr>
            </w:pPr>
          </w:p>
        </w:tc>
        <w:tc>
          <w:tcPr>
            <w:tcW w:w="992" w:type="dxa"/>
          </w:tcPr>
          <w:p w14:paraId="3CF3D0C4">
            <w:pPr>
              <w:rPr>
                <w:rFonts w:ascii="宋体" w:hAnsi="宋体"/>
                <w:sz w:val="21"/>
                <w:szCs w:val="21"/>
              </w:rPr>
            </w:pPr>
          </w:p>
        </w:tc>
        <w:tc>
          <w:tcPr>
            <w:tcW w:w="992" w:type="dxa"/>
          </w:tcPr>
          <w:p w14:paraId="3A1935DF">
            <w:pPr>
              <w:rPr>
                <w:rFonts w:ascii="宋体" w:hAnsi="宋体"/>
                <w:sz w:val="21"/>
                <w:szCs w:val="21"/>
              </w:rPr>
            </w:pPr>
          </w:p>
        </w:tc>
        <w:tc>
          <w:tcPr>
            <w:tcW w:w="3119" w:type="dxa"/>
          </w:tcPr>
          <w:p w14:paraId="6BA35ACD">
            <w:pPr>
              <w:rPr>
                <w:rFonts w:ascii="宋体" w:hAnsi="宋体"/>
                <w:sz w:val="21"/>
                <w:szCs w:val="21"/>
              </w:rPr>
            </w:pPr>
          </w:p>
        </w:tc>
      </w:tr>
    </w:tbl>
    <w:p w14:paraId="5AA5D51B">
      <w:pPr>
        <w:pStyle w:val="4"/>
        <w:numPr>
          <w:ilvl w:val="0"/>
          <w:numId w:val="0"/>
        </w:numPr>
      </w:pPr>
      <w:bookmarkStart w:id="1037" w:name="_Toc351988618"/>
      <w:r>
        <w:rPr>
          <w:rFonts w:hint="eastAsia"/>
        </w:rPr>
        <w:t>安全设置页面</w:t>
      </w:r>
      <w:bookmarkEnd w:id="1037"/>
    </w:p>
    <w:tbl>
      <w:tblPr>
        <w:tblStyle w:val="48"/>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6"/>
        <w:gridCol w:w="1217"/>
        <w:gridCol w:w="936"/>
        <w:gridCol w:w="1134"/>
        <w:gridCol w:w="992"/>
        <w:gridCol w:w="992"/>
        <w:gridCol w:w="3119"/>
      </w:tblGrid>
      <w:tr w14:paraId="1CD1C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6" w:type="dxa"/>
            <w:shd w:val="clear" w:color="auto" w:fill="FFCC99"/>
            <w:vAlign w:val="center"/>
          </w:tcPr>
          <w:p w14:paraId="654E6345">
            <w:pPr>
              <w:rPr>
                <w:rFonts w:ascii="宋体" w:hAnsi="宋体" w:cs="Arial"/>
                <w:b/>
                <w:color w:val="000000"/>
                <w:sz w:val="21"/>
                <w:szCs w:val="21"/>
              </w:rPr>
            </w:pPr>
            <w:r>
              <w:rPr>
                <w:rFonts w:ascii="宋体" w:hAnsi="宋体" w:cs="Arial"/>
                <w:b/>
                <w:color w:val="000000"/>
                <w:sz w:val="21"/>
                <w:szCs w:val="21"/>
              </w:rPr>
              <w:t>序号</w:t>
            </w:r>
          </w:p>
        </w:tc>
        <w:tc>
          <w:tcPr>
            <w:tcW w:w="1217" w:type="dxa"/>
            <w:shd w:val="clear" w:color="auto" w:fill="FFCC99"/>
            <w:vAlign w:val="center"/>
          </w:tcPr>
          <w:p w14:paraId="7F2D650E">
            <w:pPr>
              <w:rPr>
                <w:rFonts w:ascii="宋体" w:hAnsi="宋体" w:cs="Arial"/>
                <w:b/>
                <w:color w:val="000000"/>
                <w:sz w:val="21"/>
                <w:szCs w:val="21"/>
              </w:rPr>
            </w:pPr>
            <w:r>
              <w:rPr>
                <w:rFonts w:ascii="宋体" w:hAnsi="宋体" w:cs="Arial"/>
                <w:b/>
                <w:color w:val="000000"/>
                <w:sz w:val="21"/>
                <w:szCs w:val="21"/>
              </w:rPr>
              <w:t>名称</w:t>
            </w:r>
          </w:p>
        </w:tc>
        <w:tc>
          <w:tcPr>
            <w:tcW w:w="936" w:type="dxa"/>
            <w:shd w:val="clear" w:color="auto" w:fill="FFCC99"/>
            <w:vAlign w:val="center"/>
          </w:tcPr>
          <w:p w14:paraId="68D8BF79">
            <w:pPr>
              <w:rPr>
                <w:rFonts w:ascii="宋体" w:hAnsi="宋体" w:cs="Arial"/>
                <w:b/>
                <w:color w:val="000000"/>
                <w:sz w:val="21"/>
                <w:szCs w:val="21"/>
              </w:rPr>
            </w:pPr>
            <w:r>
              <w:rPr>
                <w:rFonts w:ascii="宋体" w:hAnsi="宋体" w:cs="Arial"/>
                <w:b/>
                <w:color w:val="000000"/>
                <w:sz w:val="21"/>
                <w:szCs w:val="21"/>
              </w:rPr>
              <w:t>输入</w:t>
            </w:r>
            <w:r>
              <w:rPr>
                <w:rFonts w:hint="eastAsia" w:ascii="宋体" w:hAnsi="宋体" w:cs="Arial"/>
                <w:b/>
                <w:color w:val="000000"/>
                <w:sz w:val="21"/>
                <w:szCs w:val="21"/>
              </w:rPr>
              <w:t>/输出</w:t>
            </w:r>
          </w:p>
        </w:tc>
        <w:tc>
          <w:tcPr>
            <w:tcW w:w="1134" w:type="dxa"/>
            <w:shd w:val="clear" w:color="auto" w:fill="FFCC99"/>
            <w:vAlign w:val="center"/>
          </w:tcPr>
          <w:p w14:paraId="3FA7F36E">
            <w:pPr>
              <w:rPr>
                <w:rFonts w:ascii="宋体" w:hAnsi="宋体" w:cs="Arial"/>
                <w:b/>
                <w:color w:val="000000"/>
                <w:sz w:val="21"/>
                <w:szCs w:val="21"/>
              </w:rPr>
            </w:pPr>
            <w:r>
              <w:rPr>
                <w:rFonts w:ascii="宋体" w:hAnsi="宋体" w:cs="Arial"/>
                <w:b/>
                <w:color w:val="000000"/>
                <w:sz w:val="21"/>
                <w:szCs w:val="21"/>
              </w:rPr>
              <w:t>缺省值</w:t>
            </w:r>
          </w:p>
        </w:tc>
        <w:tc>
          <w:tcPr>
            <w:tcW w:w="992" w:type="dxa"/>
            <w:shd w:val="clear" w:color="auto" w:fill="FFCC99"/>
            <w:vAlign w:val="center"/>
          </w:tcPr>
          <w:p w14:paraId="27F3825B">
            <w:pPr>
              <w:rPr>
                <w:rFonts w:ascii="宋体" w:hAnsi="宋体" w:cs="Arial"/>
                <w:b/>
                <w:color w:val="000000"/>
                <w:sz w:val="21"/>
                <w:szCs w:val="21"/>
              </w:rPr>
            </w:pPr>
            <w:r>
              <w:rPr>
                <w:rFonts w:hint="eastAsia" w:ascii="宋体" w:hAnsi="宋体" w:cs="Arial"/>
                <w:b/>
                <w:color w:val="000000"/>
                <w:sz w:val="21"/>
                <w:szCs w:val="21"/>
              </w:rPr>
              <w:t>类型/长度</w:t>
            </w:r>
          </w:p>
        </w:tc>
        <w:tc>
          <w:tcPr>
            <w:tcW w:w="992" w:type="dxa"/>
            <w:shd w:val="clear" w:color="auto" w:fill="FFCC99"/>
            <w:vAlign w:val="center"/>
          </w:tcPr>
          <w:p w14:paraId="5104165B">
            <w:pPr>
              <w:rPr>
                <w:rFonts w:ascii="宋体" w:hAnsi="宋体" w:cs="Arial"/>
                <w:b/>
                <w:color w:val="000000"/>
                <w:sz w:val="21"/>
                <w:szCs w:val="21"/>
              </w:rPr>
            </w:pPr>
            <w:r>
              <w:rPr>
                <w:rFonts w:hint="eastAsia" w:ascii="宋体" w:hAnsi="宋体" w:cs="Arial"/>
                <w:b/>
                <w:color w:val="000000"/>
                <w:sz w:val="21"/>
                <w:szCs w:val="21"/>
              </w:rPr>
              <w:t>是否必输</w:t>
            </w:r>
          </w:p>
        </w:tc>
        <w:tc>
          <w:tcPr>
            <w:tcW w:w="3119" w:type="dxa"/>
            <w:shd w:val="clear" w:color="auto" w:fill="FFCC99"/>
            <w:vAlign w:val="center"/>
          </w:tcPr>
          <w:p w14:paraId="087D53B5">
            <w:pPr>
              <w:rPr>
                <w:rFonts w:ascii="宋体" w:hAnsi="宋体" w:cs="Arial"/>
                <w:b/>
                <w:color w:val="000000"/>
                <w:sz w:val="21"/>
                <w:szCs w:val="21"/>
              </w:rPr>
            </w:pPr>
            <w:r>
              <w:rPr>
                <w:rFonts w:ascii="宋体" w:hAnsi="宋体" w:cs="Arial"/>
                <w:b/>
                <w:color w:val="000000"/>
                <w:sz w:val="21"/>
                <w:szCs w:val="21"/>
              </w:rPr>
              <w:t>备注</w:t>
            </w:r>
          </w:p>
        </w:tc>
      </w:tr>
      <w:tr w14:paraId="7C4B4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6" w:type="dxa"/>
          </w:tcPr>
          <w:p w14:paraId="7C35443E">
            <w:pPr>
              <w:rPr>
                <w:rFonts w:ascii="宋体" w:hAnsi="宋体"/>
                <w:sz w:val="21"/>
                <w:szCs w:val="21"/>
              </w:rPr>
            </w:pPr>
            <w:r>
              <w:rPr>
                <w:rFonts w:hint="eastAsia" w:ascii="宋体" w:hAnsi="宋体"/>
                <w:sz w:val="21"/>
                <w:szCs w:val="21"/>
              </w:rPr>
              <w:t>1.</w:t>
            </w:r>
          </w:p>
        </w:tc>
        <w:tc>
          <w:tcPr>
            <w:tcW w:w="1217" w:type="dxa"/>
          </w:tcPr>
          <w:p w14:paraId="14110E87">
            <w:pPr>
              <w:rPr>
                <w:rFonts w:ascii="宋体" w:hAnsi="宋体"/>
                <w:sz w:val="21"/>
                <w:szCs w:val="21"/>
              </w:rPr>
            </w:pPr>
            <w:r>
              <w:rPr>
                <w:rFonts w:hint="eastAsia" w:ascii="宋体" w:hAnsi="宋体"/>
                <w:sz w:val="21"/>
                <w:szCs w:val="21"/>
              </w:rPr>
              <w:t>私密问题设置</w:t>
            </w:r>
          </w:p>
        </w:tc>
        <w:tc>
          <w:tcPr>
            <w:tcW w:w="936" w:type="dxa"/>
          </w:tcPr>
          <w:p w14:paraId="0AA03467">
            <w:pPr>
              <w:rPr>
                <w:rFonts w:ascii="宋体" w:hAnsi="宋体"/>
                <w:sz w:val="21"/>
                <w:szCs w:val="21"/>
              </w:rPr>
            </w:pPr>
            <w:r>
              <w:rPr>
                <w:rFonts w:hint="eastAsia" w:ascii="宋体" w:hAnsi="宋体"/>
                <w:sz w:val="21"/>
                <w:szCs w:val="21"/>
              </w:rPr>
              <w:t>链接</w:t>
            </w:r>
          </w:p>
        </w:tc>
        <w:tc>
          <w:tcPr>
            <w:tcW w:w="1134" w:type="dxa"/>
          </w:tcPr>
          <w:p w14:paraId="4C1A6B0E">
            <w:pPr>
              <w:rPr>
                <w:rFonts w:ascii="宋体" w:hAnsi="宋体"/>
                <w:sz w:val="21"/>
                <w:szCs w:val="21"/>
              </w:rPr>
            </w:pPr>
          </w:p>
        </w:tc>
        <w:tc>
          <w:tcPr>
            <w:tcW w:w="992" w:type="dxa"/>
          </w:tcPr>
          <w:p w14:paraId="157FEDE8">
            <w:pPr>
              <w:rPr>
                <w:rFonts w:ascii="宋体" w:hAnsi="宋体"/>
                <w:sz w:val="21"/>
                <w:szCs w:val="21"/>
              </w:rPr>
            </w:pPr>
          </w:p>
        </w:tc>
        <w:tc>
          <w:tcPr>
            <w:tcW w:w="992" w:type="dxa"/>
          </w:tcPr>
          <w:p w14:paraId="09FDB798">
            <w:pPr>
              <w:rPr>
                <w:rFonts w:ascii="宋体" w:hAnsi="宋体"/>
                <w:sz w:val="21"/>
                <w:szCs w:val="21"/>
              </w:rPr>
            </w:pPr>
          </w:p>
        </w:tc>
        <w:tc>
          <w:tcPr>
            <w:tcW w:w="3119" w:type="dxa"/>
          </w:tcPr>
          <w:p w14:paraId="6CD5F661">
            <w:pPr>
              <w:rPr>
                <w:rFonts w:ascii="宋体" w:hAnsi="宋体"/>
                <w:sz w:val="21"/>
                <w:szCs w:val="21"/>
              </w:rPr>
            </w:pPr>
            <w:r>
              <w:rPr>
                <w:rFonts w:hint="eastAsia" w:ascii="宋体" w:hAnsi="宋体"/>
                <w:sz w:val="21"/>
                <w:szCs w:val="21"/>
              </w:rPr>
              <w:t>简要显示此功能项实现的功能</w:t>
            </w:r>
          </w:p>
        </w:tc>
      </w:tr>
      <w:tr w14:paraId="32016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6" w:type="dxa"/>
          </w:tcPr>
          <w:p w14:paraId="3767CDFE">
            <w:pPr>
              <w:rPr>
                <w:rFonts w:ascii="宋体" w:hAnsi="宋体"/>
                <w:sz w:val="21"/>
                <w:szCs w:val="21"/>
              </w:rPr>
            </w:pPr>
            <w:r>
              <w:rPr>
                <w:rFonts w:hint="eastAsia" w:ascii="宋体" w:hAnsi="宋体"/>
                <w:sz w:val="21"/>
                <w:szCs w:val="21"/>
              </w:rPr>
              <w:t>2.</w:t>
            </w:r>
          </w:p>
        </w:tc>
        <w:tc>
          <w:tcPr>
            <w:tcW w:w="1217" w:type="dxa"/>
          </w:tcPr>
          <w:p w14:paraId="564C5013">
            <w:pPr>
              <w:rPr>
                <w:rFonts w:ascii="宋体" w:hAnsi="宋体"/>
                <w:sz w:val="21"/>
                <w:szCs w:val="21"/>
              </w:rPr>
            </w:pPr>
            <w:r>
              <w:rPr>
                <w:rFonts w:hint="eastAsia" w:ascii="宋体" w:hAnsi="宋体"/>
                <w:sz w:val="21"/>
                <w:szCs w:val="21"/>
              </w:rPr>
              <w:t>预留信息设置</w:t>
            </w:r>
          </w:p>
        </w:tc>
        <w:tc>
          <w:tcPr>
            <w:tcW w:w="936" w:type="dxa"/>
          </w:tcPr>
          <w:p w14:paraId="796AAB17">
            <w:pPr>
              <w:rPr>
                <w:rFonts w:ascii="宋体" w:hAnsi="宋体"/>
                <w:sz w:val="21"/>
                <w:szCs w:val="21"/>
              </w:rPr>
            </w:pPr>
            <w:r>
              <w:rPr>
                <w:rFonts w:hint="eastAsia" w:ascii="宋体" w:hAnsi="宋体"/>
                <w:sz w:val="21"/>
                <w:szCs w:val="21"/>
              </w:rPr>
              <w:t>链接</w:t>
            </w:r>
          </w:p>
        </w:tc>
        <w:tc>
          <w:tcPr>
            <w:tcW w:w="1134" w:type="dxa"/>
          </w:tcPr>
          <w:p w14:paraId="7CA8A09C">
            <w:pPr>
              <w:rPr>
                <w:rFonts w:ascii="宋体" w:hAnsi="宋体"/>
                <w:sz w:val="21"/>
                <w:szCs w:val="21"/>
              </w:rPr>
            </w:pPr>
          </w:p>
        </w:tc>
        <w:tc>
          <w:tcPr>
            <w:tcW w:w="992" w:type="dxa"/>
          </w:tcPr>
          <w:p w14:paraId="22E93081">
            <w:pPr>
              <w:rPr>
                <w:rFonts w:ascii="宋体" w:hAnsi="宋体"/>
                <w:sz w:val="21"/>
                <w:szCs w:val="21"/>
              </w:rPr>
            </w:pPr>
          </w:p>
        </w:tc>
        <w:tc>
          <w:tcPr>
            <w:tcW w:w="992" w:type="dxa"/>
          </w:tcPr>
          <w:p w14:paraId="69E0E067">
            <w:pPr>
              <w:rPr>
                <w:rFonts w:ascii="宋体" w:hAnsi="宋体"/>
                <w:sz w:val="21"/>
                <w:szCs w:val="21"/>
              </w:rPr>
            </w:pPr>
          </w:p>
        </w:tc>
        <w:tc>
          <w:tcPr>
            <w:tcW w:w="3119" w:type="dxa"/>
          </w:tcPr>
          <w:p w14:paraId="572737F3">
            <w:pPr>
              <w:rPr>
                <w:rFonts w:ascii="宋体" w:hAnsi="宋体"/>
                <w:b/>
                <w:sz w:val="21"/>
                <w:szCs w:val="21"/>
              </w:rPr>
            </w:pPr>
            <w:r>
              <w:rPr>
                <w:rFonts w:hint="eastAsia" w:ascii="宋体" w:hAnsi="宋体"/>
                <w:sz w:val="21"/>
                <w:szCs w:val="21"/>
              </w:rPr>
              <w:t>简要显示此功能项实现的功能</w:t>
            </w:r>
          </w:p>
        </w:tc>
      </w:tr>
      <w:tr w14:paraId="3889A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6" w:type="dxa"/>
          </w:tcPr>
          <w:p w14:paraId="2B91FEAA">
            <w:pPr>
              <w:rPr>
                <w:rFonts w:ascii="宋体" w:hAnsi="宋体"/>
                <w:sz w:val="21"/>
                <w:szCs w:val="21"/>
              </w:rPr>
            </w:pPr>
            <w:r>
              <w:rPr>
                <w:rFonts w:hint="eastAsia" w:ascii="宋体" w:hAnsi="宋体"/>
                <w:sz w:val="21"/>
                <w:szCs w:val="21"/>
              </w:rPr>
              <w:t>4.</w:t>
            </w:r>
          </w:p>
        </w:tc>
        <w:tc>
          <w:tcPr>
            <w:tcW w:w="1217" w:type="dxa"/>
          </w:tcPr>
          <w:p w14:paraId="35D5D890">
            <w:pPr>
              <w:rPr>
                <w:rFonts w:ascii="宋体" w:hAnsi="宋体"/>
                <w:sz w:val="21"/>
                <w:szCs w:val="21"/>
              </w:rPr>
            </w:pPr>
            <w:r>
              <w:rPr>
                <w:rFonts w:hint="eastAsia" w:ascii="宋体" w:hAnsi="宋体"/>
                <w:sz w:val="21"/>
                <w:szCs w:val="21"/>
              </w:rPr>
              <w:t>网银登陆密码修改</w:t>
            </w:r>
          </w:p>
        </w:tc>
        <w:tc>
          <w:tcPr>
            <w:tcW w:w="936" w:type="dxa"/>
          </w:tcPr>
          <w:p w14:paraId="6EA77225">
            <w:pPr>
              <w:rPr>
                <w:rFonts w:ascii="宋体" w:hAnsi="宋体"/>
                <w:sz w:val="21"/>
                <w:szCs w:val="21"/>
              </w:rPr>
            </w:pPr>
            <w:r>
              <w:rPr>
                <w:rFonts w:hint="eastAsia" w:ascii="宋体" w:hAnsi="宋体"/>
                <w:sz w:val="21"/>
                <w:szCs w:val="21"/>
              </w:rPr>
              <w:t>链接</w:t>
            </w:r>
          </w:p>
        </w:tc>
        <w:tc>
          <w:tcPr>
            <w:tcW w:w="1134" w:type="dxa"/>
          </w:tcPr>
          <w:p w14:paraId="2EC74B99">
            <w:pPr>
              <w:rPr>
                <w:rFonts w:ascii="宋体" w:hAnsi="宋体"/>
                <w:sz w:val="21"/>
                <w:szCs w:val="21"/>
              </w:rPr>
            </w:pPr>
          </w:p>
        </w:tc>
        <w:tc>
          <w:tcPr>
            <w:tcW w:w="992" w:type="dxa"/>
          </w:tcPr>
          <w:p w14:paraId="08D39E90">
            <w:pPr>
              <w:rPr>
                <w:rFonts w:ascii="宋体" w:hAnsi="宋体"/>
                <w:sz w:val="21"/>
                <w:szCs w:val="21"/>
              </w:rPr>
            </w:pPr>
          </w:p>
        </w:tc>
        <w:tc>
          <w:tcPr>
            <w:tcW w:w="992" w:type="dxa"/>
          </w:tcPr>
          <w:p w14:paraId="7A37ED0E">
            <w:pPr>
              <w:rPr>
                <w:rFonts w:ascii="宋体" w:hAnsi="宋体"/>
                <w:sz w:val="21"/>
                <w:szCs w:val="21"/>
              </w:rPr>
            </w:pPr>
          </w:p>
        </w:tc>
        <w:tc>
          <w:tcPr>
            <w:tcW w:w="3119" w:type="dxa"/>
          </w:tcPr>
          <w:p w14:paraId="30F8B002">
            <w:pPr>
              <w:rPr>
                <w:rFonts w:ascii="宋体" w:hAnsi="宋体"/>
                <w:sz w:val="21"/>
                <w:szCs w:val="21"/>
              </w:rPr>
            </w:pPr>
            <w:r>
              <w:rPr>
                <w:rFonts w:hint="eastAsia" w:ascii="宋体" w:hAnsi="宋体"/>
                <w:sz w:val="21"/>
                <w:szCs w:val="21"/>
              </w:rPr>
              <w:t>简要显示此功能项实现的功能</w:t>
            </w:r>
          </w:p>
        </w:tc>
      </w:tr>
      <w:tr w14:paraId="23011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6" w:type="dxa"/>
          </w:tcPr>
          <w:p w14:paraId="3A3F4C2B">
            <w:pPr>
              <w:rPr>
                <w:rFonts w:ascii="宋体" w:hAnsi="宋体"/>
                <w:sz w:val="21"/>
                <w:szCs w:val="21"/>
              </w:rPr>
            </w:pPr>
            <w:r>
              <w:rPr>
                <w:rFonts w:hint="eastAsia" w:ascii="宋体" w:hAnsi="宋体"/>
                <w:sz w:val="21"/>
                <w:szCs w:val="21"/>
              </w:rPr>
              <w:t>5.</w:t>
            </w:r>
          </w:p>
        </w:tc>
        <w:tc>
          <w:tcPr>
            <w:tcW w:w="1217" w:type="dxa"/>
          </w:tcPr>
          <w:p w14:paraId="13AB4CCA">
            <w:pPr>
              <w:rPr>
                <w:rFonts w:ascii="宋体" w:hAnsi="宋体"/>
                <w:sz w:val="21"/>
                <w:szCs w:val="21"/>
              </w:rPr>
            </w:pPr>
            <w:r>
              <w:rPr>
                <w:rFonts w:hint="eastAsia" w:ascii="宋体" w:hAnsi="宋体"/>
                <w:sz w:val="21"/>
                <w:szCs w:val="21"/>
              </w:rPr>
              <w:t>自动签退时间设置</w:t>
            </w:r>
          </w:p>
        </w:tc>
        <w:tc>
          <w:tcPr>
            <w:tcW w:w="936" w:type="dxa"/>
          </w:tcPr>
          <w:p w14:paraId="3B29209D">
            <w:pPr>
              <w:rPr>
                <w:rFonts w:ascii="宋体" w:hAnsi="宋体"/>
                <w:sz w:val="21"/>
                <w:szCs w:val="21"/>
              </w:rPr>
            </w:pPr>
            <w:r>
              <w:rPr>
                <w:rFonts w:hint="eastAsia" w:ascii="宋体" w:hAnsi="宋体"/>
                <w:sz w:val="21"/>
                <w:szCs w:val="21"/>
              </w:rPr>
              <w:t>链接</w:t>
            </w:r>
          </w:p>
        </w:tc>
        <w:tc>
          <w:tcPr>
            <w:tcW w:w="1134" w:type="dxa"/>
          </w:tcPr>
          <w:p w14:paraId="18C62AA7">
            <w:pPr>
              <w:rPr>
                <w:rFonts w:ascii="宋体" w:hAnsi="宋体"/>
                <w:sz w:val="21"/>
                <w:szCs w:val="21"/>
              </w:rPr>
            </w:pPr>
          </w:p>
        </w:tc>
        <w:tc>
          <w:tcPr>
            <w:tcW w:w="992" w:type="dxa"/>
          </w:tcPr>
          <w:p w14:paraId="4D70C9B1">
            <w:pPr>
              <w:rPr>
                <w:rFonts w:ascii="宋体" w:hAnsi="宋体"/>
                <w:sz w:val="21"/>
                <w:szCs w:val="21"/>
              </w:rPr>
            </w:pPr>
          </w:p>
        </w:tc>
        <w:tc>
          <w:tcPr>
            <w:tcW w:w="992" w:type="dxa"/>
          </w:tcPr>
          <w:p w14:paraId="31D93220">
            <w:pPr>
              <w:rPr>
                <w:rFonts w:ascii="宋体" w:hAnsi="宋体"/>
                <w:sz w:val="21"/>
                <w:szCs w:val="21"/>
              </w:rPr>
            </w:pPr>
          </w:p>
        </w:tc>
        <w:tc>
          <w:tcPr>
            <w:tcW w:w="3119" w:type="dxa"/>
          </w:tcPr>
          <w:p w14:paraId="4A827F51">
            <w:pPr>
              <w:rPr>
                <w:rFonts w:ascii="宋体" w:hAnsi="宋体"/>
                <w:sz w:val="21"/>
                <w:szCs w:val="21"/>
              </w:rPr>
            </w:pPr>
            <w:r>
              <w:rPr>
                <w:rFonts w:hint="eastAsia" w:ascii="宋体" w:hAnsi="宋体"/>
                <w:sz w:val="21"/>
                <w:szCs w:val="21"/>
              </w:rPr>
              <w:t>简要显示此功能项实现的功能</w:t>
            </w:r>
          </w:p>
        </w:tc>
      </w:tr>
      <w:tr w14:paraId="07CA6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6" w:type="dxa"/>
          </w:tcPr>
          <w:p w14:paraId="5B0C00D2">
            <w:pPr>
              <w:rPr>
                <w:rFonts w:ascii="宋体" w:hAnsi="宋体"/>
                <w:sz w:val="21"/>
                <w:szCs w:val="21"/>
              </w:rPr>
            </w:pPr>
            <w:r>
              <w:rPr>
                <w:rFonts w:hint="eastAsia" w:ascii="宋体" w:hAnsi="宋体"/>
                <w:sz w:val="21"/>
                <w:szCs w:val="21"/>
              </w:rPr>
              <w:t>6.</w:t>
            </w:r>
          </w:p>
        </w:tc>
        <w:tc>
          <w:tcPr>
            <w:tcW w:w="1217" w:type="dxa"/>
          </w:tcPr>
          <w:p w14:paraId="2CA50103">
            <w:pPr>
              <w:rPr>
                <w:rFonts w:ascii="宋体" w:hAnsi="宋体"/>
                <w:sz w:val="21"/>
                <w:szCs w:val="21"/>
              </w:rPr>
            </w:pPr>
            <w:r>
              <w:rPr>
                <w:rFonts w:hint="eastAsia" w:ascii="宋体" w:hAnsi="宋体"/>
                <w:sz w:val="21"/>
                <w:szCs w:val="21"/>
              </w:rPr>
              <w:t>暂停网银</w:t>
            </w:r>
          </w:p>
        </w:tc>
        <w:tc>
          <w:tcPr>
            <w:tcW w:w="936" w:type="dxa"/>
          </w:tcPr>
          <w:p w14:paraId="47C26EC7">
            <w:pPr>
              <w:rPr>
                <w:rFonts w:ascii="宋体" w:hAnsi="宋体"/>
                <w:sz w:val="21"/>
                <w:szCs w:val="21"/>
              </w:rPr>
            </w:pPr>
            <w:r>
              <w:rPr>
                <w:rFonts w:hint="eastAsia" w:ascii="宋体" w:hAnsi="宋体"/>
                <w:sz w:val="21"/>
                <w:szCs w:val="21"/>
              </w:rPr>
              <w:t>链接</w:t>
            </w:r>
          </w:p>
        </w:tc>
        <w:tc>
          <w:tcPr>
            <w:tcW w:w="1134" w:type="dxa"/>
          </w:tcPr>
          <w:p w14:paraId="05E699F6">
            <w:pPr>
              <w:rPr>
                <w:rFonts w:ascii="宋体" w:hAnsi="宋体"/>
                <w:sz w:val="21"/>
                <w:szCs w:val="21"/>
              </w:rPr>
            </w:pPr>
          </w:p>
        </w:tc>
        <w:tc>
          <w:tcPr>
            <w:tcW w:w="992" w:type="dxa"/>
          </w:tcPr>
          <w:p w14:paraId="1DB95F2D">
            <w:pPr>
              <w:rPr>
                <w:rFonts w:ascii="宋体" w:hAnsi="宋体"/>
                <w:sz w:val="21"/>
                <w:szCs w:val="21"/>
              </w:rPr>
            </w:pPr>
          </w:p>
        </w:tc>
        <w:tc>
          <w:tcPr>
            <w:tcW w:w="992" w:type="dxa"/>
          </w:tcPr>
          <w:p w14:paraId="34C15002">
            <w:pPr>
              <w:rPr>
                <w:rFonts w:ascii="宋体" w:hAnsi="宋体"/>
                <w:sz w:val="21"/>
                <w:szCs w:val="21"/>
              </w:rPr>
            </w:pPr>
          </w:p>
        </w:tc>
        <w:tc>
          <w:tcPr>
            <w:tcW w:w="3119" w:type="dxa"/>
          </w:tcPr>
          <w:p w14:paraId="225FF322">
            <w:pPr>
              <w:rPr>
                <w:rFonts w:ascii="宋体" w:hAnsi="宋体"/>
                <w:sz w:val="21"/>
                <w:szCs w:val="21"/>
              </w:rPr>
            </w:pPr>
            <w:r>
              <w:rPr>
                <w:rFonts w:hint="eastAsia" w:ascii="宋体" w:hAnsi="宋体"/>
                <w:sz w:val="21"/>
                <w:szCs w:val="21"/>
              </w:rPr>
              <w:t>简要显示此功能项实现的功能</w:t>
            </w:r>
          </w:p>
        </w:tc>
      </w:tr>
    </w:tbl>
    <w:p w14:paraId="5B77FF46">
      <w:pPr>
        <w:pStyle w:val="4"/>
        <w:numPr>
          <w:ilvl w:val="0"/>
          <w:numId w:val="0"/>
        </w:numPr>
      </w:pPr>
      <w:bookmarkStart w:id="1038" w:name="_Toc351988619"/>
      <w:r>
        <w:rPr>
          <w:rFonts w:hint="eastAsia"/>
        </w:rPr>
        <w:t>私密问题设置页面</w:t>
      </w:r>
      <w:bookmarkEnd w:id="1038"/>
    </w:p>
    <w:p w14:paraId="3177CA4E">
      <w:pPr>
        <w:spacing w:line="360" w:lineRule="auto"/>
        <w:rPr>
          <w:b/>
          <w:sz w:val="21"/>
          <w:szCs w:val="21"/>
        </w:rPr>
      </w:pPr>
      <w:r>
        <w:rPr>
          <w:rFonts w:hint="eastAsia"/>
          <w:b/>
          <w:sz w:val="21"/>
          <w:szCs w:val="21"/>
        </w:rPr>
        <w:t>私密问题列表页面</w:t>
      </w:r>
    </w:p>
    <w:tbl>
      <w:tblPr>
        <w:tblStyle w:val="48"/>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5"/>
        <w:gridCol w:w="1906"/>
        <w:gridCol w:w="1218"/>
        <w:gridCol w:w="1184"/>
        <w:gridCol w:w="1068"/>
        <w:gridCol w:w="1068"/>
        <w:gridCol w:w="2667"/>
      </w:tblGrid>
      <w:tr w14:paraId="6CF1D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 w:type="dxa"/>
            <w:shd w:val="clear" w:color="auto" w:fill="FFCC99"/>
            <w:vAlign w:val="center"/>
          </w:tcPr>
          <w:p w14:paraId="7F69005B">
            <w:pPr>
              <w:rPr>
                <w:rFonts w:ascii="宋体" w:hAnsi="宋体" w:cs="Arial"/>
                <w:b/>
                <w:color w:val="000000"/>
                <w:sz w:val="21"/>
                <w:szCs w:val="21"/>
              </w:rPr>
            </w:pPr>
            <w:r>
              <w:rPr>
                <w:rFonts w:ascii="宋体" w:hAnsi="宋体" w:cs="Arial"/>
                <w:b/>
                <w:color w:val="000000"/>
                <w:sz w:val="21"/>
                <w:szCs w:val="21"/>
              </w:rPr>
              <w:t>序号</w:t>
            </w:r>
          </w:p>
        </w:tc>
        <w:tc>
          <w:tcPr>
            <w:tcW w:w="1906" w:type="dxa"/>
            <w:shd w:val="clear" w:color="auto" w:fill="FFCC99"/>
            <w:vAlign w:val="center"/>
          </w:tcPr>
          <w:p w14:paraId="3613583E">
            <w:pPr>
              <w:rPr>
                <w:rFonts w:ascii="宋体" w:hAnsi="宋体" w:cs="Arial"/>
                <w:b/>
                <w:color w:val="000000"/>
                <w:sz w:val="21"/>
                <w:szCs w:val="21"/>
              </w:rPr>
            </w:pPr>
            <w:r>
              <w:rPr>
                <w:rFonts w:ascii="宋体" w:hAnsi="宋体" w:cs="Arial"/>
                <w:b/>
                <w:color w:val="000000"/>
                <w:sz w:val="21"/>
                <w:szCs w:val="21"/>
              </w:rPr>
              <w:t>名称</w:t>
            </w:r>
          </w:p>
        </w:tc>
        <w:tc>
          <w:tcPr>
            <w:tcW w:w="1218" w:type="dxa"/>
            <w:shd w:val="clear" w:color="auto" w:fill="FFCC99"/>
            <w:vAlign w:val="center"/>
          </w:tcPr>
          <w:p w14:paraId="335791FC">
            <w:pPr>
              <w:rPr>
                <w:rFonts w:ascii="宋体" w:hAnsi="宋体" w:cs="Arial"/>
                <w:b/>
                <w:color w:val="000000"/>
                <w:sz w:val="21"/>
                <w:szCs w:val="21"/>
              </w:rPr>
            </w:pPr>
            <w:r>
              <w:rPr>
                <w:rFonts w:ascii="宋体" w:hAnsi="宋体" w:cs="Arial"/>
                <w:b/>
                <w:color w:val="000000"/>
                <w:sz w:val="21"/>
                <w:szCs w:val="21"/>
              </w:rPr>
              <w:t>输入</w:t>
            </w:r>
            <w:r>
              <w:rPr>
                <w:rFonts w:hint="eastAsia" w:ascii="宋体" w:hAnsi="宋体" w:cs="Arial"/>
                <w:b/>
                <w:color w:val="000000"/>
                <w:sz w:val="21"/>
                <w:szCs w:val="21"/>
              </w:rPr>
              <w:t>/输出</w:t>
            </w:r>
          </w:p>
        </w:tc>
        <w:tc>
          <w:tcPr>
            <w:tcW w:w="1184" w:type="dxa"/>
            <w:shd w:val="clear" w:color="auto" w:fill="FFCC99"/>
            <w:vAlign w:val="center"/>
          </w:tcPr>
          <w:p w14:paraId="6CF940EB">
            <w:pPr>
              <w:rPr>
                <w:rFonts w:ascii="宋体" w:hAnsi="宋体" w:cs="Arial"/>
                <w:b/>
                <w:color w:val="000000"/>
                <w:sz w:val="21"/>
                <w:szCs w:val="21"/>
              </w:rPr>
            </w:pPr>
            <w:r>
              <w:rPr>
                <w:rFonts w:ascii="宋体" w:hAnsi="宋体" w:cs="Arial"/>
                <w:b/>
                <w:color w:val="000000"/>
                <w:sz w:val="21"/>
                <w:szCs w:val="21"/>
              </w:rPr>
              <w:t>缺省值</w:t>
            </w:r>
          </w:p>
        </w:tc>
        <w:tc>
          <w:tcPr>
            <w:tcW w:w="1068" w:type="dxa"/>
            <w:shd w:val="clear" w:color="auto" w:fill="FFCC99"/>
            <w:vAlign w:val="center"/>
          </w:tcPr>
          <w:p w14:paraId="13E652C7">
            <w:pPr>
              <w:rPr>
                <w:rFonts w:ascii="宋体" w:hAnsi="宋体" w:cs="Arial"/>
                <w:b/>
                <w:color w:val="000000"/>
                <w:sz w:val="21"/>
                <w:szCs w:val="21"/>
              </w:rPr>
            </w:pPr>
            <w:r>
              <w:rPr>
                <w:rFonts w:hint="eastAsia" w:ascii="宋体" w:hAnsi="宋体" w:cs="Arial"/>
                <w:b/>
                <w:color w:val="000000"/>
                <w:sz w:val="21"/>
                <w:szCs w:val="21"/>
              </w:rPr>
              <w:t>类型/长度</w:t>
            </w:r>
          </w:p>
        </w:tc>
        <w:tc>
          <w:tcPr>
            <w:tcW w:w="1068" w:type="dxa"/>
            <w:shd w:val="clear" w:color="auto" w:fill="FFCC99"/>
            <w:vAlign w:val="center"/>
          </w:tcPr>
          <w:p w14:paraId="5C64D0B4">
            <w:pPr>
              <w:rPr>
                <w:rFonts w:ascii="宋体" w:hAnsi="宋体" w:cs="Arial"/>
                <w:b/>
                <w:color w:val="000000"/>
                <w:sz w:val="21"/>
                <w:szCs w:val="21"/>
              </w:rPr>
            </w:pPr>
            <w:r>
              <w:rPr>
                <w:rFonts w:hint="eastAsia" w:ascii="宋体" w:hAnsi="宋体" w:cs="Arial"/>
                <w:b/>
                <w:color w:val="000000"/>
                <w:sz w:val="21"/>
                <w:szCs w:val="21"/>
              </w:rPr>
              <w:t>是否必输</w:t>
            </w:r>
          </w:p>
        </w:tc>
        <w:tc>
          <w:tcPr>
            <w:tcW w:w="2667" w:type="dxa"/>
            <w:shd w:val="clear" w:color="auto" w:fill="FFCC99"/>
            <w:vAlign w:val="center"/>
          </w:tcPr>
          <w:p w14:paraId="2A6F0E82">
            <w:pPr>
              <w:rPr>
                <w:rFonts w:ascii="宋体" w:hAnsi="宋体" w:cs="Arial"/>
                <w:b/>
                <w:color w:val="000000"/>
                <w:sz w:val="21"/>
                <w:szCs w:val="21"/>
              </w:rPr>
            </w:pPr>
            <w:r>
              <w:rPr>
                <w:rFonts w:ascii="宋体" w:hAnsi="宋体" w:cs="Arial"/>
                <w:b/>
                <w:color w:val="000000"/>
                <w:sz w:val="21"/>
                <w:szCs w:val="21"/>
              </w:rPr>
              <w:t>备注</w:t>
            </w:r>
          </w:p>
        </w:tc>
      </w:tr>
      <w:tr w14:paraId="52E03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9606" w:type="dxa"/>
            <w:gridSpan w:val="7"/>
            <w:vAlign w:val="center"/>
          </w:tcPr>
          <w:p w14:paraId="0791BAB3">
            <w:pPr>
              <w:rPr>
                <w:rFonts w:ascii="宋体" w:hAnsi="宋体" w:cs="Arial"/>
                <w:color w:val="000000"/>
                <w:sz w:val="21"/>
                <w:szCs w:val="21"/>
              </w:rPr>
            </w:pPr>
            <w:r>
              <w:rPr>
                <w:rFonts w:hint="eastAsia" w:ascii="宋体" w:hAnsi="宋体" w:cs="Arial"/>
                <w:color w:val="000000"/>
                <w:sz w:val="21"/>
                <w:szCs w:val="21"/>
              </w:rPr>
              <w:t>私密问题列表：</w:t>
            </w:r>
          </w:p>
        </w:tc>
      </w:tr>
      <w:tr w14:paraId="07119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1161A506">
            <w:pPr>
              <w:numPr>
                <w:ilvl w:val="0"/>
                <w:numId w:val="202"/>
              </w:numPr>
              <w:rPr>
                <w:rFonts w:ascii="宋体" w:hAnsi="宋体"/>
                <w:color w:val="000000"/>
                <w:sz w:val="21"/>
                <w:szCs w:val="21"/>
              </w:rPr>
            </w:pPr>
          </w:p>
        </w:tc>
        <w:tc>
          <w:tcPr>
            <w:tcW w:w="1906" w:type="dxa"/>
            <w:vAlign w:val="center"/>
          </w:tcPr>
          <w:p w14:paraId="4763FA5C">
            <w:pPr>
              <w:rPr>
                <w:rFonts w:ascii="宋体" w:hAnsi="宋体" w:cs="Arial"/>
                <w:color w:val="000000"/>
                <w:sz w:val="21"/>
                <w:szCs w:val="21"/>
              </w:rPr>
            </w:pPr>
            <w:r>
              <w:rPr>
                <w:rFonts w:hint="eastAsia" w:ascii="宋体" w:hAnsi="宋体" w:cs="Arial"/>
                <w:color w:val="000000"/>
                <w:sz w:val="21"/>
                <w:szCs w:val="21"/>
              </w:rPr>
              <w:t>序号</w:t>
            </w:r>
          </w:p>
        </w:tc>
        <w:tc>
          <w:tcPr>
            <w:tcW w:w="1218" w:type="dxa"/>
            <w:vAlign w:val="center"/>
          </w:tcPr>
          <w:p w14:paraId="15FEF21C">
            <w:pPr>
              <w:rPr>
                <w:rFonts w:ascii="宋体" w:hAnsi="宋体" w:cs="Arial"/>
                <w:color w:val="000000"/>
                <w:sz w:val="21"/>
                <w:szCs w:val="21"/>
              </w:rPr>
            </w:pPr>
            <w:r>
              <w:rPr>
                <w:rFonts w:hint="eastAsia" w:ascii="宋体" w:hAnsi="宋体" w:cs="Arial"/>
                <w:color w:val="000000"/>
                <w:sz w:val="21"/>
                <w:szCs w:val="21"/>
              </w:rPr>
              <w:t>文本</w:t>
            </w:r>
          </w:p>
        </w:tc>
        <w:tc>
          <w:tcPr>
            <w:tcW w:w="1184" w:type="dxa"/>
            <w:vAlign w:val="center"/>
          </w:tcPr>
          <w:p w14:paraId="3F49B902">
            <w:pPr>
              <w:rPr>
                <w:rFonts w:ascii="宋体" w:hAnsi="宋体" w:cs="Arial"/>
                <w:color w:val="000000"/>
                <w:sz w:val="21"/>
                <w:szCs w:val="21"/>
              </w:rPr>
            </w:pPr>
          </w:p>
        </w:tc>
        <w:tc>
          <w:tcPr>
            <w:tcW w:w="1068" w:type="dxa"/>
            <w:vAlign w:val="center"/>
          </w:tcPr>
          <w:p w14:paraId="32A4B417">
            <w:pPr>
              <w:rPr>
                <w:rFonts w:ascii="宋体" w:hAnsi="宋体" w:cs="Arial"/>
                <w:color w:val="000000"/>
                <w:sz w:val="21"/>
                <w:szCs w:val="21"/>
              </w:rPr>
            </w:pPr>
          </w:p>
        </w:tc>
        <w:tc>
          <w:tcPr>
            <w:tcW w:w="1068" w:type="dxa"/>
            <w:vAlign w:val="center"/>
          </w:tcPr>
          <w:p w14:paraId="7C463BAF">
            <w:pPr>
              <w:rPr>
                <w:rFonts w:ascii="宋体" w:hAnsi="宋体" w:cs="Arial"/>
                <w:color w:val="000000"/>
                <w:sz w:val="21"/>
                <w:szCs w:val="21"/>
              </w:rPr>
            </w:pPr>
          </w:p>
        </w:tc>
        <w:tc>
          <w:tcPr>
            <w:tcW w:w="2667" w:type="dxa"/>
            <w:vAlign w:val="center"/>
          </w:tcPr>
          <w:p w14:paraId="71910D06">
            <w:pPr>
              <w:rPr>
                <w:rFonts w:ascii="宋体" w:hAnsi="宋体" w:cs="Arial"/>
                <w:color w:val="000000"/>
                <w:sz w:val="21"/>
                <w:szCs w:val="21"/>
              </w:rPr>
            </w:pPr>
          </w:p>
        </w:tc>
      </w:tr>
      <w:tr w14:paraId="14BCA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264DF169">
            <w:pPr>
              <w:numPr>
                <w:ilvl w:val="0"/>
                <w:numId w:val="202"/>
              </w:numPr>
              <w:rPr>
                <w:rFonts w:ascii="宋体" w:hAnsi="宋体"/>
                <w:color w:val="000000"/>
                <w:sz w:val="21"/>
                <w:szCs w:val="21"/>
              </w:rPr>
            </w:pPr>
          </w:p>
        </w:tc>
        <w:tc>
          <w:tcPr>
            <w:tcW w:w="1906" w:type="dxa"/>
            <w:vAlign w:val="center"/>
          </w:tcPr>
          <w:p w14:paraId="3AC37F84">
            <w:pPr>
              <w:rPr>
                <w:rFonts w:ascii="宋体" w:hAnsi="宋体" w:cs="Arial"/>
                <w:color w:val="000000"/>
                <w:sz w:val="21"/>
                <w:szCs w:val="21"/>
              </w:rPr>
            </w:pPr>
            <w:r>
              <w:rPr>
                <w:rFonts w:hint="eastAsia" w:ascii="宋体" w:hAnsi="宋体" w:cs="Arial"/>
                <w:color w:val="000000"/>
                <w:sz w:val="21"/>
                <w:szCs w:val="21"/>
              </w:rPr>
              <w:t>私密问题</w:t>
            </w:r>
          </w:p>
        </w:tc>
        <w:tc>
          <w:tcPr>
            <w:tcW w:w="1218" w:type="dxa"/>
            <w:vAlign w:val="center"/>
          </w:tcPr>
          <w:p w14:paraId="11819022">
            <w:pPr>
              <w:rPr>
                <w:rFonts w:ascii="宋体" w:hAnsi="宋体" w:cs="Arial"/>
                <w:color w:val="000000"/>
                <w:sz w:val="21"/>
                <w:szCs w:val="21"/>
              </w:rPr>
            </w:pPr>
            <w:r>
              <w:rPr>
                <w:rFonts w:hint="eastAsia" w:ascii="宋体" w:hAnsi="宋体" w:cs="Arial"/>
                <w:color w:val="000000"/>
                <w:sz w:val="21"/>
                <w:szCs w:val="21"/>
              </w:rPr>
              <w:t>文本</w:t>
            </w:r>
          </w:p>
        </w:tc>
        <w:tc>
          <w:tcPr>
            <w:tcW w:w="1184" w:type="dxa"/>
            <w:vAlign w:val="center"/>
          </w:tcPr>
          <w:p w14:paraId="5CF5D4EB">
            <w:pPr>
              <w:rPr>
                <w:rFonts w:ascii="宋体" w:hAnsi="宋体" w:cs="Arial"/>
                <w:color w:val="000000"/>
                <w:sz w:val="21"/>
                <w:szCs w:val="21"/>
              </w:rPr>
            </w:pPr>
          </w:p>
        </w:tc>
        <w:tc>
          <w:tcPr>
            <w:tcW w:w="1068" w:type="dxa"/>
            <w:vAlign w:val="center"/>
          </w:tcPr>
          <w:p w14:paraId="3B354B60">
            <w:pPr>
              <w:rPr>
                <w:rFonts w:ascii="宋体" w:hAnsi="宋体" w:cs="Arial"/>
                <w:color w:val="000000"/>
                <w:sz w:val="21"/>
                <w:szCs w:val="21"/>
              </w:rPr>
            </w:pPr>
          </w:p>
        </w:tc>
        <w:tc>
          <w:tcPr>
            <w:tcW w:w="1068" w:type="dxa"/>
            <w:vAlign w:val="center"/>
          </w:tcPr>
          <w:p w14:paraId="687A935D">
            <w:pPr>
              <w:rPr>
                <w:rFonts w:ascii="宋体" w:hAnsi="宋体" w:cs="Arial"/>
                <w:color w:val="000000"/>
                <w:sz w:val="21"/>
                <w:szCs w:val="21"/>
              </w:rPr>
            </w:pPr>
          </w:p>
        </w:tc>
        <w:tc>
          <w:tcPr>
            <w:tcW w:w="2667" w:type="dxa"/>
            <w:vAlign w:val="center"/>
          </w:tcPr>
          <w:p w14:paraId="14117394">
            <w:pPr>
              <w:rPr>
                <w:rFonts w:ascii="宋体" w:hAnsi="宋体" w:cs="Arial"/>
                <w:color w:val="000000"/>
                <w:sz w:val="21"/>
                <w:szCs w:val="21"/>
              </w:rPr>
            </w:pPr>
          </w:p>
        </w:tc>
      </w:tr>
      <w:tr w14:paraId="6308F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9606" w:type="dxa"/>
            <w:gridSpan w:val="7"/>
            <w:vAlign w:val="center"/>
          </w:tcPr>
          <w:p w14:paraId="3237B30B">
            <w:pPr>
              <w:rPr>
                <w:rFonts w:ascii="宋体" w:hAnsi="宋体" w:cs="Arial"/>
                <w:color w:val="000000"/>
                <w:sz w:val="21"/>
                <w:szCs w:val="21"/>
              </w:rPr>
            </w:pPr>
            <w:r>
              <w:rPr>
                <w:rFonts w:hint="eastAsia" w:ascii="宋体" w:hAnsi="宋体" w:cs="Arial"/>
                <w:color w:val="000000"/>
                <w:sz w:val="21"/>
                <w:szCs w:val="21"/>
              </w:rPr>
              <w:t>操作栏</w:t>
            </w:r>
          </w:p>
        </w:tc>
      </w:tr>
      <w:tr w14:paraId="3D720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5EBC58B1">
            <w:pPr>
              <w:numPr>
                <w:ilvl w:val="0"/>
                <w:numId w:val="202"/>
              </w:numPr>
              <w:rPr>
                <w:rFonts w:ascii="宋体" w:hAnsi="宋体"/>
                <w:color w:val="000000"/>
                <w:sz w:val="21"/>
                <w:szCs w:val="21"/>
              </w:rPr>
            </w:pPr>
          </w:p>
        </w:tc>
        <w:tc>
          <w:tcPr>
            <w:tcW w:w="1906" w:type="dxa"/>
            <w:vAlign w:val="center"/>
          </w:tcPr>
          <w:p w14:paraId="4C5D3753">
            <w:pPr>
              <w:rPr>
                <w:rFonts w:ascii="宋体" w:hAnsi="宋体" w:cs="Arial"/>
                <w:color w:val="000000"/>
                <w:sz w:val="21"/>
                <w:szCs w:val="21"/>
              </w:rPr>
            </w:pPr>
            <w:r>
              <w:rPr>
                <w:rFonts w:hint="eastAsia" w:ascii="宋体" w:hAnsi="宋体" w:cs="Arial"/>
                <w:color w:val="000000"/>
                <w:sz w:val="21"/>
                <w:szCs w:val="21"/>
              </w:rPr>
              <w:t>删除</w:t>
            </w:r>
          </w:p>
        </w:tc>
        <w:tc>
          <w:tcPr>
            <w:tcW w:w="1218" w:type="dxa"/>
            <w:vAlign w:val="center"/>
          </w:tcPr>
          <w:p w14:paraId="0054D431">
            <w:pPr>
              <w:rPr>
                <w:rFonts w:ascii="宋体" w:hAnsi="宋体" w:cs="Arial"/>
                <w:color w:val="000000"/>
                <w:sz w:val="21"/>
                <w:szCs w:val="21"/>
              </w:rPr>
            </w:pPr>
            <w:r>
              <w:rPr>
                <w:rFonts w:hint="eastAsia" w:ascii="宋体" w:hAnsi="宋体" w:cs="Arial"/>
                <w:color w:val="000000"/>
                <w:sz w:val="21"/>
                <w:szCs w:val="21"/>
              </w:rPr>
              <w:t>按钮</w:t>
            </w:r>
          </w:p>
        </w:tc>
        <w:tc>
          <w:tcPr>
            <w:tcW w:w="1184" w:type="dxa"/>
            <w:vAlign w:val="center"/>
          </w:tcPr>
          <w:p w14:paraId="29B69071">
            <w:pPr>
              <w:rPr>
                <w:rFonts w:ascii="宋体" w:hAnsi="宋体" w:cs="Arial"/>
                <w:color w:val="000000"/>
                <w:sz w:val="21"/>
                <w:szCs w:val="21"/>
              </w:rPr>
            </w:pPr>
          </w:p>
        </w:tc>
        <w:tc>
          <w:tcPr>
            <w:tcW w:w="1068" w:type="dxa"/>
            <w:vAlign w:val="center"/>
          </w:tcPr>
          <w:p w14:paraId="257B0192">
            <w:pPr>
              <w:rPr>
                <w:rFonts w:ascii="宋体" w:hAnsi="宋体" w:cs="Arial"/>
                <w:color w:val="000000"/>
                <w:sz w:val="21"/>
                <w:szCs w:val="21"/>
              </w:rPr>
            </w:pPr>
          </w:p>
        </w:tc>
        <w:tc>
          <w:tcPr>
            <w:tcW w:w="1068" w:type="dxa"/>
            <w:vAlign w:val="center"/>
          </w:tcPr>
          <w:p w14:paraId="429A5C0A">
            <w:pPr>
              <w:rPr>
                <w:rFonts w:ascii="宋体" w:hAnsi="宋体" w:cs="Arial"/>
                <w:color w:val="000000"/>
                <w:sz w:val="21"/>
                <w:szCs w:val="21"/>
              </w:rPr>
            </w:pPr>
          </w:p>
        </w:tc>
        <w:tc>
          <w:tcPr>
            <w:tcW w:w="2667" w:type="dxa"/>
            <w:vAlign w:val="center"/>
          </w:tcPr>
          <w:p w14:paraId="66318BE2">
            <w:pPr>
              <w:rPr>
                <w:rFonts w:ascii="宋体" w:hAnsi="宋体" w:cs="Arial"/>
                <w:color w:val="000000"/>
                <w:sz w:val="21"/>
                <w:szCs w:val="21"/>
              </w:rPr>
            </w:pPr>
          </w:p>
        </w:tc>
      </w:tr>
      <w:tr w14:paraId="77949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4F826703">
            <w:pPr>
              <w:numPr>
                <w:ilvl w:val="0"/>
                <w:numId w:val="202"/>
              </w:numPr>
              <w:rPr>
                <w:rFonts w:ascii="宋体" w:hAnsi="宋体"/>
                <w:color w:val="000000"/>
                <w:sz w:val="21"/>
                <w:szCs w:val="21"/>
              </w:rPr>
            </w:pPr>
          </w:p>
        </w:tc>
        <w:tc>
          <w:tcPr>
            <w:tcW w:w="1906" w:type="dxa"/>
            <w:vAlign w:val="center"/>
          </w:tcPr>
          <w:p w14:paraId="72FBBC53">
            <w:pPr>
              <w:rPr>
                <w:rFonts w:ascii="宋体" w:hAnsi="宋体" w:cs="Arial"/>
                <w:color w:val="000000"/>
                <w:sz w:val="21"/>
                <w:szCs w:val="21"/>
              </w:rPr>
            </w:pPr>
            <w:r>
              <w:rPr>
                <w:rFonts w:hint="eastAsia" w:ascii="宋体" w:hAnsi="宋体" w:cs="Arial"/>
                <w:color w:val="000000"/>
                <w:sz w:val="21"/>
                <w:szCs w:val="21"/>
              </w:rPr>
              <w:t>重置</w:t>
            </w:r>
          </w:p>
        </w:tc>
        <w:tc>
          <w:tcPr>
            <w:tcW w:w="1218" w:type="dxa"/>
            <w:vAlign w:val="center"/>
          </w:tcPr>
          <w:p w14:paraId="17AF7DFE">
            <w:pPr>
              <w:rPr>
                <w:rFonts w:ascii="宋体" w:hAnsi="宋体" w:cs="Arial"/>
                <w:color w:val="000000"/>
                <w:sz w:val="21"/>
                <w:szCs w:val="21"/>
              </w:rPr>
            </w:pPr>
            <w:r>
              <w:rPr>
                <w:rFonts w:hint="eastAsia" w:ascii="宋体" w:hAnsi="宋体" w:cs="Arial"/>
                <w:color w:val="000000"/>
                <w:sz w:val="21"/>
                <w:szCs w:val="21"/>
              </w:rPr>
              <w:t>按钮</w:t>
            </w:r>
          </w:p>
        </w:tc>
        <w:tc>
          <w:tcPr>
            <w:tcW w:w="1184" w:type="dxa"/>
            <w:vAlign w:val="center"/>
          </w:tcPr>
          <w:p w14:paraId="086C2A31">
            <w:pPr>
              <w:rPr>
                <w:rFonts w:ascii="宋体" w:hAnsi="宋体" w:cs="Arial"/>
                <w:color w:val="000000"/>
                <w:sz w:val="21"/>
                <w:szCs w:val="21"/>
              </w:rPr>
            </w:pPr>
          </w:p>
        </w:tc>
        <w:tc>
          <w:tcPr>
            <w:tcW w:w="1068" w:type="dxa"/>
            <w:vAlign w:val="center"/>
          </w:tcPr>
          <w:p w14:paraId="4BC9499F">
            <w:pPr>
              <w:rPr>
                <w:rFonts w:ascii="宋体" w:hAnsi="宋体" w:cs="Arial"/>
                <w:color w:val="000000"/>
                <w:sz w:val="21"/>
                <w:szCs w:val="21"/>
              </w:rPr>
            </w:pPr>
          </w:p>
        </w:tc>
        <w:tc>
          <w:tcPr>
            <w:tcW w:w="1068" w:type="dxa"/>
            <w:vAlign w:val="center"/>
          </w:tcPr>
          <w:p w14:paraId="6F5F9028">
            <w:pPr>
              <w:rPr>
                <w:rFonts w:ascii="宋体" w:hAnsi="宋体" w:cs="Arial"/>
                <w:color w:val="000000"/>
                <w:sz w:val="21"/>
                <w:szCs w:val="21"/>
              </w:rPr>
            </w:pPr>
          </w:p>
        </w:tc>
        <w:tc>
          <w:tcPr>
            <w:tcW w:w="2667" w:type="dxa"/>
            <w:vAlign w:val="center"/>
          </w:tcPr>
          <w:p w14:paraId="318B95DA">
            <w:pPr>
              <w:rPr>
                <w:rFonts w:ascii="宋体" w:hAnsi="宋体" w:cs="Arial"/>
                <w:color w:val="000000"/>
                <w:sz w:val="21"/>
                <w:szCs w:val="21"/>
              </w:rPr>
            </w:pPr>
          </w:p>
        </w:tc>
      </w:tr>
      <w:tr w14:paraId="4DFA8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9606" w:type="dxa"/>
            <w:gridSpan w:val="7"/>
            <w:vAlign w:val="center"/>
          </w:tcPr>
          <w:p w14:paraId="1E930074">
            <w:pPr>
              <w:rPr>
                <w:rFonts w:ascii="宋体" w:hAnsi="宋体" w:cs="Arial"/>
                <w:color w:val="000000"/>
                <w:sz w:val="21"/>
                <w:szCs w:val="21"/>
              </w:rPr>
            </w:pPr>
          </w:p>
        </w:tc>
      </w:tr>
      <w:tr w14:paraId="5F136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5EE78104">
            <w:pPr>
              <w:numPr>
                <w:ilvl w:val="0"/>
                <w:numId w:val="202"/>
              </w:numPr>
              <w:rPr>
                <w:rFonts w:ascii="宋体" w:hAnsi="宋体"/>
                <w:color w:val="000000"/>
                <w:sz w:val="21"/>
                <w:szCs w:val="21"/>
              </w:rPr>
            </w:pPr>
          </w:p>
        </w:tc>
        <w:tc>
          <w:tcPr>
            <w:tcW w:w="1906" w:type="dxa"/>
            <w:vAlign w:val="center"/>
          </w:tcPr>
          <w:p w14:paraId="4BFAE1BD">
            <w:pPr>
              <w:rPr>
                <w:rFonts w:ascii="宋体" w:hAnsi="宋体" w:cs="Arial"/>
                <w:color w:val="000000"/>
                <w:sz w:val="21"/>
                <w:szCs w:val="21"/>
              </w:rPr>
            </w:pPr>
            <w:r>
              <w:rPr>
                <w:rFonts w:hint="eastAsia" w:ascii="宋体" w:hAnsi="宋体" w:cs="Arial"/>
                <w:color w:val="000000"/>
                <w:sz w:val="21"/>
                <w:szCs w:val="21"/>
              </w:rPr>
              <w:t>增加</w:t>
            </w:r>
          </w:p>
        </w:tc>
        <w:tc>
          <w:tcPr>
            <w:tcW w:w="1218" w:type="dxa"/>
            <w:vAlign w:val="center"/>
          </w:tcPr>
          <w:p w14:paraId="1D2D1B67">
            <w:pPr>
              <w:rPr>
                <w:rFonts w:ascii="宋体" w:hAnsi="宋体" w:cs="Arial"/>
                <w:color w:val="000000"/>
                <w:sz w:val="21"/>
                <w:szCs w:val="21"/>
              </w:rPr>
            </w:pPr>
            <w:r>
              <w:rPr>
                <w:rFonts w:hint="eastAsia" w:ascii="宋体" w:hAnsi="宋体" w:cs="Arial"/>
                <w:color w:val="000000"/>
                <w:sz w:val="21"/>
                <w:szCs w:val="21"/>
              </w:rPr>
              <w:t>按钮</w:t>
            </w:r>
          </w:p>
        </w:tc>
        <w:tc>
          <w:tcPr>
            <w:tcW w:w="1184" w:type="dxa"/>
            <w:vAlign w:val="center"/>
          </w:tcPr>
          <w:p w14:paraId="1F7F919A">
            <w:pPr>
              <w:rPr>
                <w:rFonts w:ascii="宋体" w:hAnsi="宋体" w:cs="Arial"/>
                <w:color w:val="000000"/>
                <w:sz w:val="21"/>
                <w:szCs w:val="21"/>
              </w:rPr>
            </w:pPr>
          </w:p>
        </w:tc>
        <w:tc>
          <w:tcPr>
            <w:tcW w:w="1068" w:type="dxa"/>
            <w:vAlign w:val="center"/>
          </w:tcPr>
          <w:p w14:paraId="3E5D5CBF">
            <w:pPr>
              <w:rPr>
                <w:rFonts w:ascii="宋体" w:hAnsi="宋体" w:cs="Arial"/>
                <w:color w:val="000000"/>
                <w:sz w:val="21"/>
                <w:szCs w:val="21"/>
              </w:rPr>
            </w:pPr>
          </w:p>
        </w:tc>
        <w:tc>
          <w:tcPr>
            <w:tcW w:w="1068" w:type="dxa"/>
            <w:vAlign w:val="center"/>
          </w:tcPr>
          <w:p w14:paraId="7C2B8AD8">
            <w:pPr>
              <w:rPr>
                <w:rFonts w:ascii="宋体" w:hAnsi="宋体" w:cs="Arial"/>
                <w:color w:val="000000"/>
                <w:sz w:val="21"/>
                <w:szCs w:val="21"/>
              </w:rPr>
            </w:pPr>
          </w:p>
        </w:tc>
        <w:tc>
          <w:tcPr>
            <w:tcW w:w="2667" w:type="dxa"/>
            <w:vAlign w:val="center"/>
          </w:tcPr>
          <w:p w14:paraId="47A691F2">
            <w:pPr>
              <w:rPr>
                <w:rFonts w:ascii="宋体" w:hAnsi="宋体" w:cs="Arial"/>
                <w:color w:val="000000"/>
                <w:sz w:val="21"/>
                <w:szCs w:val="21"/>
              </w:rPr>
            </w:pPr>
          </w:p>
        </w:tc>
      </w:tr>
      <w:tr w14:paraId="53BA9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9606" w:type="dxa"/>
            <w:gridSpan w:val="7"/>
            <w:vAlign w:val="center"/>
          </w:tcPr>
          <w:p w14:paraId="2228C6B0">
            <w:pPr>
              <w:rPr>
                <w:rFonts w:ascii="宋体" w:hAnsi="宋体" w:cs="Arial"/>
                <w:color w:val="000000"/>
                <w:sz w:val="21"/>
                <w:szCs w:val="21"/>
              </w:rPr>
            </w:pPr>
            <w:r>
              <w:rPr>
                <w:rFonts w:hint="eastAsia" w:ascii="宋体" w:hAnsi="宋体" w:cs="Arial"/>
                <w:color w:val="000000"/>
                <w:sz w:val="21"/>
                <w:szCs w:val="21"/>
              </w:rPr>
              <w:t>温馨提示：</w:t>
            </w:r>
          </w:p>
        </w:tc>
      </w:tr>
      <w:tr w14:paraId="5AD17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9606" w:type="dxa"/>
            <w:gridSpan w:val="7"/>
            <w:vAlign w:val="center"/>
          </w:tcPr>
          <w:p w14:paraId="68982F75">
            <w:pPr>
              <w:rPr>
                <w:rFonts w:ascii="宋体" w:hAnsi="宋体" w:cs="Arial"/>
                <w:color w:val="000000"/>
                <w:sz w:val="21"/>
                <w:szCs w:val="21"/>
              </w:rPr>
            </w:pPr>
            <w:r>
              <w:rPr>
                <w:rFonts w:hint="eastAsia" w:ascii="宋体" w:hAnsi="宋体" w:cs="Arial"/>
                <w:color w:val="000000"/>
                <w:sz w:val="21"/>
                <w:szCs w:val="21"/>
              </w:rPr>
              <w:t>您至少要设置三个私密问题。</w:t>
            </w:r>
          </w:p>
        </w:tc>
      </w:tr>
    </w:tbl>
    <w:p w14:paraId="3D646493">
      <w:pPr>
        <w:spacing w:line="360" w:lineRule="auto"/>
        <w:rPr>
          <w:b/>
          <w:sz w:val="21"/>
          <w:szCs w:val="21"/>
        </w:rPr>
      </w:pPr>
      <w:r>
        <w:rPr>
          <w:rFonts w:hint="eastAsia"/>
          <w:b/>
          <w:sz w:val="21"/>
          <w:szCs w:val="21"/>
        </w:rPr>
        <w:t>新增私密问题页面</w:t>
      </w:r>
    </w:p>
    <w:tbl>
      <w:tblPr>
        <w:tblStyle w:val="48"/>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5"/>
        <w:gridCol w:w="1906"/>
        <w:gridCol w:w="1218"/>
        <w:gridCol w:w="1184"/>
        <w:gridCol w:w="1068"/>
        <w:gridCol w:w="1068"/>
        <w:gridCol w:w="2667"/>
      </w:tblGrid>
      <w:tr w14:paraId="3D056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 w:type="dxa"/>
            <w:shd w:val="clear" w:color="auto" w:fill="FFCC99"/>
            <w:vAlign w:val="center"/>
          </w:tcPr>
          <w:p w14:paraId="3DC50827">
            <w:pPr>
              <w:rPr>
                <w:rFonts w:ascii="宋体" w:hAnsi="宋体" w:cs="Arial"/>
                <w:b/>
                <w:color w:val="000000"/>
                <w:sz w:val="21"/>
                <w:szCs w:val="21"/>
              </w:rPr>
            </w:pPr>
            <w:r>
              <w:rPr>
                <w:rFonts w:ascii="宋体" w:hAnsi="宋体" w:cs="Arial"/>
                <w:b/>
                <w:color w:val="000000"/>
                <w:sz w:val="21"/>
                <w:szCs w:val="21"/>
              </w:rPr>
              <w:t>序号</w:t>
            </w:r>
          </w:p>
        </w:tc>
        <w:tc>
          <w:tcPr>
            <w:tcW w:w="1906" w:type="dxa"/>
            <w:shd w:val="clear" w:color="auto" w:fill="FFCC99"/>
            <w:vAlign w:val="center"/>
          </w:tcPr>
          <w:p w14:paraId="689C1466">
            <w:pPr>
              <w:rPr>
                <w:rFonts w:ascii="宋体" w:hAnsi="宋体" w:cs="Arial"/>
                <w:b/>
                <w:color w:val="000000"/>
                <w:sz w:val="21"/>
                <w:szCs w:val="21"/>
              </w:rPr>
            </w:pPr>
            <w:r>
              <w:rPr>
                <w:rFonts w:ascii="宋体" w:hAnsi="宋体" w:cs="Arial"/>
                <w:b/>
                <w:color w:val="000000"/>
                <w:sz w:val="21"/>
                <w:szCs w:val="21"/>
              </w:rPr>
              <w:t>名称</w:t>
            </w:r>
          </w:p>
        </w:tc>
        <w:tc>
          <w:tcPr>
            <w:tcW w:w="1218" w:type="dxa"/>
            <w:shd w:val="clear" w:color="auto" w:fill="FFCC99"/>
            <w:vAlign w:val="center"/>
          </w:tcPr>
          <w:p w14:paraId="20F7077A">
            <w:pPr>
              <w:rPr>
                <w:rFonts w:ascii="宋体" w:hAnsi="宋体" w:cs="Arial"/>
                <w:b/>
                <w:color w:val="000000"/>
                <w:sz w:val="21"/>
                <w:szCs w:val="21"/>
              </w:rPr>
            </w:pPr>
            <w:r>
              <w:rPr>
                <w:rFonts w:ascii="宋体" w:hAnsi="宋体" w:cs="Arial"/>
                <w:b/>
                <w:color w:val="000000"/>
                <w:sz w:val="21"/>
                <w:szCs w:val="21"/>
              </w:rPr>
              <w:t>输入</w:t>
            </w:r>
            <w:r>
              <w:rPr>
                <w:rFonts w:hint="eastAsia" w:ascii="宋体" w:hAnsi="宋体" w:cs="Arial"/>
                <w:b/>
                <w:color w:val="000000"/>
                <w:sz w:val="21"/>
                <w:szCs w:val="21"/>
              </w:rPr>
              <w:t>/输出</w:t>
            </w:r>
          </w:p>
        </w:tc>
        <w:tc>
          <w:tcPr>
            <w:tcW w:w="1184" w:type="dxa"/>
            <w:shd w:val="clear" w:color="auto" w:fill="FFCC99"/>
            <w:vAlign w:val="center"/>
          </w:tcPr>
          <w:p w14:paraId="082B2CAA">
            <w:pPr>
              <w:rPr>
                <w:rFonts w:ascii="宋体" w:hAnsi="宋体" w:cs="Arial"/>
                <w:b/>
                <w:color w:val="000000"/>
                <w:sz w:val="21"/>
                <w:szCs w:val="21"/>
              </w:rPr>
            </w:pPr>
            <w:r>
              <w:rPr>
                <w:rFonts w:ascii="宋体" w:hAnsi="宋体" w:cs="Arial"/>
                <w:b/>
                <w:color w:val="000000"/>
                <w:sz w:val="21"/>
                <w:szCs w:val="21"/>
              </w:rPr>
              <w:t>缺省值</w:t>
            </w:r>
          </w:p>
        </w:tc>
        <w:tc>
          <w:tcPr>
            <w:tcW w:w="1068" w:type="dxa"/>
            <w:shd w:val="clear" w:color="auto" w:fill="FFCC99"/>
            <w:vAlign w:val="center"/>
          </w:tcPr>
          <w:p w14:paraId="4A8A5CC9">
            <w:pPr>
              <w:rPr>
                <w:rFonts w:ascii="宋体" w:hAnsi="宋体" w:cs="Arial"/>
                <w:b/>
                <w:color w:val="000000"/>
                <w:sz w:val="21"/>
                <w:szCs w:val="21"/>
              </w:rPr>
            </w:pPr>
            <w:r>
              <w:rPr>
                <w:rFonts w:hint="eastAsia" w:ascii="宋体" w:hAnsi="宋体" w:cs="Arial"/>
                <w:b/>
                <w:color w:val="000000"/>
                <w:sz w:val="21"/>
                <w:szCs w:val="21"/>
              </w:rPr>
              <w:t>类型/长度</w:t>
            </w:r>
          </w:p>
        </w:tc>
        <w:tc>
          <w:tcPr>
            <w:tcW w:w="1068" w:type="dxa"/>
            <w:shd w:val="clear" w:color="auto" w:fill="FFCC99"/>
            <w:vAlign w:val="center"/>
          </w:tcPr>
          <w:p w14:paraId="1324F66C">
            <w:pPr>
              <w:rPr>
                <w:rFonts w:ascii="宋体" w:hAnsi="宋体" w:cs="Arial"/>
                <w:b/>
                <w:color w:val="000000"/>
                <w:sz w:val="21"/>
                <w:szCs w:val="21"/>
              </w:rPr>
            </w:pPr>
            <w:r>
              <w:rPr>
                <w:rFonts w:hint="eastAsia" w:ascii="宋体" w:hAnsi="宋体" w:cs="Arial"/>
                <w:b/>
                <w:color w:val="000000"/>
                <w:sz w:val="21"/>
                <w:szCs w:val="21"/>
              </w:rPr>
              <w:t>是否必输</w:t>
            </w:r>
          </w:p>
        </w:tc>
        <w:tc>
          <w:tcPr>
            <w:tcW w:w="2667" w:type="dxa"/>
            <w:shd w:val="clear" w:color="auto" w:fill="FFCC99"/>
            <w:vAlign w:val="center"/>
          </w:tcPr>
          <w:p w14:paraId="79A885D4">
            <w:pPr>
              <w:rPr>
                <w:rFonts w:ascii="宋体" w:hAnsi="宋体" w:cs="Arial"/>
                <w:b/>
                <w:color w:val="000000"/>
                <w:sz w:val="21"/>
                <w:szCs w:val="21"/>
              </w:rPr>
            </w:pPr>
            <w:r>
              <w:rPr>
                <w:rFonts w:ascii="宋体" w:hAnsi="宋体" w:cs="Arial"/>
                <w:b/>
                <w:color w:val="000000"/>
                <w:sz w:val="21"/>
                <w:szCs w:val="21"/>
              </w:rPr>
              <w:t>备注</w:t>
            </w:r>
          </w:p>
        </w:tc>
      </w:tr>
      <w:tr w14:paraId="4D8E1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5C0D82D1">
            <w:pPr>
              <w:numPr>
                <w:ilvl w:val="0"/>
                <w:numId w:val="203"/>
              </w:numPr>
              <w:rPr>
                <w:rFonts w:ascii="宋体" w:hAnsi="宋体"/>
                <w:color w:val="000000"/>
                <w:sz w:val="21"/>
                <w:szCs w:val="21"/>
              </w:rPr>
            </w:pPr>
          </w:p>
        </w:tc>
        <w:tc>
          <w:tcPr>
            <w:tcW w:w="1906" w:type="dxa"/>
            <w:vAlign w:val="center"/>
          </w:tcPr>
          <w:p w14:paraId="21E3D1C7">
            <w:pPr>
              <w:pStyle w:val="24"/>
              <w:spacing w:line="360" w:lineRule="auto"/>
              <w:rPr>
                <w:rFonts w:hAnsi="宋体"/>
                <w:szCs w:val="21"/>
              </w:rPr>
            </w:pPr>
            <w:r>
              <w:rPr>
                <w:rFonts w:hint="eastAsia" w:hAnsi="宋体"/>
                <w:szCs w:val="21"/>
              </w:rPr>
              <w:t>请选择私密问题</w:t>
            </w:r>
          </w:p>
        </w:tc>
        <w:tc>
          <w:tcPr>
            <w:tcW w:w="1218" w:type="dxa"/>
            <w:vAlign w:val="center"/>
          </w:tcPr>
          <w:p w14:paraId="27A3AAE8">
            <w:pPr>
              <w:rPr>
                <w:rFonts w:ascii="宋体" w:hAnsi="宋体"/>
                <w:sz w:val="21"/>
                <w:szCs w:val="21"/>
              </w:rPr>
            </w:pPr>
            <w:r>
              <w:rPr>
                <w:rFonts w:hint="eastAsia" w:ascii="宋体" w:hAnsi="宋体" w:cs="Arial"/>
                <w:color w:val="000000"/>
                <w:sz w:val="21"/>
                <w:szCs w:val="21"/>
              </w:rPr>
              <w:t>下拉列表框</w:t>
            </w:r>
          </w:p>
        </w:tc>
        <w:tc>
          <w:tcPr>
            <w:tcW w:w="1184" w:type="dxa"/>
            <w:vAlign w:val="center"/>
          </w:tcPr>
          <w:p w14:paraId="181F3942">
            <w:pPr>
              <w:rPr>
                <w:rFonts w:ascii="宋体" w:hAnsi="宋体" w:cs="Arial"/>
                <w:color w:val="000000"/>
                <w:sz w:val="21"/>
                <w:szCs w:val="21"/>
              </w:rPr>
            </w:pPr>
            <w:r>
              <w:rPr>
                <w:rFonts w:hint="eastAsia" w:ascii="宋体" w:hAnsi="宋体" w:cs="Arial"/>
                <w:color w:val="000000"/>
                <w:sz w:val="21"/>
                <w:szCs w:val="21"/>
              </w:rPr>
              <w:t>请选择</w:t>
            </w:r>
          </w:p>
        </w:tc>
        <w:tc>
          <w:tcPr>
            <w:tcW w:w="1068" w:type="dxa"/>
            <w:vAlign w:val="center"/>
          </w:tcPr>
          <w:p w14:paraId="498D2475">
            <w:pPr>
              <w:rPr>
                <w:rFonts w:ascii="宋体" w:hAnsi="宋体" w:cs="Arial"/>
                <w:sz w:val="21"/>
                <w:szCs w:val="21"/>
              </w:rPr>
            </w:pPr>
          </w:p>
        </w:tc>
        <w:tc>
          <w:tcPr>
            <w:tcW w:w="1068" w:type="dxa"/>
            <w:vAlign w:val="center"/>
          </w:tcPr>
          <w:p w14:paraId="1A327B52">
            <w:pPr>
              <w:rPr>
                <w:rFonts w:ascii="宋体" w:hAnsi="宋体" w:cs="Arial"/>
                <w:color w:val="000000"/>
                <w:sz w:val="21"/>
                <w:szCs w:val="21"/>
              </w:rPr>
            </w:pPr>
          </w:p>
        </w:tc>
        <w:tc>
          <w:tcPr>
            <w:tcW w:w="2667" w:type="dxa"/>
            <w:vAlign w:val="center"/>
          </w:tcPr>
          <w:p w14:paraId="100445FD">
            <w:pPr>
              <w:rPr>
                <w:rFonts w:ascii="宋体" w:hAnsi="宋体" w:cs="Arial"/>
                <w:color w:val="000000"/>
                <w:sz w:val="21"/>
                <w:szCs w:val="21"/>
              </w:rPr>
            </w:pPr>
            <w:r>
              <w:rPr>
                <w:rFonts w:hint="eastAsia" w:ascii="宋体" w:hAnsi="宋体" w:cs="Arial"/>
                <w:color w:val="000000"/>
                <w:sz w:val="21"/>
                <w:szCs w:val="21"/>
              </w:rPr>
              <w:t>您最喜欢的一本书/一首歌/名人/地方/动物/植物/水果，您爷爷/奶奶/外公/外婆/爸爸/妈妈/丈夫/妻子的姓名，小学班主任/小学语文老师/小学数学老师/初中班主任/初中语文老师/初中数学老师/高中班主任/高中语文老师/高中数学老师的名字，爷爷/奶奶/外公/外婆/爸爸/妈妈/丈夫/妻子的生日</w:t>
            </w:r>
          </w:p>
        </w:tc>
      </w:tr>
      <w:tr w14:paraId="359B0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639A8D09">
            <w:pPr>
              <w:numPr>
                <w:ilvl w:val="0"/>
                <w:numId w:val="203"/>
              </w:numPr>
              <w:rPr>
                <w:rFonts w:ascii="宋体" w:hAnsi="宋体"/>
                <w:color w:val="000000"/>
                <w:sz w:val="21"/>
                <w:szCs w:val="21"/>
              </w:rPr>
            </w:pPr>
          </w:p>
        </w:tc>
        <w:tc>
          <w:tcPr>
            <w:tcW w:w="1906" w:type="dxa"/>
            <w:vAlign w:val="center"/>
          </w:tcPr>
          <w:p w14:paraId="27A632B8">
            <w:pPr>
              <w:pStyle w:val="24"/>
              <w:spacing w:line="360" w:lineRule="auto"/>
              <w:rPr>
                <w:rFonts w:hAnsi="宋体"/>
                <w:szCs w:val="21"/>
              </w:rPr>
            </w:pPr>
            <w:r>
              <w:rPr>
                <w:rFonts w:hint="eastAsia" w:hAnsi="宋体"/>
                <w:szCs w:val="21"/>
              </w:rPr>
              <w:t>设置私密答案</w:t>
            </w:r>
          </w:p>
        </w:tc>
        <w:tc>
          <w:tcPr>
            <w:tcW w:w="1218" w:type="dxa"/>
            <w:vAlign w:val="center"/>
          </w:tcPr>
          <w:p w14:paraId="24620ECE">
            <w:pPr>
              <w:rPr>
                <w:rFonts w:ascii="宋体" w:hAnsi="宋体" w:cs="Arial"/>
                <w:color w:val="000000"/>
                <w:sz w:val="21"/>
                <w:szCs w:val="21"/>
              </w:rPr>
            </w:pPr>
            <w:r>
              <w:rPr>
                <w:rFonts w:hint="eastAsia" w:ascii="宋体" w:hAnsi="宋体" w:cs="Arial"/>
                <w:color w:val="000000"/>
                <w:sz w:val="21"/>
                <w:szCs w:val="21"/>
              </w:rPr>
              <w:t>文本框</w:t>
            </w:r>
          </w:p>
        </w:tc>
        <w:tc>
          <w:tcPr>
            <w:tcW w:w="1184" w:type="dxa"/>
            <w:vAlign w:val="center"/>
          </w:tcPr>
          <w:p w14:paraId="1E3F1F67">
            <w:pPr>
              <w:rPr>
                <w:rFonts w:ascii="宋体" w:hAnsi="宋体" w:cs="Arial"/>
                <w:color w:val="000000"/>
                <w:sz w:val="21"/>
                <w:szCs w:val="21"/>
              </w:rPr>
            </w:pPr>
          </w:p>
        </w:tc>
        <w:tc>
          <w:tcPr>
            <w:tcW w:w="1068" w:type="dxa"/>
            <w:vAlign w:val="center"/>
          </w:tcPr>
          <w:p w14:paraId="3A1B55C7">
            <w:pPr>
              <w:rPr>
                <w:rFonts w:ascii="宋体" w:hAnsi="宋体" w:cs="Arial"/>
                <w:sz w:val="21"/>
                <w:szCs w:val="21"/>
              </w:rPr>
            </w:pPr>
            <w:r>
              <w:rPr>
                <w:rFonts w:hint="eastAsia" w:ascii="宋体" w:hAnsi="宋体" w:cs="Arial"/>
                <w:sz w:val="21"/>
                <w:szCs w:val="21"/>
              </w:rPr>
              <w:t>C/50</w:t>
            </w:r>
          </w:p>
        </w:tc>
        <w:tc>
          <w:tcPr>
            <w:tcW w:w="1068" w:type="dxa"/>
            <w:vAlign w:val="center"/>
          </w:tcPr>
          <w:p w14:paraId="1E0B8BE6">
            <w:pPr>
              <w:rPr>
                <w:rFonts w:ascii="宋体" w:hAnsi="宋体" w:cs="Arial"/>
                <w:color w:val="000000"/>
                <w:sz w:val="21"/>
                <w:szCs w:val="21"/>
              </w:rPr>
            </w:pPr>
            <w:r>
              <w:rPr>
                <w:rFonts w:hint="eastAsia" w:ascii="宋体" w:hAnsi="宋体" w:cs="Arial"/>
                <w:color w:val="000000"/>
                <w:sz w:val="21"/>
                <w:szCs w:val="21"/>
              </w:rPr>
              <w:t>是</w:t>
            </w:r>
          </w:p>
        </w:tc>
        <w:tc>
          <w:tcPr>
            <w:tcW w:w="2667" w:type="dxa"/>
            <w:vAlign w:val="center"/>
          </w:tcPr>
          <w:p w14:paraId="7B0155A8">
            <w:pPr>
              <w:rPr>
                <w:rFonts w:ascii="宋体" w:hAnsi="宋体" w:cs="Arial"/>
                <w:color w:val="000000"/>
                <w:sz w:val="21"/>
                <w:szCs w:val="21"/>
              </w:rPr>
            </w:pPr>
            <w:r>
              <w:rPr>
                <w:rFonts w:hint="eastAsia" w:ascii="宋体" w:hAnsi="宋体" w:cs="Arial"/>
                <w:color w:val="000000"/>
                <w:sz w:val="21"/>
                <w:szCs w:val="21"/>
              </w:rPr>
              <w:t>设置的答案可以是数字，字母或是汉字，长度在小于50个字符</w:t>
            </w:r>
          </w:p>
        </w:tc>
      </w:tr>
      <w:tr w14:paraId="24554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1D02FD74">
            <w:pPr>
              <w:numPr>
                <w:ilvl w:val="0"/>
                <w:numId w:val="203"/>
              </w:numPr>
              <w:rPr>
                <w:rFonts w:ascii="宋体" w:hAnsi="宋体"/>
                <w:color w:val="000000"/>
                <w:sz w:val="21"/>
                <w:szCs w:val="21"/>
              </w:rPr>
            </w:pPr>
          </w:p>
        </w:tc>
        <w:tc>
          <w:tcPr>
            <w:tcW w:w="1906" w:type="dxa"/>
            <w:vAlign w:val="center"/>
          </w:tcPr>
          <w:p w14:paraId="243F4FBF">
            <w:pPr>
              <w:pStyle w:val="24"/>
              <w:spacing w:line="360" w:lineRule="auto"/>
              <w:rPr>
                <w:rFonts w:hAnsi="宋体"/>
                <w:szCs w:val="21"/>
              </w:rPr>
            </w:pPr>
            <w:r>
              <w:rPr>
                <w:rFonts w:hint="eastAsia" w:hAnsi="宋体"/>
                <w:szCs w:val="21"/>
              </w:rPr>
              <w:t>确认</w:t>
            </w:r>
          </w:p>
        </w:tc>
        <w:tc>
          <w:tcPr>
            <w:tcW w:w="1218" w:type="dxa"/>
            <w:vAlign w:val="center"/>
          </w:tcPr>
          <w:p w14:paraId="645855BD">
            <w:pPr>
              <w:rPr>
                <w:rFonts w:ascii="宋体" w:hAnsi="宋体" w:cs="Arial"/>
                <w:color w:val="000000"/>
                <w:sz w:val="21"/>
                <w:szCs w:val="21"/>
              </w:rPr>
            </w:pPr>
            <w:r>
              <w:rPr>
                <w:rFonts w:hint="eastAsia" w:ascii="宋体" w:hAnsi="宋体" w:cs="Arial"/>
                <w:color w:val="000000"/>
                <w:sz w:val="21"/>
                <w:szCs w:val="21"/>
              </w:rPr>
              <w:t>按钮</w:t>
            </w:r>
          </w:p>
        </w:tc>
        <w:tc>
          <w:tcPr>
            <w:tcW w:w="1184" w:type="dxa"/>
            <w:vAlign w:val="center"/>
          </w:tcPr>
          <w:p w14:paraId="744A83DE">
            <w:pPr>
              <w:rPr>
                <w:rFonts w:ascii="宋体" w:hAnsi="宋体" w:cs="Arial"/>
                <w:color w:val="000000"/>
                <w:sz w:val="21"/>
                <w:szCs w:val="21"/>
              </w:rPr>
            </w:pPr>
          </w:p>
        </w:tc>
        <w:tc>
          <w:tcPr>
            <w:tcW w:w="1068" w:type="dxa"/>
            <w:vAlign w:val="center"/>
          </w:tcPr>
          <w:p w14:paraId="3C18C1B9">
            <w:pPr>
              <w:rPr>
                <w:rFonts w:ascii="宋体" w:hAnsi="宋体" w:cs="Arial"/>
                <w:sz w:val="21"/>
                <w:szCs w:val="21"/>
              </w:rPr>
            </w:pPr>
          </w:p>
        </w:tc>
        <w:tc>
          <w:tcPr>
            <w:tcW w:w="1068" w:type="dxa"/>
            <w:vAlign w:val="center"/>
          </w:tcPr>
          <w:p w14:paraId="005B1C1A">
            <w:pPr>
              <w:rPr>
                <w:rFonts w:ascii="宋体" w:hAnsi="宋体" w:cs="Arial"/>
                <w:color w:val="000000"/>
                <w:sz w:val="21"/>
                <w:szCs w:val="21"/>
              </w:rPr>
            </w:pPr>
          </w:p>
        </w:tc>
        <w:tc>
          <w:tcPr>
            <w:tcW w:w="2667" w:type="dxa"/>
            <w:vAlign w:val="center"/>
          </w:tcPr>
          <w:p w14:paraId="7EB2DC3B">
            <w:pPr>
              <w:rPr>
                <w:rFonts w:ascii="宋体" w:hAnsi="宋体" w:cs="Arial"/>
                <w:color w:val="000000"/>
                <w:sz w:val="21"/>
                <w:szCs w:val="21"/>
              </w:rPr>
            </w:pPr>
          </w:p>
        </w:tc>
      </w:tr>
      <w:tr w14:paraId="0808D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42C0F689">
            <w:pPr>
              <w:numPr>
                <w:ilvl w:val="0"/>
                <w:numId w:val="203"/>
              </w:numPr>
              <w:rPr>
                <w:rFonts w:ascii="宋体" w:hAnsi="宋体"/>
                <w:color w:val="000000"/>
                <w:sz w:val="21"/>
                <w:szCs w:val="21"/>
              </w:rPr>
            </w:pPr>
          </w:p>
        </w:tc>
        <w:tc>
          <w:tcPr>
            <w:tcW w:w="1906" w:type="dxa"/>
            <w:vAlign w:val="center"/>
          </w:tcPr>
          <w:p w14:paraId="5CEC4AD6">
            <w:pPr>
              <w:pStyle w:val="24"/>
              <w:spacing w:line="360" w:lineRule="auto"/>
              <w:rPr>
                <w:rFonts w:hAnsi="宋体"/>
                <w:szCs w:val="21"/>
              </w:rPr>
            </w:pPr>
            <w:r>
              <w:rPr>
                <w:rFonts w:hint="eastAsia" w:hAnsi="宋体"/>
                <w:szCs w:val="21"/>
              </w:rPr>
              <w:t>返回</w:t>
            </w:r>
          </w:p>
        </w:tc>
        <w:tc>
          <w:tcPr>
            <w:tcW w:w="1218" w:type="dxa"/>
            <w:vAlign w:val="center"/>
          </w:tcPr>
          <w:p w14:paraId="61A431C9">
            <w:pPr>
              <w:rPr>
                <w:rFonts w:ascii="宋体" w:hAnsi="宋体" w:cs="Arial"/>
                <w:color w:val="000000"/>
                <w:sz w:val="21"/>
                <w:szCs w:val="21"/>
              </w:rPr>
            </w:pPr>
            <w:r>
              <w:rPr>
                <w:rFonts w:hint="eastAsia" w:ascii="宋体" w:hAnsi="宋体" w:cs="Arial"/>
                <w:color w:val="000000"/>
                <w:sz w:val="21"/>
                <w:szCs w:val="21"/>
              </w:rPr>
              <w:t>按钮</w:t>
            </w:r>
          </w:p>
        </w:tc>
        <w:tc>
          <w:tcPr>
            <w:tcW w:w="1184" w:type="dxa"/>
            <w:vAlign w:val="center"/>
          </w:tcPr>
          <w:p w14:paraId="675E470F">
            <w:pPr>
              <w:rPr>
                <w:rFonts w:ascii="宋体" w:hAnsi="宋体" w:cs="Arial"/>
                <w:color w:val="000000"/>
                <w:sz w:val="21"/>
                <w:szCs w:val="21"/>
              </w:rPr>
            </w:pPr>
          </w:p>
        </w:tc>
        <w:tc>
          <w:tcPr>
            <w:tcW w:w="1068" w:type="dxa"/>
            <w:vAlign w:val="center"/>
          </w:tcPr>
          <w:p w14:paraId="01CF03EF">
            <w:pPr>
              <w:rPr>
                <w:rFonts w:ascii="宋体" w:hAnsi="宋体" w:cs="Arial"/>
                <w:sz w:val="21"/>
                <w:szCs w:val="21"/>
              </w:rPr>
            </w:pPr>
          </w:p>
        </w:tc>
        <w:tc>
          <w:tcPr>
            <w:tcW w:w="1068" w:type="dxa"/>
            <w:vAlign w:val="center"/>
          </w:tcPr>
          <w:p w14:paraId="18CFE2F3">
            <w:pPr>
              <w:rPr>
                <w:rFonts w:ascii="宋体" w:hAnsi="宋体" w:cs="Arial"/>
                <w:color w:val="000000"/>
                <w:sz w:val="21"/>
                <w:szCs w:val="21"/>
              </w:rPr>
            </w:pPr>
          </w:p>
        </w:tc>
        <w:tc>
          <w:tcPr>
            <w:tcW w:w="2667" w:type="dxa"/>
            <w:vAlign w:val="center"/>
          </w:tcPr>
          <w:p w14:paraId="600D6E14">
            <w:pPr>
              <w:rPr>
                <w:rFonts w:ascii="宋体" w:hAnsi="宋体" w:cs="Arial"/>
                <w:color w:val="000000"/>
                <w:sz w:val="21"/>
                <w:szCs w:val="21"/>
              </w:rPr>
            </w:pPr>
          </w:p>
        </w:tc>
      </w:tr>
    </w:tbl>
    <w:p w14:paraId="4657D469">
      <w:pPr>
        <w:spacing w:line="360" w:lineRule="auto"/>
        <w:rPr>
          <w:b/>
          <w:sz w:val="21"/>
          <w:szCs w:val="21"/>
        </w:rPr>
      </w:pPr>
      <w:r>
        <w:rPr>
          <w:rFonts w:hint="eastAsia"/>
          <w:b/>
          <w:sz w:val="21"/>
          <w:szCs w:val="21"/>
        </w:rPr>
        <w:t>验证私密问题页面</w:t>
      </w:r>
    </w:p>
    <w:tbl>
      <w:tblPr>
        <w:tblStyle w:val="48"/>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2"/>
        <w:gridCol w:w="1874"/>
        <w:gridCol w:w="1186"/>
        <w:gridCol w:w="1151"/>
        <w:gridCol w:w="1478"/>
        <w:gridCol w:w="1033"/>
        <w:gridCol w:w="2422"/>
      </w:tblGrid>
      <w:tr w14:paraId="53C51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 w:type="dxa"/>
            <w:shd w:val="clear" w:color="auto" w:fill="FFCC99"/>
            <w:vAlign w:val="center"/>
          </w:tcPr>
          <w:p w14:paraId="77DFC372">
            <w:pPr>
              <w:rPr>
                <w:rFonts w:ascii="宋体" w:hAnsi="宋体" w:cs="Arial"/>
                <w:b/>
                <w:color w:val="000000"/>
                <w:sz w:val="21"/>
                <w:szCs w:val="21"/>
              </w:rPr>
            </w:pPr>
            <w:r>
              <w:rPr>
                <w:rFonts w:ascii="宋体" w:hAnsi="宋体" w:cs="Arial"/>
                <w:b/>
                <w:color w:val="000000"/>
                <w:sz w:val="21"/>
                <w:szCs w:val="21"/>
              </w:rPr>
              <w:t>序号</w:t>
            </w:r>
          </w:p>
        </w:tc>
        <w:tc>
          <w:tcPr>
            <w:tcW w:w="1874" w:type="dxa"/>
            <w:shd w:val="clear" w:color="auto" w:fill="FFCC99"/>
            <w:vAlign w:val="center"/>
          </w:tcPr>
          <w:p w14:paraId="3426DE2E">
            <w:pPr>
              <w:rPr>
                <w:rFonts w:ascii="宋体" w:hAnsi="宋体" w:cs="Arial"/>
                <w:b/>
                <w:color w:val="000000"/>
                <w:sz w:val="21"/>
                <w:szCs w:val="21"/>
              </w:rPr>
            </w:pPr>
            <w:r>
              <w:rPr>
                <w:rFonts w:ascii="宋体" w:hAnsi="宋体" w:cs="Arial"/>
                <w:b/>
                <w:color w:val="000000"/>
                <w:sz w:val="21"/>
                <w:szCs w:val="21"/>
              </w:rPr>
              <w:t>名称</w:t>
            </w:r>
          </w:p>
        </w:tc>
        <w:tc>
          <w:tcPr>
            <w:tcW w:w="1186" w:type="dxa"/>
            <w:shd w:val="clear" w:color="auto" w:fill="FFCC99"/>
            <w:vAlign w:val="center"/>
          </w:tcPr>
          <w:p w14:paraId="5CA11859">
            <w:pPr>
              <w:rPr>
                <w:rFonts w:ascii="宋体" w:hAnsi="宋体" w:cs="Arial"/>
                <w:b/>
                <w:color w:val="000000"/>
                <w:sz w:val="21"/>
                <w:szCs w:val="21"/>
              </w:rPr>
            </w:pPr>
            <w:r>
              <w:rPr>
                <w:rFonts w:ascii="宋体" w:hAnsi="宋体" w:cs="Arial"/>
                <w:b/>
                <w:color w:val="000000"/>
                <w:sz w:val="21"/>
                <w:szCs w:val="21"/>
              </w:rPr>
              <w:t>输入</w:t>
            </w:r>
            <w:r>
              <w:rPr>
                <w:rFonts w:hint="eastAsia" w:ascii="宋体" w:hAnsi="宋体" w:cs="Arial"/>
                <w:b/>
                <w:color w:val="000000"/>
                <w:sz w:val="21"/>
                <w:szCs w:val="21"/>
              </w:rPr>
              <w:t>/输出</w:t>
            </w:r>
          </w:p>
        </w:tc>
        <w:tc>
          <w:tcPr>
            <w:tcW w:w="1151" w:type="dxa"/>
            <w:shd w:val="clear" w:color="auto" w:fill="FFCC99"/>
            <w:vAlign w:val="center"/>
          </w:tcPr>
          <w:p w14:paraId="69916113">
            <w:pPr>
              <w:rPr>
                <w:rFonts w:ascii="宋体" w:hAnsi="宋体" w:cs="Arial"/>
                <w:b/>
                <w:color w:val="000000"/>
                <w:sz w:val="21"/>
                <w:szCs w:val="21"/>
              </w:rPr>
            </w:pPr>
            <w:r>
              <w:rPr>
                <w:rFonts w:ascii="宋体" w:hAnsi="宋体" w:cs="Arial"/>
                <w:b/>
                <w:color w:val="000000"/>
                <w:sz w:val="21"/>
                <w:szCs w:val="21"/>
              </w:rPr>
              <w:t>缺省值</w:t>
            </w:r>
          </w:p>
        </w:tc>
        <w:tc>
          <w:tcPr>
            <w:tcW w:w="1478" w:type="dxa"/>
            <w:shd w:val="clear" w:color="auto" w:fill="FFCC99"/>
            <w:vAlign w:val="center"/>
          </w:tcPr>
          <w:p w14:paraId="2962D844">
            <w:pPr>
              <w:rPr>
                <w:rFonts w:ascii="宋体" w:hAnsi="宋体" w:cs="Arial"/>
                <w:b/>
                <w:color w:val="000000"/>
                <w:sz w:val="21"/>
                <w:szCs w:val="21"/>
              </w:rPr>
            </w:pPr>
            <w:r>
              <w:rPr>
                <w:rFonts w:hint="eastAsia" w:ascii="宋体" w:hAnsi="宋体" w:cs="Arial"/>
                <w:b/>
                <w:color w:val="000000"/>
                <w:sz w:val="21"/>
                <w:szCs w:val="21"/>
              </w:rPr>
              <w:t>类型/长度</w:t>
            </w:r>
          </w:p>
        </w:tc>
        <w:tc>
          <w:tcPr>
            <w:tcW w:w="1033" w:type="dxa"/>
            <w:shd w:val="clear" w:color="auto" w:fill="FFCC99"/>
            <w:vAlign w:val="center"/>
          </w:tcPr>
          <w:p w14:paraId="5044911F">
            <w:pPr>
              <w:rPr>
                <w:rFonts w:ascii="宋体" w:hAnsi="宋体" w:cs="Arial"/>
                <w:b/>
                <w:color w:val="000000"/>
                <w:sz w:val="21"/>
                <w:szCs w:val="21"/>
              </w:rPr>
            </w:pPr>
            <w:r>
              <w:rPr>
                <w:rFonts w:hint="eastAsia" w:ascii="宋体" w:hAnsi="宋体" w:cs="Arial"/>
                <w:b/>
                <w:color w:val="000000"/>
                <w:sz w:val="21"/>
                <w:szCs w:val="21"/>
              </w:rPr>
              <w:t>是否必输</w:t>
            </w:r>
          </w:p>
        </w:tc>
        <w:tc>
          <w:tcPr>
            <w:tcW w:w="2422" w:type="dxa"/>
            <w:shd w:val="clear" w:color="auto" w:fill="FFCC99"/>
            <w:vAlign w:val="center"/>
          </w:tcPr>
          <w:p w14:paraId="55773007">
            <w:pPr>
              <w:rPr>
                <w:rFonts w:ascii="宋体" w:hAnsi="宋体" w:cs="Arial"/>
                <w:b/>
                <w:color w:val="000000"/>
                <w:sz w:val="21"/>
                <w:szCs w:val="21"/>
              </w:rPr>
            </w:pPr>
            <w:r>
              <w:rPr>
                <w:rFonts w:ascii="宋体" w:hAnsi="宋体" w:cs="Arial"/>
                <w:b/>
                <w:color w:val="000000"/>
                <w:sz w:val="21"/>
                <w:szCs w:val="21"/>
              </w:rPr>
              <w:t>备注</w:t>
            </w:r>
          </w:p>
        </w:tc>
      </w:tr>
      <w:tr w14:paraId="26096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62" w:type="dxa"/>
            <w:vAlign w:val="center"/>
          </w:tcPr>
          <w:p w14:paraId="26E142AB">
            <w:pPr>
              <w:numPr>
                <w:ilvl w:val="0"/>
                <w:numId w:val="204"/>
              </w:numPr>
              <w:rPr>
                <w:rFonts w:ascii="宋体" w:hAnsi="宋体"/>
                <w:color w:val="000000"/>
                <w:sz w:val="21"/>
                <w:szCs w:val="21"/>
              </w:rPr>
            </w:pPr>
          </w:p>
        </w:tc>
        <w:tc>
          <w:tcPr>
            <w:tcW w:w="1874" w:type="dxa"/>
            <w:vAlign w:val="center"/>
          </w:tcPr>
          <w:p w14:paraId="521B8647">
            <w:pPr>
              <w:rPr>
                <w:rFonts w:ascii="宋体" w:hAnsi="宋体" w:cs="Arial"/>
                <w:color w:val="000000"/>
                <w:sz w:val="21"/>
                <w:szCs w:val="21"/>
              </w:rPr>
            </w:pPr>
            <w:r>
              <w:rPr>
                <w:rFonts w:hint="eastAsia" w:ascii="宋体" w:hAnsi="宋体" w:cs="Arial"/>
                <w:sz w:val="21"/>
                <w:szCs w:val="21"/>
              </w:rPr>
              <w:t>私密问题</w:t>
            </w:r>
          </w:p>
        </w:tc>
        <w:tc>
          <w:tcPr>
            <w:tcW w:w="1186" w:type="dxa"/>
            <w:vAlign w:val="center"/>
          </w:tcPr>
          <w:p w14:paraId="02082C56">
            <w:pPr>
              <w:rPr>
                <w:rFonts w:ascii="宋体" w:hAnsi="宋体" w:cs="Arial"/>
                <w:color w:val="000000"/>
                <w:sz w:val="21"/>
                <w:szCs w:val="21"/>
              </w:rPr>
            </w:pPr>
            <w:r>
              <w:rPr>
                <w:rFonts w:hint="eastAsia" w:ascii="宋体" w:hAnsi="宋体" w:cs="Arial"/>
                <w:color w:val="000000"/>
                <w:sz w:val="21"/>
                <w:szCs w:val="21"/>
              </w:rPr>
              <w:t>文本</w:t>
            </w:r>
          </w:p>
        </w:tc>
        <w:tc>
          <w:tcPr>
            <w:tcW w:w="1151" w:type="dxa"/>
            <w:vAlign w:val="center"/>
          </w:tcPr>
          <w:p w14:paraId="7089A94F">
            <w:pPr>
              <w:rPr>
                <w:rFonts w:ascii="宋体" w:hAnsi="宋体" w:cs="Arial"/>
                <w:color w:val="000000"/>
                <w:sz w:val="21"/>
                <w:szCs w:val="21"/>
              </w:rPr>
            </w:pPr>
          </w:p>
        </w:tc>
        <w:tc>
          <w:tcPr>
            <w:tcW w:w="1478" w:type="dxa"/>
            <w:vAlign w:val="center"/>
          </w:tcPr>
          <w:p w14:paraId="794CF901">
            <w:pPr>
              <w:rPr>
                <w:rFonts w:ascii="宋体" w:hAnsi="宋体" w:cs="Arial"/>
                <w:color w:val="000000"/>
                <w:sz w:val="21"/>
                <w:szCs w:val="21"/>
              </w:rPr>
            </w:pPr>
          </w:p>
        </w:tc>
        <w:tc>
          <w:tcPr>
            <w:tcW w:w="1033" w:type="dxa"/>
            <w:vAlign w:val="center"/>
          </w:tcPr>
          <w:p w14:paraId="1A95EBFC">
            <w:pPr>
              <w:rPr>
                <w:rFonts w:ascii="宋体" w:hAnsi="宋体" w:cs="Arial"/>
                <w:color w:val="000000"/>
                <w:sz w:val="21"/>
                <w:szCs w:val="21"/>
              </w:rPr>
            </w:pPr>
          </w:p>
        </w:tc>
        <w:tc>
          <w:tcPr>
            <w:tcW w:w="2422" w:type="dxa"/>
            <w:vAlign w:val="center"/>
          </w:tcPr>
          <w:p w14:paraId="290F81D7">
            <w:pPr>
              <w:rPr>
                <w:rFonts w:ascii="宋体" w:hAnsi="宋体" w:cs="Arial"/>
                <w:color w:val="000000"/>
                <w:sz w:val="21"/>
                <w:szCs w:val="21"/>
              </w:rPr>
            </w:pPr>
            <w:r>
              <w:rPr>
                <w:rFonts w:hint="eastAsia" w:ascii="宋体" w:hAnsi="宋体" w:cs="Arial"/>
                <w:color w:val="000000"/>
                <w:sz w:val="21"/>
                <w:szCs w:val="21"/>
              </w:rPr>
              <w:t>随机抽取一个问题</w:t>
            </w:r>
          </w:p>
        </w:tc>
      </w:tr>
      <w:tr w14:paraId="0FC77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62" w:type="dxa"/>
            <w:vAlign w:val="center"/>
          </w:tcPr>
          <w:p w14:paraId="6AD1EC45">
            <w:pPr>
              <w:numPr>
                <w:ilvl w:val="0"/>
                <w:numId w:val="204"/>
              </w:numPr>
              <w:rPr>
                <w:rFonts w:ascii="宋体" w:hAnsi="宋体"/>
                <w:color w:val="000000"/>
                <w:sz w:val="21"/>
                <w:szCs w:val="21"/>
              </w:rPr>
            </w:pPr>
          </w:p>
        </w:tc>
        <w:tc>
          <w:tcPr>
            <w:tcW w:w="1874" w:type="dxa"/>
            <w:vAlign w:val="center"/>
          </w:tcPr>
          <w:p w14:paraId="6515AFCA">
            <w:pPr>
              <w:rPr>
                <w:rFonts w:ascii="宋体" w:hAnsi="宋体" w:cs="Arial"/>
                <w:color w:val="000000"/>
                <w:sz w:val="21"/>
                <w:szCs w:val="21"/>
              </w:rPr>
            </w:pPr>
            <w:r>
              <w:rPr>
                <w:rFonts w:hint="eastAsia" w:ascii="宋体" w:hAnsi="宋体" w:cs="Arial"/>
                <w:sz w:val="21"/>
                <w:szCs w:val="21"/>
              </w:rPr>
              <w:t>问题答案</w:t>
            </w:r>
          </w:p>
        </w:tc>
        <w:tc>
          <w:tcPr>
            <w:tcW w:w="1186" w:type="dxa"/>
            <w:vAlign w:val="center"/>
          </w:tcPr>
          <w:p w14:paraId="14661BBC">
            <w:pPr>
              <w:rPr>
                <w:rFonts w:ascii="宋体" w:hAnsi="宋体" w:cs="Arial"/>
                <w:color w:val="000000"/>
                <w:sz w:val="21"/>
                <w:szCs w:val="21"/>
              </w:rPr>
            </w:pPr>
            <w:r>
              <w:rPr>
                <w:rFonts w:hint="eastAsia" w:ascii="宋体" w:hAnsi="宋体" w:cs="Arial"/>
                <w:color w:val="000000"/>
                <w:sz w:val="21"/>
                <w:szCs w:val="21"/>
              </w:rPr>
              <w:t>文本框</w:t>
            </w:r>
          </w:p>
        </w:tc>
        <w:tc>
          <w:tcPr>
            <w:tcW w:w="1151" w:type="dxa"/>
            <w:vAlign w:val="center"/>
          </w:tcPr>
          <w:p w14:paraId="6D9A55BF">
            <w:pPr>
              <w:rPr>
                <w:rFonts w:ascii="宋体" w:hAnsi="宋体" w:cs="Arial"/>
                <w:color w:val="000000"/>
                <w:sz w:val="21"/>
                <w:szCs w:val="21"/>
              </w:rPr>
            </w:pPr>
          </w:p>
        </w:tc>
        <w:tc>
          <w:tcPr>
            <w:tcW w:w="1478" w:type="dxa"/>
            <w:vAlign w:val="center"/>
          </w:tcPr>
          <w:p w14:paraId="64005B1D">
            <w:pPr>
              <w:rPr>
                <w:rFonts w:ascii="宋体" w:hAnsi="宋体" w:cs="Arial"/>
                <w:color w:val="000000"/>
                <w:sz w:val="21"/>
                <w:szCs w:val="21"/>
              </w:rPr>
            </w:pPr>
            <w:r>
              <w:rPr>
                <w:rFonts w:hint="eastAsia" w:ascii="宋体" w:hAnsi="宋体" w:cs="Arial"/>
                <w:sz w:val="21"/>
                <w:szCs w:val="21"/>
              </w:rPr>
              <w:t>C/50</w:t>
            </w:r>
          </w:p>
        </w:tc>
        <w:tc>
          <w:tcPr>
            <w:tcW w:w="1033" w:type="dxa"/>
            <w:vAlign w:val="center"/>
          </w:tcPr>
          <w:p w14:paraId="653A1C98">
            <w:pPr>
              <w:rPr>
                <w:rFonts w:ascii="宋体" w:hAnsi="宋体" w:cs="Arial"/>
                <w:color w:val="000000"/>
                <w:sz w:val="21"/>
                <w:szCs w:val="21"/>
              </w:rPr>
            </w:pPr>
            <w:r>
              <w:rPr>
                <w:rFonts w:hint="eastAsia" w:ascii="宋体" w:hAnsi="宋体" w:cs="Arial"/>
                <w:color w:val="000000"/>
                <w:sz w:val="21"/>
                <w:szCs w:val="21"/>
              </w:rPr>
              <w:t>是</w:t>
            </w:r>
          </w:p>
        </w:tc>
        <w:tc>
          <w:tcPr>
            <w:tcW w:w="2422" w:type="dxa"/>
            <w:vAlign w:val="center"/>
          </w:tcPr>
          <w:p w14:paraId="55EB8155">
            <w:pPr>
              <w:rPr>
                <w:rFonts w:ascii="宋体" w:hAnsi="宋体" w:cs="Arial"/>
                <w:color w:val="000000"/>
                <w:sz w:val="21"/>
                <w:szCs w:val="21"/>
              </w:rPr>
            </w:pPr>
          </w:p>
        </w:tc>
      </w:tr>
      <w:tr w14:paraId="2EEB2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62" w:type="dxa"/>
            <w:vAlign w:val="center"/>
          </w:tcPr>
          <w:p w14:paraId="50D9F9D2">
            <w:pPr>
              <w:numPr>
                <w:ilvl w:val="0"/>
                <w:numId w:val="204"/>
              </w:numPr>
              <w:rPr>
                <w:rFonts w:ascii="宋体" w:hAnsi="宋体"/>
                <w:color w:val="000000"/>
                <w:sz w:val="21"/>
                <w:szCs w:val="21"/>
              </w:rPr>
            </w:pPr>
          </w:p>
        </w:tc>
        <w:tc>
          <w:tcPr>
            <w:tcW w:w="1874" w:type="dxa"/>
            <w:vAlign w:val="center"/>
          </w:tcPr>
          <w:p w14:paraId="474D09C1">
            <w:pPr>
              <w:rPr>
                <w:rFonts w:ascii="宋体" w:hAnsi="宋体" w:cs="Arial"/>
                <w:color w:val="000000"/>
                <w:sz w:val="21"/>
                <w:szCs w:val="21"/>
              </w:rPr>
            </w:pPr>
            <w:r>
              <w:rPr>
                <w:rFonts w:hint="eastAsia" w:ascii="宋体" w:hAnsi="宋体" w:cs="Arial"/>
                <w:sz w:val="21"/>
                <w:szCs w:val="21"/>
              </w:rPr>
              <w:t>确认</w:t>
            </w:r>
          </w:p>
        </w:tc>
        <w:tc>
          <w:tcPr>
            <w:tcW w:w="1186" w:type="dxa"/>
            <w:vAlign w:val="center"/>
          </w:tcPr>
          <w:p w14:paraId="00C95326">
            <w:pPr>
              <w:rPr>
                <w:rFonts w:ascii="宋体" w:hAnsi="宋体" w:cs="Arial"/>
                <w:color w:val="000000"/>
                <w:sz w:val="21"/>
                <w:szCs w:val="21"/>
              </w:rPr>
            </w:pPr>
            <w:r>
              <w:rPr>
                <w:rFonts w:hint="eastAsia" w:ascii="宋体" w:hAnsi="宋体" w:cs="Arial"/>
                <w:color w:val="000000"/>
                <w:sz w:val="21"/>
                <w:szCs w:val="21"/>
              </w:rPr>
              <w:t>按钮</w:t>
            </w:r>
          </w:p>
        </w:tc>
        <w:tc>
          <w:tcPr>
            <w:tcW w:w="1151" w:type="dxa"/>
            <w:vAlign w:val="center"/>
          </w:tcPr>
          <w:p w14:paraId="7DBE860F">
            <w:pPr>
              <w:rPr>
                <w:rFonts w:ascii="宋体" w:hAnsi="宋体" w:cs="Arial"/>
                <w:color w:val="000000"/>
                <w:sz w:val="21"/>
                <w:szCs w:val="21"/>
              </w:rPr>
            </w:pPr>
          </w:p>
        </w:tc>
        <w:tc>
          <w:tcPr>
            <w:tcW w:w="1478" w:type="dxa"/>
            <w:vAlign w:val="center"/>
          </w:tcPr>
          <w:p w14:paraId="35FCF909">
            <w:pPr>
              <w:rPr>
                <w:rFonts w:ascii="宋体" w:hAnsi="宋体" w:cs="Arial"/>
                <w:color w:val="000000"/>
                <w:sz w:val="21"/>
                <w:szCs w:val="21"/>
              </w:rPr>
            </w:pPr>
          </w:p>
        </w:tc>
        <w:tc>
          <w:tcPr>
            <w:tcW w:w="1033" w:type="dxa"/>
            <w:vAlign w:val="center"/>
          </w:tcPr>
          <w:p w14:paraId="046EF0BD">
            <w:pPr>
              <w:rPr>
                <w:rFonts w:ascii="宋体" w:hAnsi="宋体" w:cs="Arial"/>
                <w:color w:val="000000"/>
                <w:sz w:val="21"/>
                <w:szCs w:val="21"/>
              </w:rPr>
            </w:pPr>
          </w:p>
        </w:tc>
        <w:tc>
          <w:tcPr>
            <w:tcW w:w="2422" w:type="dxa"/>
            <w:vAlign w:val="center"/>
          </w:tcPr>
          <w:p w14:paraId="04A11756">
            <w:pPr>
              <w:rPr>
                <w:rFonts w:ascii="宋体" w:hAnsi="宋体" w:cs="Arial"/>
                <w:color w:val="000000"/>
                <w:sz w:val="21"/>
                <w:szCs w:val="21"/>
              </w:rPr>
            </w:pPr>
          </w:p>
        </w:tc>
      </w:tr>
      <w:tr w14:paraId="0503F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62" w:type="dxa"/>
            <w:vAlign w:val="center"/>
          </w:tcPr>
          <w:p w14:paraId="38FB953B">
            <w:pPr>
              <w:numPr>
                <w:ilvl w:val="0"/>
                <w:numId w:val="204"/>
              </w:numPr>
              <w:rPr>
                <w:rFonts w:ascii="宋体" w:hAnsi="宋体"/>
                <w:color w:val="000000"/>
                <w:sz w:val="21"/>
                <w:szCs w:val="21"/>
              </w:rPr>
            </w:pPr>
          </w:p>
        </w:tc>
        <w:tc>
          <w:tcPr>
            <w:tcW w:w="1874" w:type="dxa"/>
            <w:vAlign w:val="center"/>
          </w:tcPr>
          <w:p w14:paraId="66B98158">
            <w:pPr>
              <w:rPr>
                <w:rFonts w:ascii="宋体" w:hAnsi="宋体" w:cs="Arial"/>
                <w:sz w:val="21"/>
                <w:szCs w:val="21"/>
              </w:rPr>
            </w:pPr>
            <w:r>
              <w:rPr>
                <w:rFonts w:hint="eastAsia" w:ascii="宋体" w:hAnsi="宋体" w:cs="Arial"/>
                <w:sz w:val="21"/>
                <w:szCs w:val="21"/>
              </w:rPr>
              <w:t>取消</w:t>
            </w:r>
          </w:p>
        </w:tc>
        <w:tc>
          <w:tcPr>
            <w:tcW w:w="1186" w:type="dxa"/>
            <w:vAlign w:val="center"/>
          </w:tcPr>
          <w:p w14:paraId="3C1CAF9C">
            <w:pPr>
              <w:rPr>
                <w:rFonts w:ascii="宋体" w:hAnsi="宋体" w:cs="Arial"/>
                <w:color w:val="000000"/>
                <w:sz w:val="21"/>
                <w:szCs w:val="21"/>
              </w:rPr>
            </w:pPr>
            <w:r>
              <w:rPr>
                <w:rFonts w:hint="eastAsia" w:ascii="宋体" w:hAnsi="宋体" w:cs="Arial"/>
                <w:color w:val="000000"/>
                <w:sz w:val="21"/>
                <w:szCs w:val="21"/>
              </w:rPr>
              <w:t>按钮</w:t>
            </w:r>
          </w:p>
        </w:tc>
        <w:tc>
          <w:tcPr>
            <w:tcW w:w="1151" w:type="dxa"/>
            <w:vAlign w:val="center"/>
          </w:tcPr>
          <w:p w14:paraId="65DC02D8">
            <w:pPr>
              <w:rPr>
                <w:rFonts w:ascii="宋体" w:hAnsi="宋体" w:cs="Arial"/>
                <w:color w:val="000000"/>
                <w:sz w:val="21"/>
                <w:szCs w:val="21"/>
              </w:rPr>
            </w:pPr>
          </w:p>
        </w:tc>
        <w:tc>
          <w:tcPr>
            <w:tcW w:w="1478" w:type="dxa"/>
            <w:vAlign w:val="center"/>
          </w:tcPr>
          <w:p w14:paraId="0407F418">
            <w:pPr>
              <w:rPr>
                <w:rFonts w:ascii="宋体" w:hAnsi="宋体" w:cs="Arial"/>
                <w:color w:val="000000"/>
                <w:sz w:val="21"/>
                <w:szCs w:val="21"/>
              </w:rPr>
            </w:pPr>
          </w:p>
        </w:tc>
        <w:tc>
          <w:tcPr>
            <w:tcW w:w="1033" w:type="dxa"/>
            <w:vAlign w:val="center"/>
          </w:tcPr>
          <w:p w14:paraId="24DB25E4">
            <w:pPr>
              <w:rPr>
                <w:rFonts w:ascii="宋体" w:hAnsi="宋体" w:cs="Arial"/>
                <w:color w:val="000000"/>
                <w:sz w:val="21"/>
                <w:szCs w:val="21"/>
              </w:rPr>
            </w:pPr>
          </w:p>
        </w:tc>
        <w:tc>
          <w:tcPr>
            <w:tcW w:w="2422" w:type="dxa"/>
            <w:vAlign w:val="center"/>
          </w:tcPr>
          <w:p w14:paraId="3A56CA58">
            <w:pPr>
              <w:rPr>
                <w:rFonts w:ascii="宋体" w:hAnsi="宋体" w:cs="Arial"/>
                <w:color w:val="000000"/>
                <w:sz w:val="21"/>
                <w:szCs w:val="21"/>
              </w:rPr>
            </w:pPr>
          </w:p>
        </w:tc>
      </w:tr>
    </w:tbl>
    <w:p w14:paraId="123B6B14">
      <w:pPr>
        <w:spacing w:line="360" w:lineRule="auto"/>
        <w:rPr>
          <w:b/>
          <w:sz w:val="21"/>
          <w:szCs w:val="21"/>
        </w:rPr>
      </w:pPr>
      <w:r>
        <w:rPr>
          <w:rFonts w:hint="eastAsia"/>
          <w:b/>
          <w:sz w:val="21"/>
          <w:szCs w:val="21"/>
        </w:rPr>
        <w:t>结果页面</w:t>
      </w:r>
    </w:p>
    <w:tbl>
      <w:tblPr>
        <w:tblStyle w:val="48"/>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5"/>
        <w:gridCol w:w="1906"/>
        <w:gridCol w:w="1218"/>
        <w:gridCol w:w="1184"/>
        <w:gridCol w:w="1068"/>
        <w:gridCol w:w="1068"/>
        <w:gridCol w:w="2667"/>
      </w:tblGrid>
      <w:tr w14:paraId="7F6BE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 w:type="dxa"/>
            <w:shd w:val="clear" w:color="auto" w:fill="FFCC99"/>
            <w:vAlign w:val="center"/>
          </w:tcPr>
          <w:p w14:paraId="5BBAAF87">
            <w:pPr>
              <w:rPr>
                <w:rFonts w:ascii="宋体" w:hAnsi="宋体" w:cs="Arial"/>
                <w:b/>
                <w:color w:val="000000"/>
                <w:sz w:val="21"/>
                <w:szCs w:val="21"/>
              </w:rPr>
            </w:pPr>
            <w:r>
              <w:rPr>
                <w:rFonts w:ascii="宋体" w:hAnsi="宋体" w:cs="Arial"/>
                <w:b/>
                <w:color w:val="000000"/>
                <w:sz w:val="21"/>
                <w:szCs w:val="21"/>
              </w:rPr>
              <w:t>序号</w:t>
            </w:r>
          </w:p>
        </w:tc>
        <w:tc>
          <w:tcPr>
            <w:tcW w:w="1906" w:type="dxa"/>
            <w:shd w:val="clear" w:color="auto" w:fill="FFCC99"/>
            <w:vAlign w:val="center"/>
          </w:tcPr>
          <w:p w14:paraId="5D90F937">
            <w:pPr>
              <w:rPr>
                <w:rFonts w:ascii="宋体" w:hAnsi="宋体" w:cs="Arial"/>
                <w:b/>
                <w:color w:val="000000"/>
                <w:sz w:val="21"/>
                <w:szCs w:val="21"/>
              </w:rPr>
            </w:pPr>
            <w:r>
              <w:rPr>
                <w:rFonts w:ascii="宋体" w:hAnsi="宋体" w:cs="Arial"/>
                <w:b/>
                <w:color w:val="000000"/>
                <w:sz w:val="21"/>
                <w:szCs w:val="21"/>
              </w:rPr>
              <w:t>名称</w:t>
            </w:r>
          </w:p>
        </w:tc>
        <w:tc>
          <w:tcPr>
            <w:tcW w:w="1218" w:type="dxa"/>
            <w:shd w:val="clear" w:color="auto" w:fill="FFCC99"/>
            <w:vAlign w:val="center"/>
          </w:tcPr>
          <w:p w14:paraId="62914B47">
            <w:pPr>
              <w:rPr>
                <w:rFonts w:ascii="宋体" w:hAnsi="宋体" w:cs="Arial"/>
                <w:b/>
                <w:color w:val="000000"/>
                <w:sz w:val="21"/>
                <w:szCs w:val="21"/>
              </w:rPr>
            </w:pPr>
            <w:r>
              <w:rPr>
                <w:rFonts w:ascii="宋体" w:hAnsi="宋体" w:cs="Arial"/>
                <w:b/>
                <w:color w:val="000000"/>
                <w:sz w:val="21"/>
                <w:szCs w:val="21"/>
              </w:rPr>
              <w:t>输入</w:t>
            </w:r>
            <w:r>
              <w:rPr>
                <w:rFonts w:hint="eastAsia" w:ascii="宋体" w:hAnsi="宋体" w:cs="Arial"/>
                <w:b/>
                <w:color w:val="000000"/>
                <w:sz w:val="21"/>
                <w:szCs w:val="21"/>
              </w:rPr>
              <w:t>/输出</w:t>
            </w:r>
          </w:p>
        </w:tc>
        <w:tc>
          <w:tcPr>
            <w:tcW w:w="1184" w:type="dxa"/>
            <w:shd w:val="clear" w:color="auto" w:fill="FFCC99"/>
            <w:vAlign w:val="center"/>
          </w:tcPr>
          <w:p w14:paraId="4D55088E">
            <w:pPr>
              <w:rPr>
                <w:rFonts w:ascii="宋体" w:hAnsi="宋体" w:cs="Arial"/>
                <w:b/>
                <w:color w:val="000000"/>
                <w:sz w:val="21"/>
                <w:szCs w:val="21"/>
              </w:rPr>
            </w:pPr>
            <w:r>
              <w:rPr>
                <w:rFonts w:ascii="宋体" w:hAnsi="宋体" w:cs="Arial"/>
                <w:b/>
                <w:color w:val="000000"/>
                <w:sz w:val="21"/>
                <w:szCs w:val="21"/>
              </w:rPr>
              <w:t>缺省值</w:t>
            </w:r>
          </w:p>
        </w:tc>
        <w:tc>
          <w:tcPr>
            <w:tcW w:w="1068" w:type="dxa"/>
            <w:shd w:val="clear" w:color="auto" w:fill="FFCC99"/>
            <w:vAlign w:val="center"/>
          </w:tcPr>
          <w:p w14:paraId="64DDC7D0">
            <w:pPr>
              <w:rPr>
                <w:rFonts w:ascii="宋体" w:hAnsi="宋体" w:cs="Arial"/>
                <w:b/>
                <w:color w:val="000000"/>
                <w:sz w:val="21"/>
                <w:szCs w:val="21"/>
              </w:rPr>
            </w:pPr>
            <w:r>
              <w:rPr>
                <w:rFonts w:hint="eastAsia" w:ascii="宋体" w:hAnsi="宋体" w:cs="Arial"/>
                <w:b/>
                <w:color w:val="000000"/>
                <w:sz w:val="21"/>
                <w:szCs w:val="21"/>
              </w:rPr>
              <w:t>类型/长度</w:t>
            </w:r>
          </w:p>
        </w:tc>
        <w:tc>
          <w:tcPr>
            <w:tcW w:w="1068" w:type="dxa"/>
            <w:shd w:val="clear" w:color="auto" w:fill="FFCC99"/>
            <w:vAlign w:val="center"/>
          </w:tcPr>
          <w:p w14:paraId="27E1697F">
            <w:pPr>
              <w:rPr>
                <w:rFonts w:ascii="宋体" w:hAnsi="宋体" w:cs="Arial"/>
                <w:b/>
                <w:color w:val="000000"/>
                <w:sz w:val="21"/>
                <w:szCs w:val="21"/>
              </w:rPr>
            </w:pPr>
            <w:r>
              <w:rPr>
                <w:rFonts w:hint="eastAsia" w:ascii="宋体" w:hAnsi="宋体" w:cs="Arial"/>
                <w:b/>
                <w:color w:val="000000"/>
                <w:sz w:val="21"/>
                <w:szCs w:val="21"/>
              </w:rPr>
              <w:t>是否必输</w:t>
            </w:r>
          </w:p>
        </w:tc>
        <w:tc>
          <w:tcPr>
            <w:tcW w:w="2667" w:type="dxa"/>
            <w:shd w:val="clear" w:color="auto" w:fill="FFCC99"/>
            <w:vAlign w:val="center"/>
          </w:tcPr>
          <w:p w14:paraId="669840E3">
            <w:pPr>
              <w:rPr>
                <w:rFonts w:ascii="宋体" w:hAnsi="宋体" w:cs="Arial"/>
                <w:b/>
                <w:color w:val="000000"/>
                <w:sz w:val="21"/>
                <w:szCs w:val="21"/>
              </w:rPr>
            </w:pPr>
            <w:r>
              <w:rPr>
                <w:rFonts w:ascii="宋体" w:hAnsi="宋体" w:cs="Arial"/>
                <w:b/>
                <w:color w:val="000000"/>
                <w:sz w:val="21"/>
                <w:szCs w:val="21"/>
              </w:rPr>
              <w:t>备注</w:t>
            </w:r>
          </w:p>
        </w:tc>
      </w:tr>
      <w:tr w14:paraId="0A4DE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0FA55E9C">
            <w:pPr>
              <w:numPr>
                <w:ilvl w:val="0"/>
                <w:numId w:val="205"/>
              </w:numPr>
              <w:rPr>
                <w:rFonts w:ascii="宋体" w:hAnsi="宋体"/>
                <w:color w:val="000000"/>
                <w:sz w:val="21"/>
                <w:szCs w:val="21"/>
              </w:rPr>
            </w:pPr>
          </w:p>
        </w:tc>
        <w:tc>
          <w:tcPr>
            <w:tcW w:w="1906" w:type="dxa"/>
            <w:vAlign w:val="center"/>
          </w:tcPr>
          <w:p w14:paraId="1306360F">
            <w:pPr>
              <w:rPr>
                <w:rFonts w:ascii="宋体" w:hAnsi="宋体" w:cs="Arial"/>
                <w:color w:val="000000"/>
                <w:sz w:val="21"/>
                <w:szCs w:val="21"/>
              </w:rPr>
            </w:pPr>
            <w:r>
              <w:rPr>
                <w:rFonts w:hint="eastAsia" w:ascii="宋体" w:hAnsi="宋体" w:cs="Arial"/>
                <w:color w:val="000000"/>
                <w:sz w:val="21"/>
                <w:szCs w:val="21"/>
              </w:rPr>
              <w:t>操作结果</w:t>
            </w:r>
          </w:p>
        </w:tc>
        <w:tc>
          <w:tcPr>
            <w:tcW w:w="1218" w:type="dxa"/>
            <w:vAlign w:val="center"/>
          </w:tcPr>
          <w:p w14:paraId="500C922E">
            <w:pPr>
              <w:rPr>
                <w:rFonts w:ascii="宋体" w:hAnsi="宋体" w:cs="Arial"/>
                <w:color w:val="000000"/>
                <w:sz w:val="21"/>
                <w:szCs w:val="21"/>
              </w:rPr>
            </w:pPr>
            <w:r>
              <w:rPr>
                <w:rFonts w:hint="eastAsia" w:ascii="宋体" w:hAnsi="宋体" w:cs="Arial"/>
                <w:color w:val="000000"/>
                <w:sz w:val="21"/>
                <w:szCs w:val="21"/>
              </w:rPr>
              <w:t>文本</w:t>
            </w:r>
          </w:p>
        </w:tc>
        <w:tc>
          <w:tcPr>
            <w:tcW w:w="1184" w:type="dxa"/>
            <w:vAlign w:val="center"/>
          </w:tcPr>
          <w:p w14:paraId="49BA04E3">
            <w:pPr>
              <w:rPr>
                <w:rFonts w:ascii="宋体" w:hAnsi="宋体" w:cs="Arial"/>
                <w:color w:val="000000"/>
                <w:sz w:val="21"/>
                <w:szCs w:val="21"/>
              </w:rPr>
            </w:pPr>
          </w:p>
        </w:tc>
        <w:tc>
          <w:tcPr>
            <w:tcW w:w="1068" w:type="dxa"/>
            <w:vAlign w:val="center"/>
          </w:tcPr>
          <w:p w14:paraId="742E86F9">
            <w:pPr>
              <w:rPr>
                <w:rFonts w:ascii="宋体" w:hAnsi="宋体" w:cs="Arial"/>
                <w:color w:val="000000"/>
                <w:sz w:val="21"/>
                <w:szCs w:val="21"/>
              </w:rPr>
            </w:pPr>
          </w:p>
        </w:tc>
        <w:tc>
          <w:tcPr>
            <w:tcW w:w="1068" w:type="dxa"/>
            <w:vAlign w:val="center"/>
          </w:tcPr>
          <w:p w14:paraId="43F145D9">
            <w:pPr>
              <w:rPr>
                <w:rFonts w:ascii="宋体" w:hAnsi="宋体" w:cs="Arial"/>
                <w:color w:val="000000"/>
                <w:sz w:val="21"/>
                <w:szCs w:val="21"/>
              </w:rPr>
            </w:pPr>
          </w:p>
        </w:tc>
        <w:tc>
          <w:tcPr>
            <w:tcW w:w="2667" w:type="dxa"/>
            <w:vAlign w:val="center"/>
          </w:tcPr>
          <w:p w14:paraId="0F4BD769">
            <w:pPr>
              <w:rPr>
                <w:rFonts w:ascii="宋体" w:hAnsi="宋体" w:cs="Arial"/>
                <w:color w:val="000000"/>
                <w:sz w:val="21"/>
                <w:szCs w:val="21"/>
              </w:rPr>
            </w:pPr>
          </w:p>
        </w:tc>
      </w:tr>
      <w:tr w14:paraId="5F346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3DDB9073">
            <w:pPr>
              <w:numPr>
                <w:ilvl w:val="0"/>
                <w:numId w:val="205"/>
              </w:numPr>
              <w:rPr>
                <w:rFonts w:ascii="宋体" w:hAnsi="宋体"/>
                <w:color w:val="000000"/>
                <w:sz w:val="21"/>
                <w:szCs w:val="21"/>
              </w:rPr>
            </w:pPr>
          </w:p>
        </w:tc>
        <w:tc>
          <w:tcPr>
            <w:tcW w:w="1906" w:type="dxa"/>
            <w:vAlign w:val="center"/>
          </w:tcPr>
          <w:p w14:paraId="780B377C">
            <w:pPr>
              <w:rPr>
                <w:rFonts w:ascii="宋体" w:hAnsi="宋体" w:cs="Arial"/>
                <w:color w:val="000000"/>
                <w:sz w:val="21"/>
                <w:szCs w:val="21"/>
              </w:rPr>
            </w:pPr>
            <w:r>
              <w:rPr>
                <w:rFonts w:hint="eastAsia" w:ascii="宋体" w:hAnsi="宋体" w:cs="Arial"/>
                <w:color w:val="000000"/>
                <w:sz w:val="21"/>
                <w:szCs w:val="21"/>
              </w:rPr>
              <w:t>返回</w:t>
            </w:r>
          </w:p>
        </w:tc>
        <w:tc>
          <w:tcPr>
            <w:tcW w:w="1218" w:type="dxa"/>
            <w:vAlign w:val="center"/>
          </w:tcPr>
          <w:p w14:paraId="0C7AD41E">
            <w:pPr>
              <w:rPr>
                <w:rFonts w:ascii="宋体" w:hAnsi="宋体" w:cs="Arial"/>
                <w:color w:val="000000"/>
                <w:sz w:val="21"/>
                <w:szCs w:val="21"/>
              </w:rPr>
            </w:pPr>
            <w:r>
              <w:rPr>
                <w:rFonts w:hint="eastAsia" w:ascii="宋体" w:hAnsi="宋体" w:cs="Arial"/>
                <w:color w:val="000000"/>
                <w:sz w:val="21"/>
                <w:szCs w:val="21"/>
              </w:rPr>
              <w:t>按钮</w:t>
            </w:r>
          </w:p>
        </w:tc>
        <w:tc>
          <w:tcPr>
            <w:tcW w:w="1184" w:type="dxa"/>
            <w:vAlign w:val="center"/>
          </w:tcPr>
          <w:p w14:paraId="38D42BEC">
            <w:pPr>
              <w:rPr>
                <w:rFonts w:ascii="宋体" w:hAnsi="宋体" w:cs="Arial"/>
                <w:color w:val="000000"/>
                <w:sz w:val="21"/>
                <w:szCs w:val="21"/>
              </w:rPr>
            </w:pPr>
          </w:p>
        </w:tc>
        <w:tc>
          <w:tcPr>
            <w:tcW w:w="1068" w:type="dxa"/>
            <w:vAlign w:val="center"/>
          </w:tcPr>
          <w:p w14:paraId="101C9841">
            <w:pPr>
              <w:rPr>
                <w:rFonts w:ascii="宋体" w:hAnsi="宋体" w:cs="Arial"/>
                <w:color w:val="000000"/>
                <w:sz w:val="21"/>
                <w:szCs w:val="21"/>
              </w:rPr>
            </w:pPr>
          </w:p>
        </w:tc>
        <w:tc>
          <w:tcPr>
            <w:tcW w:w="1068" w:type="dxa"/>
            <w:vAlign w:val="center"/>
          </w:tcPr>
          <w:p w14:paraId="61E700CF">
            <w:pPr>
              <w:rPr>
                <w:rFonts w:ascii="宋体" w:hAnsi="宋体" w:cs="Arial"/>
                <w:color w:val="000000"/>
                <w:sz w:val="21"/>
                <w:szCs w:val="21"/>
              </w:rPr>
            </w:pPr>
          </w:p>
        </w:tc>
        <w:tc>
          <w:tcPr>
            <w:tcW w:w="2667" w:type="dxa"/>
            <w:vAlign w:val="center"/>
          </w:tcPr>
          <w:p w14:paraId="0B273021">
            <w:pPr>
              <w:rPr>
                <w:rFonts w:ascii="宋体" w:hAnsi="宋体" w:cs="Arial"/>
                <w:color w:val="000000"/>
                <w:sz w:val="21"/>
                <w:szCs w:val="21"/>
              </w:rPr>
            </w:pPr>
            <w:r>
              <w:rPr>
                <w:rFonts w:hint="eastAsia" w:ascii="宋体" w:hAnsi="宋体" w:cs="Arial"/>
                <w:color w:val="000000"/>
                <w:sz w:val="21"/>
                <w:szCs w:val="21"/>
              </w:rPr>
              <w:t>返回验证私密问题页面</w:t>
            </w:r>
          </w:p>
        </w:tc>
      </w:tr>
    </w:tbl>
    <w:p w14:paraId="62E3E57D"/>
    <w:p w14:paraId="5C8CD7D5">
      <w:pPr>
        <w:pStyle w:val="4"/>
        <w:numPr>
          <w:ilvl w:val="0"/>
          <w:numId w:val="0"/>
        </w:numPr>
      </w:pPr>
      <w:bookmarkStart w:id="1039" w:name="_Toc351988620"/>
      <w:r>
        <w:rPr>
          <w:rFonts w:hint="eastAsia"/>
        </w:rPr>
        <w:t>预留信息设置页面</w:t>
      </w:r>
      <w:bookmarkEnd w:id="1039"/>
    </w:p>
    <w:p w14:paraId="0BC91850">
      <w:pPr>
        <w:spacing w:line="360" w:lineRule="auto"/>
        <w:rPr>
          <w:b/>
          <w:sz w:val="21"/>
          <w:szCs w:val="21"/>
        </w:rPr>
      </w:pPr>
      <w:r>
        <w:rPr>
          <w:rFonts w:hint="eastAsia"/>
          <w:b/>
          <w:sz w:val="21"/>
          <w:szCs w:val="21"/>
        </w:rPr>
        <w:t>设置预留信息</w:t>
      </w:r>
      <w:r>
        <w:rPr>
          <w:b/>
          <w:sz w:val="21"/>
          <w:szCs w:val="21"/>
        </w:rPr>
        <w:t>页面</w:t>
      </w:r>
    </w:p>
    <w:tbl>
      <w:tblPr>
        <w:tblStyle w:val="48"/>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5"/>
        <w:gridCol w:w="1906"/>
        <w:gridCol w:w="1218"/>
        <w:gridCol w:w="1184"/>
        <w:gridCol w:w="1068"/>
        <w:gridCol w:w="1068"/>
        <w:gridCol w:w="2667"/>
      </w:tblGrid>
      <w:tr w14:paraId="34605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 w:type="dxa"/>
            <w:shd w:val="clear" w:color="auto" w:fill="FFCC99"/>
            <w:vAlign w:val="center"/>
          </w:tcPr>
          <w:p w14:paraId="6391D220">
            <w:pPr>
              <w:rPr>
                <w:rFonts w:ascii="宋体" w:hAnsi="宋体" w:cs="Arial"/>
                <w:b/>
                <w:color w:val="000000"/>
                <w:sz w:val="21"/>
                <w:szCs w:val="21"/>
              </w:rPr>
            </w:pPr>
            <w:r>
              <w:rPr>
                <w:rFonts w:ascii="宋体" w:hAnsi="宋体" w:cs="Arial"/>
                <w:b/>
                <w:color w:val="000000"/>
                <w:sz w:val="21"/>
                <w:szCs w:val="21"/>
              </w:rPr>
              <w:t>序号</w:t>
            </w:r>
          </w:p>
        </w:tc>
        <w:tc>
          <w:tcPr>
            <w:tcW w:w="1906" w:type="dxa"/>
            <w:shd w:val="clear" w:color="auto" w:fill="FFCC99"/>
            <w:vAlign w:val="center"/>
          </w:tcPr>
          <w:p w14:paraId="7CFDDF29">
            <w:pPr>
              <w:rPr>
                <w:rFonts w:ascii="宋体" w:hAnsi="宋体" w:cs="Arial"/>
                <w:b/>
                <w:color w:val="000000"/>
                <w:sz w:val="21"/>
                <w:szCs w:val="21"/>
              </w:rPr>
            </w:pPr>
            <w:r>
              <w:rPr>
                <w:rFonts w:ascii="宋体" w:hAnsi="宋体" w:cs="Arial"/>
                <w:b/>
                <w:color w:val="000000"/>
                <w:sz w:val="21"/>
                <w:szCs w:val="21"/>
              </w:rPr>
              <w:t>名称</w:t>
            </w:r>
          </w:p>
        </w:tc>
        <w:tc>
          <w:tcPr>
            <w:tcW w:w="1218" w:type="dxa"/>
            <w:shd w:val="clear" w:color="auto" w:fill="FFCC99"/>
            <w:vAlign w:val="center"/>
          </w:tcPr>
          <w:p w14:paraId="426F6FDF">
            <w:pPr>
              <w:rPr>
                <w:rFonts w:ascii="宋体" w:hAnsi="宋体" w:cs="Arial"/>
                <w:b/>
                <w:color w:val="000000"/>
                <w:sz w:val="21"/>
                <w:szCs w:val="21"/>
              </w:rPr>
            </w:pPr>
            <w:r>
              <w:rPr>
                <w:rFonts w:ascii="宋体" w:hAnsi="宋体" w:cs="Arial"/>
                <w:b/>
                <w:color w:val="000000"/>
                <w:sz w:val="21"/>
                <w:szCs w:val="21"/>
              </w:rPr>
              <w:t>输入</w:t>
            </w:r>
            <w:r>
              <w:rPr>
                <w:rFonts w:hint="eastAsia" w:ascii="宋体" w:hAnsi="宋体" w:cs="Arial"/>
                <w:b/>
                <w:color w:val="000000"/>
                <w:sz w:val="21"/>
                <w:szCs w:val="21"/>
              </w:rPr>
              <w:t>/输出</w:t>
            </w:r>
          </w:p>
        </w:tc>
        <w:tc>
          <w:tcPr>
            <w:tcW w:w="1184" w:type="dxa"/>
            <w:shd w:val="clear" w:color="auto" w:fill="FFCC99"/>
            <w:vAlign w:val="center"/>
          </w:tcPr>
          <w:p w14:paraId="47B3F3A0">
            <w:pPr>
              <w:rPr>
                <w:rFonts w:ascii="宋体" w:hAnsi="宋体" w:cs="Arial"/>
                <w:b/>
                <w:color w:val="000000"/>
                <w:sz w:val="21"/>
                <w:szCs w:val="21"/>
              </w:rPr>
            </w:pPr>
            <w:r>
              <w:rPr>
                <w:rFonts w:ascii="宋体" w:hAnsi="宋体" w:cs="Arial"/>
                <w:b/>
                <w:color w:val="000000"/>
                <w:sz w:val="21"/>
                <w:szCs w:val="21"/>
              </w:rPr>
              <w:t>缺省值</w:t>
            </w:r>
          </w:p>
        </w:tc>
        <w:tc>
          <w:tcPr>
            <w:tcW w:w="1068" w:type="dxa"/>
            <w:shd w:val="clear" w:color="auto" w:fill="FFCC99"/>
            <w:vAlign w:val="center"/>
          </w:tcPr>
          <w:p w14:paraId="1EB95C2F">
            <w:pPr>
              <w:rPr>
                <w:rFonts w:ascii="宋体" w:hAnsi="宋体" w:cs="Arial"/>
                <w:b/>
                <w:color w:val="000000"/>
                <w:sz w:val="21"/>
                <w:szCs w:val="21"/>
              </w:rPr>
            </w:pPr>
            <w:r>
              <w:rPr>
                <w:rFonts w:hint="eastAsia" w:ascii="宋体" w:hAnsi="宋体" w:cs="Arial"/>
                <w:b/>
                <w:color w:val="000000"/>
                <w:sz w:val="21"/>
                <w:szCs w:val="21"/>
              </w:rPr>
              <w:t>类型/长度</w:t>
            </w:r>
          </w:p>
        </w:tc>
        <w:tc>
          <w:tcPr>
            <w:tcW w:w="1068" w:type="dxa"/>
            <w:shd w:val="clear" w:color="auto" w:fill="FFCC99"/>
            <w:vAlign w:val="center"/>
          </w:tcPr>
          <w:p w14:paraId="62B1C512">
            <w:pPr>
              <w:rPr>
                <w:rFonts w:ascii="宋体" w:hAnsi="宋体" w:cs="Arial"/>
                <w:b/>
                <w:color w:val="000000"/>
                <w:sz w:val="21"/>
                <w:szCs w:val="21"/>
              </w:rPr>
            </w:pPr>
            <w:r>
              <w:rPr>
                <w:rFonts w:hint="eastAsia" w:ascii="宋体" w:hAnsi="宋体" w:cs="Arial"/>
                <w:b/>
                <w:color w:val="000000"/>
                <w:sz w:val="21"/>
                <w:szCs w:val="21"/>
              </w:rPr>
              <w:t>是否必输</w:t>
            </w:r>
          </w:p>
        </w:tc>
        <w:tc>
          <w:tcPr>
            <w:tcW w:w="2667" w:type="dxa"/>
            <w:shd w:val="clear" w:color="auto" w:fill="FFCC99"/>
            <w:vAlign w:val="center"/>
          </w:tcPr>
          <w:p w14:paraId="27D599F1">
            <w:pPr>
              <w:rPr>
                <w:rFonts w:ascii="宋体" w:hAnsi="宋体" w:cs="Arial"/>
                <w:b/>
                <w:color w:val="000000"/>
                <w:sz w:val="21"/>
                <w:szCs w:val="21"/>
              </w:rPr>
            </w:pPr>
            <w:r>
              <w:rPr>
                <w:rFonts w:ascii="宋体" w:hAnsi="宋体" w:cs="Arial"/>
                <w:b/>
                <w:color w:val="000000"/>
                <w:sz w:val="21"/>
                <w:szCs w:val="21"/>
              </w:rPr>
              <w:t>备注</w:t>
            </w:r>
          </w:p>
        </w:tc>
      </w:tr>
      <w:tr w14:paraId="64A82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43DAE082">
            <w:pPr>
              <w:numPr>
                <w:ilvl w:val="0"/>
                <w:numId w:val="206"/>
              </w:numPr>
              <w:rPr>
                <w:rFonts w:ascii="宋体" w:hAnsi="宋体"/>
                <w:color w:val="000000"/>
                <w:sz w:val="21"/>
                <w:szCs w:val="21"/>
              </w:rPr>
            </w:pPr>
          </w:p>
        </w:tc>
        <w:tc>
          <w:tcPr>
            <w:tcW w:w="1906" w:type="dxa"/>
            <w:vAlign w:val="center"/>
          </w:tcPr>
          <w:p w14:paraId="627E47C5">
            <w:pPr>
              <w:rPr>
                <w:rFonts w:ascii="宋体" w:hAnsi="宋体" w:cs="Arial"/>
                <w:color w:val="000000"/>
                <w:sz w:val="21"/>
                <w:szCs w:val="21"/>
              </w:rPr>
            </w:pPr>
            <w:r>
              <w:rPr>
                <w:rFonts w:hint="eastAsia" w:ascii="宋体" w:hAnsi="宋体" w:cs="Arial"/>
                <w:color w:val="000000"/>
                <w:sz w:val="21"/>
                <w:szCs w:val="21"/>
              </w:rPr>
              <w:t>您原来的预留信息</w:t>
            </w:r>
          </w:p>
        </w:tc>
        <w:tc>
          <w:tcPr>
            <w:tcW w:w="1218" w:type="dxa"/>
            <w:vAlign w:val="center"/>
          </w:tcPr>
          <w:p w14:paraId="6F0ABC0F">
            <w:pPr>
              <w:rPr>
                <w:rFonts w:ascii="宋体" w:hAnsi="宋体" w:cs="Arial"/>
                <w:color w:val="000000"/>
                <w:sz w:val="21"/>
                <w:szCs w:val="21"/>
              </w:rPr>
            </w:pPr>
            <w:r>
              <w:rPr>
                <w:rFonts w:hint="eastAsia" w:ascii="宋体" w:hAnsi="宋体" w:cs="Arial"/>
                <w:color w:val="000000"/>
                <w:sz w:val="21"/>
                <w:szCs w:val="21"/>
              </w:rPr>
              <w:t>文本</w:t>
            </w:r>
          </w:p>
        </w:tc>
        <w:tc>
          <w:tcPr>
            <w:tcW w:w="1184" w:type="dxa"/>
            <w:vAlign w:val="center"/>
          </w:tcPr>
          <w:p w14:paraId="73850343">
            <w:pPr>
              <w:rPr>
                <w:rFonts w:ascii="宋体" w:hAnsi="宋体" w:cs="Arial"/>
                <w:color w:val="000000"/>
                <w:sz w:val="21"/>
                <w:szCs w:val="21"/>
              </w:rPr>
            </w:pPr>
          </w:p>
        </w:tc>
        <w:tc>
          <w:tcPr>
            <w:tcW w:w="1068" w:type="dxa"/>
            <w:vAlign w:val="center"/>
          </w:tcPr>
          <w:p w14:paraId="4BFFC74B">
            <w:pPr>
              <w:rPr>
                <w:rFonts w:ascii="宋体" w:hAnsi="宋体" w:cs="Arial"/>
                <w:color w:val="000000"/>
                <w:sz w:val="21"/>
                <w:szCs w:val="21"/>
              </w:rPr>
            </w:pPr>
          </w:p>
        </w:tc>
        <w:tc>
          <w:tcPr>
            <w:tcW w:w="1068" w:type="dxa"/>
            <w:vAlign w:val="center"/>
          </w:tcPr>
          <w:p w14:paraId="3103B877">
            <w:pPr>
              <w:rPr>
                <w:rFonts w:ascii="宋体" w:hAnsi="宋体" w:cs="Arial"/>
                <w:color w:val="000000"/>
                <w:sz w:val="21"/>
                <w:szCs w:val="21"/>
              </w:rPr>
            </w:pPr>
          </w:p>
        </w:tc>
        <w:tc>
          <w:tcPr>
            <w:tcW w:w="2667" w:type="dxa"/>
            <w:vAlign w:val="center"/>
          </w:tcPr>
          <w:p w14:paraId="1E189346">
            <w:pPr>
              <w:rPr>
                <w:rFonts w:ascii="宋体" w:hAnsi="宋体" w:cs="Arial"/>
                <w:color w:val="000000"/>
                <w:sz w:val="21"/>
                <w:szCs w:val="21"/>
              </w:rPr>
            </w:pPr>
            <w:r>
              <w:rPr>
                <w:rFonts w:hint="eastAsia" w:ascii="宋体" w:hAnsi="宋体" w:cs="Arial"/>
                <w:color w:val="000000"/>
                <w:sz w:val="21"/>
                <w:szCs w:val="21"/>
              </w:rPr>
              <w:t>原本的预留信息</w:t>
            </w:r>
          </w:p>
        </w:tc>
      </w:tr>
      <w:tr w14:paraId="57521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492313D5">
            <w:pPr>
              <w:numPr>
                <w:ilvl w:val="0"/>
                <w:numId w:val="206"/>
              </w:numPr>
              <w:rPr>
                <w:rFonts w:ascii="宋体" w:hAnsi="宋体"/>
                <w:color w:val="000000"/>
                <w:sz w:val="21"/>
                <w:szCs w:val="21"/>
              </w:rPr>
            </w:pPr>
          </w:p>
        </w:tc>
        <w:tc>
          <w:tcPr>
            <w:tcW w:w="1906" w:type="dxa"/>
            <w:vAlign w:val="center"/>
          </w:tcPr>
          <w:p w14:paraId="5603C046">
            <w:pPr>
              <w:rPr>
                <w:rFonts w:ascii="宋体" w:hAnsi="宋体" w:cs="Arial"/>
                <w:color w:val="000000"/>
                <w:sz w:val="21"/>
                <w:szCs w:val="21"/>
              </w:rPr>
            </w:pPr>
            <w:r>
              <w:rPr>
                <w:rFonts w:hint="eastAsia" w:ascii="宋体" w:hAnsi="宋体" w:cs="Arial"/>
                <w:color w:val="000000"/>
                <w:sz w:val="21"/>
                <w:szCs w:val="21"/>
              </w:rPr>
              <w:t>请设置新的预留信息</w:t>
            </w:r>
          </w:p>
        </w:tc>
        <w:tc>
          <w:tcPr>
            <w:tcW w:w="1218" w:type="dxa"/>
            <w:vAlign w:val="center"/>
          </w:tcPr>
          <w:p w14:paraId="51B8FA31">
            <w:pPr>
              <w:rPr>
                <w:rFonts w:ascii="宋体" w:hAnsi="宋体" w:cs="Arial"/>
                <w:color w:val="000000"/>
                <w:sz w:val="21"/>
                <w:szCs w:val="21"/>
              </w:rPr>
            </w:pPr>
            <w:r>
              <w:rPr>
                <w:rFonts w:hint="eastAsia" w:ascii="宋体" w:hAnsi="宋体" w:cs="Arial"/>
                <w:color w:val="000000"/>
                <w:sz w:val="21"/>
                <w:szCs w:val="21"/>
              </w:rPr>
              <w:t>文本框</w:t>
            </w:r>
          </w:p>
        </w:tc>
        <w:tc>
          <w:tcPr>
            <w:tcW w:w="1184" w:type="dxa"/>
            <w:vAlign w:val="center"/>
          </w:tcPr>
          <w:p w14:paraId="0E0A04C5">
            <w:pPr>
              <w:rPr>
                <w:rFonts w:ascii="宋体" w:hAnsi="宋体" w:cs="Arial"/>
                <w:color w:val="000000"/>
                <w:sz w:val="21"/>
                <w:szCs w:val="21"/>
              </w:rPr>
            </w:pPr>
          </w:p>
        </w:tc>
        <w:tc>
          <w:tcPr>
            <w:tcW w:w="1068" w:type="dxa"/>
            <w:vAlign w:val="center"/>
          </w:tcPr>
          <w:p w14:paraId="500DDB3A">
            <w:pPr>
              <w:rPr>
                <w:rFonts w:ascii="宋体" w:hAnsi="宋体"/>
                <w:sz w:val="21"/>
                <w:szCs w:val="21"/>
              </w:rPr>
            </w:pPr>
            <w:r>
              <w:rPr>
                <w:rFonts w:hint="eastAsia" w:ascii="宋体" w:hAnsi="宋体"/>
                <w:sz w:val="21"/>
                <w:szCs w:val="21"/>
              </w:rPr>
              <w:t>C/30</w:t>
            </w:r>
          </w:p>
        </w:tc>
        <w:tc>
          <w:tcPr>
            <w:tcW w:w="1068" w:type="dxa"/>
            <w:vAlign w:val="center"/>
          </w:tcPr>
          <w:p w14:paraId="02B1CA42">
            <w:pPr>
              <w:rPr>
                <w:rFonts w:ascii="宋体" w:hAnsi="宋体" w:cs="Arial"/>
                <w:color w:val="000000"/>
                <w:sz w:val="21"/>
                <w:szCs w:val="21"/>
              </w:rPr>
            </w:pPr>
            <w:r>
              <w:rPr>
                <w:rFonts w:hint="eastAsia" w:ascii="宋体" w:hAnsi="宋体" w:cs="Arial"/>
                <w:color w:val="000000"/>
                <w:sz w:val="21"/>
                <w:szCs w:val="21"/>
              </w:rPr>
              <w:t>是</w:t>
            </w:r>
          </w:p>
        </w:tc>
        <w:tc>
          <w:tcPr>
            <w:tcW w:w="2667" w:type="dxa"/>
            <w:vAlign w:val="center"/>
          </w:tcPr>
          <w:p w14:paraId="74935121">
            <w:pPr>
              <w:rPr>
                <w:rFonts w:ascii="宋体" w:hAnsi="宋体" w:cs="Arial"/>
                <w:color w:val="000000"/>
                <w:sz w:val="21"/>
                <w:szCs w:val="21"/>
              </w:rPr>
            </w:pPr>
            <w:r>
              <w:rPr>
                <w:rFonts w:hint="eastAsia" w:ascii="宋体" w:hAnsi="宋体" w:cs="Arial"/>
                <w:color w:val="000000"/>
                <w:sz w:val="21"/>
                <w:szCs w:val="21"/>
              </w:rPr>
              <w:t>右侧提示：</w:t>
            </w:r>
          </w:p>
        </w:tc>
      </w:tr>
      <w:tr w14:paraId="07E16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2A3D20B0">
            <w:pPr>
              <w:numPr>
                <w:ilvl w:val="0"/>
                <w:numId w:val="206"/>
              </w:numPr>
              <w:rPr>
                <w:rFonts w:ascii="宋体" w:hAnsi="宋体"/>
                <w:color w:val="000000"/>
                <w:sz w:val="21"/>
                <w:szCs w:val="21"/>
              </w:rPr>
            </w:pPr>
          </w:p>
        </w:tc>
        <w:tc>
          <w:tcPr>
            <w:tcW w:w="1906" w:type="dxa"/>
            <w:vAlign w:val="center"/>
          </w:tcPr>
          <w:p w14:paraId="70D3C941">
            <w:pPr>
              <w:rPr>
                <w:rFonts w:ascii="宋体" w:hAnsi="宋体" w:cs="Arial"/>
                <w:color w:val="000000"/>
                <w:sz w:val="21"/>
                <w:szCs w:val="21"/>
              </w:rPr>
            </w:pPr>
            <w:r>
              <w:rPr>
                <w:rFonts w:hint="eastAsia" w:ascii="宋体" w:hAnsi="宋体" w:cs="Arial"/>
                <w:color w:val="000000"/>
                <w:sz w:val="21"/>
                <w:szCs w:val="21"/>
              </w:rPr>
              <w:t>确认</w:t>
            </w:r>
          </w:p>
        </w:tc>
        <w:tc>
          <w:tcPr>
            <w:tcW w:w="1218" w:type="dxa"/>
            <w:vAlign w:val="center"/>
          </w:tcPr>
          <w:p w14:paraId="60E043B1">
            <w:pPr>
              <w:rPr>
                <w:rFonts w:ascii="宋体" w:hAnsi="宋体" w:cs="Arial"/>
                <w:color w:val="000000"/>
                <w:sz w:val="21"/>
                <w:szCs w:val="21"/>
              </w:rPr>
            </w:pPr>
            <w:r>
              <w:rPr>
                <w:rFonts w:hint="eastAsia" w:ascii="宋体" w:hAnsi="宋体" w:cs="Arial"/>
                <w:color w:val="000000"/>
                <w:sz w:val="21"/>
                <w:szCs w:val="21"/>
              </w:rPr>
              <w:t>按钮</w:t>
            </w:r>
          </w:p>
        </w:tc>
        <w:tc>
          <w:tcPr>
            <w:tcW w:w="1184" w:type="dxa"/>
            <w:vAlign w:val="center"/>
          </w:tcPr>
          <w:p w14:paraId="062436F6">
            <w:pPr>
              <w:rPr>
                <w:rFonts w:ascii="宋体" w:hAnsi="宋体" w:cs="Arial"/>
                <w:color w:val="000000"/>
                <w:sz w:val="21"/>
                <w:szCs w:val="21"/>
              </w:rPr>
            </w:pPr>
          </w:p>
        </w:tc>
        <w:tc>
          <w:tcPr>
            <w:tcW w:w="1068" w:type="dxa"/>
            <w:vAlign w:val="center"/>
          </w:tcPr>
          <w:p w14:paraId="78DF3CED">
            <w:pPr>
              <w:rPr>
                <w:rFonts w:ascii="宋体" w:hAnsi="宋体" w:cs="Arial"/>
                <w:color w:val="000000"/>
                <w:sz w:val="21"/>
                <w:szCs w:val="21"/>
              </w:rPr>
            </w:pPr>
          </w:p>
        </w:tc>
        <w:tc>
          <w:tcPr>
            <w:tcW w:w="1068" w:type="dxa"/>
            <w:vAlign w:val="center"/>
          </w:tcPr>
          <w:p w14:paraId="63B0FD54">
            <w:pPr>
              <w:rPr>
                <w:rFonts w:ascii="宋体" w:hAnsi="宋体" w:cs="Arial"/>
                <w:color w:val="000000"/>
                <w:sz w:val="21"/>
                <w:szCs w:val="21"/>
              </w:rPr>
            </w:pPr>
          </w:p>
        </w:tc>
        <w:tc>
          <w:tcPr>
            <w:tcW w:w="2667" w:type="dxa"/>
            <w:vAlign w:val="center"/>
          </w:tcPr>
          <w:p w14:paraId="29B80F93">
            <w:pPr>
              <w:rPr>
                <w:rFonts w:ascii="宋体" w:hAnsi="宋体"/>
                <w:sz w:val="21"/>
                <w:szCs w:val="21"/>
              </w:rPr>
            </w:pPr>
          </w:p>
        </w:tc>
      </w:tr>
      <w:tr w14:paraId="4E5F9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9606" w:type="dxa"/>
            <w:gridSpan w:val="7"/>
            <w:vAlign w:val="center"/>
          </w:tcPr>
          <w:p w14:paraId="1708A000">
            <w:pPr>
              <w:rPr>
                <w:rFonts w:ascii="宋体" w:hAnsi="宋体" w:cs="Arial"/>
                <w:color w:val="000000"/>
                <w:sz w:val="21"/>
                <w:szCs w:val="21"/>
              </w:rPr>
            </w:pPr>
            <w:r>
              <w:rPr>
                <w:rFonts w:hint="eastAsia" w:ascii="宋体" w:hAnsi="宋体" w:cs="Arial"/>
                <w:color w:val="000000"/>
                <w:sz w:val="21"/>
                <w:szCs w:val="21"/>
              </w:rPr>
              <w:t>温馨提示：</w:t>
            </w:r>
          </w:p>
        </w:tc>
      </w:tr>
      <w:tr w14:paraId="28498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5" w:hRule="atLeast"/>
        </w:trPr>
        <w:tc>
          <w:tcPr>
            <w:tcW w:w="9606" w:type="dxa"/>
            <w:gridSpan w:val="7"/>
            <w:vAlign w:val="center"/>
          </w:tcPr>
          <w:p w14:paraId="2A85C8C5">
            <w:pPr>
              <w:widowControl w:val="0"/>
              <w:numPr>
                <w:ilvl w:val="0"/>
                <w:numId w:val="207"/>
              </w:numPr>
              <w:spacing w:after="0"/>
              <w:rPr>
                <w:rFonts w:ascii="宋体" w:hAnsi="宋体"/>
                <w:sz w:val="21"/>
                <w:szCs w:val="21"/>
              </w:rPr>
            </w:pPr>
            <w:r>
              <w:rPr>
                <w:rFonts w:hint="eastAsia" w:ascii="宋体" w:hAnsi="宋体"/>
                <w:sz w:val="21"/>
                <w:szCs w:val="21"/>
              </w:rPr>
              <w:t>预留信息在登录网银后显示在首页我的信息功能模块中的重要个人独有信息</w:t>
            </w:r>
          </w:p>
          <w:p w14:paraId="0AD2CE6F">
            <w:pPr>
              <w:widowControl w:val="0"/>
              <w:numPr>
                <w:ilvl w:val="0"/>
                <w:numId w:val="207"/>
              </w:numPr>
              <w:spacing w:after="0"/>
              <w:rPr>
                <w:rFonts w:ascii="宋体" w:hAnsi="宋体"/>
                <w:sz w:val="21"/>
                <w:szCs w:val="21"/>
              </w:rPr>
            </w:pPr>
            <w:r>
              <w:rPr>
                <w:rFonts w:hint="eastAsia" w:ascii="宋体" w:hAnsi="宋体"/>
                <w:sz w:val="21"/>
                <w:szCs w:val="21"/>
              </w:rPr>
              <w:t>如果预留信息不是您设置的信息，请立即停止网银交易并及时与我行联系。</w:t>
            </w:r>
          </w:p>
          <w:p w14:paraId="3A93BA8B">
            <w:pPr>
              <w:widowControl w:val="0"/>
              <w:numPr>
                <w:ilvl w:val="0"/>
                <w:numId w:val="207"/>
              </w:numPr>
              <w:spacing w:after="0"/>
              <w:rPr>
                <w:rFonts w:ascii="宋体" w:hAnsi="宋体"/>
                <w:sz w:val="21"/>
                <w:szCs w:val="21"/>
              </w:rPr>
            </w:pPr>
            <w:r>
              <w:rPr>
                <w:rFonts w:hint="eastAsia" w:ascii="宋体" w:hAnsi="宋体"/>
                <w:sz w:val="21"/>
                <w:szCs w:val="21"/>
              </w:rPr>
              <w:t>预留信息可以为数字、字母或汉字，长度30个字符</w:t>
            </w:r>
          </w:p>
          <w:p w14:paraId="1937142D">
            <w:pPr>
              <w:widowControl w:val="0"/>
              <w:numPr>
                <w:ilvl w:val="0"/>
                <w:numId w:val="207"/>
              </w:numPr>
              <w:spacing w:after="0"/>
              <w:rPr>
                <w:rFonts w:ascii="宋体" w:hAnsi="宋体" w:cs="Arial"/>
                <w:color w:val="000000"/>
                <w:sz w:val="21"/>
                <w:szCs w:val="21"/>
              </w:rPr>
            </w:pPr>
            <w:r>
              <w:rPr>
                <w:rFonts w:hint="eastAsia" w:ascii="宋体" w:hAnsi="宋体" w:cs="Arial"/>
                <w:color w:val="000000"/>
                <w:sz w:val="21"/>
                <w:szCs w:val="21"/>
              </w:rPr>
              <w:t>带“</w:t>
            </w:r>
            <w:r>
              <w:rPr>
                <w:rFonts w:ascii="宋体" w:hAnsi="宋体"/>
                <w:sz w:val="21"/>
                <w:szCs w:val="21"/>
              </w:rPr>
              <w:t>*</w:t>
            </w:r>
            <w:r>
              <w:rPr>
                <w:rFonts w:hint="eastAsia" w:ascii="宋体" w:hAnsi="宋体"/>
                <w:sz w:val="21"/>
                <w:szCs w:val="21"/>
              </w:rPr>
              <w:t>”的输入项</w:t>
            </w:r>
            <w:r>
              <w:rPr>
                <w:rFonts w:ascii="宋体" w:hAnsi="宋体"/>
                <w:sz w:val="21"/>
                <w:szCs w:val="21"/>
              </w:rPr>
              <w:t>为必输项</w:t>
            </w:r>
            <w:r>
              <w:rPr>
                <w:rFonts w:hint="eastAsia" w:ascii="宋体" w:hAnsi="宋体"/>
                <w:sz w:val="21"/>
                <w:szCs w:val="21"/>
              </w:rPr>
              <w:t>。</w:t>
            </w:r>
          </w:p>
        </w:tc>
      </w:tr>
    </w:tbl>
    <w:p w14:paraId="7796D010">
      <w:pPr>
        <w:spacing w:line="360" w:lineRule="auto"/>
        <w:rPr>
          <w:b/>
          <w:sz w:val="21"/>
          <w:szCs w:val="21"/>
        </w:rPr>
      </w:pPr>
      <w:r>
        <w:rPr>
          <w:rFonts w:hint="eastAsia"/>
          <w:b/>
          <w:sz w:val="21"/>
          <w:szCs w:val="21"/>
        </w:rPr>
        <w:t>验证私密问题页面</w:t>
      </w:r>
    </w:p>
    <w:tbl>
      <w:tblPr>
        <w:tblStyle w:val="48"/>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2"/>
        <w:gridCol w:w="1874"/>
        <w:gridCol w:w="1186"/>
        <w:gridCol w:w="1151"/>
        <w:gridCol w:w="1478"/>
        <w:gridCol w:w="1033"/>
        <w:gridCol w:w="2422"/>
      </w:tblGrid>
      <w:tr w14:paraId="1FE09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 w:type="dxa"/>
            <w:shd w:val="clear" w:color="auto" w:fill="FFCC99"/>
            <w:vAlign w:val="center"/>
          </w:tcPr>
          <w:p w14:paraId="72D136C6">
            <w:pPr>
              <w:rPr>
                <w:rFonts w:ascii="宋体" w:hAnsi="宋体" w:cs="Arial"/>
                <w:b/>
                <w:color w:val="000000"/>
                <w:sz w:val="21"/>
                <w:szCs w:val="21"/>
              </w:rPr>
            </w:pPr>
            <w:r>
              <w:rPr>
                <w:rFonts w:ascii="宋体" w:hAnsi="宋体" w:cs="Arial"/>
                <w:b/>
                <w:color w:val="000000"/>
                <w:sz w:val="21"/>
                <w:szCs w:val="21"/>
              </w:rPr>
              <w:t>序号</w:t>
            </w:r>
          </w:p>
        </w:tc>
        <w:tc>
          <w:tcPr>
            <w:tcW w:w="1874" w:type="dxa"/>
            <w:shd w:val="clear" w:color="auto" w:fill="FFCC99"/>
            <w:vAlign w:val="center"/>
          </w:tcPr>
          <w:p w14:paraId="47259EE7">
            <w:pPr>
              <w:rPr>
                <w:rFonts w:ascii="宋体" w:hAnsi="宋体" w:cs="Arial"/>
                <w:b/>
                <w:color w:val="000000"/>
                <w:sz w:val="21"/>
                <w:szCs w:val="21"/>
              </w:rPr>
            </w:pPr>
            <w:r>
              <w:rPr>
                <w:rFonts w:ascii="宋体" w:hAnsi="宋体" w:cs="Arial"/>
                <w:b/>
                <w:color w:val="000000"/>
                <w:sz w:val="21"/>
                <w:szCs w:val="21"/>
              </w:rPr>
              <w:t>名称</w:t>
            </w:r>
          </w:p>
        </w:tc>
        <w:tc>
          <w:tcPr>
            <w:tcW w:w="1186" w:type="dxa"/>
            <w:shd w:val="clear" w:color="auto" w:fill="FFCC99"/>
            <w:vAlign w:val="center"/>
          </w:tcPr>
          <w:p w14:paraId="125CF007">
            <w:pPr>
              <w:rPr>
                <w:rFonts w:ascii="宋体" w:hAnsi="宋体" w:cs="Arial"/>
                <w:b/>
                <w:color w:val="000000"/>
                <w:sz w:val="21"/>
                <w:szCs w:val="21"/>
              </w:rPr>
            </w:pPr>
            <w:r>
              <w:rPr>
                <w:rFonts w:ascii="宋体" w:hAnsi="宋体" w:cs="Arial"/>
                <w:b/>
                <w:color w:val="000000"/>
                <w:sz w:val="21"/>
                <w:szCs w:val="21"/>
              </w:rPr>
              <w:t>输入</w:t>
            </w:r>
            <w:r>
              <w:rPr>
                <w:rFonts w:hint="eastAsia" w:ascii="宋体" w:hAnsi="宋体" w:cs="Arial"/>
                <w:b/>
                <w:color w:val="000000"/>
                <w:sz w:val="21"/>
                <w:szCs w:val="21"/>
              </w:rPr>
              <w:t>/输出</w:t>
            </w:r>
          </w:p>
        </w:tc>
        <w:tc>
          <w:tcPr>
            <w:tcW w:w="1151" w:type="dxa"/>
            <w:shd w:val="clear" w:color="auto" w:fill="FFCC99"/>
            <w:vAlign w:val="center"/>
          </w:tcPr>
          <w:p w14:paraId="4F522E1F">
            <w:pPr>
              <w:rPr>
                <w:rFonts w:ascii="宋体" w:hAnsi="宋体" w:cs="Arial"/>
                <w:b/>
                <w:color w:val="000000"/>
                <w:sz w:val="21"/>
                <w:szCs w:val="21"/>
              </w:rPr>
            </w:pPr>
            <w:r>
              <w:rPr>
                <w:rFonts w:ascii="宋体" w:hAnsi="宋体" w:cs="Arial"/>
                <w:b/>
                <w:color w:val="000000"/>
                <w:sz w:val="21"/>
                <w:szCs w:val="21"/>
              </w:rPr>
              <w:t>缺省值</w:t>
            </w:r>
          </w:p>
        </w:tc>
        <w:tc>
          <w:tcPr>
            <w:tcW w:w="1478" w:type="dxa"/>
            <w:shd w:val="clear" w:color="auto" w:fill="FFCC99"/>
            <w:vAlign w:val="center"/>
          </w:tcPr>
          <w:p w14:paraId="0D4B7D77">
            <w:pPr>
              <w:rPr>
                <w:rFonts w:ascii="宋体" w:hAnsi="宋体" w:cs="Arial"/>
                <w:b/>
                <w:color w:val="000000"/>
                <w:sz w:val="21"/>
                <w:szCs w:val="21"/>
              </w:rPr>
            </w:pPr>
            <w:r>
              <w:rPr>
                <w:rFonts w:hint="eastAsia" w:ascii="宋体" w:hAnsi="宋体" w:cs="Arial"/>
                <w:b/>
                <w:color w:val="000000"/>
                <w:sz w:val="21"/>
                <w:szCs w:val="21"/>
              </w:rPr>
              <w:t>类型/长度</w:t>
            </w:r>
          </w:p>
        </w:tc>
        <w:tc>
          <w:tcPr>
            <w:tcW w:w="1033" w:type="dxa"/>
            <w:shd w:val="clear" w:color="auto" w:fill="FFCC99"/>
            <w:vAlign w:val="center"/>
          </w:tcPr>
          <w:p w14:paraId="316F79BA">
            <w:pPr>
              <w:rPr>
                <w:rFonts w:ascii="宋体" w:hAnsi="宋体" w:cs="Arial"/>
                <w:b/>
                <w:color w:val="000000"/>
                <w:sz w:val="21"/>
                <w:szCs w:val="21"/>
              </w:rPr>
            </w:pPr>
            <w:r>
              <w:rPr>
                <w:rFonts w:hint="eastAsia" w:ascii="宋体" w:hAnsi="宋体" w:cs="Arial"/>
                <w:b/>
                <w:color w:val="000000"/>
                <w:sz w:val="21"/>
                <w:szCs w:val="21"/>
              </w:rPr>
              <w:t>是否必输</w:t>
            </w:r>
          </w:p>
        </w:tc>
        <w:tc>
          <w:tcPr>
            <w:tcW w:w="2422" w:type="dxa"/>
            <w:shd w:val="clear" w:color="auto" w:fill="FFCC99"/>
            <w:vAlign w:val="center"/>
          </w:tcPr>
          <w:p w14:paraId="7A2FEB6A">
            <w:pPr>
              <w:rPr>
                <w:rFonts w:ascii="宋体" w:hAnsi="宋体" w:cs="Arial"/>
                <w:b/>
                <w:color w:val="000000"/>
                <w:sz w:val="21"/>
                <w:szCs w:val="21"/>
              </w:rPr>
            </w:pPr>
            <w:r>
              <w:rPr>
                <w:rFonts w:ascii="宋体" w:hAnsi="宋体" w:cs="Arial"/>
                <w:b/>
                <w:color w:val="000000"/>
                <w:sz w:val="21"/>
                <w:szCs w:val="21"/>
              </w:rPr>
              <w:t>备注</w:t>
            </w:r>
          </w:p>
        </w:tc>
      </w:tr>
      <w:tr w14:paraId="24EBE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62" w:type="dxa"/>
            <w:vAlign w:val="center"/>
          </w:tcPr>
          <w:p w14:paraId="73B402F9">
            <w:pPr>
              <w:numPr>
                <w:ilvl w:val="0"/>
                <w:numId w:val="208"/>
              </w:numPr>
              <w:rPr>
                <w:rFonts w:ascii="宋体" w:hAnsi="宋体"/>
                <w:color w:val="000000"/>
                <w:sz w:val="21"/>
                <w:szCs w:val="21"/>
              </w:rPr>
            </w:pPr>
          </w:p>
        </w:tc>
        <w:tc>
          <w:tcPr>
            <w:tcW w:w="1874" w:type="dxa"/>
            <w:vAlign w:val="center"/>
          </w:tcPr>
          <w:p w14:paraId="30EF4BA9">
            <w:pPr>
              <w:rPr>
                <w:rFonts w:ascii="宋体" w:hAnsi="宋体" w:cs="Arial"/>
                <w:color w:val="000000"/>
                <w:sz w:val="21"/>
                <w:szCs w:val="21"/>
              </w:rPr>
            </w:pPr>
            <w:r>
              <w:rPr>
                <w:rFonts w:hint="eastAsia" w:ascii="宋体" w:hAnsi="宋体" w:cs="Arial"/>
                <w:sz w:val="21"/>
                <w:szCs w:val="21"/>
              </w:rPr>
              <w:t>私密问题</w:t>
            </w:r>
          </w:p>
        </w:tc>
        <w:tc>
          <w:tcPr>
            <w:tcW w:w="1186" w:type="dxa"/>
            <w:vAlign w:val="center"/>
          </w:tcPr>
          <w:p w14:paraId="18F6B16D">
            <w:pPr>
              <w:rPr>
                <w:rFonts w:ascii="宋体" w:hAnsi="宋体" w:cs="Arial"/>
                <w:color w:val="000000"/>
                <w:sz w:val="21"/>
                <w:szCs w:val="21"/>
              </w:rPr>
            </w:pPr>
            <w:r>
              <w:rPr>
                <w:rFonts w:hint="eastAsia" w:ascii="宋体" w:hAnsi="宋体" w:cs="Arial"/>
                <w:color w:val="000000"/>
                <w:sz w:val="21"/>
                <w:szCs w:val="21"/>
              </w:rPr>
              <w:t>文本</w:t>
            </w:r>
          </w:p>
        </w:tc>
        <w:tc>
          <w:tcPr>
            <w:tcW w:w="1151" w:type="dxa"/>
            <w:vAlign w:val="center"/>
          </w:tcPr>
          <w:p w14:paraId="29C98803">
            <w:pPr>
              <w:rPr>
                <w:rFonts w:ascii="宋体" w:hAnsi="宋体" w:cs="Arial"/>
                <w:color w:val="000000"/>
                <w:sz w:val="21"/>
                <w:szCs w:val="21"/>
              </w:rPr>
            </w:pPr>
          </w:p>
        </w:tc>
        <w:tc>
          <w:tcPr>
            <w:tcW w:w="1478" w:type="dxa"/>
            <w:vAlign w:val="center"/>
          </w:tcPr>
          <w:p w14:paraId="0EEE74F3">
            <w:pPr>
              <w:rPr>
                <w:rFonts w:ascii="宋体" w:hAnsi="宋体" w:cs="Arial"/>
                <w:color w:val="000000"/>
                <w:sz w:val="21"/>
                <w:szCs w:val="21"/>
              </w:rPr>
            </w:pPr>
          </w:p>
        </w:tc>
        <w:tc>
          <w:tcPr>
            <w:tcW w:w="1033" w:type="dxa"/>
            <w:vAlign w:val="center"/>
          </w:tcPr>
          <w:p w14:paraId="661E3FA7">
            <w:pPr>
              <w:rPr>
                <w:rFonts w:ascii="宋体" w:hAnsi="宋体" w:cs="Arial"/>
                <w:color w:val="000000"/>
                <w:sz w:val="21"/>
                <w:szCs w:val="21"/>
              </w:rPr>
            </w:pPr>
          </w:p>
        </w:tc>
        <w:tc>
          <w:tcPr>
            <w:tcW w:w="2422" w:type="dxa"/>
            <w:vAlign w:val="center"/>
          </w:tcPr>
          <w:p w14:paraId="468648B0">
            <w:pPr>
              <w:rPr>
                <w:rFonts w:ascii="宋体" w:hAnsi="宋体" w:cs="Arial"/>
                <w:color w:val="000000"/>
                <w:sz w:val="21"/>
                <w:szCs w:val="21"/>
              </w:rPr>
            </w:pPr>
            <w:r>
              <w:rPr>
                <w:rFonts w:hint="eastAsia" w:ascii="宋体" w:hAnsi="宋体" w:cs="Arial"/>
                <w:color w:val="000000"/>
                <w:sz w:val="21"/>
                <w:szCs w:val="21"/>
              </w:rPr>
              <w:t>随机抽取一个问题</w:t>
            </w:r>
          </w:p>
        </w:tc>
      </w:tr>
      <w:tr w14:paraId="3FDD8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62" w:type="dxa"/>
            <w:vAlign w:val="center"/>
          </w:tcPr>
          <w:p w14:paraId="7496E5FE">
            <w:pPr>
              <w:numPr>
                <w:ilvl w:val="0"/>
                <w:numId w:val="208"/>
              </w:numPr>
              <w:rPr>
                <w:rFonts w:ascii="宋体" w:hAnsi="宋体"/>
                <w:color w:val="000000"/>
                <w:sz w:val="21"/>
                <w:szCs w:val="21"/>
              </w:rPr>
            </w:pPr>
          </w:p>
        </w:tc>
        <w:tc>
          <w:tcPr>
            <w:tcW w:w="1874" w:type="dxa"/>
            <w:vAlign w:val="center"/>
          </w:tcPr>
          <w:p w14:paraId="1771B5E8">
            <w:pPr>
              <w:rPr>
                <w:rFonts w:ascii="宋体" w:hAnsi="宋体" w:cs="Arial"/>
                <w:color w:val="000000"/>
                <w:sz w:val="21"/>
                <w:szCs w:val="21"/>
              </w:rPr>
            </w:pPr>
            <w:r>
              <w:rPr>
                <w:rFonts w:hint="eastAsia" w:ascii="宋体" w:hAnsi="宋体" w:cs="Arial"/>
                <w:sz w:val="21"/>
                <w:szCs w:val="21"/>
              </w:rPr>
              <w:t>问题答案</w:t>
            </w:r>
          </w:p>
        </w:tc>
        <w:tc>
          <w:tcPr>
            <w:tcW w:w="1186" w:type="dxa"/>
            <w:vAlign w:val="center"/>
          </w:tcPr>
          <w:p w14:paraId="05986A4C">
            <w:pPr>
              <w:rPr>
                <w:rFonts w:ascii="宋体" w:hAnsi="宋体" w:cs="Arial"/>
                <w:color w:val="000000"/>
                <w:sz w:val="21"/>
                <w:szCs w:val="21"/>
              </w:rPr>
            </w:pPr>
            <w:r>
              <w:rPr>
                <w:rFonts w:hint="eastAsia" w:ascii="宋体" w:hAnsi="宋体" w:cs="Arial"/>
                <w:color w:val="000000"/>
                <w:sz w:val="21"/>
                <w:szCs w:val="21"/>
              </w:rPr>
              <w:t>文本框</w:t>
            </w:r>
          </w:p>
        </w:tc>
        <w:tc>
          <w:tcPr>
            <w:tcW w:w="1151" w:type="dxa"/>
            <w:vAlign w:val="center"/>
          </w:tcPr>
          <w:p w14:paraId="296AC9F5">
            <w:pPr>
              <w:rPr>
                <w:rFonts w:ascii="宋体" w:hAnsi="宋体" w:cs="Arial"/>
                <w:color w:val="000000"/>
                <w:sz w:val="21"/>
                <w:szCs w:val="21"/>
              </w:rPr>
            </w:pPr>
          </w:p>
        </w:tc>
        <w:tc>
          <w:tcPr>
            <w:tcW w:w="1478" w:type="dxa"/>
            <w:vAlign w:val="center"/>
          </w:tcPr>
          <w:p w14:paraId="4E786113">
            <w:pPr>
              <w:rPr>
                <w:rFonts w:ascii="宋体" w:hAnsi="宋体" w:cs="Arial"/>
                <w:color w:val="000000"/>
                <w:sz w:val="21"/>
                <w:szCs w:val="21"/>
              </w:rPr>
            </w:pPr>
            <w:r>
              <w:rPr>
                <w:rFonts w:hint="eastAsia" w:ascii="宋体" w:hAnsi="宋体" w:cs="Arial"/>
                <w:sz w:val="21"/>
                <w:szCs w:val="21"/>
              </w:rPr>
              <w:t>C/50</w:t>
            </w:r>
          </w:p>
        </w:tc>
        <w:tc>
          <w:tcPr>
            <w:tcW w:w="1033" w:type="dxa"/>
            <w:vAlign w:val="center"/>
          </w:tcPr>
          <w:p w14:paraId="3B6AF588">
            <w:pPr>
              <w:rPr>
                <w:rFonts w:ascii="宋体" w:hAnsi="宋体" w:cs="Arial"/>
                <w:color w:val="000000"/>
                <w:sz w:val="21"/>
                <w:szCs w:val="21"/>
              </w:rPr>
            </w:pPr>
            <w:r>
              <w:rPr>
                <w:rFonts w:hint="eastAsia" w:ascii="宋体" w:hAnsi="宋体" w:cs="Arial"/>
                <w:color w:val="000000"/>
                <w:sz w:val="21"/>
                <w:szCs w:val="21"/>
              </w:rPr>
              <w:t>是</w:t>
            </w:r>
          </w:p>
        </w:tc>
        <w:tc>
          <w:tcPr>
            <w:tcW w:w="2422" w:type="dxa"/>
            <w:vAlign w:val="center"/>
          </w:tcPr>
          <w:p w14:paraId="481B02CC">
            <w:pPr>
              <w:rPr>
                <w:rFonts w:ascii="宋体" w:hAnsi="宋体" w:cs="Arial"/>
                <w:color w:val="000000"/>
                <w:sz w:val="21"/>
                <w:szCs w:val="21"/>
              </w:rPr>
            </w:pPr>
          </w:p>
        </w:tc>
      </w:tr>
      <w:tr w14:paraId="69221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62" w:type="dxa"/>
            <w:vAlign w:val="center"/>
          </w:tcPr>
          <w:p w14:paraId="23D241A8">
            <w:pPr>
              <w:numPr>
                <w:ilvl w:val="0"/>
                <w:numId w:val="208"/>
              </w:numPr>
              <w:rPr>
                <w:rFonts w:ascii="宋体" w:hAnsi="宋体"/>
                <w:color w:val="000000"/>
                <w:sz w:val="21"/>
                <w:szCs w:val="21"/>
              </w:rPr>
            </w:pPr>
          </w:p>
        </w:tc>
        <w:tc>
          <w:tcPr>
            <w:tcW w:w="1874" w:type="dxa"/>
            <w:vAlign w:val="center"/>
          </w:tcPr>
          <w:p w14:paraId="7F102A31">
            <w:pPr>
              <w:rPr>
                <w:rFonts w:ascii="宋体" w:hAnsi="宋体" w:cs="Arial"/>
                <w:color w:val="000000"/>
                <w:sz w:val="21"/>
                <w:szCs w:val="21"/>
              </w:rPr>
            </w:pPr>
            <w:r>
              <w:rPr>
                <w:rFonts w:hint="eastAsia" w:ascii="宋体" w:hAnsi="宋体" w:cs="Arial"/>
                <w:sz w:val="21"/>
                <w:szCs w:val="21"/>
              </w:rPr>
              <w:t>确认</w:t>
            </w:r>
          </w:p>
        </w:tc>
        <w:tc>
          <w:tcPr>
            <w:tcW w:w="1186" w:type="dxa"/>
            <w:vAlign w:val="center"/>
          </w:tcPr>
          <w:p w14:paraId="4E4A5699">
            <w:pPr>
              <w:rPr>
                <w:rFonts w:ascii="宋体" w:hAnsi="宋体" w:cs="Arial"/>
                <w:color w:val="000000"/>
                <w:sz w:val="21"/>
                <w:szCs w:val="21"/>
              </w:rPr>
            </w:pPr>
            <w:r>
              <w:rPr>
                <w:rFonts w:hint="eastAsia" w:ascii="宋体" w:hAnsi="宋体" w:cs="Arial"/>
                <w:color w:val="000000"/>
                <w:sz w:val="21"/>
                <w:szCs w:val="21"/>
              </w:rPr>
              <w:t>按钮</w:t>
            </w:r>
          </w:p>
        </w:tc>
        <w:tc>
          <w:tcPr>
            <w:tcW w:w="1151" w:type="dxa"/>
            <w:vAlign w:val="center"/>
          </w:tcPr>
          <w:p w14:paraId="436B8281">
            <w:pPr>
              <w:rPr>
                <w:rFonts w:ascii="宋体" w:hAnsi="宋体" w:cs="Arial"/>
                <w:color w:val="000000"/>
                <w:sz w:val="21"/>
                <w:szCs w:val="21"/>
              </w:rPr>
            </w:pPr>
          </w:p>
        </w:tc>
        <w:tc>
          <w:tcPr>
            <w:tcW w:w="1478" w:type="dxa"/>
            <w:vAlign w:val="center"/>
          </w:tcPr>
          <w:p w14:paraId="290E94CB">
            <w:pPr>
              <w:rPr>
                <w:rFonts w:ascii="宋体" w:hAnsi="宋体" w:cs="Arial"/>
                <w:color w:val="000000"/>
                <w:sz w:val="21"/>
                <w:szCs w:val="21"/>
              </w:rPr>
            </w:pPr>
          </w:p>
        </w:tc>
        <w:tc>
          <w:tcPr>
            <w:tcW w:w="1033" w:type="dxa"/>
            <w:vAlign w:val="center"/>
          </w:tcPr>
          <w:p w14:paraId="0CB9B1CC">
            <w:pPr>
              <w:rPr>
                <w:rFonts w:ascii="宋体" w:hAnsi="宋体" w:cs="Arial"/>
                <w:color w:val="000000"/>
                <w:sz w:val="21"/>
                <w:szCs w:val="21"/>
              </w:rPr>
            </w:pPr>
          </w:p>
        </w:tc>
        <w:tc>
          <w:tcPr>
            <w:tcW w:w="2422" w:type="dxa"/>
            <w:vAlign w:val="center"/>
          </w:tcPr>
          <w:p w14:paraId="28F72FBA">
            <w:pPr>
              <w:rPr>
                <w:rFonts w:ascii="宋体" w:hAnsi="宋体" w:cs="Arial"/>
                <w:color w:val="000000"/>
                <w:sz w:val="21"/>
                <w:szCs w:val="21"/>
              </w:rPr>
            </w:pPr>
          </w:p>
        </w:tc>
      </w:tr>
      <w:tr w14:paraId="7E9CA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62" w:type="dxa"/>
            <w:vAlign w:val="center"/>
          </w:tcPr>
          <w:p w14:paraId="7D769DD4">
            <w:pPr>
              <w:numPr>
                <w:ilvl w:val="0"/>
                <w:numId w:val="208"/>
              </w:numPr>
              <w:rPr>
                <w:rFonts w:ascii="宋体" w:hAnsi="宋体"/>
                <w:color w:val="000000"/>
                <w:sz w:val="21"/>
                <w:szCs w:val="21"/>
              </w:rPr>
            </w:pPr>
          </w:p>
        </w:tc>
        <w:tc>
          <w:tcPr>
            <w:tcW w:w="1874" w:type="dxa"/>
            <w:vAlign w:val="center"/>
          </w:tcPr>
          <w:p w14:paraId="273E2119">
            <w:pPr>
              <w:rPr>
                <w:rFonts w:ascii="宋体" w:hAnsi="宋体" w:cs="Arial"/>
                <w:sz w:val="21"/>
                <w:szCs w:val="21"/>
              </w:rPr>
            </w:pPr>
            <w:r>
              <w:rPr>
                <w:rFonts w:hint="eastAsia" w:ascii="宋体" w:hAnsi="宋体" w:cs="Arial"/>
                <w:sz w:val="21"/>
                <w:szCs w:val="21"/>
              </w:rPr>
              <w:t>取消</w:t>
            </w:r>
          </w:p>
        </w:tc>
        <w:tc>
          <w:tcPr>
            <w:tcW w:w="1186" w:type="dxa"/>
            <w:vAlign w:val="center"/>
          </w:tcPr>
          <w:p w14:paraId="24E7317E">
            <w:pPr>
              <w:rPr>
                <w:rFonts w:ascii="宋体" w:hAnsi="宋体" w:cs="Arial"/>
                <w:color w:val="000000"/>
                <w:sz w:val="21"/>
                <w:szCs w:val="21"/>
              </w:rPr>
            </w:pPr>
            <w:r>
              <w:rPr>
                <w:rFonts w:hint="eastAsia" w:ascii="宋体" w:hAnsi="宋体" w:cs="Arial"/>
                <w:color w:val="000000"/>
                <w:sz w:val="21"/>
                <w:szCs w:val="21"/>
              </w:rPr>
              <w:t>按钮</w:t>
            </w:r>
          </w:p>
        </w:tc>
        <w:tc>
          <w:tcPr>
            <w:tcW w:w="1151" w:type="dxa"/>
            <w:vAlign w:val="center"/>
          </w:tcPr>
          <w:p w14:paraId="335E8E0D">
            <w:pPr>
              <w:rPr>
                <w:rFonts w:ascii="宋体" w:hAnsi="宋体" w:cs="Arial"/>
                <w:color w:val="000000"/>
                <w:sz w:val="21"/>
                <w:szCs w:val="21"/>
              </w:rPr>
            </w:pPr>
          </w:p>
        </w:tc>
        <w:tc>
          <w:tcPr>
            <w:tcW w:w="1478" w:type="dxa"/>
            <w:vAlign w:val="center"/>
          </w:tcPr>
          <w:p w14:paraId="18EF09E2">
            <w:pPr>
              <w:rPr>
                <w:rFonts w:ascii="宋体" w:hAnsi="宋体" w:cs="Arial"/>
                <w:color w:val="000000"/>
                <w:sz w:val="21"/>
                <w:szCs w:val="21"/>
              </w:rPr>
            </w:pPr>
          </w:p>
        </w:tc>
        <w:tc>
          <w:tcPr>
            <w:tcW w:w="1033" w:type="dxa"/>
            <w:vAlign w:val="center"/>
          </w:tcPr>
          <w:p w14:paraId="083B70D1">
            <w:pPr>
              <w:rPr>
                <w:rFonts w:ascii="宋体" w:hAnsi="宋体" w:cs="Arial"/>
                <w:color w:val="000000"/>
                <w:sz w:val="21"/>
                <w:szCs w:val="21"/>
              </w:rPr>
            </w:pPr>
          </w:p>
        </w:tc>
        <w:tc>
          <w:tcPr>
            <w:tcW w:w="2422" w:type="dxa"/>
            <w:vAlign w:val="center"/>
          </w:tcPr>
          <w:p w14:paraId="7B6CFEFB">
            <w:pPr>
              <w:rPr>
                <w:rFonts w:ascii="宋体" w:hAnsi="宋体" w:cs="Arial"/>
                <w:color w:val="000000"/>
                <w:sz w:val="21"/>
                <w:szCs w:val="21"/>
              </w:rPr>
            </w:pPr>
          </w:p>
        </w:tc>
      </w:tr>
    </w:tbl>
    <w:p w14:paraId="04C2C466">
      <w:pPr>
        <w:spacing w:line="360" w:lineRule="auto"/>
        <w:rPr>
          <w:b/>
          <w:sz w:val="21"/>
          <w:szCs w:val="21"/>
        </w:rPr>
      </w:pPr>
      <w:r>
        <w:rPr>
          <w:rFonts w:hint="eastAsia"/>
          <w:b/>
          <w:sz w:val="21"/>
          <w:szCs w:val="21"/>
        </w:rPr>
        <w:t>结果页面</w:t>
      </w:r>
    </w:p>
    <w:tbl>
      <w:tblPr>
        <w:tblStyle w:val="48"/>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7"/>
        <w:gridCol w:w="1918"/>
        <w:gridCol w:w="1230"/>
        <w:gridCol w:w="1196"/>
        <w:gridCol w:w="1078"/>
        <w:gridCol w:w="1078"/>
        <w:gridCol w:w="2679"/>
      </w:tblGrid>
      <w:tr w14:paraId="0B958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 w:type="dxa"/>
            <w:shd w:val="clear" w:color="auto" w:fill="FFCC99"/>
            <w:vAlign w:val="center"/>
          </w:tcPr>
          <w:p w14:paraId="11C0FBD4">
            <w:pPr>
              <w:rPr>
                <w:rFonts w:ascii="宋体" w:hAnsi="宋体" w:cs="Arial"/>
                <w:b/>
                <w:color w:val="000000"/>
                <w:sz w:val="21"/>
                <w:szCs w:val="21"/>
              </w:rPr>
            </w:pPr>
            <w:r>
              <w:rPr>
                <w:rFonts w:ascii="宋体" w:hAnsi="宋体" w:cs="Arial"/>
                <w:b/>
                <w:color w:val="000000"/>
                <w:sz w:val="21"/>
                <w:szCs w:val="21"/>
              </w:rPr>
              <w:t>序号</w:t>
            </w:r>
          </w:p>
        </w:tc>
        <w:tc>
          <w:tcPr>
            <w:tcW w:w="1918" w:type="dxa"/>
            <w:shd w:val="clear" w:color="auto" w:fill="FFCC99"/>
            <w:vAlign w:val="center"/>
          </w:tcPr>
          <w:p w14:paraId="26676509">
            <w:pPr>
              <w:rPr>
                <w:rFonts w:ascii="宋体" w:hAnsi="宋体" w:cs="Arial"/>
                <w:b/>
                <w:color w:val="000000"/>
                <w:sz w:val="21"/>
                <w:szCs w:val="21"/>
              </w:rPr>
            </w:pPr>
            <w:r>
              <w:rPr>
                <w:rFonts w:ascii="宋体" w:hAnsi="宋体" w:cs="Arial"/>
                <w:b/>
                <w:color w:val="000000"/>
                <w:sz w:val="21"/>
                <w:szCs w:val="21"/>
              </w:rPr>
              <w:t>名称</w:t>
            </w:r>
          </w:p>
        </w:tc>
        <w:tc>
          <w:tcPr>
            <w:tcW w:w="1230" w:type="dxa"/>
            <w:shd w:val="clear" w:color="auto" w:fill="FFCC99"/>
            <w:vAlign w:val="center"/>
          </w:tcPr>
          <w:p w14:paraId="2A70303B">
            <w:pPr>
              <w:rPr>
                <w:rFonts w:ascii="宋体" w:hAnsi="宋体" w:cs="Arial"/>
                <w:b/>
                <w:color w:val="000000"/>
                <w:sz w:val="21"/>
                <w:szCs w:val="21"/>
              </w:rPr>
            </w:pPr>
            <w:r>
              <w:rPr>
                <w:rFonts w:ascii="宋体" w:hAnsi="宋体" w:cs="Arial"/>
                <w:b/>
                <w:color w:val="000000"/>
                <w:sz w:val="21"/>
                <w:szCs w:val="21"/>
              </w:rPr>
              <w:t>输入</w:t>
            </w:r>
            <w:r>
              <w:rPr>
                <w:rFonts w:hint="eastAsia" w:ascii="宋体" w:hAnsi="宋体" w:cs="Arial"/>
                <w:b/>
                <w:color w:val="000000"/>
                <w:sz w:val="21"/>
                <w:szCs w:val="21"/>
              </w:rPr>
              <w:t>/输出</w:t>
            </w:r>
          </w:p>
        </w:tc>
        <w:tc>
          <w:tcPr>
            <w:tcW w:w="1196" w:type="dxa"/>
            <w:shd w:val="clear" w:color="auto" w:fill="FFCC99"/>
            <w:vAlign w:val="center"/>
          </w:tcPr>
          <w:p w14:paraId="5752EC08">
            <w:pPr>
              <w:rPr>
                <w:rFonts w:ascii="宋体" w:hAnsi="宋体" w:cs="Arial"/>
                <w:b/>
                <w:color w:val="000000"/>
                <w:sz w:val="21"/>
                <w:szCs w:val="21"/>
              </w:rPr>
            </w:pPr>
            <w:r>
              <w:rPr>
                <w:rFonts w:ascii="宋体" w:hAnsi="宋体" w:cs="Arial"/>
                <w:b/>
                <w:color w:val="000000"/>
                <w:sz w:val="21"/>
                <w:szCs w:val="21"/>
              </w:rPr>
              <w:t>缺省值</w:t>
            </w:r>
          </w:p>
        </w:tc>
        <w:tc>
          <w:tcPr>
            <w:tcW w:w="1078" w:type="dxa"/>
            <w:shd w:val="clear" w:color="auto" w:fill="FFCC99"/>
            <w:vAlign w:val="center"/>
          </w:tcPr>
          <w:p w14:paraId="3BA50EBD">
            <w:pPr>
              <w:rPr>
                <w:rFonts w:ascii="宋体" w:hAnsi="宋体" w:cs="Arial"/>
                <w:b/>
                <w:color w:val="000000"/>
                <w:sz w:val="21"/>
                <w:szCs w:val="21"/>
              </w:rPr>
            </w:pPr>
            <w:r>
              <w:rPr>
                <w:rFonts w:hint="eastAsia" w:ascii="宋体" w:hAnsi="宋体" w:cs="Arial"/>
                <w:b/>
                <w:color w:val="000000"/>
                <w:sz w:val="21"/>
                <w:szCs w:val="21"/>
              </w:rPr>
              <w:t>类型/长度</w:t>
            </w:r>
          </w:p>
        </w:tc>
        <w:tc>
          <w:tcPr>
            <w:tcW w:w="1078" w:type="dxa"/>
            <w:shd w:val="clear" w:color="auto" w:fill="FFCC99"/>
            <w:vAlign w:val="center"/>
          </w:tcPr>
          <w:p w14:paraId="78144DC6">
            <w:pPr>
              <w:rPr>
                <w:rFonts w:ascii="宋体" w:hAnsi="宋体" w:cs="Arial"/>
                <w:b/>
                <w:color w:val="000000"/>
                <w:sz w:val="21"/>
                <w:szCs w:val="21"/>
              </w:rPr>
            </w:pPr>
            <w:r>
              <w:rPr>
                <w:rFonts w:hint="eastAsia" w:ascii="宋体" w:hAnsi="宋体" w:cs="Arial"/>
                <w:b/>
                <w:color w:val="000000"/>
                <w:sz w:val="21"/>
                <w:szCs w:val="21"/>
              </w:rPr>
              <w:t>是否必输</w:t>
            </w:r>
          </w:p>
        </w:tc>
        <w:tc>
          <w:tcPr>
            <w:tcW w:w="2679" w:type="dxa"/>
            <w:shd w:val="clear" w:color="auto" w:fill="FFCC99"/>
            <w:vAlign w:val="center"/>
          </w:tcPr>
          <w:p w14:paraId="21150A2F">
            <w:pPr>
              <w:rPr>
                <w:rFonts w:ascii="宋体" w:hAnsi="宋体" w:cs="Arial"/>
                <w:b/>
                <w:color w:val="000000"/>
                <w:sz w:val="21"/>
                <w:szCs w:val="21"/>
              </w:rPr>
            </w:pPr>
            <w:r>
              <w:rPr>
                <w:rFonts w:ascii="宋体" w:hAnsi="宋体" w:cs="Arial"/>
                <w:b/>
                <w:color w:val="000000"/>
                <w:sz w:val="21"/>
                <w:szCs w:val="21"/>
              </w:rPr>
              <w:t>备注</w:t>
            </w:r>
          </w:p>
        </w:tc>
      </w:tr>
      <w:tr w14:paraId="14D6B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75622A1A">
            <w:pPr>
              <w:numPr>
                <w:ilvl w:val="0"/>
                <w:numId w:val="209"/>
              </w:numPr>
              <w:rPr>
                <w:rFonts w:ascii="宋体" w:hAnsi="宋体"/>
                <w:color w:val="000000"/>
                <w:sz w:val="21"/>
                <w:szCs w:val="21"/>
              </w:rPr>
            </w:pPr>
          </w:p>
        </w:tc>
        <w:tc>
          <w:tcPr>
            <w:tcW w:w="1918" w:type="dxa"/>
            <w:vAlign w:val="center"/>
          </w:tcPr>
          <w:p w14:paraId="25FD3A74">
            <w:pPr>
              <w:rPr>
                <w:rFonts w:ascii="宋体" w:hAnsi="宋体" w:cs="Arial"/>
                <w:color w:val="000000"/>
                <w:sz w:val="21"/>
                <w:szCs w:val="21"/>
              </w:rPr>
            </w:pPr>
            <w:r>
              <w:rPr>
                <w:rFonts w:ascii="宋体" w:hAnsi="宋体" w:cs="Arial"/>
                <w:color w:val="000000"/>
                <w:sz w:val="21"/>
                <w:szCs w:val="21"/>
              </w:rPr>
              <w:t>设置结果</w:t>
            </w:r>
          </w:p>
        </w:tc>
        <w:tc>
          <w:tcPr>
            <w:tcW w:w="1230" w:type="dxa"/>
            <w:vAlign w:val="center"/>
          </w:tcPr>
          <w:p w14:paraId="5FC97777">
            <w:pPr>
              <w:rPr>
                <w:rFonts w:ascii="宋体" w:hAnsi="宋体"/>
                <w:sz w:val="21"/>
                <w:szCs w:val="21"/>
              </w:rPr>
            </w:pPr>
            <w:r>
              <w:rPr>
                <w:rFonts w:hint="eastAsia" w:ascii="宋体" w:hAnsi="宋体"/>
                <w:sz w:val="21"/>
                <w:szCs w:val="21"/>
              </w:rPr>
              <w:t>文本</w:t>
            </w:r>
          </w:p>
        </w:tc>
        <w:tc>
          <w:tcPr>
            <w:tcW w:w="1196" w:type="dxa"/>
            <w:vAlign w:val="center"/>
          </w:tcPr>
          <w:p w14:paraId="0BA4A463">
            <w:pPr>
              <w:rPr>
                <w:rFonts w:ascii="宋体" w:hAnsi="宋体" w:cs="Arial"/>
                <w:color w:val="000000"/>
                <w:sz w:val="21"/>
                <w:szCs w:val="21"/>
              </w:rPr>
            </w:pPr>
          </w:p>
        </w:tc>
        <w:tc>
          <w:tcPr>
            <w:tcW w:w="1078" w:type="dxa"/>
            <w:vAlign w:val="center"/>
          </w:tcPr>
          <w:p w14:paraId="622CD16C">
            <w:pPr>
              <w:rPr>
                <w:rFonts w:ascii="宋体" w:hAnsi="宋体" w:cs="Arial"/>
                <w:color w:val="000000"/>
                <w:sz w:val="21"/>
                <w:szCs w:val="21"/>
              </w:rPr>
            </w:pPr>
          </w:p>
        </w:tc>
        <w:tc>
          <w:tcPr>
            <w:tcW w:w="1078" w:type="dxa"/>
            <w:vAlign w:val="center"/>
          </w:tcPr>
          <w:p w14:paraId="107A1645">
            <w:pPr>
              <w:rPr>
                <w:rFonts w:ascii="宋体" w:hAnsi="宋体" w:cs="Arial"/>
                <w:color w:val="000000"/>
                <w:sz w:val="21"/>
                <w:szCs w:val="21"/>
              </w:rPr>
            </w:pPr>
          </w:p>
        </w:tc>
        <w:tc>
          <w:tcPr>
            <w:tcW w:w="2679" w:type="dxa"/>
            <w:vAlign w:val="center"/>
          </w:tcPr>
          <w:p w14:paraId="5EA0D17C">
            <w:pPr>
              <w:rPr>
                <w:rFonts w:ascii="宋体" w:hAnsi="宋体" w:cs="Arial"/>
                <w:color w:val="000000"/>
                <w:sz w:val="21"/>
                <w:szCs w:val="21"/>
              </w:rPr>
            </w:pPr>
          </w:p>
        </w:tc>
      </w:tr>
      <w:tr w14:paraId="063F9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24609569">
            <w:pPr>
              <w:numPr>
                <w:ilvl w:val="0"/>
                <w:numId w:val="209"/>
              </w:numPr>
              <w:rPr>
                <w:rFonts w:ascii="宋体" w:hAnsi="宋体"/>
                <w:color w:val="000000"/>
                <w:sz w:val="21"/>
                <w:szCs w:val="21"/>
              </w:rPr>
            </w:pPr>
          </w:p>
        </w:tc>
        <w:tc>
          <w:tcPr>
            <w:tcW w:w="1918" w:type="dxa"/>
            <w:vAlign w:val="center"/>
          </w:tcPr>
          <w:p w14:paraId="18DE16D6">
            <w:pPr>
              <w:rPr>
                <w:rFonts w:ascii="宋体" w:hAnsi="宋体" w:cs="Arial"/>
                <w:color w:val="000000"/>
                <w:sz w:val="21"/>
                <w:szCs w:val="21"/>
              </w:rPr>
            </w:pPr>
            <w:r>
              <w:rPr>
                <w:rFonts w:hint="eastAsia" w:ascii="宋体" w:hAnsi="宋体" w:cs="Arial"/>
                <w:color w:val="000000"/>
                <w:sz w:val="21"/>
                <w:szCs w:val="21"/>
              </w:rPr>
              <w:t>返回</w:t>
            </w:r>
          </w:p>
        </w:tc>
        <w:tc>
          <w:tcPr>
            <w:tcW w:w="1230" w:type="dxa"/>
            <w:vAlign w:val="center"/>
          </w:tcPr>
          <w:p w14:paraId="3B5C5D31">
            <w:pPr>
              <w:rPr>
                <w:rFonts w:ascii="宋体" w:hAnsi="宋体"/>
                <w:sz w:val="21"/>
                <w:szCs w:val="21"/>
              </w:rPr>
            </w:pPr>
            <w:r>
              <w:rPr>
                <w:rFonts w:hint="eastAsia" w:ascii="宋体" w:hAnsi="宋体"/>
                <w:sz w:val="21"/>
                <w:szCs w:val="21"/>
              </w:rPr>
              <w:t>按钮</w:t>
            </w:r>
          </w:p>
        </w:tc>
        <w:tc>
          <w:tcPr>
            <w:tcW w:w="1196" w:type="dxa"/>
            <w:vAlign w:val="center"/>
          </w:tcPr>
          <w:p w14:paraId="5F3B9DCE">
            <w:pPr>
              <w:rPr>
                <w:rFonts w:ascii="宋体" w:hAnsi="宋体" w:cs="Arial"/>
                <w:color w:val="000000"/>
                <w:sz w:val="21"/>
                <w:szCs w:val="21"/>
              </w:rPr>
            </w:pPr>
          </w:p>
        </w:tc>
        <w:tc>
          <w:tcPr>
            <w:tcW w:w="1078" w:type="dxa"/>
            <w:vAlign w:val="center"/>
          </w:tcPr>
          <w:p w14:paraId="17074F28">
            <w:pPr>
              <w:rPr>
                <w:rFonts w:ascii="宋体" w:hAnsi="宋体" w:cs="Arial"/>
                <w:color w:val="000000"/>
                <w:sz w:val="21"/>
                <w:szCs w:val="21"/>
              </w:rPr>
            </w:pPr>
          </w:p>
        </w:tc>
        <w:tc>
          <w:tcPr>
            <w:tcW w:w="1078" w:type="dxa"/>
            <w:vAlign w:val="center"/>
          </w:tcPr>
          <w:p w14:paraId="0AA48C79">
            <w:pPr>
              <w:rPr>
                <w:rFonts w:ascii="宋体" w:hAnsi="宋体" w:cs="Arial"/>
                <w:color w:val="000000"/>
                <w:sz w:val="21"/>
                <w:szCs w:val="21"/>
              </w:rPr>
            </w:pPr>
          </w:p>
        </w:tc>
        <w:tc>
          <w:tcPr>
            <w:tcW w:w="2679" w:type="dxa"/>
            <w:vAlign w:val="center"/>
          </w:tcPr>
          <w:p w14:paraId="2819BA64">
            <w:pPr>
              <w:rPr>
                <w:rFonts w:ascii="宋体" w:hAnsi="宋体" w:cs="Arial"/>
                <w:color w:val="000000"/>
                <w:sz w:val="21"/>
                <w:szCs w:val="21"/>
              </w:rPr>
            </w:pPr>
          </w:p>
        </w:tc>
      </w:tr>
    </w:tbl>
    <w:p w14:paraId="74C617E7"/>
    <w:p w14:paraId="6B767B87">
      <w:pPr>
        <w:pStyle w:val="4"/>
        <w:numPr>
          <w:ilvl w:val="0"/>
          <w:numId w:val="0"/>
        </w:numPr>
      </w:pPr>
      <w:bookmarkStart w:id="1040" w:name="_Toc351988621"/>
      <w:r>
        <w:rPr>
          <w:rFonts w:hint="eastAsia"/>
        </w:rPr>
        <w:t>网银登陆密码修改页面</w:t>
      </w:r>
      <w:bookmarkEnd w:id="1040"/>
    </w:p>
    <w:p w14:paraId="1D050A50">
      <w:pPr>
        <w:spacing w:line="360" w:lineRule="auto"/>
        <w:rPr>
          <w:b/>
          <w:sz w:val="21"/>
          <w:szCs w:val="21"/>
        </w:rPr>
      </w:pPr>
      <w:r>
        <w:rPr>
          <w:rFonts w:hint="eastAsia"/>
          <w:b/>
          <w:sz w:val="21"/>
          <w:szCs w:val="21"/>
        </w:rPr>
        <w:t>输入页面</w:t>
      </w:r>
    </w:p>
    <w:tbl>
      <w:tblPr>
        <w:tblStyle w:val="48"/>
        <w:tblW w:w="98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5"/>
        <w:gridCol w:w="1906"/>
        <w:gridCol w:w="1218"/>
        <w:gridCol w:w="1184"/>
        <w:gridCol w:w="1068"/>
        <w:gridCol w:w="1068"/>
        <w:gridCol w:w="2915"/>
      </w:tblGrid>
      <w:tr w14:paraId="1FCB2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 w:type="dxa"/>
            <w:shd w:val="clear" w:color="auto" w:fill="FFCC99"/>
            <w:vAlign w:val="center"/>
          </w:tcPr>
          <w:p w14:paraId="12099624">
            <w:pPr>
              <w:rPr>
                <w:rFonts w:ascii="宋体" w:hAnsi="宋体" w:cs="Arial"/>
                <w:b/>
                <w:color w:val="000000"/>
                <w:sz w:val="21"/>
                <w:szCs w:val="21"/>
              </w:rPr>
            </w:pPr>
            <w:r>
              <w:rPr>
                <w:rFonts w:ascii="宋体" w:hAnsi="宋体" w:cs="Arial"/>
                <w:b/>
                <w:color w:val="000000"/>
                <w:sz w:val="21"/>
                <w:szCs w:val="21"/>
              </w:rPr>
              <w:t>序号</w:t>
            </w:r>
          </w:p>
        </w:tc>
        <w:tc>
          <w:tcPr>
            <w:tcW w:w="1906" w:type="dxa"/>
            <w:shd w:val="clear" w:color="auto" w:fill="FFCC99"/>
            <w:vAlign w:val="center"/>
          </w:tcPr>
          <w:p w14:paraId="38E8939B">
            <w:pPr>
              <w:rPr>
                <w:rFonts w:ascii="宋体" w:hAnsi="宋体" w:cs="Arial"/>
                <w:b/>
                <w:color w:val="000000"/>
                <w:sz w:val="21"/>
                <w:szCs w:val="21"/>
              </w:rPr>
            </w:pPr>
            <w:r>
              <w:rPr>
                <w:rFonts w:ascii="宋体" w:hAnsi="宋体" w:cs="Arial"/>
                <w:b/>
                <w:color w:val="000000"/>
                <w:sz w:val="21"/>
                <w:szCs w:val="21"/>
              </w:rPr>
              <w:t>名称</w:t>
            </w:r>
          </w:p>
        </w:tc>
        <w:tc>
          <w:tcPr>
            <w:tcW w:w="1218" w:type="dxa"/>
            <w:shd w:val="clear" w:color="auto" w:fill="FFCC99"/>
            <w:vAlign w:val="center"/>
          </w:tcPr>
          <w:p w14:paraId="1BADD988">
            <w:pPr>
              <w:rPr>
                <w:rFonts w:ascii="宋体" w:hAnsi="宋体" w:cs="Arial"/>
                <w:b/>
                <w:color w:val="000000"/>
                <w:sz w:val="21"/>
                <w:szCs w:val="21"/>
              </w:rPr>
            </w:pPr>
            <w:r>
              <w:rPr>
                <w:rFonts w:ascii="宋体" w:hAnsi="宋体" w:cs="Arial"/>
                <w:b/>
                <w:color w:val="000000"/>
                <w:sz w:val="21"/>
                <w:szCs w:val="21"/>
              </w:rPr>
              <w:t>输入</w:t>
            </w:r>
            <w:r>
              <w:rPr>
                <w:rFonts w:hint="eastAsia" w:ascii="宋体" w:hAnsi="宋体" w:cs="Arial"/>
                <w:b/>
                <w:color w:val="000000"/>
                <w:sz w:val="21"/>
                <w:szCs w:val="21"/>
              </w:rPr>
              <w:t>/输出</w:t>
            </w:r>
          </w:p>
        </w:tc>
        <w:tc>
          <w:tcPr>
            <w:tcW w:w="1184" w:type="dxa"/>
            <w:shd w:val="clear" w:color="auto" w:fill="FFCC99"/>
            <w:vAlign w:val="center"/>
          </w:tcPr>
          <w:p w14:paraId="325D2B3C">
            <w:pPr>
              <w:rPr>
                <w:rFonts w:ascii="宋体" w:hAnsi="宋体" w:cs="Arial"/>
                <w:b/>
                <w:color w:val="000000"/>
                <w:sz w:val="21"/>
                <w:szCs w:val="21"/>
              </w:rPr>
            </w:pPr>
            <w:r>
              <w:rPr>
                <w:rFonts w:ascii="宋体" w:hAnsi="宋体" w:cs="Arial"/>
                <w:b/>
                <w:color w:val="000000"/>
                <w:sz w:val="21"/>
                <w:szCs w:val="21"/>
              </w:rPr>
              <w:t>缺省值</w:t>
            </w:r>
          </w:p>
        </w:tc>
        <w:tc>
          <w:tcPr>
            <w:tcW w:w="1068" w:type="dxa"/>
            <w:shd w:val="clear" w:color="auto" w:fill="FFCC99"/>
            <w:vAlign w:val="center"/>
          </w:tcPr>
          <w:p w14:paraId="5E4C0044">
            <w:pPr>
              <w:rPr>
                <w:rFonts w:ascii="宋体" w:hAnsi="宋体" w:cs="Arial"/>
                <w:b/>
                <w:color w:val="000000"/>
                <w:sz w:val="21"/>
                <w:szCs w:val="21"/>
              </w:rPr>
            </w:pPr>
            <w:r>
              <w:rPr>
                <w:rFonts w:hint="eastAsia" w:ascii="宋体" w:hAnsi="宋体" w:cs="Arial"/>
                <w:b/>
                <w:color w:val="000000"/>
                <w:sz w:val="21"/>
                <w:szCs w:val="21"/>
              </w:rPr>
              <w:t>类型/长度</w:t>
            </w:r>
          </w:p>
        </w:tc>
        <w:tc>
          <w:tcPr>
            <w:tcW w:w="1068" w:type="dxa"/>
            <w:shd w:val="clear" w:color="auto" w:fill="FFCC99"/>
            <w:vAlign w:val="center"/>
          </w:tcPr>
          <w:p w14:paraId="5E14EA60">
            <w:pPr>
              <w:rPr>
                <w:rFonts w:ascii="宋体" w:hAnsi="宋体" w:cs="Arial"/>
                <w:b/>
                <w:color w:val="000000"/>
                <w:sz w:val="21"/>
                <w:szCs w:val="21"/>
              </w:rPr>
            </w:pPr>
            <w:r>
              <w:rPr>
                <w:rFonts w:hint="eastAsia" w:ascii="宋体" w:hAnsi="宋体" w:cs="Arial"/>
                <w:b/>
                <w:color w:val="000000"/>
                <w:sz w:val="21"/>
                <w:szCs w:val="21"/>
              </w:rPr>
              <w:t>是否必输</w:t>
            </w:r>
          </w:p>
        </w:tc>
        <w:tc>
          <w:tcPr>
            <w:tcW w:w="2915" w:type="dxa"/>
            <w:shd w:val="clear" w:color="auto" w:fill="FFCC99"/>
            <w:vAlign w:val="center"/>
          </w:tcPr>
          <w:p w14:paraId="1ED73C9D">
            <w:pPr>
              <w:rPr>
                <w:rFonts w:ascii="宋体" w:hAnsi="宋体" w:cs="Arial"/>
                <w:b/>
                <w:color w:val="000000"/>
                <w:sz w:val="21"/>
                <w:szCs w:val="21"/>
              </w:rPr>
            </w:pPr>
            <w:r>
              <w:rPr>
                <w:rFonts w:ascii="宋体" w:hAnsi="宋体" w:cs="Arial"/>
                <w:b/>
                <w:color w:val="000000"/>
                <w:sz w:val="21"/>
                <w:szCs w:val="21"/>
              </w:rPr>
              <w:t>备注</w:t>
            </w:r>
          </w:p>
        </w:tc>
      </w:tr>
      <w:tr w14:paraId="5A4A0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23885E2A">
            <w:pPr>
              <w:numPr>
                <w:ilvl w:val="0"/>
                <w:numId w:val="210"/>
              </w:numPr>
              <w:rPr>
                <w:rFonts w:ascii="宋体" w:hAnsi="宋体"/>
                <w:color w:val="000000"/>
                <w:sz w:val="21"/>
                <w:szCs w:val="21"/>
              </w:rPr>
            </w:pPr>
          </w:p>
        </w:tc>
        <w:tc>
          <w:tcPr>
            <w:tcW w:w="1906" w:type="dxa"/>
            <w:vAlign w:val="center"/>
          </w:tcPr>
          <w:p w14:paraId="66BE4585">
            <w:pPr>
              <w:rPr>
                <w:rFonts w:ascii="宋体" w:hAnsi="宋体" w:cs="Arial"/>
                <w:color w:val="000000"/>
                <w:sz w:val="21"/>
                <w:szCs w:val="21"/>
              </w:rPr>
            </w:pPr>
            <w:r>
              <w:rPr>
                <w:rFonts w:hint="eastAsia" w:ascii="宋体" w:hAnsi="宋体" w:cs="Arial"/>
                <w:color w:val="000000"/>
                <w:sz w:val="21"/>
                <w:szCs w:val="21"/>
              </w:rPr>
              <w:t>原密码</w:t>
            </w:r>
          </w:p>
        </w:tc>
        <w:tc>
          <w:tcPr>
            <w:tcW w:w="1218" w:type="dxa"/>
            <w:vAlign w:val="center"/>
          </w:tcPr>
          <w:p w14:paraId="2351924E">
            <w:pPr>
              <w:rPr>
                <w:rFonts w:ascii="宋体" w:hAnsi="宋体" w:cs="宋体"/>
                <w:sz w:val="21"/>
                <w:szCs w:val="21"/>
              </w:rPr>
            </w:pPr>
            <w:r>
              <w:rPr>
                <w:rFonts w:hint="eastAsia" w:ascii="宋体" w:hAnsi="宋体" w:cs="宋体"/>
                <w:sz w:val="21"/>
                <w:szCs w:val="21"/>
              </w:rPr>
              <w:t>密码框</w:t>
            </w:r>
          </w:p>
        </w:tc>
        <w:tc>
          <w:tcPr>
            <w:tcW w:w="1184" w:type="dxa"/>
            <w:vAlign w:val="center"/>
          </w:tcPr>
          <w:p w14:paraId="130FABD3">
            <w:pPr>
              <w:rPr>
                <w:rFonts w:ascii="宋体" w:hAnsi="宋体" w:cs="Arial"/>
                <w:color w:val="000000"/>
                <w:sz w:val="21"/>
                <w:szCs w:val="21"/>
              </w:rPr>
            </w:pPr>
          </w:p>
        </w:tc>
        <w:tc>
          <w:tcPr>
            <w:tcW w:w="1068" w:type="dxa"/>
            <w:vAlign w:val="center"/>
          </w:tcPr>
          <w:p w14:paraId="1DCFC26C">
            <w:pPr>
              <w:rPr>
                <w:rFonts w:ascii="宋体" w:hAnsi="宋体" w:cs="Arial"/>
                <w:color w:val="000000"/>
                <w:sz w:val="21"/>
                <w:szCs w:val="21"/>
              </w:rPr>
            </w:pPr>
            <w:r>
              <w:rPr>
                <w:rFonts w:hint="eastAsia" w:ascii="宋体" w:hAnsi="宋体" w:cs="Arial"/>
                <w:color w:val="000000"/>
                <w:sz w:val="21"/>
                <w:szCs w:val="21"/>
              </w:rPr>
              <w:t>C/6-20</w:t>
            </w:r>
          </w:p>
        </w:tc>
        <w:tc>
          <w:tcPr>
            <w:tcW w:w="1068" w:type="dxa"/>
            <w:vAlign w:val="center"/>
          </w:tcPr>
          <w:p w14:paraId="0351680B">
            <w:pPr>
              <w:rPr>
                <w:rFonts w:ascii="宋体" w:hAnsi="宋体" w:cs="Arial"/>
                <w:color w:val="000000"/>
                <w:sz w:val="21"/>
                <w:szCs w:val="21"/>
              </w:rPr>
            </w:pPr>
            <w:r>
              <w:rPr>
                <w:rFonts w:hint="eastAsia" w:ascii="宋体" w:hAnsi="宋体" w:cs="Arial"/>
                <w:color w:val="000000"/>
                <w:sz w:val="21"/>
                <w:szCs w:val="21"/>
              </w:rPr>
              <w:t>是</w:t>
            </w:r>
          </w:p>
        </w:tc>
        <w:tc>
          <w:tcPr>
            <w:tcW w:w="2915" w:type="dxa"/>
            <w:vAlign w:val="center"/>
          </w:tcPr>
          <w:p w14:paraId="4C9C4C4A">
            <w:pPr>
              <w:rPr>
                <w:rFonts w:ascii="宋体" w:hAnsi="宋体" w:cs="Arial"/>
                <w:color w:val="000000"/>
                <w:sz w:val="21"/>
                <w:szCs w:val="21"/>
              </w:rPr>
            </w:pPr>
            <w:r>
              <w:rPr>
                <w:rFonts w:hint="eastAsia" w:ascii="宋体" w:hAnsi="宋体" w:cs="Arial"/>
                <w:color w:val="000000"/>
                <w:sz w:val="21"/>
                <w:szCs w:val="21"/>
              </w:rPr>
              <w:t>密码控件</w:t>
            </w:r>
          </w:p>
          <w:p w14:paraId="4198D923">
            <w:pPr>
              <w:rPr>
                <w:rFonts w:ascii="宋体" w:hAnsi="宋体" w:cs="Arial"/>
                <w:color w:val="000000"/>
                <w:sz w:val="21"/>
                <w:szCs w:val="21"/>
              </w:rPr>
            </w:pPr>
            <w:r>
              <w:rPr>
                <w:rFonts w:hint="eastAsia" w:ascii="宋体" w:hAnsi="宋体" w:cs="Arial"/>
                <w:color w:val="000000"/>
                <w:sz w:val="21"/>
                <w:szCs w:val="21"/>
              </w:rPr>
              <w:t>右侧提示：</w:t>
            </w:r>
            <w:r>
              <w:rPr>
                <w:rFonts w:hint="eastAsia" w:ascii="宋体" w:hAnsi="宋体" w:cs="宋体"/>
                <w:sz w:val="21"/>
                <w:szCs w:val="21"/>
              </w:rPr>
              <w:t>请输入6-20位原密码</w:t>
            </w:r>
          </w:p>
        </w:tc>
      </w:tr>
      <w:tr w14:paraId="4B02D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1F41716E">
            <w:pPr>
              <w:numPr>
                <w:ilvl w:val="0"/>
                <w:numId w:val="210"/>
              </w:numPr>
              <w:rPr>
                <w:rFonts w:ascii="宋体" w:hAnsi="宋体"/>
                <w:color w:val="000000"/>
                <w:sz w:val="21"/>
                <w:szCs w:val="21"/>
              </w:rPr>
            </w:pPr>
          </w:p>
        </w:tc>
        <w:tc>
          <w:tcPr>
            <w:tcW w:w="1906" w:type="dxa"/>
            <w:vAlign w:val="center"/>
          </w:tcPr>
          <w:p w14:paraId="7F89CEFB">
            <w:pPr>
              <w:rPr>
                <w:rFonts w:ascii="宋体" w:hAnsi="宋体" w:cs="Arial"/>
                <w:color w:val="000000"/>
                <w:sz w:val="21"/>
                <w:szCs w:val="21"/>
              </w:rPr>
            </w:pPr>
            <w:r>
              <w:rPr>
                <w:rFonts w:hint="eastAsia" w:ascii="宋体" w:hAnsi="宋体" w:cs="Arial"/>
                <w:color w:val="000000"/>
                <w:sz w:val="21"/>
                <w:szCs w:val="21"/>
              </w:rPr>
              <w:t>新密码</w:t>
            </w:r>
          </w:p>
        </w:tc>
        <w:tc>
          <w:tcPr>
            <w:tcW w:w="1218" w:type="dxa"/>
            <w:vAlign w:val="center"/>
          </w:tcPr>
          <w:p w14:paraId="4638A0A1">
            <w:pPr>
              <w:rPr>
                <w:rFonts w:ascii="宋体" w:hAnsi="宋体" w:cs="宋体"/>
                <w:sz w:val="21"/>
                <w:szCs w:val="21"/>
              </w:rPr>
            </w:pPr>
            <w:r>
              <w:rPr>
                <w:rFonts w:hint="eastAsia" w:ascii="宋体" w:hAnsi="宋体" w:cs="宋体"/>
                <w:sz w:val="21"/>
                <w:szCs w:val="21"/>
              </w:rPr>
              <w:t>密码框</w:t>
            </w:r>
          </w:p>
        </w:tc>
        <w:tc>
          <w:tcPr>
            <w:tcW w:w="1184" w:type="dxa"/>
            <w:vAlign w:val="center"/>
          </w:tcPr>
          <w:p w14:paraId="395FB8AB">
            <w:pPr>
              <w:rPr>
                <w:rFonts w:ascii="宋体" w:hAnsi="宋体" w:cs="Arial"/>
                <w:color w:val="000000"/>
                <w:sz w:val="21"/>
                <w:szCs w:val="21"/>
              </w:rPr>
            </w:pPr>
          </w:p>
        </w:tc>
        <w:tc>
          <w:tcPr>
            <w:tcW w:w="1068" w:type="dxa"/>
            <w:vAlign w:val="center"/>
          </w:tcPr>
          <w:p w14:paraId="3D54EBC9">
            <w:pPr>
              <w:rPr>
                <w:rFonts w:ascii="宋体" w:hAnsi="宋体" w:cs="Arial"/>
                <w:color w:val="000000"/>
                <w:sz w:val="21"/>
                <w:szCs w:val="21"/>
              </w:rPr>
            </w:pPr>
            <w:r>
              <w:rPr>
                <w:rFonts w:hint="eastAsia" w:ascii="宋体" w:hAnsi="宋体" w:cs="Arial"/>
                <w:color w:val="000000"/>
                <w:sz w:val="21"/>
                <w:szCs w:val="21"/>
              </w:rPr>
              <w:t>C/6-20</w:t>
            </w:r>
          </w:p>
        </w:tc>
        <w:tc>
          <w:tcPr>
            <w:tcW w:w="1068" w:type="dxa"/>
          </w:tcPr>
          <w:p w14:paraId="58785234">
            <w:pPr>
              <w:rPr>
                <w:rFonts w:ascii="宋体" w:hAnsi="宋体"/>
                <w:sz w:val="21"/>
                <w:szCs w:val="21"/>
              </w:rPr>
            </w:pPr>
            <w:r>
              <w:rPr>
                <w:rFonts w:hint="eastAsia" w:ascii="宋体" w:hAnsi="宋体" w:cs="Arial"/>
                <w:color w:val="000000"/>
                <w:sz w:val="21"/>
                <w:szCs w:val="21"/>
              </w:rPr>
              <w:t>是</w:t>
            </w:r>
          </w:p>
        </w:tc>
        <w:tc>
          <w:tcPr>
            <w:tcW w:w="2915" w:type="dxa"/>
            <w:vAlign w:val="center"/>
          </w:tcPr>
          <w:p w14:paraId="39355FDA">
            <w:pPr>
              <w:rPr>
                <w:rFonts w:ascii="宋体" w:hAnsi="宋体" w:cs="Arial"/>
                <w:color w:val="000000"/>
                <w:sz w:val="21"/>
                <w:szCs w:val="21"/>
              </w:rPr>
            </w:pPr>
            <w:r>
              <w:rPr>
                <w:rFonts w:hint="eastAsia" w:ascii="宋体" w:hAnsi="宋体" w:cs="Arial"/>
                <w:color w:val="000000"/>
                <w:sz w:val="21"/>
                <w:szCs w:val="21"/>
              </w:rPr>
              <w:t>密码控件</w:t>
            </w:r>
          </w:p>
          <w:p w14:paraId="5FDF88B5">
            <w:pPr>
              <w:rPr>
                <w:rFonts w:ascii="宋体" w:hAnsi="宋体" w:cs="Arial"/>
                <w:color w:val="000000"/>
                <w:sz w:val="21"/>
                <w:szCs w:val="21"/>
              </w:rPr>
            </w:pPr>
            <w:r>
              <w:rPr>
                <w:rFonts w:hint="eastAsia" w:ascii="宋体" w:hAnsi="宋体" w:cs="Arial"/>
                <w:color w:val="000000"/>
                <w:sz w:val="21"/>
                <w:szCs w:val="21"/>
              </w:rPr>
              <w:t>右侧提示：</w:t>
            </w:r>
            <w:r>
              <w:rPr>
                <w:rFonts w:hint="eastAsia" w:ascii="宋体" w:hAnsi="宋体" w:cs="宋体"/>
                <w:sz w:val="21"/>
                <w:szCs w:val="21"/>
              </w:rPr>
              <w:t>请输入6-20位新密码</w:t>
            </w:r>
          </w:p>
        </w:tc>
      </w:tr>
      <w:tr w14:paraId="6043E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1629601E">
            <w:pPr>
              <w:numPr>
                <w:ilvl w:val="0"/>
                <w:numId w:val="210"/>
              </w:numPr>
              <w:rPr>
                <w:rFonts w:ascii="宋体" w:hAnsi="宋体"/>
                <w:color w:val="000000"/>
                <w:sz w:val="21"/>
                <w:szCs w:val="21"/>
              </w:rPr>
            </w:pPr>
          </w:p>
        </w:tc>
        <w:tc>
          <w:tcPr>
            <w:tcW w:w="1906" w:type="dxa"/>
            <w:vAlign w:val="center"/>
          </w:tcPr>
          <w:p w14:paraId="17C2DC34">
            <w:pPr>
              <w:rPr>
                <w:rFonts w:ascii="宋体" w:hAnsi="宋体" w:cs="Arial"/>
                <w:color w:val="000000"/>
                <w:sz w:val="21"/>
                <w:szCs w:val="21"/>
              </w:rPr>
            </w:pPr>
            <w:r>
              <w:rPr>
                <w:rFonts w:hint="eastAsia" w:ascii="宋体" w:hAnsi="宋体" w:cs="Arial"/>
                <w:color w:val="000000"/>
                <w:sz w:val="21"/>
                <w:szCs w:val="21"/>
              </w:rPr>
              <w:t>再次输入新密码</w:t>
            </w:r>
          </w:p>
        </w:tc>
        <w:tc>
          <w:tcPr>
            <w:tcW w:w="1218" w:type="dxa"/>
            <w:vAlign w:val="center"/>
          </w:tcPr>
          <w:p w14:paraId="464D6934">
            <w:pPr>
              <w:rPr>
                <w:rFonts w:ascii="宋体" w:hAnsi="宋体" w:cs="Arial"/>
                <w:color w:val="000000"/>
                <w:sz w:val="21"/>
                <w:szCs w:val="21"/>
              </w:rPr>
            </w:pPr>
            <w:r>
              <w:rPr>
                <w:rFonts w:hint="eastAsia" w:ascii="宋体" w:hAnsi="宋体" w:cs="宋体"/>
                <w:sz w:val="21"/>
                <w:szCs w:val="21"/>
              </w:rPr>
              <w:t>密码框</w:t>
            </w:r>
          </w:p>
        </w:tc>
        <w:tc>
          <w:tcPr>
            <w:tcW w:w="1184" w:type="dxa"/>
            <w:vAlign w:val="center"/>
          </w:tcPr>
          <w:p w14:paraId="6F3BE125">
            <w:pPr>
              <w:rPr>
                <w:rFonts w:ascii="宋体" w:hAnsi="宋体" w:cs="Arial"/>
                <w:color w:val="000000"/>
                <w:sz w:val="21"/>
                <w:szCs w:val="21"/>
              </w:rPr>
            </w:pPr>
          </w:p>
        </w:tc>
        <w:tc>
          <w:tcPr>
            <w:tcW w:w="1068" w:type="dxa"/>
            <w:vAlign w:val="center"/>
          </w:tcPr>
          <w:p w14:paraId="26EB70EB">
            <w:pPr>
              <w:rPr>
                <w:rFonts w:ascii="宋体" w:hAnsi="宋体" w:cs="Arial"/>
                <w:color w:val="000000"/>
                <w:sz w:val="21"/>
                <w:szCs w:val="21"/>
              </w:rPr>
            </w:pPr>
            <w:r>
              <w:rPr>
                <w:rFonts w:hint="eastAsia" w:ascii="宋体" w:hAnsi="宋体" w:cs="Arial"/>
                <w:color w:val="000000"/>
                <w:sz w:val="21"/>
                <w:szCs w:val="21"/>
              </w:rPr>
              <w:t>C/6-20</w:t>
            </w:r>
          </w:p>
        </w:tc>
        <w:tc>
          <w:tcPr>
            <w:tcW w:w="1068" w:type="dxa"/>
          </w:tcPr>
          <w:p w14:paraId="1A98D07D">
            <w:pPr>
              <w:rPr>
                <w:rFonts w:ascii="宋体" w:hAnsi="宋体"/>
                <w:sz w:val="21"/>
                <w:szCs w:val="21"/>
              </w:rPr>
            </w:pPr>
            <w:r>
              <w:rPr>
                <w:rFonts w:hint="eastAsia" w:ascii="宋体" w:hAnsi="宋体" w:cs="Arial"/>
                <w:color w:val="000000"/>
                <w:sz w:val="21"/>
                <w:szCs w:val="21"/>
              </w:rPr>
              <w:t>是</w:t>
            </w:r>
          </w:p>
        </w:tc>
        <w:tc>
          <w:tcPr>
            <w:tcW w:w="2915" w:type="dxa"/>
            <w:vAlign w:val="center"/>
          </w:tcPr>
          <w:p w14:paraId="09E6B237">
            <w:pPr>
              <w:rPr>
                <w:rFonts w:ascii="宋体" w:hAnsi="宋体" w:cs="Arial"/>
                <w:color w:val="000000"/>
                <w:sz w:val="21"/>
                <w:szCs w:val="21"/>
              </w:rPr>
            </w:pPr>
            <w:r>
              <w:rPr>
                <w:rFonts w:hint="eastAsia" w:ascii="宋体" w:hAnsi="宋体" w:cs="Arial"/>
                <w:color w:val="000000"/>
                <w:sz w:val="21"/>
                <w:szCs w:val="21"/>
              </w:rPr>
              <w:t>密码控件</w:t>
            </w:r>
          </w:p>
          <w:p w14:paraId="74B58E13">
            <w:pPr>
              <w:rPr>
                <w:rFonts w:ascii="宋体" w:hAnsi="宋体" w:cs="Arial"/>
                <w:color w:val="000000"/>
                <w:sz w:val="21"/>
                <w:szCs w:val="21"/>
              </w:rPr>
            </w:pPr>
            <w:r>
              <w:rPr>
                <w:rFonts w:hint="eastAsia" w:ascii="宋体" w:hAnsi="宋体" w:cs="Arial"/>
                <w:color w:val="000000"/>
                <w:sz w:val="21"/>
                <w:szCs w:val="21"/>
              </w:rPr>
              <w:t>右侧提示：</w:t>
            </w:r>
            <w:r>
              <w:rPr>
                <w:rFonts w:hint="eastAsia" w:ascii="宋体" w:hAnsi="宋体" w:cs="宋体"/>
                <w:sz w:val="21"/>
                <w:szCs w:val="21"/>
              </w:rPr>
              <w:t>请保证两次输入的密码一致</w:t>
            </w:r>
          </w:p>
        </w:tc>
      </w:tr>
      <w:tr w14:paraId="6A6D0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6C6B3F35">
            <w:pPr>
              <w:numPr>
                <w:ilvl w:val="0"/>
                <w:numId w:val="210"/>
              </w:numPr>
              <w:rPr>
                <w:rFonts w:ascii="宋体" w:hAnsi="宋体"/>
                <w:color w:val="000000"/>
                <w:sz w:val="21"/>
                <w:szCs w:val="21"/>
              </w:rPr>
            </w:pPr>
          </w:p>
        </w:tc>
        <w:tc>
          <w:tcPr>
            <w:tcW w:w="1906" w:type="dxa"/>
            <w:vAlign w:val="center"/>
          </w:tcPr>
          <w:p w14:paraId="422D2AC9">
            <w:pPr>
              <w:rPr>
                <w:rFonts w:ascii="宋体" w:hAnsi="宋体" w:cs="Arial"/>
                <w:color w:val="000000"/>
                <w:sz w:val="21"/>
                <w:szCs w:val="21"/>
              </w:rPr>
            </w:pPr>
            <w:r>
              <w:rPr>
                <w:rFonts w:hint="eastAsia" w:ascii="宋体" w:hAnsi="宋体" w:cs="Arial"/>
                <w:color w:val="000000"/>
                <w:sz w:val="21"/>
                <w:szCs w:val="21"/>
              </w:rPr>
              <w:t>新密码强度</w:t>
            </w:r>
          </w:p>
        </w:tc>
        <w:tc>
          <w:tcPr>
            <w:tcW w:w="1218" w:type="dxa"/>
            <w:vAlign w:val="center"/>
          </w:tcPr>
          <w:p w14:paraId="71554BF5">
            <w:pPr>
              <w:rPr>
                <w:rFonts w:ascii="宋体" w:hAnsi="宋体" w:cs="Arial"/>
                <w:color w:val="000000"/>
                <w:sz w:val="21"/>
                <w:szCs w:val="21"/>
              </w:rPr>
            </w:pPr>
            <w:r>
              <w:rPr>
                <w:rFonts w:hint="eastAsia" w:ascii="宋体" w:hAnsi="宋体" w:cs="Arial"/>
                <w:color w:val="000000"/>
                <w:sz w:val="21"/>
                <w:szCs w:val="21"/>
              </w:rPr>
              <w:t>文本</w:t>
            </w:r>
          </w:p>
        </w:tc>
        <w:tc>
          <w:tcPr>
            <w:tcW w:w="1184" w:type="dxa"/>
            <w:vAlign w:val="center"/>
          </w:tcPr>
          <w:p w14:paraId="46F3FC5B">
            <w:pPr>
              <w:rPr>
                <w:rFonts w:ascii="宋体" w:hAnsi="宋体" w:cs="Arial"/>
                <w:color w:val="000000"/>
                <w:sz w:val="21"/>
                <w:szCs w:val="21"/>
              </w:rPr>
            </w:pPr>
          </w:p>
        </w:tc>
        <w:tc>
          <w:tcPr>
            <w:tcW w:w="1068" w:type="dxa"/>
            <w:vAlign w:val="center"/>
          </w:tcPr>
          <w:p w14:paraId="4064E2C8">
            <w:pPr>
              <w:rPr>
                <w:rFonts w:ascii="宋体" w:hAnsi="宋体" w:cs="Arial"/>
                <w:color w:val="000000"/>
                <w:sz w:val="21"/>
                <w:szCs w:val="21"/>
              </w:rPr>
            </w:pPr>
          </w:p>
        </w:tc>
        <w:tc>
          <w:tcPr>
            <w:tcW w:w="1068" w:type="dxa"/>
            <w:vAlign w:val="center"/>
          </w:tcPr>
          <w:p w14:paraId="5028845D">
            <w:pPr>
              <w:rPr>
                <w:rFonts w:ascii="宋体" w:hAnsi="宋体" w:cs="Arial"/>
                <w:color w:val="000000"/>
                <w:sz w:val="21"/>
                <w:szCs w:val="21"/>
              </w:rPr>
            </w:pPr>
          </w:p>
        </w:tc>
        <w:tc>
          <w:tcPr>
            <w:tcW w:w="2915" w:type="dxa"/>
            <w:vAlign w:val="center"/>
          </w:tcPr>
          <w:p w14:paraId="5C33AAA8">
            <w:pPr>
              <w:rPr>
                <w:rFonts w:ascii="宋体" w:hAnsi="宋体" w:cs="Arial"/>
                <w:sz w:val="21"/>
                <w:szCs w:val="21"/>
              </w:rPr>
            </w:pPr>
            <w:r>
              <w:rPr>
                <w:rFonts w:hint="eastAsia" w:ascii="宋体" w:hAnsi="宋体" w:cs="Arial"/>
                <w:color w:val="000000"/>
                <w:sz w:val="21"/>
                <w:szCs w:val="21"/>
              </w:rPr>
              <w:t>系统判定：</w:t>
            </w:r>
            <w:r>
              <w:rPr>
                <w:rFonts w:hint="eastAsia" w:ascii="宋体" w:hAnsi="宋体" w:cs="Arial"/>
                <w:sz w:val="21"/>
                <w:szCs w:val="21"/>
              </w:rPr>
              <w:t>弱 / 中 / 强</w:t>
            </w:r>
          </w:p>
        </w:tc>
      </w:tr>
      <w:tr w14:paraId="75A35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11B4C9AD">
            <w:pPr>
              <w:numPr>
                <w:ilvl w:val="0"/>
                <w:numId w:val="210"/>
              </w:numPr>
              <w:rPr>
                <w:rFonts w:ascii="宋体" w:hAnsi="宋体"/>
                <w:color w:val="000000"/>
                <w:sz w:val="21"/>
                <w:szCs w:val="21"/>
              </w:rPr>
            </w:pPr>
          </w:p>
        </w:tc>
        <w:tc>
          <w:tcPr>
            <w:tcW w:w="1906" w:type="dxa"/>
            <w:vAlign w:val="center"/>
          </w:tcPr>
          <w:p w14:paraId="246A4E0F">
            <w:pPr>
              <w:rPr>
                <w:rFonts w:ascii="宋体" w:hAnsi="宋体" w:cs="Arial"/>
                <w:color w:val="000000"/>
                <w:sz w:val="21"/>
                <w:szCs w:val="21"/>
              </w:rPr>
            </w:pPr>
            <w:r>
              <w:rPr>
                <w:rFonts w:hint="eastAsia" w:ascii="宋体" w:hAnsi="宋体" w:cs="Arial"/>
                <w:color w:val="000000"/>
                <w:sz w:val="21"/>
                <w:szCs w:val="21"/>
              </w:rPr>
              <w:t>确认</w:t>
            </w:r>
          </w:p>
        </w:tc>
        <w:tc>
          <w:tcPr>
            <w:tcW w:w="1218" w:type="dxa"/>
            <w:vAlign w:val="center"/>
          </w:tcPr>
          <w:p w14:paraId="6F2CCDB5">
            <w:pPr>
              <w:rPr>
                <w:rFonts w:ascii="宋体" w:hAnsi="宋体" w:cs="Arial"/>
                <w:color w:val="000000"/>
                <w:sz w:val="21"/>
                <w:szCs w:val="21"/>
              </w:rPr>
            </w:pPr>
            <w:r>
              <w:rPr>
                <w:rFonts w:hint="eastAsia" w:ascii="宋体" w:hAnsi="宋体" w:cs="Arial"/>
                <w:color w:val="000000"/>
                <w:sz w:val="21"/>
                <w:szCs w:val="21"/>
              </w:rPr>
              <w:t>按钮</w:t>
            </w:r>
          </w:p>
        </w:tc>
        <w:tc>
          <w:tcPr>
            <w:tcW w:w="1184" w:type="dxa"/>
            <w:vAlign w:val="center"/>
          </w:tcPr>
          <w:p w14:paraId="6CAAE108">
            <w:pPr>
              <w:rPr>
                <w:rFonts w:ascii="宋体" w:hAnsi="宋体" w:cs="Arial"/>
                <w:color w:val="000000"/>
                <w:sz w:val="21"/>
                <w:szCs w:val="21"/>
              </w:rPr>
            </w:pPr>
          </w:p>
        </w:tc>
        <w:tc>
          <w:tcPr>
            <w:tcW w:w="1068" w:type="dxa"/>
            <w:vAlign w:val="center"/>
          </w:tcPr>
          <w:p w14:paraId="74AEE94A">
            <w:pPr>
              <w:rPr>
                <w:rFonts w:ascii="宋体" w:hAnsi="宋体" w:cs="Arial"/>
                <w:color w:val="000000"/>
                <w:sz w:val="21"/>
                <w:szCs w:val="21"/>
              </w:rPr>
            </w:pPr>
          </w:p>
        </w:tc>
        <w:tc>
          <w:tcPr>
            <w:tcW w:w="1068" w:type="dxa"/>
            <w:vAlign w:val="center"/>
          </w:tcPr>
          <w:p w14:paraId="0AE8E02A">
            <w:pPr>
              <w:rPr>
                <w:rFonts w:ascii="宋体" w:hAnsi="宋体" w:cs="Arial"/>
                <w:color w:val="000000"/>
                <w:sz w:val="21"/>
                <w:szCs w:val="21"/>
              </w:rPr>
            </w:pPr>
          </w:p>
        </w:tc>
        <w:tc>
          <w:tcPr>
            <w:tcW w:w="2915" w:type="dxa"/>
            <w:vAlign w:val="center"/>
          </w:tcPr>
          <w:p w14:paraId="2A0CF4C3">
            <w:pPr>
              <w:rPr>
                <w:rFonts w:ascii="宋体" w:hAnsi="宋体" w:cs="Arial"/>
                <w:color w:val="000000"/>
                <w:sz w:val="21"/>
                <w:szCs w:val="21"/>
              </w:rPr>
            </w:pPr>
          </w:p>
        </w:tc>
      </w:tr>
      <w:tr w14:paraId="5FB97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9854" w:type="dxa"/>
            <w:gridSpan w:val="7"/>
            <w:vAlign w:val="center"/>
          </w:tcPr>
          <w:p w14:paraId="6596AB98">
            <w:pPr>
              <w:rPr>
                <w:rFonts w:ascii="宋体" w:hAnsi="宋体" w:cs="Arial"/>
                <w:color w:val="000000"/>
                <w:sz w:val="21"/>
                <w:szCs w:val="21"/>
              </w:rPr>
            </w:pPr>
            <w:r>
              <w:rPr>
                <w:rFonts w:hint="eastAsia" w:ascii="宋体" w:hAnsi="宋体" w:cs="Arial"/>
                <w:color w:val="000000"/>
                <w:sz w:val="21"/>
                <w:szCs w:val="21"/>
              </w:rPr>
              <w:t>温馨提示：</w:t>
            </w:r>
          </w:p>
        </w:tc>
      </w:tr>
      <w:tr w14:paraId="012C7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9854" w:type="dxa"/>
            <w:gridSpan w:val="7"/>
            <w:vAlign w:val="center"/>
          </w:tcPr>
          <w:p w14:paraId="0BA5614F">
            <w:pPr>
              <w:rPr>
                <w:rFonts w:ascii="宋体" w:hAnsi="宋体"/>
                <w:sz w:val="21"/>
                <w:szCs w:val="21"/>
              </w:rPr>
            </w:pPr>
            <w:r>
              <w:rPr>
                <w:rFonts w:hint="eastAsia" w:ascii="宋体" w:hAnsi="宋体"/>
                <w:sz w:val="21"/>
                <w:szCs w:val="21"/>
              </w:rPr>
              <w:t>1.</w:t>
            </w:r>
            <w:r>
              <w:rPr>
                <w:rFonts w:ascii="宋体" w:hAnsi="宋体"/>
                <w:sz w:val="21"/>
                <w:szCs w:val="21"/>
              </w:rPr>
              <w:t>密码由</w:t>
            </w:r>
            <w:r>
              <w:rPr>
                <w:rFonts w:hint="eastAsia" w:ascii="宋体" w:hAnsi="宋体"/>
                <w:sz w:val="21"/>
                <w:szCs w:val="21"/>
              </w:rPr>
              <w:t>6</w:t>
            </w:r>
            <w:r>
              <w:rPr>
                <w:rFonts w:ascii="宋体" w:hAnsi="宋体"/>
                <w:sz w:val="21"/>
                <w:szCs w:val="21"/>
              </w:rPr>
              <w:t>-</w:t>
            </w:r>
            <w:r>
              <w:rPr>
                <w:rFonts w:hint="eastAsia" w:ascii="宋体" w:hAnsi="宋体"/>
                <w:sz w:val="21"/>
                <w:szCs w:val="21"/>
              </w:rPr>
              <w:t>20</w:t>
            </w:r>
            <w:r>
              <w:rPr>
                <w:rFonts w:ascii="宋体" w:hAnsi="宋体"/>
                <w:sz w:val="21"/>
                <w:szCs w:val="21"/>
              </w:rPr>
              <w:t>位长度的</w:t>
            </w:r>
            <w:r>
              <w:rPr>
                <w:rFonts w:hint="eastAsia" w:ascii="宋体" w:hAnsi="宋体"/>
                <w:sz w:val="21"/>
                <w:szCs w:val="21"/>
              </w:rPr>
              <w:t>数字、大小写英文字母</w:t>
            </w:r>
            <w:r>
              <w:rPr>
                <w:rFonts w:ascii="宋体" w:hAnsi="宋体"/>
                <w:sz w:val="21"/>
                <w:szCs w:val="21"/>
              </w:rPr>
              <w:t>组成。为了提高您密码的安全性，请在设置时使用英文字母、数字的组合，如</w:t>
            </w:r>
            <w:r>
              <w:rPr>
                <w:rFonts w:hint="eastAsia" w:ascii="宋体" w:hAnsi="宋体"/>
                <w:sz w:val="21"/>
                <w:szCs w:val="21"/>
              </w:rPr>
              <w:t>wdm</w:t>
            </w:r>
            <w:r>
              <w:rPr>
                <w:rFonts w:ascii="宋体" w:hAnsi="宋体"/>
                <w:sz w:val="21"/>
                <w:szCs w:val="21"/>
              </w:rPr>
              <w:t>4</w:t>
            </w:r>
            <w:r>
              <w:rPr>
                <w:rFonts w:hint="eastAsia" w:ascii="宋体" w:hAnsi="宋体"/>
                <w:sz w:val="21"/>
                <w:szCs w:val="21"/>
              </w:rPr>
              <w:t>xk002</w:t>
            </w:r>
            <w:r>
              <w:rPr>
                <w:rFonts w:ascii="宋体" w:hAnsi="宋体"/>
                <w:sz w:val="21"/>
                <w:szCs w:val="21"/>
              </w:rPr>
              <w:t>。</w:t>
            </w:r>
          </w:p>
          <w:p w14:paraId="0A7289EB">
            <w:pPr>
              <w:rPr>
                <w:rFonts w:ascii="宋体" w:hAnsi="宋体"/>
                <w:sz w:val="21"/>
                <w:szCs w:val="21"/>
              </w:rPr>
            </w:pPr>
            <w:r>
              <w:rPr>
                <w:rFonts w:hint="eastAsia" w:ascii="宋体" w:hAnsi="宋体"/>
                <w:sz w:val="21"/>
                <w:szCs w:val="21"/>
              </w:rPr>
              <w:t>2</w:t>
            </w:r>
            <w:r>
              <w:rPr>
                <w:rFonts w:ascii="宋体" w:hAnsi="宋体"/>
                <w:sz w:val="21"/>
                <w:szCs w:val="21"/>
              </w:rPr>
              <w:t>. 密码应避免选用容易猜测的数字或字母组合，例如应避免使用您的出生日期、银行卡号、电话号码、汽车牌号等，以防被他人轻易破解。</w:t>
            </w:r>
            <w:r>
              <w:rPr>
                <w:rFonts w:ascii="宋体" w:hAnsi="宋体"/>
                <w:sz w:val="21"/>
                <w:szCs w:val="21"/>
              </w:rPr>
              <w:br w:type="textWrapping"/>
            </w:r>
            <w:r>
              <w:rPr>
                <w:rFonts w:hint="eastAsia" w:ascii="宋体" w:hAnsi="宋体"/>
                <w:sz w:val="21"/>
                <w:szCs w:val="21"/>
              </w:rPr>
              <w:t>3</w:t>
            </w:r>
            <w:r>
              <w:rPr>
                <w:rFonts w:ascii="宋体" w:hAnsi="宋体"/>
                <w:sz w:val="21"/>
                <w:szCs w:val="21"/>
              </w:rPr>
              <w:t>.网上银行密码是您使用网上银行的重要信息，请您妥善保管。</w:t>
            </w:r>
            <w:r>
              <w:rPr>
                <w:rFonts w:ascii="宋体" w:hAnsi="宋体"/>
                <w:sz w:val="21"/>
                <w:szCs w:val="21"/>
              </w:rPr>
              <w:br w:type="textWrapping"/>
            </w:r>
            <w:r>
              <w:rPr>
                <w:rFonts w:hint="eastAsia" w:ascii="宋体" w:hAnsi="宋体"/>
                <w:sz w:val="21"/>
                <w:szCs w:val="21"/>
              </w:rPr>
              <w:t>4</w:t>
            </w:r>
            <w:r>
              <w:rPr>
                <w:rFonts w:ascii="宋体" w:hAnsi="宋体"/>
                <w:sz w:val="21"/>
                <w:szCs w:val="21"/>
              </w:rPr>
              <w:t>.请不要在公共场所，如网吧、他人电脑上使用该功能。</w:t>
            </w:r>
          </w:p>
          <w:p w14:paraId="11CB5B4A">
            <w:pPr>
              <w:rPr>
                <w:rFonts w:ascii="宋体" w:hAnsi="宋体" w:cs="Arial"/>
                <w:color w:val="000000"/>
                <w:sz w:val="21"/>
                <w:szCs w:val="21"/>
              </w:rPr>
            </w:pPr>
            <w:r>
              <w:rPr>
                <w:rFonts w:hint="eastAsia" w:ascii="宋体" w:hAnsi="宋体"/>
                <w:sz w:val="21"/>
                <w:szCs w:val="21"/>
              </w:rPr>
              <w:t>5.</w:t>
            </w:r>
            <w:r>
              <w:rPr>
                <w:rFonts w:hint="eastAsia" w:ascii="宋体" w:hAnsi="宋体" w:cs="Arial"/>
                <w:color w:val="000000"/>
                <w:sz w:val="21"/>
                <w:szCs w:val="21"/>
              </w:rPr>
              <w:t>带“</w:t>
            </w:r>
            <w:r>
              <w:rPr>
                <w:rFonts w:ascii="宋体" w:hAnsi="宋体"/>
                <w:sz w:val="21"/>
                <w:szCs w:val="21"/>
              </w:rPr>
              <w:t>*</w:t>
            </w:r>
            <w:r>
              <w:rPr>
                <w:rFonts w:hint="eastAsia" w:ascii="宋体" w:hAnsi="宋体"/>
                <w:sz w:val="21"/>
                <w:szCs w:val="21"/>
              </w:rPr>
              <w:t>”的输入项</w:t>
            </w:r>
            <w:r>
              <w:rPr>
                <w:rFonts w:ascii="宋体" w:hAnsi="宋体"/>
                <w:sz w:val="21"/>
                <w:szCs w:val="21"/>
              </w:rPr>
              <w:t>为必输项</w:t>
            </w:r>
            <w:r>
              <w:rPr>
                <w:rFonts w:hint="eastAsia" w:ascii="宋体" w:hAnsi="宋体"/>
                <w:sz w:val="21"/>
                <w:szCs w:val="21"/>
              </w:rPr>
              <w:t>。</w:t>
            </w:r>
          </w:p>
        </w:tc>
      </w:tr>
    </w:tbl>
    <w:p w14:paraId="6C2F1572">
      <w:pPr>
        <w:spacing w:line="360" w:lineRule="auto"/>
        <w:rPr>
          <w:b/>
          <w:sz w:val="21"/>
          <w:szCs w:val="21"/>
        </w:rPr>
      </w:pPr>
      <w:r>
        <w:rPr>
          <w:b/>
          <w:sz w:val="21"/>
          <w:szCs w:val="21"/>
        </w:rPr>
        <w:t>结果页面</w:t>
      </w:r>
    </w:p>
    <w:tbl>
      <w:tblPr>
        <w:tblStyle w:val="48"/>
        <w:tblW w:w="98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5"/>
        <w:gridCol w:w="1906"/>
        <w:gridCol w:w="1218"/>
        <w:gridCol w:w="1184"/>
        <w:gridCol w:w="1068"/>
        <w:gridCol w:w="1068"/>
        <w:gridCol w:w="2915"/>
      </w:tblGrid>
      <w:tr w14:paraId="306F9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 w:type="dxa"/>
            <w:shd w:val="clear" w:color="auto" w:fill="FFCC99"/>
            <w:vAlign w:val="center"/>
          </w:tcPr>
          <w:p w14:paraId="54115B8E">
            <w:pPr>
              <w:rPr>
                <w:rFonts w:ascii="宋体" w:hAnsi="宋体" w:cs="Arial"/>
                <w:b/>
                <w:color w:val="000000"/>
                <w:sz w:val="21"/>
                <w:szCs w:val="21"/>
              </w:rPr>
            </w:pPr>
            <w:r>
              <w:rPr>
                <w:rFonts w:ascii="宋体" w:hAnsi="宋体" w:cs="Arial"/>
                <w:b/>
                <w:color w:val="000000"/>
                <w:sz w:val="21"/>
                <w:szCs w:val="21"/>
              </w:rPr>
              <w:t>序号</w:t>
            </w:r>
          </w:p>
        </w:tc>
        <w:tc>
          <w:tcPr>
            <w:tcW w:w="1906" w:type="dxa"/>
            <w:shd w:val="clear" w:color="auto" w:fill="FFCC99"/>
            <w:vAlign w:val="center"/>
          </w:tcPr>
          <w:p w14:paraId="13E52902">
            <w:pPr>
              <w:rPr>
                <w:rFonts w:ascii="宋体" w:hAnsi="宋体" w:cs="Arial"/>
                <w:b/>
                <w:color w:val="000000"/>
                <w:sz w:val="21"/>
                <w:szCs w:val="21"/>
              </w:rPr>
            </w:pPr>
            <w:r>
              <w:rPr>
                <w:rFonts w:ascii="宋体" w:hAnsi="宋体" w:cs="Arial"/>
                <w:b/>
                <w:color w:val="000000"/>
                <w:sz w:val="21"/>
                <w:szCs w:val="21"/>
              </w:rPr>
              <w:t>名称</w:t>
            </w:r>
          </w:p>
        </w:tc>
        <w:tc>
          <w:tcPr>
            <w:tcW w:w="1218" w:type="dxa"/>
            <w:shd w:val="clear" w:color="auto" w:fill="FFCC99"/>
            <w:vAlign w:val="center"/>
          </w:tcPr>
          <w:p w14:paraId="733F1278">
            <w:pPr>
              <w:rPr>
                <w:rFonts w:ascii="宋体" w:hAnsi="宋体" w:cs="Arial"/>
                <w:b/>
                <w:color w:val="000000"/>
                <w:sz w:val="21"/>
                <w:szCs w:val="21"/>
              </w:rPr>
            </w:pPr>
            <w:r>
              <w:rPr>
                <w:rFonts w:ascii="宋体" w:hAnsi="宋体" w:cs="Arial"/>
                <w:b/>
                <w:color w:val="000000"/>
                <w:sz w:val="21"/>
                <w:szCs w:val="21"/>
              </w:rPr>
              <w:t>输入</w:t>
            </w:r>
            <w:r>
              <w:rPr>
                <w:rFonts w:hint="eastAsia" w:ascii="宋体" w:hAnsi="宋体" w:cs="Arial"/>
                <w:b/>
                <w:color w:val="000000"/>
                <w:sz w:val="21"/>
                <w:szCs w:val="21"/>
              </w:rPr>
              <w:t>/输出</w:t>
            </w:r>
          </w:p>
        </w:tc>
        <w:tc>
          <w:tcPr>
            <w:tcW w:w="1184" w:type="dxa"/>
            <w:shd w:val="clear" w:color="auto" w:fill="FFCC99"/>
            <w:vAlign w:val="center"/>
          </w:tcPr>
          <w:p w14:paraId="3C894EEE">
            <w:pPr>
              <w:rPr>
                <w:rFonts w:ascii="宋体" w:hAnsi="宋体" w:cs="Arial"/>
                <w:b/>
                <w:color w:val="000000"/>
                <w:sz w:val="21"/>
                <w:szCs w:val="21"/>
              </w:rPr>
            </w:pPr>
            <w:r>
              <w:rPr>
                <w:rFonts w:ascii="宋体" w:hAnsi="宋体" w:cs="Arial"/>
                <w:b/>
                <w:color w:val="000000"/>
                <w:sz w:val="21"/>
                <w:szCs w:val="21"/>
              </w:rPr>
              <w:t>缺省值</w:t>
            </w:r>
          </w:p>
        </w:tc>
        <w:tc>
          <w:tcPr>
            <w:tcW w:w="1068" w:type="dxa"/>
            <w:shd w:val="clear" w:color="auto" w:fill="FFCC99"/>
            <w:vAlign w:val="center"/>
          </w:tcPr>
          <w:p w14:paraId="75529A58">
            <w:pPr>
              <w:rPr>
                <w:rFonts w:ascii="宋体" w:hAnsi="宋体" w:cs="Arial"/>
                <w:b/>
                <w:color w:val="000000"/>
                <w:sz w:val="21"/>
                <w:szCs w:val="21"/>
              </w:rPr>
            </w:pPr>
            <w:r>
              <w:rPr>
                <w:rFonts w:hint="eastAsia" w:ascii="宋体" w:hAnsi="宋体" w:cs="Arial"/>
                <w:b/>
                <w:color w:val="000000"/>
                <w:sz w:val="21"/>
                <w:szCs w:val="21"/>
              </w:rPr>
              <w:t>类型/长度</w:t>
            </w:r>
          </w:p>
        </w:tc>
        <w:tc>
          <w:tcPr>
            <w:tcW w:w="1068" w:type="dxa"/>
            <w:shd w:val="clear" w:color="auto" w:fill="FFCC99"/>
            <w:vAlign w:val="center"/>
          </w:tcPr>
          <w:p w14:paraId="5352D723">
            <w:pPr>
              <w:rPr>
                <w:rFonts w:ascii="宋体" w:hAnsi="宋体" w:cs="Arial"/>
                <w:b/>
                <w:color w:val="000000"/>
                <w:sz w:val="21"/>
                <w:szCs w:val="21"/>
              </w:rPr>
            </w:pPr>
            <w:r>
              <w:rPr>
                <w:rFonts w:hint="eastAsia" w:ascii="宋体" w:hAnsi="宋体" w:cs="Arial"/>
                <w:b/>
                <w:color w:val="000000"/>
                <w:sz w:val="21"/>
                <w:szCs w:val="21"/>
              </w:rPr>
              <w:t>是否必输</w:t>
            </w:r>
          </w:p>
        </w:tc>
        <w:tc>
          <w:tcPr>
            <w:tcW w:w="2915" w:type="dxa"/>
            <w:shd w:val="clear" w:color="auto" w:fill="FFCC99"/>
            <w:vAlign w:val="center"/>
          </w:tcPr>
          <w:p w14:paraId="1E8C4694">
            <w:pPr>
              <w:rPr>
                <w:rFonts w:ascii="宋体" w:hAnsi="宋体" w:cs="Arial"/>
                <w:b/>
                <w:color w:val="000000"/>
                <w:sz w:val="21"/>
                <w:szCs w:val="21"/>
              </w:rPr>
            </w:pPr>
            <w:r>
              <w:rPr>
                <w:rFonts w:ascii="宋体" w:hAnsi="宋体" w:cs="Arial"/>
                <w:b/>
                <w:color w:val="000000"/>
                <w:sz w:val="21"/>
                <w:szCs w:val="21"/>
              </w:rPr>
              <w:t>备注</w:t>
            </w:r>
          </w:p>
        </w:tc>
      </w:tr>
      <w:tr w14:paraId="4B48F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trPr>
        <w:tc>
          <w:tcPr>
            <w:tcW w:w="495" w:type="dxa"/>
            <w:vAlign w:val="center"/>
          </w:tcPr>
          <w:p w14:paraId="79E626E4">
            <w:pPr>
              <w:numPr>
                <w:ilvl w:val="0"/>
                <w:numId w:val="9"/>
              </w:numPr>
              <w:ind w:left="420" w:hanging="420"/>
              <w:rPr>
                <w:rFonts w:ascii="宋体" w:hAnsi="宋体"/>
                <w:color w:val="000000"/>
                <w:sz w:val="21"/>
                <w:szCs w:val="21"/>
              </w:rPr>
            </w:pPr>
          </w:p>
        </w:tc>
        <w:tc>
          <w:tcPr>
            <w:tcW w:w="1906" w:type="dxa"/>
            <w:vAlign w:val="center"/>
          </w:tcPr>
          <w:p w14:paraId="0970B36F">
            <w:pPr>
              <w:rPr>
                <w:rFonts w:ascii="宋体" w:hAnsi="宋体" w:cs="Arial"/>
                <w:color w:val="000000"/>
                <w:sz w:val="21"/>
                <w:szCs w:val="21"/>
              </w:rPr>
            </w:pPr>
            <w:r>
              <w:rPr>
                <w:rFonts w:ascii="宋体" w:hAnsi="宋体" w:cs="Arial"/>
                <w:color w:val="000000"/>
                <w:sz w:val="21"/>
                <w:szCs w:val="21"/>
              </w:rPr>
              <w:t>修改结果</w:t>
            </w:r>
          </w:p>
        </w:tc>
        <w:tc>
          <w:tcPr>
            <w:tcW w:w="1218" w:type="dxa"/>
            <w:vAlign w:val="center"/>
          </w:tcPr>
          <w:p w14:paraId="1F902116">
            <w:pPr>
              <w:rPr>
                <w:rFonts w:ascii="宋体" w:hAnsi="宋体"/>
                <w:sz w:val="21"/>
                <w:szCs w:val="21"/>
              </w:rPr>
            </w:pPr>
            <w:r>
              <w:rPr>
                <w:rFonts w:hint="eastAsia" w:ascii="宋体" w:hAnsi="宋体"/>
                <w:sz w:val="21"/>
                <w:szCs w:val="21"/>
              </w:rPr>
              <w:t>文本</w:t>
            </w:r>
          </w:p>
        </w:tc>
        <w:tc>
          <w:tcPr>
            <w:tcW w:w="1184" w:type="dxa"/>
            <w:vAlign w:val="center"/>
          </w:tcPr>
          <w:p w14:paraId="247512A5">
            <w:pPr>
              <w:rPr>
                <w:rFonts w:ascii="宋体" w:hAnsi="宋体" w:cs="Arial"/>
                <w:color w:val="000000"/>
                <w:sz w:val="21"/>
                <w:szCs w:val="21"/>
              </w:rPr>
            </w:pPr>
          </w:p>
        </w:tc>
        <w:tc>
          <w:tcPr>
            <w:tcW w:w="1068" w:type="dxa"/>
            <w:vAlign w:val="center"/>
          </w:tcPr>
          <w:p w14:paraId="078858A4">
            <w:pPr>
              <w:rPr>
                <w:rFonts w:ascii="宋体" w:hAnsi="宋体" w:cs="Arial"/>
                <w:color w:val="000000"/>
                <w:sz w:val="21"/>
                <w:szCs w:val="21"/>
              </w:rPr>
            </w:pPr>
          </w:p>
        </w:tc>
        <w:tc>
          <w:tcPr>
            <w:tcW w:w="1068" w:type="dxa"/>
            <w:vAlign w:val="center"/>
          </w:tcPr>
          <w:p w14:paraId="69DFED48">
            <w:pPr>
              <w:rPr>
                <w:rFonts w:ascii="宋体" w:hAnsi="宋体" w:cs="Arial"/>
                <w:color w:val="000000"/>
                <w:sz w:val="21"/>
                <w:szCs w:val="21"/>
              </w:rPr>
            </w:pPr>
          </w:p>
        </w:tc>
        <w:tc>
          <w:tcPr>
            <w:tcW w:w="2915" w:type="dxa"/>
            <w:vAlign w:val="center"/>
          </w:tcPr>
          <w:p w14:paraId="444D5393">
            <w:pPr>
              <w:rPr>
                <w:rFonts w:ascii="宋体" w:hAnsi="宋体" w:cs="Arial"/>
                <w:b/>
                <w:color w:val="000000"/>
                <w:sz w:val="21"/>
                <w:szCs w:val="21"/>
              </w:rPr>
            </w:pPr>
          </w:p>
        </w:tc>
      </w:tr>
      <w:tr w14:paraId="22100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3C824E66">
            <w:pPr>
              <w:numPr>
                <w:ilvl w:val="0"/>
                <w:numId w:val="9"/>
              </w:numPr>
              <w:ind w:left="420" w:hanging="420"/>
              <w:rPr>
                <w:rFonts w:ascii="宋体" w:hAnsi="宋体"/>
                <w:color w:val="000000"/>
                <w:sz w:val="21"/>
                <w:szCs w:val="21"/>
              </w:rPr>
            </w:pPr>
          </w:p>
        </w:tc>
        <w:tc>
          <w:tcPr>
            <w:tcW w:w="1906" w:type="dxa"/>
            <w:vAlign w:val="center"/>
          </w:tcPr>
          <w:p w14:paraId="00960C62">
            <w:pPr>
              <w:rPr>
                <w:rFonts w:ascii="宋体" w:hAnsi="宋体" w:cs="Arial"/>
                <w:color w:val="000000"/>
                <w:sz w:val="21"/>
                <w:szCs w:val="21"/>
              </w:rPr>
            </w:pPr>
            <w:r>
              <w:rPr>
                <w:rFonts w:hint="eastAsia" w:ascii="宋体" w:hAnsi="宋体" w:cs="Arial"/>
                <w:color w:val="000000"/>
                <w:sz w:val="21"/>
                <w:szCs w:val="21"/>
              </w:rPr>
              <w:t>返回</w:t>
            </w:r>
          </w:p>
        </w:tc>
        <w:tc>
          <w:tcPr>
            <w:tcW w:w="1218" w:type="dxa"/>
            <w:vAlign w:val="center"/>
          </w:tcPr>
          <w:p w14:paraId="41D48547">
            <w:pPr>
              <w:rPr>
                <w:rFonts w:ascii="宋体" w:hAnsi="宋体"/>
                <w:sz w:val="21"/>
                <w:szCs w:val="21"/>
              </w:rPr>
            </w:pPr>
            <w:r>
              <w:rPr>
                <w:rFonts w:hint="eastAsia" w:ascii="宋体" w:hAnsi="宋体"/>
                <w:sz w:val="21"/>
                <w:szCs w:val="21"/>
              </w:rPr>
              <w:t>按钮</w:t>
            </w:r>
          </w:p>
        </w:tc>
        <w:tc>
          <w:tcPr>
            <w:tcW w:w="1184" w:type="dxa"/>
            <w:vAlign w:val="center"/>
          </w:tcPr>
          <w:p w14:paraId="16004E02">
            <w:pPr>
              <w:rPr>
                <w:rFonts w:ascii="宋体" w:hAnsi="宋体" w:cs="Arial"/>
                <w:color w:val="000000"/>
                <w:sz w:val="21"/>
                <w:szCs w:val="21"/>
              </w:rPr>
            </w:pPr>
          </w:p>
        </w:tc>
        <w:tc>
          <w:tcPr>
            <w:tcW w:w="1068" w:type="dxa"/>
            <w:vAlign w:val="center"/>
          </w:tcPr>
          <w:p w14:paraId="53F9CCCD">
            <w:pPr>
              <w:rPr>
                <w:rFonts w:ascii="宋体" w:hAnsi="宋体" w:cs="Arial"/>
                <w:color w:val="000000"/>
                <w:sz w:val="21"/>
                <w:szCs w:val="21"/>
              </w:rPr>
            </w:pPr>
          </w:p>
        </w:tc>
        <w:tc>
          <w:tcPr>
            <w:tcW w:w="1068" w:type="dxa"/>
            <w:vAlign w:val="center"/>
          </w:tcPr>
          <w:p w14:paraId="76685279">
            <w:pPr>
              <w:rPr>
                <w:rFonts w:ascii="宋体" w:hAnsi="宋体" w:cs="Arial"/>
                <w:color w:val="000000"/>
                <w:sz w:val="21"/>
                <w:szCs w:val="21"/>
              </w:rPr>
            </w:pPr>
          </w:p>
        </w:tc>
        <w:tc>
          <w:tcPr>
            <w:tcW w:w="2915" w:type="dxa"/>
            <w:vAlign w:val="center"/>
          </w:tcPr>
          <w:p w14:paraId="1326B2DE">
            <w:pPr>
              <w:rPr>
                <w:rFonts w:ascii="宋体" w:hAnsi="宋体" w:cs="Arial"/>
                <w:b/>
                <w:color w:val="000000"/>
                <w:sz w:val="21"/>
                <w:szCs w:val="21"/>
              </w:rPr>
            </w:pPr>
          </w:p>
        </w:tc>
      </w:tr>
    </w:tbl>
    <w:p w14:paraId="74ABF3CD">
      <w:pPr>
        <w:pStyle w:val="4"/>
        <w:numPr>
          <w:ilvl w:val="0"/>
          <w:numId w:val="0"/>
        </w:numPr>
      </w:pPr>
      <w:bookmarkStart w:id="1041" w:name="_Toc351988622"/>
      <w:r>
        <w:rPr>
          <w:rFonts w:hint="eastAsia"/>
        </w:rPr>
        <w:t>自动签退时间设置页面</w:t>
      </w:r>
      <w:bookmarkEnd w:id="1041"/>
    </w:p>
    <w:p w14:paraId="3628A698">
      <w:pPr>
        <w:spacing w:line="360" w:lineRule="auto"/>
        <w:rPr>
          <w:b/>
          <w:sz w:val="21"/>
          <w:szCs w:val="21"/>
        </w:rPr>
      </w:pPr>
      <w:r>
        <w:rPr>
          <w:rFonts w:hint="eastAsia"/>
          <w:b/>
          <w:sz w:val="21"/>
          <w:szCs w:val="21"/>
        </w:rPr>
        <w:t>输入页面</w:t>
      </w:r>
    </w:p>
    <w:tbl>
      <w:tblPr>
        <w:tblStyle w:val="48"/>
        <w:tblW w:w="98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5"/>
        <w:gridCol w:w="1906"/>
        <w:gridCol w:w="1218"/>
        <w:gridCol w:w="1184"/>
        <w:gridCol w:w="1068"/>
        <w:gridCol w:w="1068"/>
        <w:gridCol w:w="2915"/>
      </w:tblGrid>
      <w:tr w14:paraId="75AE4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 w:type="dxa"/>
            <w:shd w:val="clear" w:color="auto" w:fill="FFCC99"/>
            <w:vAlign w:val="center"/>
          </w:tcPr>
          <w:p w14:paraId="41D9513C">
            <w:pPr>
              <w:rPr>
                <w:rFonts w:ascii="宋体" w:hAnsi="宋体" w:cs="Arial"/>
                <w:b/>
                <w:color w:val="000000"/>
                <w:sz w:val="21"/>
                <w:szCs w:val="21"/>
              </w:rPr>
            </w:pPr>
            <w:r>
              <w:rPr>
                <w:rFonts w:ascii="宋体" w:hAnsi="宋体" w:cs="Arial"/>
                <w:b/>
                <w:color w:val="000000"/>
                <w:sz w:val="21"/>
                <w:szCs w:val="21"/>
              </w:rPr>
              <w:t>序号</w:t>
            </w:r>
          </w:p>
        </w:tc>
        <w:tc>
          <w:tcPr>
            <w:tcW w:w="1906" w:type="dxa"/>
            <w:shd w:val="clear" w:color="auto" w:fill="FFCC99"/>
            <w:vAlign w:val="center"/>
          </w:tcPr>
          <w:p w14:paraId="0AF6AA28">
            <w:pPr>
              <w:rPr>
                <w:rFonts w:ascii="宋体" w:hAnsi="宋体" w:cs="Arial"/>
                <w:b/>
                <w:color w:val="000000"/>
                <w:sz w:val="21"/>
                <w:szCs w:val="21"/>
              </w:rPr>
            </w:pPr>
            <w:r>
              <w:rPr>
                <w:rFonts w:ascii="宋体" w:hAnsi="宋体" w:cs="Arial"/>
                <w:b/>
                <w:color w:val="000000"/>
                <w:sz w:val="21"/>
                <w:szCs w:val="21"/>
              </w:rPr>
              <w:t>名称</w:t>
            </w:r>
          </w:p>
        </w:tc>
        <w:tc>
          <w:tcPr>
            <w:tcW w:w="1218" w:type="dxa"/>
            <w:shd w:val="clear" w:color="auto" w:fill="FFCC99"/>
            <w:vAlign w:val="center"/>
          </w:tcPr>
          <w:p w14:paraId="2886599F">
            <w:pPr>
              <w:rPr>
                <w:rFonts w:ascii="宋体" w:hAnsi="宋体" w:cs="Arial"/>
                <w:b/>
                <w:color w:val="000000"/>
                <w:sz w:val="21"/>
                <w:szCs w:val="21"/>
              </w:rPr>
            </w:pPr>
            <w:r>
              <w:rPr>
                <w:rFonts w:ascii="宋体" w:hAnsi="宋体" w:cs="Arial"/>
                <w:b/>
                <w:color w:val="000000"/>
                <w:sz w:val="21"/>
                <w:szCs w:val="21"/>
              </w:rPr>
              <w:t>输入</w:t>
            </w:r>
            <w:r>
              <w:rPr>
                <w:rFonts w:hint="eastAsia" w:ascii="宋体" w:hAnsi="宋体" w:cs="Arial"/>
                <w:b/>
                <w:color w:val="000000"/>
                <w:sz w:val="21"/>
                <w:szCs w:val="21"/>
              </w:rPr>
              <w:t>/输出</w:t>
            </w:r>
          </w:p>
        </w:tc>
        <w:tc>
          <w:tcPr>
            <w:tcW w:w="1184" w:type="dxa"/>
            <w:shd w:val="clear" w:color="auto" w:fill="FFCC99"/>
            <w:vAlign w:val="center"/>
          </w:tcPr>
          <w:p w14:paraId="06704713">
            <w:pPr>
              <w:rPr>
                <w:rFonts w:ascii="宋体" w:hAnsi="宋体" w:cs="Arial"/>
                <w:b/>
                <w:color w:val="000000"/>
                <w:sz w:val="21"/>
                <w:szCs w:val="21"/>
              </w:rPr>
            </w:pPr>
            <w:r>
              <w:rPr>
                <w:rFonts w:ascii="宋体" w:hAnsi="宋体" w:cs="Arial"/>
                <w:b/>
                <w:color w:val="000000"/>
                <w:sz w:val="21"/>
                <w:szCs w:val="21"/>
              </w:rPr>
              <w:t>缺省值</w:t>
            </w:r>
          </w:p>
        </w:tc>
        <w:tc>
          <w:tcPr>
            <w:tcW w:w="1068" w:type="dxa"/>
            <w:shd w:val="clear" w:color="auto" w:fill="FFCC99"/>
            <w:vAlign w:val="center"/>
          </w:tcPr>
          <w:p w14:paraId="0FC7C695">
            <w:pPr>
              <w:rPr>
                <w:rFonts w:ascii="宋体" w:hAnsi="宋体" w:cs="Arial"/>
                <w:b/>
                <w:color w:val="000000"/>
                <w:sz w:val="21"/>
                <w:szCs w:val="21"/>
              </w:rPr>
            </w:pPr>
            <w:r>
              <w:rPr>
                <w:rFonts w:hint="eastAsia" w:ascii="宋体" w:hAnsi="宋体" w:cs="Arial"/>
                <w:b/>
                <w:color w:val="000000"/>
                <w:sz w:val="21"/>
                <w:szCs w:val="21"/>
              </w:rPr>
              <w:t>类型/长度</w:t>
            </w:r>
          </w:p>
        </w:tc>
        <w:tc>
          <w:tcPr>
            <w:tcW w:w="1068" w:type="dxa"/>
            <w:shd w:val="clear" w:color="auto" w:fill="FFCC99"/>
            <w:vAlign w:val="center"/>
          </w:tcPr>
          <w:p w14:paraId="311BA440">
            <w:pPr>
              <w:rPr>
                <w:rFonts w:ascii="宋体" w:hAnsi="宋体" w:cs="Arial"/>
                <w:b/>
                <w:color w:val="000000"/>
                <w:sz w:val="21"/>
                <w:szCs w:val="21"/>
              </w:rPr>
            </w:pPr>
            <w:r>
              <w:rPr>
                <w:rFonts w:hint="eastAsia" w:ascii="宋体" w:hAnsi="宋体" w:cs="Arial"/>
                <w:b/>
                <w:color w:val="000000"/>
                <w:sz w:val="21"/>
                <w:szCs w:val="21"/>
              </w:rPr>
              <w:t>是否必输</w:t>
            </w:r>
          </w:p>
        </w:tc>
        <w:tc>
          <w:tcPr>
            <w:tcW w:w="2915" w:type="dxa"/>
            <w:shd w:val="clear" w:color="auto" w:fill="FFCC99"/>
            <w:vAlign w:val="center"/>
          </w:tcPr>
          <w:p w14:paraId="5ADF8FAC">
            <w:pPr>
              <w:rPr>
                <w:rFonts w:ascii="宋体" w:hAnsi="宋体" w:cs="Arial"/>
                <w:b/>
                <w:color w:val="000000"/>
                <w:sz w:val="21"/>
                <w:szCs w:val="21"/>
              </w:rPr>
            </w:pPr>
            <w:r>
              <w:rPr>
                <w:rFonts w:ascii="宋体" w:hAnsi="宋体" w:cs="Arial"/>
                <w:b/>
                <w:color w:val="000000"/>
                <w:sz w:val="21"/>
                <w:szCs w:val="21"/>
              </w:rPr>
              <w:t>备注</w:t>
            </w:r>
          </w:p>
        </w:tc>
      </w:tr>
      <w:tr w14:paraId="0E6D5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1819D95A">
            <w:pPr>
              <w:numPr>
                <w:ilvl w:val="0"/>
                <w:numId w:val="211"/>
              </w:numPr>
              <w:rPr>
                <w:rFonts w:ascii="宋体" w:hAnsi="宋体"/>
                <w:color w:val="000000"/>
                <w:sz w:val="21"/>
                <w:szCs w:val="21"/>
              </w:rPr>
            </w:pPr>
          </w:p>
        </w:tc>
        <w:tc>
          <w:tcPr>
            <w:tcW w:w="1906" w:type="dxa"/>
            <w:vAlign w:val="center"/>
          </w:tcPr>
          <w:p w14:paraId="4A89D519">
            <w:pPr>
              <w:rPr>
                <w:rFonts w:ascii="宋体" w:hAnsi="宋体" w:cs="Arial"/>
                <w:color w:val="000000"/>
                <w:sz w:val="21"/>
                <w:szCs w:val="21"/>
              </w:rPr>
            </w:pPr>
            <w:r>
              <w:rPr>
                <w:rFonts w:hint="eastAsia" w:ascii="宋体" w:hAnsi="宋体" w:cs="Arial"/>
                <w:color w:val="000000"/>
                <w:sz w:val="21"/>
                <w:szCs w:val="21"/>
              </w:rPr>
              <w:t>设置自动退出时间</w:t>
            </w:r>
          </w:p>
        </w:tc>
        <w:tc>
          <w:tcPr>
            <w:tcW w:w="1218" w:type="dxa"/>
            <w:vAlign w:val="center"/>
          </w:tcPr>
          <w:p w14:paraId="21B7E870">
            <w:pPr>
              <w:rPr>
                <w:rFonts w:ascii="宋体" w:hAnsi="宋体" w:cs="Arial"/>
                <w:color w:val="000000"/>
                <w:sz w:val="21"/>
                <w:szCs w:val="21"/>
              </w:rPr>
            </w:pPr>
            <w:r>
              <w:rPr>
                <w:rFonts w:hint="eastAsia" w:ascii="宋体" w:hAnsi="宋体" w:cs="Arial"/>
                <w:color w:val="000000"/>
                <w:sz w:val="21"/>
                <w:szCs w:val="21"/>
              </w:rPr>
              <w:t>文本框</w:t>
            </w:r>
          </w:p>
        </w:tc>
        <w:tc>
          <w:tcPr>
            <w:tcW w:w="1184" w:type="dxa"/>
            <w:vAlign w:val="center"/>
          </w:tcPr>
          <w:p w14:paraId="145C9DEA">
            <w:pPr>
              <w:rPr>
                <w:rFonts w:ascii="宋体" w:hAnsi="宋体" w:cs="Arial"/>
                <w:color w:val="000000"/>
                <w:sz w:val="21"/>
                <w:szCs w:val="21"/>
              </w:rPr>
            </w:pPr>
            <w:r>
              <w:rPr>
                <w:rFonts w:hint="eastAsia" w:ascii="宋体" w:hAnsi="宋体" w:cs="Arial"/>
                <w:color w:val="000000"/>
                <w:sz w:val="21"/>
                <w:szCs w:val="21"/>
              </w:rPr>
              <w:t>10分钟</w:t>
            </w:r>
          </w:p>
        </w:tc>
        <w:tc>
          <w:tcPr>
            <w:tcW w:w="1068" w:type="dxa"/>
            <w:vAlign w:val="center"/>
          </w:tcPr>
          <w:p w14:paraId="14EDE244">
            <w:pPr>
              <w:rPr>
                <w:rFonts w:ascii="宋体" w:hAnsi="宋体" w:cs="Arial"/>
                <w:color w:val="000000"/>
                <w:sz w:val="21"/>
                <w:szCs w:val="21"/>
              </w:rPr>
            </w:pPr>
          </w:p>
        </w:tc>
        <w:tc>
          <w:tcPr>
            <w:tcW w:w="1068" w:type="dxa"/>
            <w:vAlign w:val="center"/>
          </w:tcPr>
          <w:p w14:paraId="1D2BE538">
            <w:pPr>
              <w:rPr>
                <w:rFonts w:ascii="宋体" w:hAnsi="宋体" w:cs="Arial"/>
                <w:color w:val="000000"/>
                <w:sz w:val="21"/>
                <w:szCs w:val="21"/>
              </w:rPr>
            </w:pPr>
            <w:r>
              <w:rPr>
                <w:rFonts w:hint="eastAsia" w:ascii="宋体" w:hAnsi="宋体" w:cs="Arial"/>
                <w:color w:val="000000"/>
                <w:sz w:val="21"/>
                <w:szCs w:val="21"/>
              </w:rPr>
              <w:t>是</w:t>
            </w:r>
          </w:p>
        </w:tc>
        <w:tc>
          <w:tcPr>
            <w:tcW w:w="2915" w:type="dxa"/>
            <w:vAlign w:val="center"/>
          </w:tcPr>
          <w:p w14:paraId="0FCFA84F">
            <w:pPr>
              <w:rPr>
                <w:rFonts w:ascii="宋体" w:hAnsi="宋体" w:cs="Arial"/>
                <w:color w:val="000000"/>
                <w:sz w:val="21"/>
                <w:szCs w:val="21"/>
              </w:rPr>
            </w:pPr>
          </w:p>
        </w:tc>
      </w:tr>
      <w:tr w14:paraId="60428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7BA106AD">
            <w:pPr>
              <w:numPr>
                <w:ilvl w:val="0"/>
                <w:numId w:val="211"/>
              </w:numPr>
              <w:rPr>
                <w:rFonts w:ascii="宋体" w:hAnsi="宋体"/>
                <w:color w:val="000000"/>
                <w:sz w:val="21"/>
                <w:szCs w:val="21"/>
              </w:rPr>
            </w:pPr>
          </w:p>
        </w:tc>
        <w:tc>
          <w:tcPr>
            <w:tcW w:w="1906" w:type="dxa"/>
            <w:vAlign w:val="center"/>
          </w:tcPr>
          <w:p w14:paraId="28E42D8E">
            <w:pPr>
              <w:rPr>
                <w:rFonts w:ascii="宋体" w:hAnsi="宋体" w:cs="Arial"/>
                <w:color w:val="000000"/>
                <w:sz w:val="21"/>
                <w:szCs w:val="21"/>
              </w:rPr>
            </w:pPr>
            <w:r>
              <w:rPr>
                <w:rFonts w:hint="eastAsia" w:ascii="宋体" w:hAnsi="宋体" w:cs="Arial"/>
                <w:color w:val="000000"/>
                <w:sz w:val="21"/>
                <w:szCs w:val="21"/>
              </w:rPr>
              <w:t>确认</w:t>
            </w:r>
          </w:p>
        </w:tc>
        <w:tc>
          <w:tcPr>
            <w:tcW w:w="1218" w:type="dxa"/>
            <w:vAlign w:val="center"/>
          </w:tcPr>
          <w:p w14:paraId="1E0B7237">
            <w:pPr>
              <w:rPr>
                <w:rFonts w:ascii="宋体" w:hAnsi="宋体" w:cs="Arial"/>
                <w:color w:val="000000"/>
                <w:sz w:val="21"/>
                <w:szCs w:val="21"/>
              </w:rPr>
            </w:pPr>
            <w:r>
              <w:rPr>
                <w:rFonts w:hint="eastAsia" w:ascii="宋体" w:hAnsi="宋体" w:cs="Arial"/>
                <w:color w:val="000000"/>
                <w:sz w:val="21"/>
                <w:szCs w:val="21"/>
              </w:rPr>
              <w:t>按钮</w:t>
            </w:r>
          </w:p>
        </w:tc>
        <w:tc>
          <w:tcPr>
            <w:tcW w:w="1184" w:type="dxa"/>
            <w:vAlign w:val="center"/>
          </w:tcPr>
          <w:p w14:paraId="067F9BDC">
            <w:pPr>
              <w:rPr>
                <w:rFonts w:ascii="宋体" w:hAnsi="宋体" w:cs="Arial"/>
                <w:color w:val="000000"/>
                <w:sz w:val="21"/>
                <w:szCs w:val="21"/>
              </w:rPr>
            </w:pPr>
          </w:p>
        </w:tc>
        <w:tc>
          <w:tcPr>
            <w:tcW w:w="1068" w:type="dxa"/>
            <w:vAlign w:val="center"/>
          </w:tcPr>
          <w:p w14:paraId="4B953584">
            <w:pPr>
              <w:rPr>
                <w:rFonts w:ascii="宋体" w:hAnsi="宋体" w:cs="Arial"/>
                <w:color w:val="000000"/>
                <w:sz w:val="21"/>
                <w:szCs w:val="21"/>
              </w:rPr>
            </w:pPr>
          </w:p>
        </w:tc>
        <w:tc>
          <w:tcPr>
            <w:tcW w:w="1068" w:type="dxa"/>
            <w:vAlign w:val="center"/>
          </w:tcPr>
          <w:p w14:paraId="24240D27">
            <w:pPr>
              <w:rPr>
                <w:rFonts w:ascii="宋体" w:hAnsi="宋体" w:cs="Arial"/>
                <w:color w:val="000000"/>
                <w:sz w:val="21"/>
                <w:szCs w:val="21"/>
              </w:rPr>
            </w:pPr>
          </w:p>
        </w:tc>
        <w:tc>
          <w:tcPr>
            <w:tcW w:w="2915" w:type="dxa"/>
            <w:vAlign w:val="center"/>
          </w:tcPr>
          <w:p w14:paraId="78049716">
            <w:pPr>
              <w:rPr>
                <w:rFonts w:ascii="宋体" w:hAnsi="宋体" w:cs="Arial"/>
                <w:color w:val="000000"/>
                <w:sz w:val="21"/>
                <w:szCs w:val="21"/>
              </w:rPr>
            </w:pPr>
          </w:p>
        </w:tc>
      </w:tr>
      <w:tr w14:paraId="7DE7D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9854" w:type="dxa"/>
            <w:gridSpan w:val="7"/>
            <w:vAlign w:val="center"/>
          </w:tcPr>
          <w:p w14:paraId="71DA087F">
            <w:pPr>
              <w:rPr>
                <w:rFonts w:ascii="宋体" w:hAnsi="宋体" w:cs="Arial"/>
                <w:color w:val="000000"/>
                <w:sz w:val="21"/>
                <w:szCs w:val="21"/>
              </w:rPr>
            </w:pPr>
            <w:r>
              <w:rPr>
                <w:rFonts w:hint="eastAsia" w:ascii="宋体" w:hAnsi="宋体" w:cs="Arial"/>
                <w:color w:val="000000"/>
                <w:sz w:val="21"/>
                <w:szCs w:val="21"/>
              </w:rPr>
              <w:t>温馨提示：</w:t>
            </w:r>
          </w:p>
        </w:tc>
      </w:tr>
      <w:tr w14:paraId="7D3DA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9854" w:type="dxa"/>
            <w:gridSpan w:val="7"/>
            <w:vAlign w:val="center"/>
          </w:tcPr>
          <w:p w14:paraId="3B5E2C93">
            <w:pPr>
              <w:rPr>
                <w:rFonts w:ascii="宋体" w:hAnsi="宋体" w:cs="Arial"/>
                <w:color w:val="000000"/>
                <w:sz w:val="21"/>
                <w:szCs w:val="21"/>
              </w:rPr>
            </w:pPr>
            <w:r>
              <w:rPr>
                <w:rFonts w:hint="eastAsia" w:ascii="宋体" w:hAnsi="宋体" w:cs="Arial"/>
                <w:color w:val="000000"/>
                <w:sz w:val="21"/>
                <w:szCs w:val="21"/>
              </w:rPr>
              <w:t>设置范围为2-15分钟，如果不输入，则默认为10分钟</w:t>
            </w:r>
          </w:p>
        </w:tc>
      </w:tr>
    </w:tbl>
    <w:p w14:paraId="7C558F34">
      <w:pPr>
        <w:spacing w:line="360" w:lineRule="auto"/>
        <w:rPr>
          <w:b/>
          <w:sz w:val="21"/>
          <w:szCs w:val="21"/>
        </w:rPr>
      </w:pPr>
      <w:r>
        <w:rPr>
          <w:rFonts w:hint="eastAsia"/>
          <w:b/>
          <w:sz w:val="21"/>
          <w:szCs w:val="21"/>
        </w:rPr>
        <w:t>验证私密问题页面</w:t>
      </w:r>
    </w:p>
    <w:tbl>
      <w:tblPr>
        <w:tblStyle w:val="48"/>
        <w:tblW w:w="98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2"/>
        <w:gridCol w:w="1874"/>
        <w:gridCol w:w="1186"/>
        <w:gridCol w:w="1151"/>
        <w:gridCol w:w="1478"/>
        <w:gridCol w:w="1033"/>
        <w:gridCol w:w="2705"/>
      </w:tblGrid>
      <w:tr w14:paraId="3660B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 w:type="dxa"/>
            <w:shd w:val="clear" w:color="auto" w:fill="FFCC99"/>
            <w:vAlign w:val="center"/>
          </w:tcPr>
          <w:p w14:paraId="0D050F0E">
            <w:pPr>
              <w:rPr>
                <w:rFonts w:ascii="宋体" w:hAnsi="宋体" w:cs="Arial"/>
                <w:b/>
                <w:color w:val="000000"/>
                <w:sz w:val="21"/>
                <w:szCs w:val="21"/>
              </w:rPr>
            </w:pPr>
            <w:r>
              <w:rPr>
                <w:rFonts w:ascii="宋体" w:hAnsi="宋体" w:cs="Arial"/>
                <w:b/>
                <w:color w:val="000000"/>
                <w:sz w:val="21"/>
                <w:szCs w:val="21"/>
              </w:rPr>
              <w:t>序号</w:t>
            </w:r>
          </w:p>
        </w:tc>
        <w:tc>
          <w:tcPr>
            <w:tcW w:w="1874" w:type="dxa"/>
            <w:shd w:val="clear" w:color="auto" w:fill="FFCC99"/>
            <w:vAlign w:val="center"/>
          </w:tcPr>
          <w:p w14:paraId="4ACF75A8">
            <w:pPr>
              <w:rPr>
                <w:rFonts w:ascii="宋体" w:hAnsi="宋体" w:cs="Arial"/>
                <w:b/>
                <w:color w:val="000000"/>
                <w:sz w:val="21"/>
                <w:szCs w:val="21"/>
              </w:rPr>
            </w:pPr>
            <w:r>
              <w:rPr>
                <w:rFonts w:ascii="宋体" w:hAnsi="宋体" w:cs="Arial"/>
                <w:b/>
                <w:color w:val="000000"/>
                <w:sz w:val="21"/>
                <w:szCs w:val="21"/>
              </w:rPr>
              <w:t>名称</w:t>
            </w:r>
          </w:p>
        </w:tc>
        <w:tc>
          <w:tcPr>
            <w:tcW w:w="1186" w:type="dxa"/>
            <w:shd w:val="clear" w:color="auto" w:fill="FFCC99"/>
            <w:vAlign w:val="center"/>
          </w:tcPr>
          <w:p w14:paraId="52590605">
            <w:pPr>
              <w:rPr>
                <w:rFonts w:ascii="宋体" w:hAnsi="宋体" w:cs="Arial"/>
                <w:b/>
                <w:color w:val="000000"/>
                <w:sz w:val="21"/>
                <w:szCs w:val="21"/>
              </w:rPr>
            </w:pPr>
            <w:r>
              <w:rPr>
                <w:rFonts w:ascii="宋体" w:hAnsi="宋体" w:cs="Arial"/>
                <w:b/>
                <w:color w:val="000000"/>
                <w:sz w:val="21"/>
                <w:szCs w:val="21"/>
              </w:rPr>
              <w:t>输入</w:t>
            </w:r>
            <w:r>
              <w:rPr>
                <w:rFonts w:hint="eastAsia" w:ascii="宋体" w:hAnsi="宋体" w:cs="Arial"/>
                <w:b/>
                <w:color w:val="000000"/>
                <w:sz w:val="21"/>
                <w:szCs w:val="21"/>
              </w:rPr>
              <w:t>/输出</w:t>
            </w:r>
          </w:p>
        </w:tc>
        <w:tc>
          <w:tcPr>
            <w:tcW w:w="1151" w:type="dxa"/>
            <w:shd w:val="clear" w:color="auto" w:fill="FFCC99"/>
            <w:vAlign w:val="center"/>
          </w:tcPr>
          <w:p w14:paraId="029A3C28">
            <w:pPr>
              <w:rPr>
                <w:rFonts w:ascii="宋体" w:hAnsi="宋体" w:cs="Arial"/>
                <w:b/>
                <w:color w:val="000000"/>
                <w:sz w:val="21"/>
                <w:szCs w:val="21"/>
              </w:rPr>
            </w:pPr>
            <w:r>
              <w:rPr>
                <w:rFonts w:ascii="宋体" w:hAnsi="宋体" w:cs="Arial"/>
                <w:b/>
                <w:color w:val="000000"/>
                <w:sz w:val="21"/>
                <w:szCs w:val="21"/>
              </w:rPr>
              <w:t>缺省值</w:t>
            </w:r>
          </w:p>
        </w:tc>
        <w:tc>
          <w:tcPr>
            <w:tcW w:w="1478" w:type="dxa"/>
            <w:shd w:val="clear" w:color="auto" w:fill="FFCC99"/>
            <w:vAlign w:val="center"/>
          </w:tcPr>
          <w:p w14:paraId="5C13C279">
            <w:pPr>
              <w:rPr>
                <w:rFonts w:ascii="宋体" w:hAnsi="宋体" w:cs="Arial"/>
                <w:b/>
                <w:color w:val="000000"/>
                <w:sz w:val="21"/>
                <w:szCs w:val="21"/>
              </w:rPr>
            </w:pPr>
            <w:r>
              <w:rPr>
                <w:rFonts w:hint="eastAsia" w:ascii="宋体" w:hAnsi="宋体" w:cs="Arial"/>
                <w:b/>
                <w:color w:val="000000"/>
                <w:sz w:val="21"/>
                <w:szCs w:val="21"/>
              </w:rPr>
              <w:t>类型/长度</w:t>
            </w:r>
          </w:p>
        </w:tc>
        <w:tc>
          <w:tcPr>
            <w:tcW w:w="1033" w:type="dxa"/>
            <w:shd w:val="clear" w:color="auto" w:fill="FFCC99"/>
            <w:vAlign w:val="center"/>
          </w:tcPr>
          <w:p w14:paraId="36D9ECBF">
            <w:pPr>
              <w:rPr>
                <w:rFonts w:ascii="宋体" w:hAnsi="宋体" w:cs="Arial"/>
                <w:b/>
                <w:color w:val="000000"/>
                <w:sz w:val="21"/>
                <w:szCs w:val="21"/>
              </w:rPr>
            </w:pPr>
            <w:r>
              <w:rPr>
                <w:rFonts w:hint="eastAsia" w:ascii="宋体" w:hAnsi="宋体" w:cs="Arial"/>
                <w:b/>
                <w:color w:val="000000"/>
                <w:sz w:val="21"/>
                <w:szCs w:val="21"/>
              </w:rPr>
              <w:t>是否必输</w:t>
            </w:r>
          </w:p>
        </w:tc>
        <w:tc>
          <w:tcPr>
            <w:tcW w:w="2705" w:type="dxa"/>
            <w:shd w:val="clear" w:color="auto" w:fill="FFCC99"/>
            <w:vAlign w:val="center"/>
          </w:tcPr>
          <w:p w14:paraId="72CBEEE4">
            <w:pPr>
              <w:rPr>
                <w:rFonts w:ascii="宋体" w:hAnsi="宋体" w:cs="Arial"/>
                <w:b/>
                <w:color w:val="000000"/>
                <w:sz w:val="21"/>
                <w:szCs w:val="21"/>
              </w:rPr>
            </w:pPr>
            <w:r>
              <w:rPr>
                <w:rFonts w:ascii="宋体" w:hAnsi="宋体" w:cs="Arial"/>
                <w:b/>
                <w:color w:val="000000"/>
                <w:sz w:val="21"/>
                <w:szCs w:val="21"/>
              </w:rPr>
              <w:t>备注</w:t>
            </w:r>
          </w:p>
        </w:tc>
      </w:tr>
      <w:tr w14:paraId="2020F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62" w:type="dxa"/>
            <w:vAlign w:val="center"/>
          </w:tcPr>
          <w:p w14:paraId="03CD8E89">
            <w:pPr>
              <w:numPr>
                <w:ilvl w:val="0"/>
                <w:numId w:val="212"/>
              </w:numPr>
              <w:rPr>
                <w:rFonts w:ascii="宋体" w:hAnsi="宋体"/>
                <w:color w:val="000000"/>
                <w:sz w:val="21"/>
                <w:szCs w:val="21"/>
              </w:rPr>
            </w:pPr>
          </w:p>
        </w:tc>
        <w:tc>
          <w:tcPr>
            <w:tcW w:w="1874" w:type="dxa"/>
            <w:vAlign w:val="center"/>
          </w:tcPr>
          <w:p w14:paraId="7EF90A42">
            <w:pPr>
              <w:rPr>
                <w:rFonts w:ascii="宋体" w:hAnsi="宋体" w:cs="Arial"/>
                <w:color w:val="000000"/>
                <w:sz w:val="21"/>
                <w:szCs w:val="21"/>
              </w:rPr>
            </w:pPr>
            <w:r>
              <w:rPr>
                <w:rFonts w:hint="eastAsia" w:ascii="宋体" w:hAnsi="宋体" w:cs="Arial"/>
                <w:sz w:val="21"/>
                <w:szCs w:val="21"/>
              </w:rPr>
              <w:t>私密问题</w:t>
            </w:r>
          </w:p>
        </w:tc>
        <w:tc>
          <w:tcPr>
            <w:tcW w:w="1186" w:type="dxa"/>
            <w:vAlign w:val="center"/>
          </w:tcPr>
          <w:p w14:paraId="21022509">
            <w:pPr>
              <w:rPr>
                <w:rFonts w:ascii="宋体" w:hAnsi="宋体" w:cs="Arial"/>
                <w:color w:val="000000"/>
                <w:sz w:val="21"/>
                <w:szCs w:val="21"/>
              </w:rPr>
            </w:pPr>
            <w:r>
              <w:rPr>
                <w:rFonts w:hint="eastAsia" w:ascii="宋体" w:hAnsi="宋体" w:cs="Arial"/>
                <w:color w:val="000000"/>
                <w:sz w:val="21"/>
                <w:szCs w:val="21"/>
              </w:rPr>
              <w:t>文本</w:t>
            </w:r>
          </w:p>
        </w:tc>
        <w:tc>
          <w:tcPr>
            <w:tcW w:w="1151" w:type="dxa"/>
            <w:vAlign w:val="center"/>
          </w:tcPr>
          <w:p w14:paraId="6CB10008">
            <w:pPr>
              <w:rPr>
                <w:rFonts w:ascii="宋体" w:hAnsi="宋体" w:cs="Arial"/>
                <w:color w:val="000000"/>
                <w:sz w:val="21"/>
                <w:szCs w:val="21"/>
              </w:rPr>
            </w:pPr>
          </w:p>
        </w:tc>
        <w:tc>
          <w:tcPr>
            <w:tcW w:w="1478" w:type="dxa"/>
            <w:vAlign w:val="center"/>
          </w:tcPr>
          <w:p w14:paraId="22E21FF8">
            <w:pPr>
              <w:rPr>
                <w:rFonts w:ascii="宋体" w:hAnsi="宋体" w:cs="Arial"/>
                <w:color w:val="000000"/>
                <w:sz w:val="21"/>
                <w:szCs w:val="21"/>
              </w:rPr>
            </w:pPr>
          </w:p>
        </w:tc>
        <w:tc>
          <w:tcPr>
            <w:tcW w:w="1033" w:type="dxa"/>
            <w:vAlign w:val="center"/>
          </w:tcPr>
          <w:p w14:paraId="22A1474F">
            <w:pPr>
              <w:rPr>
                <w:rFonts w:ascii="宋体" w:hAnsi="宋体" w:cs="Arial"/>
                <w:color w:val="000000"/>
                <w:sz w:val="21"/>
                <w:szCs w:val="21"/>
              </w:rPr>
            </w:pPr>
          </w:p>
        </w:tc>
        <w:tc>
          <w:tcPr>
            <w:tcW w:w="2705" w:type="dxa"/>
            <w:vAlign w:val="center"/>
          </w:tcPr>
          <w:p w14:paraId="6FF7A322">
            <w:pPr>
              <w:rPr>
                <w:rFonts w:ascii="宋体" w:hAnsi="宋体" w:cs="Arial"/>
                <w:color w:val="000000"/>
                <w:sz w:val="21"/>
                <w:szCs w:val="21"/>
              </w:rPr>
            </w:pPr>
            <w:r>
              <w:rPr>
                <w:rFonts w:hint="eastAsia" w:ascii="宋体" w:hAnsi="宋体" w:cs="Arial"/>
                <w:color w:val="000000"/>
                <w:sz w:val="21"/>
                <w:szCs w:val="21"/>
              </w:rPr>
              <w:t>随机抽取一个问题</w:t>
            </w:r>
          </w:p>
        </w:tc>
      </w:tr>
      <w:tr w14:paraId="1E40F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62" w:type="dxa"/>
            <w:vAlign w:val="center"/>
          </w:tcPr>
          <w:p w14:paraId="2FB4897D">
            <w:pPr>
              <w:numPr>
                <w:ilvl w:val="0"/>
                <w:numId w:val="212"/>
              </w:numPr>
              <w:rPr>
                <w:rFonts w:ascii="宋体" w:hAnsi="宋体"/>
                <w:color w:val="000000"/>
                <w:sz w:val="21"/>
                <w:szCs w:val="21"/>
              </w:rPr>
            </w:pPr>
          </w:p>
        </w:tc>
        <w:tc>
          <w:tcPr>
            <w:tcW w:w="1874" w:type="dxa"/>
            <w:vAlign w:val="center"/>
          </w:tcPr>
          <w:p w14:paraId="0C3EBF9F">
            <w:pPr>
              <w:rPr>
                <w:rFonts w:ascii="宋体" w:hAnsi="宋体" w:cs="Arial"/>
                <w:color w:val="000000"/>
                <w:sz w:val="21"/>
                <w:szCs w:val="21"/>
              </w:rPr>
            </w:pPr>
            <w:r>
              <w:rPr>
                <w:rFonts w:hint="eastAsia" w:ascii="宋体" w:hAnsi="宋体" w:cs="Arial"/>
                <w:sz w:val="21"/>
                <w:szCs w:val="21"/>
              </w:rPr>
              <w:t>问题答案</w:t>
            </w:r>
          </w:p>
        </w:tc>
        <w:tc>
          <w:tcPr>
            <w:tcW w:w="1186" w:type="dxa"/>
            <w:vAlign w:val="center"/>
          </w:tcPr>
          <w:p w14:paraId="6AC9B8E6">
            <w:pPr>
              <w:rPr>
                <w:rFonts w:ascii="宋体" w:hAnsi="宋体" w:cs="Arial"/>
                <w:color w:val="000000"/>
                <w:sz w:val="21"/>
                <w:szCs w:val="21"/>
              </w:rPr>
            </w:pPr>
            <w:r>
              <w:rPr>
                <w:rFonts w:hint="eastAsia" w:ascii="宋体" w:hAnsi="宋体" w:cs="Arial"/>
                <w:color w:val="000000"/>
                <w:sz w:val="21"/>
                <w:szCs w:val="21"/>
              </w:rPr>
              <w:t>文本框</w:t>
            </w:r>
          </w:p>
        </w:tc>
        <w:tc>
          <w:tcPr>
            <w:tcW w:w="1151" w:type="dxa"/>
            <w:vAlign w:val="center"/>
          </w:tcPr>
          <w:p w14:paraId="7599BB6F">
            <w:pPr>
              <w:rPr>
                <w:rFonts w:ascii="宋体" w:hAnsi="宋体" w:cs="Arial"/>
                <w:color w:val="000000"/>
                <w:sz w:val="21"/>
                <w:szCs w:val="21"/>
              </w:rPr>
            </w:pPr>
          </w:p>
        </w:tc>
        <w:tc>
          <w:tcPr>
            <w:tcW w:w="1478" w:type="dxa"/>
            <w:vAlign w:val="center"/>
          </w:tcPr>
          <w:p w14:paraId="7433CEEC">
            <w:pPr>
              <w:rPr>
                <w:rFonts w:ascii="宋体" w:hAnsi="宋体" w:cs="Arial"/>
                <w:color w:val="000000"/>
                <w:sz w:val="21"/>
                <w:szCs w:val="21"/>
              </w:rPr>
            </w:pPr>
            <w:r>
              <w:rPr>
                <w:rFonts w:hint="eastAsia" w:ascii="宋体" w:hAnsi="宋体" w:cs="Arial"/>
                <w:sz w:val="21"/>
                <w:szCs w:val="21"/>
              </w:rPr>
              <w:t>C/50</w:t>
            </w:r>
          </w:p>
        </w:tc>
        <w:tc>
          <w:tcPr>
            <w:tcW w:w="1033" w:type="dxa"/>
            <w:vAlign w:val="center"/>
          </w:tcPr>
          <w:p w14:paraId="13AFB639">
            <w:pPr>
              <w:rPr>
                <w:rFonts w:ascii="宋体" w:hAnsi="宋体" w:cs="Arial"/>
                <w:color w:val="000000"/>
                <w:sz w:val="21"/>
                <w:szCs w:val="21"/>
              </w:rPr>
            </w:pPr>
            <w:r>
              <w:rPr>
                <w:rFonts w:hint="eastAsia" w:ascii="宋体" w:hAnsi="宋体" w:cs="Arial"/>
                <w:color w:val="000000"/>
                <w:sz w:val="21"/>
                <w:szCs w:val="21"/>
              </w:rPr>
              <w:t>是</w:t>
            </w:r>
          </w:p>
        </w:tc>
        <w:tc>
          <w:tcPr>
            <w:tcW w:w="2705" w:type="dxa"/>
            <w:vAlign w:val="center"/>
          </w:tcPr>
          <w:p w14:paraId="3C170277">
            <w:pPr>
              <w:rPr>
                <w:rFonts w:ascii="宋体" w:hAnsi="宋体" w:cs="Arial"/>
                <w:color w:val="000000"/>
                <w:sz w:val="21"/>
                <w:szCs w:val="21"/>
              </w:rPr>
            </w:pPr>
          </w:p>
        </w:tc>
      </w:tr>
      <w:tr w14:paraId="1F97F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62" w:type="dxa"/>
            <w:vAlign w:val="center"/>
          </w:tcPr>
          <w:p w14:paraId="59048940">
            <w:pPr>
              <w:numPr>
                <w:ilvl w:val="0"/>
                <w:numId w:val="212"/>
              </w:numPr>
              <w:rPr>
                <w:rFonts w:ascii="宋体" w:hAnsi="宋体"/>
                <w:color w:val="000000"/>
                <w:sz w:val="21"/>
                <w:szCs w:val="21"/>
              </w:rPr>
            </w:pPr>
          </w:p>
        </w:tc>
        <w:tc>
          <w:tcPr>
            <w:tcW w:w="1874" w:type="dxa"/>
            <w:vAlign w:val="center"/>
          </w:tcPr>
          <w:p w14:paraId="55FF6E5E">
            <w:pPr>
              <w:rPr>
                <w:rFonts w:ascii="宋体" w:hAnsi="宋体" w:cs="Arial"/>
                <w:color w:val="000000"/>
                <w:sz w:val="21"/>
                <w:szCs w:val="21"/>
              </w:rPr>
            </w:pPr>
            <w:r>
              <w:rPr>
                <w:rFonts w:hint="eastAsia" w:ascii="宋体" w:hAnsi="宋体" w:cs="Arial"/>
                <w:sz w:val="21"/>
                <w:szCs w:val="21"/>
              </w:rPr>
              <w:t>确认</w:t>
            </w:r>
          </w:p>
        </w:tc>
        <w:tc>
          <w:tcPr>
            <w:tcW w:w="1186" w:type="dxa"/>
            <w:vAlign w:val="center"/>
          </w:tcPr>
          <w:p w14:paraId="35F457EE">
            <w:pPr>
              <w:rPr>
                <w:rFonts w:ascii="宋体" w:hAnsi="宋体" w:cs="Arial"/>
                <w:color w:val="000000"/>
                <w:sz w:val="21"/>
                <w:szCs w:val="21"/>
              </w:rPr>
            </w:pPr>
            <w:r>
              <w:rPr>
                <w:rFonts w:hint="eastAsia" w:ascii="宋体" w:hAnsi="宋体" w:cs="Arial"/>
                <w:color w:val="000000"/>
                <w:sz w:val="21"/>
                <w:szCs w:val="21"/>
              </w:rPr>
              <w:t>按钮</w:t>
            </w:r>
          </w:p>
        </w:tc>
        <w:tc>
          <w:tcPr>
            <w:tcW w:w="1151" w:type="dxa"/>
            <w:vAlign w:val="center"/>
          </w:tcPr>
          <w:p w14:paraId="365513A2">
            <w:pPr>
              <w:rPr>
                <w:rFonts w:ascii="宋体" w:hAnsi="宋体" w:cs="Arial"/>
                <w:color w:val="000000"/>
                <w:sz w:val="21"/>
                <w:szCs w:val="21"/>
              </w:rPr>
            </w:pPr>
          </w:p>
        </w:tc>
        <w:tc>
          <w:tcPr>
            <w:tcW w:w="1478" w:type="dxa"/>
            <w:vAlign w:val="center"/>
          </w:tcPr>
          <w:p w14:paraId="656378DD">
            <w:pPr>
              <w:rPr>
                <w:rFonts w:ascii="宋体" w:hAnsi="宋体" w:cs="Arial"/>
                <w:color w:val="000000"/>
                <w:sz w:val="21"/>
                <w:szCs w:val="21"/>
              </w:rPr>
            </w:pPr>
          </w:p>
        </w:tc>
        <w:tc>
          <w:tcPr>
            <w:tcW w:w="1033" w:type="dxa"/>
            <w:vAlign w:val="center"/>
          </w:tcPr>
          <w:p w14:paraId="066FBE7F">
            <w:pPr>
              <w:rPr>
                <w:rFonts w:ascii="宋体" w:hAnsi="宋体" w:cs="Arial"/>
                <w:color w:val="000000"/>
                <w:sz w:val="21"/>
                <w:szCs w:val="21"/>
              </w:rPr>
            </w:pPr>
          </w:p>
        </w:tc>
        <w:tc>
          <w:tcPr>
            <w:tcW w:w="2705" w:type="dxa"/>
            <w:vAlign w:val="center"/>
          </w:tcPr>
          <w:p w14:paraId="3F90C3B5">
            <w:pPr>
              <w:rPr>
                <w:rFonts w:ascii="宋体" w:hAnsi="宋体" w:cs="Arial"/>
                <w:color w:val="000000"/>
                <w:sz w:val="21"/>
                <w:szCs w:val="21"/>
              </w:rPr>
            </w:pPr>
          </w:p>
        </w:tc>
      </w:tr>
      <w:tr w14:paraId="5BC92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62" w:type="dxa"/>
            <w:vAlign w:val="center"/>
          </w:tcPr>
          <w:p w14:paraId="3F4DB67F">
            <w:pPr>
              <w:numPr>
                <w:ilvl w:val="0"/>
                <w:numId w:val="212"/>
              </w:numPr>
              <w:rPr>
                <w:rFonts w:ascii="宋体" w:hAnsi="宋体"/>
                <w:color w:val="000000"/>
                <w:sz w:val="21"/>
                <w:szCs w:val="21"/>
              </w:rPr>
            </w:pPr>
          </w:p>
        </w:tc>
        <w:tc>
          <w:tcPr>
            <w:tcW w:w="1874" w:type="dxa"/>
            <w:vAlign w:val="center"/>
          </w:tcPr>
          <w:p w14:paraId="554308B3">
            <w:pPr>
              <w:rPr>
                <w:rFonts w:ascii="宋体" w:hAnsi="宋体" w:cs="Arial"/>
                <w:sz w:val="21"/>
                <w:szCs w:val="21"/>
              </w:rPr>
            </w:pPr>
            <w:r>
              <w:rPr>
                <w:rFonts w:hint="eastAsia" w:ascii="宋体" w:hAnsi="宋体" w:cs="Arial"/>
                <w:sz w:val="21"/>
                <w:szCs w:val="21"/>
              </w:rPr>
              <w:t>取消</w:t>
            </w:r>
          </w:p>
        </w:tc>
        <w:tc>
          <w:tcPr>
            <w:tcW w:w="1186" w:type="dxa"/>
            <w:vAlign w:val="center"/>
          </w:tcPr>
          <w:p w14:paraId="2766A05E">
            <w:pPr>
              <w:rPr>
                <w:rFonts w:ascii="宋体" w:hAnsi="宋体" w:cs="Arial"/>
                <w:color w:val="000000"/>
                <w:sz w:val="21"/>
                <w:szCs w:val="21"/>
              </w:rPr>
            </w:pPr>
            <w:r>
              <w:rPr>
                <w:rFonts w:hint="eastAsia" w:ascii="宋体" w:hAnsi="宋体" w:cs="Arial"/>
                <w:color w:val="000000"/>
                <w:sz w:val="21"/>
                <w:szCs w:val="21"/>
              </w:rPr>
              <w:t>按钮</w:t>
            </w:r>
          </w:p>
        </w:tc>
        <w:tc>
          <w:tcPr>
            <w:tcW w:w="1151" w:type="dxa"/>
            <w:vAlign w:val="center"/>
          </w:tcPr>
          <w:p w14:paraId="29D12DB0">
            <w:pPr>
              <w:rPr>
                <w:rFonts w:ascii="宋体" w:hAnsi="宋体" w:cs="Arial"/>
                <w:color w:val="000000"/>
                <w:sz w:val="21"/>
                <w:szCs w:val="21"/>
              </w:rPr>
            </w:pPr>
          </w:p>
        </w:tc>
        <w:tc>
          <w:tcPr>
            <w:tcW w:w="1478" w:type="dxa"/>
            <w:vAlign w:val="center"/>
          </w:tcPr>
          <w:p w14:paraId="1EC998C2">
            <w:pPr>
              <w:rPr>
                <w:rFonts w:ascii="宋体" w:hAnsi="宋体" w:cs="Arial"/>
                <w:color w:val="000000"/>
                <w:sz w:val="21"/>
                <w:szCs w:val="21"/>
              </w:rPr>
            </w:pPr>
          </w:p>
        </w:tc>
        <w:tc>
          <w:tcPr>
            <w:tcW w:w="1033" w:type="dxa"/>
            <w:vAlign w:val="center"/>
          </w:tcPr>
          <w:p w14:paraId="7F3CFC25">
            <w:pPr>
              <w:rPr>
                <w:rFonts w:ascii="宋体" w:hAnsi="宋体" w:cs="Arial"/>
                <w:color w:val="000000"/>
                <w:sz w:val="21"/>
                <w:szCs w:val="21"/>
              </w:rPr>
            </w:pPr>
          </w:p>
        </w:tc>
        <w:tc>
          <w:tcPr>
            <w:tcW w:w="2705" w:type="dxa"/>
            <w:vAlign w:val="center"/>
          </w:tcPr>
          <w:p w14:paraId="6DFC6F39">
            <w:pPr>
              <w:rPr>
                <w:rFonts w:ascii="宋体" w:hAnsi="宋体" w:cs="Arial"/>
                <w:color w:val="000000"/>
                <w:sz w:val="21"/>
                <w:szCs w:val="21"/>
              </w:rPr>
            </w:pPr>
          </w:p>
        </w:tc>
      </w:tr>
    </w:tbl>
    <w:p w14:paraId="65103965">
      <w:pPr>
        <w:spacing w:line="360" w:lineRule="auto"/>
        <w:rPr>
          <w:b/>
          <w:sz w:val="21"/>
          <w:szCs w:val="21"/>
        </w:rPr>
      </w:pPr>
      <w:r>
        <w:rPr>
          <w:rFonts w:hint="eastAsia"/>
          <w:b/>
          <w:sz w:val="21"/>
          <w:szCs w:val="21"/>
        </w:rPr>
        <w:t>结果页面</w:t>
      </w:r>
    </w:p>
    <w:tbl>
      <w:tblPr>
        <w:tblStyle w:val="48"/>
        <w:tblW w:w="98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5"/>
        <w:gridCol w:w="1906"/>
        <w:gridCol w:w="1218"/>
        <w:gridCol w:w="1184"/>
        <w:gridCol w:w="1068"/>
        <w:gridCol w:w="1068"/>
        <w:gridCol w:w="2915"/>
      </w:tblGrid>
      <w:tr w14:paraId="23667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 w:type="dxa"/>
            <w:shd w:val="clear" w:color="auto" w:fill="FFCC99"/>
            <w:vAlign w:val="center"/>
          </w:tcPr>
          <w:p w14:paraId="62331567">
            <w:pPr>
              <w:rPr>
                <w:rFonts w:ascii="宋体" w:hAnsi="宋体" w:cs="Arial"/>
                <w:b/>
                <w:color w:val="000000"/>
                <w:sz w:val="21"/>
                <w:szCs w:val="21"/>
              </w:rPr>
            </w:pPr>
            <w:r>
              <w:rPr>
                <w:rFonts w:ascii="宋体" w:hAnsi="宋体" w:cs="Arial"/>
                <w:b/>
                <w:color w:val="000000"/>
                <w:sz w:val="21"/>
                <w:szCs w:val="21"/>
              </w:rPr>
              <w:t>序号</w:t>
            </w:r>
          </w:p>
        </w:tc>
        <w:tc>
          <w:tcPr>
            <w:tcW w:w="1906" w:type="dxa"/>
            <w:shd w:val="clear" w:color="auto" w:fill="FFCC99"/>
            <w:vAlign w:val="center"/>
          </w:tcPr>
          <w:p w14:paraId="75E492E6">
            <w:pPr>
              <w:rPr>
                <w:rFonts w:ascii="宋体" w:hAnsi="宋体" w:cs="Arial"/>
                <w:b/>
                <w:color w:val="000000"/>
                <w:sz w:val="21"/>
                <w:szCs w:val="21"/>
              </w:rPr>
            </w:pPr>
            <w:r>
              <w:rPr>
                <w:rFonts w:ascii="宋体" w:hAnsi="宋体" w:cs="Arial"/>
                <w:b/>
                <w:color w:val="000000"/>
                <w:sz w:val="21"/>
                <w:szCs w:val="21"/>
              </w:rPr>
              <w:t>名称</w:t>
            </w:r>
          </w:p>
        </w:tc>
        <w:tc>
          <w:tcPr>
            <w:tcW w:w="1218" w:type="dxa"/>
            <w:shd w:val="clear" w:color="auto" w:fill="FFCC99"/>
            <w:vAlign w:val="center"/>
          </w:tcPr>
          <w:p w14:paraId="05E4A0BD">
            <w:pPr>
              <w:rPr>
                <w:rFonts w:ascii="宋体" w:hAnsi="宋体" w:cs="Arial"/>
                <w:b/>
                <w:color w:val="000000"/>
                <w:sz w:val="21"/>
                <w:szCs w:val="21"/>
              </w:rPr>
            </w:pPr>
            <w:r>
              <w:rPr>
                <w:rFonts w:ascii="宋体" w:hAnsi="宋体" w:cs="Arial"/>
                <w:b/>
                <w:color w:val="000000"/>
                <w:sz w:val="21"/>
                <w:szCs w:val="21"/>
              </w:rPr>
              <w:t>输入</w:t>
            </w:r>
            <w:r>
              <w:rPr>
                <w:rFonts w:hint="eastAsia" w:ascii="宋体" w:hAnsi="宋体" w:cs="Arial"/>
                <w:b/>
                <w:color w:val="000000"/>
                <w:sz w:val="21"/>
                <w:szCs w:val="21"/>
              </w:rPr>
              <w:t>/输出</w:t>
            </w:r>
          </w:p>
        </w:tc>
        <w:tc>
          <w:tcPr>
            <w:tcW w:w="1184" w:type="dxa"/>
            <w:shd w:val="clear" w:color="auto" w:fill="FFCC99"/>
            <w:vAlign w:val="center"/>
          </w:tcPr>
          <w:p w14:paraId="61728407">
            <w:pPr>
              <w:rPr>
                <w:rFonts w:ascii="宋体" w:hAnsi="宋体" w:cs="Arial"/>
                <w:b/>
                <w:color w:val="000000"/>
                <w:sz w:val="21"/>
                <w:szCs w:val="21"/>
              </w:rPr>
            </w:pPr>
            <w:r>
              <w:rPr>
                <w:rFonts w:ascii="宋体" w:hAnsi="宋体" w:cs="Arial"/>
                <w:b/>
                <w:color w:val="000000"/>
                <w:sz w:val="21"/>
                <w:szCs w:val="21"/>
              </w:rPr>
              <w:t>缺省值</w:t>
            </w:r>
          </w:p>
        </w:tc>
        <w:tc>
          <w:tcPr>
            <w:tcW w:w="1068" w:type="dxa"/>
            <w:shd w:val="clear" w:color="auto" w:fill="FFCC99"/>
            <w:vAlign w:val="center"/>
          </w:tcPr>
          <w:p w14:paraId="4DDD9EFB">
            <w:pPr>
              <w:rPr>
                <w:rFonts w:ascii="宋体" w:hAnsi="宋体" w:cs="Arial"/>
                <w:b/>
                <w:color w:val="000000"/>
                <w:sz w:val="21"/>
                <w:szCs w:val="21"/>
              </w:rPr>
            </w:pPr>
            <w:r>
              <w:rPr>
                <w:rFonts w:hint="eastAsia" w:ascii="宋体" w:hAnsi="宋体" w:cs="Arial"/>
                <w:b/>
                <w:color w:val="000000"/>
                <w:sz w:val="21"/>
                <w:szCs w:val="21"/>
              </w:rPr>
              <w:t>类型/长度</w:t>
            </w:r>
          </w:p>
        </w:tc>
        <w:tc>
          <w:tcPr>
            <w:tcW w:w="1068" w:type="dxa"/>
            <w:shd w:val="clear" w:color="auto" w:fill="FFCC99"/>
            <w:vAlign w:val="center"/>
          </w:tcPr>
          <w:p w14:paraId="60B2B995">
            <w:pPr>
              <w:rPr>
                <w:rFonts w:ascii="宋体" w:hAnsi="宋体" w:cs="Arial"/>
                <w:b/>
                <w:color w:val="000000"/>
                <w:sz w:val="21"/>
                <w:szCs w:val="21"/>
              </w:rPr>
            </w:pPr>
            <w:r>
              <w:rPr>
                <w:rFonts w:hint="eastAsia" w:ascii="宋体" w:hAnsi="宋体" w:cs="Arial"/>
                <w:b/>
                <w:color w:val="000000"/>
                <w:sz w:val="21"/>
                <w:szCs w:val="21"/>
              </w:rPr>
              <w:t>是否必输</w:t>
            </w:r>
          </w:p>
        </w:tc>
        <w:tc>
          <w:tcPr>
            <w:tcW w:w="2915" w:type="dxa"/>
            <w:shd w:val="clear" w:color="auto" w:fill="FFCC99"/>
            <w:vAlign w:val="center"/>
          </w:tcPr>
          <w:p w14:paraId="7BA3E00B">
            <w:pPr>
              <w:rPr>
                <w:rFonts w:ascii="宋体" w:hAnsi="宋体" w:cs="Arial"/>
                <w:b/>
                <w:color w:val="000000"/>
                <w:sz w:val="21"/>
                <w:szCs w:val="21"/>
              </w:rPr>
            </w:pPr>
            <w:r>
              <w:rPr>
                <w:rFonts w:ascii="宋体" w:hAnsi="宋体" w:cs="Arial"/>
                <w:b/>
                <w:color w:val="000000"/>
                <w:sz w:val="21"/>
                <w:szCs w:val="21"/>
              </w:rPr>
              <w:t>备注</w:t>
            </w:r>
          </w:p>
        </w:tc>
      </w:tr>
      <w:tr w14:paraId="2B1C8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0321846B">
            <w:pPr>
              <w:numPr>
                <w:ilvl w:val="0"/>
                <w:numId w:val="213"/>
              </w:numPr>
              <w:rPr>
                <w:rFonts w:ascii="宋体" w:hAnsi="宋体"/>
                <w:color w:val="000000"/>
                <w:sz w:val="21"/>
                <w:szCs w:val="21"/>
              </w:rPr>
            </w:pPr>
          </w:p>
        </w:tc>
        <w:tc>
          <w:tcPr>
            <w:tcW w:w="1906" w:type="dxa"/>
            <w:vAlign w:val="center"/>
          </w:tcPr>
          <w:p w14:paraId="25030FCB">
            <w:pPr>
              <w:rPr>
                <w:rFonts w:ascii="宋体" w:hAnsi="宋体" w:cs="Arial"/>
                <w:color w:val="000000"/>
                <w:sz w:val="21"/>
                <w:szCs w:val="21"/>
              </w:rPr>
            </w:pPr>
            <w:r>
              <w:rPr>
                <w:rFonts w:hint="eastAsia" w:ascii="宋体" w:hAnsi="宋体" w:cs="Arial"/>
                <w:color w:val="000000"/>
                <w:sz w:val="21"/>
                <w:szCs w:val="21"/>
              </w:rPr>
              <w:t>操作</w:t>
            </w:r>
            <w:r>
              <w:rPr>
                <w:rFonts w:ascii="宋体" w:hAnsi="宋体" w:cs="Arial"/>
                <w:color w:val="000000"/>
                <w:sz w:val="21"/>
                <w:szCs w:val="21"/>
              </w:rPr>
              <w:t>结果</w:t>
            </w:r>
          </w:p>
        </w:tc>
        <w:tc>
          <w:tcPr>
            <w:tcW w:w="1218" w:type="dxa"/>
            <w:vAlign w:val="center"/>
          </w:tcPr>
          <w:p w14:paraId="5C98F6BF">
            <w:pPr>
              <w:rPr>
                <w:rFonts w:ascii="宋体" w:hAnsi="宋体"/>
                <w:sz w:val="21"/>
                <w:szCs w:val="21"/>
              </w:rPr>
            </w:pPr>
            <w:r>
              <w:rPr>
                <w:rFonts w:hint="eastAsia" w:ascii="宋体" w:hAnsi="宋体"/>
                <w:sz w:val="21"/>
                <w:szCs w:val="21"/>
              </w:rPr>
              <w:t>文本</w:t>
            </w:r>
          </w:p>
        </w:tc>
        <w:tc>
          <w:tcPr>
            <w:tcW w:w="1184" w:type="dxa"/>
            <w:vAlign w:val="center"/>
          </w:tcPr>
          <w:p w14:paraId="39A64C71">
            <w:pPr>
              <w:rPr>
                <w:rFonts w:ascii="宋体" w:hAnsi="宋体" w:cs="Arial"/>
                <w:color w:val="000000"/>
                <w:sz w:val="21"/>
                <w:szCs w:val="21"/>
              </w:rPr>
            </w:pPr>
          </w:p>
        </w:tc>
        <w:tc>
          <w:tcPr>
            <w:tcW w:w="1068" w:type="dxa"/>
            <w:vAlign w:val="center"/>
          </w:tcPr>
          <w:p w14:paraId="02FA0311">
            <w:pPr>
              <w:rPr>
                <w:rFonts w:ascii="宋体" w:hAnsi="宋体" w:cs="Arial"/>
                <w:color w:val="000000"/>
                <w:sz w:val="21"/>
                <w:szCs w:val="21"/>
              </w:rPr>
            </w:pPr>
          </w:p>
        </w:tc>
        <w:tc>
          <w:tcPr>
            <w:tcW w:w="1068" w:type="dxa"/>
            <w:vAlign w:val="center"/>
          </w:tcPr>
          <w:p w14:paraId="61FB4A6C">
            <w:pPr>
              <w:rPr>
                <w:rFonts w:ascii="宋体" w:hAnsi="宋体" w:cs="Arial"/>
                <w:color w:val="000000"/>
                <w:sz w:val="21"/>
                <w:szCs w:val="21"/>
              </w:rPr>
            </w:pPr>
          </w:p>
        </w:tc>
        <w:tc>
          <w:tcPr>
            <w:tcW w:w="2915" w:type="dxa"/>
            <w:vAlign w:val="center"/>
          </w:tcPr>
          <w:p w14:paraId="5B54838F">
            <w:pPr>
              <w:rPr>
                <w:rFonts w:ascii="宋体" w:hAnsi="宋体" w:cs="Arial"/>
                <w:color w:val="000000"/>
                <w:sz w:val="21"/>
                <w:szCs w:val="21"/>
              </w:rPr>
            </w:pPr>
            <w:r>
              <w:rPr>
                <w:rFonts w:hint="eastAsia" w:ascii="宋体" w:hAnsi="宋体" w:cs="Arial"/>
                <w:color w:val="000000"/>
                <w:sz w:val="21"/>
                <w:szCs w:val="21"/>
              </w:rPr>
              <w:t>弹出提示框：退出时间设置成功，需重新登录才能生效。提供“确定”按钮</w:t>
            </w:r>
          </w:p>
        </w:tc>
      </w:tr>
      <w:tr w14:paraId="14EF1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36A57F34">
            <w:pPr>
              <w:numPr>
                <w:ilvl w:val="0"/>
                <w:numId w:val="213"/>
              </w:numPr>
              <w:rPr>
                <w:rFonts w:ascii="宋体" w:hAnsi="宋体"/>
                <w:color w:val="000000"/>
                <w:sz w:val="21"/>
                <w:szCs w:val="21"/>
              </w:rPr>
            </w:pPr>
          </w:p>
        </w:tc>
        <w:tc>
          <w:tcPr>
            <w:tcW w:w="1906" w:type="dxa"/>
            <w:vAlign w:val="center"/>
          </w:tcPr>
          <w:p w14:paraId="647DE8FB">
            <w:pPr>
              <w:rPr>
                <w:rFonts w:ascii="宋体" w:hAnsi="宋体" w:cs="Arial"/>
                <w:color w:val="000000"/>
                <w:sz w:val="21"/>
                <w:szCs w:val="21"/>
              </w:rPr>
            </w:pPr>
            <w:r>
              <w:rPr>
                <w:rFonts w:hint="eastAsia" w:ascii="宋体" w:hAnsi="宋体" w:cs="Arial"/>
                <w:color w:val="000000"/>
                <w:sz w:val="21"/>
                <w:szCs w:val="21"/>
              </w:rPr>
              <w:t>返回</w:t>
            </w:r>
          </w:p>
        </w:tc>
        <w:tc>
          <w:tcPr>
            <w:tcW w:w="1218" w:type="dxa"/>
            <w:vAlign w:val="center"/>
          </w:tcPr>
          <w:p w14:paraId="3CBF1224">
            <w:pPr>
              <w:rPr>
                <w:rFonts w:ascii="宋体" w:hAnsi="宋体"/>
                <w:sz w:val="21"/>
                <w:szCs w:val="21"/>
              </w:rPr>
            </w:pPr>
            <w:r>
              <w:rPr>
                <w:rFonts w:hint="eastAsia" w:ascii="宋体" w:hAnsi="宋体"/>
                <w:sz w:val="21"/>
                <w:szCs w:val="21"/>
              </w:rPr>
              <w:t>按钮</w:t>
            </w:r>
          </w:p>
        </w:tc>
        <w:tc>
          <w:tcPr>
            <w:tcW w:w="1184" w:type="dxa"/>
            <w:vAlign w:val="center"/>
          </w:tcPr>
          <w:p w14:paraId="0A73B34E">
            <w:pPr>
              <w:rPr>
                <w:rFonts w:ascii="宋体" w:hAnsi="宋体" w:cs="Arial"/>
                <w:color w:val="000000"/>
                <w:sz w:val="21"/>
                <w:szCs w:val="21"/>
              </w:rPr>
            </w:pPr>
          </w:p>
        </w:tc>
        <w:tc>
          <w:tcPr>
            <w:tcW w:w="1068" w:type="dxa"/>
            <w:vAlign w:val="center"/>
          </w:tcPr>
          <w:p w14:paraId="65F3B9B3">
            <w:pPr>
              <w:rPr>
                <w:rFonts w:ascii="宋体" w:hAnsi="宋体" w:cs="Arial"/>
                <w:color w:val="000000"/>
                <w:sz w:val="21"/>
                <w:szCs w:val="21"/>
              </w:rPr>
            </w:pPr>
          </w:p>
        </w:tc>
        <w:tc>
          <w:tcPr>
            <w:tcW w:w="1068" w:type="dxa"/>
            <w:vAlign w:val="center"/>
          </w:tcPr>
          <w:p w14:paraId="26E28E9C">
            <w:pPr>
              <w:rPr>
                <w:rFonts w:ascii="宋体" w:hAnsi="宋体" w:cs="Arial"/>
                <w:color w:val="000000"/>
                <w:sz w:val="21"/>
                <w:szCs w:val="21"/>
              </w:rPr>
            </w:pPr>
          </w:p>
        </w:tc>
        <w:tc>
          <w:tcPr>
            <w:tcW w:w="2915" w:type="dxa"/>
            <w:vAlign w:val="center"/>
          </w:tcPr>
          <w:p w14:paraId="72CBD386">
            <w:pPr>
              <w:rPr>
                <w:rFonts w:ascii="宋体" w:hAnsi="宋体" w:cs="Arial"/>
                <w:color w:val="000000"/>
                <w:sz w:val="21"/>
                <w:szCs w:val="21"/>
              </w:rPr>
            </w:pPr>
            <w:r>
              <w:rPr>
                <w:rFonts w:hint="eastAsia" w:ascii="宋体" w:hAnsi="宋体" w:cs="Arial"/>
                <w:color w:val="000000"/>
                <w:sz w:val="21"/>
                <w:szCs w:val="21"/>
              </w:rPr>
              <w:t>返回自动签退时间设置页面</w:t>
            </w:r>
          </w:p>
        </w:tc>
      </w:tr>
    </w:tbl>
    <w:p w14:paraId="29BB2A9B">
      <w:pPr>
        <w:pStyle w:val="4"/>
        <w:numPr>
          <w:ilvl w:val="0"/>
          <w:numId w:val="0"/>
        </w:numPr>
      </w:pPr>
      <w:bookmarkStart w:id="1042" w:name="_Toc351988623"/>
      <w:r>
        <w:rPr>
          <w:rFonts w:hint="eastAsia"/>
        </w:rPr>
        <w:t>暂停网银页面</w:t>
      </w:r>
      <w:bookmarkEnd w:id="1042"/>
    </w:p>
    <w:p w14:paraId="309D2AF7">
      <w:pPr>
        <w:spacing w:line="360" w:lineRule="auto"/>
        <w:rPr>
          <w:b/>
          <w:sz w:val="21"/>
          <w:szCs w:val="21"/>
        </w:rPr>
      </w:pPr>
      <w:r>
        <w:rPr>
          <w:rFonts w:hint="eastAsia"/>
          <w:b/>
          <w:sz w:val="21"/>
          <w:szCs w:val="21"/>
        </w:rPr>
        <w:t>输入页面</w:t>
      </w:r>
    </w:p>
    <w:tbl>
      <w:tblPr>
        <w:tblStyle w:val="48"/>
        <w:tblW w:w="98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5"/>
        <w:gridCol w:w="1906"/>
        <w:gridCol w:w="1218"/>
        <w:gridCol w:w="1184"/>
        <w:gridCol w:w="1068"/>
        <w:gridCol w:w="1068"/>
        <w:gridCol w:w="2915"/>
      </w:tblGrid>
      <w:tr w14:paraId="1C879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 w:type="dxa"/>
            <w:shd w:val="clear" w:color="auto" w:fill="FFCC99"/>
            <w:vAlign w:val="center"/>
          </w:tcPr>
          <w:p w14:paraId="28C1040F">
            <w:pPr>
              <w:rPr>
                <w:rFonts w:ascii="宋体" w:hAnsi="宋体" w:cs="Arial"/>
                <w:b/>
                <w:color w:val="000000"/>
                <w:sz w:val="21"/>
                <w:szCs w:val="21"/>
              </w:rPr>
            </w:pPr>
            <w:r>
              <w:rPr>
                <w:rFonts w:ascii="宋体" w:hAnsi="宋体" w:cs="Arial"/>
                <w:b/>
                <w:color w:val="000000"/>
                <w:sz w:val="21"/>
                <w:szCs w:val="21"/>
              </w:rPr>
              <w:t>序号</w:t>
            </w:r>
          </w:p>
        </w:tc>
        <w:tc>
          <w:tcPr>
            <w:tcW w:w="1906" w:type="dxa"/>
            <w:shd w:val="clear" w:color="auto" w:fill="FFCC99"/>
            <w:vAlign w:val="center"/>
          </w:tcPr>
          <w:p w14:paraId="0E0F253C">
            <w:pPr>
              <w:rPr>
                <w:rFonts w:ascii="宋体" w:hAnsi="宋体" w:cs="Arial"/>
                <w:b/>
                <w:color w:val="000000"/>
                <w:sz w:val="21"/>
                <w:szCs w:val="21"/>
              </w:rPr>
            </w:pPr>
            <w:r>
              <w:rPr>
                <w:rFonts w:ascii="宋体" w:hAnsi="宋体" w:cs="Arial"/>
                <w:b/>
                <w:color w:val="000000"/>
                <w:sz w:val="21"/>
                <w:szCs w:val="21"/>
              </w:rPr>
              <w:t>名称</w:t>
            </w:r>
          </w:p>
        </w:tc>
        <w:tc>
          <w:tcPr>
            <w:tcW w:w="1218" w:type="dxa"/>
            <w:shd w:val="clear" w:color="auto" w:fill="FFCC99"/>
            <w:vAlign w:val="center"/>
          </w:tcPr>
          <w:p w14:paraId="752B4AA9">
            <w:pPr>
              <w:rPr>
                <w:rFonts w:ascii="宋体" w:hAnsi="宋体" w:cs="Arial"/>
                <w:b/>
                <w:color w:val="000000"/>
                <w:sz w:val="21"/>
                <w:szCs w:val="21"/>
              </w:rPr>
            </w:pPr>
            <w:r>
              <w:rPr>
                <w:rFonts w:ascii="宋体" w:hAnsi="宋体" w:cs="Arial"/>
                <w:b/>
                <w:color w:val="000000"/>
                <w:sz w:val="21"/>
                <w:szCs w:val="21"/>
              </w:rPr>
              <w:t>输入</w:t>
            </w:r>
            <w:r>
              <w:rPr>
                <w:rFonts w:hint="eastAsia" w:ascii="宋体" w:hAnsi="宋体" w:cs="Arial"/>
                <w:b/>
                <w:color w:val="000000"/>
                <w:sz w:val="21"/>
                <w:szCs w:val="21"/>
              </w:rPr>
              <w:t>/输出</w:t>
            </w:r>
          </w:p>
        </w:tc>
        <w:tc>
          <w:tcPr>
            <w:tcW w:w="1184" w:type="dxa"/>
            <w:shd w:val="clear" w:color="auto" w:fill="FFCC99"/>
            <w:vAlign w:val="center"/>
          </w:tcPr>
          <w:p w14:paraId="09CCE5ED">
            <w:pPr>
              <w:rPr>
                <w:rFonts w:ascii="宋体" w:hAnsi="宋体" w:cs="Arial"/>
                <w:b/>
                <w:color w:val="000000"/>
                <w:sz w:val="21"/>
                <w:szCs w:val="21"/>
              </w:rPr>
            </w:pPr>
            <w:r>
              <w:rPr>
                <w:rFonts w:ascii="宋体" w:hAnsi="宋体" w:cs="Arial"/>
                <w:b/>
                <w:color w:val="000000"/>
                <w:sz w:val="21"/>
                <w:szCs w:val="21"/>
              </w:rPr>
              <w:t>缺省值</w:t>
            </w:r>
          </w:p>
        </w:tc>
        <w:tc>
          <w:tcPr>
            <w:tcW w:w="1068" w:type="dxa"/>
            <w:shd w:val="clear" w:color="auto" w:fill="FFCC99"/>
            <w:vAlign w:val="center"/>
          </w:tcPr>
          <w:p w14:paraId="4EDBBF0C">
            <w:pPr>
              <w:rPr>
                <w:rFonts w:ascii="宋体" w:hAnsi="宋体" w:cs="Arial"/>
                <w:b/>
                <w:color w:val="000000"/>
                <w:sz w:val="21"/>
                <w:szCs w:val="21"/>
              </w:rPr>
            </w:pPr>
            <w:r>
              <w:rPr>
                <w:rFonts w:hint="eastAsia" w:ascii="宋体" w:hAnsi="宋体" w:cs="Arial"/>
                <w:b/>
                <w:color w:val="000000"/>
                <w:sz w:val="21"/>
                <w:szCs w:val="21"/>
              </w:rPr>
              <w:t>类型/长度</w:t>
            </w:r>
          </w:p>
        </w:tc>
        <w:tc>
          <w:tcPr>
            <w:tcW w:w="1068" w:type="dxa"/>
            <w:shd w:val="clear" w:color="auto" w:fill="FFCC99"/>
            <w:vAlign w:val="center"/>
          </w:tcPr>
          <w:p w14:paraId="561055EC">
            <w:pPr>
              <w:rPr>
                <w:rFonts w:ascii="宋体" w:hAnsi="宋体" w:cs="Arial"/>
                <w:b/>
                <w:color w:val="000000"/>
                <w:sz w:val="21"/>
                <w:szCs w:val="21"/>
              </w:rPr>
            </w:pPr>
            <w:r>
              <w:rPr>
                <w:rFonts w:hint="eastAsia" w:ascii="宋体" w:hAnsi="宋体" w:cs="Arial"/>
                <w:b/>
                <w:color w:val="000000"/>
                <w:sz w:val="21"/>
                <w:szCs w:val="21"/>
              </w:rPr>
              <w:t>是否必输</w:t>
            </w:r>
          </w:p>
        </w:tc>
        <w:tc>
          <w:tcPr>
            <w:tcW w:w="2915" w:type="dxa"/>
            <w:shd w:val="clear" w:color="auto" w:fill="FFCC99"/>
            <w:vAlign w:val="center"/>
          </w:tcPr>
          <w:p w14:paraId="237D6577">
            <w:pPr>
              <w:rPr>
                <w:rFonts w:ascii="宋体" w:hAnsi="宋体" w:cs="Arial"/>
                <w:b/>
                <w:color w:val="000000"/>
                <w:sz w:val="21"/>
                <w:szCs w:val="21"/>
              </w:rPr>
            </w:pPr>
            <w:r>
              <w:rPr>
                <w:rFonts w:ascii="宋体" w:hAnsi="宋体" w:cs="Arial"/>
                <w:b/>
                <w:color w:val="000000"/>
                <w:sz w:val="21"/>
                <w:szCs w:val="21"/>
              </w:rPr>
              <w:t>备注</w:t>
            </w:r>
          </w:p>
        </w:tc>
      </w:tr>
      <w:tr w14:paraId="41425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73EB8F6E">
            <w:pPr>
              <w:numPr>
                <w:ilvl w:val="0"/>
                <w:numId w:val="214"/>
              </w:numPr>
              <w:rPr>
                <w:rFonts w:ascii="宋体" w:hAnsi="宋体"/>
                <w:color w:val="000000"/>
                <w:sz w:val="21"/>
                <w:szCs w:val="21"/>
              </w:rPr>
            </w:pPr>
          </w:p>
        </w:tc>
        <w:tc>
          <w:tcPr>
            <w:tcW w:w="1906" w:type="dxa"/>
          </w:tcPr>
          <w:p w14:paraId="61BD76EA">
            <w:pPr>
              <w:rPr>
                <w:rFonts w:ascii="宋体" w:hAnsi="宋体" w:cs="Arial"/>
                <w:color w:val="000000"/>
                <w:sz w:val="21"/>
                <w:szCs w:val="21"/>
              </w:rPr>
            </w:pPr>
            <w:r>
              <w:rPr>
                <w:rFonts w:hint="eastAsia" w:ascii="宋体" w:hAnsi="宋体"/>
                <w:sz w:val="21"/>
                <w:szCs w:val="21"/>
              </w:rPr>
              <w:t>暂停起始日期</w:t>
            </w:r>
          </w:p>
        </w:tc>
        <w:tc>
          <w:tcPr>
            <w:tcW w:w="1218" w:type="dxa"/>
            <w:vAlign w:val="center"/>
          </w:tcPr>
          <w:p w14:paraId="79738791">
            <w:pPr>
              <w:rPr>
                <w:rFonts w:ascii="宋体" w:hAnsi="宋体" w:cs="Arial"/>
                <w:color w:val="000000"/>
                <w:sz w:val="21"/>
                <w:szCs w:val="21"/>
              </w:rPr>
            </w:pPr>
            <w:r>
              <w:rPr>
                <w:rFonts w:hint="eastAsia" w:ascii="宋体" w:hAnsi="宋体"/>
                <w:sz w:val="21"/>
                <w:szCs w:val="21"/>
              </w:rPr>
              <w:t>文本框</w:t>
            </w:r>
          </w:p>
        </w:tc>
        <w:tc>
          <w:tcPr>
            <w:tcW w:w="1184" w:type="dxa"/>
            <w:vAlign w:val="center"/>
          </w:tcPr>
          <w:p w14:paraId="1DAED96B">
            <w:pPr>
              <w:rPr>
                <w:rFonts w:ascii="宋体" w:hAnsi="宋体" w:cs="Arial"/>
                <w:color w:val="000000"/>
                <w:sz w:val="21"/>
                <w:szCs w:val="21"/>
              </w:rPr>
            </w:pPr>
            <w:r>
              <w:rPr>
                <w:rFonts w:hint="eastAsia" w:ascii="宋体" w:hAnsi="宋体" w:cs="Arial"/>
                <w:sz w:val="21"/>
                <w:szCs w:val="21"/>
              </w:rPr>
              <w:t>当天</w:t>
            </w:r>
          </w:p>
        </w:tc>
        <w:tc>
          <w:tcPr>
            <w:tcW w:w="1068" w:type="dxa"/>
            <w:vAlign w:val="center"/>
          </w:tcPr>
          <w:p w14:paraId="6A375DBA">
            <w:pPr>
              <w:rPr>
                <w:rFonts w:ascii="宋体" w:hAnsi="宋体" w:cs="Arial"/>
                <w:color w:val="000000"/>
                <w:sz w:val="21"/>
                <w:szCs w:val="21"/>
              </w:rPr>
            </w:pPr>
            <w:r>
              <w:rPr>
                <w:rFonts w:ascii="宋体" w:hAnsi="宋体" w:cs="Arial"/>
                <w:sz w:val="21"/>
                <w:szCs w:val="21"/>
              </w:rPr>
              <w:t>C/8</w:t>
            </w:r>
          </w:p>
        </w:tc>
        <w:tc>
          <w:tcPr>
            <w:tcW w:w="1068" w:type="dxa"/>
            <w:vAlign w:val="center"/>
          </w:tcPr>
          <w:p w14:paraId="16D03BD4">
            <w:pPr>
              <w:rPr>
                <w:rFonts w:ascii="宋体" w:hAnsi="宋体" w:cs="Arial"/>
                <w:color w:val="000000"/>
                <w:sz w:val="21"/>
                <w:szCs w:val="21"/>
              </w:rPr>
            </w:pPr>
          </w:p>
        </w:tc>
        <w:tc>
          <w:tcPr>
            <w:tcW w:w="2915" w:type="dxa"/>
            <w:vAlign w:val="center"/>
          </w:tcPr>
          <w:p w14:paraId="2AB6C8FB">
            <w:pPr>
              <w:rPr>
                <w:rFonts w:ascii="宋体" w:hAnsi="宋体" w:cs="Arial"/>
                <w:color w:val="000000"/>
                <w:sz w:val="21"/>
                <w:szCs w:val="21"/>
              </w:rPr>
            </w:pPr>
            <w:r>
              <w:rPr>
                <w:rFonts w:hint="eastAsia" w:ascii="宋体" w:hAnsi="宋体" w:cs="Arial"/>
                <w:sz w:val="21"/>
                <w:szCs w:val="21"/>
              </w:rPr>
              <w:t>提供时间控件以便点选</w:t>
            </w:r>
          </w:p>
        </w:tc>
      </w:tr>
      <w:tr w14:paraId="5234E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4E05C450">
            <w:pPr>
              <w:numPr>
                <w:ilvl w:val="0"/>
                <w:numId w:val="214"/>
              </w:numPr>
              <w:rPr>
                <w:rFonts w:ascii="宋体" w:hAnsi="宋体"/>
                <w:color w:val="000000"/>
                <w:sz w:val="21"/>
                <w:szCs w:val="21"/>
              </w:rPr>
            </w:pPr>
          </w:p>
        </w:tc>
        <w:tc>
          <w:tcPr>
            <w:tcW w:w="1906" w:type="dxa"/>
          </w:tcPr>
          <w:p w14:paraId="26E327A4">
            <w:pPr>
              <w:rPr>
                <w:rFonts w:ascii="宋体" w:hAnsi="宋体" w:cs="Arial"/>
                <w:color w:val="000000"/>
                <w:sz w:val="21"/>
                <w:szCs w:val="21"/>
              </w:rPr>
            </w:pPr>
            <w:r>
              <w:rPr>
                <w:rFonts w:hint="eastAsia" w:ascii="宋体" w:hAnsi="宋体"/>
                <w:sz w:val="21"/>
                <w:szCs w:val="21"/>
              </w:rPr>
              <w:t>暂停终止日期</w:t>
            </w:r>
          </w:p>
        </w:tc>
        <w:tc>
          <w:tcPr>
            <w:tcW w:w="1218" w:type="dxa"/>
            <w:vAlign w:val="center"/>
          </w:tcPr>
          <w:p w14:paraId="55B15E91">
            <w:pPr>
              <w:rPr>
                <w:rFonts w:ascii="宋体" w:hAnsi="宋体" w:cs="Arial"/>
                <w:color w:val="000000"/>
                <w:sz w:val="21"/>
                <w:szCs w:val="21"/>
              </w:rPr>
            </w:pPr>
            <w:r>
              <w:rPr>
                <w:rFonts w:hint="eastAsia" w:ascii="宋体" w:hAnsi="宋体"/>
                <w:sz w:val="21"/>
                <w:szCs w:val="21"/>
              </w:rPr>
              <w:t>文本框</w:t>
            </w:r>
          </w:p>
        </w:tc>
        <w:tc>
          <w:tcPr>
            <w:tcW w:w="1184" w:type="dxa"/>
            <w:vAlign w:val="center"/>
          </w:tcPr>
          <w:p w14:paraId="1B64EFF3">
            <w:pPr>
              <w:rPr>
                <w:rFonts w:ascii="宋体" w:hAnsi="宋体" w:cs="Arial"/>
                <w:color w:val="000000"/>
                <w:sz w:val="21"/>
                <w:szCs w:val="21"/>
              </w:rPr>
            </w:pPr>
            <w:r>
              <w:rPr>
                <w:rFonts w:hint="eastAsia" w:ascii="宋体" w:hAnsi="宋体" w:cs="Arial"/>
                <w:sz w:val="21"/>
                <w:szCs w:val="21"/>
              </w:rPr>
              <w:t>一个月后</w:t>
            </w:r>
          </w:p>
        </w:tc>
        <w:tc>
          <w:tcPr>
            <w:tcW w:w="1068" w:type="dxa"/>
            <w:vAlign w:val="center"/>
          </w:tcPr>
          <w:p w14:paraId="19028866">
            <w:pPr>
              <w:rPr>
                <w:rFonts w:ascii="宋体" w:hAnsi="宋体" w:cs="Arial"/>
                <w:color w:val="000000"/>
                <w:sz w:val="21"/>
                <w:szCs w:val="21"/>
              </w:rPr>
            </w:pPr>
            <w:r>
              <w:rPr>
                <w:rFonts w:ascii="宋体" w:hAnsi="宋体" w:cs="Arial"/>
                <w:sz w:val="21"/>
                <w:szCs w:val="21"/>
              </w:rPr>
              <w:t>C/8</w:t>
            </w:r>
          </w:p>
        </w:tc>
        <w:tc>
          <w:tcPr>
            <w:tcW w:w="1068" w:type="dxa"/>
            <w:vAlign w:val="center"/>
          </w:tcPr>
          <w:p w14:paraId="7D360AAA">
            <w:pPr>
              <w:rPr>
                <w:rFonts w:ascii="宋体" w:hAnsi="宋体" w:cs="Arial"/>
                <w:color w:val="000000"/>
                <w:sz w:val="21"/>
                <w:szCs w:val="21"/>
              </w:rPr>
            </w:pPr>
          </w:p>
        </w:tc>
        <w:tc>
          <w:tcPr>
            <w:tcW w:w="2915" w:type="dxa"/>
            <w:vAlign w:val="center"/>
          </w:tcPr>
          <w:p w14:paraId="5A4A5A94">
            <w:pPr>
              <w:rPr>
                <w:rFonts w:ascii="宋体" w:hAnsi="宋体" w:cs="Arial"/>
                <w:color w:val="000000"/>
                <w:sz w:val="21"/>
                <w:szCs w:val="21"/>
              </w:rPr>
            </w:pPr>
            <w:r>
              <w:rPr>
                <w:rFonts w:hint="eastAsia" w:ascii="宋体" w:hAnsi="宋体" w:cs="Arial"/>
                <w:sz w:val="21"/>
                <w:szCs w:val="21"/>
              </w:rPr>
              <w:t>提供时间控件以便点选</w:t>
            </w:r>
          </w:p>
        </w:tc>
      </w:tr>
      <w:tr w14:paraId="03511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48854946">
            <w:pPr>
              <w:numPr>
                <w:ilvl w:val="0"/>
                <w:numId w:val="214"/>
              </w:numPr>
              <w:rPr>
                <w:rFonts w:ascii="宋体" w:hAnsi="宋体"/>
                <w:color w:val="000000"/>
                <w:sz w:val="21"/>
                <w:szCs w:val="21"/>
              </w:rPr>
            </w:pPr>
          </w:p>
        </w:tc>
        <w:tc>
          <w:tcPr>
            <w:tcW w:w="1906" w:type="dxa"/>
            <w:vAlign w:val="center"/>
          </w:tcPr>
          <w:p w14:paraId="7F7C77B2">
            <w:pPr>
              <w:rPr>
                <w:rFonts w:ascii="宋体" w:hAnsi="宋体" w:cs="Arial"/>
                <w:color w:val="000000"/>
                <w:sz w:val="21"/>
                <w:szCs w:val="21"/>
              </w:rPr>
            </w:pPr>
            <w:r>
              <w:rPr>
                <w:rFonts w:hint="eastAsia" w:ascii="宋体" w:hAnsi="宋体" w:cs="Arial"/>
                <w:color w:val="000000"/>
                <w:sz w:val="21"/>
                <w:szCs w:val="21"/>
              </w:rPr>
              <w:t>确定</w:t>
            </w:r>
          </w:p>
        </w:tc>
        <w:tc>
          <w:tcPr>
            <w:tcW w:w="1218" w:type="dxa"/>
            <w:vAlign w:val="center"/>
          </w:tcPr>
          <w:p w14:paraId="26BE738C">
            <w:pPr>
              <w:rPr>
                <w:rFonts w:ascii="宋体" w:hAnsi="宋体" w:cs="Arial"/>
                <w:color w:val="000000"/>
                <w:sz w:val="21"/>
                <w:szCs w:val="21"/>
              </w:rPr>
            </w:pPr>
            <w:r>
              <w:rPr>
                <w:rFonts w:hint="eastAsia" w:ascii="宋体" w:hAnsi="宋体" w:cs="Arial"/>
                <w:color w:val="000000"/>
                <w:sz w:val="21"/>
                <w:szCs w:val="21"/>
              </w:rPr>
              <w:t>按钮</w:t>
            </w:r>
          </w:p>
        </w:tc>
        <w:tc>
          <w:tcPr>
            <w:tcW w:w="1184" w:type="dxa"/>
            <w:vAlign w:val="center"/>
          </w:tcPr>
          <w:p w14:paraId="7EF705EA">
            <w:pPr>
              <w:rPr>
                <w:rFonts w:ascii="宋体" w:hAnsi="宋体" w:cs="Arial"/>
                <w:color w:val="000000"/>
                <w:sz w:val="21"/>
                <w:szCs w:val="21"/>
              </w:rPr>
            </w:pPr>
          </w:p>
        </w:tc>
        <w:tc>
          <w:tcPr>
            <w:tcW w:w="1068" w:type="dxa"/>
            <w:vAlign w:val="center"/>
          </w:tcPr>
          <w:p w14:paraId="4DA5C86E">
            <w:pPr>
              <w:rPr>
                <w:rFonts w:ascii="宋体" w:hAnsi="宋体" w:cs="Arial"/>
                <w:color w:val="000000"/>
                <w:sz w:val="21"/>
                <w:szCs w:val="21"/>
              </w:rPr>
            </w:pPr>
          </w:p>
        </w:tc>
        <w:tc>
          <w:tcPr>
            <w:tcW w:w="1068" w:type="dxa"/>
            <w:vAlign w:val="center"/>
          </w:tcPr>
          <w:p w14:paraId="2A965008">
            <w:pPr>
              <w:rPr>
                <w:rFonts w:ascii="宋体" w:hAnsi="宋体" w:cs="Arial"/>
                <w:color w:val="000000"/>
                <w:sz w:val="21"/>
                <w:szCs w:val="21"/>
              </w:rPr>
            </w:pPr>
          </w:p>
        </w:tc>
        <w:tc>
          <w:tcPr>
            <w:tcW w:w="2915" w:type="dxa"/>
            <w:vAlign w:val="center"/>
          </w:tcPr>
          <w:p w14:paraId="51B03BE1">
            <w:pPr>
              <w:rPr>
                <w:rFonts w:ascii="宋体" w:hAnsi="宋体" w:cs="Arial"/>
                <w:color w:val="000000"/>
                <w:sz w:val="21"/>
                <w:szCs w:val="21"/>
              </w:rPr>
            </w:pPr>
          </w:p>
        </w:tc>
      </w:tr>
      <w:tr w14:paraId="1E30C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9854" w:type="dxa"/>
            <w:gridSpan w:val="7"/>
            <w:vAlign w:val="center"/>
          </w:tcPr>
          <w:p w14:paraId="5513CA9C">
            <w:pPr>
              <w:rPr>
                <w:rFonts w:ascii="宋体" w:hAnsi="宋体" w:cs="Arial"/>
                <w:color w:val="000000"/>
                <w:sz w:val="21"/>
                <w:szCs w:val="21"/>
              </w:rPr>
            </w:pPr>
            <w:r>
              <w:rPr>
                <w:rFonts w:hint="eastAsia" w:ascii="宋体" w:hAnsi="宋体" w:cs="Arial"/>
                <w:color w:val="000000"/>
                <w:sz w:val="21"/>
                <w:szCs w:val="21"/>
              </w:rPr>
              <w:t>温馨提示：</w:t>
            </w:r>
          </w:p>
        </w:tc>
      </w:tr>
      <w:tr w14:paraId="59A95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9854" w:type="dxa"/>
            <w:gridSpan w:val="7"/>
            <w:vAlign w:val="center"/>
          </w:tcPr>
          <w:p w14:paraId="4417BE94">
            <w:pPr>
              <w:rPr>
                <w:rFonts w:ascii="宋体" w:hAnsi="宋体"/>
                <w:sz w:val="21"/>
                <w:szCs w:val="21"/>
              </w:rPr>
            </w:pPr>
            <w:r>
              <w:rPr>
                <w:rFonts w:hint="eastAsia" w:ascii="宋体" w:hAnsi="宋体"/>
                <w:sz w:val="21"/>
                <w:szCs w:val="21"/>
              </w:rPr>
              <w:t>1.</w:t>
            </w:r>
            <w:r>
              <w:rPr>
                <w:rFonts w:ascii="宋体" w:hAnsi="宋体"/>
                <w:sz w:val="21"/>
                <w:szCs w:val="21"/>
              </w:rPr>
              <w:t>无论您是自助注册或在我行营业网点注册，均可以使用本功能</w:t>
            </w:r>
            <w:r>
              <w:rPr>
                <w:rFonts w:hint="eastAsia" w:ascii="宋体" w:hAnsi="宋体"/>
                <w:sz w:val="21"/>
                <w:szCs w:val="21"/>
              </w:rPr>
              <w:t>暂停</w:t>
            </w:r>
            <w:r>
              <w:rPr>
                <w:rFonts w:ascii="宋体" w:hAnsi="宋体"/>
                <w:sz w:val="21"/>
                <w:szCs w:val="21"/>
              </w:rPr>
              <w:t>网上银行。</w:t>
            </w:r>
          </w:p>
          <w:p w14:paraId="41E1044B">
            <w:pPr>
              <w:rPr>
                <w:rFonts w:ascii="宋体" w:hAnsi="宋体"/>
                <w:sz w:val="21"/>
                <w:szCs w:val="21"/>
              </w:rPr>
            </w:pPr>
            <w:r>
              <w:rPr>
                <w:rFonts w:hint="eastAsia" w:ascii="宋体" w:hAnsi="宋体"/>
                <w:sz w:val="21"/>
                <w:szCs w:val="21"/>
              </w:rPr>
              <w:t>2.</w:t>
            </w:r>
            <w:r>
              <w:rPr>
                <w:rFonts w:ascii="宋体" w:hAnsi="宋体"/>
                <w:sz w:val="21"/>
                <w:szCs w:val="21"/>
              </w:rPr>
              <w:t>如果您</w:t>
            </w:r>
            <w:r>
              <w:rPr>
                <w:rFonts w:hint="eastAsia" w:ascii="宋体" w:hAnsi="宋体" w:cs="Arial"/>
                <w:sz w:val="21"/>
                <w:szCs w:val="21"/>
              </w:rPr>
              <w:t>已设置了预约交易，该操作将</w:t>
            </w:r>
            <w:r>
              <w:rPr>
                <w:rFonts w:hint="eastAsia" w:ascii="宋体" w:hAnsi="宋体"/>
                <w:sz w:val="21"/>
                <w:szCs w:val="21"/>
              </w:rPr>
              <w:t>强制撤销预约交易</w:t>
            </w:r>
            <w:r>
              <w:rPr>
                <w:rFonts w:ascii="宋体" w:hAnsi="宋体"/>
                <w:sz w:val="21"/>
                <w:szCs w:val="21"/>
              </w:rPr>
              <w:t>。</w:t>
            </w:r>
          </w:p>
        </w:tc>
      </w:tr>
    </w:tbl>
    <w:p w14:paraId="7D2D5AA3">
      <w:pPr>
        <w:spacing w:line="360" w:lineRule="auto"/>
        <w:rPr>
          <w:b/>
          <w:sz w:val="21"/>
          <w:szCs w:val="21"/>
        </w:rPr>
      </w:pPr>
      <w:r>
        <w:rPr>
          <w:rFonts w:hint="eastAsia"/>
          <w:b/>
          <w:sz w:val="21"/>
          <w:szCs w:val="21"/>
        </w:rPr>
        <w:t>确认提示框页面</w:t>
      </w:r>
    </w:p>
    <w:tbl>
      <w:tblPr>
        <w:tblStyle w:val="48"/>
        <w:tblW w:w="98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5"/>
        <w:gridCol w:w="1906"/>
        <w:gridCol w:w="1218"/>
        <w:gridCol w:w="1184"/>
        <w:gridCol w:w="1068"/>
        <w:gridCol w:w="1068"/>
        <w:gridCol w:w="2915"/>
      </w:tblGrid>
      <w:tr w14:paraId="42D77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95" w:type="dxa"/>
            <w:shd w:val="clear" w:color="auto" w:fill="FFCC99"/>
            <w:vAlign w:val="center"/>
          </w:tcPr>
          <w:p w14:paraId="4B89AC58">
            <w:pPr>
              <w:rPr>
                <w:rFonts w:ascii="宋体" w:hAnsi="宋体" w:cs="Arial"/>
                <w:b/>
                <w:color w:val="000000"/>
                <w:sz w:val="21"/>
                <w:szCs w:val="21"/>
              </w:rPr>
            </w:pPr>
            <w:r>
              <w:rPr>
                <w:rFonts w:ascii="宋体" w:hAnsi="宋体" w:cs="Arial"/>
                <w:b/>
                <w:color w:val="000000"/>
                <w:sz w:val="21"/>
                <w:szCs w:val="21"/>
              </w:rPr>
              <w:t>序号</w:t>
            </w:r>
          </w:p>
        </w:tc>
        <w:tc>
          <w:tcPr>
            <w:tcW w:w="1906" w:type="dxa"/>
            <w:shd w:val="clear" w:color="auto" w:fill="FFCC99"/>
            <w:vAlign w:val="center"/>
          </w:tcPr>
          <w:p w14:paraId="7D8D8C42">
            <w:pPr>
              <w:rPr>
                <w:rFonts w:ascii="宋体" w:hAnsi="宋体" w:cs="Arial"/>
                <w:b/>
                <w:color w:val="000000"/>
                <w:sz w:val="21"/>
                <w:szCs w:val="21"/>
              </w:rPr>
            </w:pPr>
            <w:r>
              <w:rPr>
                <w:rFonts w:ascii="宋体" w:hAnsi="宋体" w:cs="Arial"/>
                <w:b/>
                <w:color w:val="000000"/>
                <w:sz w:val="21"/>
                <w:szCs w:val="21"/>
              </w:rPr>
              <w:t>名称</w:t>
            </w:r>
          </w:p>
        </w:tc>
        <w:tc>
          <w:tcPr>
            <w:tcW w:w="1218" w:type="dxa"/>
            <w:shd w:val="clear" w:color="auto" w:fill="FFCC99"/>
            <w:vAlign w:val="center"/>
          </w:tcPr>
          <w:p w14:paraId="0D417F2D">
            <w:pPr>
              <w:rPr>
                <w:rFonts w:ascii="宋体" w:hAnsi="宋体" w:cs="Arial"/>
                <w:b/>
                <w:color w:val="000000"/>
                <w:sz w:val="21"/>
                <w:szCs w:val="21"/>
              </w:rPr>
            </w:pPr>
            <w:r>
              <w:rPr>
                <w:rFonts w:ascii="宋体" w:hAnsi="宋体" w:cs="Arial"/>
                <w:b/>
                <w:color w:val="000000"/>
                <w:sz w:val="21"/>
                <w:szCs w:val="21"/>
              </w:rPr>
              <w:t>输入</w:t>
            </w:r>
            <w:r>
              <w:rPr>
                <w:rFonts w:hint="eastAsia" w:ascii="宋体" w:hAnsi="宋体" w:cs="Arial"/>
                <w:b/>
                <w:color w:val="000000"/>
                <w:sz w:val="21"/>
                <w:szCs w:val="21"/>
              </w:rPr>
              <w:t>/输出</w:t>
            </w:r>
          </w:p>
        </w:tc>
        <w:tc>
          <w:tcPr>
            <w:tcW w:w="1184" w:type="dxa"/>
            <w:shd w:val="clear" w:color="auto" w:fill="FFCC99"/>
            <w:vAlign w:val="center"/>
          </w:tcPr>
          <w:p w14:paraId="392AC688">
            <w:pPr>
              <w:rPr>
                <w:rFonts w:ascii="宋体" w:hAnsi="宋体" w:cs="Arial"/>
                <w:b/>
                <w:color w:val="000000"/>
                <w:sz w:val="21"/>
                <w:szCs w:val="21"/>
              </w:rPr>
            </w:pPr>
            <w:r>
              <w:rPr>
                <w:rFonts w:ascii="宋体" w:hAnsi="宋体" w:cs="Arial"/>
                <w:b/>
                <w:color w:val="000000"/>
                <w:sz w:val="21"/>
                <w:szCs w:val="21"/>
              </w:rPr>
              <w:t>缺省值</w:t>
            </w:r>
          </w:p>
        </w:tc>
        <w:tc>
          <w:tcPr>
            <w:tcW w:w="1068" w:type="dxa"/>
            <w:shd w:val="clear" w:color="auto" w:fill="FFCC99"/>
            <w:vAlign w:val="center"/>
          </w:tcPr>
          <w:p w14:paraId="22B80C36">
            <w:pPr>
              <w:rPr>
                <w:rFonts w:ascii="宋体" w:hAnsi="宋体" w:cs="Arial"/>
                <w:b/>
                <w:color w:val="000000"/>
                <w:sz w:val="21"/>
                <w:szCs w:val="21"/>
              </w:rPr>
            </w:pPr>
            <w:r>
              <w:rPr>
                <w:rFonts w:hint="eastAsia" w:ascii="宋体" w:hAnsi="宋体" w:cs="Arial"/>
                <w:b/>
                <w:color w:val="000000"/>
                <w:sz w:val="21"/>
                <w:szCs w:val="21"/>
              </w:rPr>
              <w:t>类型/长度</w:t>
            </w:r>
          </w:p>
        </w:tc>
        <w:tc>
          <w:tcPr>
            <w:tcW w:w="1068" w:type="dxa"/>
            <w:shd w:val="clear" w:color="auto" w:fill="FFCC99"/>
            <w:vAlign w:val="center"/>
          </w:tcPr>
          <w:p w14:paraId="45C00D57">
            <w:pPr>
              <w:rPr>
                <w:rFonts w:ascii="宋体" w:hAnsi="宋体" w:cs="Arial"/>
                <w:b/>
                <w:color w:val="000000"/>
                <w:sz w:val="21"/>
                <w:szCs w:val="21"/>
              </w:rPr>
            </w:pPr>
            <w:r>
              <w:rPr>
                <w:rFonts w:hint="eastAsia" w:ascii="宋体" w:hAnsi="宋体" w:cs="Arial"/>
                <w:b/>
                <w:color w:val="000000"/>
                <w:sz w:val="21"/>
                <w:szCs w:val="21"/>
              </w:rPr>
              <w:t>是否必输</w:t>
            </w:r>
          </w:p>
        </w:tc>
        <w:tc>
          <w:tcPr>
            <w:tcW w:w="2915" w:type="dxa"/>
            <w:shd w:val="clear" w:color="auto" w:fill="FFCC99"/>
            <w:vAlign w:val="center"/>
          </w:tcPr>
          <w:p w14:paraId="381CB87F">
            <w:pPr>
              <w:rPr>
                <w:rFonts w:ascii="宋体" w:hAnsi="宋体" w:cs="Arial"/>
                <w:b/>
                <w:color w:val="000000"/>
                <w:sz w:val="21"/>
                <w:szCs w:val="21"/>
              </w:rPr>
            </w:pPr>
            <w:r>
              <w:rPr>
                <w:rFonts w:ascii="宋体" w:hAnsi="宋体" w:cs="Arial"/>
                <w:b/>
                <w:color w:val="000000"/>
                <w:sz w:val="21"/>
                <w:szCs w:val="21"/>
              </w:rPr>
              <w:t>备注</w:t>
            </w:r>
          </w:p>
        </w:tc>
      </w:tr>
      <w:tr w14:paraId="458A6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0DC3AD03">
            <w:pPr>
              <w:numPr>
                <w:ilvl w:val="0"/>
                <w:numId w:val="215"/>
              </w:numPr>
              <w:rPr>
                <w:rFonts w:ascii="宋体" w:hAnsi="宋体"/>
                <w:color w:val="000000"/>
                <w:sz w:val="21"/>
                <w:szCs w:val="21"/>
              </w:rPr>
            </w:pPr>
          </w:p>
        </w:tc>
        <w:tc>
          <w:tcPr>
            <w:tcW w:w="1906" w:type="dxa"/>
            <w:vAlign w:val="center"/>
          </w:tcPr>
          <w:p w14:paraId="6DA15229">
            <w:pPr>
              <w:rPr>
                <w:rFonts w:ascii="宋体" w:hAnsi="宋体" w:cs="Arial"/>
                <w:color w:val="000000"/>
                <w:sz w:val="21"/>
                <w:szCs w:val="21"/>
              </w:rPr>
            </w:pPr>
            <w:r>
              <w:rPr>
                <w:rFonts w:hint="eastAsia" w:ascii="宋体" w:hAnsi="宋体" w:cs="Arial"/>
                <w:color w:val="000000"/>
                <w:sz w:val="21"/>
                <w:szCs w:val="21"/>
              </w:rPr>
              <w:t>提示信息</w:t>
            </w:r>
          </w:p>
        </w:tc>
        <w:tc>
          <w:tcPr>
            <w:tcW w:w="1218" w:type="dxa"/>
            <w:vAlign w:val="center"/>
          </w:tcPr>
          <w:p w14:paraId="75B186FA">
            <w:pPr>
              <w:rPr>
                <w:rFonts w:ascii="宋体" w:hAnsi="宋体" w:cs="Arial"/>
                <w:color w:val="000000"/>
                <w:sz w:val="21"/>
                <w:szCs w:val="21"/>
              </w:rPr>
            </w:pPr>
            <w:r>
              <w:rPr>
                <w:rFonts w:hint="eastAsia" w:ascii="宋体" w:hAnsi="宋体" w:cs="Arial"/>
                <w:color w:val="000000"/>
                <w:sz w:val="21"/>
                <w:szCs w:val="21"/>
              </w:rPr>
              <w:t>文本</w:t>
            </w:r>
          </w:p>
        </w:tc>
        <w:tc>
          <w:tcPr>
            <w:tcW w:w="1184" w:type="dxa"/>
            <w:vAlign w:val="center"/>
          </w:tcPr>
          <w:p w14:paraId="53FB22B6">
            <w:pPr>
              <w:rPr>
                <w:rFonts w:ascii="宋体" w:hAnsi="宋体" w:cs="Arial"/>
                <w:color w:val="000000"/>
                <w:sz w:val="21"/>
                <w:szCs w:val="21"/>
              </w:rPr>
            </w:pPr>
          </w:p>
        </w:tc>
        <w:tc>
          <w:tcPr>
            <w:tcW w:w="1068" w:type="dxa"/>
            <w:vAlign w:val="center"/>
          </w:tcPr>
          <w:p w14:paraId="2C2C3F4A">
            <w:pPr>
              <w:rPr>
                <w:rFonts w:ascii="宋体" w:hAnsi="宋体" w:cs="Arial"/>
                <w:color w:val="000000"/>
                <w:sz w:val="21"/>
                <w:szCs w:val="21"/>
              </w:rPr>
            </w:pPr>
          </w:p>
        </w:tc>
        <w:tc>
          <w:tcPr>
            <w:tcW w:w="1068" w:type="dxa"/>
            <w:vAlign w:val="center"/>
          </w:tcPr>
          <w:p w14:paraId="7E04375B">
            <w:pPr>
              <w:rPr>
                <w:rFonts w:ascii="宋体" w:hAnsi="宋体" w:cs="Arial"/>
                <w:color w:val="000000"/>
                <w:sz w:val="21"/>
                <w:szCs w:val="21"/>
              </w:rPr>
            </w:pPr>
          </w:p>
        </w:tc>
        <w:tc>
          <w:tcPr>
            <w:tcW w:w="2915" w:type="dxa"/>
            <w:vAlign w:val="center"/>
          </w:tcPr>
          <w:p w14:paraId="5E09AE12">
            <w:pPr>
              <w:rPr>
                <w:rFonts w:ascii="宋体" w:hAnsi="宋体" w:cs="Arial"/>
                <w:color w:val="000000"/>
                <w:sz w:val="21"/>
                <w:szCs w:val="21"/>
              </w:rPr>
            </w:pPr>
            <w:r>
              <w:rPr>
                <w:rFonts w:hint="eastAsia" w:ascii="宋体" w:hAnsi="宋体" w:cs="Arial"/>
                <w:sz w:val="21"/>
                <w:szCs w:val="21"/>
              </w:rPr>
              <w:t>“确认要临时暂停吗？”如果用户存在预约交易，则提示“该操作将</w:t>
            </w:r>
            <w:r>
              <w:rPr>
                <w:rFonts w:hint="eastAsia" w:ascii="宋体" w:hAnsi="宋体"/>
                <w:sz w:val="21"/>
                <w:szCs w:val="21"/>
              </w:rPr>
              <w:t>强制撤销预约交易”</w:t>
            </w:r>
          </w:p>
        </w:tc>
      </w:tr>
      <w:tr w14:paraId="08D7D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56C69B15">
            <w:pPr>
              <w:numPr>
                <w:ilvl w:val="0"/>
                <w:numId w:val="215"/>
              </w:numPr>
              <w:rPr>
                <w:rFonts w:ascii="宋体" w:hAnsi="宋体"/>
                <w:color w:val="000000"/>
                <w:sz w:val="21"/>
                <w:szCs w:val="21"/>
              </w:rPr>
            </w:pPr>
          </w:p>
        </w:tc>
        <w:tc>
          <w:tcPr>
            <w:tcW w:w="1906" w:type="dxa"/>
            <w:vAlign w:val="center"/>
          </w:tcPr>
          <w:p w14:paraId="0B534B3D">
            <w:pPr>
              <w:rPr>
                <w:rFonts w:ascii="宋体" w:hAnsi="宋体" w:cs="Arial"/>
                <w:color w:val="000000"/>
                <w:sz w:val="21"/>
                <w:szCs w:val="21"/>
              </w:rPr>
            </w:pPr>
            <w:r>
              <w:rPr>
                <w:rFonts w:hint="eastAsia" w:ascii="宋体" w:hAnsi="宋体" w:cs="Arial"/>
                <w:color w:val="000000"/>
                <w:sz w:val="21"/>
                <w:szCs w:val="21"/>
              </w:rPr>
              <w:t>确认</w:t>
            </w:r>
          </w:p>
        </w:tc>
        <w:tc>
          <w:tcPr>
            <w:tcW w:w="1218" w:type="dxa"/>
            <w:vAlign w:val="center"/>
          </w:tcPr>
          <w:p w14:paraId="45EE56D3">
            <w:pPr>
              <w:rPr>
                <w:rFonts w:ascii="宋体" w:hAnsi="宋体" w:cs="Arial"/>
                <w:color w:val="000000"/>
                <w:sz w:val="21"/>
                <w:szCs w:val="21"/>
              </w:rPr>
            </w:pPr>
            <w:r>
              <w:rPr>
                <w:rFonts w:hint="eastAsia" w:ascii="宋体" w:hAnsi="宋体" w:cs="Arial"/>
                <w:color w:val="000000"/>
                <w:sz w:val="21"/>
                <w:szCs w:val="21"/>
              </w:rPr>
              <w:t>按钮</w:t>
            </w:r>
          </w:p>
        </w:tc>
        <w:tc>
          <w:tcPr>
            <w:tcW w:w="1184" w:type="dxa"/>
            <w:vAlign w:val="center"/>
          </w:tcPr>
          <w:p w14:paraId="0AF8D403">
            <w:pPr>
              <w:rPr>
                <w:rFonts w:ascii="宋体" w:hAnsi="宋体" w:cs="Arial"/>
                <w:color w:val="000000"/>
                <w:sz w:val="21"/>
                <w:szCs w:val="21"/>
              </w:rPr>
            </w:pPr>
          </w:p>
        </w:tc>
        <w:tc>
          <w:tcPr>
            <w:tcW w:w="1068" w:type="dxa"/>
            <w:vAlign w:val="center"/>
          </w:tcPr>
          <w:p w14:paraId="543F0327">
            <w:pPr>
              <w:rPr>
                <w:rFonts w:ascii="宋体" w:hAnsi="宋体" w:cs="Arial"/>
                <w:color w:val="000000"/>
                <w:sz w:val="21"/>
                <w:szCs w:val="21"/>
              </w:rPr>
            </w:pPr>
          </w:p>
        </w:tc>
        <w:tc>
          <w:tcPr>
            <w:tcW w:w="1068" w:type="dxa"/>
            <w:vAlign w:val="center"/>
          </w:tcPr>
          <w:p w14:paraId="7CDBACDA">
            <w:pPr>
              <w:rPr>
                <w:rFonts w:ascii="宋体" w:hAnsi="宋体" w:cs="Arial"/>
                <w:color w:val="000000"/>
                <w:sz w:val="21"/>
                <w:szCs w:val="21"/>
              </w:rPr>
            </w:pPr>
          </w:p>
        </w:tc>
        <w:tc>
          <w:tcPr>
            <w:tcW w:w="2915" w:type="dxa"/>
            <w:vAlign w:val="center"/>
          </w:tcPr>
          <w:p w14:paraId="722B58B3">
            <w:pPr>
              <w:rPr>
                <w:rFonts w:ascii="宋体" w:hAnsi="宋体" w:cs="Arial"/>
                <w:color w:val="000000"/>
                <w:sz w:val="21"/>
                <w:szCs w:val="21"/>
              </w:rPr>
            </w:pPr>
          </w:p>
        </w:tc>
      </w:tr>
      <w:tr w14:paraId="4D291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2993F429">
            <w:pPr>
              <w:numPr>
                <w:ilvl w:val="0"/>
                <w:numId w:val="215"/>
              </w:numPr>
              <w:rPr>
                <w:rFonts w:ascii="宋体" w:hAnsi="宋体"/>
                <w:color w:val="000000"/>
                <w:sz w:val="21"/>
                <w:szCs w:val="21"/>
              </w:rPr>
            </w:pPr>
          </w:p>
        </w:tc>
        <w:tc>
          <w:tcPr>
            <w:tcW w:w="1906" w:type="dxa"/>
            <w:vAlign w:val="center"/>
          </w:tcPr>
          <w:p w14:paraId="3CBC72C9">
            <w:pPr>
              <w:rPr>
                <w:rFonts w:ascii="宋体" w:hAnsi="宋体" w:cs="Arial"/>
                <w:color w:val="000000"/>
                <w:sz w:val="21"/>
                <w:szCs w:val="21"/>
              </w:rPr>
            </w:pPr>
            <w:r>
              <w:rPr>
                <w:rFonts w:hint="eastAsia" w:ascii="宋体" w:hAnsi="宋体" w:cs="Arial"/>
                <w:color w:val="000000"/>
                <w:sz w:val="21"/>
                <w:szCs w:val="21"/>
              </w:rPr>
              <w:t>取消</w:t>
            </w:r>
          </w:p>
        </w:tc>
        <w:tc>
          <w:tcPr>
            <w:tcW w:w="1218" w:type="dxa"/>
            <w:vAlign w:val="center"/>
          </w:tcPr>
          <w:p w14:paraId="41EA2D89">
            <w:pPr>
              <w:rPr>
                <w:rFonts w:ascii="宋体" w:hAnsi="宋体" w:cs="Arial"/>
                <w:color w:val="000000"/>
                <w:sz w:val="21"/>
                <w:szCs w:val="21"/>
              </w:rPr>
            </w:pPr>
            <w:r>
              <w:rPr>
                <w:rFonts w:hint="eastAsia" w:ascii="宋体" w:hAnsi="宋体" w:cs="Arial"/>
                <w:color w:val="000000"/>
                <w:sz w:val="21"/>
                <w:szCs w:val="21"/>
              </w:rPr>
              <w:t>按钮</w:t>
            </w:r>
          </w:p>
        </w:tc>
        <w:tc>
          <w:tcPr>
            <w:tcW w:w="1184" w:type="dxa"/>
            <w:vAlign w:val="center"/>
          </w:tcPr>
          <w:p w14:paraId="2964605D">
            <w:pPr>
              <w:rPr>
                <w:rFonts w:ascii="宋体" w:hAnsi="宋体" w:cs="Arial"/>
                <w:color w:val="000000"/>
                <w:sz w:val="21"/>
                <w:szCs w:val="21"/>
              </w:rPr>
            </w:pPr>
          </w:p>
        </w:tc>
        <w:tc>
          <w:tcPr>
            <w:tcW w:w="1068" w:type="dxa"/>
            <w:vAlign w:val="center"/>
          </w:tcPr>
          <w:p w14:paraId="36B97198">
            <w:pPr>
              <w:rPr>
                <w:rFonts w:ascii="宋体" w:hAnsi="宋体" w:cs="Arial"/>
                <w:color w:val="000000"/>
                <w:sz w:val="21"/>
                <w:szCs w:val="21"/>
              </w:rPr>
            </w:pPr>
          </w:p>
        </w:tc>
        <w:tc>
          <w:tcPr>
            <w:tcW w:w="1068" w:type="dxa"/>
            <w:vAlign w:val="center"/>
          </w:tcPr>
          <w:p w14:paraId="55879285">
            <w:pPr>
              <w:rPr>
                <w:rFonts w:ascii="宋体" w:hAnsi="宋体" w:cs="Arial"/>
                <w:color w:val="000000"/>
                <w:sz w:val="21"/>
                <w:szCs w:val="21"/>
              </w:rPr>
            </w:pPr>
          </w:p>
        </w:tc>
        <w:tc>
          <w:tcPr>
            <w:tcW w:w="2915" w:type="dxa"/>
            <w:vAlign w:val="center"/>
          </w:tcPr>
          <w:p w14:paraId="54407C8C">
            <w:pPr>
              <w:rPr>
                <w:rFonts w:ascii="宋体" w:hAnsi="宋体" w:cs="Arial"/>
                <w:color w:val="000000"/>
                <w:sz w:val="21"/>
                <w:szCs w:val="21"/>
              </w:rPr>
            </w:pPr>
          </w:p>
        </w:tc>
      </w:tr>
    </w:tbl>
    <w:p w14:paraId="3E523123">
      <w:pPr>
        <w:spacing w:line="360" w:lineRule="auto"/>
        <w:rPr>
          <w:b/>
          <w:sz w:val="21"/>
          <w:szCs w:val="21"/>
        </w:rPr>
      </w:pPr>
      <w:r>
        <w:rPr>
          <w:rFonts w:hint="eastAsia"/>
          <w:b/>
          <w:sz w:val="21"/>
          <w:szCs w:val="21"/>
        </w:rPr>
        <w:t>验证私密问题页面</w:t>
      </w:r>
    </w:p>
    <w:tbl>
      <w:tblPr>
        <w:tblStyle w:val="48"/>
        <w:tblW w:w="97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2"/>
        <w:gridCol w:w="1874"/>
        <w:gridCol w:w="1186"/>
        <w:gridCol w:w="1151"/>
        <w:gridCol w:w="1478"/>
        <w:gridCol w:w="1033"/>
        <w:gridCol w:w="2563"/>
      </w:tblGrid>
      <w:tr w14:paraId="239D2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 w:type="dxa"/>
            <w:shd w:val="clear" w:color="auto" w:fill="FFCC99"/>
            <w:vAlign w:val="center"/>
          </w:tcPr>
          <w:p w14:paraId="5AE045AE">
            <w:pPr>
              <w:rPr>
                <w:rFonts w:ascii="宋体" w:hAnsi="宋体" w:cs="Arial"/>
                <w:b/>
                <w:color w:val="000000"/>
                <w:sz w:val="21"/>
                <w:szCs w:val="21"/>
              </w:rPr>
            </w:pPr>
            <w:r>
              <w:rPr>
                <w:rFonts w:ascii="宋体" w:hAnsi="宋体" w:cs="Arial"/>
                <w:b/>
                <w:color w:val="000000"/>
                <w:sz w:val="21"/>
                <w:szCs w:val="21"/>
              </w:rPr>
              <w:t>序号</w:t>
            </w:r>
          </w:p>
        </w:tc>
        <w:tc>
          <w:tcPr>
            <w:tcW w:w="1874" w:type="dxa"/>
            <w:shd w:val="clear" w:color="auto" w:fill="FFCC99"/>
            <w:vAlign w:val="center"/>
          </w:tcPr>
          <w:p w14:paraId="38CBC170">
            <w:pPr>
              <w:rPr>
                <w:rFonts w:ascii="宋体" w:hAnsi="宋体" w:cs="Arial"/>
                <w:b/>
                <w:color w:val="000000"/>
                <w:sz w:val="21"/>
                <w:szCs w:val="21"/>
              </w:rPr>
            </w:pPr>
            <w:r>
              <w:rPr>
                <w:rFonts w:ascii="宋体" w:hAnsi="宋体" w:cs="Arial"/>
                <w:b/>
                <w:color w:val="000000"/>
                <w:sz w:val="21"/>
                <w:szCs w:val="21"/>
              </w:rPr>
              <w:t>名称</w:t>
            </w:r>
          </w:p>
        </w:tc>
        <w:tc>
          <w:tcPr>
            <w:tcW w:w="1186" w:type="dxa"/>
            <w:shd w:val="clear" w:color="auto" w:fill="FFCC99"/>
            <w:vAlign w:val="center"/>
          </w:tcPr>
          <w:p w14:paraId="0BC02300">
            <w:pPr>
              <w:rPr>
                <w:rFonts w:ascii="宋体" w:hAnsi="宋体" w:cs="Arial"/>
                <w:b/>
                <w:color w:val="000000"/>
                <w:sz w:val="21"/>
                <w:szCs w:val="21"/>
              </w:rPr>
            </w:pPr>
            <w:r>
              <w:rPr>
                <w:rFonts w:ascii="宋体" w:hAnsi="宋体" w:cs="Arial"/>
                <w:b/>
                <w:color w:val="000000"/>
                <w:sz w:val="21"/>
                <w:szCs w:val="21"/>
              </w:rPr>
              <w:t>输入</w:t>
            </w:r>
            <w:r>
              <w:rPr>
                <w:rFonts w:hint="eastAsia" w:ascii="宋体" w:hAnsi="宋体" w:cs="Arial"/>
                <w:b/>
                <w:color w:val="000000"/>
                <w:sz w:val="21"/>
                <w:szCs w:val="21"/>
              </w:rPr>
              <w:t>/输出</w:t>
            </w:r>
          </w:p>
        </w:tc>
        <w:tc>
          <w:tcPr>
            <w:tcW w:w="1151" w:type="dxa"/>
            <w:shd w:val="clear" w:color="auto" w:fill="FFCC99"/>
            <w:vAlign w:val="center"/>
          </w:tcPr>
          <w:p w14:paraId="0C28B13C">
            <w:pPr>
              <w:rPr>
                <w:rFonts w:ascii="宋体" w:hAnsi="宋体" w:cs="Arial"/>
                <w:b/>
                <w:color w:val="000000"/>
                <w:sz w:val="21"/>
                <w:szCs w:val="21"/>
              </w:rPr>
            </w:pPr>
            <w:r>
              <w:rPr>
                <w:rFonts w:ascii="宋体" w:hAnsi="宋体" w:cs="Arial"/>
                <w:b/>
                <w:color w:val="000000"/>
                <w:sz w:val="21"/>
                <w:szCs w:val="21"/>
              </w:rPr>
              <w:t>缺省值</w:t>
            </w:r>
          </w:p>
        </w:tc>
        <w:tc>
          <w:tcPr>
            <w:tcW w:w="1478" w:type="dxa"/>
            <w:shd w:val="clear" w:color="auto" w:fill="FFCC99"/>
            <w:vAlign w:val="center"/>
          </w:tcPr>
          <w:p w14:paraId="2E10D085">
            <w:pPr>
              <w:rPr>
                <w:rFonts w:ascii="宋体" w:hAnsi="宋体" w:cs="Arial"/>
                <w:b/>
                <w:color w:val="000000"/>
                <w:sz w:val="21"/>
                <w:szCs w:val="21"/>
              </w:rPr>
            </w:pPr>
            <w:r>
              <w:rPr>
                <w:rFonts w:hint="eastAsia" w:ascii="宋体" w:hAnsi="宋体" w:cs="Arial"/>
                <w:b/>
                <w:color w:val="000000"/>
                <w:sz w:val="21"/>
                <w:szCs w:val="21"/>
              </w:rPr>
              <w:t>类型/长度</w:t>
            </w:r>
          </w:p>
        </w:tc>
        <w:tc>
          <w:tcPr>
            <w:tcW w:w="1033" w:type="dxa"/>
            <w:shd w:val="clear" w:color="auto" w:fill="FFCC99"/>
            <w:vAlign w:val="center"/>
          </w:tcPr>
          <w:p w14:paraId="36D8FFFA">
            <w:pPr>
              <w:rPr>
                <w:rFonts w:ascii="宋体" w:hAnsi="宋体" w:cs="Arial"/>
                <w:b/>
                <w:color w:val="000000"/>
                <w:sz w:val="21"/>
                <w:szCs w:val="21"/>
              </w:rPr>
            </w:pPr>
            <w:r>
              <w:rPr>
                <w:rFonts w:hint="eastAsia" w:ascii="宋体" w:hAnsi="宋体" w:cs="Arial"/>
                <w:b/>
                <w:color w:val="000000"/>
                <w:sz w:val="21"/>
                <w:szCs w:val="21"/>
              </w:rPr>
              <w:t>是否必输</w:t>
            </w:r>
          </w:p>
        </w:tc>
        <w:tc>
          <w:tcPr>
            <w:tcW w:w="2563" w:type="dxa"/>
            <w:shd w:val="clear" w:color="auto" w:fill="FFCC99"/>
            <w:vAlign w:val="center"/>
          </w:tcPr>
          <w:p w14:paraId="156768A1">
            <w:pPr>
              <w:rPr>
                <w:rFonts w:ascii="宋体" w:hAnsi="宋体" w:cs="Arial"/>
                <w:b/>
                <w:color w:val="000000"/>
                <w:sz w:val="21"/>
                <w:szCs w:val="21"/>
              </w:rPr>
            </w:pPr>
            <w:r>
              <w:rPr>
                <w:rFonts w:ascii="宋体" w:hAnsi="宋体" w:cs="Arial"/>
                <w:b/>
                <w:color w:val="000000"/>
                <w:sz w:val="21"/>
                <w:szCs w:val="21"/>
              </w:rPr>
              <w:t>备注</w:t>
            </w:r>
          </w:p>
        </w:tc>
      </w:tr>
      <w:tr w14:paraId="1979A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62" w:type="dxa"/>
            <w:vAlign w:val="center"/>
          </w:tcPr>
          <w:p w14:paraId="70E29707">
            <w:pPr>
              <w:numPr>
                <w:ilvl w:val="0"/>
                <w:numId w:val="216"/>
              </w:numPr>
              <w:rPr>
                <w:rFonts w:ascii="宋体" w:hAnsi="宋体"/>
                <w:color w:val="000000"/>
                <w:sz w:val="21"/>
                <w:szCs w:val="21"/>
              </w:rPr>
            </w:pPr>
          </w:p>
        </w:tc>
        <w:tc>
          <w:tcPr>
            <w:tcW w:w="1874" w:type="dxa"/>
            <w:vAlign w:val="center"/>
          </w:tcPr>
          <w:p w14:paraId="170DD0B9">
            <w:pPr>
              <w:rPr>
                <w:rFonts w:ascii="宋体" w:hAnsi="宋体" w:cs="Arial"/>
                <w:color w:val="000000"/>
                <w:sz w:val="21"/>
                <w:szCs w:val="21"/>
              </w:rPr>
            </w:pPr>
            <w:r>
              <w:rPr>
                <w:rFonts w:hint="eastAsia" w:ascii="宋体" w:hAnsi="宋体" w:cs="Arial"/>
                <w:sz w:val="21"/>
                <w:szCs w:val="21"/>
              </w:rPr>
              <w:t>私密问题</w:t>
            </w:r>
          </w:p>
        </w:tc>
        <w:tc>
          <w:tcPr>
            <w:tcW w:w="1186" w:type="dxa"/>
            <w:vAlign w:val="center"/>
          </w:tcPr>
          <w:p w14:paraId="22FEBF58">
            <w:pPr>
              <w:rPr>
                <w:rFonts w:ascii="宋体" w:hAnsi="宋体" w:cs="Arial"/>
                <w:color w:val="000000"/>
                <w:sz w:val="21"/>
                <w:szCs w:val="21"/>
              </w:rPr>
            </w:pPr>
            <w:r>
              <w:rPr>
                <w:rFonts w:hint="eastAsia" w:ascii="宋体" w:hAnsi="宋体" w:cs="Arial"/>
                <w:color w:val="000000"/>
                <w:sz w:val="21"/>
                <w:szCs w:val="21"/>
              </w:rPr>
              <w:t>文本</w:t>
            </w:r>
          </w:p>
        </w:tc>
        <w:tc>
          <w:tcPr>
            <w:tcW w:w="1151" w:type="dxa"/>
            <w:vAlign w:val="center"/>
          </w:tcPr>
          <w:p w14:paraId="2AC6BD58">
            <w:pPr>
              <w:rPr>
                <w:rFonts w:ascii="宋体" w:hAnsi="宋体" w:cs="Arial"/>
                <w:color w:val="000000"/>
                <w:sz w:val="21"/>
                <w:szCs w:val="21"/>
              </w:rPr>
            </w:pPr>
          </w:p>
        </w:tc>
        <w:tc>
          <w:tcPr>
            <w:tcW w:w="1478" w:type="dxa"/>
            <w:vAlign w:val="center"/>
          </w:tcPr>
          <w:p w14:paraId="7968F70B">
            <w:pPr>
              <w:rPr>
                <w:rFonts w:ascii="宋体" w:hAnsi="宋体" w:cs="Arial"/>
                <w:color w:val="000000"/>
                <w:sz w:val="21"/>
                <w:szCs w:val="21"/>
              </w:rPr>
            </w:pPr>
          </w:p>
        </w:tc>
        <w:tc>
          <w:tcPr>
            <w:tcW w:w="1033" w:type="dxa"/>
            <w:vAlign w:val="center"/>
          </w:tcPr>
          <w:p w14:paraId="1348B350">
            <w:pPr>
              <w:rPr>
                <w:rFonts w:ascii="宋体" w:hAnsi="宋体" w:cs="Arial"/>
                <w:color w:val="000000"/>
                <w:sz w:val="21"/>
                <w:szCs w:val="21"/>
              </w:rPr>
            </w:pPr>
          </w:p>
        </w:tc>
        <w:tc>
          <w:tcPr>
            <w:tcW w:w="2563" w:type="dxa"/>
            <w:vAlign w:val="center"/>
          </w:tcPr>
          <w:p w14:paraId="30F844FC">
            <w:pPr>
              <w:rPr>
                <w:rFonts w:ascii="宋体" w:hAnsi="宋体" w:cs="Arial"/>
                <w:color w:val="000000"/>
                <w:sz w:val="21"/>
                <w:szCs w:val="21"/>
              </w:rPr>
            </w:pPr>
            <w:r>
              <w:rPr>
                <w:rFonts w:hint="eastAsia" w:ascii="宋体" w:hAnsi="宋体" w:cs="Arial"/>
                <w:color w:val="000000"/>
                <w:sz w:val="21"/>
                <w:szCs w:val="21"/>
              </w:rPr>
              <w:t>随机抽取一个问题</w:t>
            </w:r>
          </w:p>
        </w:tc>
      </w:tr>
      <w:tr w14:paraId="33CA6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62" w:type="dxa"/>
            <w:vAlign w:val="center"/>
          </w:tcPr>
          <w:p w14:paraId="61CAE349">
            <w:pPr>
              <w:numPr>
                <w:ilvl w:val="0"/>
                <w:numId w:val="216"/>
              </w:numPr>
              <w:rPr>
                <w:rFonts w:ascii="宋体" w:hAnsi="宋体"/>
                <w:color w:val="000000"/>
                <w:sz w:val="21"/>
                <w:szCs w:val="21"/>
              </w:rPr>
            </w:pPr>
          </w:p>
        </w:tc>
        <w:tc>
          <w:tcPr>
            <w:tcW w:w="1874" w:type="dxa"/>
            <w:vAlign w:val="center"/>
          </w:tcPr>
          <w:p w14:paraId="2326062D">
            <w:pPr>
              <w:rPr>
                <w:rFonts w:ascii="宋体" w:hAnsi="宋体" w:cs="Arial"/>
                <w:color w:val="000000"/>
                <w:sz w:val="21"/>
                <w:szCs w:val="21"/>
              </w:rPr>
            </w:pPr>
            <w:r>
              <w:rPr>
                <w:rFonts w:hint="eastAsia" w:ascii="宋体" w:hAnsi="宋体" w:cs="Arial"/>
                <w:sz w:val="21"/>
                <w:szCs w:val="21"/>
              </w:rPr>
              <w:t>问题答案</w:t>
            </w:r>
          </w:p>
        </w:tc>
        <w:tc>
          <w:tcPr>
            <w:tcW w:w="1186" w:type="dxa"/>
            <w:vAlign w:val="center"/>
          </w:tcPr>
          <w:p w14:paraId="207BFE5C">
            <w:pPr>
              <w:rPr>
                <w:rFonts w:ascii="宋体" w:hAnsi="宋体" w:cs="Arial"/>
                <w:color w:val="000000"/>
                <w:sz w:val="21"/>
                <w:szCs w:val="21"/>
              </w:rPr>
            </w:pPr>
            <w:r>
              <w:rPr>
                <w:rFonts w:hint="eastAsia" w:ascii="宋体" w:hAnsi="宋体" w:cs="Arial"/>
                <w:color w:val="000000"/>
                <w:sz w:val="21"/>
                <w:szCs w:val="21"/>
              </w:rPr>
              <w:t>文本框</w:t>
            </w:r>
          </w:p>
        </w:tc>
        <w:tc>
          <w:tcPr>
            <w:tcW w:w="1151" w:type="dxa"/>
            <w:vAlign w:val="center"/>
          </w:tcPr>
          <w:p w14:paraId="051CD6ED">
            <w:pPr>
              <w:rPr>
                <w:rFonts w:ascii="宋体" w:hAnsi="宋体" w:cs="Arial"/>
                <w:color w:val="000000"/>
                <w:sz w:val="21"/>
                <w:szCs w:val="21"/>
              </w:rPr>
            </w:pPr>
          </w:p>
        </w:tc>
        <w:tc>
          <w:tcPr>
            <w:tcW w:w="1478" w:type="dxa"/>
            <w:vAlign w:val="center"/>
          </w:tcPr>
          <w:p w14:paraId="0AE8E509">
            <w:pPr>
              <w:rPr>
                <w:rFonts w:ascii="宋体" w:hAnsi="宋体" w:cs="Arial"/>
                <w:color w:val="000000"/>
                <w:sz w:val="21"/>
                <w:szCs w:val="21"/>
              </w:rPr>
            </w:pPr>
            <w:r>
              <w:rPr>
                <w:rFonts w:hint="eastAsia" w:ascii="宋体" w:hAnsi="宋体" w:cs="Arial"/>
                <w:sz w:val="21"/>
                <w:szCs w:val="21"/>
              </w:rPr>
              <w:t>C/50</w:t>
            </w:r>
          </w:p>
        </w:tc>
        <w:tc>
          <w:tcPr>
            <w:tcW w:w="1033" w:type="dxa"/>
            <w:vAlign w:val="center"/>
          </w:tcPr>
          <w:p w14:paraId="11068D7B">
            <w:pPr>
              <w:rPr>
                <w:rFonts w:ascii="宋体" w:hAnsi="宋体" w:cs="Arial"/>
                <w:color w:val="000000"/>
                <w:sz w:val="21"/>
                <w:szCs w:val="21"/>
              </w:rPr>
            </w:pPr>
            <w:r>
              <w:rPr>
                <w:rFonts w:hint="eastAsia" w:ascii="宋体" w:hAnsi="宋体" w:cs="Arial"/>
                <w:color w:val="000000"/>
                <w:sz w:val="21"/>
                <w:szCs w:val="21"/>
              </w:rPr>
              <w:t>是</w:t>
            </w:r>
          </w:p>
        </w:tc>
        <w:tc>
          <w:tcPr>
            <w:tcW w:w="2563" w:type="dxa"/>
            <w:vAlign w:val="center"/>
          </w:tcPr>
          <w:p w14:paraId="670D3316">
            <w:pPr>
              <w:rPr>
                <w:rFonts w:ascii="宋体" w:hAnsi="宋体" w:cs="Arial"/>
                <w:color w:val="000000"/>
                <w:sz w:val="21"/>
                <w:szCs w:val="21"/>
              </w:rPr>
            </w:pPr>
          </w:p>
        </w:tc>
      </w:tr>
      <w:tr w14:paraId="12D05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62" w:type="dxa"/>
            <w:vAlign w:val="center"/>
          </w:tcPr>
          <w:p w14:paraId="6586388E">
            <w:pPr>
              <w:numPr>
                <w:ilvl w:val="0"/>
                <w:numId w:val="216"/>
              </w:numPr>
              <w:rPr>
                <w:rFonts w:ascii="宋体" w:hAnsi="宋体"/>
                <w:color w:val="000000"/>
                <w:sz w:val="21"/>
                <w:szCs w:val="21"/>
              </w:rPr>
            </w:pPr>
          </w:p>
        </w:tc>
        <w:tc>
          <w:tcPr>
            <w:tcW w:w="1874" w:type="dxa"/>
            <w:vAlign w:val="center"/>
          </w:tcPr>
          <w:p w14:paraId="77AE09A4">
            <w:pPr>
              <w:rPr>
                <w:rFonts w:ascii="宋体" w:hAnsi="宋体" w:cs="Arial"/>
                <w:color w:val="000000"/>
                <w:sz w:val="21"/>
                <w:szCs w:val="21"/>
              </w:rPr>
            </w:pPr>
            <w:r>
              <w:rPr>
                <w:rFonts w:hint="eastAsia" w:ascii="宋体" w:hAnsi="宋体" w:cs="Arial"/>
                <w:sz w:val="21"/>
                <w:szCs w:val="21"/>
              </w:rPr>
              <w:t>确认</w:t>
            </w:r>
          </w:p>
        </w:tc>
        <w:tc>
          <w:tcPr>
            <w:tcW w:w="1186" w:type="dxa"/>
            <w:vAlign w:val="center"/>
          </w:tcPr>
          <w:p w14:paraId="21A6B100">
            <w:pPr>
              <w:rPr>
                <w:rFonts w:ascii="宋体" w:hAnsi="宋体" w:cs="Arial"/>
                <w:color w:val="000000"/>
                <w:sz w:val="21"/>
                <w:szCs w:val="21"/>
              </w:rPr>
            </w:pPr>
            <w:r>
              <w:rPr>
                <w:rFonts w:hint="eastAsia" w:ascii="宋体" w:hAnsi="宋体" w:cs="Arial"/>
                <w:color w:val="000000"/>
                <w:sz w:val="21"/>
                <w:szCs w:val="21"/>
              </w:rPr>
              <w:t>按钮</w:t>
            </w:r>
          </w:p>
        </w:tc>
        <w:tc>
          <w:tcPr>
            <w:tcW w:w="1151" w:type="dxa"/>
            <w:vAlign w:val="center"/>
          </w:tcPr>
          <w:p w14:paraId="2BD585DE">
            <w:pPr>
              <w:rPr>
                <w:rFonts w:ascii="宋体" w:hAnsi="宋体" w:cs="Arial"/>
                <w:color w:val="000000"/>
                <w:sz w:val="21"/>
                <w:szCs w:val="21"/>
              </w:rPr>
            </w:pPr>
          </w:p>
        </w:tc>
        <w:tc>
          <w:tcPr>
            <w:tcW w:w="1478" w:type="dxa"/>
            <w:vAlign w:val="center"/>
          </w:tcPr>
          <w:p w14:paraId="6B39FC74">
            <w:pPr>
              <w:rPr>
                <w:rFonts w:ascii="宋体" w:hAnsi="宋体" w:cs="Arial"/>
                <w:color w:val="000000"/>
                <w:sz w:val="21"/>
                <w:szCs w:val="21"/>
              </w:rPr>
            </w:pPr>
          </w:p>
        </w:tc>
        <w:tc>
          <w:tcPr>
            <w:tcW w:w="1033" w:type="dxa"/>
            <w:vAlign w:val="center"/>
          </w:tcPr>
          <w:p w14:paraId="1B0FDFD4">
            <w:pPr>
              <w:rPr>
                <w:rFonts w:ascii="宋体" w:hAnsi="宋体" w:cs="Arial"/>
                <w:color w:val="000000"/>
                <w:sz w:val="21"/>
                <w:szCs w:val="21"/>
              </w:rPr>
            </w:pPr>
          </w:p>
        </w:tc>
        <w:tc>
          <w:tcPr>
            <w:tcW w:w="2563" w:type="dxa"/>
            <w:vAlign w:val="center"/>
          </w:tcPr>
          <w:p w14:paraId="099CF6B3">
            <w:pPr>
              <w:rPr>
                <w:rFonts w:ascii="宋体" w:hAnsi="宋体" w:cs="Arial"/>
                <w:color w:val="000000"/>
                <w:sz w:val="21"/>
                <w:szCs w:val="21"/>
              </w:rPr>
            </w:pPr>
          </w:p>
        </w:tc>
      </w:tr>
      <w:tr w14:paraId="41BD5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62" w:type="dxa"/>
            <w:vAlign w:val="center"/>
          </w:tcPr>
          <w:p w14:paraId="6266D3BC">
            <w:pPr>
              <w:numPr>
                <w:ilvl w:val="0"/>
                <w:numId w:val="216"/>
              </w:numPr>
              <w:rPr>
                <w:rFonts w:ascii="宋体" w:hAnsi="宋体"/>
                <w:color w:val="000000"/>
                <w:sz w:val="21"/>
                <w:szCs w:val="21"/>
              </w:rPr>
            </w:pPr>
          </w:p>
        </w:tc>
        <w:tc>
          <w:tcPr>
            <w:tcW w:w="1874" w:type="dxa"/>
            <w:vAlign w:val="center"/>
          </w:tcPr>
          <w:p w14:paraId="236022FC">
            <w:pPr>
              <w:rPr>
                <w:rFonts w:ascii="宋体" w:hAnsi="宋体" w:cs="Arial"/>
                <w:sz w:val="21"/>
                <w:szCs w:val="21"/>
              </w:rPr>
            </w:pPr>
            <w:r>
              <w:rPr>
                <w:rFonts w:hint="eastAsia" w:ascii="宋体" w:hAnsi="宋体" w:cs="Arial"/>
                <w:sz w:val="21"/>
                <w:szCs w:val="21"/>
              </w:rPr>
              <w:t>取消</w:t>
            </w:r>
          </w:p>
        </w:tc>
        <w:tc>
          <w:tcPr>
            <w:tcW w:w="1186" w:type="dxa"/>
            <w:vAlign w:val="center"/>
          </w:tcPr>
          <w:p w14:paraId="2C873C45">
            <w:pPr>
              <w:rPr>
                <w:rFonts w:ascii="宋体" w:hAnsi="宋体" w:cs="Arial"/>
                <w:color w:val="000000"/>
                <w:sz w:val="21"/>
                <w:szCs w:val="21"/>
              </w:rPr>
            </w:pPr>
            <w:r>
              <w:rPr>
                <w:rFonts w:hint="eastAsia" w:ascii="宋体" w:hAnsi="宋体" w:cs="Arial"/>
                <w:color w:val="000000"/>
                <w:sz w:val="21"/>
                <w:szCs w:val="21"/>
              </w:rPr>
              <w:t>按钮</w:t>
            </w:r>
          </w:p>
        </w:tc>
        <w:tc>
          <w:tcPr>
            <w:tcW w:w="1151" w:type="dxa"/>
            <w:vAlign w:val="center"/>
          </w:tcPr>
          <w:p w14:paraId="2D9F9079">
            <w:pPr>
              <w:rPr>
                <w:rFonts w:ascii="宋体" w:hAnsi="宋体" w:cs="Arial"/>
                <w:color w:val="000000"/>
                <w:sz w:val="21"/>
                <w:szCs w:val="21"/>
              </w:rPr>
            </w:pPr>
          </w:p>
        </w:tc>
        <w:tc>
          <w:tcPr>
            <w:tcW w:w="1478" w:type="dxa"/>
            <w:vAlign w:val="center"/>
          </w:tcPr>
          <w:p w14:paraId="29FC3A9A">
            <w:pPr>
              <w:rPr>
                <w:rFonts w:ascii="宋体" w:hAnsi="宋体" w:cs="Arial"/>
                <w:color w:val="000000"/>
                <w:sz w:val="21"/>
                <w:szCs w:val="21"/>
              </w:rPr>
            </w:pPr>
          </w:p>
        </w:tc>
        <w:tc>
          <w:tcPr>
            <w:tcW w:w="1033" w:type="dxa"/>
            <w:vAlign w:val="center"/>
          </w:tcPr>
          <w:p w14:paraId="060F302A">
            <w:pPr>
              <w:rPr>
                <w:rFonts w:ascii="宋体" w:hAnsi="宋体" w:cs="Arial"/>
                <w:color w:val="000000"/>
                <w:sz w:val="21"/>
                <w:szCs w:val="21"/>
              </w:rPr>
            </w:pPr>
          </w:p>
        </w:tc>
        <w:tc>
          <w:tcPr>
            <w:tcW w:w="2563" w:type="dxa"/>
            <w:vAlign w:val="center"/>
          </w:tcPr>
          <w:p w14:paraId="346482C8">
            <w:pPr>
              <w:rPr>
                <w:rFonts w:ascii="宋体" w:hAnsi="宋体" w:cs="Arial"/>
                <w:color w:val="000000"/>
                <w:sz w:val="21"/>
                <w:szCs w:val="21"/>
              </w:rPr>
            </w:pPr>
          </w:p>
        </w:tc>
      </w:tr>
    </w:tbl>
    <w:p w14:paraId="06672DB3">
      <w:pPr>
        <w:spacing w:line="360" w:lineRule="auto"/>
        <w:rPr>
          <w:b/>
          <w:sz w:val="21"/>
          <w:szCs w:val="21"/>
        </w:rPr>
      </w:pPr>
      <w:r>
        <w:rPr>
          <w:rFonts w:hint="eastAsia"/>
          <w:b/>
          <w:sz w:val="21"/>
          <w:szCs w:val="21"/>
        </w:rPr>
        <w:t>结果页面</w:t>
      </w:r>
    </w:p>
    <w:tbl>
      <w:tblPr>
        <w:tblStyle w:val="48"/>
        <w:tblW w:w="98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5"/>
        <w:gridCol w:w="1906"/>
        <w:gridCol w:w="1218"/>
        <w:gridCol w:w="1184"/>
        <w:gridCol w:w="1068"/>
        <w:gridCol w:w="1068"/>
        <w:gridCol w:w="2915"/>
      </w:tblGrid>
      <w:tr w14:paraId="00C71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 w:type="dxa"/>
            <w:shd w:val="clear" w:color="auto" w:fill="FFCC99"/>
            <w:vAlign w:val="center"/>
          </w:tcPr>
          <w:p w14:paraId="39C3A6CA">
            <w:pPr>
              <w:rPr>
                <w:rFonts w:ascii="宋体" w:hAnsi="宋体" w:cs="Arial"/>
                <w:b/>
                <w:color w:val="000000"/>
                <w:sz w:val="21"/>
                <w:szCs w:val="21"/>
              </w:rPr>
            </w:pPr>
            <w:r>
              <w:rPr>
                <w:rFonts w:ascii="宋体" w:hAnsi="宋体" w:cs="Arial"/>
                <w:b/>
                <w:color w:val="000000"/>
                <w:sz w:val="21"/>
                <w:szCs w:val="21"/>
              </w:rPr>
              <w:t>序号</w:t>
            </w:r>
          </w:p>
        </w:tc>
        <w:tc>
          <w:tcPr>
            <w:tcW w:w="1906" w:type="dxa"/>
            <w:shd w:val="clear" w:color="auto" w:fill="FFCC99"/>
            <w:vAlign w:val="center"/>
          </w:tcPr>
          <w:p w14:paraId="4B316771">
            <w:pPr>
              <w:rPr>
                <w:rFonts w:ascii="宋体" w:hAnsi="宋体" w:cs="Arial"/>
                <w:b/>
                <w:color w:val="000000"/>
                <w:sz w:val="21"/>
                <w:szCs w:val="21"/>
              </w:rPr>
            </w:pPr>
            <w:r>
              <w:rPr>
                <w:rFonts w:ascii="宋体" w:hAnsi="宋体" w:cs="Arial"/>
                <w:b/>
                <w:color w:val="000000"/>
                <w:sz w:val="21"/>
                <w:szCs w:val="21"/>
              </w:rPr>
              <w:t>名称</w:t>
            </w:r>
          </w:p>
        </w:tc>
        <w:tc>
          <w:tcPr>
            <w:tcW w:w="1218" w:type="dxa"/>
            <w:shd w:val="clear" w:color="auto" w:fill="FFCC99"/>
            <w:vAlign w:val="center"/>
          </w:tcPr>
          <w:p w14:paraId="492E7F14">
            <w:pPr>
              <w:rPr>
                <w:rFonts w:ascii="宋体" w:hAnsi="宋体" w:cs="Arial"/>
                <w:b/>
                <w:color w:val="000000"/>
                <w:sz w:val="21"/>
                <w:szCs w:val="21"/>
              </w:rPr>
            </w:pPr>
            <w:r>
              <w:rPr>
                <w:rFonts w:ascii="宋体" w:hAnsi="宋体" w:cs="Arial"/>
                <w:b/>
                <w:color w:val="000000"/>
                <w:sz w:val="21"/>
                <w:szCs w:val="21"/>
              </w:rPr>
              <w:t>输入</w:t>
            </w:r>
            <w:r>
              <w:rPr>
                <w:rFonts w:hint="eastAsia" w:ascii="宋体" w:hAnsi="宋体" w:cs="Arial"/>
                <w:b/>
                <w:color w:val="000000"/>
                <w:sz w:val="21"/>
                <w:szCs w:val="21"/>
              </w:rPr>
              <w:t>/输出</w:t>
            </w:r>
          </w:p>
        </w:tc>
        <w:tc>
          <w:tcPr>
            <w:tcW w:w="1184" w:type="dxa"/>
            <w:shd w:val="clear" w:color="auto" w:fill="FFCC99"/>
            <w:vAlign w:val="center"/>
          </w:tcPr>
          <w:p w14:paraId="5EF6E1FF">
            <w:pPr>
              <w:rPr>
                <w:rFonts w:ascii="宋体" w:hAnsi="宋体" w:cs="Arial"/>
                <w:b/>
                <w:color w:val="000000"/>
                <w:sz w:val="21"/>
                <w:szCs w:val="21"/>
              </w:rPr>
            </w:pPr>
            <w:r>
              <w:rPr>
                <w:rFonts w:ascii="宋体" w:hAnsi="宋体" w:cs="Arial"/>
                <w:b/>
                <w:color w:val="000000"/>
                <w:sz w:val="21"/>
                <w:szCs w:val="21"/>
              </w:rPr>
              <w:t>缺省值</w:t>
            </w:r>
          </w:p>
        </w:tc>
        <w:tc>
          <w:tcPr>
            <w:tcW w:w="1068" w:type="dxa"/>
            <w:shd w:val="clear" w:color="auto" w:fill="FFCC99"/>
            <w:vAlign w:val="center"/>
          </w:tcPr>
          <w:p w14:paraId="336969BC">
            <w:pPr>
              <w:rPr>
                <w:rFonts w:ascii="宋体" w:hAnsi="宋体" w:cs="Arial"/>
                <w:b/>
                <w:color w:val="000000"/>
                <w:sz w:val="21"/>
                <w:szCs w:val="21"/>
              </w:rPr>
            </w:pPr>
            <w:r>
              <w:rPr>
                <w:rFonts w:hint="eastAsia" w:ascii="宋体" w:hAnsi="宋体" w:cs="Arial"/>
                <w:b/>
                <w:color w:val="000000"/>
                <w:sz w:val="21"/>
                <w:szCs w:val="21"/>
              </w:rPr>
              <w:t>类型/长度</w:t>
            </w:r>
          </w:p>
        </w:tc>
        <w:tc>
          <w:tcPr>
            <w:tcW w:w="1068" w:type="dxa"/>
            <w:shd w:val="clear" w:color="auto" w:fill="FFCC99"/>
            <w:vAlign w:val="center"/>
          </w:tcPr>
          <w:p w14:paraId="15942167">
            <w:pPr>
              <w:rPr>
                <w:rFonts w:ascii="宋体" w:hAnsi="宋体" w:cs="Arial"/>
                <w:b/>
                <w:color w:val="000000"/>
                <w:sz w:val="21"/>
                <w:szCs w:val="21"/>
              </w:rPr>
            </w:pPr>
            <w:r>
              <w:rPr>
                <w:rFonts w:hint="eastAsia" w:ascii="宋体" w:hAnsi="宋体" w:cs="Arial"/>
                <w:b/>
                <w:color w:val="000000"/>
                <w:sz w:val="21"/>
                <w:szCs w:val="21"/>
              </w:rPr>
              <w:t>是否必输</w:t>
            </w:r>
          </w:p>
        </w:tc>
        <w:tc>
          <w:tcPr>
            <w:tcW w:w="2915" w:type="dxa"/>
            <w:shd w:val="clear" w:color="auto" w:fill="FFCC99"/>
            <w:vAlign w:val="center"/>
          </w:tcPr>
          <w:p w14:paraId="23911D6B">
            <w:pPr>
              <w:rPr>
                <w:rFonts w:ascii="宋体" w:hAnsi="宋体" w:cs="Arial"/>
                <w:b/>
                <w:color w:val="000000"/>
                <w:sz w:val="21"/>
                <w:szCs w:val="21"/>
              </w:rPr>
            </w:pPr>
            <w:r>
              <w:rPr>
                <w:rFonts w:ascii="宋体" w:hAnsi="宋体" w:cs="Arial"/>
                <w:b/>
                <w:color w:val="000000"/>
                <w:sz w:val="21"/>
                <w:szCs w:val="21"/>
              </w:rPr>
              <w:t>备注</w:t>
            </w:r>
          </w:p>
        </w:tc>
      </w:tr>
      <w:tr w14:paraId="3EC45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5F9C744A">
            <w:pPr>
              <w:numPr>
                <w:ilvl w:val="0"/>
                <w:numId w:val="217"/>
              </w:numPr>
              <w:rPr>
                <w:rFonts w:ascii="宋体" w:hAnsi="宋体"/>
                <w:color w:val="000000"/>
                <w:sz w:val="21"/>
                <w:szCs w:val="21"/>
              </w:rPr>
            </w:pPr>
          </w:p>
        </w:tc>
        <w:tc>
          <w:tcPr>
            <w:tcW w:w="1906" w:type="dxa"/>
            <w:vAlign w:val="center"/>
          </w:tcPr>
          <w:p w14:paraId="099F84F2">
            <w:pPr>
              <w:rPr>
                <w:rFonts w:ascii="宋体" w:hAnsi="宋体" w:cs="Arial"/>
                <w:color w:val="000000"/>
                <w:sz w:val="21"/>
                <w:szCs w:val="21"/>
              </w:rPr>
            </w:pPr>
            <w:r>
              <w:rPr>
                <w:rFonts w:ascii="宋体" w:hAnsi="宋体" w:cs="Arial"/>
                <w:color w:val="000000"/>
                <w:sz w:val="21"/>
                <w:szCs w:val="21"/>
              </w:rPr>
              <w:t>设置结果</w:t>
            </w:r>
          </w:p>
        </w:tc>
        <w:tc>
          <w:tcPr>
            <w:tcW w:w="1218" w:type="dxa"/>
            <w:vAlign w:val="center"/>
          </w:tcPr>
          <w:p w14:paraId="2C4ED164">
            <w:pPr>
              <w:rPr>
                <w:rFonts w:ascii="宋体" w:hAnsi="宋体"/>
                <w:sz w:val="21"/>
                <w:szCs w:val="21"/>
              </w:rPr>
            </w:pPr>
            <w:r>
              <w:rPr>
                <w:rFonts w:hint="eastAsia" w:ascii="宋体" w:hAnsi="宋体"/>
                <w:sz w:val="21"/>
                <w:szCs w:val="21"/>
              </w:rPr>
              <w:t>文本</w:t>
            </w:r>
          </w:p>
        </w:tc>
        <w:tc>
          <w:tcPr>
            <w:tcW w:w="1184" w:type="dxa"/>
            <w:vAlign w:val="center"/>
          </w:tcPr>
          <w:p w14:paraId="56635789">
            <w:pPr>
              <w:rPr>
                <w:rFonts w:ascii="宋体" w:hAnsi="宋体" w:cs="Arial"/>
                <w:color w:val="000000"/>
                <w:sz w:val="21"/>
                <w:szCs w:val="21"/>
              </w:rPr>
            </w:pPr>
          </w:p>
        </w:tc>
        <w:tc>
          <w:tcPr>
            <w:tcW w:w="1068" w:type="dxa"/>
            <w:vAlign w:val="center"/>
          </w:tcPr>
          <w:p w14:paraId="57D16E08">
            <w:pPr>
              <w:rPr>
                <w:rFonts w:ascii="宋体" w:hAnsi="宋体" w:cs="Arial"/>
                <w:color w:val="000000"/>
                <w:sz w:val="21"/>
                <w:szCs w:val="21"/>
              </w:rPr>
            </w:pPr>
          </w:p>
        </w:tc>
        <w:tc>
          <w:tcPr>
            <w:tcW w:w="1068" w:type="dxa"/>
            <w:vAlign w:val="center"/>
          </w:tcPr>
          <w:p w14:paraId="6F106754">
            <w:pPr>
              <w:rPr>
                <w:rFonts w:ascii="宋体" w:hAnsi="宋体" w:cs="Arial"/>
                <w:color w:val="000000"/>
                <w:sz w:val="21"/>
                <w:szCs w:val="21"/>
              </w:rPr>
            </w:pPr>
          </w:p>
        </w:tc>
        <w:tc>
          <w:tcPr>
            <w:tcW w:w="2915" w:type="dxa"/>
            <w:vAlign w:val="center"/>
          </w:tcPr>
          <w:p w14:paraId="2E56FF4E">
            <w:pPr>
              <w:rPr>
                <w:rFonts w:ascii="宋体" w:hAnsi="宋体" w:cs="Arial"/>
                <w:color w:val="000000"/>
                <w:sz w:val="21"/>
                <w:szCs w:val="21"/>
              </w:rPr>
            </w:pPr>
          </w:p>
        </w:tc>
      </w:tr>
      <w:tr w14:paraId="6C857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95" w:type="dxa"/>
            <w:vAlign w:val="center"/>
          </w:tcPr>
          <w:p w14:paraId="6012A39E">
            <w:pPr>
              <w:numPr>
                <w:ilvl w:val="0"/>
                <w:numId w:val="217"/>
              </w:numPr>
              <w:rPr>
                <w:rFonts w:ascii="宋体" w:hAnsi="宋体"/>
                <w:color w:val="000000"/>
                <w:sz w:val="21"/>
                <w:szCs w:val="21"/>
              </w:rPr>
            </w:pPr>
          </w:p>
        </w:tc>
        <w:tc>
          <w:tcPr>
            <w:tcW w:w="1906" w:type="dxa"/>
            <w:vAlign w:val="center"/>
          </w:tcPr>
          <w:p w14:paraId="2988A7BF">
            <w:pPr>
              <w:rPr>
                <w:rFonts w:ascii="宋体" w:hAnsi="宋体" w:cs="Arial"/>
                <w:color w:val="000000"/>
                <w:sz w:val="21"/>
                <w:szCs w:val="21"/>
              </w:rPr>
            </w:pPr>
            <w:r>
              <w:rPr>
                <w:rFonts w:hint="eastAsia" w:ascii="宋体" w:hAnsi="宋体" w:cs="Arial"/>
                <w:color w:val="000000"/>
                <w:sz w:val="21"/>
                <w:szCs w:val="21"/>
              </w:rPr>
              <w:t>返回</w:t>
            </w:r>
          </w:p>
        </w:tc>
        <w:tc>
          <w:tcPr>
            <w:tcW w:w="1218" w:type="dxa"/>
            <w:vAlign w:val="center"/>
          </w:tcPr>
          <w:p w14:paraId="69FFD60A">
            <w:pPr>
              <w:rPr>
                <w:rFonts w:ascii="宋体" w:hAnsi="宋体"/>
                <w:sz w:val="21"/>
                <w:szCs w:val="21"/>
              </w:rPr>
            </w:pPr>
            <w:r>
              <w:rPr>
                <w:rFonts w:hint="eastAsia" w:ascii="宋体" w:hAnsi="宋体"/>
                <w:sz w:val="21"/>
                <w:szCs w:val="21"/>
              </w:rPr>
              <w:t>按钮</w:t>
            </w:r>
          </w:p>
        </w:tc>
        <w:tc>
          <w:tcPr>
            <w:tcW w:w="1184" w:type="dxa"/>
            <w:vAlign w:val="center"/>
          </w:tcPr>
          <w:p w14:paraId="341281CD">
            <w:pPr>
              <w:rPr>
                <w:rFonts w:ascii="宋体" w:hAnsi="宋体" w:cs="Arial"/>
                <w:color w:val="000000"/>
                <w:sz w:val="21"/>
                <w:szCs w:val="21"/>
              </w:rPr>
            </w:pPr>
          </w:p>
        </w:tc>
        <w:tc>
          <w:tcPr>
            <w:tcW w:w="1068" w:type="dxa"/>
            <w:vAlign w:val="center"/>
          </w:tcPr>
          <w:p w14:paraId="51E40740">
            <w:pPr>
              <w:rPr>
                <w:rFonts w:ascii="宋体" w:hAnsi="宋体" w:cs="Arial"/>
                <w:color w:val="000000"/>
                <w:sz w:val="21"/>
                <w:szCs w:val="21"/>
              </w:rPr>
            </w:pPr>
          </w:p>
        </w:tc>
        <w:tc>
          <w:tcPr>
            <w:tcW w:w="1068" w:type="dxa"/>
            <w:vAlign w:val="center"/>
          </w:tcPr>
          <w:p w14:paraId="1DD0BB1D">
            <w:pPr>
              <w:rPr>
                <w:rFonts w:ascii="宋体" w:hAnsi="宋体" w:cs="Arial"/>
                <w:color w:val="000000"/>
                <w:sz w:val="21"/>
                <w:szCs w:val="21"/>
              </w:rPr>
            </w:pPr>
          </w:p>
        </w:tc>
        <w:tc>
          <w:tcPr>
            <w:tcW w:w="2915" w:type="dxa"/>
            <w:vAlign w:val="center"/>
          </w:tcPr>
          <w:p w14:paraId="33916386">
            <w:pPr>
              <w:rPr>
                <w:rFonts w:ascii="宋体" w:hAnsi="宋体" w:cs="Arial"/>
                <w:color w:val="000000"/>
                <w:sz w:val="21"/>
                <w:szCs w:val="21"/>
              </w:rPr>
            </w:pPr>
            <w:r>
              <w:rPr>
                <w:rFonts w:hint="eastAsia" w:ascii="宋体" w:hAnsi="宋体" w:cs="Arial"/>
                <w:color w:val="000000"/>
                <w:sz w:val="21"/>
                <w:szCs w:val="21"/>
              </w:rPr>
              <w:t>返回暂停网银页面</w:t>
            </w:r>
          </w:p>
        </w:tc>
      </w:tr>
    </w:tbl>
    <w:p w14:paraId="7A881EBB">
      <w:pPr>
        <w:pStyle w:val="4"/>
        <w:numPr>
          <w:ilvl w:val="0"/>
          <w:numId w:val="0"/>
        </w:numPr>
      </w:pPr>
      <w:bookmarkStart w:id="1043" w:name="_Toc351988624"/>
      <w:r>
        <w:rPr>
          <w:rFonts w:hint="eastAsia"/>
        </w:rPr>
        <w:t>交易限额设置页面</w:t>
      </w:r>
      <w:bookmarkEnd w:id="1043"/>
    </w:p>
    <w:p w14:paraId="0AF313FF">
      <w:pPr>
        <w:spacing w:line="360" w:lineRule="auto"/>
        <w:rPr>
          <w:b/>
          <w:sz w:val="21"/>
          <w:szCs w:val="21"/>
        </w:rPr>
      </w:pPr>
      <w:r>
        <w:rPr>
          <w:rFonts w:hint="eastAsia"/>
          <w:b/>
          <w:sz w:val="21"/>
          <w:szCs w:val="21"/>
        </w:rPr>
        <w:t>输入页面</w:t>
      </w:r>
    </w:p>
    <w:tbl>
      <w:tblPr>
        <w:tblStyle w:val="48"/>
        <w:tblW w:w="98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7"/>
        <w:gridCol w:w="1918"/>
        <w:gridCol w:w="1230"/>
        <w:gridCol w:w="1196"/>
        <w:gridCol w:w="1078"/>
        <w:gridCol w:w="1078"/>
        <w:gridCol w:w="2927"/>
      </w:tblGrid>
      <w:tr w14:paraId="35592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 w:type="dxa"/>
            <w:shd w:val="clear" w:color="auto" w:fill="FFCC99"/>
            <w:vAlign w:val="center"/>
          </w:tcPr>
          <w:p w14:paraId="7AAC369E">
            <w:pPr>
              <w:rPr>
                <w:rFonts w:ascii="宋体" w:hAnsi="宋体" w:cs="Arial"/>
                <w:b/>
                <w:color w:val="000000"/>
                <w:sz w:val="21"/>
                <w:szCs w:val="21"/>
              </w:rPr>
            </w:pPr>
            <w:r>
              <w:rPr>
                <w:rFonts w:ascii="宋体" w:hAnsi="宋体" w:cs="Arial"/>
                <w:b/>
                <w:color w:val="000000"/>
                <w:sz w:val="21"/>
                <w:szCs w:val="21"/>
              </w:rPr>
              <w:t>序号</w:t>
            </w:r>
          </w:p>
        </w:tc>
        <w:tc>
          <w:tcPr>
            <w:tcW w:w="1918" w:type="dxa"/>
            <w:shd w:val="clear" w:color="auto" w:fill="FFCC99"/>
            <w:vAlign w:val="center"/>
          </w:tcPr>
          <w:p w14:paraId="1343687E">
            <w:pPr>
              <w:rPr>
                <w:rFonts w:ascii="宋体" w:hAnsi="宋体" w:cs="Arial"/>
                <w:b/>
                <w:color w:val="000000"/>
                <w:sz w:val="21"/>
                <w:szCs w:val="21"/>
              </w:rPr>
            </w:pPr>
            <w:r>
              <w:rPr>
                <w:rFonts w:ascii="宋体" w:hAnsi="宋体" w:cs="Arial"/>
                <w:b/>
                <w:color w:val="000000"/>
                <w:sz w:val="21"/>
                <w:szCs w:val="21"/>
              </w:rPr>
              <w:t>名称</w:t>
            </w:r>
          </w:p>
        </w:tc>
        <w:tc>
          <w:tcPr>
            <w:tcW w:w="1230" w:type="dxa"/>
            <w:shd w:val="clear" w:color="auto" w:fill="FFCC99"/>
            <w:vAlign w:val="center"/>
          </w:tcPr>
          <w:p w14:paraId="1D572A34">
            <w:pPr>
              <w:rPr>
                <w:rFonts w:ascii="宋体" w:hAnsi="宋体" w:cs="Arial"/>
                <w:b/>
                <w:color w:val="000000"/>
                <w:sz w:val="21"/>
                <w:szCs w:val="21"/>
              </w:rPr>
            </w:pPr>
            <w:r>
              <w:rPr>
                <w:rFonts w:ascii="宋体" w:hAnsi="宋体" w:cs="Arial"/>
                <w:b/>
                <w:color w:val="000000"/>
                <w:sz w:val="21"/>
                <w:szCs w:val="21"/>
              </w:rPr>
              <w:t>输入</w:t>
            </w:r>
            <w:r>
              <w:rPr>
                <w:rFonts w:hint="eastAsia" w:ascii="宋体" w:hAnsi="宋体" w:cs="Arial"/>
                <w:b/>
                <w:color w:val="000000"/>
                <w:sz w:val="21"/>
                <w:szCs w:val="21"/>
              </w:rPr>
              <w:t>/输出</w:t>
            </w:r>
          </w:p>
        </w:tc>
        <w:tc>
          <w:tcPr>
            <w:tcW w:w="1196" w:type="dxa"/>
            <w:shd w:val="clear" w:color="auto" w:fill="FFCC99"/>
            <w:vAlign w:val="center"/>
          </w:tcPr>
          <w:p w14:paraId="7F18B251">
            <w:pPr>
              <w:rPr>
                <w:rFonts w:ascii="宋体" w:hAnsi="宋体" w:cs="Arial"/>
                <w:b/>
                <w:color w:val="000000"/>
                <w:sz w:val="21"/>
                <w:szCs w:val="21"/>
              </w:rPr>
            </w:pPr>
            <w:r>
              <w:rPr>
                <w:rFonts w:ascii="宋体" w:hAnsi="宋体" w:cs="Arial"/>
                <w:b/>
                <w:color w:val="000000"/>
                <w:sz w:val="21"/>
                <w:szCs w:val="21"/>
              </w:rPr>
              <w:t>缺省值</w:t>
            </w:r>
          </w:p>
        </w:tc>
        <w:tc>
          <w:tcPr>
            <w:tcW w:w="1078" w:type="dxa"/>
            <w:shd w:val="clear" w:color="auto" w:fill="FFCC99"/>
            <w:vAlign w:val="center"/>
          </w:tcPr>
          <w:p w14:paraId="3EF6B147">
            <w:pPr>
              <w:rPr>
                <w:rFonts w:ascii="宋体" w:hAnsi="宋体" w:cs="Arial"/>
                <w:b/>
                <w:color w:val="000000"/>
                <w:sz w:val="21"/>
                <w:szCs w:val="21"/>
              </w:rPr>
            </w:pPr>
            <w:r>
              <w:rPr>
                <w:rFonts w:hint="eastAsia" w:ascii="宋体" w:hAnsi="宋体" w:cs="Arial"/>
                <w:b/>
                <w:color w:val="000000"/>
                <w:sz w:val="21"/>
                <w:szCs w:val="21"/>
              </w:rPr>
              <w:t>类型/长度</w:t>
            </w:r>
          </w:p>
        </w:tc>
        <w:tc>
          <w:tcPr>
            <w:tcW w:w="1078" w:type="dxa"/>
            <w:shd w:val="clear" w:color="auto" w:fill="FFCC99"/>
            <w:vAlign w:val="center"/>
          </w:tcPr>
          <w:p w14:paraId="50822C73">
            <w:pPr>
              <w:rPr>
                <w:rFonts w:ascii="宋体" w:hAnsi="宋体" w:cs="Arial"/>
                <w:b/>
                <w:color w:val="000000"/>
                <w:sz w:val="21"/>
                <w:szCs w:val="21"/>
              </w:rPr>
            </w:pPr>
            <w:r>
              <w:rPr>
                <w:rFonts w:hint="eastAsia" w:ascii="宋体" w:hAnsi="宋体" w:cs="Arial"/>
                <w:b/>
                <w:color w:val="000000"/>
                <w:sz w:val="21"/>
                <w:szCs w:val="21"/>
              </w:rPr>
              <w:t>是否必输</w:t>
            </w:r>
          </w:p>
        </w:tc>
        <w:tc>
          <w:tcPr>
            <w:tcW w:w="2927" w:type="dxa"/>
            <w:shd w:val="clear" w:color="auto" w:fill="FFCC99"/>
            <w:vAlign w:val="center"/>
          </w:tcPr>
          <w:p w14:paraId="3974FFF9">
            <w:pPr>
              <w:rPr>
                <w:rFonts w:ascii="宋体" w:hAnsi="宋体" w:cs="Arial"/>
                <w:b/>
                <w:color w:val="000000"/>
                <w:sz w:val="21"/>
                <w:szCs w:val="21"/>
              </w:rPr>
            </w:pPr>
            <w:r>
              <w:rPr>
                <w:rFonts w:ascii="宋体" w:hAnsi="宋体" w:cs="Arial"/>
                <w:b/>
                <w:color w:val="000000"/>
                <w:sz w:val="21"/>
                <w:szCs w:val="21"/>
              </w:rPr>
              <w:t>备注</w:t>
            </w:r>
          </w:p>
        </w:tc>
      </w:tr>
      <w:tr w14:paraId="76558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9854" w:type="dxa"/>
            <w:gridSpan w:val="7"/>
            <w:vAlign w:val="center"/>
          </w:tcPr>
          <w:p w14:paraId="7571BF63">
            <w:pPr>
              <w:rPr>
                <w:rFonts w:ascii="宋体" w:hAnsi="宋体" w:cs="Arial"/>
                <w:color w:val="000000"/>
                <w:sz w:val="21"/>
                <w:szCs w:val="21"/>
              </w:rPr>
            </w:pPr>
            <w:r>
              <w:rPr>
                <w:rFonts w:hint="eastAsia" w:ascii="宋体" w:hAnsi="宋体" w:cs="Arial"/>
                <w:color w:val="000000"/>
                <w:sz w:val="21"/>
                <w:szCs w:val="21"/>
              </w:rPr>
              <w:t>账户列表</w:t>
            </w:r>
          </w:p>
        </w:tc>
      </w:tr>
      <w:tr w14:paraId="36273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0D070E1E">
            <w:pPr>
              <w:numPr>
                <w:ilvl w:val="0"/>
                <w:numId w:val="218"/>
              </w:numPr>
              <w:rPr>
                <w:rFonts w:ascii="宋体" w:hAnsi="宋体"/>
                <w:color w:val="000000"/>
                <w:sz w:val="21"/>
                <w:szCs w:val="21"/>
              </w:rPr>
            </w:pPr>
          </w:p>
        </w:tc>
        <w:tc>
          <w:tcPr>
            <w:tcW w:w="1918" w:type="dxa"/>
            <w:vAlign w:val="center"/>
          </w:tcPr>
          <w:p w14:paraId="5D2B7958">
            <w:pPr>
              <w:rPr>
                <w:rFonts w:ascii="宋体" w:hAnsi="宋体" w:cs="Arial"/>
                <w:color w:val="000000"/>
                <w:sz w:val="21"/>
                <w:szCs w:val="21"/>
              </w:rPr>
            </w:pPr>
            <w:r>
              <w:rPr>
                <w:rFonts w:hint="eastAsia" w:ascii="宋体" w:hAnsi="宋体" w:cs="Arial"/>
                <w:color w:val="000000"/>
                <w:sz w:val="21"/>
                <w:szCs w:val="21"/>
              </w:rPr>
              <w:t>账号</w:t>
            </w:r>
          </w:p>
        </w:tc>
        <w:tc>
          <w:tcPr>
            <w:tcW w:w="1230" w:type="dxa"/>
            <w:vAlign w:val="center"/>
          </w:tcPr>
          <w:p w14:paraId="4280DBFE">
            <w:pPr>
              <w:rPr>
                <w:rFonts w:ascii="宋体" w:hAnsi="宋体" w:cs="Arial"/>
                <w:color w:val="000000"/>
                <w:sz w:val="21"/>
                <w:szCs w:val="21"/>
              </w:rPr>
            </w:pPr>
            <w:r>
              <w:rPr>
                <w:rFonts w:hint="eastAsia" w:ascii="宋体" w:hAnsi="宋体" w:cs="Arial"/>
                <w:color w:val="000000"/>
                <w:sz w:val="21"/>
                <w:szCs w:val="21"/>
              </w:rPr>
              <w:t>文本</w:t>
            </w:r>
          </w:p>
        </w:tc>
        <w:tc>
          <w:tcPr>
            <w:tcW w:w="1196" w:type="dxa"/>
            <w:vAlign w:val="center"/>
          </w:tcPr>
          <w:p w14:paraId="0B2983FA">
            <w:pPr>
              <w:rPr>
                <w:rFonts w:ascii="宋体" w:hAnsi="宋体" w:cs="Arial"/>
                <w:color w:val="000000"/>
                <w:sz w:val="21"/>
                <w:szCs w:val="21"/>
              </w:rPr>
            </w:pPr>
          </w:p>
        </w:tc>
        <w:tc>
          <w:tcPr>
            <w:tcW w:w="1078" w:type="dxa"/>
            <w:vAlign w:val="center"/>
          </w:tcPr>
          <w:p w14:paraId="33889635">
            <w:pPr>
              <w:rPr>
                <w:rFonts w:ascii="宋体" w:hAnsi="宋体" w:cs="Arial"/>
                <w:color w:val="000000"/>
                <w:sz w:val="21"/>
                <w:szCs w:val="21"/>
              </w:rPr>
            </w:pPr>
          </w:p>
        </w:tc>
        <w:tc>
          <w:tcPr>
            <w:tcW w:w="1078" w:type="dxa"/>
            <w:vAlign w:val="center"/>
          </w:tcPr>
          <w:p w14:paraId="2F63FDEE">
            <w:pPr>
              <w:rPr>
                <w:rFonts w:ascii="宋体" w:hAnsi="宋体" w:cs="Arial"/>
                <w:color w:val="000000"/>
                <w:sz w:val="21"/>
                <w:szCs w:val="21"/>
              </w:rPr>
            </w:pPr>
          </w:p>
        </w:tc>
        <w:tc>
          <w:tcPr>
            <w:tcW w:w="2927" w:type="dxa"/>
            <w:vAlign w:val="center"/>
          </w:tcPr>
          <w:p w14:paraId="1A13AF9D">
            <w:pPr>
              <w:rPr>
                <w:rFonts w:ascii="宋体" w:hAnsi="宋体" w:cs="Arial"/>
                <w:color w:val="000000"/>
                <w:sz w:val="21"/>
                <w:szCs w:val="21"/>
              </w:rPr>
            </w:pPr>
          </w:p>
        </w:tc>
      </w:tr>
      <w:tr w14:paraId="0737F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50445797">
            <w:pPr>
              <w:numPr>
                <w:ilvl w:val="0"/>
                <w:numId w:val="218"/>
              </w:numPr>
              <w:rPr>
                <w:rFonts w:ascii="宋体" w:hAnsi="宋体"/>
                <w:color w:val="000000"/>
                <w:sz w:val="21"/>
                <w:szCs w:val="21"/>
              </w:rPr>
            </w:pPr>
          </w:p>
        </w:tc>
        <w:tc>
          <w:tcPr>
            <w:tcW w:w="1918" w:type="dxa"/>
            <w:vAlign w:val="center"/>
          </w:tcPr>
          <w:p w14:paraId="1A48FFD7">
            <w:pPr>
              <w:rPr>
                <w:rFonts w:ascii="宋体" w:hAnsi="宋体" w:cs="Arial"/>
                <w:color w:val="000000"/>
                <w:sz w:val="21"/>
                <w:szCs w:val="21"/>
              </w:rPr>
            </w:pPr>
            <w:r>
              <w:rPr>
                <w:rFonts w:hint="eastAsia" w:ascii="宋体" w:hAnsi="宋体" w:cs="Arial"/>
                <w:color w:val="000000"/>
                <w:sz w:val="21"/>
                <w:szCs w:val="21"/>
              </w:rPr>
              <w:t>账户单笔转账限额</w:t>
            </w:r>
          </w:p>
        </w:tc>
        <w:tc>
          <w:tcPr>
            <w:tcW w:w="1230" w:type="dxa"/>
            <w:vAlign w:val="center"/>
          </w:tcPr>
          <w:p w14:paraId="39633685">
            <w:pPr>
              <w:rPr>
                <w:rFonts w:ascii="宋体" w:hAnsi="宋体" w:cs="Arial"/>
                <w:color w:val="000000"/>
                <w:sz w:val="21"/>
                <w:szCs w:val="21"/>
              </w:rPr>
            </w:pPr>
            <w:r>
              <w:rPr>
                <w:rFonts w:hint="eastAsia" w:ascii="宋体" w:hAnsi="宋体" w:cs="Arial"/>
                <w:color w:val="000000"/>
                <w:sz w:val="21"/>
                <w:szCs w:val="21"/>
              </w:rPr>
              <w:t>文本框</w:t>
            </w:r>
          </w:p>
        </w:tc>
        <w:tc>
          <w:tcPr>
            <w:tcW w:w="1196" w:type="dxa"/>
            <w:vAlign w:val="center"/>
          </w:tcPr>
          <w:p w14:paraId="4AD6A3C4">
            <w:pPr>
              <w:rPr>
                <w:rFonts w:ascii="宋体" w:hAnsi="宋体" w:cs="Arial"/>
                <w:color w:val="000000"/>
                <w:sz w:val="21"/>
                <w:szCs w:val="21"/>
              </w:rPr>
            </w:pPr>
          </w:p>
        </w:tc>
        <w:tc>
          <w:tcPr>
            <w:tcW w:w="1078" w:type="dxa"/>
            <w:vAlign w:val="center"/>
          </w:tcPr>
          <w:p w14:paraId="4CA88FA0">
            <w:pPr>
              <w:rPr>
                <w:rFonts w:ascii="宋体" w:hAnsi="宋体" w:cs="Arial"/>
                <w:color w:val="000000"/>
                <w:sz w:val="21"/>
                <w:szCs w:val="21"/>
              </w:rPr>
            </w:pPr>
            <w:r>
              <w:rPr>
                <w:rFonts w:ascii="宋体" w:hAnsi="宋体" w:cs="Arial"/>
                <w:color w:val="000000"/>
                <w:sz w:val="21"/>
                <w:szCs w:val="21"/>
              </w:rPr>
              <w:t>N/(18.2)</w:t>
            </w:r>
          </w:p>
        </w:tc>
        <w:tc>
          <w:tcPr>
            <w:tcW w:w="1078" w:type="dxa"/>
            <w:vAlign w:val="center"/>
          </w:tcPr>
          <w:p w14:paraId="2719F668">
            <w:pPr>
              <w:rPr>
                <w:rFonts w:ascii="宋体" w:hAnsi="宋体" w:cs="Arial"/>
                <w:color w:val="000000"/>
                <w:sz w:val="21"/>
                <w:szCs w:val="21"/>
              </w:rPr>
            </w:pPr>
            <w:r>
              <w:rPr>
                <w:rFonts w:hint="eastAsia" w:ascii="宋体" w:hAnsi="宋体" w:cs="Arial"/>
                <w:color w:val="000000"/>
                <w:sz w:val="21"/>
                <w:szCs w:val="21"/>
              </w:rPr>
              <w:t>是</w:t>
            </w:r>
          </w:p>
        </w:tc>
        <w:tc>
          <w:tcPr>
            <w:tcW w:w="2927" w:type="dxa"/>
            <w:vAlign w:val="center"/>
          </w:tcPr>
          <w:p w14:paraId="3186B018">
            <w:pPr>
              <w:rPr>
                <w:rFonts w:ascii="宋体" w:hAnsi="宋体" w:cs="Arial"/>
                <w:color w:val="000000"/>
                <w:sz w:val="21"/>
                <w:szCs w:val="21"/>
              </w:rPr>
            </w:pPr>
            <w:r>
              <w:rPr>
                <w:rFonts w:hint="eastAsia" w:ascii="宋体" w:hAnsi="宋体" w:cs="Arial"/>
                <w:color w:val="000000"/>
                <w:sz w:val="21"/>
                <w:szCs w:val="21"/>
              </w:rPr>
              <w:t>系统反显之前限额</w:t>
            </w:r>
          </w:p>
        </w:tc>
      </w:tr>
      <w:tr w14:paraId="2D23A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29E1B528">
            <w:pPr>
              <w:numPr>
                <w:ilvl w:val="0"/>
                <w:numId w:val="218"/>
              </w:numPr>
              <w:rPr>
                <w:rFonts w:ascii="宋体" w:hAnsi="宋体"/>
                <w:color w:val="000000"/>
                <w:sz w:val="21"/>
                <w:szCs w:val="21"/>
              </w:rPr>
            </w:pPr>
          </w:p>
        </w:tc>
        <w:tc>
          <w:tcPr>
            <w:tcW w:w="1918" w:type="dxa"/>
            <w:vAlign w:val="center"/>
          </w:tcPr>
          <w:p w14:paraId="05BE637A">
            <w:pPr>
              <w:rPr>
                <w:rFonts w:ascii="宋体" w:hAnsi="宋体" w:cs="Arial"/>
                <w:color w:val="000000"/>
                <w:sz w:val="21"/>
                <w:szCs w:val="21"/>
              </w:rPr>
            </w:pPr>
            <w:r>
              <w:rPr>
                <w:rFonts w:hint="eastAsia" w:ascii="宋体" w:hAnsi="宋体" w:cs="Arial"/>
                <w:color w:val="000000"/>
                <w:sz w:val="21"/>
                <w:szCs w:val="21"/>
              </w:rPr>
              <w:t>账户日累计转账限额</w:t>
            </w:r>
          </w:p>
        </w:tc>
        <w:tc>
          <w:tcPr>
            <w:tcW w:w="1230" w:type="dxa"/>
            <w:vAlign w:val="center"/>
          </w:tcPr>
          <w:p w14:paraId="34C7A225">
            <w:pPr>
              <w:rPr>
                <w:rFonts w:ascii="宋体" w:hAnsi="宋体" w:cs="Arial"/>
                <w:color w:val="000000"/>
                <w:sz w:val="21"/>
                <w:szCs w:val="21"/>
              </w:rPr>
            </w:pPr>
            <w:r>
              <w:rPr>
                <w:rFonts w:hint="eastAsia" w:ascii="宋体" w:hAnsi="宋体" w:cs="Arial"/>
                <w:color w:val="000000"/>
                <w:sz w:val="21"/>
                <w:szCs w:val="21"/>
              </w:rPr>
              <w:t>文本框</w:t>
            </w:r>
          </w:p>
        </w:tc>
        <w:tc>
          <w:tcPr>
            <w:tcW w:w="1196" w:type="dxa"/>
            <w:vAlign w:val="center"/>
          </w:tcPr>
          <w:p w14:paraId="32CF14D6">
            <w:pPr>
              <w:rPr>
                <w:rFonts w:ascii="宋体" w:hAnsi="宋体" w:cs="Arial"/>
                <w:color w:val="000000"/>
                <w:sz w:val="21"/>
                <w:szCs w:val="21"/>
              </w:rPr>
            </w:pPr>
          </w:p>
        </w:tc>
        <w:tc>
          <w:tcPr>
            <w:tcW w:w="1078" w:type="dxa"/>
            <w:vAlign w:val="center"/>
          </w:tcPr>
          <w:p w14:paraId="23E974F8">
            <w:pPr>
              <w:rPr>
                <w:rFonts w:ascii="宋体" w:hAnsi="宋体" w:cs="Arial"/>
                <w:color w:val="000000"/>
                <w:sz w:val="21"/>
                <w:szCs w:val="21"/>
              </w:rPr>
            </w:pPr>
            <w:r>
              <w:rPr>
                <w:rFonts w:ascii="宋体" w:hAnsi="宋体" w:cs="Arial"/>
                <w:color w:val="000000"/>
                <w:sz w:val="21"/>
                <w:szCs w:val="21"/>
              </w:rPr>
              <w:t>N/(18.2)</w:t>
            </w:r>
          </w:p>
        </w:tc>
        <w:tc>
          <w:tcPr>
            <w:tcW w:w="1078" w:type="dxa"/>
            <w:vAlign w:val="center"/>
          </w:tcPr>
          <w:p w14:paraId="16059280">
            <w:pPr>
              <w:rPr>
                <w:rFonts w:ascii="宋体" w:hAnsi="宋体" w:cs="Arial"/>
                <w:color w:val="000000"/>
                <w:sz w:val="21"/>
                <w:szCs w:val="21"/>
              </w:rPr>
            </w:pPr>
            <w:r>
              <w:rPr>
                <w:rFonts w:hint="eastAsia" w:ascii="宋体" w:hAnsi="宋体" w:cs="Arial"/>
                <w:color w:val="000000"/>
                <w:sz w:val="21"/>
                <w:szCs w:val="21"/>
              </w:rPr>
              <w:t>是</w:t>
            </w:r>
          </w:p>
        </w:tc>
        <w:tc>
          <w:tcPr>
            <w:tcW w:w="2927" w:type="dxa"/>
            <w:vAlign w:val="center"/>
          </w:tcPr>
          <w:p w14:paraId="7625D5C8">
            <w:pPr>
              <w:rPr>
                <w:rFonts w:ascii="宋体" w:hAnsi="宋体" w:cs="Arial"/>
                <w:color w:val="000000"/>
                <w:sz w:val="21"/>
                <w:szCs w:val="21"/>
              </w:rPr>
            </w:pPr>
            <w:r>
              <w:rPr>
                <w:rFonts w:hint="eastAsia" w:ascii="宋体" w:hAnsi="宋体" w:cs="Arial"/>
                <w:color w:val="000000"/>
                <w:sz w:val="21"/>
                <w:szCs w:val="21"/>
              </w:rPr>
              <w:t>系统反显之前限额</w:t>
            </w:r>
          </w:p>
        </w:tc>
      </w:tr>
      <w:tr w14:paraId="0DF09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4CB7A701">
            <w:pPr>
              <w:numPr>
                <w:ilvl w:val="0"/>
                <w:numId w:val="218"/>
              </w:numPr>
              <w:rPr>
                <w:rFonts w:ascii="宋体" w:hAnsi="宋体"/>
                <w:color w:val="000000"/>
                <w:sz w:val="21"/>
                <w:szCs w:val="21"/>
              </w:rPr>
            </w:pPr>
          </w:p>
        </w:tc>
        <w:tc>
          <w:tcPr>
            <w:tcW w:w="1918" w:type="dxa"/>
            <w:vAlign w:val="center"/>
          </w:tcPr>
          <w:p w14:paraId="456C655F">
            <w:pPr>
              <w:rPr>
                <w:rFonts w:ascii="宋体" w:hAnsi="宋体" w:cs="Arial"/>
                <w:color w:val="000000"/>
                <w:sz w:val="21"/>
                <w:szCs w:val="21"/>
              </w:rPr>
            </w:pPr>
            <w:r>
              <w:rPr>
                <w:rFonts w:hint="eastAsia" w:ascii="宋体" w:hAnsi="宋体" w:cs="Arial"/>
                <w:color w:val="000000"/>
                <w:sz w:val="21"/>
                <w:szCs w:val="21"/>
              </w:rPr>
              <w:t>账户单笔支付限额</w:t>
            </w:r>
          </w:p>
        </w:tc>
        <w:tc>
          <w:tcPr>
            <w:tcW w:w="1230" w:type="dxa"/>
            <w:vAlign w:val="center"/>
          </w:tcPr>
          <w:p w14:paraId="17C8443B">
            <w:pPr>
              <w:rPr>
                <w:rFonts w:ascii="宋体" w:hAnsi="宋体" w:cs="Arial"/>
                <w:color w:val="000000"/>
                <w:sz w:val="21"/>
                <w:szCs w:val="21"/>
              </w:rPr>
            </w:pPr>
            <w:r>
              <w:rPr>
                <w:rFonts w:hint="eastAsia" w:ascii="宋体" w:hAnsi="宋体" w:cs="Arial"/>
                <w:color w:val="000000"/>
                <w:sz w:val="21"/>
                <w:szCs w:val="21"/>
              </w:rPr>
              <w:t>文本框</w:t>
            </w:r>
          </w:p>
        </w:tc>
        <w:tc>
          <w:tcPr>
            <w:tcW w:w="1196" w:type="dxa"/>
            <w:vAlign w:val="center"/>
          </w:tcPr>
          <w:p w14:paraId="6531FAFA">
            <w:pPr>
              <w:rPr>
                <w:rFonts w:ascii="宋体" w:hAnsi="宋体" w:cs="Arial"/>
                <w:color w:val="000000"/>
                <w:sz w:val="21"/>
                <w:szCs w:val="21"/>
              </w:rPr>
            </w:pPr>
          </w:p>
        </w:tc>
        <w:tc>
          <w:tcPr>
            <w:tcW w:w="1078" w:type="dxa"/>
            <w:vAlign w:val="center"/>
          </w:tcPr>
          <w:p w14:paraId="7EE0848C">
            <w:pPr>
              <w:rPr>
                <w:rFonts w:ascii="宋体" w:hAnsi="宋体" w:cs="Arial"/>
                <w:color w:val="000000"/>
                <w:sz w:val="21"/>
                <w:szCs w:val="21"/>
              </w:rPr>
            </w:pPr>
            <w:r>
              <w:rPr>
                <w:rFonts w:ascii="宋体" w:hAnsi="宋体" w:cs="Arial"/>
                <w:color w:val="000000"/>
                <w:sz w:val="21"/>
                <w:szCs w:val="21"/>
              </w:rPr>
              <w:t>N/(18.2)</w:t>
            </w:r>
          </w:p>
        </w:tc>
        <w:tc>
          <w:tcPr>
            <w:tcW w:w="1078" w:type="dxa"/>
            <w:vAlign w:val="center"/>
          </w:tcPr>
          <w:p w14:paraId="0E87AF91">
            <w:pPr>
              <w:rPr>
                <w:rFonts w:ascii="宋体" w:hAnsi="宋体" w:cs="Arial"/>
                <w:color w:val="000000"/>
                <w:sz w:val="21"/>
                <w:szCs w:val="21"/>
              </w:rPr>
            </w:pPr>
            <w:r>
              <w:rPr>
                <w:rFonts w:hint="eastAsia" w:ascii="宋体" w:hAnsi="宋体" w:cs="Arial"/>
                <w:color w:val="000000"/>
                <w:sz w:val="21"/>
                <w:szCs w:val="21"/>
              </w:rPr>
              <w:t>是</w:t>
            </w:r>
          </w:p>
        </w:tc>
        <w:tc>
          <w:tcPr>
            <w:tcW w:w="2927" w:type="dxa"/>
            <w:vAlign w:val="center"/>
          </w:tcPr>
          <w:p w14:paraId="4183733C">
            <w:pPr>
              <w:rPr>
                <w:rFonts w:ascii="宋体" w:hAnsi="宋体" w:cs="Arial"/>
                <w:color w:val="000000"/>
                <w:sz w:val="21"/>
                <w:szCs w:val="21"/>
              </w:rPr>
            </w:pPr>
            <w:r>
              <w:rPr>
                <w:rFonts w:hint="eastAsia" w:ascii="宋体" w:hAnsi="宋体" w:cs="Arial"/>
                <w:color w:val="000000"/>
                <w:sz w:val="21"/>
                <w:szCs w:val="21"/>
              </w:rPr>
              <w:t>系统反显之前限额</w:t>
            </w:r>
          </w:p>
        </w:tc>
      </w:tr>
      <w:tr w14:paraId="4CB3E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76EB7380">
            <w:pPr>
              <w:numPr>
                <w:ilvl w:val="0"/>
                <w:numId w:val="218"/>
              </w:numPr>
              <w:rPr>
                <w:rFonts w:ascii="宋体" w:hAnsi="宋体"/>
                <w:color w:val="000000"/>
                <w:sz w:val="21"/>
                <w:szCs w:val="21"/>
              </w:rPr>
            </w:pPr>
          </w:p>
        </w:tc>
        <w:tc>
          <w:tcPr>
            <w:tcW w:w="1918" w:type="dxa"/>
            <w:vAlign w:val="center"/>
          </w:tcPr>
          <w:p w14:paraId="257EEF0E">
            <w:pPr>
              <w:rPr>
                <w:rFonts w:ascii="宋体" w:hAnsi="宋体" w:cs="Arial"/>
                <w:color w:val="000000"/>
                <w:sz w:val="21"/>
                <w:szCs w:val="21"/>
              </w:rPr>
            </w:pPr>
            <w:r>
              <w:rPr>
                <w:rFonts w:hint="eastAsia" w:ascii="宋体" w:hAnsi="宋体" w:cs="Arial"/>
                <w:color w:val="000000"/>
                <w:sz w:val="21"/>
                <w:szCs w:val="21"/>
              </w:rPr>
              <w:t>账户日累计支付限额</w:t>
            </w:r>
          </w:p>
        </w:tc>
        <w:tc>
          <w:tcPr>
            <w:tcW w:w="1230" w:type="dxa"/>
            <w:vAlign w:val="center"/>
          </w:tcPr>
          <w:p w14:paraId="7F03E6B6">
            <w:pPr>
              <w:rPr>
                <w:rFonts w:ascii="宋体" w:hAnsi="宋体" w:cs="Arial"/>
                <w:color w:val="000000"/>
                <w:sz w:val="21"/>
                <w:szCs w:val="21"/>
              </w:rPr>
            </w:pPr>
            <w:r>
              <w:rPr>
                <w:rFonts w:hint="eastAsia" w:ascii="宋体" w:hAnsi="宋体" w:cs="Arial"/>
                <w:color w:val="000000"/>
                <w:sz w:val="21"/>
                <w:szCs w:val="21"/>
              </w:rPr>
              <w:t>文本框</w:t>
            </w:r>
          </w:p>
        </w:tc>
        <w:tc>
          <w:tcPr>
            <w:tcW w:w="1196" w:type="dxa"/>
            <w:vAlign w:val="center"/>
          </w:tcPr>
          <w:p w14:paraId="6E137FA0">
            <w:pPr>
              <w:rPr>
                <w:rFonts w:ascii="宋体" w:hAnsi="宋体" w:cs="Arial"/>
                <w:color w:val="000000"/>
                <w:sz w:val="21"/>
                <w:szCs w:val="21"/>
              </w:rPr>
            </w:pPr>
          </w:p>
        </w:tc>
        <w:tc>
          <w:tcPr>
            <w:tcW w:w="1078" w:type="dxa"/>
            <w:vAlign w:val="center"/>
          </w:tcPr>
          <w:p w14:paraId="07FBF101">
            <w:pPr>
              <w:rPr>
                <w:rFonts w:ascii="宋体" w:hAnsi="宋体" w:cs="Arial"/>
                <w:color w:val="000000"/>
                <w:sz w:val="21"/>
                <w:szCs w:val="21"/>
              </w:rPr>
            </w:pPr>
            <w:r>
              <w:rPr>
                <w:rFonts w:ascii="宋体" w:hAnsi="宋体" w:cs="Arial"/>
                <w:color w:val="000000"/>
                <w:sz w:val="21"/>
                <w:szCs w:val="21"/>
              </w:rPr>
              <w:t>N/(18.2)</w:t>
            </w:r>
          </w:p>
        </w:tc>
        <w:tc>
          <w:tcPr>
            <w:tcW w:w="1078" w:type="dxa"/>
            <w:vAlign w:val="center"/>
          </w:tcPr>
          <w:p w14:paraId="1BE1E679">
            <w:pPr>
              <w:rPr>
                <w:rFonts w:ascii="宋体" w:hAnsi="宋体" w:cs="Arial"/>
                <w:color w:val="000000"/>
                <w:sz w:val="21"/>
                <w:szCs w:val="21"/>
              </w:rPr>
            </w:pPr>
            <w:r>
              <w:rPr>
                <w:rFonts w:hint="eastAsia" w:ascii="宋体" w:hAnsi="宋体" w:cs="Arial"/>
                <w:color w:val="000000"/>
                <w:sz w:val="21"/>
                <w:szCs w:val="21"/>
              </w:rPr>
              <w:t>是</w:t>
            </w:r>
          </w:p>
        </w:tc>
        <w:tc>
          <w:tcPr>
            <w:tcW w:w="2927" w:type="dxa"/>
            <w:vAlign w:val="center"/>
          </w:tcPr>
          <w:p w14:paraId="716223AC">
            <w:pPr>
              <w:rPr>
                <w:rFonts w:ascii="宋体" w:hAnsi="宋体" w:cs="Arial"/>
                <w:color w:val="000000"/>
                <w:sz w:val="21"/>
                <w:szCs w:val="21"/>
              </w:rPr>
            </w:pPr>
            <w:r>
              <w:rPr>
                <w:rFonts w:hint="eastAsia" w:ascii="宋体" w:hAnsi="宋体" w:cs="Arial"/>
                <w:color w:val="000000"/>
                <w:sz w:val="21"/>
                <w:szCs w:val="21"/>
              </w:rPr>
              <w:t>系统反显之前限额</w:t>
            </w:r>
          </w:p>
        </w:tc>
      </w:tr>
      <w:tr w14:paraId="597F5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380DACF7">
            <w:pPr>
              <w:numPr>
                <w:ilvl w:val="0"/>
                <w:numId w:val="218"/>
              </w:numPr>
              <w:rPr>
                <w:rFonts w:ascii="宋体" w:hAnsi="宋体"/>
                <w:color w:val="000000"/>
                <w:sz w:val="21"/>
                <w:szCs w:val="21"/>
              </w:rPr>
            </w:pPr>
          </w:p>
        </w:tc>
        <w:tc>
          <w:tcPr>
            <w:tcW w:w="1918" w:type="dxa"/>
            <w:vAlign w:val="center"/>
          </w:tcPr>
          <w:p w14:paraId="6467D95E">
            <w:pPr>
              <w:rPr>
                <w:rFonts w:ascii="宋体" w:hAnsi="宋体" w:cs="Arial"/>
                <w:color w:val="000000"/>
                <w:sz w:val="21"/>
                <w:szCs w:val="21"/>
              </w:rPr>
            </w:pPr>
            <w:r>
              <w:rPr>
                <w:rFonts w:hint="eastAsia" w:ascii="宋体" w:hAnsi="宋体" w:cs="Arial"/>
                <w:color w:val="000000"/>
                <w:sz w:val="21"/>
                <w:szCs w:val="21"/>
              </w:rPr>
              <w:t>下一步</w:t>
            </w:r>
          </w:p>
        </w:tc>
        <w:tc>
          <w:tcPr>
            <w:tcW w:w="1230" w:type="dxa"/>
            <w:vAlign w:val="center"/>
          </w:tcPr>
          <w:p w14:paraId="3035C3A3">
            <w:pPr>
              <w:rPr>
                <w:rFonts w:ascii="宋体" w:hAnsi="宋体" w:cs="Arial"/>
                <w:color w:val="000000"/>
                <w:sz w:val="21"/>
                <w:szCs w:val="21"/>
              </w:rPr>
            </w:pPr>
            <w:r>
              <w:rPr>
                <w:rFonts w:hint="eastAsia" w:ascii="宋体" w:hAnsi="宋体" w:cs="Arial"/>
                <w:color w:val="000000"/>
                <w:sz w:val="21"/>
                <w:szCs w:val="21"/>
              </w:rPr>
              <w:t>按钮</w:t>
            </w:r>
          </w:p>
        </w:tc>
        <w:tc>
          <w:tcPr>
            <w:tcW w:w="1196" w:type="dxa"/>
            <w:vAlign w:val="center"/>
          </w:tcPr>
          <w:p w14:paraId="2AE6CD3D">
            <w:pPr>
              <w:rPr>
                <w:rFonts w:ascii="宋体" w:hAnsi="宋体" w:cs="Arial"/>
                <w:color w:val="000000"/>
                <w:sz w:val="21"/>
                <w:szCs w:val="21"/>
              </w:rPr>
            </w:pPr>
          </w:p>
        </w:tc>
        <w:tc>
          <w:tcPr>
            <w:tcW w:w="1078" w:type="dxa"/>
            <w:vAlign w:val="center"/>
          </w:tcPr>
          <w:p w14:paraId="73FC26F3">
            <w:pPr>
              <w:rPr>
                <w:rFonts w:ascii="宋体" w:hAnsi="宋体" w:cs="Arial"/>
                <w:color w:val="000000"/>
                <w:sz w:val="21"/>
                <w:szCs w:val="21"/>
              </w:rPr>
            </w:pPr>
          </w:p>
        </w:tc>
        <w:tc>
          <w:tcPr>
            <w:tcW w:w="1078" w:type="dxa"/>
            <w:vAlign w:val="center"/>
          </w:tcPr>
          <w:p w14:paraId="2CA11C10">
            <w:pPr>
              <w:rPr>
                <w:rFonts w:ascii="宋体" w:hAnsi="宋体" w:cs="Arial"/>
                <w:color w:val="000000"/>
                <w:sz w:val="21"/>
                <w:szCs w:val="21"/>
              </w:rPr>
            </w:pPr>
          </w:p>
        </w:tc>
        <w:tc>
          <w:tcPr>
            <w:tcW w:w="2927" w:type="dxa"/>
            <w:vAlign w:val="center"/>
          </w:tcPr>
          <w:p w14:paraId="0C5DEB11">
            <w:pPr>
              <w:rPr>
                <w:rFonts w:ascii="宋体" w:hAnsi="宋体" w:cs="Arial"/>
                <w:color w:val="000000"/>
                <w:sz w:val="21"/>
                <w:szCs w:val="21"/>
              </w:rPr>
            </w:pPr>
          </w:p>
        </w:tc>
      </w:tr>
      <w:tr w14:paraId="19EF3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9854" w:type="dxa"/>
            <w:gridSpan w:val="7"/>
            <w:vAlign w:val="center"/>
          </w:tcPr>
          <w:p w14:paraId="6FAE8B73">
            <w:pPr>
              <w:rPr>
                <w:rFonts w:ascii="宋体" w:hAnsi="宋体" w:cs="Arial"/>
                <w:color w:val="000000"/>
                <w:sz w:val="21"/>
                <w:szCs w:val="21"/>
              </w:rPr>
            </w:pPr>
            <w:r>
              <w:rPr>
                <w:rFonts w:hint="eastAsia" w:ascii="宋体" w:hAnsi="宋体" w:cs="Arial"/>
                <w:color w:val="000000"/>
                <w:sz w:val="21"/>
                <w:szCs w:val="21"/>
              </w:rPr>
              <w:t>温馨提示：</w:t>
            </w:r>
          </w:p>
        </w:tc>
      </w:tr>
      <w:tr w14:paraId="61DD0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9854" w:type="dxa"/>
            <w:gridSpan w:val="7"/>
            <w:vAlign w:val="center"/>
          </w:tcPr>
          <w:p w14:paraId="2E687167">
            <w:pPr>
              <w:rPr>
                <w:rFonts w:ascii="宋体" w:hAnsi="宋体" w:cs="Arial"/>
                <w:color w:val="000000"/>
                <w:sz w:val="21"/>
                <w:szCs w:val="21"/>
              </w:rPr>
            </w:pPr>
            <w:r>
              <w:rPr>
                <w:rFonts w:hint="eastAsia" w:ascii="宋体" w:hAnsi="宋体" w:cs="Arial"/>
                <w:color w:val="000000"/>
                <w:sz w:val="21"/>
                <w:szCs w:val="21"/>
              </w:rPr>
              <w:t>带“</w:t>
            </w:r>
            <w:r>
              <w:rPr>
                <w:rFonts w:ascii="宋体" w:hAnsi="宋体"/>
                <w:sz w:val="21"/>
                <w:szCs w:val="21"/>
              </w:rPr>
              <w:t>*</w:t>
            </w:r>
            <w:r>
              <w:rPr>
                <w:rFonts w:hint="eastAsia" w:ascii="宋体" w:hAnsi="宋体"/>
                <w:sz w:val="21"/>
                <w:szCs w:val="21"/>
              </w:rPr>
              <w:t>”的输入项</w:t>
            </w:r>
            <w:r>
              <w:rPr>
                <w:rFonts w:ascii="宋体" w:hAnsi="宋体"/>
                <w:sz w:val="21"/>
                <w:szCs w:val="21"/>
              </w:rPr>
              <w:t>为必输项</w:t>
            </w:r>
            <w:r>
              <w:rPr>
                <w:rFonts w:hint="eastAsia" w:ascii="宋体" w:hAnsi="宋体"/>
                <w:sz w:val="21"/>
                <w:szCs w:val="21"/>
              </w:rPr>
              <w:t>。</w:t>
            </w:r>
          </w:p>
        </w:tc>
      </w:tr>
    </w:tbl>
    <w:p w14:paraId="61A05239">
      <w:pPr>
        <w:spacing w:line="360" w:lineRule="auto"/>
        <w:rPr>
          <w:b/>
          <w:sz w:val="21"/>
          <w:szCs w:val="21"/>
        </w:rPr>
      </w:pPr>
      <w:r>
        <w:rPr>
          <w:rFonts w:hint="eastAsia"/>
          <w:b/>
          <w:sz w:val="21"/>
          <w:szCs w:val="21"/>
        </w:rPr>
        <w:t>验证私密问题页面</w:t>
      </w:r>
    </w:p>
    <w:tbl>
      <w:tblPr>
        <w:tblStyle w:val="48"/>
        <w:tblW w:w="98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2"/>
        <w:gridCol w:w="1874"/>
        <w:gridCol w:w="1186"/>
        <w:gridCol w:w="1151"/>
        <w:gridCol w:w="1478"/>
        <w:gridCol w:w="1033"/>
        <w:gridCol w:w="2705"/>
      </w:tblGrid>
      <w:tr w14:paraId="10509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 w:type="dxa"/>
            <w:shd w:val="clear" w:color="auto" w:fill="FFCC99"/>
            <w:vAlign w:val="center"/>
          </w:tcPr>
          <w:p w14:paraId="23181FE0">
            <w:pPr>
              <w:rPr>
                <w:rFonts w:ascii="宋体" w:hAnsi="宋体" w:cs="Arial"/>
                <w:b/>
                <w:color w:val="000000"/>
                <w:sz w:val="21"/>
                <w:szCs w:val="21"/>
              </w:rPr>
            </w:pPr>
            <w:r>
              <w:rPr>
                <w:rFonts w:ascii="宋体" w:hAnsi="宋体" w:cs="Arial"/>
                <w:b/>
                <w:color w:val="000000"/>
                <w:sz w:val="21"/>
                <w:szCs w:val="21"/>
              </w:rPr>
              <w:t>序号</w:t>
            </w:r>
          </w:p>
        </w:tc>
        <w:tc>
          <w:tcPr>
            <w:tcW w:w="1874" w:type="dxa"/>
            <w:shd w:val="clear" w:color="auto" w:fill="FFCC99"/>
            <w:vAlign w:val="center"/>
          </w:tcPr>
          <w:p w14:paraId="2DEF3DEC">
            <w:pPr>
              <w:rPr>
                <w:rFonts w:ascii="宋体" w:hAnsi="宋体" w:cs="Arial"/>
                <w:b/>
                <w:color w:val="000000"/>
                <w:sz w:val="21"/>
                <w:szCs w:val="21"/>
              </w:rPr>
            </w:pPr>
            <w:r>
              <w:rPr>
                <w:rFonts w:ascii="宋体" w:hAnsi="宋体" w:cs="Arial"/>
                <w:b/>
                <w:color w:val="000000"/>
                <w:sz w:val="21"/>
                <w:szCs w:val="21"/>
              </w:rPr>
              <w:t>名称</w:t>
            </w:r>
          </w:p>
        </w:tc>
        <w:tc>
          <w:tcPr>
            <w:tcW w:w="1186" w:type="dxa"/>
            <w:shd w:val="clear" w:color="auto" w:fill="FFCC99"/>
            <w:vAlign w:val="center"/>
          </w:tcPr>
          <w:p w14:paraId="77250F06">
            <w:pPr>
              <w:rPr>
                <w:rFonts w:ascii="宋体" w:hAnsi="宋体" w:cs="Arial"/>
                <w:b/>
                <w:color w:val="000000"/>
                <w:sz w:val="21"/>
                <w:szCs w:val="21"/>
              </w:rPr>
            </w:pPr>
            <w:r>
              <w:rPr>
                <w:rFonts w:ascii="宋体" w:hAnsi="宋体" w:cs="Arial"/>
                <w:b/>
                <w:color w:val="000000"/>
                <w:sz w:val="21"/>
                <w:szCs w:val="21"/>
              </w:rPr>
              <w:t>输入</w:t>
            </w:r>
            <w:r>
              <w:rPr>
                <w:rFonts w:hint="eastAsia" w:ascii="宋体" w:hAnsi="宋体" w:cs="Arial"/>
                <w:b/>
                <w:color w:val="000000"/>
                <w:sz w:val="21"/>
                <w:szCs w:val="21"/>
              </w:rPr>
              <w:t>/输出</w:t>
            </w:r>
          </w:p>
        </w:tc>
        <w:tc>
          <w:tcPr>
            <w:tcW w:w="1151" w:type="dxa"/>
            <w:shd w:val="clear" w:color="auto" w:fill="FFCC99"/>
            <w:vAlign w:val="center"/>
          </w:tcPr>
          <w:p w14:paraId="7D860E8B">
            <w:pPr>
              <w:rPr>
                <w:rFonts w:ascii="宋体" w:hAnsi="宋体" w:cs="Arial"/>
                <w:b/>
                <w:color w:val="000000"/>
                <w:sz w:val="21"/>
                <w:szCs w:val="21"/>
              </w:rPr>
            </w:pPr>
            <w:r>
              <w:rPr>
                <w:rFonts w:ascii="宋体" w:hAnsi="宋体" w:cs="Arial"/>
                <w:b/>
                <w:color w:val="000000"/>
                <w:sz w:val="21"/>
                <w:szCs w:val="21"/>
              </w:rPr>
              <w:t>缺省值</w:t>
            </w:r>
          </w:p>
        </w:tc>
        <w:tc>
          <w:tcPr>
            <w:tcW w:w="1478" w:type="dxa"/>
            <w:shd w:val="clear" w:color="auto" w:fill="FFCC99"/>
            <w:vAlign w:val="center"/>
          </w:tcPr>
          <w:p w14:paraId="53B87DFF">
            <w:pPr>
              <w:rPr>
                <w:rFonts w:ascii="宋体" w:hAnsi="宋体" w:cs="Arial"/>
                <w:b/>
                <w:color w:val="000000"/>
                <w:sz w:val="21"/>
                <w:szCs w:val="21"/>
              </w:rPr>
            </w:pPr>
            <w:r>
              <w:rPr>
                <w:rFonts w:hint="eastAsia" w:ascii="宋体" w:hAnsi="宋体" w:cs="Arial"/>
                <w:b/>
                <w:color w:val="000000"/>
                <w:sz w:val="21"/>
                <w:szCs w:val="21"/>
              </w:rPr>
              <w:t>类型/长度</w:t>
            </w:r>
          </w:p>
        </w:tc>
        <w:tc>
          <w:tcPr>
            <w:tcW w:w="1033" w:type="dxa"/>
            <w:shd w:val="clear" w:color="auto" w:fill="FFCC99"/>
            <w:vAlign w:val="center"/>
          </w:tcPr>
          <w:p w14:paraId="4E655D72">
            <w:pPr>
              <w:rPr>
                <w:rFonts w:ascii="宋体" w:hAnsi="宋体" w:cs="Arial"/>
                <w:b/>
                <w:color w:val="000000"/>
                <w:sz w:val="21"/>
                <w:szCs w:val="21"/>
              </w:rPr>
            </w:pPr>
            <w:r>
              <w:rPr>
                <w:rFonts w:hint="eastAsia" w:ascii="宋体" w:hAnsi="宋体" w:cs="Arial"/>
                <w:b/>
                <w:color w:val="000000"/>
                <w:sz w:val="21"/>
                <w:szCs w:val="21"/>
              </w:rPr>
              <w:t>是否必输</w:t>
            </w:r>
          </w:p>
        </w:tc>
        <w:tc>
          <w:tcPr>
            <w:tcW w:w="2705" w:type="dxa"/>
            <w:shd w:val="clear" w:color="auto" w:fill="FFCC99"/>
            <w:vAlign w:val="center"/>
          </w:tcPr>
          <w:p w14:paraId="2EF6B485">
            <w:pPr>
              <w:rPr>
                <w:rFonts w:ascii="宋体" w:hAnsi="宋体" w:cs="Arial"/>
                <w:b/>
                <w:color w:val="000000"/>
                <w:sz w:val="21"/>
                <w:szCs w:val="21"/>
              </w:rPr>
            </w:pPr>
            <w:r>
              <w:rPr>
                <w:rFonts w:ascii="宋体" w:hAnsi="宋体" w:cs="Arial"/>
                <w:b/>
                <w:color w:val="000000"/>
                <w:sz w:val="21"/>
                <w:szCs w:val="21"/>
              </w:rPr>
              <w:t>备注</w:t>
            </w:r>
          </w:p>
        </w:tc>
      </w:tr>
      <w:tr w14:paraId="353B9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62" w:type="dxa"/>
            <w:vAlign w:val="center"/>
          </w:tcPr>
          <w:p w14:paraId="5CFB85F3">
            <w:pPr>
              <w:numPr>
                <w:ilvl w:val="0"/>
                <w:numId w:val="219"/>
              </w:numPr>
              <w:rPr>
                <w:rFonts w:ascii="宋体" w:hAnsi="宋体"/>
                <w:color w:val="000000"/>
                <w:sz w:val="21"/>
                <w:szCs w:val="21"/>
              </w:rPr>
            </w:pPr>
          </w:p>
        </w:tc>
        <w:tc>
          <w:tcPr>
            <w:tcW w:w="1874" w:type="dxa"/>
            <w:vAlign w:val="center"/>
          </w:tcPr>
          <w:p w14:paraId="3B2BE387">
            <w:pPr>
              <w:rPr>
                <w:rFonts w:ascii="宋体" w:hAnsi="宋体" w:cs="Arial"/>
                <w:color w:val="000000"/>
                <w:sz w:val="21"/>
                <w:szCs w:val="21"/>
              </w:rPr>
            </w:pPr>
            <w:r>
              <w:rPr>
                <w:rFonts w:hint="eastAsia" w:ascii="宋体" w:hAnsi="宋体" w:cs="Arial"/>
                <w:sz w:val="21"/>
                <w:szCs w:val="21"/>
              </w:rPr>
              <w:t>私密问题</w:t>
            </w:r>
          </w:p>
        </w:tc>
        <w:tc>
          <w:tcPr>
            <w:tcW w:w="1186" w:type="dxa"/>
            <w:vAlign w:val="center"/>
          </w:tcPr>
          <w:p w14:paraId="15EADDF5">
            <w:pPr>
              <w:rPr>
                <w:rFonts w:ascii="宋体" w:hAnsi="宋体" w:cs="Arial"/>
                <w:color w:val="000000"/>
                <w:sz w:val="21"/>
                <w:szCs w:val="21"/>
              </w:rPr>
            </w:pPr>
            <w:r>
              <w:rPr>
                <w:rFonts w:hint="eastAsia" w:ascii="宋体" w:hAnsi="宋体" w:cs="Arial"/>
                <w:color w:val="000000"/>
                <w:sz w:val="21"/>
                <w:szCs w:val="21"/>
              </w:rPr>
              <w:t>文本</w:t>
            </w:r>
          </w:p>
        </w:tc>
        <w:tc>
          <w:tcPr>
            <w:tcW w:w="1151" w:type="dxa"/>
            <w:vAlign w:val="center"/>
          </w:tcPr>
          <w:p w14:paraId="41805DC0">
            <w:pPr>
              <w:rPr>
                <w:rFonts w:ascii="宋体" w:hAnsi="宋体" w:cs="Arial"/>
                <w:color w:val="000000"/>
                <w:sz w:val="21"/>
                <w:szCs w:val="21"/>
              </w:rPr>
            </w:pPr>
          </w:p>
        </w:tc>
        <w:tc>
          <w:tcPr>
            <w:tcW w:w="1478" w:type="dxa"/>
            <w:vAlign w:val="center"/>
          </w:tcPr>
          <w:p w14:paraId="52AE3B4B">
            <w:pPr>
              <w:rPr>
                <w:rFonts w:ascii="宋体" w:hAnsi="宋体" w:cs="Arial"/>
                <w:color w:val="000000"/>
                <w:sz w:val="21"/>
                <w:szCs w:val="21"/>
              </w:rPr>
            </w:pPr>
          </w:p>
        </w:tc>
        <w:tc>
          <w:tcPr>
            <w:tcW w:w="1033" w:type="dxa"/>
            <w:vAlign w:val="center"/>
          </w:tcPr>
          <w:p w14:paraId="44E5E73B">
            <w:pPr>
              <w:rPr>
                <w:rFonts w:ascii="宋体" w:hAnsi="宋体" w:cs="Arial"/>
                <w:color w:val="000000"/>
                <w:sz w:val="21"/>
                <w:szCs w:val="21"/>
              </w:rPr>
            </w:pPr>
          </w:p>
        </w:tc>
        <w:tc>
          <w:tcPr>
            <w:tcW w:w="2705" w:type="dxa"/>
            <w:vAlign w:val="center"/>
          </w:tcPr>
          <w:p w14:paraId="2E480832">
            <w:pPr>
              <w:rPr>
                <w:rFonts w:ascii="宋体" w:hAnsi="宋体" w:cs="Arial"/>
                <w:color w:val="000000"/>
                <w:sz w:val="21"/>
                <w:szCs w:val="21"/>
              </w:rPr>
            </w:pPr>
            <w:r>
              <w:rPr>
                <w:rFonts w:hint="eastAsia" w:ascii="宋体" w:hAnsi="宋体" w:cs="Arial"/>
                <w:color w:val="000000"/>
                <w:sz w:val="21"/>
                <w:szCs w:val="21"/>
              </w:rPr>
              <w:t>随机抽取一个问题</w:t>
            </w:r>
          </w:p>
        </w:tc>
      </w:tr>
      <w:tr w14:paraId="2FA9E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62" w:type="dxa"/>
            <w:vAlign w:val="center"/>
          </w:tcPr>
          <w:p w14:paraId="48AB1CCD">
            <w:pPr>
              <w:numPr>
                <w:ilvl w:val="0"/>
                <w:numId w:val="219"/>
              </w:numPr>
              <w:rPr>
                <w:rFonts w:ascii="宋体" w:hAnsi="宋体"/>
                <w:color w:val="000000"/>
                <w:sz w:val="21"/>
                <w:szCs w:val="21"/>
              </w:rPr>
            </w:pPr>
          </w:p>
        </w:tc>
        <w:tc>
          <w:tcPr>
            <w:tcW w:w="1874" w:type="dxa"/>
            <w:vAlign w:val="center"/>
          </w:tcPr>
          <w:p w14:paraId="3BDBBCB5">
            <w:pPr>
              <w:rPr>
                <w:rFonts w:ascii="宋体" w:hAnsi="宋体" w:cs="Arial"/>
                <w:color w:val="000000"/>
                <w:sz w:val="21"/>
                <w:szCs w:val="21"/>
              </w:rPr>
            </w:pPr>
            <w:r>
              <w:rPr>
                <w:rFonts w:hint="eastAsia" w:ascii="宋体" w:hAnsi="宋体" w:cs="Arial"/>
                <w:sz w:val="21"/>
                <w:szCs w:val="21"/>
              </w:rPr>
              <w:t>问题答案</w:t>
            </w:r>
          </w:p>
        </w:tc>
        <w:tc>
          <w:tcPr>
            <w:tcW w:w="1186" w:type="dxa"/>
            <w:vAlign w:val="center"/>
          </w:tcPr>
          <w:p w14:paraId="31DD0355">
            <w:pPr>
              <w:rPr>
                <w:rFonts w:ascii="宋体" w:hAnsi="宋体" w:cs="Arial"/>
                <w:color w:val="000000"/>
                <w:sz w:val="21"/>
                <w:szCs w:val="21"/>
              </w:rPr>
            </w:pPr>
            <w:r>
              <w:rPr>
                <w:rFonts w:hint="eastAsia" w:ascii="宋体" w:hAnsi="宋体" w:cs="Arial"/>
                <w:color w:val="000000"/>
                <w:sz w:val="21"/>
                <w:szCs w:val="21"/>
              </w:rPr>
              <w:t>文本框</w:t>
            </w:r>
          </w:p>
        </w:tc>
        <w:tc>
          <w:tcPr>
            <w:tcW w:w="1151" w:type="dxa"/>
            <w:vAlign w:val="center"/>
          </w:tcPr>
          <w:p w14:paraId="15B97C36">
            <w:pPr>
              <w:rPr>
                <w:rFonts w:ascii="宋体" w:hAnsi="宋体" w:cs="Arial"/>
                <w:color w:val="000000"/>
                <w:sz w:val="21"/>
                <w:szCs w:val="21"/>
              </w:rPr>
            </w:pPr>
          </w:p>
        </w:tc>
        <w:tc>
          <w:tcPr>
            <w:tcW w:w="1478" w:type="dxa"/>
            <w:vAlign w:val="center"/>
          </w:tcPr>
          <w:p w14:paraId="2C8098DE">
            <w:pPr>
              <w:rPr>
                <w:rFonts w:ascii="宋体" w:hAnsi="宋体" w:cs="Arial"/>
                <w:color w:val="000000"/>
                <w:sz w:val="21"/>
                <w:szCs w:val="21"/>
              </w:rPr>
            </w:pPr>
            <w:r>
              <w:rPr>
                <w:rFonts w:hint="eastAsia" w:ascii="宋体" w:hAnsi="宋体" w:cs="Arial"/>
                <w:sz w:val="21"/>
                <w:szCs w:val="21"/>
              </w:rPr>
              <w:t>C/50</w:t>
            </w:r>
          </w:p>
        </w:tc>
        <w:tc>
          <w:tcPr>
            <w:tcW w:w="1033" w:type="dxa"/>
            <w:vAlign w:val="center"/>
          </w:tcPr>
          <w:p w14:paraId="10EA8790">
            <w:pPr>
              <w:rPr>
                <w:rFonts w:ascii="宋体" w:hAnsi="宋体" w:cs="Arial"/>
                <w:color w:val="000000"/>
                <w:sz w:val="21"/>
                <w:szCs w:val="21"/>
              </w:rPr>
            </w:pPr>
            <w:r>
              <w:rPr>
                <w:rFonts w:hint="eastAsia" w:ascii="宋体" w:hAnsi="宋体" w:cs="Arial"/>
                <w:color w:val="000000"/>
                <w:sz w:val="21"/>
                <w:szCs w:val="21"/>
              </w:rPr>
              <w:t>是</w:t>
            </w:r>
          </w:p>
        </w:tc>
        <w:tc>
          <w:tcPr>
            <w:tcW w:w="2705" w:type="dxa"/>
            <w:vAlign w:val="center"/>
          </w:tcPr>
          <w:p w14:paraId="244CE152">
            <w:pPr>
              <w:rPr>
                <w:rFonts w:ascii="宋体" w:hAnsi="宋体" w:cs="Arial"/>
                <w:color w:val="000000"/>
                <w:sz w:val="21"/>
                <w:szCs w:val="21"/>
              </w:rPr>
            </w:pPr>
          </w:p>
        </w:tc>
      </w:tr>
      <w:tr w14:paraId="68FD9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62" w:type="dxa"/>
            <w:vAlign w:val="center"/>
          </w:tcPr>
          <w:p w14:paraId="5B357881">
            <w:pPr>
              <w:numPr>
                <w:ilvl w:val="0"/>
                <w:numId w:val="219"/>
              </w:numPr>
              <w:rPr>
                <w:rFonts w:ascii="宋体" w:hAnsi="宋体"/>
                <w:color w:val="000000"/>
                <w:sz w:val="21"/>
                <w:szCs w:val="21"/>
              </w:rPr>
            </w:pPr>
          </w:p>
        </w:tc>
        <w:tc>
          <w:tcPr>
            <w:tcW w:w="1874" w:type="dxa"/>
            <w:vAlign w:val="center"/>
          </w:tcPr>
          <w:p w14:paraId="293A895C">
            <w:pPr>
              <w:rPr>
                <w:rFonts w:ascii="宋体" w:hAnsi="宋体" w:cs="Arial"/>
                <w:color w:val="000000"/>
                <w:sz w:val="21"/>
                <w:szCs w:val="21"/>
              </w:rPr>
            </w:pPr>
            <w:r>
              <w:rPr>
                <w:rFonts w:hint="eastAsia" w:ascii="宋体" w:hAnsi="宋体" w:cs="Arial"/>
                <w:sz w:val="21"/>
                <w:szCs w:val="21"/>
              </w:rPr>
              <w:t>确认</w:t>
            </w:r>
          </w:p>
        </w:tc>
        <w:tc>
          <w:tcPr>
            <w:tcW w:w="1186" w:type="dxa"/>
            <w:vAlign w:val="center"/>
          </w:tcPr>
          <w:p w14:paraId="12A5A2E4">
            <w:pPr>
              <w:rPr>
                <w:rFonts w:ascii="宋体" w:hAnsi="宋体" w:cs="Arial"/>
                <w:color w:val="000000"/>
                <w:sz w:val="21"/>
                <w:szCs w:val="21"/>
              </w:rPr>
            </w:pPr>
            <w:r>
              <w:rPr>
                <w:rFonts w:hint="eastAsia" w:ascii="宋体" w:hAnsi="宋体" w:cs="Arial"/>
                <w:color w:val="000000"/>
                <w:sz w:val="21"/>
                <w:szCs w:val="21"/>
              </w:rPr>
              <w:t>按钮</w:t>
            </w:r>
          </w:p>
        </w:tc>
        <w:tc>
          <w:tcPr>
            <w:tcW w:w="1151" w:type="dxa"/>
            <w:vAlign w:val="center"/>
          </w:tcPr>
          <w:p w14:paraId="36E1CF9F">
            <w:pPr>
              <w:rPr>
                <w:rFonts w:ascii="宋体" w:hAnsi="宋体" w:cs="Arial"/>
                <w:color w:val="000000"/>
                <w:sz w:val="21"/>
                <w:szCs w:val="21"/>
              </w:rPr>
            </w:pPr>
          </w:p>
        </w:tc>
        <w:tc>
          <w:tcPr>
            <w:tcW w:w="1478" w:type="dxa"/>
            <w:vAlign w:val="center"/>
          </w:tcPr>
          <w:p w14:paraId="3F1114EC">
            <w:pPr>
              <w:rPr>
                <w:rFonts w:ascii="宋体" w:hAnsi="宋体" w:cs="Arial"/>
                <w:color w:val="000000"/>
                <w:sz w:val="21"/>
                <w:szCs w:val="21"/>
              </w:rPr>
            </w:pPr>
          </w:p>
        </w:tc>
        <w:tc>
          <w:tcPr>
            <w:tcW w:w="1033" w:type="dxa"/>
            <w:vAlign w:val="center"/>
          </w:tcPr>
          <w:p w14:paraId="12957400">
            <w:pPr>
              <w:rPr>
                <w:rFonts w:ascii="宋体" w:hAnsi="宋体" w:cs="Arial"/>
                <w:color w:val="000000"/>
                <w:sz w:val="21"/>
                <w:szCs w:val="21"/>
              </w:rPr>
            </w:pPr>
          </w:p>
        </w:tc>
        <w:tc>
          <w:tcPr>
            <w:tcW w:w="2705" w:type="dxa"/>
            <w:vAlign w:val="center"/>
          </w:tcPr>
          <w:p w14:paraId="5B28E541">
            <w:pPr>
              <w:rPr>
                <w:rFonts w:ascii="宋体" w:hAnsi="宋体" w:cs="Arial"/>
                <w:color w:val="000000"/>
                <w:sz w:val="21"/>
                <w:szCs w:val="21"/>
              </w:rPr>
            </w:pPr>
          </w:p>
        </w:tc>
      </w:tr>
      <w:tr w14:paraId="25985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62" w:type="dxa"/>
            <w:vAlign w:val="center"/>
          </w:tcPr>
          <w:p w14:paraId="22917BE7">
            <w:pPr>
              <w:numPr>
                <w:ilvl w:val="0"/>
                <w:numId w:val="219"/>
              </w:numPr>
              <w:rPr>
                <w:rFonts w:ascii="宋体" w:hAnsi="宋体"/>
                <w:color w:val="000000"/>
                <w:sz w:val="21"/>
                <w:szCs w:val="21"/>
              </w:rPr>
            </w:pPr>
          </w:p>
        </w:tc>
        <w:tc>
          <w:tcPr>
            <w:tcW w:w="1874" w:type="dxa"/>
            <w:vAlign w:val="center"/>
          </w:tcPr>
          <w:p w14:paraId="66CF66B2">
            <w:pPr>
              <w:rPr>
                <w:rFonts w:ascii="宋体" w:hAnsi="宋体" w:cs="Arial"/>
                <w:sz w:val="21"/>
                <w:szCs w:val="21"/>
              </w:rPr>
            </w:pPr>
            <w:r>
              <w:rPr>
                <w:rFonts w:hint="eastAsia" w:ascii="宋体" w:hAnsi="宋体" w:cs="Arial"/>
                <w:sz w:val="21"/>
                <w:szCs w:val="21"/>
              </w:rPr>
              <w:t>取消</w:t>
            </w:r>
          </w:p>
        </w:tc>
        <w:tc>
          <w:tcPr>
            <w:tcW w:w="1186" w:type="dxa"/>
            <w:vAlign w:val="center"/>
          </w:tcPr>
          <w:p w14:paraId="2CFF53FD">
            <w:pPr>
              <w:rPr>
                <w:rFonts w:ascii="宋体" w:hAnsi="宋体" w:cs="Arial"/>
                <w:color w:val="000000"/>
                <w:sz w:val="21"/>
                <w:szCs w:val="21"/>
              </w:rPr>
            </w:pPr>
            <w:r>
              <w:rPr>
                <w:rFonts w:hint="eastAsia" w:ascii="宋体" w:hAnsi="宋体" w:cs="Arial"/>
                <w:color w:val="000000"/>
                <w:sz w:val="21"/>
                <w:szCs w:val="21"/>
              </w:rPr>
              <w:t>按钮</w:t>
            </w:r>
          </w:p>
        </w:tc>
        <w:tc>
          <w:tcPr>
            <w:tcW w:w="1151" w:type="dxa"/>
            <w:vAlign w:val="center"/>
          </w:tcPr>
          <w:p w14:paraId="53FDD2D2">
            <w:pPr>
              <w:rPr>
                <w:rFonts w:ascii="宋体" w:hAnsi="宋体" w:cs="Arial"/>
                <w:color w:val="000000"/>
                <w:sz w:val="21"/>
                <w:szCs w:val="21"/>
              </w:rPr>
            </w:pPr>
          </w:p>
        </w:tc>
        <w:tc>
          <w:tcPr>
            <w:tcW w:w="1478" w:type="dxa"/>
            <w:vAlign w:val="center"/>
          </w:tcPr>
          <w:p w14:paraId="6B65300F">
            <w:pPr>
              <w:rPr>
                <w:rFonts w:ascii="宋体" w:hAnsi="宋体" w:cs="Arial"/>
                <w:color w:val="000000"/>
                <w:sz w:val="21"/>
                <w:szCs w:val="21"/>
              </w:rPr>
            </w:pPr>
          </w:p>
        </w:tc>
        <w:tc>
          <w:tcPr>
            <w:tcW w:w="1033" w:type="dxa"/>
            <w:vAlign w:val="center"/>
          </w:tcPr>
          <w:p w14:paraId="3D3CF9BB">
            <w:pPr>
              <w:rPr>
                <w:rFonts w:ascii="宋体" w:hAnsi="宋体" w:cs="Arial"/>
                <w:color w:val="000000"/>
                <w:sz w:val="21"/>
                <w:szCs w:val="21"/>
              </w:rPr>
            </w:pPr>
          </w:p>
        </w:tc>
        <w:tc>
          <w:tcPr>
            <w:tcW w:w="2705" w:type="dxa"/>
            <w:vAlign w:val="center"/>
          </w:tcPr>
          <w:p w14:paraId="2E16E29D">
            <w:pPr>
              <w:rPr>
                <w:rFonts w:ascii="宋体" w:hAnsi="宋体" w:cs="Arial"/>
                <w:color w:val="000000"/>
                <w:sz w:val="21"/>
                <w:szCs w:val="21"/>
              </w:rPr>
            </w:pPr>
          </w:p>
        </w:tc>
      </w:tr>
    </w:tbl>
    <w:p w14:paraId="09E12221">
      <w:pPr>
        <w:spacing w:line="360" w:lineRule="auto"/>
        <w:rPr>
          <w:b/>
          <w:sz w:val="21"/>
          <w:szCs w:val="21"/>
        </w:rPr>
      </w:pPr>
      <w:r>
        <w:rPr>
          <w:rFonts w:hint="eastAsia"/>
          <w:b/>
          <w:sz w:val="21"/>
          <w:szCs w:val="21"/>
        </w:rPr>
        <w:t>结果页面</w:t>
      </w:r>
    </w:p>
    <w:tbl>
      <w:tblPr>
        <w:tblStyle w:val="48"/>
        <w:tblW w:w="98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7"/>
        <w:gridCol w:w="1918"/>
        <w:gridCol w:w="1230"/>
        <w:gridCol w:w="1196"/>
        <w:gridCol w:w="1078"/>
        <w:gridCol w:w="1078"/>
        <w:gridCol w:w="2927"/>
      </w:tblGrid>
      <w:tr w14:paraId="07C05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 w:type="dxa"/>
            <w:shd w:val="clear" w:color="auto" w:fill="FFCC99"/>
            <w:vAlign w:val="center"/>
          </w:tcPr>
          <w:p w14:paraId="56436B3D">
            <w:pPr>
              <w:rPr>
                <w:rFonts w:ascii="宋体" w:hAnsi="宋体" w:cs="Arial"/>
                <w:b/>
                <w:color w:val="000000"/>
                <w:sz w:val="21"/>
                <w:szCs w:val="21"/>
              </w:rPr>
            </w:pPr>
            <w:r>
              <w:rPr>
                <w:rFonts w:ascii="宋体" w:hAnsi="宋体" w:cs="Arial"/>
                <w:b/>
                <w:color w:val="000000"/>
                <w:sz w:val="21"/>
                <w:szCs w:val="21"/>
              </w:rPr>
              <w:t>序号</w:t>
            </w:r>
          </w:p>
        </w:tc>
        <w:tc>
          <w:tcPr>
            <w:tcW w:w="1918" w:type="dxa"/>
            <w:shd w:val="clear" w:color="auto" w:fill="FFCC99"/>
            <w:vAlign w:val="center"/>
          </w:tcPr>
          <w:p w14:paraId="5578506B">
            <w:pPr>
              <w:rPr>
                <w:rFonts w:ascii="宋体" w:hAnsi="宋体" w:cs="Arial"/>
                <w:b/>
                <w:color w:val="000000"/>
                <w:sz w:val="21"/>
                <w:szCs w:val="21"/>
              </w:rPr>
            </w:pPr>
            <w:r>
              <w:rPr>
                <w:rFonts w:ascii="宋体" w:hAnsi="宋体" w:cs="Arial"/>
                <w:b/>
                <w:color w:val="000000"/>
                <w:sz w:val="21"/>
                <w:szCs w:val="21"/>
              </w:rPr>
              <w:t>名称</w:t>
            </w:r>
          </w:p>
        </w:tc>
        <w:tc>
          <w:tcPr>
            <w:tcW w:w="1230" w:type="dxa"/>
            <w:shd w:val="clear" w:color="auto" w:fill="FFCC99"/>
            <w:vAlign w:val="center"/>
          </w:tcPr>
          <w:p w14:paraId="328CE91C">
            <w:pPr>
              <w:rPr>
                <w:rFonts w:ascii="宋体" w:hAnsi="宋体" w:cs="Arial"/>
                <w:b/>
                <w:color w:val="000000"/>
                <w:sz w:val="21"/>
                <w:szCs w:val="21"/>
              </w:rPr>
            </w:pPr>
            <w:r>
              <w:rPr>
                <w:rFonts w:ascii="宋体" w:hAnsi="宋体" w:cs="Arial"/>
                <w:b/>
                <w:color w:val="000000"/>
                <w:sz w:val="21"/>
                <w:szCs w:val="21"/>
              </w:rPr>
              <w:t>输入</w:t>
            </w:r>
            <w:r>
              <w:rPr>
                <w:rFonts w:hint="eastAsia" w:ascii="宋体" w:hAnsi="宋体" w:cs="Arial"/>
                <w:b/>
                <w:color w:val="000000"/>
                <w:sz w:val="21"/>
                <w:szCs w:val="21"/>
              </w:rPr>
              <w:t>/输出</w:t>
            </w:r>
          </w:p>
        </w:tc>
        <w:tc>
          <w:tcPr>
            <w:tcW w:w="1196" w:type="dxa"/>
            <w:shd w:val="clear" w:color="auto" w:fill="FFCC99"/>
            <w:vAlign w:val="center"/>
          </w:tcPr>
          <w:p w14:paraId="683DCA22">
            <w:pPr>
              <w:rPr>
                <w:rFonts w:ascii="宋体" w:hAnsi="宋体" w:cs="Arial"/>
                <w:b/>
                <w:color w:val="000000"/>
                <w:sz w:val="21"/>
                <w:szCs w:val="21"/>
              </w:rPr>
            </w:pPr>
            <w:r>
              <w:rPr>
                <w:rFonts w:ascii="宋体" w:hAnsi="宋体" w:cs="Arial"/>
                <w:b/>
                <w:color w:val="000000"/>
                <w:sz w:val="21"/>
                <w:szCs w:val="21"/>
              </w:rPr>
              <w:t>缺省值</w:t>
            </w:r>
          </w:p>
        </w:tc>
        <w:tc>
          <w:tcPr>
            <w:tcW w:w="1078" w:type="dxa"/>
            <w:shd w:val="clear" w:color="auto" w:fill="FFCC99"/>
            <w:vAlign w:val="center"/>
          </w:tcPr>
          <w:p w14:paraId="300F1019">
            <w:pPr>
              <w:rPr>
                <w:rFonts w:ascii="宋体" w:hAnsi="宋体" w:cs="Arial"/>
                <w:b/>
                <w:color w:val="000000"/>
                <w:sz w:val="21"/>
                <w:szCs w:val="21"/>
              </w:rPr>
            </w:pPr>
            <w:r>
              <w:rPr>
                <w:rFonts w:hint="eastAsia" w:ascii="宋体" w:hAnsi="宋体" w:cs="Arial"/>
                <w:b/>
                <w:color w:val="000000"/>
                <w:sz w:val="21"/>
                <w:szCs w:val="21"/>
              </w:rPr>
              <w:t>类型/长度</w:t>
            </w:r>
          </w:p>
        </w:tc>
        <w:tc>
          <w:tcPr>
            <w:tcW w:w="1078" w:type="dxa"/>
            <w:shd w:val="clear" w:color="auto" w:fill="FFCC99"/>
            <w:vAlign w:val="center"/>
          </w:tcPr>
          <w:p w14:paraId="0D254F43">
            <w:pPr>
              <w:rPr>
                <w:rFonts w:ascii="宋体" w:hAnsi="宋体" w:cs="Arial"/>
                <w:b/>
                <w:color w:val="000000"/>
                <w:sz w:val="21"/>
                <w:szCs w:val="21"/>
              </w:rPr>
            </w:pPr>
            <w:r>
              <w:rPr>
                <w:rFonts w:hint="eastAsia" w:ascii="宋体" w:hAnsi="宋体" w:cs="Arial"/>
                <w:b/>
                <w:color w:val="000000"/>
                <w:sz w:val="21"/>
                <w:szCs w:val="21"/>
              </w:rPr>
              <w:t>是否必输</w:t>
            </w:r>
          </w:p>
        </w:tc>
        <w:tc>
          <w:tcPr>
            <w:tcW w:w="2927" w:type="dxa"/>
            <w:shd w:val="clear" w:color="auto" w:fill="FFCC99"/>
            <w:vAlign w:val="center"/>
          </w:tcPr>
          <w:p w14:paraId="5AA6F56B">
            <w:pPr>
              <w:rPr>
                <w:rFonts w:ascii="宋体" w:hAnsi="宋体" w:cs="Arial"/>
                <w:b/>
                <w:color w:val="000000"/>
                <w:sz w:val="21"/>
                <w:szCs w:val="21"/>
              </w:rPr>
            </w:pPr>
            <w:r>
              <w:rPr>
                <w:rFonts w:ascii="宋体" w:hAnsi="宋体" w:cs="Arial"/>
                <w:b/>
                <w:color w:val="000000"/>
                <w:sz w:val="21"/>
                <w:szCs w:val="21"/>
              </w:rPr>
              <w:t>备注</w:t>
            </w:r>
          </w:p>
        </w:tc>
      </w:tr>
      <w:tr w14:paraId="5FF79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52BEBD01">
            <w:pPr>
              <w:numPr>
                <w:ilvl w:val="0"/>
                <w:numId w:val="220"/>
              </w:numPr>
              <w:rPr>
                <w:rFonts w:ascii="宋体" w:hAnsi="宋体"/>
                <w:color w:val="000000"/>
                <w:sz w:val="21"/>
                <w:szCs w:val="21"/>
              </w:rPr>
            </w:pPr>
          </w:p>
        </w:tc>
        <w:tc>
          <w:tcPr>
            <w:tcW w:w="1918" w:type="dxa"/>
            <w:vAlign w:val="center"/>
          </w:tcPr>
          <w:p w14:paraId="71A5E4F3">
            <w:pPr>
              <w:rPr>
                <w:rFonts w:ascii="宋体" w:hAnsi="宋体" w:cs="Arial"/>
                <w:color w:val="000000"/>
                <w:sz w:val="21"/>
                <w:szCs w:val="21"/>
              </w:rPr>
            </w:pPr>
            <w:r>
              <w:rPr>
                <w:rFonts w:ascii="宋体" w:hAnsi="宋体" w:cs="Arial"/>
                <w:color w:val="000000"/>
                <w:sz w:val="21"/>
                <w:szCs w:val="21"/>
              </w:rPr>
              <w:t>设置结果</w:t>
            </w:r>
          </w:p>
        </w:tc>
        <w:tc>
          <w:tcPr>
            <w:tcW w:w="1230" w:type="dxa"/>
            <w:vAlign w:val="center"/>
          </w:tcPr>
          <w:p w14:paraId="4E9A8E60">
            <w:pPr>
              <w:rPr>
                <w:rFonts w:ascii="宋体" w:hAnsi="宋体"/>
                <w:sz w:val="21"/>
                <w:szCs w:val="21"/>
              </w:rPr>
            </w:pPr>
            <w:r>
              <w:rPr>
                <w:rFonts w:hint="eastAsia" w:ascii="宋体" w:hAnsi="宋体"/>
                <w:sz w:val="21"/>
                <w:szCs w:val="21"/>
              </w:rPr>
              <w:t>文本</w:t>
            </w:r>
          </w:p>
        </w:tc>
        <w:tc>
          <w:tcPr>
            <w:tcW w:w="1196" w:type="dxa"/>
            <w:vAlign w:val="center"/>
          </w:tcPr>
          <w:p w14:paraId="036FCA1A">
            <w:pPr>
              <w:rPr>
                <w:rFonts w:ascii="宋体" w:hAnsi="宋体" w:cs="Arial"/>
                <w:color w:val="000000"/>
                <w:sz w:val="21"/>
                <w:szCs w:val="21"/>
              </w:rPr>
            </w:pPr>
          </w:p>
        </w:tc>
        <w:tc>
          <w:tcPr>
            <w:tcW w:w="1078" w:type="dxa"/>
            <w:vAlign w:val="center"/>
          </w:tcPr>
          <w:p w14:paraId="1910294F">
            <w:pPr>
              <w:rPr>
                <w:rFonts w:ascii="宋体" w:hAnsi="宋体" w:cs="Arial"/>
                <w:color w:val="000000"/>
                <w:sz w:val="21"/>
                <w:szCs w:val="21"/>
              </w:rPr>
            </w:pPr>
          </w:p>
        </w:tc>
        <w:tc>
          <w:tcPr>
            <w:tcW w:w="1078" w:type="dxa"/>
            <w:vAlign w:val="center"/>
          </w:tcPr>
          <w:p w14:paraId="78B11C18">
            <w:pPr>
              <w:rPr>
                <w:rFonts w:ascii="宋体" w:hAnsi="宋体" w:cs="Arial"/>
                <w:color w:val="000000"/>
                <w:sz w:val="21"/>
                <w:szCs w:val="21"/>
              </w:rPr>
            </w:pPr>
          </w:p>
        </w:tc>
        <w:tc>
          <w:tcPr>
            <w:tcW w:w="2927" w:type="dxa"/>
            <w:vAlign w:val="center"/>
          </w:tcPr>
          <w:p w14:paraId="7FAA7FD7">
            <w:pPr>
              <w:rPr>
                <w:rFonts w:ascii="宋体" w:hAnsi="宋体" w:cs="Arial"/>
                <w:color w:val="000000"/>
                <w:sz w:val="21"/>
                <w:szCs w:val="21"/>
              </w:rPr>
            </w:pPr>
          </w:p>
        </w:tc>
      </w:tr>
      <w:tr w14:paraId="43E5D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7" w:type="dxa"/>
            <w:vAlign w:val="center"/>
          </w:tcPr>
          <w:p w14:paraId="35DA1A40">
            <w:pPr>
              <w:numPr>
                <w:ilvl w:val="0"/>
                <w:numId w:val="220"/>
              </w:numPr>
              <w:rPr>
                <w:rFonts w:ascii="宋体" w:hAnsi="宋体"/>
                <w:color w:val="000000"/>
                <w:sz w:val="21"/>
                <w:szCs w:val="21"/>
              </w:rPr>
            </w:pPr>
          </w:p>
        </w:tc>
        <w:tc>
          <w:tcPr>
            <w:tcW w:w="1918" w:type="dxa"/>
            <w:vAlign w:val="center"/>
          </w:tcPr>
          <w:p w14:paraId="682A8AE2">
            <w:pPr>
              <w:rPr>
                <w:rFonts w:ascii="宋体" w:hAnsi="宋体" w:cs="Arial"/>
                <w:color w:val="000000"/>
                <w:sz w:val="21"/>
                <w:szCs w:val="21"/>
              </w:rPr>
            </w:pPr>
            <w:r>
              <w:rPr>
                <w:rFonts w:hint="eastAsia" w:ascii="宋体" w:hAnsi="宋体" w:cs="Arial"/>
                <w:color w:val="000000"/>
                <w:sz w:val="21"/>
                <w:szCs w:val="21"/>
              </w:rPr>
              <w:t>返回</w:t>
            </w:r>
          </w:p>
        </w:tc>
        <w:tc>
          <w:tcPr>
            <w:tcW w:w="1230" w:type="dxa"/>
            <w:vAlign w:val="center"/>
          </w:tcPr>
          <w:p w14:paraId="475BBE42">
            <w:pPr>
              <w:rPr>
                <w:rFonts w:ascii="宋体" w:hAnsi="宋体"/>
                <w:sz w:val="21"/>
                <w:szCs w:val="21"/>
              </w:rPr>
            </w:pPr>
            <w:r>
              <w:rPr>
                <w:rFonts w:hint="eastAsia" w:ascii="宋体" w:hAnsi="宋体"/>
                <w:sz w:val="21"/>
                <w:szCs w:val="21"/>
              </w:rPr>
              <w:t>按钮</w:t>
            </w:r>
          </w:p>
        </w:tc>
        <w:tc>
          <w:tcPr>
            <w:tcW w:w="1196" w:type="dxa"/>
            <w:vAlign w:val="center"/>
          </w:tcPr>
          <w:p w14:paraId="6A613BEE">
            <w:pPr>
              <w:rPr>
                <w:rFonts w:ascii="宋体" w:hAnsi="宋体" w:cs="Arial"/>
                <w:color w:val="000000"/>
                <w:sz w:val="21"/>
                <w:szCs w:val="21"/>
              </w:rPr>
            </w:pPr>
          </w:p>
        </w:tc>
        <w:tc>
          <w:tcPr>
            <w:tcW w:w="1078" w:type="dxa"/>
            <w:vAlign w:val="center"/>
          </w:tcPr>
          <w:p w14:paraId="62D98C63">
            <w:pPr>
              <w:rPr>
                <w:rFonts w:ascii="宋体" w:hAnsi="宋体" w:cs="Arial"/>
                <w:color w:val="000000"/>
                <w:sz w:val="21"/>
                <w:szCs w:val="21"/>
              </w:rPr>
            </w:pPr>
          </w:p>
        </w:tc>
        <w:tc>
          <w:tcPr>
            <w:tcW w:w="1078" w:type="dxa"/>
            <w:vAlign w:val="center"/>
          </w:tcPr>
          <w:p w14:paraId="61429305">
            <w:pPr>
              <w:rPr>
                <w:rFonts w:ascii="宋体" w:hAnsi="宋体" w:cs="Arial"/>
                <w:color w:val="000000"/>
                <w:sz w:val="21"/>
                <w:szCs w:val="21"/>
              </w:rPr>
            </w:pPr>
          </w:p>
        </w:tc>
        <w:tc>
          <w:tcPr>
            <w:tcW w:w="2927" w:type="dxa"/>
            <w:vAlign w:val="center"/>
          </w:tcPr>
          <w:p w14:paraId="0524C399">
            <w:pPr>
              <w:rPr>
                <w:rFonts w:ascii="宋体" w:hAnsi="宋体" w:cs="Arial"/>
                <w:color w:val="000000"/>
                <w:sz w:val="21"/>
                <w:szCs w:val="21"/>
              </w:rPr>
            </w:pPr>
            <w:r>
              <w:rPr>
                <w:rFonts w:hint="eastAsia" w:ascii="宋体" w:hAnsi="宋体" w:cs="Arial"/>
                <w:color w:val="000000"/>
                <w:sz w:val="21"/>
                <w:szCs w:val="21"/>
              </w:rPr>
              <w:t>返回限额设置页面</w:t>
            </w:r>
          </w:p>
        </w:tc>
      </w:tr>
    </w:tbl>
    <w:p w14:paraId="17831F6E">
      <w:pPr>
        <w:spacing w:line="360" w:lineRule="auto"/>
        <w:rPr>
          <w:sz w:val="21"/>
          <w:szCs w:val="21"/>
        </w:rPr>
      </w:pPr>
    </w:p>
    <w:p w14:paraId="280FD761">
      <w:bookmarkStart w:id="1044" w:name="_Toc351988920"/>
      <w:bookmarkEnd w:id="1044"/>
      <w:bookmarkStart w:id="1045" w:name="_Toc351988834"/>
      <w:bookmarkEnd w:id="1045"/>
      <w:bookmarkStart w:id="1046" w:name="_Toc351989085"/>
      <w:bookmarkEnd w:id="1046"/>
      <w:bookmarkStart w:id="1047" w:name="_Toc351989078"/>
      <w:bookmarkEnd w:id="1047"/>
      <w:bookmarkStart w:id="1048" w:name="_Toc351989136"/>
      <w:bookmarkEnd w:id="1048"/>
      <w:bookmarkStart w:id="1049" w:name="_Toc351988803"/>
      <w:bookmarkEnd w:id="1049"/>
      <w:bookmarkStart w:id="1050" w:name="_Toc351989107"/>
      <w:bookmarkEnd w:id="1050"/>
      <w:bookmarkStart w:id="1051" w:name="_Toc351988680"/>
      <w:bookmarkEnd w:id="1051"/>
      <w:bookmarkStart w:id="1052" w:name="_Toc351989071"/>
      <w:bookmarkEnd w:id="1052"/>
      <w:bookmarkStart w:id="1053" w:name="_Toc351989054"/>
      <w:bookmarkEnd w:id="1053"/>
      <w:bookmarkStart w:id="1054" w:name="_Toc351988819"/>
      <w:bookmarkEnd w:id="1054"/>
      <w:bookmarkStart w:id="1055" w:name="_Toc351988706"/>
      <w:bookmarkEnd w:id="1055"/>
      <w:bookmarkStart w:id="1056" w:name="_Toc351988921"/>
      <w:bookmarkEnd w:id="1056"/>
      <w:bookmarkStart w:id="1057" w:name="_Toc351988853"/>
      <w:bookmarkEnd w:id="1057"/>
      <w:bookmarkStart w:id="1058" w:name="_Toc351988713"/>
      <w:bookmarkEnd w:id="1058"/>
      <w:bookmarkStart w:id="1059" w:name="_Toc351988995"/>
      <w:bookmarkEnd w:id="1059"/>
      <w:bookmarkStart w:id="1060" w:name="_Toc351989126"/>
      <w:bookmarkEnd w:id="1060"/>
      <w:bookmarkStart w:id="1061" w:name="_Toc351988827"/>
      <w:bookmarkEnd w:id="1061"/>
      <w:bookmarkStart w:id="1062" w:name="_Toc351989121"/>
      <w:bookmarkEnd w:id="1062"/>
      <w:bookmarkStart w:id="1063" w:name="_Toc351988811"/>
      <w:bookmarkEnd w:id="1063"/>
      <w:bookmarkStart w:id="1064" w:name="_Toc351989024"/>
      <w:bookmarkEnd w:id="1064"/>
      <w:bookmarkStart w:id="1065" w:name="_Toc351988906"/>
      <w:bookmarkEnd w:id="1065"/>
      <w:bookmarkStart w:id="1066" w:name="_Toc351989047"/>
      <w:bookmarkEnd w:id="1066"/>
      <w:bookmarkStart w:id="1067" w:name="_Toc351988938"/>
      <w:bookmarkEnd w:id="1067"/>
      <w:bookmarkStart w:id="1068" w:name="_Toc351988635"/>
      <w:bookmarkEnd w:id="1068"/>
      <w:bookmarkStart w:id="1069" w:name="_Toc351988699"/>
      <w:bookmarkEnd w:id="1069"/>
      <w:bookmarkStart w:id="1070" w:name="_Toc351988981"/>
      <w:bookmarkEnd w:id="1070"/>
      <w:bookmarkStart w:id="1071" w:name="_Toc351989092"/>
      <w:bookmarkEnd w:id="1071"/>
      <w:bookmarkStart w:id="1072" w:name="_Toc351988945"/>
      <w:bookmarkEnd w:id="1072"/>
      <w:bookmarkStart w:id="1073" w:name="_Toc351988867"/>
      <w:bookmarkEnd w:id="1073"/>
      <w:bookmarkStart w:id="1074" w:name="_Toc351988685"/>
      <w:bookmarkEnd w:id="1074"/>
      <w:bookmarkStart w:id="1075" w:name="_Toc351988913"/>
      <w:bookmarkEnd w:id="1075"/>
      <w:bookmarkStart w:id="1076" w:name="_Toc351989114"/>
      <w:bookmarkEnd w:id="1076"/>
      <w:bookmarkStart w:id="1077" w:name="_Toc351988740"/>
      <w:bookmarkEnd w:id="1077"/>
      <w:bookmarkStart w:id="1078" w:name="_Toc351988769"/>
      <w:bookmarkEnd w:id="1078"/>
      <w:bookmarkStart w:id="1079" w:name="_Toc351988860"/>
      <w:bookmarkEnd w:id="1079"/>
      <w:bookmarkStart w:id="1080" w:name="_Toc351988733"/>
      <w:bookmarkEnd w:id="1080"/>
      <w:bookmarkStart w:id="1081" w:name="_Toc351988988"/>
      <w:bookmarkEnd w:id="1081"/>
      <w:bookmarkStart w:id="1082" w:name="_Toc351988783"/>
      <w:bookmarkEnd w:id="1082"/>
      <w:bookmarkStart w:id="1083" w:name="_Toc351988788"/>
      <w:bookmarkEnd w:id="1083"/>
      <w:bookmarkStart w:id="1084" w:name="_Toc351988952"/>
      <w:bookmarkEnd w:id="1084"/>
      <w:bookmarkStart w:id="1085" w:name="_Toc351988898"/>
      <w:bookmarkEnd w:id="1085"/>
      <w:bookmarkStart w:id="1086" w:name="_Toc351988776"/>
      <w:bookmarkEnd w:id="1086"/>
      <w:bookmarkStart w:id="1087" w:name="_Toc351988891"/>
      <w:bookmarkEnd w:id="1087"/>
      <w:bookmarkStart w:id="1088" w:name="_Toc351988747"/>
      <w:bookmarkEnd w:id="1088"/>
      <w:bookmarkStart w:id="1089" w:name="_Toc351988754"/>
      <w:bookmarkEnd w:id="1089"/>
      <w:bookmarkStart w:id="1090" w:name="_Toc351988974"/>
      <w:bookmarkEnd w:id="1090"/>
      <w:bookmarkStart w:id="1091" w:name="_Toc351989010"/>
      <w:bookmarkEnd w:id="1091"/>
      <w:bookmarkStart w:id="1092" w:name="_Toc351989017"/>
      <w:bookmarkEnd w:id="1092"/>
      <w:bookmarkStart w:id="1093" w:name="_Toc351988959"/>
      <w:bookmarkEnd w:id="1093"/>
    </w:p>
    <w:sectPr>
      <w:headerReference r:id="rId6" w:type="default"/>
      <w:footerReference r:id="rId7" w:type="default"/>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xiesx" w:date="2013-03-21T10:54:00Z" w:initials="x">
    <w:p w14:paraId="21ED198A">
      <w:pPr>
        <w:pStyle w:val="17"/>
      </w:pPr>
      <w: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1ED198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Book Antiqua">
    <w:panose1 w:val="02040602050305030304"/>
    <w:charset w:val="00"/>
    <w:family w:val="roman"/>
    <w:pitch w:val="default"/>
    <w:sig w:usb0="00000287" w:usb1="00000000" w:usb2="00000000" w:usb3="00000000" w:csb0="2000009F" w:csb1="DFD70000"/>
  </w:font>
  <w:font w:name="PMingLiU">
    <w:altName w:val="PMingLiU-ExtB"/>
    <w:panose1 w:val="02020500000000000000"/>
    <w:charset w:val="88"/>
    <w:family w:val="roma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font>
  <w:font w:name="New Century Schlbk">
    <w:altName w:val="Times New Roman"/>
    <w:panose1 w:val="00000000000000000000"/>
    <w:charset w:val="00"/>
    <w:family w:val="auto"/>
    <w:pitch w:val="default"/>
    <w:sig w:usb0="00000000" w:usb1="00000000" w:usb2="00000000" w:usb3="00000000" w:csb0="00000001" w:csb1="00000000"/>
  </w:font>
  <w:font w:name="Univers">
    <w:altName w:val="Arial"/>
    <w:panose1 w:val="00000000000000000000"/>
    <w:charset w:val="00"/>
    <w:family w:val="swiss"/>
    <w:pitch w:val="default"/>
    <w:sig w:usb0="00000000" w:usb1="00000000" w:usb2="00000000" w:usb3="00000000" w:csb0="00000093" w:csb1="00000000"/>
  </w:font>
  <w:font w:name="Arial Unicode MS">
    <w:panose1 w:val="020B0604020202020204"/>
    <w:charset w:val="86"/>
    <w:family w:val="swiss"/>
    <w:pitch w:val="default"/>
    <w:sig w:usb0="FFFFFFFF" w:usb1="E9FFFFFF" w:usb2="0000003F" w:usb3="00000000" w:csb0="603F01FF" w:csb1="FFFF0000"/>
  </w:font>
  <w:font w:name="Times">
    <w:altName w:val="Times New Roman"/>
    <w:panose1 w:val="02020603050405020304"/>
    <w:charset w:val="00"/>
    <w:family w:val="roman"/>
    <w:pitch w:val="default"/>
    <w:sig w:usb0="00000000" w:usb1="00000000" w:usb2="00000008" w:usb3="00000000" w:csb0="000001FF" w:csb1="00000000"/>
  </w:font>
  <w:font w:name="Century Gothic">
    <w:panose1 w:val="020B0502020202020204"/>
    <w:charset w:val="00"/>
    <w:family w:val="swiss"/>
    <w:pitch w:val="default"/>
    <w:sig w:usb0="00000287" w:usb1="00000000" w:usb2="00000000" w:usb3="00000000" w:csb0="2000009F" w:csb1="DFD7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DFKai-SB">
    <w:altName w:val="Microsoft JhengHei Light"/>
    <w:panose1 w:val="03000509000000000000"/>
    <w:charset w:val="88"/>
    <w:family w:val="script"/>
    <w:pitch w:val="default"/>
    <w:sig w:usb0="00000000" w:usb1="00000000" w:usb2="00000016" w:usb3="00000000" w:csb0="00100001" w:csb1="00000000"/>
  </w:font>
  <w:font w:name="Microsoft JhengHei Light">
    <w:panose1 w:val="020B0304030504040204"/>
    <w:charset w:val="88"/>
    <w:family w:val="auto"/>
    <w:pitch w:val="default"/>
    <w:sig w:usb0="800002A7" w:usb1="28CF4400" w:usb2="00000016" w:usb3="00000000" w:csb0="00100009" w:csb1="00000000"/>
  </w:font>
  <w:font w:name="????">
    <w:altName w:val="Comic Sans MS"/>
    <w:panose1 w:val="00000000000000000000"/>
    <w:charset w:val="00"/>
    <w:family w:val="roman"/>
    <w:pitch w:val="default"/>
    <w:sig w:usb0="00000000" w:usb1="00000000" w:usb2="00000010" w:usb3="00000000" w:csb0="00100001" w:csb1="00000000"/>
  </w:font>
  <w:font w:name="Comic Sans MS">
    <w:panose1 w:val="030F0702030302020204"/>
    <w:charset w:val="00"/>
    <w:family w:val="auto"/>
    <w:pitch w:val="default"/>
    <w:sig w:usb0="00000287" w:usb1="00000013" w:usb2="00000000" w:usb3="00000000" w:csb0="2000009F" w:csb1="00000000"/>
  </w:font>
  <w:font w:name="ˎ̥">
    <w:altName w:val="Times New Roman"/>
    <w:panose1 w:val="00000000000000000000"/>
    <w:charset w:val="00"/>
    <w:family w:val="roman"/>
    <w:pitch w:val="default"/>
    <w:sig w:usb0="00000000" w:usb1="00000000" w:usb2="00000000" w:usb3="00000000" w:csb0="00000000" w:csb1="00000000"/>
  </w:font>
  <w:font w:name="FZXiaoBiaoSong-B05S">
    <w:altName w:val="宋体"/>
    <w:panose1 w:val="00000000000000000000"/>
    <w:charset w:val="86"/>
    <w:family w:val="swiss"/>
    <w:pitch w:val="default"/>
    <w:sig w:usb0="00000000" w:usb1="00000000" w:usb2="00000010" w:usb3="00000000" w:csb0="00040000" w:csb1="00000000"/>
  </w:font>
  <w:font w:name="华文仿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C10D12">
    <w:pPr>
      <w:pStyle w:val="29"/>
      <w:tabs>
        <w:tab w:val="left" w:pos="7740"/>
        <w:tab w:val="left" w:pos="8280"/>
      </w:tabs>
      <w:spacing w:line="40" w:lineRule="atLeast"/>
      <w:jc w:val="right"/>
    </w:pPr>
    <w:r>
      <w:rPr>
        <w:rStyle w:val="52"/>
        <w:rFonts w:hint="eastAsia"/>
      </w:rPr>
      <w:t>第</w:t>
    </w:r>
    <w:r>
      <w:rPr>
        <w:rStyle w:val="52"/>
      </w:rPr>
      <w:fldChar w:fldCharType="begin"/>
    </w:r>
    <w:r>
      <w:rPr>
        <w:rStyle w:val="52"/>
      </w:rPr>
      <w:instrText xml:space="preserve"> PAGE </w:instrText>
    </w:r>
    <w:r>
      <w:rPr>
        <w:rStyle w:val="52"/>
      </w:rPr>
      <w:fldChar w:fldCharType="separate"/>
    </w:r>
    <w:r>
      <w:rPr>
        <w:rStyle w:val="52"/>
      </w:rPr>
      <w:t>152</w:t>
    </w:r>
    <w:r>
      <w:rPr>
        <w:rStyle w:val="52"/>
      </w:rPr>
      <w:fldChar w:fldCharType="end"/>
    </w:r>
    <w:r>
      <w:rPr>
        <w:rStyle w:val="52"/>
        <w:rFonts w:hint="eastAsia"/>
      </w:rPr>
      <w:t>页/共</w:t>
    </w:r>
    <w:r>
      <w:rPr>
        <w:rStyle w:val="52"/>
      </w:rPr>
      <w:fldChar w:fldCharType="begin"/>
    </w:r>
    <w:r>
      <w:rPr>
        <w:rStyle w:val="52"/>
      </w:rPr>
      <w:instrText xml:space="preserve"> NUMPAGES </w:instrText>
    </w:r>
    <w:r>
      <w:rPr>
        <w:rStyle w:val="52"/>
      </w:rPr>
      <w:fldChar w:fldCharType="separate"/>
    </w:r>
    <w:r>
      <w:rPr>
        <w:rStyle w:val="52"/>
      </w:rPr>
      <w:t>176</w:t>
    </w:r>
    <w:r>
      <w:rPr>
        <w:rStyle w:val="52"/>
      </w:rPr>
      <w:fldChar w:fldCharType="end"/>
    </w:r>
    <w:r>
      <w:rPr>
        <w:rStyle w:val="52"/>
        <w:rFonts w:hint="eastAsia"/>
      </w:rPr>
      <w:t>页</w:t>
    </w:r>
  </w:p>
  <w:p w14:paraId="51930D29">
    <w:pPr>
      <w:pStyle w:val="29"/>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AF49D0">
    <w:pPr>
      <w:pStyle w:val="30"/>
      <w:rPr>
        <w:rFonts w:eastAsia="宋体"/>
        <w:lang w:eastAsia="zh-CN"/>
      </w:rPr>
    </w:pPr>
    <w:r>
      <w:rPr>
        <w:rFonts w:hint="eastAsia"/>
        <w:b/>
        <w:sz w:val="36"/>
        <w:szCs w:val="36"/>
        <w:lang w:eastAsia="zh-CN"/>
      </w:rPr>
      <w:t xml:space="preserve">                     </w:t>
    </w:r>
    <w:r>
      <w:rPr>
        <w:rFonts w:hint="eastAsia"/>
        <w:sz w:val="21"/>
        <w:szCs w:val="21"/>
        <w:lang w:eastAsia="zh-CN"/>
      </w:rPr>
      <w:t>个人网银需求规格说明书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2"/>
    <w:multiLevelType w:val="singleLevel"/>
    <w:tmpl w:val="FFFFFF82"/>
    <w:lvl w:ilvl="0" w:tentative="0">
      <w:start w:val="1"/>
      <w:numFmt w:val="bullet"/>
      <w:pStyle w:val="15"/>
      <w:lvlText w:val=""/>
      <w:lvlJc w:val="left"/>
      <w:pPr>
        <w:tabs>
          <w:tab w:val="left" w:pos="1200"/>
        </w:tabs>
        <w:ind w:left="1200" w:leftChars="400" w:hanging="360" w:hangingChars="200"/>
      </w:pPr>
      <w:rPr>
        <w:rFonts w:hint="default" w:ascii="Wingdings" w:hAnsi="Wingdings"/>
      </w:rPr>
    </w:lvl>
  </w:abstractNum>
  <w:abstractNum w:abstractNumId="1">
    <w:nsid w:val="FFFFFF89"/>
    <w:multiLevelType w:val="singleLevel"/>
    <w:tmpl w:val="FFFFFF89"/>
    <w:lvl w:ilvl="0" w:tentative="0">
      <w:start w:val="1"/>
      <w:numFmt w:val="bullet"/>
      <w:pStyle w:val="42"/>
      <w:lvlText w:val=""/>
      <w:lvlJc w:val="left"/>
      <w:pPr>
        <w:tabs>
          <w:tab w:val="left" w:pos="360"/>
        </w:tabs>
        <w:ind w:left="360" w:hanging="360" w:hangingChars="200"/>
      </w:pPr>
      <w:rPr>
        <w:rFonts w:hint="default" w:ascii="Wingdings" w:hAnsi="Wingdings"/>
      </w:rPr>
    </w:lvl>
  </w:abstractNum>
  <w:abstractNum w:abstractNumId="2">
    <w:nsid w:val="00000001"/>
    <w:multiLevelType w:val="multilevel"/>
    <w:tmpl w:val="0000000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00000003"/>
    <w:multiLevelType w:val="multilevel"/>
    <w:tmpl w:val="0000000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00000004"/>
    <w:multiLevelType w:val="singleLevel"/>
    <w:tmpl w:val="00000004"/>
    <w:lvl w:ilvl="0" w:tentative="0">
      <w:start w:val="1"/>
      <w:numFmt w:val="decimal"/>
      <w:lvlText w:val="%1."/>
      <w:lvlJc w:val="left"/>
      <w:pPr>
        <w:tabs>
          <w:tab w:val="left" w:pos="425"/>
        </w:tabs>
        <w:ind w:left="425" w:hanging="425"/>
      </w:pPr>
      <w:rPr>
        <w:rFonts w:hint="default"/>
      </w:rPr>
    </w:lvl>
  </w:abstractNum>
  <w:abstractNum w:abstractNumId="5">
    <w:nsid w:val="00000006"/>
    <w:multiLevelType w:val="singleLevel"/>
    <w:tmpl w:val="00000006"/>
    <w:lvl w:ilvl="0" w:tentative="0">
      <w:start w:val="1"/>
      <w:numFmt w:val="decimal"/>
      <w:lvlText w:val="%1."/>
      <w:lvlJc w:val="left"/>
      <w:pPr>
        <w:tabs>
          <w:tab w:val="left" w:pos="425"/>
        </w:tabs>
        <w:ind w:left="425" w:hanging="425"/>
      </w:pPr>
      <w:rPr>
        <w:rFonts w:hint="default"/>
      </w:rPr>
    </w:lvl>
  </w:abstractNum>
  <w:abstractNum w:abstractNumId="6">
    <w:nsid w:val="0000000D"/>
    <w:multiLevelType w:val="multilevel"/>
    <w:tmpl w:val="0000000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0000000F"/>
    <w:multiLevelType w:val="singleLevel"/>
    <w:tmpl w:val="0000000F"/>
    <w:lvl w:ilvl="0" w:tentative="0">
      <w:start w:val="1"/>
      <w:numFmt w:val="decimal"/>
      <w:lvlText w:val="%1."/>
      <w:lvlJc w:val="left"/>
      <w:pPr>
        <w:tabs>
          <w:tab w:val="left" w:pos="425"/>
        </w:tabs>
        <w:ind w:left="425" w:hanging="425"/>
      </w:pPr>
      <w:rPr>
        <w:rFonts w:hint="default"/>
      </w:rPr>
    </w:lvl>
  </w:abstractNum>
  <w:abstractNum w:abstractNumId="8">
    <w:nsid w:val="00000011"/>
    <w:multiLevelType w:val="singleLevel"/>
    <w:tmpl w:val="00000011"/>
    <w:lvl w:ilvl="0" w:tentative="0">
      <w:start w:val="1"/>
      <w:numFmt w:val="decimal"/>
      <w:lvlText w:val="%1."/>
      <w:lvlJc w:val="left"/>
      <w:pPr>
        <w:tabs>
          <w:tab w:val="left" w:pos="425"/>
        </w:tabs>
        <w:ind w:left="425" w:hanging="425"/>
      </w:pPr>
      <w:rPr>
        <w:rFonts w:hint="default"/>
      </w:rPr>
    </w:lvl>
  </w:abstractNum>
  <w:abstractNum w:abstractNumId="9">
    <w:nsid w:val="00000012"/>
    <w:multiLevelType w:val="multilevel"/>
    <w:tmpl w:val="0000001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00000013"/>
    <w:multiLevelType w:val="singleLevel"/>
    <w:tmpl w:val="00000013"/>
    <w:lvl w:ilvl="0" w:tentative="0">
      <w:start w:val="1"/>
      <w:numFmt w:val="decimal"/>
      <w:lvlText w:val="%1."/>
      <w:lvlJc w:val="left"/>
      <w:pPr>
        <w:tabs>
          <w:tab w:val="left" w:pos="425"/>
        </w:tabs>
        <w:ind w:left="425" w:hanging="425"/>
      </w:pPr>
      <w:rPr>
        <w:rFonts w:hint="default"/>
      </w:rPr>
    </w:lvl>
  </w:abstractNum>
  <w:abstractNum w:abstractNumId="11">
    <w:nsid w:val="00000018"/>
    <w:multiLevelType w:val="singleLevel"/>
    <w:tmpl w:val="00000018"/>
    <w:lvl w:ilvl="0" w:tentative="0">
      <w:start w:val="1"/>
      <w:numFmt w:val="decimal"/>
      <w:lvlText w:val="%1."/>
      <w:lvlJc w:val="left"/>
      <w:pPr>
        <w:tabs>
          <w:tab w:val="left" w:pos="425"/>
        </w:tabs>
        <w:ind w:left="425" w:hanging="425"/>
      </w:pPr>
      <w:rPr>
        <w:rFonts w:hint="default"/>
      </w:rPr>
    </w:lvl>
  </w:abstractNum>
  <w:abstractNum w:abstractNumId="12">
    <w:nsid w:val="0000001C"/>
    <w:multiLevelType w:val="multilevel"/>
    <w:tmpl w:val="0000001C"/>
    <w:lvl w:ilvl="0" w:tentative="0">
      <w:start w:val="1"/>
      <w:numFmt w:val="chineseCountingThousand"/>
      <w:suff w:val="nothing"/>
      <w:lvlText w:val="第%1章 "/>
      <w:lvlJc w:val="left"/>
      <w:pPr>
        <w:ind w:left="284" w:hanging="284"/>
      </w:pPr>
      <w:rPr>
        <w:rFonts w:hint="eastAsia" w:eastAsia="宋体"/>
        <w:b/>
        <w:i w:val="0"/>
        <w:sz w:val="44"/>
        <w:szCs w:val="44"/>
      </w:rPr>
    </w:lvl>
    <w:lvl w:ilvl="1" w:tentative="0">
      <w:start w:val="1"/>
      <w:numFmt w:val="decimal"/>
      <w:isLgl/>
      <w:suff w:val="space"/>
      <w:lvlText w:val="%1.%2"/>
      <w:lvlJc w:val="left"/>
      <w:pPr>
        <w:ind w:left="0" w:firstLine="0"/>
      </w:pPr>
      <w:rPr>
        <w:rFonts w:hint="eastAsia" w:eastAsia="宋体"/>
        <w:b/>
        <w:i w:val="0"/>
        <w:sz w:val="32"/>
        <w:szCs w:val="32"/>
      </w:rPr>
    </w:lvl>
    <w:lvl w:ilvl="2" w:tentative="0">
      <w:start w:val="1"/>
      <w:numFmt w:val="decimal"/>
      <w:isLgl/>
      <w:suff w:val="space"/>
      <w:lvlText w:val="%1.%2.%3"/>
      <w:lvlJc w:val="left"/>
      <w:pPr>
        <w:ind w:left="0" w:firstLine="0"/>
      </w:pPr>
      <w:rPr>
        <w:rFonts w:hint="eastAsia" w:eastAsia="宋体"/>
        <w:b/>
        <w:i w:val="0"/>
        <w:sz w:val="28"/>
        <w:szCs w:val="28"/>
      </w:rPr>
    </w:lvl>
    <w:lvl w:ilvl="3" w:tentative="0">
      <w:start w:val="1"/>
      <w:numFmt w:val="decimal"/>
      <w:isLgl/>
      <w:suff w:val="space"/>
      <w:lvlText w:val="%1.%2.%3.%4"/>
      <w:lvlJc w:val="left"/>
      <w:pPr>
        <w:ind w:left="0" w:firstLine="0"/>
      </w:pPr>
      <w:rPr>
        <w:rFonts w:hint="eastAsia" w:eastAsia="宋体"/>
        <w:b/>
        <w:i w:val="0"/>
        <w:sz w:val="24"/>
        <w:szCs w:val="24"/>
      </w:rPr>
    </w:lvl>
    <w:lvl w:ilvl="4" w:tentative="0">
      <w:start w:val="1"/>
      <w:numFmt w:val="decimal"/>
      <w:isLgl/>
      <w:suff w:val="space"/>
      <w:lvlText w:val="%1.%2.%3.%4.%5"/>
      <w:lvlJc w:val="left"/>
      <w:pPr>
        <w:ind w:left="0" w:firstLine="0"/>
      </w:pPr>
      <w:rPr>
        <w:rFonts w:hint="eastAsia" w:eastAsia="宋体"/>
        <w:b/>
        <w:i w:val="0"/>
        <w:sz w:val="24"/>
        <w:szCs w:val="24"/>
      </w:rPr>
    </w:lvl>
    <w:lvl w:ilvl="5" w:tentative="0">
      <w:start w:val="1"/>
      <w:numFmt w:val="none"/>
      <w:pStyle w:val="221"/>
      <w:suff w:val="nothing"/>
      <w:lvlText w:val="1.1.1.1.1.1"/>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13">
    <w:nsid w:val="00000027"/>
    <w:multiLevelType w:val="multilevel"/>
    <w:tmpl w:val="0000002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0000002E"/>
    <w:multiLevelType w:val="multilevel"/>
    <w:tmpl w:val="0000002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00000037"/>
    <w:multiLevelType w:val="multilevel"/>
    <w:tmpl w:val="00000037"/>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6">
    <w:nsid w:val="00000039"/>
    <w:multiLevelType w:val="multilevel"/>
    <w:tmpl w:val="00000039"/>
    <w:lvl w:ilvl="0" w:tentative="0">
      <w:start w:val="1"/>
      <w:numFmt w:val="upperRoman"/>
      <w:pStyle w:val="2"/>
      <w:lvlText w:val="第 %1 条"/>
      <w:lvlJc w:val="left"/>
      <w:pPr>
        <w:tabs>
          <w:tab w:val="left" w:pos="3600"/>
        </w:tabs>
        <w:ind w:left="0" w:firstLine="0"/>
      </w:pPr>
    </w:lvl>
    <w:lvl w:ilvl="1" w:tentative="0">
      <w:start w:val="1"/>
      <w:numFmt w:val="decimalZero"/>
      <w:pStyle w:val="109"/>
      <w:isLgl/>
      <w:lvlText w:val="节 %1.%2"/>
      <w:lvlJc w:val="left"/>
      <w:pPr>
        <w:tabs>
          <w:tab w:val="left" w:pos="2520"/>
        </w:tabs>
        <w:ind w:left="0" w:firstLine="0"/>
      </w:pPr>
    </w:lvl>
    <w:lvl w:ilvl="2" w:tentative="0">
      <w:start w:val="1"/>
      <w:numFmt w:val="lowerLetter"/>
      <w:lvlText w:val="(%3)"/>
      <w:lvlJc w:val="left"/>
      <w:pPr>
        <w:tabs>
          <w:tab w:val="left" w:pos="1728"/>
        </w:tabs>
        <w:ind w:left="720" w:hanging="432"/>
      </w:pPr>
    </w:lvl>
    <w:lvl w:ilvl="3" w:tentative="0">
      <w:start w:val="1"/>
      <w:numFmt w:val="lowerRoman"/>
      <w:lvlText w:val="(%4)"/>
      <w:lvlJc w:val="right"/>
      <w:pPr>
        <w:tabs>
          <w:tab w:val="left" w:pos="864"/>
        </w:tabs>
        <w:ind w:left="864" w:hanging="144"/>
      </w:pPr>
    </w:lvl>
    <w:lvl w:ilvl="4" w:tentative="0">
      <w:start w:val="1"/>
      <w:numFmt w:val="decimal"/>
      <w:pStyle w:val="130"/>
      <w:lvlText w:val="%5)"/>
      <w:lvlJc w:val="left"/>
      <w:pPr>
        <w:tabs>
          <w:tab w:val="left" w:pos="1656"/>
        </w:tabs>
        <w:ind w:left="1008" w:hanging="432"/>
      </w:pPr>
    </w:lvl>
    <w:lvl w:ilvl="5" w:tentative="0">
      <w:start w:val="1"/>
      <w:numFmt w:val="lowerLetter"/>
      <w:lvlText w:val="%6)"/>
      <w:lvlJc w:val="left"/>
      <w:pPr>
        <w:tabs>
          <w:tab w:val="left" w:pos="1800"/>
        </w:tabs>
        <w:ind w:left="1152" w:hanging="432"/>
      </w:pPr>
    </w:lvl>
    <w:lvl w:ilvl="6" w:tentative="0">
      <w:start w:val="1"/>
      <w:numFmt w:val="lowerRoman"/>
      <w:pStyle w:val="202"/>
      <w:lvlText w:val="%7)"/>
      <w:lvlJc w:val="right"/>
      <w:pPr>
        <w:tabs>
          <w:tab w:val="left" w:pos="1296"/>
        </w:tabs>
        <w:ind w:left="1296" w:hanging="288"/>
      </w:pPr>
    </w:lvl>
    <w:lvl w:ilvl="7" w:tentative="0">
      <w:start w:val="1"/>
      <w:numFmt w:val="lowerLetter"/>
      <w:lvlText w:val="%8."/>
      <w:lvlJc w:val="left"/>
      <w:pPr>
        <w:tabs>
          <w:tab w:val="left" w:pos="2088"/>
        </w:tabs>
        <w:ind w:left="1440" w:hanging="432"/>
      </w:pPr>
    </w:lvl>
    <w:lvl w:ilvl="8" w:tentative="0">
      <w:start w:val="1"/>
      <w:numFmt w:val="lowerRoman"/>
      <w:lvlText w:val="%9."/>
      <w:lvlJc w:val="right"/>
      <w:pPr>
        <w:tabs>
          <w:tab w:val="left" w:pos="1584"/>
        </w:tabs>
        <w:ind w:left="1584" w:hanging="144"/>
      </w:pPr>
    </w:lvl>
  </w:abstractNum>
  <w:abstractNum w:abstractNumId="17">
    <w:nsid w:val="0000004D"/>
    <w:multiLevelType w:val="multilevel"/>
    <w:tmpl w:val="0000004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0000004F"/>
    <w:multiLevelType w:val="multilevel"/>
    <w:tmpl w:val="0000004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00000053"/>
    <w:multiLevelType w:val="multilevel"/>
    <w:tmpl w:val="0000005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0000005C"/>
    <w:multiLevelType w:val="multilevel"/>
    <w:tmpl w:val="0000005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0000007C"/>
    <w:multiLevelType w:val="multilevel"/>
    <w:tmpl w:val="0000007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0000007E"/>
    <w:multiLevelType w:val="multilevel"/>
    <w:tmpl w:val="0000007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0000008A"/>
    <w:multiLevelType w:val="multilevel"/>
    <w:tmpl w:val="0000008A"/>
    <w:lvl w:ilvl="0" w:tentative="0">
      <w:start w:val="1"/>
      <w:numFmt w:val="bullet"/>
      <w:pStyle w:val="108"/>
      <w:lvlText w:val=""/>
      <w:lvlJc w:val="left"/>
      <w:pPr>
        <w:tabs>
          <w:tab w:val="left" w:pos="360"/>
        </w:tabs>
        <w:ind w:left="360"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4">
    <w:nsid w:val="0000008B"/>
    <w:multiLevelType w:val="multilevel"/>
    <w:tmpl w:val="0000008B"/>
    <w:lvl w:ilvl="0" w:tentative="0">
      <w:start w:val="1"/>
      <w:numFmt w:val="decimal"/>
      <w:lvlText w:val="%1."/>
      <w:lvlJc w:val="left"/>
      <w:pPr>
        <w:tabs>
          <w:tab w:val="left" w:pos="425"/>
        </w:tabs>
        <w:ind w:left="425" w:hanging="425"/>
      </w:pPr>
      <w:rPr>
        <w:rFonts w:hint="eastAsia"/>
      </w:rPr>
    </w:lvl>
    <w:lvl w:ilvl="1" w:tentative="0">
      <w:start w:val="1"/>
      <w:numFmt w:val="decimal"/>
      <w:lvlText w:val="2.%2."/>
      <w:lvlJc w:val="left"/>
      <w:pPr>
        <w:tabs>
          <w:tab w:val="left" w:pos="567"/>
        </w:tabs>
        <w:ind w:left="567" w:hanging="567"/>
      </w:pPr>
      <w:rPr>
        <w:rFonts w:hint="eastAsia"/>
      </w:rPr>
    </w:lvl>
    <w:lvl w:ilvl="2" w:tentative="0">
      <w:start w:val="1"/>
      <w:numFmt w:val="decimal"/>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pStyle w:val="206"/>
      <w:lvlText w:val="4.2.1.3.2.%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25">
    <w:nsid w:val="0000009E"/>
    <w:multiLevelType w:val="multilevel"/>
    <w:tmpl w:val="0000009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
    <w:nsid w:val="000000AC"/>
    <w:multiLevelType w:val="multilevel"/>
    <w:tmpl w:val="000000A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000000C1"/>
    <w:multiLevelType w:val="multilevel"/>
    <w:tmpl w:val="000000C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
    <w:nsid w:val="000000FB"/>
    <w:multiLevelType w:val="multilevel"/>
    <w:tmpl w:val="000000F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9">
    <w:nsid w:val="00000107"/>
    <w:multiLevelType w:val="multilevel"/>
    <w:tmpl w:val="00000107"/>
    <w:lvl w:ilvl="0" w:tentative="0">
      <w:start w:val="1"/>
      <w:numFmt w:val="decimal"/>
      <w:pStyle w:val="263"/>
      <w:suff w:val="nothing"/>
      <w:lvlText w:val="第%1章 "/>
      <w:lvlJc w:val="left"/>
      <w:pPr>
        <w:ind w:left="1141" w:hanging="284"/>
      </w:pPr>
      <w:rPr>
        <w:rFonts w:hint="eastAsia" w:ascii="宋体" w:hAnsi="宋体" w:eastAsia="宋体"/>
        <w:b/>
        <w:i w:val="0"/>
        <w:sz w:val="44"/>
        <w:szCs w:val="44"/>
      </w:rPr>
    </w:lvl>
    <w:lvl w:ilvl="1" w:tentative="0">
      <w:start w:val="1"/>
      <w:numFmt w:val="decimal"/>
      <w:pStyle w:val="3"/>
      <w:isLgl/>
      <w:suff w:val="space"/>
      <w:lvlText w:val="%1.%2"/>
      <w:lvlJc w:val="left"/>
      <w:pPr>
        <w:ind w:left="6" w:firstLine="0"/>
      </w:pPr>
      <w:rPr>
        <w:rFonts w:hint="eastAsia" w:ascii="宋体" w:hAnsi="宋体" w:eastAsia="宋体"/>
        <w:b/>
        <w:i w:val="0"/>
        <w:sz w:val="32"/>
        <w:szCs w:val="32"/>
      </w:rPr>
    </w:lvl>
    <w:lvl w:ilvl="2" w:tentative="0">
      <w:start w:val="1"/>
      <w:numFmt w:val="decimal"/>
      <w:pStyle w:val="4"/>
      <w:isLgl/>
      <w:suff w:val="space"/>
      <w:lvlText w:val="%1.%2.%3"/>
      <w:lvlJc w:val="left"/>
      <w:pPr>
        <w:ind w:left="715" w:firstLine="0"/>
      </w:pPr>
      <w:rPr>
        <w:rFonts w:hint="eastAsia" w:ascii="宋体" w:hAnsi="宋体" w:eastAsia="宋体"/>
        <w:sz w:val="30"/>
        <w:szCs w:val="30"/>
      </w:rPr>
    </w:lvl>
    <w:lvl w:ilvl="3" w:tentative="0">
      <w:start w:val="1"/>
      <w:numFmt w:val="decimal"/>
      <w:pStyle w:val="5"/>
      <w:isLgl/>
      <w:suff w:val="space"/>
      <w:lvlText w:val="%1.%2.%3.%4"/>
      <w:lvlJc w:val="left"/>
      <w:pPr>
        <w:ind w:left="6" w:firstLine="0"/>
      </w:pPr>
      <w:rPr>
        <w:rFonts w:hint="eastAsia" w:eastAsia="宋体"/>
        <w:b/>
        <w:i w:val="0"/>
        <w:sz w:val="24"/>
        <w:szCs w:val="24"/>
      </w:rPr>
    </w:lvl>
    <w:lvl w:ilvl="4" w:tentative="0">
      <w:start w:val="1"/>
      <w:numFmt w:val="decimal"/>
      <w:pStyle w:val="7"/>
      <w:isLgl/>
      <w:suff w:val="space"/>
      <w:lvlText w:val="%1.%2.%3.%4.%5"/>
      <w:lvlJc w:val="left"/>
      <w:pPr>
        <w:ind w:left="6" w:firstLine="0"/>
      </w:pPr>
      <w:rPr>
        <w:rFonts w:hint="eastAsia" w:eastAsia="宋体"/>
        <w:b/>
        <w:i w:val="0"/>
        <w:sz w:val="24"/>
        <w:szCs w:val="24"/>
      </w:rPr>
    </w:lvl>
    <w:lvl w:ilvl="5" w:tentative="0">
      <w:start w:val="1"/>
      <w:numFmt w:val="none"/>
      <w:isLgl/>
      <w:suff w:val="space"/>
      <w:lvlText w:val="4.2.1.3.2.2"/>
      <w:lvlJc w:val="left"/>
      <w:pPr>
        <w:ind w:left="6" w:firstLine="0"/>
      </w:pPr>
      <w:rPr>
        <w:rFonts w:hint="eastAsia"/>
        <w:b/>
        <w:i w:val="0"/>
      </w:rPr>
    </w:lvl>
    <w:lvl w:ilvl="6" w:tentative="0">
      <w:start w:val="1"/>
      <w:numFmt w:val="none"/>
      <w:suff w:val="nothing"/>
      <w:lvlText w:val=""/>
      <w:lvlJc w:val="left"/>
      <w:pPr>
        <w:ind w:left="6" w:firstLine="0"/>
      </w:pPr>
      <w:rPr>
        <w:rFonts w:hint="eastAsia"/>
      </w:rPr>
    </w:lvl>
    <w:lvl w:ilvl="7" w:tentative="0">
      <w:start w:val="1"/>
      <w:numFmt w:val="none"/>
      <w:suff w:val="nothing"/>
      <w:lvlText w:val=""/>
      <w:lvlJc w:val="left"/>
      <w:pPr>
        <w:ind w:left="6" w:firstLine="0"/>
      </w:pPr>
      <w:rPr>
        <w:rFonts w:hint="eastAsia"/>
      </w:rPr>
    </w:lvl>
    <w:lvl w:ilvl="8" w:tentative="0">
      <w:start w:val="1"/>
      <w:numFmt w:val="none"/>
      <w:suff w:val="nothing"/>
      <w:lvlText w:val=""/>
      <w:lvlJc w:val="left"/>
      <w:pPr>
        <w:ind w:left="6" w:firstLine="0"/>
      </w:pPr>
      <w:rPr>
        <w:rFonts w:hint="eastAsia"/>
      </w:rPr>
    </w:lvl>
  </w:abstractNum>
  <w:abstractNum w:abstractNumId="30">
    <w:nsid w:val="00000109"/>
    <w:multiLevelType w:val="multilevel"/>
    <w:tmpl w:val="0000010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1">
    <w:nsid w:val="00556E37"/>
    <w:multiLevelType w:val="multilevel"/>
    <w:tmpl w:val="00556E3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
    <w:nsid w:val="007A674C"/>
    <w:multiLevelType w:val="multilevel"/>
    <w:tmpl w:val="007A674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3">
    <w:nsid w:val="01CE74F8"/>
    <w:multiLevelType w:val="multilevel"/>
    <w:tmpl w:val="01CE74F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4">
    <w:nsid w:val="02150C5D"/>
    <w:multiLevelType w:val="multilevel"/>
    <w:tmpl w:val="02150C5D"/>
    <w:lvl w:ilvl="0" w:tentative="0">
      <w:start w:val="1"/>
      <w:numFmt w:val="decimal"/>
      <w:lvlText w:val="%1."/>
      <w:lvlJc w:val="left"/>
      <w:pPr>
        <w:tabs>
          <w:tab w:val="left" w:pos="420"/>
        </w:tabs>
        <w:ind w:left="420" w:firstLine="0"/>
      </w:pPr>
      <w:rPr>
        <w:rFonts w:hint="eastAsia"/>
      </w:rPr>
    </w:lvl>
    <w:lvl w:ilvl="1" w:tentative="0">
      <w:start w:val="1"/>
      <w:numFmt w:val="upp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35">
    <w:nsid w:val="02437133"/>
    <w:multiLevelType w:val="multilevel"/>
    <w:tmpl w:val="0243713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6">
    <w:nsid w:val="02EC3C43"/>
    <w:multiLevelType w:val="multilevel"/>
    <w:tmpl w:val="02EC3C43"/>
    <w:lvl w:ilvl="0" w:tentative="0">
      <w:start w:val="1"/>
      <w:numFmt w:val="decimal"/>
      <w:lvlText w:val="%1."/>
      <w:lvlJc w:val="left"/>
      <w:pPr>
        <w:ind w:left="585" w:hanging="360"/>
      </w:pPr>
      <w:rPr>
        <w:rFonts w:hint="default"/>
      </w:rPr>
    </w:lvl>
    <w:lvl w:ilvl="1" w:tentative="0">
      <w:start w:val="1"/>
      <w:numFmt w:val="lowerLetter"/>
      <w:lvlText w:val="%2)"/>
      <w:lvlJc w:val="left"/>
      <w:pPr>
        <w:ind w:left="1065" w:hanging="420"/>
      </w:pPr>
    </w:lvl>
    <w:lvl w:ilvl="2" w:tentative="0">
      <w:start w:val="1"/>
      <w:numFmt w:val="lowerRoman"/>
      <w:lvlText w:val="%3."/>
      <w:lvlJc w:val="right"/>
      <w:pPr>
        <w:ind w:left="1485" w:hanging="420"/>
      </w:pPr>
    </w:lvl>
    <w:lvl w:ilvl="3" w:tentative="0">
      <w:start w:val="1"/>
      <w:numFmt w:val="decimal"/>
      <w:lvlText w:val="%4."/>
      <w:lvlJc w:val="left"/>
      <w:pPr>
        <w:ind w:left="1905" w:hanging="420"/>
      </w:pPr>
    </w:lvl>
    <w:lvl w:ilvl="4" w:tentative="0">
      <w:start w:val="1"/>
      <w:numFmt w:val="lowerLetter"/>
      <w:lvlText w:val="%5)"/>
      <w:lvlJc w:val="left"/>
      <w:pPr>
        <w:ind w:left="2325" w:hanging="420"/>
      </w:pPr>
    </w:lvl>
    <w:lvl w:ilvl="5" w:tentative="0">
      <w:start w:val="1"/>
      <w:numFmt w:val="lowerRoman"/>
      <w:lvlText w:val="%6."/>
      <w:lvlJc w:val="right"/>
      <w:pPr>
        <w:ind w:left="2745" w:hanging="420"/>
      </w:pPr>
    </w:lvl>
    <w:lvl w:ilvl="6" w:tentative="0">
      <w:start w:val="1"/>
      <w:numFmt w:val="decimal"/>
      <w:lvlText w:val="%7."/>
      <w:lvlJc w:val="left"/>
      <w:pPr>
        <w:ind w:left="3165" w:hanging="420"/>
      </w:pPr>
    </w:lvl>
    <w:lvl w:ilvl="7" w:tentative="0">
      <w:start w:val="1"/>
      <w:numFmt w:val="lowerLetter"/>
      <w:lvlText w:val="%8)"/>
      <w:lvlJc w:val="left"/>
      <w:pPr>
        <w:ind w:left="3585" w:hanging="420"/>
      </w:pPr>
    </w:lvl>
    <w:lvl w:ilvl="8" w:tentative="0">
      <w:start w:val="1"/>
      <w:numFmt w:val="lowerRoman"/>
      <w:lvlText w:val="%9."/>
      <w:lvlJc w:val="right"/>
      <w:pPr>
        <w:ind w:left="4005" w:hanging="420"/>
      </w:pPr>
    </w:lvl>
  </w:abstractNum>
  <w:abstractNum w:abstractNumId="37">
    <w:nsid w:val="043A62EC"/>
    <w:multiLevelType w:val="multilevel"/>
    <w:tmpl w:val="043A62E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8">
    <w:nsid w:val="04C40C58"/>
    <w:multiLevelType w:val="multilevel"/>
    <w:tmpl w:val="04C40C5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9">
    <w:nsid w:val="04E859D5"/>
    <w:multiLevelType w:val="multilevel"/>
    <w:tmpl w:val="04E859D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0">
    <w:nsid w:val="066756EF"/>
    <w:multiLevelType w:val="multilevel"/>
    <w:tmpl w:val="066756E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1">
    <w:nsid w:val="07E472E4"/>
    <w:multiLevelType w:val="multilevel"/>
    <w:tmpl w:val="07E472E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2">
    <w:nsid w:val="08512F57"/>
    <w:multiLevelType w:val="multilevel"/>
    <w:tmpl w:val="08512F5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3">
    <w:nsid w:val="08E85038"/>
    <w:multiLevelType w:val="multilevel"/>
    <w:tmpl w:val="08E8503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4">
    <w:nsid w:val="09373672"/>
    <w:multiLevelType w:val="multilevel"/>
    <w:tmpl w:val="0937367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5">
    <w:nsid w:val="09373E9B"/>
    <w:multiLevelType w:val="multilevel"/>
    <w:tmpl w:val="09373E9B"/>
    <w:lvl w:ilvl="0" w:tentative="0">
      <w:start w:val="1"/>
      <w:numFmt w:val="decimal"/>
      <w:lvlText w:val="%1."/>
      <w:lvlJc w:val="left"/>
      <w:pPr>
        <w:tabs>
          <w:tab w:val="left" w:pos="562"/>
        </w:tabs>
        <w:ind w:left="562"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6">
    <w:nsid w:val="0A615FA2"/>
    <w:multiLevelType w:val="multilevel"/>
    <w:tmpl w:val="0A615FA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7">
    <w:nsid w:val="0A870009"/>
    <w:multiLevelType w:val="multilevel"/>
    <w:tmpl w:val="0A870009"/>
    <w:lvl w:ilvl="0" w:tentative="0">
      <w:start w:val="1"/>
      <w:numFmt w:val="decimal"/>
      <w:lvlText w:val="%1."/>
      <w:lvlJc w:val="left"/>
      <w:pPr>
        <w:tabs>
          <w:tab w:val="left" w:pos="562"/>
        </w:tabs>
        <w:ind w:left="562"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8">
    <w:nsid w:val="0B4C2526"/>
    <w:multiLevelType w:val="multilevel"/>
    <w:tmpl w:val="0B4C252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9">
    <w:nsid w:val="0BF6113D"/>
    <w:multiLevelType w:val="multilevel"/>
    <w:tmpl w:val="0BF6113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0">
    <w:nsid w:val="0D202EA1"/>
    <w:multiLevelType w:val="singleLevel"/>
    <w:tmpl w:val="0D202EA1"/>
    <w:lvl w:ilvl="0" w:tentative="0">
      <w:start w:val="1"/>
      <w:numFmt w:val="decimal"/>
      <w:pStyle w:val="19"/>
      <w:lvlText w:val="%1."/>
      <w:lvlJc w:val="left"/>
      <w:pPr>
        <w:tabs>
          <w:tab w:val="left" w:pos="425"/>
        </w:tabs>
        <w:ind w:left="425" w:hanging="425"/>
      </w:pPr>
      <w:rPr>
        <w:rFonts w:hint="default"/>
      </w:rPr>
    </w:lvl>
  </w:abstractNum>
  <w:abstractNum w:abstractNumId="51">
    <w:nsid w:val="0D761CC4"/>
    <w:multiLevelType w:val="multilevel"/>
    <w:tmpl w:val="0D761CC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2">
    <w:nsid w:val="0EDE05A4"/>
    <w:multiLevelType w:val="multilevel"/>
    <w:tmpl w:val="0EDE05A4"/>
    <w:lvl w:ilvl="0" w:tentative="0">
      <w:start w:val="1"/>
      <w:numFmt w:val="upperLetter"/>
      <w:lvlText w:val="%1."/>
      <w:lvlJc w:val="left"/>
      <w:pPr>
        <w:ind w:left="704" w:hanging="420"/>
      </w:pPr>
    </w:lvl>
    <w:lvl w:ilvl="1" w:tentative="0">
      <w:start w:val="1"/>
      <w:numFmt w:val="lowerRoman"/>
      <w:lvlText w:val="%2."/>
      <w:lvlJc w:val="right"/>
      <w:pPr>
        <w:ind w:left="1124" w:hanging="420"/>
      </w:pPr>
    </w:lvl>
    <w:lvl w:ilvl="2" w:tentative="0">
      <w:start w:val="1"/>
      <w:numFmt w:val="lowerRoman"/>
      <w:lvlText w:val="%3."/>
      <w:lvlJc w:val="right"/>
      <w:pPr>
        <w:ind w:left="1544" w:hanging="420"/>
      </w:pPr>
    </w:lvl>
    <w:lvl w:ilvl="3" w:tentative="0">
      <w:start w:val="1"/>
      <w:numFmt w:val="decimal"/>
      <w:lvlText w:val="%4."/>
      <w:lvlJc w:val="left"/>
      <w:pPr>
        <w:ind w:left="1964" w:hanging="420"/>
      </w:pPr>
    </w:lvl>
    <w:lvl w:ilvl="4" w:tentative="0">
      <w:start w:val="1"/>
      <w:numFmt w:val="lowerLetter"/>
      <w:lvlText w:val="%5)"/>
      <w:lvlJc w:val="left"/>
      <w:pPr>
        <w:ind w:left="2384" w:hanging="420"/>
      </w:pPr>
    </w:lvl>
    <w:lvl w:ilvl="5" w:tentative="0">
      <w:start w:val="1"/>
      <w:numFmt w:val="lowerRoman"/>
      <w:lvlText w:val="%6."/>
      <w:lvlJc w:val="right"/>
      <w:pPr>
        <w:ind w:left="2804" w:hanging="420"/>
      </w:pPr>
    </w:lvl>
    <w:lvl w:ilvl="6" w:tentative="0">
      <w:start w:val="1"/>
      <w:numFmt w:val="decimal"/>
      <w:lvlText w:val="%7."/>
      <w:lvlJc w:val="left"/>
      <w:pPr>
        <w:ind w:left="3224" w:hanging="420"/>
      </w:pPr>
    </w:lvl>
    <w:lvl w:ilvl="7" w:tentative="0">
      <w:start w:val="1"/>
      <w:numFmt w:val="lowerLetter"/>
      <w:lvlText w:val="%8)"/>
      <w:lvlJc w:val="left"/>
      <w:pPr>
        <w:ind w:left="3644" w:hanging="420"/>
      </w:pPr>
    </w:lvl>
    <w:lvl w:ilvl="8" w:tentative="0">
      <w:start w:val="1"/>
      <w:numFmt w:val="lowerRoman"/>
      <w:lvlText w:val="%9."/>
      <w:lvlJc w:val="right"/>
      <w:pPr>
        <w:ind w:left="4064" w:hanging="420"/>
      </w:pPr>
    </w:lvl>
  </w:abstractNum>
  <w:abstractNum w:abstractNumId="53">
    <w:nsid w:val="0F665CD9"/>
    <w:multiLevelType w:val="multilevel"/>
    <w:tmpl w:val="0F665CD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4">
    <w:nsid w:val="10F94DF4"/>
    <w:multiLevelType w:val="multilevel"/>
    <w:tmpl w:val="10F94DF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5">
    <w:nsid w:val="1217353C"/>
    <w:multiLevelType w:val="multilevel"/>
    <w:tmpl w:val="1217353C"/>
    <w:lvl w:ilvl="0" w:tentative="0">
      <w:start w:val="1"/>
      <w:numFmt w:val="decimal"/>
      <w:lvlText w:val="%1."/>
      <w:lvlJc w:val="left"/>
      <w:pPr>
        <w:tabs>
          <w:tab w:val="left" w:pos="420"/>
        </w:tabs>
        <w:ind w:left="420" w:firstLine="0"/>
      </w:pPr>
      <w:rPr>
        <w:rFonts w:hint="eastAsia"/>
      </w:rPr>
    </w:lvl>
    <w:lvl w:ilvl="1" w:tentative="0">
      <w:start w:val="1"/>
      <w:numFmt w:val="upp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56">
    <w:nsid w:val="125A4BA7"/>
    <w:multiLevelType w:val="multilevel"/>
    <w:tmpl w:val="125A4BA7"/>
    <w:lvl w:ilvl="0" w:tentative="0">
      <w:start w:val="1"/>
      <w:numFmt w:val="decimal"/>
      <w:lvlText w:val="%1."/>
      <w:lvlJc w:val="left"/>
      <w:pPr>
        <w:tabs>
          <w:tab w:val="left" w:pos="562"/>
        </w:tabs>
        <w:ind w:left="562"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7">
    <w:nsid w:val="129E59FC"/>
    <w:multiLevelType w:val="multilevel"/>
    <w:tmpl w:val="129E59F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8">
    <w:nsid w:val="12F74532"/>
    <w:multiLevelType w:val="multilevel"/>
    <w:tmpl w:val="12F74532"/>
    <w:lvl w:ilvl="0" w:tentative="0">
      <w:start w:val="1"/>
      <w:numFmt w:val="decimal"/>
      <w:lvlText w:val="%1."/>
      <w:lvlJc w:val="left"/>
      <w:pPr>
        <w:tabs>
          <w:tab w:val="left" w:pos="420"/>
        </w:tabs>
        <w:ind w:left="420" w:firstLine="0"/>
      </w:pPr>
      <w:rPr>
        <w:rFonts w:hint="eastAsia"/>
      </w:rPr>
    </w:lvl>
    <w:lvl w:ilvl="1" w:tentative="0">
      <w:start w:val="1"/>
      <w:numFmt w:val="upp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59">
    <w:nsid w:val="13433338"/>
    <w:multiLevelType w:val="multilevel"/>
    <w:tmpl w:val="13433338"/>
    <w:lvl w:ilvl="0" w:tentative="0">
      <w:start w:val="1"/>
      <w:numFmt w:val="decimal"/>
      <w:lvlText w:val="%1)"/>
      <w:lvlJc w:val="left"/>
      <w:pPr>
        <w:ind w:left="1005" w:hanging="420"/>
      </w:pPr>
    </w:lvl>
    <w:lvl w:ilvl="1" w:tentative="0">
      <w:start w:val="1"/>
      <w:numFmt w:val="lowerLetter"/>
      <w:lvlText w:val="%2)"/>
      <w:lvlJc w:val="left"/>
      <w:pPr>
        <w:ind w:left="1425" w:hanging="420"/>
      </w:pPr>
    </w:lvl>
    <w:lvl w:ilvl="2" w:tentative="0">
      <w:start w:val="1"/>
      <w:numFmt w:val="lowerRoman"/>
      <w:lvlText w:val="%3."/>
      <w:lvlJc w:val="right"/>
      <w:pPr>
        <w:ind w:left="1845" w:hanging="420"/>
      </w:pPr>
    </w:lvl>
    <w:lvl w:ilvl="3" w:tentative="0">
      <w:start w:val="1"/>
      <w:numFmt w:val="decimal"/>
      <w:lvlText w:val="%4."/>
      <w:lvlJc w:val="left"/>
      <w:pPr>
        <w:ind w:left="2265" w:hanging="420"/>
      </w:pPr>
    </w:lvl>
    <w:lvl w:ilvl="4" w:tentative="0">
      <w:start w:val="1"/>
      <w:numFmt w:val="lowerLetter"/>
      <w:lvlText w:val="%5)"/>
      <w:lvlJc w:val="left"/>
      <w:pPr>
        <w:ind w:left="2685" w:hanging="420"/>
      </w:pPr>
    </w:lvl>
    <w:lvl w:ilvl="5" w:tentative="0">
      <w:start w:val="1"/>
      <w:numFmt w:val="lowerRoman"/>
      <w:lvlText w:val="%6."/>
      <w:lvlJc w:val="right"/>
      <w:pPr>
        <w:ind w:left="3105" w:hanging="420"/>
      </w:pPr>
    </w:lvl>
    <w:lvl w:ilvl="6" w:tentative="0">
      <w:start w:val="1"/>
      <w:numFmt w:val="decimal"/>
      <w:lvlText w:val="%7."/>
      <w:lvlJc w:val="left"/>
      <w:pPr>
        <w:ind w:left="3525" w:hanging="420"/>
      </w:pPr>
    </w:lvl>
    <w:lvl w:ilvl="7" w:tentative="0">
      <w:start w:val="1"/>
      <w:numFmt w:val="lowerLetter"/>
      <w:lvlText w:val="%8)"/>
      <w:lvlJc w:val="left"/>
      <w:pPr>
        <w:ind w:left="3945" w:hanging="420"/>
      </w:pPr>
    </w:lvl>
    <w:lvl w:ilvl="8" w:tentative="0">
      <w:start w:val="1"/>
      <w:numFmt w:val="lowerRoman"/>
      <w:lvlText w:val="%9."/>
      <w:lvlJc w:val="right"/>
      <w:pPr>
        <w:ind w:left="4365" w:hanging="420"/>
      </w:pPr>
    </w:lvl>
  </w:abstractNum>
  <w:abstractNum w:abstractNumId="60">
    <w:nsid w:val="1428033B"/>
    <w:multiLevelType w:val="multilevel"/>
    <w:tmpl w:val="1428033B"/>
    <w:lvl w:ilvl="0" w:tentative="0">
      <w:start w:val="1"/>
      <w:numFmt w:val="decimal"/>
      <w:lvlText w:val="%1."/>
      <w:lvlJc w:val="left"/>
      <w:pPr>
        <w:tabs>
          <w:tab w:val="left" w:pos="420"/>
        </w:tabs>
        <w:ind w:left="420" w:firstLine="0"/>
      </w:pPr>
      <w:rPr>
        <w:rFonts w:hint="eastAsia"/>
      </w:rPr>
    </w:lvl>
    <w:lvl w:ilvl="1" w:tentative="0">
      <w:start w:val="1"/>
      <w:numFmt w:val="upp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61">
    <w:nsid w:val="147A4F81"/>
    <w:multiLevelType w:val="multilevel"/>
    <w:tmpl w:val="147A4F81"/>
    <w:lvl w:ilvl="0" w:tentative="0">
      <w:start w:val="1"/>
      <w:numFmt w:val="decimal"/>
      <w:lvlText w:val="%1."/>
      <w:lvlJc w:val="left"/>
      <w:pPr>
        <w:ind w:left="420" w:hanging="420"/>
      </w:pPr>
      <w:rPr>
        <w:rFonts w:ascii="宋体" w:hAnsi="宋体" w:eastAsia="宋体"/>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2">
    <w:nsid w:val="14B51025"/>
    <w:multiLevelType w:val="multilevel"/>
    <w:tmpl w:val="14B51025"/>
    <w:lvl w:ilvl="0" w:tentative="0">
      <w:start w:val="1"/>
      <w:numFmt w:val="decimal"/>
      <w:lvlText w:val="%1."/>
      <w:lvlJc w:val="left"/>
      <w:pPr>
        <w:tabs>
          <w:tab w:val="left" w:pos="562"/>
        </w:tabs>
        <w:ind w:left="562"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3">
    <w:nsid w:val="1542337C"/>
    <w:multiLevelType w:val="multilevel"/>
    <w:tmpl w:val="1542337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4">
    <w:nsid w:val="15DE22EB"/>
    <w:multiLevelType w:val="multilevel"/>
    <w:tmpl w:val="15DE22EB"/>
    <w:lvl w:ilvl="0" w:tentative="0">
      <w:start w:val="1"/>
      <w:numFmt w:val="decimal"/>
      <w:lvlText w:val="%1."/>
      <w:lvlJc w:val="left"/>
      <w:pPr>
        <w:ind w:left="1384" w:hanging="420"/>
      </w:pPr>
    </w:lvl>
    <w:lvl w:ilvl="1" w:tentative="0">
      <w:start w:val="1"/>
      <w:numFmt w:val="lowerLetter"/>
      <w:lvlText w:val="%2)"/>
      <w:lvlJc w:val="left"/>
      <w:pPr>
        <w:ind w:left="1804" w:hanging="420"/>
      </w:pPr>
    </w:lvl>
    <w:lvl w:ilvl="2" w:tentative="0">
      <w:start w:val="1"/>
      <w:numFmt w:val="lowerRoman"/>
      <w:lvlText w:val="%3."/>
      <w:lvlJc w:val="right"/>
      <w:pPr>
        <w:ind w:left="2224" w:hanging="420"/>
      </w:pPr>
    </w:lvl>
    <w:lvl w:ilvl="3" w:tentative="0">
      <w:start w:val="1"/>
      <w:numFmt w:val="decimal"/>
      <w:lvlText w:val="%4."/>
      <w:lvlJc w:val="left"/>
      <w:pPr>
        <w:ind w:left="2644" w:hanging="420"/>
      </w:pPr>
    </w:lvl>
    <w:lvl w:ilvl="4" w:tentative="0">
      <w:start w:val="1"/>
      <w:numFmt w:val="lowerLetter"/>
      <w:lvlText w:val="%5)"/>
      <w:lvlJc w:val="left"/>
      <w:pPr>
        <w:ind w:left="3064" w:hanging="420"/>
      </w:pPr>
    </w:lvl>
    <w:lvl w:ilvl="5" w:tentative="0">
      <w:start w:val="1"/>
      <w:numFmt w:val="lowerRoman"/>
      <w:lvlText w:val="%6."/>
      <w:lvlJc w:val="right"/>
      <w:pPr>
        <w:ind w:left="3484" w:hanging="420"/>
      </w:pPr>
    </w:lvl>
    <w:lvl w:ilvl="6" w:tentative="0">
      <w:start w:val="1"/>
      <w:numFmt w:val="decimal"/>
      <w:lvlText w:val="%7."/>
      <w:lvlJc w:val="left"/>
      <w:pPr>
        <w:ind w:left="3904" w:hanging="420"/>
      </w:pPr>
    </w:lvl>
    <w:lvl w:ilvl="7" w:tentative="0">
      <w:start w:val="1"/>
      <w:numFmt w:val="lowerLetter"/>
      <w:lvlText w:val="%8)"/>
      <w:lvlJc w:val="left"/>
      <w:pPr>
        <w:ind w:left="4324" w:hanging="420"/>
      </w:pPr>
    </w:lvl>
    <w:lvl w:ilvl="8" w:tentative="0">
      <w:start w:val="1"/>
      <w:numFmt w:val="lowerRoman"/>
      <w:lvlText w:val="%9."/>
      <w:lvlJc w:val="right"/>
      <w:pPr>
        <w:ind w:left="4744" w:hanging="420"/>
      </w:pPr>
    </w:lvl>
  </w:abstractNum>
  <w:abstractNum w:abstractNumId="65">
    <w:nsid w:val="16EF1456"/>
    <w:multiLevelType w:val="multilevel"/>
    <w:tmpl w:val="16EF145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6">
    <w:nsid w:val="18535040"/>
    <w:multiLevelType w:val="singleLevel"/>
    <w:tmpl w:val="18535040"/>
    <w:lvl w:ilvl="0" w:tentative="0">
      <w:start w:val="1"/>
      <w:numFmt w:val="decimal"/>
      <w:lvlText w:val="%1."/>
      <w:lvlJc w:val="left"/>
      <w:pPr>
        <w:tabs>
          <w:tab w:val="left" w:pos="425"/>
        </w:tabs>
        <w:ind w:left="425" w:hanging="425"/>
      </w:pPr>
      <w:rPr>
        <w:rFonts w:hint="default"/>
      </w:rPr>
    </w:lvl>
  </w:abstractNum>
  <w:abstractNum w:abstractNumId="67">
    <w:nsid w:val="185B1C94"/>
    <w:multiLevelType w:val="multilevel"/>
    <w:tmpl w:val="185B1C9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8">
    <w:nsid w:val="18FE7133"/>
    <w:multiLevelType w:val="multilevel"/>
    <w:tmpl w:val="18FE713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9">
    <w:nsid w:val="19034A62"/>
    <w:multiLevelType w:val="multilevel"/>
    <w:tmpl w:val="19034A6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0">
    <w:nsid w:val="192D7E8D"/>
    <w:multiLevelType w:val="multilevel"/>
    <w:tmpl w:val="192D7E8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1">
    <w:nsid w:val="19F34713"/>
    <w:multiLevelType w:val="multilevel"/>
    <w:tmpl w:val="19F34713"/>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72">
    <w:nsid w:val="1A1850C2"/>
    <w:multiLevelType w:val="singleLevel"/>
    <w:tmpl w:val="1A1850C2"/>
    <w:lvl w:ilvl="0" w:tentative="0">
      <w:start w:val="1"/>
      <w:numFmt w:val="decimal"/>
      <w:lvlText w:val="%1."/>
      <w:lvlJc w:val="left"/>
      <w:pPr>
        <w:tabs>
          <w:tab w:val="left" w:pos="425"/>
        </w:tabs>
        <w:ind w:left="425" w:hanging="425"/>
      </w:pPr>
      <w:rPr>
        <w:rFonts w:hint="default"/>
      </w:rPr>
    </w:lvl>
  </w:abstractNum>
  <w:abstractNum w:abstractNumId="73">
    <w:nsid w:val="1A264B07"/>
    <w:multiLevelType w:val="multilevel"/>
    <w:tmpl w:val="1A264B0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4">
    <w:nsid w:val="1B19415C"/>
    <w:multiLevelType w:val="multilevel"/>
    <w:tmpl w:val="1B19415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5">
    <w:nsid w:val="1C047212"/>
    <w:multiLevelType w:val="multilevel"/>
    <w:tmpl w:val="1C04721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6">
    <w:nsid w:val="1CFE77AE"/>
    <w:multiLevelType w:val="multilevel"/>
    <w:tmpl w:val="1CFE77AE"/>
    <w:lvl w:ilvl="0" w:tentative="0">
      <w:start w:val="1"/>
      <w:numFmt w:val="decimal"/>
      <w:lvlText w:val="%1."/>
      <w:lvlJc w:val="left"/>
      <w:pPr>
        <w:tabs>
          <w:tab w:val="left" w:pos="420"/>
        </w:tabs>
        <w:ind w:left="420" w:firstLine="0"/>
      </w:pPr>
      <w:rPr>
        <w:rFonts w:hint="eastAsia"/>
      </w:rPr>
    </w:lvl>
    <w:lvl w:ilvl="1" w:tentative="0">
      <w:start w:val="1"/>
      <w:numFmt w:val="upp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77">
    <w:nsid w:val="1DDE0B7C"/>
    <w:multiLevelType w:val="multilevel"/>
    <w:tmpl w:val="1DDE0B7C"/>
    <w:lvl w:ilvl="0" w:tentative="0">
      <w:start w:val="1"/>
      <w:numFmt w:val="decimal"/>
      <w:lvlText w:val="%1."/>
      <w:lvlJc w:val="left"/>
      <w:pPr>
        <w:tabs>
          <w:tab w:val="left" w:pos="562"/>
        </w:tabs>
        <w:ind w:left="562"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8">
    <w:nsid w:val="1E8E73AE"/>
    <w:multiLevelType w:val="multilevel"/>
    <w:tmpl w:val="1E8E73A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9">
    <w:nsid w:val="1FA9526E"/>
    <w:multiLevelType w:val="multilevel"/>
    <w:tmpl w:val="1FA9526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0">
    <w:nsid w:val="1FC341BA"/>
    <w:multiLevelType w:val="multilevel"/>
    <w:tmpl w:val="1FC341B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1">
    <w:nsid w:val="1FE25C1E"/>
    <w:multiLevelType w:val="multilevel"/>
    <w:tmpl w:val="1FE25C1E"/>
    <w:lvl w:ilvl="0" w:tentative="0">
      <w:start w:val="1"/>
      <w:numFmt w:val="decimal"/>
      <w:lvlText w:val="%1."/>
      <w:lvlJc w:val="left"/>
      <w:pPr>
        <w:ind w:left="845" w:hanging="420"/>
      </w:pPr>
    </w:lvl>
    <w:lvl w:ilvl="1" w:tentative="0">
      <w:start w:val="1"/>
      <w:numFmt w:val="lowerLetter"/>
      <w:lvlText w:val="%2)"/>
      <w:lvlJc w:val="left"/>
      <w:pPr>
        <w:ind w:left="1265" w:hanging="420"/>
      </w:pPr>
    </w:lvl>
    <w:lvl w:ilvl="2" w:tentative="0">
      <w:start w:val="1"/>
      <w:numFmt w:val="lowerRoman"/>
      <w:lvlText w:val="%3."/>
      <w:lvlJc w:val="right"/>
      <w:pPr>
        <w:ind w:left="1685" w:hanging="420"/>
      </w:pPr>
    </w:lvl>
    <w:lvl w:ilvl="3" w:tentative="0">
      <w:start w:val="1"/>
      <w:numFmt w:val="decimal"/>
      <w:lvlText w:val="%4."/>
      <w:lvlJc w:val="left"/>
      <w:pPr>
        <w:ind w:left="2105" w:hanging="420"/>
      </w:pPr>
    </w:lvl>
    <w:lvl w:ilvl="4" w:tentative="0">
      <w:start w:val="1"/>
      <w:numFmt w:val="lowerLetter"/>
      <w:lvlText w:val="%5)"/>
      <w:lvlJc w:val="left"/>
      <w:pPr>
        <w:ind w:left="2525" w:hanging="420"/>
      </w:pPr>
    </w:lvl>
    <w:lvl w:ilvl="5" w:tentative="0">
      <w:start w:val="1"/>
      <w:numFmt w:val="lowerRoman"/>
      <w:lvlText w:val="%6."/>
      <w:lvlJc w:val="right"/>
      <w:pPr>
        <w:ind w:left="2945" w:hanging="420"/>
      </w:pPr>
    </w:lvl>
    <w:lvl w:ilvl="6" w:tentative="0">
      <w:start w:val="1"/>
      <w:numFmt w:val="decimal"/>
      <w:lvlText w:val="%7."/>
      <w:lvlJc w:val="left"/>
      <w:pPr>
        <w:ind w:left="3365" w:hanging="420"/>
      </w:pPr>
    </w:lvl>
    <w:lvl w:ilvl="7" w:tentative="0">
      <w:start w:val="1"/>
      <w:numFmt w:val="lowerLetter"/>
      <w:lvlText w:val="%8)"/>
      <w:lvlJc w:val="left"/>
      <w:pPr>
        <w:ind w:left="3785" w:hanging="420"/>
      </w:pPr>
    </w:lvl>
    <w:lvl w:ilvl="8" w:tentative="0">
      <w:start w:val="1"/>
      <w:numFmt w:val="lowerRoman"/>
      <w:lvlText w:val="%9."/>
      <w:lvlJc w:val="right"/>
      <w:pPr>
        <w:ind w:left="4205" w:hanging="420"/>
      </w:pPr>
    </w:lvl>
  </w:abstractNum>
  <w:abstractNum w:abstractNumId="82">
    <w:nsid w:val="1FF95BB6"/>
    <w:multiLevelType w:val="multilevel"/>
    <w:tmpl w:val="1FF95BB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3">
    <w:nsid w:val="20CD063A"/>
    <w:multiLevelType w:val="multilevel"/>
    <w:tmpl w:val="20CD063A"/>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84">
    <w:nsid w:val="20F50AE1"/>
    <w:multiLevelType w:val="singleLevel"/>
    <w:tmpl w:val="20F50AE1"/>
    <w:lvl w:ilvl="0" w:tentative="0">
      <w:start w:val="1"/>
      <w:numFmt w:val="decimal"/>
      <w:lvlText w:val="%1."/>
      <w:lvlJc w:val="left"/>
      <w:pPr>
        <w:tabs>
          <w:tab w:val="left" w:pos="425"/>
        </w:tabs>
        <w:ind w:left="425" w:hanging="425"/>
      </w:pPr>
      <w:rPr>
        <w:rFonts w:hint="default"/>
      </w:rPr>
    </w:lvl>
  </w:abstractNum>
  <w:abstractNum w:abstractNumId="85">
    <w:nsid w:val="21655FBA"/>
    <w:multiLevelType w:val="multilevel"/>
    <w:tmpl w:val="21655FBA"/>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6">
    <w:nsid w:val="21835B98"/>
    <w:multiLevelType w:val="singleLevel"/>
    <w:tmpl w:val="21835B98"/>
    <w:lvl w:ilvl="0" w:tentative="0">
      <w:start w:val="1"/>
      <w:numFmt w:val="decimal"/>
      <w:lvlText w:val="%1."/>
      <w:lvlJc w:val="left"/>
      <w:pPr>
        <w:tabs>
          <w:tab w:val="left" w:pos="425"/>
        </w:tabs>
        <w:ind w:left="425" w:hanging="425"/>
      </w:pPr>
      <w:rPr>
        <w:rFonts w:hint="default"/>
      </w:rPr>
    </w:lvl>
  </w:abstractNum>
  <w:abstractNum w:abstractNumId="87">
    <w:nsid w:val="218E01DC"/>
    <w:multiLevelType w:val="multilevel"/>
    <w:tmpl w:val="218E01D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8">
    <w:nsid w:val="21DA7297"/>
    <w:multiLevelType w:val="singleLevel"/>
    <w:tmpl w:val="21DA7297"/>
    <w:lvl w:ilvl="0" w:tentative="0">
      <w:start w:val="1"/>
      <w:numFmt w:val="decimal"/>
      <w:lvlText w:val="%1."/>
      <w:lvlJc w:val="left"/>
      <w:pPr>
        <w:tabs>
          <w:tab w:val="left" w:pos="425"/>
        </w:tabs>
        <w:ind w:left="425" w:hanging="425"/>
      </w:pPr>
      <w:rPr>
        <w:rFonts w:hint="default"/>
      </w:rPr>
    </w:lvl>
  </w:abstractNum>
  <w:abstractNum w:abstractNumId="89">
    <w:nsid w:val="229F72EA"/>
    <w:multiLevelType w:val="multilevel"/>
    <w:tmpl w:val="229F72EA"/>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0">
    <w:nsid w:val="22CE019B"/>
    <w:multiLevelType w:val="multilevel"/>
    <w:tmpl w:val="22CE019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1">
    <w:nsid w:val="238A21A8"/>
    <w:multiLevelType w:val="multilevel"/>
    <w:tmpl w:val="238A21A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2">
    <w:nsid w:val="239243C9"/>
    <w:multiLevelType w:val="multilevel"/>
    <w:tmpl w:val="239243C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3">
    <w:nsid w:val="23BC17B1"/>
    <w:multiLevelType w:val="multilevel"/>
    <w:tmpl w:val="23BC17B1"/>
    <w:lvl w:ilvl="0" w:tentative="0">
      <w:start w:val="1"/>
      <w:numFmt w:val="decimal"/>
      <w:lvlText w:val="%1."/>
      <w:lvlJc w:val="left"/>
      <w:pPr>
        <w:tabs>
          <w:tab w:val="left" w:pos="420"/>
        </w:tabs>
        <w:ind w:left="420" w:firstLine="0"/>
      </w:pPr>
      <w:rPr>
        <w:rFonts w:hint="eastAsia"/>
      </w:rPr>
    </w:lvl>
    <w:lvl w:ilvl="1" w:tentative="0">
      <w:start w:val="1"/>
      <w:numFmt w:val="upp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94">
    <w:nsid w:val="23ED7111"/>
    <w:multiLevelType w:val="multilevel"/>
    <w:tmpl w:val="23ED711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5">
    <w:nsid w:val="248C5933"/>
    <w:multiLevelType w:val="multilevel"/>
    <w:tmpl w:val="248C593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6">
    <w:nsid w:val="24DA7090"/>
    <w:multiLevelType w:val="multilevel"/>
    <w:tmpl w:val="24DA709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7">
    <w:nsid w:val="25881E31"/>
    <w:multiLevelType w:val="multilevel"/>
    <w:tmpl w:val="25881E3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8">
    <w:nsid w:val="25916D63"/>
    <w:multiLevelType w:val="multilevel"/>
    <w:tmpl w:val="25916D6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9">
    <w:nsid w:val="2620537C"/>
    <w:multiLevelType w:val="multilevel"/>
    <w:tmpl w:val="2620537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0">
    <w:nsid w:val="26A00727"/>
    <w:multiLevelType w:val="multilevel"/>
    <w:tmpl w:val="26A0072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1">
    <w:nsid w:val="27063BF8"/>
    <w:multiLevelType w:val="multilevel"/>
    <w:tmpl w:val="27063BF8"/>
    <w:lvl w:ilvl="0" w:tentative="0">
      <w:start w:val="1"/>
      <w:numFmt w:val="decimal"/>
      <w:lvlText w:val="%1."/>
      <w:lvlJc w:val="left"/>
      <w:pPr>
        <w:tabs>
          <w:tab w:val="left" w:pos="562"/>
        </w:tabs>
        <w:ind w:left="562"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2">
    <w:nsid w:val="27773512"/>
    <w:multiLevelType w:val="multilevel"/>
    <w:tmpl w:val="2777351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3">
    <w:nsid w:val="27EF382D"/>
    <w:multiLevelType w:val="multilevel"/>
    <w:tmpl w:val="27EF382D"/>
    <w:lvl w:ilvl="0" w:tentative="0">
      <w:start w:val="1"/>
      <w:numFmt w:val="decimal"/>
      <w:lvlText w:val="%1."/>
      <w:lvlJc w:val="left"/>
      <w:pPr>
        <w:ind w:left="420" w:hanging="420"/>
      </w:pPr>
      <w:rPr>
        <w:rFonts w:ascii="宋体" w:hAnsi="宋体" w:eastAsia="宋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4">
    <w:nsid w:val="29350348"/>
    <w:multiLevelType w:val="multilevel"/>
    <w:tmpl w:val="2935034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5">
    <w:nsid w:val="2A4438B7"/>
    <w:multiLevelType w:val="multilevel"/>
    <w:tmpl w:val="2A4438B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6">
    <w:nsid w:val="2AC75219"/>
    <w:multiLevelType w:val="multilevel"/>
    <w:tmpl w:val="2AC7521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7">
    <w:nsid w:val="2B4D58BB"/>
    <w:multiLevelType w:val="multilevel"/>
    <w:tmpl w:val="2B4D58B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8">
    <w:nsid w:val="2D3B60A2"/>
    <w:multiLevelType w:val="multilevel"/>
    <w:tmpl w:val="2D3B60A2"/>
    <w:lvl w:ilvl="0" w:tentative="0">
      <w:start w:val="1"/>
      <w:numFmt w:val="decimal"/>
      <w:lvlText w:val="%1."/>
      <w:lvlJc w:val="left"/>
      <w:pPr>
        <w:tabs>
          <w:tab w:val="left" w:pos="420"/>
        </w:tabs>
        <w:ind w:left="420" w:firstLine="0"/>
      </w:pPr>
      <w:rPr>
        <w:rFonts w:hint="eastAsia"/>
      </w:rPr>
    </w:lvl>
    <w:lvl w:ilvl="1" w:tentative="0">
      <w:start w:val="1"/>
      <w:numFmt w:val="upp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109">
    <w:nsid w:val="2DB713A4"/>
    <w:multiLevelType w:val="multilevel"/>
    <w:tmpl w:val="2DB713A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0">
    <w:nsid w:val="2DBF42E1"/>
    <w:multiLevelType w:val="multilevel"/>
    <w:tmpl w:val="2DBF42E1"/>
    <w:lvl w:ilvl="0" w:tentative="0">
      <w:start w:val="1"/>
      <w:numFmt w:val="decimal"/>
      <w:lvlText w:val="%1."/>
      <w:lvlJc w:val="left"/>
      <w:pPr>
        <w:tabs>
          <w:tab w:val="left" w:pos="420"/>
        </w:tabs>
        <w:ind w:left="420" w:firstLine="0"/>
      </w:pPr>
      <w:rPr>
        <w:rFonts w:hint="eastAsia"/>
      </w:rPr>
    </w:lvl>
    <w:lvl w:ilvl="1" w:tentative="0">
      <w:start w:val="1"/>
      <w:numFmt w:val="upp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111">
    <w:nsid w:val="303B0BC2"/>
    <w:multiLevelType w:val="multilevel"/>
    <w:tmpl w:val="303B0BC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2">
    <w:nsid w:val="30D64A35"/>
    <w:multiLevelType w:val="multilevel"/>
    <w:tmpl w:val="30D64A3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3">
    <w:nsid w:val="320B06B4"/>
    <w:multiLevelType w:val="multilevel"/>
    <w:tmpl w:val="320B06B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4">
    <w:nsid w:val="334C390C"/>
    <w:multiLevelType w:val="multilevel"/>
    <w:tmpl w:val="334C390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5">
    <w:nsid w:val="335207CB"/>
    <w:multiLevelType w:val="multilevel"/>
    <w:tmpl w:val="335207CB"/>
    <w:lvl w:ilvl="0" w:tentative="0">
      <w:start w:val="1"/>
      <w:numFmt w:val="decimal"/>
      <w:lvlText w:val="%1."/>
      <w:lvlJc w:val="left"/>
      <w:pPr>
        <w:ind w:left="425" w:hanging="425"/>
      </w:pPr>
      <w:rPr>
        <w:rFonts w:hint="eastAsia"/>
      </w:rPr>
    </w:lvl>
    <w:lvl w:ilvl="1" w:tentative="0">
      <w:start w:val="1"/>
      <w:numFmt w:val="decimal"/>
      <w:lvlText w:val="%1.%2."/>
      <w:lvlJc w:val="left"/>
      <w:pPr>
        <w:ind w:left="567" w:hanging="567"/>
      </w:pPr>
      <w:rPr>
        <w:rFonts w:hint="eastAsia"/>
      </w:rPr>
    </w:lvl>
    <w:lvl w:ilvl="2" w:tentative="0">
      <w:start w:val="1"/>
      <w:numFmt w:val="decimal"/>
      <w:lvlText w:val="%1.%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16">
    <w:nsid w:val="35083EF5"/>
    <w:multiLevelType w:val="multilevel"/>
    <w:tmpl w:val="35083EF5"/>
    <w:lvl w:ilvl="0" w:tentative="0">
      <w:start w:val="1"/>
      <w:numFmt w:val="decimal"/>
      <w:lvlText w:val="%1."/>
      <w:lvlJc w:val="left"/>
      <w:pPr>
        <w:tabs>
          <w:tab w:val="left" w:pos="420"/>
        </w:tabs>
        <w:ind w:left="420" w:firstLine="0"/>
      </w:pPr>
      <w:rPr>
        <w:rFonts w:hint="eastAsia"/>
      </w:rPr>
    </w:lvl>
    <w:lvl w:ilvl="1" w:tentative="0">
      <w:start w:val="1"/>
      <w:numFmt w:val="upp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117">
    <w:nsid w:val="351D6562"/>
    <w:multiLevelType w:val="multilevel"/>
    <w:tmpl w:val="351D656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8">
    <w:nsid w:val="35B05912"/>
    <w:multiLevelType w:val="multilevel"/>
    <w:tmpl w:val="35B05912"/>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9">
    <w:nsid w:val="35BB1355"/>
    <w:multiLevelType w:val="multilevel"/>
    <w:tmpl w:val="35BB135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0">
    <w:nsid w:val="35FC5453"/>
    <w:multiLevelType w:val="multilevel"/>
    <w:tmpl w:val="35FC5453"/>
    <w:lvl w:ilvl="0" w:tentative="0">
      <w:start w:val="1"/>
      <w:numFmt w:val="decimal"/>
      <w:lvlText w:val="%1)"/>
      <w:lvlJc w:val="left"/>
      <w:pPr>
        <w:ind w:left="840" w:hanging="420"/>
      </w:pPr>
      <w:rPr>
        <w:b w:val="0"/>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21">
    <w:nsid w:val="36855D28"/>
    <w:multiLevelType w:val="multilevel"/>
    <w:tmpl w:val="36855D2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2">
    <w:nsid w:val="36C73B5A"/>
    <w:multiLevelType w:val="multilevel"/>
    <w:tmpl w:val="36C73B5A"/>
    <w:lvl w:ilvl="0" w:tentative="0">
      <w:start w:val="1"/>
      <w:numFmt w:val="decimal"/>
      <w:lvlText w:val="%1)"/>
      <w:lvlJc w:val="left"/>
      <w:pPr>
        <w:ind w:left="840" w:hanging="420"/>
      </w:pPr>
      <w:rPr>
        <w:b w:val="0"/>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23">
    <w:nsid w:val="3777201D"/>
    <w:multiLevelType w:val="multilevel"/>
    <w:tmpl w:val="3777201D"/>
    <w:lvl w:ilvl="0" w:tentative="0">
      <w:start w:val="1"/>
      <w:numFmt w:val="upperLetter"/>
      <w:lvlText w:val="%1."/>
      <w:lvlJc w:val="left"/>
      <w:pPr>
        <w:ind w:left="1425" w:hanging="420"/>
      </w:pPr>
    </w:lvl>
    <w:lvl w:ilvl="1" w:tentative="0">
      <w:start w:val="1"/>
      <w:numFmt w:val="lowerLetter"/>
      <w:lvlText w:val="%2)"/>
      <w:lvlJc w:val="left"/>
      <w:pPr>
        <w:ind w:left="1845" w:hanging="420"/>
      </w:pPr>
    </w:lvl>
    <w:lvl w:ilvl="2" w:tentative="0">
      <w:start w:val="1"/>
      <w:numFmt w:val="lowerRoman"/>
      <w:lvlText w:val="%3."/>
      <w:lvlJc w:val="right"/>
      <w:pPr>
        <w:ind w:left="2265" w:hanging="420"/>
      </w:pPr>
    </w:lvl>
    <w:lvl w:ilvl="3" w:tentative="0">
      <w:start w:val="1"/>
      <w:numFmt w:val="decimal"/>
      <w:lvlText w:val="%4."/>
      <w:lvlJc w:val="left"/>
      <w:pPr>
        <w:ind w:left="2685" w:hanging="420"/>
      </w:pPr>
    </w:lvl>
    <w:lvl w:ilvl="4" w:tentative="0">
      <w:start w:val="1"/>
      <w:numFmt w:val="lowerLetter"/>
      <w:lvlText w:val="%5)"/>
      <w:lvlJc w:val="left"/>
      <w:pPr>
        <w:ind w:left="3105" w:hanging="420"/>
      </w:pPr>
    </w:lvl>
    <w:lvl w:ilvl="5" w:tentative="0">
      <w:start w:val="1"/>
      <w:numFmt w:val="lowerRoman"/>
      <w:lvlText w:val="%6."/>
      <w:lvlJc w:val="right"/>
      <w:pPr>
        <w:ind w:left="3525" w:hanging="420"/>
      </w:pPr>
    </w:lvl>
    <w:lvl w:ilvl="6" w:tentative="0">
      <w:start w:val="1"/>
      <w:numFmt w:val="decimal"/>
      <w:lvlText w:val="%7."/>
      <w:lvlJc w:val="left"/>
      <w:pPr>
        <w:ind w:left="3945" w:hanging="420"/>
      </w:pPr>
    </w:lvl>
    <w:lvl w:ilvl="7" w:tentative="0">
      <w:start w:val="1"/>
      <w:numFmt w:val="lowerLetter"/>
      <w:lvlText w:val="%8)"/>
      <w:lvlJc w:val="left"/>
      <w:pPr>
        <w:ind w:left="4365" w:hanging="420"/>
      </w:pPr>
    </w:lvl>
    <w:lvl w:ilvl="8" w:tentative="0">
      <w:start w:val="1"/>
      <w:numFmt w:val="lowerRoman"/>
      <w:lvlText w:val="%9."/>
      <w:lvlJc w:val="right"/>
      <w:pPr>
        <w:ind w:left="4785" w:hanging="420"/>
      </w:pPr>
    </w:lvl>
  </w:abstractNum>
  <w:abstractNum w:abstractNumId="124">
    <w:nsid w:val="3798106C"/>
    <w:multiLevelType w:val="multilevel"/>
    <w:tmpl w:val="3798106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5">
    <w:nsid w:val="38C04E1C"/>
    <w:multiLevelType w:val="singleLevel"/>
    <w:tmpl w:val="38C04E1C"/>
    <w:lvl w:ilvl="0" w:tentative="0">
      <w:start w:val="1"/>
      <w:numFmt w:val="decimal"/>
      <w:lvlText w:val="%1."/>
      <w:lvlJc w:val="left"/>
      <w:pPr>
        <w:tabs>
          <w:tab w:val="left" w:pos="425"/>
        </w:tabs>
        <w:ind w:left="425" w:hanging="425"/>
      </w:pPr>
      <w:rPr>
        <w:rFonts w:hint="default"/>
      </w:rPr>
    </w:lvl>
  </w:abstractNum>
  <w:abstractNum w:abstractNumId="126">
    <w:nsid w:val="390E7B74"/>
    <w:multiLevelType w:val="multilevel"/>
    <w:tmpl w:val="390E7B74"/>
    <w:lvl w:ilvl="0" w:tentative="0">
      <w:start w:val="1"/>
      <w:numFmt w:val="decimal"/>
      <w:lvlText w:val="%1."/>
      <w:lvlJc w:val="left"/>
      <w:pPr>
        <w:tabs>
          <w:tab w:val="left" w:pos="425"/>
        </w:tabs>
        <w:ind w:left="425" w:hanging="425"/>
      </w:pPr>
      <w:rPr>
        <w:rFonts w:hint="eastAsia"/>
      </w:rPr>
    </w:lvl>
    <w:lvl w:ilvl="1" w:tentative="0">
      <w:start w:val="1"/>
      <w:numFmt w:val="decimal"/>
      <w:lvlText w:val="2.%2."/>
      <w:lvlJc w:val="left"/>
      <w:pPr>
        <w:tabs>
          <w:tab w:val="left" w:pos="567"/>
        </w:tabs>
        <w:ind w:left="567" w:hanging="567"/>
      </w:pPr>
      <w:rPr>
        <w:rFonts w:hint="eastAsia"/>
      </w:rPr>
    </w:lvl>
    <w:lvl w:ilvl="2" w:tentative="0">
      <w:start w:val="1"/>
      <w:numFmt w:val="decimal"/>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pStyle w:val="159"/>
      <w:lvlText w:val="4.2.1.3.2.%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127">
    <w:nsid w:val="39DC7715"/>
    <w:multiLevelType w:val="multilevel"/>
    <w:tmpl w:val="39DC7715"/>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28">
    <w:nsid w:val="3A311F7C"/>
    <w:multiLevelType w:val="multilevel"/>
    <w:tmpl w:val="3A311F7C"/>
    <w:lvl w:ilvl="0" w:tentative="0">
      <w:start w:val="1"/>
      <w:numFmt w:val="decimal"/>
      <w:lvlText w:val="%1."/>
      <w:lvlJc w:val="left"/>
      <w:pPr>
        <w:ind w:left="585" w:hanging="360"/>
      </w:pPr>
      <w:rPr>
        <w:rFonts w:hint="default"/>
      </w:rPr>
    </w:lvl>
    <w:lvl w:ilvl="1" w:tentative="0">
      <w:start w:val="1"/>
      <w:numFmt w:val="lowerLetter"/>
      <w:lvlText w:val="%2)"/>
      <w:lvlJc w:val="left"/>
      <w:pPr>
        <w:ind w:left="1065" w:hanging="420"/>
      </w:pPr>
    </w:lvl>
    <w:lvl w:ilvl="2" w:tentative="0">
      <w:start w:val="1"/>
      <w:numFmt w:val="lowerRoman"/>
      <w:lvlText w:val="%3."/>
      <w:lvlJc w:val="right"/>
      <w:pPr>
        <w:ind w:left="1485" w:hanging="420"/>
      </w:pPr>
    </w:lvl>
    <w:lvl w:ilvl="3" w:tentative="0">
      <w:start w:val="1"/>
      <w:numFmt w:val="decimal"/>
      <w:lvlText w:val="%4."/>
      <w:lvlJc w:val="left"/>
      <w:pPr>
        <w:ind w:left="1905" w:hanging="420"/>
      </w:pPr>
    </w:lvl>
    <w:lvl w:ilvl="4" w:tentative="0">
      <w:start w:val="1"/>
      <w:numFmt w:val="lowerLetter"/>
      <w:lvlText w:val="%5)"/>
      <w:lvlJc w:val="left"/>
      <w:pPr>
        <w:ind w:left="2325" w:hanging="420"/>
      </w:pPr>
    </w:lvl>
    <w:lvl w:ilvl="5" w:tentative="0">
      <w:start w:val="1"/>
      <w:numFmt w:val="lowerRoman"/>
      <w:lvlText w:val="%6."/>
      <w:lvlJc w:val="right"/>
      <w:pPr>
        <w:ind w:left="2745" w:hanging="420"/>
      </w:pPr>
    </w:lvl>
    <w:lvl w:ilvl="6" w:tentative="0">
      <w:start w:val="1"/>
      <w:numFmt w:val="decimal"/>
      <w:lvlText w:val="%7."/>
      <w:lvlJc w:val="left"/>
      <w:pPr>
        <w:ind w:left="3165" w:hanging="420"/>
      </w:pPr>
    </w:lvl>
    <w:lvl w:ilvl="7" w:tentative="0">
      <w:start w:val="1"/>
      <w:numFmt w:val="lowerLetter"/>
      <w:lvlText w:val="%8)"/>
      <w:lvlJc w:val="left"/>
      <w:pPr>
        <w:ind w:left="3585" w:hanging="420"/>
      </w:pPr>
    </w:lvl>
    <w:lvl w:ilvl="8" w:tentative="0">
      <w:start w:val="1"/>
      <w:numFmt w:val="lowerRoman"/>
      <w:lvlText w:val="%9."/>
      <w:lvlJc w:val="right"/>
      <w:pPr>
        <w:ind w:left="4005" w:hanging="420"/>
      </w:pPr>
    </w:lvl>
  </w:abstractNum>
  <w:abstractNum w:abstractNumId="129">
    <w:nsid w:val="3AB6188F"/>
    <w:multiLevelType w:val="multilevel"/>
    <w:tmpl w:val="3AB6188F"/>
    <w:lvl w:ilvl="0" w:tentative="0">
      <w:start w:val="1"/>
      <w:numFmt w:val="decimal"/>
      <w:lvlText w:val="%1)"/>
      <w:lvlJc w:val="left"/>
      <w:pPr>
        <w:ind w:left="1005" w:hanging="420"/>
      </w:pPr>
    </w:lvl>
    <w:lvl w:ilvl="1" w:tentative="0">
      <w:start w:val="1"/>
      <w:numFmt w:val="upperLetter"/>
      <w:lvlText w:val="%2."/>
      <w:lvlJc w:val="left"/>
      <w:pPr>
        <w:ind w:left="1425" w:hanging="420"/>
      </w:pPr>
    </w:lvl>
    <w:lvl w:ilvl="2" w:tentative="0">
      <w:start w:val="1"/>
      <w:numFmt w:val="lowerRoman"/>
      <w:lvlText w:val="%3."/>
      <w:lvlJc w:val="right"/>
      <w:pPr>
        <w:ind w:left="1845" w:hanging="420"/>
      </w:pPr>
    </w:lvl>
    <w:lvl w:ilvl="3" w:tentative="0">
      <w:start w:val="1"/>
      <w:numFmt w:val="decimal"/>
      <w:lvlText w:val="%4."/>
      <w:lvlJc w:val="left"/>
      <w:pPr>
        <w:ind w:left="2265" w:hanging="420"/>
      </w:pPr>
    </w:lvl>
    <w:lvl w:ilvl="4" w:tentative="0">
      <w:start w:val="1"/>
      <w:numFmt w:val="lowerLetter"/>
      <w:lvlText w:val="%5)"/>
      <w:lvlJc w:val="left"/>
      <w:pPr>
        <w:ind w:left="2685" w:hanging="420"/>
      </w:pPr>
    </w:lvl>
    <w:lvl w:ilvl="5" w:tentative="0">
      <w:start w:val="1"/>
      <w:numFmt w:val="lowerRoman"/>
      <w:lvlText w:val="%6."/>
      <w:lvlJc w:val="right"/>
      <w:pPr>
        <w:ind w:left="3105" w:hanging="420"/>
      </w:pPr>
    </w:lvl>
    <w:lvl w:ilvl="6" w:tentative="0">
      <w:start w:val="1"/>
      <w:numFmt w:val="decimal"/>
      <w:lvlText w:val="%7."/>
      <w:lvlJc w:val="left"/>
      <w:pPr>
        <w:ind w:left="3525" w:hanging="420"/>
      </w:pPr>
    </w:lvl>
    <w:lvl w:ilvl="7" w:tentative="0">
      <w:start w:val="1"/>
      <w:numFmt w:val="lowerLetter"/>
      <w:lvlText w:val="%8)"/>
      <w:lvlJc w:val="left"/>
      <w:pPr>
        <w:ind w:left="3945" w:hanging="420"/>
      </w:pPr>
    </w:lvl>
    <w:lvl w:ilvl="8" w:tentative="0">
      <w:start w:val="1"/>
      <w:numFmt w:val="lowerRoman"/>
      <w:lvlText w:val="%9."/>
      <w:lvlJc w:val="right"/>
      <w:pPr>
        <w:ind w:left="4365" w:hanging="420"/>
      </w:pPr>
    </w:lvl>
  </w:abstractNum>
  <w:abstractNum w:abstractNumId="130">
    <w:nsid w:val="3AF8773D"/>
    <w:multiLevelType w:val="multilevel"/>
    <w:tmpl w:val="3AF8773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1">
    <w:nsid w:val="3DB8060D"/>
    <w:multiLevelType w:val="multilevel"/>
    <w:tmpl w:val="3DB8060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2">
    <w:nsid w:val="3DFC3823"/>
    <w:multiLevelType w:val="multilevel"/>
    <w:tmpl w:val="3DFC382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3">
    <w:nsid w:val="3E6E5102"/>
    <w:multiLevelType w:val="multilevel"/>
    <w:tmpl w:val="3E6E510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4">
    <w:nsid w:val="3E9F0CCF"/>
    <w:multiLevelType w:val="multilevel"/>
    <w:tmpl w:val="3E9F0CC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5">
    <w:nsid w:val="3EBD21F8"/>
    <w:multiLevelType w:val="singleLevel"/>
    <w:tmpl w:val="3EBD21F8"/>
    <w:lvl w:ilvl="0" w:tentative="0">
      <w:start w:val="1"/>
      <w:numFmt w:val="decimal"/>
      <w:lvlText w:val="%1."/>
      <w:lvlJc w:val="left"/>
      <w:pPr>
        <w:tabs>
          <w:tab w:val="left" w:pos="425"/>
        </w:tabs>
        <w:ind w:left="425" w:hanging="425"/>
      </w:pPr>
      <w:rPr>
        <w:rFonts w:hint="default"/>
      </w:rPr>
    </w:lvl>
  </w:abstractNum>
  <w:abstractNum w:abstractNumId="136">
    <w:nsid w:val="3F711D08"/>
    <w:multiLevelType w:val="multilevel"/>
    <w:tmpl w:val="3F711D08"/>
    <w:lvl w:ilvl="0" w:tentative="0">
      <w:start w:val="1"/>
      <w:numFmt w:val="decimal"/>
      <w:lvlText w:val="%1."/>
      <w:lvlJc w:val="left"/>
      <w:pPr>
        <w:ind w:left="420" w:hanging="420"/>
      </w:pPr>
      <w:rPr>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7">
    <w:nsid w:val="3F747FAF"/>
    <w:multiLevelType w:val="multilevel"/>
    <w:tmpl w:val="3F747FAF"/>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38">
    <w:nsid w:val="402B7AB4"/>
    <w:multiLevelType w:val="multilevel"/>
    <w:tmpl w:val="402B7AB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9">
    <w:nsid w:val="40AE0FBC"/>
    <w:multiLevelType w:val="multilevel"/>
    <w:tmpl w:val="40AE0FBC"/>
    <w:lvl w:ilvl="0" w:tentative="0">
      <w:start w:val="1"/>
      <w:numFmt w:val="upperLetter"/>
      <w:lvlText w:val="%1."/>
      <w:lvlJc w:val="left"/>
      <w:pPr>
        <w:ind w:left="704" w:hanging="420"/>
      </w:pPr>
    </w:lvl>
    <w:lvl w:ilvl="1" w:tentative="0">
      <w:start w:val="1"/>
      <w:numFmt w:val="lowerRoman"/>
      <w:lvlText w:val="%2."/>
      <w:lvlJc w:val="right"/>
      <w:pPr>
        <w:ind w:left="1124" w:hanging="420"/>
      </w:pPr>
    </w:lvl>
    <w:lvl w:ilvl="2" w:tentative="0">
      <w:start w:val="1"/>
      <w:numFmt w:val="lowerRoman"/>
      <w:lvlText w:val="%3."/>
      <w:lvlJc w:val="right"/>
      <w:pPr>
        <w:ind w:left="1544" w:hanging="420"/>
      </w:pPr>
    </w:lvl>
    <w:lvl w:ilvl="3" w:tentative="0">
      <w:start w:val="1"/>
      <w:numFmt w:val="decimal"/>
      <w:lvlText w:val="%4."/>
      <w:lvlJc w:val="left"/>
      <w:pPr>
        <w:ind w:left="1964" w:hanging="420"/>
      </w:pPr>
    </w:lvl>
    <w:lvl w:ilvl="4" w:tentative="0">
      <w:start w:val="1"/>
      <w:numFmt w:val="lowerLetter"/>
      <w:lvlText w:val="%5)"/>
      <w:lvlJc w:val="left"/>
      <w:pPr>
        <w:ind w:left="2384" w:hanging="420"/>
      </w:pPr>
    </w:lvl>
    <w:lvl w:ilvl="5" w:tentative="0">
      <w:start w:val="1"/>
      <w:numFmt w:val="lowerRoman"/>
      <w:lvlText w:val="%6."/>
      <w:lvlJc w:val="right"/>
      <w:pPr>
        <w:ind w:left="2804" w:hanging="420"/>
      </w:pPr>
    </w:lvl>
    <w:lvl w:ilvl="6" w:tentative="0">
      <w:start w:val="1"/>
      <w:numFmt w:val="decimal"/>
      <w:lvlText w:val="%7."/>
      <w:lvlJc w:val="left"/>
      <w:pPr>
        <w:ind w:left="3224" w:hanging="420"/>
      </w:pPr>
    </w:lvl>
    <w:lvl w:ilvl="7" w:tentative="0">
      <w:start w:val="1"/>
      <w:numFmt w:val="lowerLetter"/>
      <w:lvlText w:val="%8)"/>
      <w:lvlJc w:val="left"/>
      <w:pPr>
        <w:ind w:left="3644" w:hanging="420"/>
      </w:pPr>
    </w:lvl>
    <w:lvl w:ilvl="8" w:tentative="0">
      <w:start w:val="1"/>
      <w:numFmt w:val="lowerRoman"/>
      <w:lvlText w:val="%9."/>
      <w:lvlJc w:val="right"/>
      <w:pPr>
        <w:ind w:left="4064" w:hanging="420"/>
      </w:pPr>
    </w:lvl>
  </w:abstractNum>
  <w:abstractNum w:abstractNumId="140">
    <w:nsid w:val="413548EE"/>
    <w:multiLevelType w:val="multilevel"/>
    <w:tmpl w:val="413548E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1">
    <w:nsid w:val="41CC5F54"/>
    <w:multiLevelType w:val="multilevel"/>
    <w:tmpl w:val="41CC5F5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2">
    <w:nsid w:val="42904BA5"/>
    <w:multiLevelType w:val="multilevel"/>
    <w:tmpl w:val="42904BA5"/>
    <w:lvl w:ilvl="0" w:tentative="0">
      <w:start w:val="1"/>
      <w:numFmt w:val="decimal"/>
      <w:lvlText w:val="%1."/>
      <w:lvlJc w:val="left"/>
      <w:pPr>
        <w:tabs>
          <w:tab w:val="left" w:pos="562"/>
        </w:tabs>
        <w:ind w:left="562"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43">
    <w:nsid w:val="42D5172F"/>
    <w:multiLevelType w:val="multilevel"/>
    <w:tmpl w:val="42D5172F"/>
    <w:lvl w:ilvl="0" w:tentative="0">
      <w:start w:val="1"/>
      <w:numFmt w:val="bullet"/>
      <w:pStyle w:val="243"/>
      <w:lvlText w:val=""/>
      <w:lvlJc w:val="left"/>
      <w:pPr>
        <w:tabs>
          <w:tab w:val="left" w:pos="420"/>
        </w:tabs>
        <w:ind w:left="420" w:hanging="420"/>
      </w:pPr>
      <w:rPr>
        <w:rFonts w:hint="default" w:ascii="Wingdings" w:hAnsi="Wingdings"/>
        <w:b w:val="0"/>
        <w:i w:val="0"/>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pStyle w:val="242"/>
      <w:lvlText w:val=""/>
      <w:lvlJc w:val="left"/>
      <w:pPr>
        <w:tabs>
          <w:tab w:val="left" w:pos="1293"/>
        </w:tabs>
        <w:ind w:left="1293" w:hanging="453"/>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44">
    <w:nsid w:val="42FE570A"/>
    <w:multiLevelType w:val="multilevel"/>
    <w:tmpl w:val="42FE570A"/>
    <w:lvl w:ilvl="0" w:tentative="0">
      <w:start w:val="1"/>
      <w:numFmt w:val="decimal"/>
      <w:suff w:val="nothing"/>
      <w:lvlText w:val="%1  "/>
      <w:lvlJc w:val="left"/>
      <w:pPr>
        <w:ind w:left="0" w:firstLine="0"/>
      </w:pPr>
      <w:rPr>
        <w:rFonts w:hint="default" w:ascii="Arial" w:hAnsi="Arial" w:eastAsia="黑体"/>
        <w:b w:val="0"/>
        <w:i w:val="0"/>
        <w:sz w:val="36"/>
        <w:szCs w:val="36"/>
      </w:rPr>
    </w:lvl>
    <w:lvl w:ilvl="1" w:tentative="0">
      <w:start w:val="1"/>
      <w:numFmt w:val="decimal"/>
      <w:suff w:val="nothing"/>
      <w:lvlText w:val="%1.%2  "/>
      <w:lvlJc w:val="left"/>
      <w:pPr>
        <w:ind w:left="0" w:firstLine="0"/>
      </w:pPr>
      <w:rPr>
        <w:rFonts w:hint="default" w:ascii="Arial" w:hAnsi="Arial"/>
        <w:b w:val="0"/>
        <w:i w:val="0"/>
        <w:sz w:val="30"/>
        <w:szCs w:val="30"/>
      </w:rPr>
    </w:lvl>
    <w:lvl w:ilvl="2" w:tentative="0">
      <w:start w:val="1"/>
      <w:numFmt w:val="decimal"/>
      <w:suff w:val="nothing"/>
      <w:lvlText w:val="%1.%2.%3  "/>
      <w:lvlJc w:val="left"/>
      <w:pPr>
        <w:ind w:left="0" w:firstLine="0"/>
      </w:pPr>
      <w:rPr>
        <w:rFonts w:hint="default" w:ascii="Arial" w:hAnsi="Arial"/>
        <w:b w:val="0"/>
        <w:i w:val="0"/>
        <w:sz w:val="24"/>
        <w:szCs w:val="24"/>
      </w:rPr>
    </w:lvl>
    <w:lvl w:ilvl="3" w:tentative="0">
      <w:start w:val="1"/>
      <w:numFmt w:val="decimal"/>
      <w:suff w:val="nothing"/>
      <w:lvlText w:val="%1.%2.%3.%4  "/>
      <w:lvlJc w:val="left"/>
      <w:pPr>
        <w:ind w:left="0" w:firstLine="0"/>
      </w:pPr>
      <w:rPr>
        <w:rFonts w:hint="default" w:ascii="Arial" w:hAnsi="Arial"/>
        <w:b w:val="0"/>
        <w:i w:val="0"/>
        <w:sz w:val="21"/>
        <w:szCs w:val="21"/>
      </w:rPr>
    </w:lvl>
    <w:lvl w:ilvl="4" w:tentative="0">
      <w:start w:val="1"/>
      <w:numFmt w:val="decimal"/>
      <w:lvlText w:val="%5."/>
      <w:lvlJc w:val="left"/>
      <w:pPr>
        <w:tabs>
          <w:tab w:val="left" w:pos="1134"/>
        </w:tabs>
        <w:ind w:left="1134" w:hanging="312"/>
      </w:pPr>
      <w:rPr>
        <w:rFonts w:hint="default" w:ascii="Arial" w:hAnsi="Arial"/>
        <w:b w:val="0"/>
        <w:i w:val="0"/>
        <w:sz w:val="21"/>
        <w:szCs w:val="21"/>
      </w:rPr>
    </w:lvl>
    <w:lvl w:ilvl="5" w:tentative="0">
      <w:start w:val="1"/>
      <w:numFmt w:val="decimal"/>
      <w:lvlText w:val="%6)"/>
      <w:lvlJc w:val="left"/>
      <w:pPr>
        <w:tabs>
          <w:tab w:val="left" w:pos="1134"/>
        </w:tabs>
        <w:ind w:left="1134" w:hanging="312"/>
      </w:pPr>
      <w:rPr>
        <w:rFonts w:hint="default" w:ascii="Arial" w:hAnsi="Arial"/>
        <w:b w:val="0"/>
        <w:i w:val="0"/>
        <w:sz w:val="21"/>
        <w:szCs w:val="21"/>
      </w:rPr>
    </w:lvl>
    <w:lvl w:ilvl="6" w:tentative="0">
      <w:start w:val="1"/>
      <w:numFmt w:val="lowerLetter"/>
      <w:lvlText w:val="%7."/>
      <w:lvlJc w:val="left"/>
      <w:pPr>
        <w:tabs>
          <w:tab w:val="left" w:pos="1134"/>
        </w:tabs>
        <w:ind w:left="1134" w:hanging="312"/>
      </w:pPr>
      <w:rPr>
        <w:rFonts w:hint="default" w:ascii="Arial" w:hAnsi="Arial"/>
        <w:b w:val="0"/>
        <w:i w:val="0"/>
        <w:sz w:val="21"/>
        <w:szCs w:val="21"/>
      </w:rPr>
    </w:lvl>
    <w:lvl w:ilvl="7" w:tentative="0">
      <w:start w:val="1"/>
      <w:numFmt w:val="decimal"/>
      <w:lvlRestart w:val="0"/>
      <w:pStyle w:val="233"/>
      <w:suff w:val="space"/>
      <w:lvlText w:val="图%8"/>
      <w:lvlJc w:val="center"/>
      <w:pPr>
        <w:ind w:left="0" w:firstLine="0"/>
      </w:pPr>
      <w:rPr>
        <w:rFonts w:hint="default" w:ascii="Arial" w:hAnsi="Arial" w:eastAsia="黑体"/>
        <w:b w:val="0"/>
        <w:i w:val="0"/>
        <w:sz w:val="18"/>
        <w:szCs w:val="18"/>
      </w:rPr>
    </w:lvl>
    <w:lvl w:ilvl="8" w:tentative="0">
      <w:start w:val="1"/>
      <w:numFmt w:val="decimal"/>
      <w:lvlRestart w:val="0"/>
      <w:pStyle w:val="232"/>
      <w:suff w:val="space"/>
      <w:lvlText w:val="表%9"/>
      <w:lvlJc w:val="center"/>
      <w:pPr>
        <w:ind w:left="0" w:firstLine="0"/>
      </w:pPr>
      <w:rPr>
        <w:rFonts w:hint="default" w:ascii="Arial" w:hAnsi="Arial" w:eastAsia="黑体"/>
        <w:b w:val="0"/>
        <w:i w:val="0"/>
        <w:sz w:val="18"/>
        <w:szCs w:val="18"/>
      </w:rPr>
    </w:lvl>
  </w:abstractNum>
  <w:abstractNum w:abstractNumId="145">
    <w:nsid w:val="439162EC"/>
    <w:multiLevelType w:val="singleLevel"/>
    <w:tmpl w:val="439162EC"/>
    <w:lvl w:ilvl="0" w:tentative="0">
      <w:start w:val="1"/>
      <w:numFmt w:val="decimal"/>
      <w:lvlText w:val="%1."/>
      <w:lvlJc w:val="left"/>
      <w:pPr>
        <w:tabs>
          <w:tab w:val="left" w:pos="425"/>
        </w:tabs>
        <w:ind w:left="425" w:hanging="425"/>
      </w:pPr>
      <w:rPr>
        <w:rFonts w:hint="default"/>
      </w:rPr>
    </w:lvl>
  </w:abstractNum>
  <w:abstractNum w:abstractNumId="146">
    <w:nsid w:val="44A401BF"/>
    <w:multiLevelType w:val="multilevel"/>
    <w:tmpl w:val="44A401B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7">
    <w:nsid w:val="45812BF0"/>
    <w:multiLevelType w:val="multilevel"/>
    <w:tmpl w:val="45812BF0"/>
    <w:lvl w:ilvl="0" w:tentative="0">
      <w:start w:val="1"/>
      <w:numFmt w:val="decimal"/>
      <w:lvlText w:val="%1."/>
      <w:lvlJc w:val="left"/>
      <w:pPr>
        <w:tabs>
          <w:tab w:val="left" w:pos="420"/>
        </w:tabs>
        <w:ind w:left="420" w:firstLine="0"/>
      </w:pPr>
      <w:rPr>
        <w:rFonts w:hint="eastAsia"/>
      </w:rPr>
    </w:lvl>
    <w:lvl w:ilvl="1" w:tentative="0">
      <w:start w:val="1"/>
      <w:numFmt w:val="upp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148">
    <w:nsid w:val="45E3548F"/>
    <w:multiLevelType w:val="multilevel"/>
    <w:tmpl w:val="45E3548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9">
    <w:nsid w:val="4631145D"/>
    <w:multiLevelType w:val="multilevel"/>
    <w:tmpl w:val="4631145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0">
    <w:nsid w:val="465B564C"/>
    <w:multiLevelType w:val="multilevel"/>
    <w:tmpl w:val="465B564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1">
    <w:nsid w:val="48360C57"/>
    <w:multiLevelType w:val="multilevel"/>
    <w:tmpl w:val="48360C57"/>
    <w:lvl w:ilvl="0" w:tentative="0">
      <w:start w:val="1"/>
      <w:numFmt w:val="decimal"/>
      <w:lvlText w:val="%1."/>
      <w:lvlJc w:val="left"/>
      <w:pPr>
        <w:tabs>
          <w:tab w:val="left" w:pos="562"/>
        </w:tabs>
        <w:ind w:left="562"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52">
    <w:nsid w:val="483E2991"/>
    <w:multiLevelType w:val="multilevel"/>
    <w:tmpl w:val="483E299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3">
    <w:nsid w:val="48ED6870"/>
    <w:multiLevelType w:val="singleLevel"/>
    <w:tmpl w:val="48ED6870"/>
    <w:lvl w:ilvl="0" w:tentative="0">
      <w:start w:val="1"/>
      <w:numFmt w:val="decimal"/>
      <w:lvlText w:val="%1."/>
      <w:lvlJc w:val="left"/>
      <w:pPr>
        <w:tabs>
          <w:tab w:val="left" w:pos="425"/>
        </w:tabs>
        <w:ind w:left="425" w:hanging="425"/>
      </w:pPr>
      <w:rPr>
        <w:rFonts w:hint="default"/>
      </w:rPr>
    </w:lvl>
  </w:abstractNum>
  <w:abstractNum w:abstractNumId="154">
    <w:nsid w:val="4ACB1BDA"/>
    <w:multiLevelType w:val="multilevel"/>
    <w:tmpl w:val="4ACB1BD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5">
    <w:nsid w:val="4B4F4804"/>
    <w:multiLevelType w:val="multilevel"/>
    <w:tmpl w:val="4B4F480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6">
    <w:nsid w:val="4B7A3E59"/>
    <w:multiLevelType w:val="multilevel"/>
    <w:tmpl w:val="4B7A3E5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7">
    <w:nsid w:val="4D7126DC"/>
    <w:multiLevelType w:val="multilevel"/>
    <w:tmpl w:val="4D7126DC"/>
    <w:lvl w:ilvl="0" w:tentative="0">
      <w:start w:val="1"/>
      <w:numFmt w:val="decimal"/>
      <w:lvlText w:val="%1."/>
      <w:lvlJc w:val="left"/>
      <w:pPr>
        <w:ind w:left="420" w:hanging="420"/>
      </w:pPr>
      <w:rPr>
        <w:rFonts w:ascii="宋体" w:hAnsi="宋体" w:eastAsia="宋体"/>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8">
    <w:nsid w:val="4D7A187F"/>
    <w:multiLevelType w:val="multilevel"/>
    <w:tmpl w:val="4D7A187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9">
    <w:nsid w:val="4F971812"/>
    <w:multiLevelType w:val="multilevel"/>
    <w:tmpl w:val="4F971812"/>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60">
    <w:nsid w:val="506A30D1"/>
    <w:multiLevelType w:val="multilevel"/>
    <w:tmpl w:val="506A30D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1">
    <w:nsid w:val="517D7368"/>
    <w:multiLevelType w:val="multilevel"/>
    <w:tmpl w:val="517D7368"/>
    <w:lvl w:ilvl="0" w:tentative="0">
      <w:start w:val="1"/>
      <w:numFmt w:val="decimal"/>
      <w:lvlText w:val="%1."/>
      <w:lvlJc w:val="left"/>
      <w:pPr>
        <w:ind w:left="420" w:hanging="420"/>
      </w:pPr>
      <w:rPr>
        <w:rFonts w:ascii="宋体" w:hAnsi="宋体" w:eastAsia="宋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2">
    <w:nsid w:val="52361F39"/>
    <w:multiLevelType w:val="multilevel"/>
    <w:tmpl w:val="52361F39"/>
    <w:lvl w:ilvl="0" w:tentative="0">
      <w:start w:val="1"/>
      <w:numFmt w:val="decimal"/>
      <w:lvlText w:val="%1."/>
      <w:lvlJc w:val="left"/>
      <w:pPr>
        <w:tabs>
          <w:tab w:val="left" w:pos="420"/>
        </w:tabs>
        <w:ind w:left="420" w:firstLine="0"/>
      </w:pPr>
      <w:rPr>
        <w:rFonts w:hint="eastAsia"/>
      </w:rPr>
    </w:lvl>
    <w:lvl w:ilvl="1" w:tentative="0">
      <w:start w:val="1"/>
      <w:numFmt w:val="upp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163">
    <w:nsid w:val="52484C97"/>
    <w:multiLevelType w:val="multilevel"/>
    <w:tmpl w:val="52484C97"/>
    <w:lvl w:ilvl="0" w:tentative="0">
      <w:start w:val="1"/>
      <w:numFmt w:val="decimal"/>
      <w:lvlText w:val="%1."/>
      <w:lvlJc w:val="left"/>
      <w:pPr>
        <w:tabs>
          <w:tab w:val="left" w:pos="420"/>
        </w:tabs>
        <w:ind w:left="420" w:firstLine="0"/>
      </w:pPr>
      <w:rPr>
        <w:rFonts w:hint="eastAsia"/>
      </w:rPr>
    </w:lvl>
    <w:lvl w:ilvl="1" w:tentative="0">
      <w:start w:val="1"/>
      <w:numFmt w:val="upp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164">
    <w:nsid w:val="526836E5"/>
    <w:multiLevelType w:val="multilevel"/>
    <w:tmpl w:val="526836E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5">
    <w:nsid w:val="529C7FA4"/>
    <w:multiLevelType w:val="multilevel"/>
    <w:tmpl w:val="529C7FA4"/>
    <w:lvl w:ilvl="0" w:tentative="0">
      <w:start w:val="1"/>
      <w:numFmt w:val="decimal"/>
      <w:lvlText w:val="%1."/>
      <w:lvlJc w:val="left"/>
      <w:pPr>
        <w:tabs>
          <w:tab w:val="left" w:pos="562"/>
        </w:tabs>
        <w:ind w:left="562"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66">
    <w:nsid w:val="533D1FD5"/>
    <w:multiLevelType w:val="multilevel"/>
    <w:tmpl w:val="533D1FD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7">
    <w:nsid w:val="53440C63"/>
    <w:multiLevelType w:val="multilevel"/>
    <w:tmpl w:val="53440C6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8">
    <w:nsid w:val="5467416C"/>
    <w:multiLevelType w:val="multilevel"/>
    <w:tmpl w:val="5467416C"/>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69">
    <w:nsid w:val="549A5062"/>
    <w:multiLevelType w:val="singleLevel"/>
    <w:tmpl w:val="549A5062"/>
    <w:lvl w:ilvl="0" w:tentative="0">
      <w:start w:val="1"/>
      <w:numFmt w:val="decimal"/>
      <w:lvlText w:val="%1."/>
      <w:lvlJc w:val="left"/>
      <w:pPr>
        <w:tabs>
          <w:tab w:val="left" w:pos="425"/>
        </w:tabs>
        <w:ind w:left="425" w:hanging="425"/>
      </w:pPr>
      <w:rPr>
        <w:rFonts w:hint="default"/>
      </w:rPr>
    </w:lvl>
  </w:abstractNum>
  <w:abstractNum w:abstractNumId="170">
    <w:nsid w:val="5593333F"/>
    <w:multiLevelType w:val="multilevel"/>
    <w:tmpl w:val="5593333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1">
    <w:nsid w:val="56BF2B2A"/>
    <w:multiLevelType w:val="multilevel"/>
    <w:tmpl w:val="56BF2B2A"/>
    <w:lvl w:ilvl="0" w:tentative="0">
      <w:start w:val="1"/>
      <w:numFmt w:val="decimal"/>
      <w:lvlText w:val="%1."/>
      <w:lvlJc w:val="left"/>
      <w:pPr>
        <w:ind w:left="420" w:hanging="420"/>
      </w:pPr>
      <w:rPr>
        <w:rFonts w:ascii="宋体" w:hAnsi="宋体" w:eastAsia="宋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2">
    <w:nsid w:val="571039E7"/>
    <w:multiLevelType w:val="multilevel"/>
    <w:tmpl w:val="571039E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3">
    <w:nsid w:val="58B67C53"/>
    <w:multiLevelType w:val="singleLevel"/>
    <w:tmpl w:val="58B67C53"/>
    <w:lvl w:ilvl="0" w:tentative="0">
      <w:start w:val="1"/>
      <w:numFmt w:val="decimal"/>
      <w:lvlText w:val="%1."/>
      <w:lvlJc w:val="left"/>
      <w:pPr>
        <w:tabs>
          <w:tab w:val="left" w:pos="425"/>
        </w:tabs>
        <w:ind w:left="425" w:hanging="425"/>
      </w:pPr>
      <w:rPr>
        <w:rFonts w:hint="default"/>
      </w:rPr>
    </w:lvl>
  </w:abstractNum>
  <w:abstractNum w:abstractNumId="174">
    <w:nsid w:val="5B7D0743"/>
    <w:multiLevelType w:val="multilevel"/>
    <w:tmpl w:val="5B7D074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pStyle w:val="86"/>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5">
    <w:nsid w:val="5BAD40A6"/>
    <w:multiLevelType w:val="multilevel"/>
    <w:tmpl w:val="5BAD40A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6">
    <w:nsid w:val="5D9B43D9"/>
    <w:multiLevelType w:val="multilevel"/>
    <w:tmpl w:val="5D9B43D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7">
    <w:nsid w:val="5D9E33D0"/>
    <w:multiLevelType w:val="multilevel"/>
    <w:tmpl w:val="5D9E33D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8">
    <w:nsid w:val="5DD916F7"/>
    <w:multiLevelType w:val="multilevel"/>
    <w:tmpl w:val="5DD916F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9">
    <w:nsid w:val="5E291A2D"/>
    <w:multiLevelType w:val="multilevel"/>
    <w:tmpl w:val="5E291A2D"/>
    <w:lvl w:ilvl="0" w:tentative="0">
      <w:start w:val="1"/>
      <w:numFmt w:val="decimal"/>
      <w:lvlText w:val="%1."/>
      <w:lvlJc w:val="left"/>
      <w:pPr>
        <w:ind w:left="420" w:hanging="420"/>
      </w:pPr>
      <w:rPr>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0">
    <w:nsid w:val="5E941481"/>
    <w:multiLevelType w:val="multilevel"/>
    <w:tmpl w:val="5E94148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1">
    <w:nsid w:val="5EE2577F"/>
    <w:multiLevelType w:val="multilevel"/>
    <w:tmpl w:val="5EE2577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2">
    <w:nsid w:val="6035130D"/>
    <w:multiLevelType w:val="multilevel"/>
    <w:tmpl w:val="6035130D"/>
    <w:lvl w:ilvl="0" w:tentative="0">
      <w:start w:val="3"/>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3">
    <w:nsid w:val="60AF6614"/>
    <w:multiLevelType w:val="multilevel"/>
    <w:tmpl w:val="60AF661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4">
    <w:nsid w:val="61183113"/>
    <w:multiLevelType w:val="multilevel"/>
    <w:tmpl w:val="61183113"/>
    <w:lvl w:ilvl="0" w:tentative="0">
      <w:start w:val="1"/>
      <w:numFmt w:val="decimal"/>
      <w:lvlText w:val="%1."/>
      <w:lvlJc w:val="left"/>
      <w:pPr>
        <w:ind w:left="420" w:hanging="420"/>
      </w:pPr>
      <w:rPr>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5">
    <w:nsid w:val="612053A1"/>
    <w:multiLevelType w:val="multilevel"/>
    <w:tmpl w:val="612053A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6">
    <w:nsid w:val="625D476C"/>
    <w:multiLevelType w:val="multilevel"/>
    <w:tmpl w:val="625D476C"/>
    <w:lvl w:ilvl="0" w:tentative="0">
      <w:start w:val="1"/>
      <w:numFmt w:val="upperLetter"/>
      <w:lvlText w:val="%1."/>
      <w:lvlJc w:val="left"/>
      <w:pPr>
        <w:ind w:left="420" w:hanging="420"/>
      </w:pPr>
    </w:lvl>
    <w:lvl w:ilvl="1" w:tentative="0">
      <w:start w:val="1"/>
      <w:numFmt w:val="lowerRoman"/>
      <w:lvlText w:val="%2."/>
      <w:lvlJc w:val="righ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7">
    <w:nsid w:val="64473923"/>
    <w:multiLevelType w:val="multilevel"/>
    <w:tmpl w:val="6447392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8">
    <w:nsid w:val="64F83FFC"/>
    <w:multiLevelType w:val="multilevel"/>
    <w:tmpl w:val="64F83FF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9">
    <w:nsid w:val="66B87711"/>
    <w:multiLevelType w:val="multilevel"/>
    <w:tmpl w:val="66B87711"/>
    <w:lvl w:ilvl="0" w:tentative="0">
      <w:start w:val="1"/>
      <w:numFmt w:val="decimal"/>
      <w:lvlText w:val="%1."/>
      <w:lvlJc w:val="left"/>
      <w:pPr>
        <w:tabs>
          <w:tab w:val="left" w:pos="420"/>
        </w:tabs>
        <w:ind w:left="420" w:firstLine="0"/>
      </w:pPr>
      <w:rPr>
        <w:rFonts w:hint="eastAsia"/>
      </w:rPr>
    </w:lvl>
    <w:lvl w:ilvl="1" w:tentative="0">
      <w:start w:val="1"/>
      <w:numFmt w:val="upp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190">
    <w:nsid w:val="66DD762A"/>
    <w:multiLevelType w:val="multilevel"/>
    <w:tmpl w:val="66DD762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1">
    <w:nsid w:val="67A919FE"/>
    <w:multiLevelType w:val="multilevel"/>
    <w:tmpl w:val="67A919F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2">
    <w:nsid w:val="67CA0AC0"/>
    <w:multiLevelType w:val="multilevel"/>
    <w:tmpl w:val="67CA0AC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3">
    <w:nsid w:val="684B4BC7"/>
    <w:multiLevelType w:val="multilevel"/>
    <w:tmpl w:val="684B4BC7"/>
    <w:lvl w:ilvl="0" w:tentative="0">
      <w:start w:val="1"/>
      <w:numFmt w:val="decimal"/>
      <w:lvlText w:val="%1."/>
      <w:lvlJc w:val="left"/>
      <w:pPr>
        <w:tabs>
          <w:tab w:val="left" w:pos="425"/>
        </w:tabs>
        <w:ind w:left="425" w:hanging="425"/>
      </w:pPr>
      <w:rPr>
        <w:rFonts w:hint="eastAsia"/>
      </w:rPr>
    </w:lvl>
    <w:lvl w:ilvl="1" w:tentative="0">
      <w:start w:val="1"/>
      <w:numFmt w:val="decimal"/>
      <w:lvlText w:val="%1.%2."/>
      <w:lvlJc w:val="left"/>
      <w:pPr>
        <w:tabs>
          <w:tab w:val="left" w:pos="567"/>
        </w:tabs>
        <w:ind w:left="567" w:hanging="567"/>
      </w:pPr>
      <w:rPr>
        <w:rFonts w:hint="eastAsia"/>
      </w:rPr>
    </w:lvl>
    <w:lvl w:ilvl="2" w:tentative="0">
      <w:start w:val="1"/>
      <w:numFmt w:val="decimal"/>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194">
    <w:nsid w:val="6B2371F8"/>
    <w:multiLevelType w:val="multilevel"/>
    <w:tmpl w:val="6B2371F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5">
    <w:nsid w:val="6CF37C60"/>
    <w:multiLevelType w:val="multilevel"/>
    <w:tmpl w:val="6CF37C6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6">
    <w:nsid w:val="6F2E0D4D"/>
    <w:multiLevelType w:val="multilevel"/>
    <w:tmpl w:val="6F2E0D4D"/>
    <w:lvl w:ilvl="0" w:tentative="0">
      <w:start w:val="6"/>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7">
    <w:nsid w:val="6FAD0DCF"/>
    <w:multiLevelType w:val="multilevel"/>
    <w:tmpl w:val="6FAD0DCF"/>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98">
    <w:nsid w:val="71B61FC8"/>
    <w:multiLevelType w:val="multilevel"/>
    <w:tmpl w:val="71B61FC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9">
    <w:nsid w:val="725E4CA1"/>
    <w:multiLevelType w:val="multilevel"/>
    <w:tmpl w:val="725E4CA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0">
    <w:nsid w:val="72D05E9E"/>
    <w:multiLevelType w:val="multilevel"/>
    <w:tmpl w:val="72D05E9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1">
    <w:nsid w:val="75365A36"/>
    <w:multiLevelType w:val="multilevel"/>
    <w:tmpl w:val="75365A3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2">
    <w:nsid w:val="75742299"/>
    <w:multiLevelType w:val="multilevel"/>
    <w:tmpl w:val="7574229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3">
    <w:nsid w:val="76B97640"/>
    <w:multiLevelType w:val="multilevel"/>
    <w:tmpl w:val="76B9764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4">
    <w:nsid w:val="7A281AF7"/>
    <w:multiLevelType w:val="multilevel"/>
    <w:tmpl w:val="7A281AF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5">
    <w:nsid w:val="7A316AFA"/>
    <w:multiLevelType w:val="multilevel"/>
    <w:tmpl w:val="7A316AF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6">
    <w:nsid w:val="7CC55F6E"/>
    <w:multiLevelType w:val="multilevel"/>
    <w:tmpl w:val="7CC55F6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7">
    <w:nsid w:val="7CE41A26"/>
    <w:multiLevelType w:val="multilevel"/>
    <w:tmpl w:val="7CE41A2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8">
    <w:nsid w:val="7D7710DB"/>
    <w:multiLevelType w:val="multilevel"/>
    <w:tmpl w:val="7D7710DB"/>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09">
    <w:nsid w:val="7D9E7593"/>
    <w:multiLevelType w:val="multilevel"/>
    <w:tmpl w:val="7D9E759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0">
    <w:nsid w:val="7DB26162"/>
    <w:multiLevelType w:val="multilevel"/>
    <w:tmpl w:val="7DB2616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1">
    <w:nsid w:val="7DC1286A"/>
    <w:multiLevelType w:val="multilevel"/>
    <w:tmpl w:val="7DC1286A"/>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12">
    <w:nsid w:val="7E6A6DE0"/>
    <w:multiLevelType w:val="multilevel"/>
    <w:tmpl w:val="7E6A6DE0"/>
    <w:lvl w:ilvl="0" w:tentative="0">
      <w:start w:val="1"/>
      <w:numFmt w:val="decimal"/>
      <w:lvlText w:val="%1."/>
      <w:lvlJc w:val="left"/>
      <w:pPr>
        <w:tabs>
          <w:tab w:val="left" w:pos="420"/>
        </w:tabs>
        <w:ind w:left="420" w:firstLine="0"/>
      </w:pPr>
      <w:rPr>
        <w:rFonts w:hint="eastAsia"/>
      </w:rPr>
    </w:lvl>
    <w:lvl w:ilvl="1" w:tentative="0">
      <w:start w:val="1"/>
      <w:numFmt w:val="upp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213">
    <w:nsid w:val="7E7E04EA"/>
    <w:multiLevelType w:val="multilevel"/>
    <w:tmpl w:val="7E7E04EA"/>
    <w:lvl w:ilvl="0" w:tentative="0">
      <w:start w:val="1"/>
      <w:numFmt w:val="decimal"/>
      <w:lvlText w:val="%1)"/>
      <w:lvlJc w:val="left"/>
      <w:pPr>
        <w:ind w:left="1005" w:hanging="420"/>
      </w:pPr>
    </w:lvl>
    <w:lvl w:ilvl="1" w:tentative="0">
      <w:start w:val="1"/>
      <w:numFmt w:val="lowerLetter"/>
      <w:lvlText w:val="%2)"/>
      <w:lvlJc w:val="left"/>
      <w:pPr>
        <w:ind w:left="1425" w:hanging="420"/>
      </w:pPr>
    </w:lvl>
    <w:lvl w:ilvl="2" w:tentative="0">
      <w:start w:val="1"/>
      <w:numFmt w:val="lowerRoman"/>
      <w:lvlText w:val="%3."/>
      <w:lvlJc w:val="right"/>
      <w:pPr>
        <w:ind w:left="1845" w:hanging="420"/>
      </w:pPr>
    </w:lvl>
    <w:lvl w:ilvl="3" w:tentative="0">
      <w:start w:val="1"/>
      <w:numFmt w:val="decimal"/>
      <w:lvlText w:val="%4."/>
      <w:lvlJc w:val="left"/>
      <w:pPr>
        <w:ind w:left="2265" w:hanging="420"/>
      </w:pPr>
    </w:lvl>
    <w:lvl w:ilvl="4" w:tentative="0">
      <w:start w:val="1"/>
      <w:numFmt w:val="lowerLetter"/>
      <w:lvlText w:val="%5)"/>
      <w:lvlJc w:val="left"/>
      <w:pPr>
        <w:ind w:left="2685" w:hanging="420"/>
      </w:pPr>
    </w:lvl>
    <w:lvl w:ilvl="5" w:tentative="0">
      <w:start w:val="1"/>
      <w:numFmt w:val="lowerRoman"/>
      <w:lvlText w:val="%6."/>
      <w:lvlJc w:val="right"/>
      <w:pPr>
        <w:ind w:left="3105" w:hanging="420"/>
      </w:pPr>
    </w:lvl>
    <w:lvl w:ilvl="6" w:tentative="0">
      <w:start w:val="1"/>
      <w:numFmt w:val="decimal"/>
      <w:lvlText w:val="%7."/>
      <w:lvlJc w:val="left"/>
      <w:pPr>
        <w:ind w:left="3525" w:hanging="420"/>
      </w:pPr>
    </w:lvl>
    <w:lvl w:ilvl="7" w:tentative="0">
      <w:start w:val="1"/>
      <w:numFmt w:val="lowerLetter"/>
      <w:lvlText w:val="%8)"/>
      <w:lvlJc w:val="left"/>
      <w:pPr>
        <w:ind w:left="3945" w:hanging="420"/>
      </w:pPr>
    </w:lvl>
    <w:lvl w:ilvl="8" w:tentative="0">
      <w:start w:val="1"/>
      <w:numFmt w:val="lowerRoman"/>
      <w:lvlText w:val="%9."/>
      <w:lvlJc w:val="right"/>
      <w:pPr>
        <w:ind w:left="4365" w:hanging="420"/>
      </w:pPr>
    </w:lvl>
  </w:abstractNum>
  <w:abstractNum w:abstractNumId="214">
    <w:nsid w:val="7EAF4A03"/>
    <w:multiLevelType w:val="multilevel"/>
    <w:tmpl w:val="7EAF4A0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5">
    <w:nsid w:val="7ED75701"/>
    <w:multiLevelType w:val="multilevel"/>
    <w:tmpl w:val="7ED7570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6">
    <w:nsid w:val="7F633CD2"/>
    <w:multiLevelType w:val="multilevel"/>
    <w:tmpl w:val="7F633CD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7">
    <w:nsid w:val="7F646DCA"/>
    <w:multiLevelType w:val="multilevel"/>
    <w:tmpl w:val="7F646DC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8">
    <w:nsid w:val="7F6F2406"/>
    <w:multiLevelType w:val="multilevel"/>
    <w:tmpl w:val="7F6F2406"/>
    <w:lvl w:ilvl="0" w:tentative="0">
      <w:start w:val="1"/>
      <w:numFmt w:val="decimal"/>
      <w:lvlText w:val="%1."/>
      <w:lvlJc w:val="left"/>
      <w:pPr>
        <w:ind w:left="420" w:hanging="420"/>
      </w:pPr>
      <w:rPr>
        <w:rFonts w:ascii="宋体" w:hAnsi="宋体" w:eastAsia="宋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6"/>
  </w:num>
  <w:num w:numId="2">
    <w:abstractNumId w:val="29"/>
  </w:num>
  <w:num w:numId="3">
    <w:abstractNumId w:val="0"/>
  </w:num>
  <w:num w:numId="4">
    <w:abstractNumId w:val="50"/>
  </w:num>
  <w:num w:numId="5">
    <w:abstractNumId w:val="1"/>
  </w:num>
  <w:num w:numId="6">
    <w:abstractNumId w:val="174"/>
  </w:num>
  <w:num w:numId="7">
    <w:abstractNumId w:val="23"/>
  </w:num>
  <w:num w:numId="8">
    <w:abstractNumId w:val="126"/>
  </w:num>
  <w:num w:numId="9">
    <w:abstractNumId w:val="24"/>
  </w:num>
  <w:num w:numId="10">
    <w:abstractNumId w:val="12"/>
  </w:num>
  <w:num w:numId="11">
    <w:abstractNumId w:val="144"/>
  </w:num>
  <w:num w:numId="12">
    <w:abstractNumId w:val="143"/>
  </w:num>
  <w:num w:numId="13">
    <w:abstractNumId w:val="7"/>
  </w:num>
  <w:num w:numId="14">
    <w:abstractNumId w:val="10"/>
  </w:num>
  <w:num w:numId="15">
    <w:abstractNumId w:val="3"/>
  </w:num>
  <w:num w:numId="16">
    <w:abstractNumId w:val="9"/>
  </w:num>
  <w:num w:numId="17">
    <w:abstractNumId w:val="68"/>
  </w:num>
  <w:num w:numId="18">
    <w:abstractNumId w:val="173"/>
  </w:num>
  <w:num w:numId="19">
    <w:abstractNumId w:val="5"/>
  </w:num>
  <w:num w:numId="20">
    <w:abstractNumId w:val="155"/>
  </w:num>
  <w:num w:numId="21">
    <w:abstractNumId w:val="90"/>
  </w:num>
  <w:num w:numId="22">
    <w:abstractNumId w:val="194"/>
  </w:num>
  <w:num w:numId="23">
    <w:abstractNumId w:val="95"/>
  </w:num>
  <w:num w:numId="24">
    <w:abstractNumId w:val="58"/>
  </w:num>
  <w:num w:numId="25">
    <w:abstractNumId w:val="15"/>
  </w:num>
  <w:num w:numId="26">
    <w:abstractNumId w:val="154"/>
  </w:num>
  <w:num w:numId="27">
    <w:abstractNumId w:val="169"/>
  </w:num>
  <w:num w:numId="28">
    <w:abstractNumId w:val="88"/>
  </w:num>
  <w:num w:numId="29">
    <w:abstractNumId w:val="8"/>
  </w:num>
  <w:num w:numId="30">
    <w:abstractNumId w:val="84"/>
  </w:num>
  <w:num w:numId="31">
    <w:abstractNumId w:val="81"/>
  </w:num>
  <w:num w:numId="32">
    <w:abstractNumId w:val="180"/>
  </w:num>
  <w:num w:numId="33">
    <w:abstractNumId w:val="176"/>
  </w:num>
  <w:num w:numId="34">
    <w:abstractNumId w:val="74"/>
  </w:num>
  <w:num w:numId="35">
    <w:abstractNumId w:val="132"/>
  </w:num>
  <w:num w:numId="36">
    <w:abstractNumId w:val="42"/>
  </w:num>
  <w:num w:numId="37">
    <w:abstractNumId w:val="33"/>
  </w:num>
  <w:num w:numId="38">
    <w:abstractNumId w:val="149"/>
  </w:num>
  <w:num w:numId="39">
    <w:abstractNumId w:val="32"/>
  </w:num>
  <w:num w:numId="40">
    <w:abstractNumId w:val="113"/>
  </w:num>
  <w:num w:numId="41">
    <w:abstractNumId w:val="200"/>
  </w:num>
  <w:num w:numId="42">
    <w:abstractNumId w:val="175"/>
  </w:num>
  <w:num w:numId="43">
    <w:abstractNumId w:val="166"/>
  </w:num>
  <w:num w:numId="4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4"/>
  </w:num>
  <w:num w:numId="46">
    <w:abstractNumId w:val="2"/>
  </w:num>
  <w:num w:numId="47">
    <w:abstractNumId w:val="106"/>
  </w:num>
  <w:num w:numId="48">
    <w:abstractNumId w:val="153"/>
  </w:num>
  <w:num w:numId="49">
    <w:abstractNumId w:val="34"/>
  </w:num>
  <w:num w:numId="50">
    <w:abstractNumId w:val="66"/>
  </w:num>
  <w:num w:numId="51">
    <w:abstractNumId w:val="108"/>
  </w:num>
  <w:num w:numId="52">
    <w:abstractNumId w:val="76"/>
  </w:num>
  <w:num w:numId="53">
    <w:abstractNumId w:val="158"/>
  </w:num>
  <w:num w:numId="54">
    <w:abstractNumId w:val="65"/>
  </w:num>
  <w:num w:numId="55">
    <w:abstractNumId w:val="54"/>
  </w:num>
  <w:num w:numId="56">
    <w:abstractNumId w:val="202"/>
  </w:num>
  <w:num w:numId="57">
    <w:abstractNumId w:val="164"/>
  </w:num>
  <w:num w:numId="58">
    <w:abstractNumId w:val="214"/>
  </w:num>
  <w:num w:numId="59">
    <w:abstractNumId w:val="137"/>
  </w:num>
  <w:num w:numId="60">
    <w:abstractNumId w:val="64"/>
  </w:num>
  <w:num w:numId="61">
    <w:abstractNumId w:val="168"/>
  </w:num>
  <w:num w:numId="62">
    <w:abstractNumId w:val="86"/>
  </w:num>
  <w:num w:numId="63">
    <w:abstractNumId w:val="147"/>
  </w:num>
  <w:num w:numId="64">
    <w:abstractNumId w:val="189"/>
  </w:num>
  <w:num w:numId="65">
    <w:abstractNumId w:val="78"/>
  </w:num>
  <w:num w:numId="66">
    <w:abstractNumId w:val="207"/>
  </w:num>
  <w:num w:numId="67">
    <w:abstractNumId w:val="102"/>
  </w:num>
  <w:num w:numId="68">
    <w:abstractNumId w:val="203"/>
  </w:num>
  <w:num w:numId="69">
    <w:abstractNumId w:val="39"/>
  </w:num>
  <w:num w:numId="70">
    <w:abstractNumId w:val="216"/>
  </w:num>
  <w:num w:numId="71">
    <w:abstractNumId w:val="212"/>
  </w:num>
  <w:num w:numId="72">
    <w:abstractNumId w:val="116"/>
  </w:num>
  <w:num w:numId="73">
    <w:abstractNumId w:val="60"/>
  </w:num>
  <w:num w:numId="74">
    <w:abstractNumId w:val="93"/>
  </w:num>
  <w:num w:numId="75">
    <w:abstractNumId w:val="192"/>
  </w:num>
  <w:num w:numId="76">
    <w:abstractNumId w:val="130"/>
  </w:num>
  <w:num w:numId="77">
    <w:abstractNumId w:val="35"/>
  </w:num>
  <w:num w:numId="78">
    <w:abstractNumId w:val="206"/>
  </w:num>
  <w:num w:numId="79">
    <w:abstractNumId w:val="43"/>
  </w:num>
  <w:num w:numId="80">
    <w:abstractNumId w:val="162"/>
  </w:num>
  <w:num w:numId="81">
    <w:abstractNumId w:val="163"/>
  </w:num>
  <w:num w:numId="82">
    <w:abstractNumId w:val="11"/>
  </w:num>
  <w:num w:numId="83">
    <w:abstractNumId w:val="110"/>
  </w:num>
  <w:num w:numId="84">
    <w:abstractNumId w:val="145"/>
  </w:num>
  <w:num w:numId="85">
    <w:abstractNumId w:val="119"/>
  </w:num>
  <w:num w:numId="86">
    <w:abstractNumId w:val="112"/>
  </w:num>
  <w:num w:numId="87">
    <w:abstractNumId w:val="146"/>
  </w:num>
  <w:num w:numId="88">
    <w:abstractNumId w:val="109"/>
  </w:num>
  <w:num w:numId="89">
    <w:abstractNumId w:val="94"/>
  </w:num>
  <w:num w:numId="90">
    <w:abstractNumId w:val="125"/>
  </w:num>
  <w:num w:numId="91">
    <w:abstractNumId w:val="6"/>
  </w:num>
  <w:num w:numId="92">
    <w:abstractNumId w:val="114"/>
  </w:num>
  <w:num w:numId="93">
    <w:abstractNumId w:val="104"/>
  </w:num>
  <w:num w:numId="94">
    <w:abstractNumId w:val="184"/>
  </w:num>
  <w:num w:numId="95">
    <w:abstractNumId w:val="197"/>
  </w:num>
  <w:num w:numId="96">
    <w:abstractNumId w:val="122"/>
  </w:num>
  <w:num w:numId="97">
    <w:abstractNumId w:val="120"/>
  </w:num>
  <w:num w:numId="98">
    <w:abstractNumId w:val="199"/>
  </w:num>
  <w:num w:numId="99">
    <w:abstractNumId w:val="141"/>
  </w:num>
  <w:num w:numId="100">
    <w:abstractNumId w:val="53"/>
  </w:num>
  <w:num w:numId="101">
    <w:abstractNumId w:val="198"/>
  </w:num>
  <w:num w:numId="102">
    <w:abstractNumId w:val="61"/>
  </w:num>
  <w:num w:numId="103">
    <w:abstractNumId w:val="48"/>
  </w:num>
  <w:num w:numId="104">
    <w:abstractNumId w:val="178"/>
  </w:num>
  <w:num w:numId="105">
    <w:abstractNumId w:val="98"/>
  </w:num>
  <w:num w:numId="106">
    <w:abstractNumId w:val="209"/>
  </w:num>
  <w:num w:numId="107">
    <w:abstractNumId w:val="69"/>
  </w:num>
  <w:num w:numId="108">
    <w:abstractNumId w:val="183"/>
  </w:num>
  <w:num w:numId="109">
    <w:abstractNumId w:val="157"/>
  </w:num>
  <w:num w:numId="110">
    <w:abstractNumId w:val="41"/>
  </w:num>
  <w:num w:numId="111">
    <w:abstractNumId w:val="72"/>
  </w:num>
  <w:num w:numId="112">
    <w:abstractNumId w:val="182"/>
  </w:num>
  <w:num w:numId="113">
    <w:abstractNumId w:val="188"/>
  </w:num>
  <w:num w:numId="114">
    <w:abstractNumId w:val="208"/>
  </w:num>
  <w:num w:numId="115">
    <w:abstractNumId w:val="71"/>
  </w:num>
  <w:num w:numId="116">
    <w:abstractNumId w:val="134"/>
  </w:num>
  <w:num w:numId="117">
    <w:abstractNumId w:val="115"/>
  </w:num>
  <w:num w:numId="118">
    <w:abstractNumId w:val="77"/>
  </w:num>
  <w:num w:numId="119">
    <w:abstractNumId w:val="151"/>
  </w:num>
  <w:num w:numId="120">
    <w:abstractNumId w:val="47"/>
  </w:num>
  <w:num w:numId="121">
    <w:abstractNumId w:val="45"/>
  </w:num>
  <w:num w:numId="122">
    <w:abstractNumId w:val="165"/>
  </w:num>
  <w:num w:numId="123">
    <w:abstractNumId w:val="56"/>
  </w:num>
  <w:num w:numId="124">
    <w:abstractNumId w:val="101"/>
  </w:num>
  <w:num w:numId="125">
    <w:abstractNumId w:val="142"/>
  </w:num>
  <w:num w:numId="126">
    <w:abstractNumId w:val="62"/>
  </w:num>
  <w:num w:numId="127">
    <w:abstractNumId w:val="190"/>
  </w:num>
  <w:num w:numId="128">
    <w:abstractNumId w:val="193"/>
  </w:num>
  <w:num w:numId="129">
    <w:abstractNumId w:val="87"/>
  </w:num>
  <w:num w:numId="130">
    <w:abstractNumId w:val="186"/>
  </w:num>
  <w:num w:numId="131">
    <w:abstractNumId w:val="139"/>
  </w:num>
  <w:num w:numId="132">
    <w:abstractNumId w:val="52"/>
  </w:num>
  <w:num w:numId="133">
    <w:abstractNumId w:val="210"/>
  </w:num>
  <w:num w:numId="134">
    <w:abstractNumId w:val="100"/>
  </w:num>
  <w:num w:numId="135">
    <w:abstractNumId w:val="38"/>
  </w:num>
  <w:num w:numId="136">
    <w:abstractNumId w:val="150"/>
  </w:num>
  <w:num w:numId="137">
    <w:abstractNumId w:val="37"/>
  </w:num>
  <w:num w:numId="138">
    <w:abstractNumId w:val="91"/>
  </w:num>
  <w:num w:numId="139">
    <w:abstractNumId w:val="105"/>
  </w:num>
  <w:num w:numId="140">
    <w:abstractNumId w:val="156"/>
  </w:num>
  <w:num w:numId="141">
    <w:abstractNumId w:val="195"/>
  </w:num>
  <w:num w:numId="142">
    <w:abstractNumId w:val="167"/>
  </w:num>
  <w:num w:numId="143">
    <w:abstractNumId w:val="177"/>
  </w:num>
  <w:num w:numId="144">
    <w:abstractNumId w:val="131"/>
  </w:num>
  <w:num w:numId="145">
    <w:abstractNumId w:val="171"/>
  </w:num>
  <w:num w:numId="146">
    <w:abstractNumId w:val="111"/>
  </w:num>
  <w:num w:numId="147">
    <w:abstractNumId w:val="136"/>
  </w:num>
  <w:num w:numId="148">
    <w:abstractNumId w:val="161"/>
  </w:num>
  <w:num w:numId="149">
    <w:abstractNumId w:val="179"/>
  </w:num>
  <w:num w:numId="150">
    <w:abstractNumId w:val="103"/>
  </w:num>
  <w:num w:numId="151">
    <w:abstractNumId w:val="70"/>
  </w:num>
  <w:num w:numId="152">
    <w:abstractNumId w:val="128"/>
  </w:num>
  <w:num w:numId="153">
    <w:abstractNumId w:val="213"/>
  </w:num>
  <w:num w:numId="154">
    <w:abstractNumId w:val="59"/>
  </w:num>
  <w:num w:numId="155">
    <w:abstractNumId w:val="129"/>
  </w:num>
  <w:num w:numId="156">
    <w:abstractNumId w:val="123"/>
  </w:num>
  <w:num w:numId="157">
    <w:abstractNumId w:val="211"/>
  </w:num>
  <w:num w:numId="158">
    <w:abstractNumId w:val="133"/>
  </w:num>
  <w:num w:numId="159">
    <w:abstractNumId w:val="148"/>
  </w:num>
  <w:num w:numId="160">
    <w:abstractNumId w:val="96"/>
  </w:num>
  <w:num w:numId="161">
    <w:abstractNumId w:val="201"/>
  </w:num>
  <w:num w:numId="162">
    <w:abstractNumId w:val="217"/>
  </w:num>
  <w:num w:numId="163">
    <w:abstractNumId w:val="63"/>
  </w:num>
  <w:num w:numId="164">
    <w:abstractNumId w:val="36"/>
  </w:num>
  <w:num w:numId="165">
    <w:abstractNumId w:val="44"/>
  </w:num>
  <w:num w:numId="166">
    <w:abstractNumId w:val="79"/>
  </w:num>
  <w:num w:numId="167">
    <w:abstractNumId w:val="117"/>
  </w:num>
  <w:num w:numId="168">
    <w:abstractNumId w:val="92"/>
  </w:num>
  <w:num w:numId="169">
    <w:abstractNumId w:val="80"/>
  </w:num>
  <w:num w:numId="170">
    <w:abstractNumId w:val="85"/>
  </w:num>
  <w:num w:numId="171">
    <w:abstractNumId w:val="89"/>
  </w:num>
  <w:num w:numId="172">
    <w:abstractNumId w:val="67"/>
  </w:num>
  <w:num w:numId="173">
    <w:abstractNumId w:val="218"/>
  </w:num>
  <w:num w:numId="174">
    <w:abstractNumId w:val="159"/>
  </w:num>
  <w:num w:numId="175">
    <w:abstractNumId w:val="204"/>
  </w:num>
  <w:num w:numId="176">
    <w:abstractNumId w:val="107"/>
  </w:num>
  <w:num w:numId="177">
    <w:abstractNumId w:val="170"/>
  </w:num>
  <w:num w:numId="178">
    <w:abstractNumId w:val="135"/>
  </w:num>
  <w:num w:numId="179">
    <w:abstractNumId w:val="140"/>
  </w:num>
  <w:num w:numId="180">
    <w:abstractNumId w:val="160"/>
  </w:num>
  <w:num w:numId="181">
    <w:abstractNumId w:val="57"/>
  </w:num>
  <w:num w:numId="182">
    <w:abstractNumId w:val="121"/>
  </w:num>
  <w:num w:numId="183">
    <w:abstractNumId w:val="49"/>
  </w:num>
  <w:num w:numId="184">
    <w:abstractNumId w:val="191"/>
  </w:num>
  <w:num w:numId="185">
    <w:abstractNumId w:val="55"/>
  </w:num>
  <w:num w:numId="186">
    <w:abstractNumId w:val="118"/>
  </w:num>
  <w:num w:numId="187">
    <w:abstractNumId w:val="40"/>
  </w:num>
  <w:num w:numId="188">
    <w:abstractNumId w:val="196"/>
  </w:num>
  <w:num w:numId="189">
    <w:abstractNumId w:val="187"/>
  </w:num>
  <w:num w:numId="190">
    <w:abstractNumId w:val="83"/>
  </w:num>
  <w:num w:numId="191">
    <w:abstractNumId w:val="99"/>
  </w:num>
  <w:num w:numId="192">
    <w:abstractNumId w:val="181"/>
  </w:num>
  <w:num w:numId="193">
    <w:abstractNumId w:val="185"/>
  </w:num>
  <w:num w:numId="194">
    <w:abstractNumId w:val="127"/>
  </w:num>
  <w:num w:numId="195">
    <w:abstractNumId w:val="205"/>
  </w:num>
  <w:num w:numId="196">
    <w:abstractNumId w:val="73"/>
  </w:num>
  <w:num w:numId="197">
    <w:abstractNumId w:val="51"/>
  </w:num>
  <w:num w:numId="198">
    <w:abstractNumId w:val="172"/>
  </w:num>
  <w:num w:numId="199">
    <w:abstractNumId w:val="75"/>
  </w:num>
  <w:num w:numId="200">
    <w:abstractNumId w:val="82"/>
  </w:num>
  <w:num w:numId="201">
    <w:abstractNumId w:val="152"/>
  </w:num>
  <w:num w:numId="202">
    <w:abstractNumId w:val="17"/>
  </w:num>
  <w:num w:numId="203">
    <w:abstractNumId w:val="22"/>
  </w:num>
  <w:num w:numId="204">
    <w:abstractNumId w:val="124"/>
  </w:num>
  <w:num w:numId="205">
    <w:abstractNumId w:val="20"/>
  </w:num>
  <w:num w:numId="206">
    <w:abstractNumId w:val="28"/>
  </w:num>
  <w:num w:numId="207">
    <w:abstractNumId w:val="46"/>
  </w:num>
  <w:num w:numId="208">
    <w:abstractNumId w:val="31"/>
  </w:num>
  <w:num w:numId="209">
    <w:abstractNumId w:val="21"/>
  </w:num>
  <w:num w:numId="210">
    <w:abstractNumId w:val="26"/>
  </w:num>
  <w:num w:numId="211">
    <w:abstractNumId w:val="27"/>
  </w:num>
  <w:num w:numId="212">
    <w:abstractNumId w:val="215"/>
  </w:num>
  <w:num w:numId="213">
    <w:abstractNumId w:val="13"/>
  </w:num>
  <w:num w:numId="214">
    <w:abstractNumId w:val="25"/>
  </w:num>
  <w:num w:numId="215">
    <w:abstractNumId w:val="18"/>
  </w:num>
  <w:num w:numId="216">
    <w:abstractNumId w:val="97"/>
  </w:num>
  <w:num w:numId="217">
    <w:abstractNumId w:val="30"/>
  </w:num>
  <w:num w:numId="218">
    <w:abstractNumId w:val="19"/>
  </w:num>
  <w:num w:numId="219">
    <w:abstractNumId w:val="138"/>
  </w:num>
  <w:num w:numId="220">
    <w:abstractNumId w:val="1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dmin">
    <w15:presenceInfo w15:providerId="None" w15:userId="admin"/>
  </w15:person>
  <w15:person w15:author="赵起超">
    <w15:presenceInfo w15:providerId="WPS Office" w15:userId="3897121836"/>
  </w15:person>
  <w15:person w15:author="xiesx">
    <w15:presenceInfo w15:providerId="None" w15:userId="xiesx"/>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hideSpellingErrors/>
  <w:doNotTrackMoves/>
  <w:trackRevisions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5DEE"/>
    <w:rsid w:val="0000004F"/>
    <w:rsid w:val="00000AB0"/>
    <w:rsid w:val="0000142D"/>
    <w:rsid w:val="000029FD"/>
    <w:rsid w:val="0000364F"/>
    <w:rsid w:val="00003A12"/>
    <w:rsid w:val="00003F69"/>
    <w:rsid w:val="0000550A"/>
    <w:rsid w:val="00005D11"/>
    <w:rsid w:val="00006078"/>
    <w:rsid w:val="00010C31"/>
    <w:rsid w:val="00011028"/>
    <w:rsid w:val="000118C6"/>
    <w:rsid w:val="00012476"/>
    <w:rsid w:val="0001361A"/>
    <w:rsid w:val="00014AE0"/>
    <w:rsid w:val="00014BB2"/>
    <w:rsid w:val="00016290"/>
    <w:rsid w:val="00016ED0"/>
    <w:rsid w:val="0001741C"/>
    <w:rsid w:val="00017793"/>
    <w:rsid w:val="00020B2C"/>
    <w:rsid w:val="00022066"/>
    <w:rsid w:val="000220C1"/>
    <w:rsid w:val="00023CCF"/>
    <w:rsid w:val="00024240"/>
    <w:rsid w:val="00024324"/>
    <w:rsid w:val="00025534"/>
    <w:rsid w:val="000264F7"/>
    <w:rsid w:val="00027734"/>
    <w:rsid w:val="0002781E"/>
    <w:rsid w:val="000279FE"/>
    <w:rsid w:val="00031593"/>
    <w:rsid w:val="000333FD"/>
    <w:rsid w:val="000335C6"/>
    <w:rsid w:val="00034C5F"/>
    <w:rsid w:val="0003526A"/>
    <w:rsid w:val="0003679A"/>
    <w:rsid w:val="00037619"/>
    <w:rsid w:val="00043859"/>
    <w:rsid w:val="00050007"/>
    <w:rsid w:val="0005069B"/>
    <w:rsid w:val="000516C3"/>
    <w:rsid w:val="000532D6"/>
    <w:rsid w:val="00053B12"/>
    <w:rsid w:val="00053D5B"/>
    <w:rsid w:val="000542A8"/>
    <w:rsid w:val="00055074"/>
    <w:rsid w:val="0005703E"/>
    <w:rsid w:val="000575E5"/>
    <w:rsid w:val="0006064D"/>
    <w:rsid w:val="000620FB"/>
    <w:rsid w:val="00063087"/>
    <w:rsid w:val="00064BC2"/>
    <w:rsid w:val="00067DA9"/>
    <w:rsid w:val="00070943"/>
    <w:rsid w:val="00072426"/>
    <w:rsid w:val="000744E5"/>
    <w:rsid w:val="00074548"/>
    <w:rsid w:val="000748D3"/>
    <w:rsid w:val="00074A8E"/>
    <w:rsid w:val="00076930"/>
    <w:rsid w:val="0007733F"/>
    <w:rsid w:val="000777A8"/>
    <w:rsid w:val="000779EF"/>
    <w:rsid w:val="00077AFC"/>
    <w:rsid w:val="00080461"/>
    <w:rsid w:val="0008220B"/>
    <w:rsid w:val="000824E2"/>
    <w:rsid w:val="000833F7"/>
    <w:rsid w:val="0008349B"/>
    <w:rsid w:val="0008399A"/>
    <w:rsid w:val="00085072"/>
    <w:rsid w:val="00085C41"/>
    <w:rsid w:val="00086A08"/>
    <w:rsid w:val="000905A7"/>
    <w:rsid w:val="00090600"/>
    <w:rsid w:val="00092C4A"/>
    <w:rsid w:val="00094B19"/>
    <w:rsid w:val="0009673F"/>
    <w:rsid w:val="00096754"/>
    <w:rsid w:val="000967E5"/>
    <w:rsid w:val="00096A19"/>
    <w:rsid w:val="00096D6E"/>
    <w:rsid w:val="00097BFF"/>
    <w:rsid w:val="000A1C41"/>
    <w:rsid w:val="000A206C"/>
    <w:rsid w:val="000A2306"/>
    <w:rsid w:val="000A231C"/>
    <w:rsid w:val="000A2781"/>
    <w:rsid w:val="000A42E7"/>
    <w:rsid w:val="000A5335"/>
    <w:rsid w:val="000A5F2B"/>
    <w:rsid w:val="000A6343"/>
    <w:rsid w:val="000A6D4B"/>
    <w:rsid w:val="000A7ECC"/>
    <w:rsid w:val="000B22FE"/>
    <w:rsid w:val="000B38EF"/>
    <w:rsid w:val="000B395C"/>
    <w:rsid w:val="000B4184"/>
    <w:rsid w:val="000B433E"/>
    <w:rsid w:val="000B7764"/>
    <w:rsid w:val="000B7A4E"/>
    <w:rsid w:val="000C121D"/>
    <w:rsid w:val="000C2A93"/>
    <w:rsid w:val="000C4788"/>
    <w:rsid w:val="000C4A96"/>
    <w:rsid w:val="000C4E18"/>
    <w:rsid w:val="000C7C4F"/>
    <w:rsid w:val="000D0D20"/>
    <w:rsid w:val="000D1C31"/>
    <w:rsid w:val="000D235B"/>
    <w:rsid w:val="000D2FA1"/>
    <w:rsid w:val="000D3B42"/>
    <w:rsid w:val="000D59F5"/>
    <w:rsid w:val="000D61EF"/>
    <w:rsid w:val="000D681E"/>
    <w:rsid w:val="000D6E0E"/>
    <w:rsid w:val="000D799A"/>
    <w:rsid w:val="000D7E47"/>
    <w:rsid w:val="000E03FE"/>
    <w:rsid w:val="000E04CC"/>
    <w:rsid w:val="000E0B5C"/>
    <w:rsid w:val="000E174D"/>
    <w:rsid w:val="000E1B23"/>
    <w:rsid w:val="000E358A"/>
    <w:rsid w:val="000E4619"/>
    <w:rsid w:val="000E46A0"/>
    <w:rsid w:val="000E5EF3"/>
    <w:rsid w:val="000E6073"/>
    <w:rsid w:val="000E71CB"/>
    <w:rsid w:val="000E7F25"/>
    <w:rsid w:val="000F0097"/>
    <w:rsid w:val="000F0F80"/>
    <w:rsid w:val="000F0FEE"/>
    <w:rsid w:val="000F2763"/>
    <w:rsid w:val="000F3ECA"/>
    <w:rsid w:val="000F52BA"/>
    <w:rsid w:val="000F5423"/>
    <w:rsid w:val="000F5575"/>
    <w:rsid w:val="000F67CF"/>
    <w:rsid w:val="000F68D1"/>
    <w:rsid w:val="000F6A65"/>
    <w:rsid w:val="000F6F00"/>
    <w:rsid w:val="000F7586"/>
    <w:rsid w:val="000F767C"/>
    <w:rsid w:val="000F7BC2"/>
    <w:rsid w:val="00101108"/>
    <w:rsid w:val="00101C63"/>
    <w:rsid w:val="001025C7"/>
    <w:rsid w:val="001028FB"/>
    <w:rsid w:val="00103045"/>
    <w:rsid w:val="00103D48"/>
    <w:rsid w:val="00103E07"/>
    <w:rsid w:val="0010446A"/>
    <w:rsid w:val="00104555"/>
    <w:rsid w:val="00105B6D"/>
    <w:rsid w:val="00107066"/>
    <w:rsid w:val="001076AF"/>
    <w:rsid w:val="001106E1"/>
    <w:rsid w:val="00111854"/>
    <w:rsid w:val="00111A4A"/>
    <w:rsid w:val="00112361"/>
    <w:rsid w:val="001125FA"/>
    <w:rsid w:val="00112C79"/>
    <w:rsid w:val="00112CAC"/>
    <w:rsid w:val="00113579"/>
    <w:rsid w:val="00113631"/>
    <w:rsid w:val="00113C5F"/>
    <w:rsid w:val="00116DD8"/>
    <w:rsid w:val="001173D6"/>
    <w:rsid w:val="001173ED"/>
    <w:rsid w:val="001215EB"/>
    <w:rsid w:val="00121630"/>
    <w:rsid w:val="0012327D"/>
    <w:rsid w:val="0012474D"/>
    <w:rsid w:val="0012489E"/>
    <w:rsid w:val="00127609"/>
    <w:rsid w:val="00127656"/>
    <w:rsid w:val="00127E38"/>
    <w:rsid w:val="001306BA"/>
    <w:rsid w:val="00130F22"/>
    <w:rsid w:val="001324F2"/>
    <w:rsid w:val="001327EB"/>
    <w:rsid w:val="00133C2C"/>
    <w:rsid w:val="00134551"/>
    <w:rsid w:val="001351B1"/>
    <w:rsid w:val="00135F2C"/>
    <w:rsid w:val="001364B1"/>
    <w:rsid w:val="00136587"/>
    <w:rsid w:val="00141881"/>
    <w:rsid w:val="0014376C"/>
    <w:rsid w:val="00143CC1"/>
    <w:rsid w:val="0014405E"/>
    <w:rsid w:val="001441B3"/>
    <w:rsid w:val="00144AD8"/>
    <w:rsid w:val="00145210"/>
    <w:rsid w:val="00145450"/>
    <w:rsid w:val="00145D21"/>
    <w:rsid w:val="00145F90"/>
    <w:rsid w:val="00146031"/>
    <w:rsid w:val="00146D3A"/>
    <w:rsid w:val="00146DB0"/>
    <w:rsid w:val="00146E31"/>
    <w:rsid w:val="0014708B"/>
    <w:rsid w:val="0014777E"/>
    <w:rsid w:val="001508B5"/>
    <w:rsid w:val="001510D0"/>
    <w:rsid w:val="00152399"/>
    <w:rsid w:val="0015300A"/>
    <w:rsid w:val="0015366A"/>
    <w:rsid w:val="00155674"/>
    <w:rsid w:val="00156797"/>
    <w:rsid w:val="00156E22"/>
    <w:rsid w:val="00157682"/>
    <w:rsid w:val="001609B6"/>
    <w:rsid w:val="00160FD8"/>
    <w:rsid w:val="00162E94"/>
    <w:rsid w:val="001633B4"/>
    <w:rsid w:val="00163AFC"/>
    <w:rsid w:val="00163CCE"/>
    <w:rsid w:val="00165B4D"/>
    <w:rsid w:val="001665F2"/>
    <w:rsid w:val="00166CDD"/>
    <w:rsid w:val="00170947"/>
    <w:rsid w:val="001710EA"/>
    <w:rsid w:val="001716DF"/>
    <w:rsid w:val="001724F3"/>
    <w:rsid w:val="0017321A"/>
    <w:rsid w:val="0017444B"/>
    <w:rsid w:val="00176616"/>
    <w:rsid w:val="0017696A"/>
    <w:rsid w:val="00176E0F"/>
    <w:rsid w:val="001775C1"/>
    <w:rsid w:val="00177709"/>
    <w:rsid w:val="00180AE4"/>
    <w:rsid w:val="001810FB"/>
    <w:rsid w:val="00181F05"/>
    <w:rsid w:val="0018603F"/>
    <w:rsid w:val="001866A7"/>
    <w:rsid w:val="00186841"/>
    <w:rsid w:val="00187496"/>
    <w:rsid w:val="00187C68"/>
    <w:rsid w:val="00187DCF"/>
    <w:rsid w:val="001955D3"/>
    <w:rsid w:val="00196783"/>
    <w:rsid w:val="00196C02"/>
    <w:rsid w:val="00197C16"/>
    <w:rsid w:val="001A2D62"/>
    <w:rsid w:val="001A47CE"/>
    <w:rsid w:val="001A6455"/>
    <w:rsid w:val="001A75E4"/>
    <w:rsid w:val="001B0491"/>
    <w:rsid w:val="001B1730"/>
    <w:rsid w:val="001B1F3F"/>
    <w:rsid w:val="001B644A"/>
    <w:rsid w:val="001B6CBA"/>
    <w:rsid w:val="001B70BF"/>
    <w:rsid w:val="001C0DA0"/>
    <w:rsid w:val="001C2780"/>
    <w:rsid w:val="001C2AA9"/>
    <w:rsid w:val="001C2E5F"/>
    <w:rsid w:val="001C37AB"/>
    <w:rsid w:val="001C78BB"/>
    <w:rsid w:val="001D0DF3"/>
    <w:rsid w:val="001D0E10"/>
    <w:rsid w:val="001D1622"/>
    <w:rsid w:val="001D1AC0"/>
    <w:rsid w:val="001D276B"/>
    <w:rsid w:val="001D28B6"/>
    <w:rsid w:val="001D3050"/>
    <w:rsid w:val="001D38B6"/>
    <w:rsid w:val="001D51EE"/>
    <w:rsid w:val="001D5347"/>
    <w:rsid w:val="001D5AF4"/>
    <w:rsid w:val="001E1045"/>
    <w:rsid w:val="001E3ECB"/>
    <w:rsid w:val="001E3F60"/>
    <w:rsid w:val="001E4064"/>
    <w:rsid w:val="001E60D8"/>
    <w:rsid w:val="001E62D4"/>
    <w:rsid w:val="001E6671"/>
    <w:rsid w:val="001E6735"/>
    <w:rsid w:val="001E720C"/>
    <w:rsid w:val="001E7D08"/>
    <w:rsid w:val="001F00B6"/>
    <w:rsid w:val="001F022F"/>
    <w:rsid w:val="001F0BEA"/>
    <w:rsid w:val="001F120E"/>
    <w:rsid w:val="001F2CD5"/>
    <w:rsid w:val="001F318B"/>
    <w:rsid w:val="001F45A0"/>
    <w:rsid w:val="001F5F26"/>
    <w:rsid w:val="001F66D1"/>
    <w:rsid w:val="00200B5A"/>
    <w:rsid w:val="00201A44"/>
    <w:rsid w:val="00202563"/>
    <w:rsid w:val="00203317"/>
    <w:rsid w:val="0020377D"/>
    <w:rsid w:val="0020462E"/>
    <w:rsid w:val="00204C73"/>
    <w:rsid w:val="00205DEA"/>
    <w:rsid w:val="00206244"/>
    <w:rsid w:val="002079EF"/>
    <w:rsid w:val="002102DA"/>
    <w:rsid w:val="00213298"/>
    <w:rsid w:val="00213864"/>
    <w:rsid w:val="00214D88"/>
    <w:rsid w:val="002152E4"/>
    <w:rsid w:val="002155D3"/>
    <w:rsid w:val="00215731"/>
    <w:rsid w:val="00215C5D"/>
    <w:rsid w:val="0021655E"/>
    <w:rsid w:val="002170E3"/>
    <w:rsid w:val="0021759B"/>
    <w:rsid w:val="0021773E"/>
    <w:rsid w:val="00217825"/>
    <w:rsid w:val="00217A1F"/>
    <w:rsid w:val="00217C10"/>
    <w:rsid w:val="00220F11"/>
    <w:rsid w:val="00222132"/>
    <w:rsid w:val="002221F7"/>
    <w:rsid w:val="00222346"/>
    <w:rsid w:val="00222CBC"/>
    <w:rsid w:val="00224270"/>
    <w:rsid w:val="00225A6A"/>
    <w:rsid w:val="00225AD8"/>
    <w:rsid w:val="0022616A"/>
    <w:rsid w:val="002264F4"/>
    <w:rsid w:val="0023054F"/>
    <w:rsid w:val="002312B3"/>
    <w:rsid w:val="002313E1"/>
    <w:rsid w:val="00232D61"/>
    <w:rsid w:val="002334A8"/>
    <w:rsid w:val="00233AF8"/>
    <w:rsid w:val="00233FBE"/>
    <w:rsid w:val="002377E0"/>
    <w:rsid w:val="00241E8A"/>
    <w:rsid w:val="002426AC"/>
    <w:rsid w:val="00242FCD"/>
    <w:rsid w:val="00243F04"/>
    <w:rsid w:val="00244042"/>
    <w:rsid w:val="00245800"/>
    <w:rsid w:val="0024580B"/>
    <w:rsid w:val="002458A2"/>
    <w:rsid w:val="00245AF0"/>
    <w:rsid w:val="00245D8B"/>
    <w:rsid w:val="00246309"/>
    <w:rsid w:val="00246C1E"/>
    <w:rsid w:val="002511D2"/>
    <w:rsid w:val="0025543C"/>
    <w:rsid w:val="002555CE"/>
    <w:rsid w:val="00256B59"/>
    <w:rsid w:val="00260467"/>
    <w:rsid w:val="00260E7D"/>
    <w:rsid w:val="002612AF"/>
    <w:rsid w:val="00262A3A"/>
    <w:rsid w:val="002634E5"/>
    <w:rsid w:val="0026450F"/>
    <w:rsid w:val="002645A1"/>
    <w:rsid w:val="00264BAA"/>
    <w:rsid w:val="00270CBC"/>
    <w:rsid w:val="002726E7"/>
    <w:rsid w:val="00274F24"/>
    <w:rsid w:val="00275155"/>
    <w:rsid w:val="00275A30"/>
    <w:rsid w:val="00276572"/>
    <w:rsid w:val="00277FA8"/>
    <w:rsid w:val="0028169C"/>
    <w:rsid w:val="00282A49"/>
    <w:rsid w:val="00283221"/>
    <w:rsid w:val="00283A0F"/>
    <w:rsid w:val="00284F4A"/>
    <w:rsid w:val="00285225"/>
    <w:rsid w:val="0028537F"/>
    <w:rsid w:val="00285BA1"/>
    <w:rsid w:val="00286600"/>
    <w:rsid w:val="00287238"/>
    <w:rsid w:val="00290053"/>
    <w:rsid w:val="00290433"/>
    <w:rsid w:val="002904E7"/>
    <w:rsid w:val="002905CF"/>
    <w:rsid w:val="0029146C"/>
    <w:rsid w:val="002938B5"/>
    <w:rsid w:val="00293E94"/>
    <w:rsid w:val="002948B4"/>
    <w:rsid w:val="00295A24"/>
    <w:rsid w:val="00295FAB"/>
    <w:rsid w:val="00296833"/>
    <w:rsid w:val="00296E7A"/>
    <w:rsid w:val="00297120"/>
    <w:rsid w:val="0029760E"/>
    <w:rsid w:val="0029793E"/>
    <w:rsid w:val="00297A93"/>
    <w:rsid w:val="002A061F"/>
    <w:rsid w:val="002A068B"/>
    <w:rsid w:val="002A18F1"/>
    <w:rsid w:val="002A322A"/>
    <w:rsid w:val="002A3832"/>
    <w:rsid w:val="002A3C0D"/>
    <w:rsid w:val="002A5230"/>
    <w:rsid w:val="002A5BBB"/>
    <w:rsid w:val="002A5DB7"/>
    <w:rsid w:val="002A628D"/>
    <w:rsid w:val="002A6CAB"/>
    <w:rsid w:val="002A7C09"/>
    <w:rsid w:val="002B02D5"/>
    <w:rsid w:val="002B079E"/>
    <w:rsid w:val="002B08B2"/>
    <w:rsid w:val="002B0917"/>
    <w:rsid w:val="002B12E5"/>
    <w:rsid w:val="002B20F2"/>
    <w:rsid w:val="002B357A"/>
    <w:rsid w:val="002B38CA"/>
    <w:rsid w:val="002B4A48"/>
    <w:rsid w:val="002B4C70"/>
    <w:rsid w:val="002B532E"/>
    <w:rsid w:val="002B6BF2"/>
    <w:rsid w:val="002B7A82"/>
    <w:rsid w:val="002C019E"/>
    <w:rsid w:val="002C0BD9"/>
    <w:rsid w:val="002C5AC0"/>
    <w:rsid w:val="002C6B60"/>
    <w:rsid w:val="002C71DF"/>
    <w:rsid w:val="002D05EE"/>
    <w:rsid w:val="002D2A49"/>
    <w:rsid w:val="002D445C"/>
    <w:rsid w:val="002D4BFF"/>
    <w:rsid w:val="002D514C"/>
    <w:rsid w:val="002D5A69"/>
    <w:rsid w:val="002D6F4F"/>
    <w:rsid w:val="002D7EC0"/>
    <w:rsid w:val="002E0829"/>
    <w:rsid w:val="002E1A8A"/>
    <w:rsid w:val="002E3C0B"/>
    <w:rsid w:val="002E4915"/>
    <w:rsid w:val="002E5C3C"/>
    <w:rsid w:val="002E6DE8"/>
    <w:rsid w:val="002F038F"/>
    <w:rsid w:val="002F2A5C"/>
    <w:rsid w:val="002F3693"/>
    <w:rsid w:val="002F3776"/>
    <w:rsid w:val="002F3C4A"/>
    <w:rsid w:val="002F4F89"/>
    <w:rsid w:val="002F5165"/>
    <w:rsid w:val="002F6D7F"/>
    <w:rsid w:val="00301E91"/>
    <w:rsid w:val="0030209A"/>
    <w:rsid w:val="00302258"/>
    <w:rsid w:val="003039ED"/>
    <w:rsid w:val="00304456"/>
    <w:rsid w:val="003046E6"/>
    <w:rsid w:val="00307ED7"/>
    <w:rsid w:val="00311CDF"/>
    <w:rsid w:val="0031229D"/>
    <w:rsid w:val="00314839"/>
    <w:rsid w:val="0031487B"/>
    <w:rsid w:val="00314F6C"/>
    <w:rsid w:val="00315B0D"/>
    <w:rsid w:val="00315B7C"/>
    <w:rsid w:val="00316C8E"/>
    <w:rsid w:val="0031704F"/>
    <w:rsid w:val="00320087"/>
    <w:rsid w:val="003202F1"/>
    <w:rsid w:val="00321B21"/>
    <w:rsid w:val="00322080"/>
    <w:rsid w:val="00322E91"/>
    <w:rsid w:val="00323184"/>
    <w:rsid w:val="0032318F"/>
    <w:rsid w:val="00323636"/>
    <w:rsid w:val="00323B08"/>
    <w:rsid w:val="00324298"/>
    <w:rsid w:val="0032519E"/>
    <w:rsid w:val="0032653D"/>
    <w:rsid w:val="003301D9"/>
    <w:rsid w:val="00330EBD"/>
    <w:rsid w:val="00331801"/>
    <w:rsid w:val="00331A14"/>
    <w:rsid w:val="003352CA"/>
    <w:rsid w:val="0033757E"/>
    <w:rsid w:val="003378E5"/>
    <w:rsid w:val="00340512"/>
    <w:rsid w:val="00340C13"/>
    <w:rsid w:val="003411A0"/>
    <w:rsid w:val="003421AE"/>
    <w:rsid w:val="00343D69"/>
    <w:rsid w:val="0034441B"/>
    <w:rsid w:val="00344D54"/>
    <w:rsid w:val="003464EC"/>
    <w:rsid w:val="003468C5"/>
    <w:rsid w:val="00346D61"/>
    <w:rsid w:val="00347286"/>
    <w:rsid w:val="00351E08"/>
    <w:rsid w:val="00352F44"/>
    <w:rsid w:val="003553FE"/>
    <w:rsid w:val="00355660"/>
    <w:rsid w:val="00355B82"/>
    <w:rsid w:val="00356A86"/>
    <w:rsid w:val="00356C13"/>
    <w:rsid w:val="00356CBD"/>
    <w:rsid w:val="00357195"/>
    <w:rsid w:val="00357735"/>
    <w:rsid w:val="00366B0B"/>
    <w:rsid w:val="003675B2"/>
    <w:rsid w:val="00367D90"/>
    <w:rsid w:val="00367E9D"/>
    <w:rsid w:val="00370630"/>
    <w:rsid w:val="00370DDC"/>
    <w:rsid w:val="0037134E"/>
    <w:rsid w:val="00372054"/>
    <w:rsid w:val="0037419B"/>
    <w:rsid w:val="00374A02"/>
    <w:rsid w:val="00374F62"/>
    <w:rsid w:val="00376FF2"/>
    <w:rsid w:val="00377964"/>
    <w:rsid w:val="00380874"/>
    <w:rsid w:val="00381521"/>
    <w:rsid w:val="003817A5"/>
    <w:rsid w:val="0038363D"/>
    <w:rsid w:val="00386FA9"/>
    <w:rsid w:val="00390619"/>
    <w:rsid w:val="00390A8F"/>
    <w:rsid w:val="00390AE2"/>
    <w:rsid w:val="00390C61"/>
    <w:rsid w:val="003922D7"/>
    <w:rsid w:val="00393B3A"/>
    <w:rsid w:val="00394F08"/>
    <w:rsid w:val="00395012"/>
    <w:rsid w:val="003952F4"/>
    <w:rsid w:val="0039659C"/>
    <w:rsid w:val="00396F4E"/>
    <w:rsid w:val="003A0118"/>
    <w:rsid w:val="003A159E"/>
    <w:rsid w:val="003A3FBF"/>
    <w:rsid w:val="003A6AF1"/>
    <w:rsid w:val="003A74CC"/>
    <w:rsid w:val="003B0D2E"/>
    <w:rsid w:val="003B2D17"/>
    <w:rsid w:val="003B4BE5"/>
    <w:rsid w:val="003B5835"/>
    <w:rsid w:val="003B64CE"/>
    <w:rsid w:val="003B738C"/>
    <w:rsid w:val="003B7816"/>
    <w:rsid w:val="003B7D0F"/>
    <w:rsid w:val="003C0B34"/>
    <w:rsid w:val="003C0E5F"/>
    <w:rsid w:val="003C2A2E"/>
    <w:rsid w:val="003C508A"/>
    <w:rsid w:val="003C5C7F"/>
    <w:rsid w:val="003C6A5B"/>
    <w:rsid w:val="003C6E8B"/>
    <w:rsid w:val="003C7234"/>
    <w:rsid w:val="003C7C49"/>
    <w:rsid w:val="003D0111"/>
    <w:rsid w:val="003D0130"/>
    <w:rsid w:val="003D0F73"/>
    <w:rsid w:val="003D3540"/>
    <w:rsid w:val="003D3A71"/>
    <w:rsid w:val="003D3D1F"/>
    <w:rsid w:val="003D4BB9"/>
    <w:rsid w:val="003D4D03"/>
    <w:rsid w:val="003D4EA2"/>
    <w:rsid w:val="003D50E5"/>
    <w:rsid w:val="003E0838"/>
    <w:rsid w:val="003E2798"/>
    <w:rsid w:val="003E318E"/>
    <w:rsid w:val="003E3764"/>
    <w:rsid w:val="003E3793"/>
    <w:rsid w:val="003E54F0"/>
    <w:rsid w:val="003F0CCC"/>
    <w:rsid w:val="003F2501"/>
    <w:rsid w:val="003F26C6"/>
    <w:rsid w:val="003F2F1D"/>
    <w:rsid w:val="003F34D9"/>
    <w:rsid w:val="003F399E"/>
    <w:rsid w:val="003F51DE"/>
    <w:rsid w:val="004003F7"/>
    <w:rsid w:val="00401465"/>
    <w:rsid w:val="00402ACA"/>
    <w:rsid w:val="00402FDE"/>
    <w:rsid w:val="00402FF9"/>
    <w:rsid w:val="0040426C"/>
    <w:rsid w:val="00405104"/>
    <w:rsid w:val="00405657"/>
    <w:rsid w:val="00407819"/>
    <w:rsid w:val="0041028C"/>
    <w:rsid w:val="004105D8"/>
    <w:rsid w:val="00411902"/>
    <w:rsid w:val="00411DF2"/>
    <w:rsid w:val="004129C0"/>
    <w:rsid w:val="0041362C"/>
    <w:rsid w:val="00414873"/>
    <w:rsid w:val="00414998"/>
    <w:rsid w:val="004149E0"/>
    <w:rsid w:val="00415B5B"/>
    <w:rsid w:val="00415F0B"/>
    <w:rsid w:val="00416287"/>
    <w:rsid w:val="00416C7C"/>
    <w:rsid w:val="00420570"/>
    <w:rsid w:val="00422D94"/>
    <w:rsid w:val="00422FE9"/>
    <w:rsid w:val="004236DB"/>
    <w:rsid w:val="0042412A"/>
    <w:rsid w:val="004253B9"/>
    <w:rsid w:val="0042577B"/>
    <w:rsid w:val="004265A8"/>
    <w:rsid w:val="00426BAD"/>
    <w:rsid w:val="0042736E"/>
    <w:rsid w:val="00427455"/>
    <w:rsid w:val="00427937"/>
    <w:rsid w:val="004279F8"/>
    <w:rsid w:val="004302ED"/>
    <w:rsid w:val="00430E66"/>
    <w:rsid w:val="00432BCC"/>
    <w:rsid w:val="00433A5A"/>
    <w:rsid w:val="00435284"/>
    <w:rsid w:val="00435E17"/>
    <w:rsid w:val="004373FB"/>
    <w:rsid w:val="00437D3A"/>
    <w:rsid w:val="0044029A"/>
    <w:rsid w:val="004408D0"/>
    <w:rsid w:val="00442ED1"/>
    <w:rsid w:val="00444EEA"/>
    <w:rsid w:val="00445782"/>
    <w:rsid w:val="00447CD3"/>
    <w:rsid w:val="004500AB"/>
    <w:rsid w:val="004516D4"/>
    <w:rsid w:val="00453054"/>
    <w:rsid w:val="004538ED"/>
    <w:rsid w:val="00453B37"/>
    <w:rsid w:val="004542CD"/>
    <w:rsid w:val="00454A1D"/>
    <w:rsid w:val="00456C30"/>
    <w:rsid w:val="004616DF"/>
    <w:rsid w:val="00461710"/>
    <w:rsid w:val="00466656"/>
    <w:rsid w:val="00466863"/>
    <w:rsid w:val="00470110"/>
    <w:rsid w:val="0047020F"/>
    <w:rsid w:val="0047042C"/>
    <w:rsid w:val="00470919"/>
    <w:rsid w:val="00471461"/>
    <w:rsid w:val="0047176B"/>
    <w:rsid w:val="00471A42"/>
    <w:rsid w:val="00472FC5"/>
    <w:rsid w:val="00473711"/>
    <w:rsid w:val="00474A5B"/>
    <w:rsid w:val="00477D42"/>
    <w:rsid w:val="00477FD3"/>
    <w:rsid w:val="00480193"/>
    <w:rsid w:val="00480931"/>
    <w:rsid w:val="00481924"/>
    <w:rsid w:val="00481BD5"/>
    <w:rsid w:val="004820C4"/>
    <w:rsid w:val="0048253C"/>
    <w:rsid w:val="00482FF7"/>
    <w:rsid w:val="00483048"/>
    <w:rsid w:val="00483783"/>
    <w:rsid w:val="00484BFF"/>
    <w:rsid w:val="0048637F"/>
    <w:rsid w:val="00487BED"/>
    <w:rsid w:val="00491AAC"/>
    <w:rsid w:val="00491EDA"/>
    <w:rsid w:val="00492154"/>
    <w:rsid w:val="0049513B"/>
    <w:rsid w:val="004966A6"/>
    <w:rsid w:val="00496D9B"/>
    <w:rsid w:val="00497453"/>
    <w:rsid w:val="00497A51"/>
    <w:rsid w:val="004A148C"/>
    <w:rsid w:val="004A183D"/>
    <w:rsid w:val="004A18C5"/>
    <w:rsid w:val="004A1D3A"/>
    <w:rsid w:val="004A39AE"/>
    <w:rsid w:val="004A4248"/>
    <w:rsid w:val="004A4CEE"/>
    <w:rsid w:val="004A593E"/>
    <w:rsid w:val="004A59F2"/>
    <w:rsid w:val="004A5ADD"/>
    <w:rsid w:val="004A61DC"/>
    <w:rsid w:val="004A6893"/>
    <w:rsid w:val="004A6C14"/>
    <w:rsid w:val="004A7805"/>
    <w:rsid w:val="004B04EC"/>
    <w:rsid w:val="004B07AA"/>
    <w:rsid w:val="004B14FF"/>
    <w:rsid w:val="004B22A8"/>
    <w:rsid w:val="004B380A"/>
    <w:rsid w:val="004B4722"/>
    <w:rsid w:val="004B4CE2"/>
    <w:rsid w:val="004B6EF1"/>
    <w:rsid w:val="004B7A50"/>
    <w:rsid w:val="004C05F0"/>
    <w:rsid w:val="004C08F4"/>
    <w:rsid w:val="004C2790"/>
    <w:rsid w:val="004C2E99"/>
    <w:rsid w:val="004C3B08"/>
    <w:rsid w:val="004C4FE6"/>
    <w:rsid w:val="004C525B"/>
    <w:rsid w:val="004C5A77"/>
    <w:rsid w:val="004C5BCF"/>
    <w:rsid w:val="004C6AD0"/>
    <w:rsid w:val="004D0BDC"/>
    <w:rsid w:val="004D1A00"/>
    <w:rsid w:val="004D1D75"/>
    <w:rsid w:val="004D2765"/>
    <w:rsid w:val="004D394B"/>
    <w:rsid w:val="004D4663"/>
    <w:rsid w:val="004D5C42"/>
    <w:rsid w:val="004D5E5C"/>
    <w:rsid w:val="004E1067"/>
    <w:rsid w:val="004E289A"/>
    <w:rsid w:val="004E2CD6"/>
    <w:rsid w:val="004E4AF7"/>
    <w:rsid w:val="004E4D31"/>
    <w:rsid w:val="004E5AA2"/>
    <w:rsid w:val="004E5DFF"/>
    <w:rsid w:val="004E66DB"/>
    <w:rsid w:val="004E717C"/>
    <w:rsid w:val="004F105F"/>
    <w:rsid w:val="004F130E"/>
    <w:rsid w:val="004F26A5"/>
    <w:rsid w:val="004F276B"/>
    <w:rsid w:val="004F2803"/>
    <w:rsid w:val="004F2E9E"/>
    <w:rsid w:val="004F3B88"/>
    <w:rsid w:val="004F519C"/>
    <w:rsid w:val="004F6514"/>
    <w:rsid w:val="00500924"/>
    <w:rsid w:val="00500E7B"/>
    <w:rsid w:val="00501194"/>
    <w:rsid w:val="00501273"/>
    <w:rsid w:val="00501599"/>
    <w:rsid w:val="00501710"/>
    <w:rsid w:val="00502EAC"/>
    <w:rsid w:val="005049C2"/>
    <w:rsid w:val="00504A67"/>
    <w:rsid w:val="00504C8F"/>
    <w:rsid w:val="00505E86"/>
    <w:rsid w:val="00505F35"/>
    <w:rsid w:val="00506478"/>
    <w:rsid w:val="005064B1"/>
    <w:rsid w:val="00507284"/>
    <w:rsid w:val="00507665"/>
    <w:rsid w:val="005104AD"/>
    <w:rsid w:val="00510CF8"/>
    <w:rsid w:val="00511D1A"/>
    <w:rsid w:val="00511E9A"/>
    <w:rsid w:val="005128DF"/>
    <w:rsid w:val="0051308B"/>
    <w:rsid w:val="00513E19"/>
    <w:rsid w:val="005149F5"/>
    <w:rsid w:val="00515C87"/>
    <w:rsid w:val="0051690E"/>
    <w:rsid w:val="0051739C"/>
    <w:rsid w:val="00520893"/>
    <w:rsid w:val="0052096A"/>
    <w:rsid w:val="0052204C"/>
    <w:rsid w:val="00522321"/>
    <w:rsid w:val="0052403A"/>
    <w:rsid w:val="00525EBE"/>
    <w:rsid w:val="00527690"/>
    <w:rsid w:val="00530DAD"/>
    <w:rsid w:val="00531B39"/>
    <w:rsid w:val="00532FAD"/>
    <w:rsid w:val="005344FF"/>
    <w:rsid w:val="00534F73"/>
    <w:rsid w:val="005369C3"/>
    <w:rsid w:val="00537590"/>
    <w:rsid w:val="0054047F"/>
    <w:rsid w:val="005405B7"/>
    <w:rsid w:val="00540AA6"/>
    <w:rsid w:val="00540BA4"/>
    <w:rsid w:val="00542885"/>
    <w:rsid w:val="00542943"/>
    <w:rsid w:val="00544BF0"/>
    <w:rsid w:val="00544D8B"/>
    <w:rsid w:val="00546B0D"/>
    <w:rsid w:val="00551101"/>
    <w:rsid w:val="00551937"/>
    <w:rsid w:val="00551B1E"/>
    <w:rsid w:val="00551CEF"/>
    <w:rsid w:val="00551FF1"/>
    <w:rsid w:val="00552259"/>
    <w:rsid w:val="00553274"/>
    <w:rsid w:val="005544D7"/>
    <w:rsid w:val="00555B64"/>
    <w:rsid w:val="00557630"/>
    <w:rsid w:val="0056028D"/>
    <w:rsid w:val="005607DB"/>
    <w:rsid w:val="005621F6"/>
    <w:rsid w:val="005632B6"/>
    <w:rsid w:val="00563C77"/>
    <w:rsid w:val="00563D32"/>
    <w:rsid w:val="005645AE"/>
    <w:rsid w:val="00566044"/>
    <w:rsid w:val="0056660F"/>
    <w:rsid w:val="005671C9"/>
    <w:rsid w:val="005678E7"/>
    <w:rsid w:val="00570EA7"/>
    <w:rsid w:val="005736B6"/>
    <w:rsid w:val="00574959"/>
    <w:rsid w:val="00574C4D"/>
    <w:rsid w:val="00574F84"/>
    <w:rsid w:val="00575D27"/>
    <w:rsid w:val="0058074B"/>
    <w:rsid w:val="005834A1"/>
    <w:rsid w:val="0058424D"/>
    <w:rsid w:val="00585500"/>
    <w:rsid w:val="00587607"/>
    <w:rsid w:val="005900D6"/>
    <w:rsid w:val="0059076E"/>
    <w:rsid w:val="00590E33"/>
    <w:rsid w:val="0059123F"/>
    <w:rsid w:val="005916DD"/>
    <w:rsid w:val="00591716"/>
    <w:rsid w:val="0059175B"/>
    <w:rsid w:val="00591F48"/>
    <w:rsid w:val="00593DE4"/>
    <w:rsid w:val="00594684"/>
    <w:rsid w:val="00595EDC"/>
    <w:rsid w:val="00596A24"/>
    <w:rsid w:val="00597CC3"/>
    <w:rsid w:val="005A14B8"/>
    <w:rsid w:val="005A23AA"/>
    <w:rsid w:val="005A24C9"/>
    <w:rsid w:val="005A256A"/>
    <w:rsid w:val="005A6DC8"/>
    <w:rsid w:val="005A7225"/>
    <w:rsid w:val="005A72B2"/>
    <w:rsid w:val="005B1162"/>
    <w:rsid w:val="005B17C4"/>
    <w:rsid w:val="005B1D62"/>
    <w:rsid w:val="005B2DB2"/>
    <w:rsid w:val="005B3BB7"/>
    <w:rsid w:val="005B445F"/>
    <w:rsid w:val="005B5A13"/>
    <w:rsid w:val="005B636D"/>
    <w:rsid w:val="005B65D9"/>
    <w:rsid w:val="005B6FDB"/>
    <w:rsid w:val="005B7F01"/>
    <w:rsid w:val="005C0213"/>
    <w:rsid w:val="005C0450"/>
    <w:rsid w:val="005C11A3"/>
    <w:rsid w:val="005C261D"/>
    <w:rsid w:val="005C2B8D"/>
    <w:rsid w:val="005C33E4"/>
    <w:rsid w:val="005C60AA"/>
    <w:rsid w:val="005C61F3"/>
    <w:rsid w:val="005D160F"/>
    <w:rsid w:val="005D3247"/>
    <w:rsid w:val="005D3546"/>
    <w:rsid w:val="005D3971"/>
    <w:rsid w:val="005D492C"/>
    <w:rsid w:val="005D4B63"/>
    <w:rsid w:val="005D691B"/>
    <w:rsid w:val="005D7271"/>
    <w:rsid w:val="005D7B7D"/>
    <w:rsid w:val="005D7DAD"/>
    <w:rsid w:val="005E0384"/>
    <w:rsid w:val="005E0394"/>
    <w:rsid w:val="005E0690"/>
    <w:rsid w:val="005E2107"/>
    <w:rsid w:val="005E25F5"/>
    <w:rsid w:val="005E2900"/>
    <w:rsid w:val="005E455D"/>
    <w:rsid w:val="005E49E8"/>
    <w:rsid w:val="005F0A7A"/>
    <w:rsid w:val="005F3A30"/>
    <w:rsid w:val="005F66E2"/>
    <w:rsid w:val="005F6CE0"/>
    <w:rsid w:val="005F76BD"/>
    <w:rsid w:val="00600E8B"/>
    <w:rsid w:val="006026A9"/>
    <w:rsid w:val="0060321B"/>
    <w:rsid w:val="00603AED"/>
    <w:rsid w:val="00604264"/>
    <w:rsid w:val="00604680"/>
    <w:rsid w:val="006062C6"/>
    <w:rsid w:val="006062DF"/>
    <w:rsid w:val="0061055A"/>
    <w:rsid w:val="00610E93"/>
    <w:rsid w:val="00612159"/>
    <w:rsid w:val="00612C75"/>
    <w:rsid w:val="006131FC"/>
    <w:rsid w:val="00613AEA"/>
    <w:rsid w:val="00614286"/>
    <w:rsid w:val="00614A70"/>
    <w:rsid w:val="00614C61"/>
    <w:rsid w:val="00614E09"/>
    <w:rsid w:val="00614F28"/>
    <w:rsid w:val="00615279"/>
    <w:rsid w:val="006202DD"/>
    <w:rsid w:val="006208F5"/>
    <w:rsid w:val="006211EF"/>
    <w:rsid w:val="00621A91"/>
    <w:rsid w:val="006225C4"/>
    <w:rsid w:val="0062404C"/>
    <w:rsid w:val="00626581"/>
    <w:rsid w:val="006275B1"/>
    <w:rsid w:val="00627F80"/>
    <w:rsid w:val="0063152A"/>
    <w:rsid w:val="0063158E"/>
    <w:rsid w:val="00631C7C"/>
    <w:rsid w:val="0063335B"/>
    <w:rsid w:val="00633477"/>
    <w:rsid w:val="00633F0A"/>
    <w:rsid w:val="006358E0"/>
    <w:rsid w:val="00636372"/>
    <w:rsid w:val="006379BC"/>
    <w:rsid w:val="006403CC"/>
    <w:rsid w:val="006424C2"/>
    <w:rsid w:val="00643225"/>
    <w:rsid w:val="00644E77"/>
    <w:rsid w:val="00646360"/>
    <w:rsid w:val="00651749"/>
    <w:rsid w:val="00651FE4"/>
    <w:rsid w:val="00652876"/>
    <w:rsid w:val="006548B1"/>
    <w:rsid w:val="00655D91"/>
    <w:rsid w:val="0065624E"/>
    <w:rsid w:val="00657ED9"/>
    <w:rsid w:val="00660377"/>
    <w:rsid w:val="006604D6"/>
    <w:rsid w:val="00661450"/>
    <w:rsid w:val="00661BD5"/>
    <w:rsid w:val="00662A36"/>
    <w:rsid w:val="006645E6"/>
    <w:rsid w:val="0066624B"/>
    <w:rsid w:val="0066673C"/>
    <w:rsid w:val="00670090"/>
    <w:rsid w:val="006716A5"/>
    <w:rsid w:val="00671796"/>
    <w:rsid w:val="006738AD"/>
    <w:rsid w:val="0067456C"/>
    <w:rsid w:val="00675799"/>
    <w:rsid w:val="00675BAB"/>
    <w:rsid w:val="006773AA"/>
    <w:rsid w:val="00677A0A"/>
    <w:rsid w:val="00677A84"/>
    <w:rsid w:val="006806E2"/>
    <w:rsid w:val="00680B49"/>
    <w:rsid w:val="00680C9F"/>
    <w:rsid w:val="006821A7"/>
    <w:rsid w:val="006834F6"/>
    <w:rsid w:val="0068421F"/>
    <w:rsid w:val="00684682"/>
    <w:rsid w:val="00684CEF"/>
    <w:rsid w:val="006861C5"/>
    <w:rsid w:val="00691CB6"/>
    <w:rsid w:val="0069300A"/>
    <w:rsid w:val="0069482E"/>
    <w:rsid w:val="00694A3A"/>
    <w:rsid w:val="0069567D"/>
    <w:rsid w:val="00697365"/>
    <w:rsid w:val="006977D6"/>
    <w:rsid w:val="006A0216"/>
    <w:rsid w:val="006A1153"/>
    <w:rsid w:val="006A2037"/>
    <w:rsid w:val="006A2890"/>
    <w:rsid w:val="006A2B58"/>
    <w:rsid w:val="006A4103"/>
    <w:rsid w:val="006A484A"/>
    <w:rsid w:val="006A54B6"/>
    <w:rsid w:val="006B0121"/>
    <w:rsid w:val="006B01EA"/>
    <w:rsid w:val="006B19A7"/>
    <w:rsid w:val="006B2382"/>
    <w:rsid w:val="006B3556"/>
    <w:rsid w:val="006B3581"/>
    <w:rsid w:val="006B3B26"/>
    <w:rsid w:val="006B3E3E"/>
    <w:rsid w:val="006B617C"/>
    <w:rsid w:val="006B6DEB"/>
    <w:rsid w:val="006C00F1"/>
    <w:rsid w:val="006C0708"/>
    <w:rsid w:val="006C0BEF"/>
    <w:rsid w:val="006C1CEA"/>
    <w:rsid w:val="006C3606"/>
    <w:rsid w:val="006C6D1E"/>
    <w:rsid w:val="006C76EF"/>
    <w:rsid w:val="006C7DEE"/>
    <w:rsid w:val="006C7FBB"/>
    <w:rsid w:val="006D19CC"/>
    <w:rsid w:val="006D3D6C"/>
    <w:rsid w:val="006D4157"/>
    <w:rsid w:val="006D4393"/>
    <w:rsid w:val="006D4472"/>
    <w:rsid w:val="006D54AC"/>
    <w:rsid w:val="006D60E5"/>
    <w:rsid w:val="006D6171"/>
    <w:rsid w:val="006E1DB6"/>
    <w:rsid w:val="006E2EAB"/>
    <w:rsid w:val="006E3CD9"/>
    <w:rsid w:val="006E6DB2"/>
    <w:rsid w:val="006E708D"/>
    <w:rsid w:val="006F144E"/>
    <w:rsid w:val="006F237C"/>
    <w:rsid w:val="006F35B6"/>
    <w:rsid w:val="006F5FBD"/>
    <w:rsid w:val="006F6389"/>
    <w:rsid w:val="00701405"/>
    <w:rsid w:val="00701C9A"/>
    <w:rsid w:val="00702C01"/>
    <w:rsid w:val="0070311A"/>
    <w:rsid w:val="007034E7"/>
    <w:rsid w:val="00703BDA"/>
    <w:rsid w:val="00703F69"/>
    <w:rsid w:val="00704666"/>
    <w:rsid w:val="00705260"/>
    <w:rsid w:val="007058F1"/>
    <w:rsid w:val="00705FF5"/>
    <w:rsid w:val="00706300"/>
    <w:rsid w:val="00706D0B"/>
    <w:rsid w:val="007073CA"/>
    <w:rsid w:val="00707537"/>
    <w:rsid w:val="007101BE"/>
    <w:rsid w:val="007107F1"/>
    <w:rsid w:val="007114BC"/>
    <w:rsid w:val="00713727"/>
    <w:rsid w:val="007143FF"/>
    <w:rsid w:val="00714868"/>
    <w:rsid w:val="00714C84"/>
    <w:rsid w:val="00717B11"/>
    <w:rsid w:val="00720AFD"/>
    <w:rsid w:val="00721330"/>
    <w:rsid w:val="0072271E"/>
    <w:rsid w:val="0072333A"/>
    <w:rsid w:val="00723734"/>
    <w:rsid w:val="007241F8"/>
    <w:rsid w:val="00725338"/>
    <w:rsid w:val="007261C0"/>
    <w:rsid w:val="0072710D"/>
    <w:rsid w:val="00727C97"/>
    <w:rsid w:val="007313C5"/>
    <w:rsid w:val="007314CE"/>
    <w:rsid w:val="00734D49"/>
    <w:rsid w:val="007352C8"/>
    <w:rsid w:val="00735315"/>
    <w:rsid w:val="00736FC4"/>
    <w:rsid w:val="0073756F"/>
    <w:rsid w:val="00737A3E"/>
    <w:rsid w:val="0074023B"/>
    <w:rsid w:val="00740B83"/>
    <w:rsid w:val="00740F2D"/>
    <w:rsid w:val="00740F48"/>
    <w:rsid w:val="00741891"/>
    <w:rsid w:val="00743816"/>
    <w:rsid w:val="00744504"/>
    <w:rsid w:val="00744A53"/>
    <w:rsid w:val="00744F29"/>
    <w:rsid w:val="00745EFC"/>
    <w:rsid w:val="0074611E"/>
    <w:rsid w:val="00750A9A"/>
    <w:rsid w:val="00751D0F"/>
    <w:rsid w:val="00752015"/>
    <w:rsid w:val="00752558"/>
    <w:rsid w:val="00752BF3"/>
    <w:rsid w:val="0075311E"/>
    <w:rsid w:val="00754ECF"/>
    <w:rsid w:val="00755B00"/>
    <w:rsid w:val="0075640B"/>
    <w:rsid w:val="007566FB"/>
    <w:rsid w:val="00757384"/>
    <w:rsid w:val="00757AA0"/>
    <w:rsid w:val="007600DE"/>
    <w:rsid w:val="007609A3"/>
    <w:rsid w:val="0076261D"/>
    <w:rsid w:val="00762E38"/>
    <w:rsid w:val="007649C2"/>
    <w:rsid w:val="007679D2"/>
    <w:rsid w:val="00767E8E"/>
    <w:rsid w:val="00772C91"/>
    <w:rsid w:val="00772DC3"/>
    <w:rsid w:val="007732F1"/>
    <w:rsid w:val="00773B82"/>
    <w:rsid w:val="00774796"/>
    <w:rsid w:val="007751C8"/>
    <w:rsid w:val="00775FD3"/>
    <w:rsid w:val="00776E30"/>
    <w:rsid w:val="0077790C"/>
    <w:rsid w:val="00781666"/>
    <w:rsid w:val="00781B51"/>
    <w:rsid w:val="007849EB"/>
    <w:rsid w:val="0078551F"/>
    <w:rsid w:val="00785D0C"/>
    <w:rsid w:val="00785EBC"/>
    <w:rsid w:val="00786778"/>
    <w:rsid w:val="00786F9B"/>
    <w:rsid w:val="00790C23"/>
    <w:rsid w:val="007916F1"/>
    <w:rsid w:val="0079230B"/>
    <w:rsid w:val="00792988"/>
    <w:rsid w:val="00792B06"/>
    <w:rsid w:val="00793CF4"/>
    <w:rsid w:val="00794958"/>
    <w:rsid w:val="0079594E"/>
    <w:rsid w:val="0079613E"/>
    <w:rsid w:val="00796A8E"/>
    <w:rsid w:val="007977E7"/>
    <w:rsid w:val="007A0F3C"/>
    <w:rsid w:val="007A103D"/>
    <w:rsid w:val="007A323E"/>
    <w:rsid w:val="007A3722"/>
    <w:rsid w:val="007A3C6E"/>
    <w:rsid w:val="007A67DF"/>
    <w:rsid w:val="007A791C"/>
    <w:rsid w:val="007B20B8"/>
    <w:rsid w:val="007B31D7"/>
    <w:rsid w:val="007B3530"/>
    <w:rsid w:val="007B4167"/>
    <w:rsid w:val="007B49A3"/>
    <w:rsid w:val="007B60F7"/>
    <w:rsid w:val="007C0C0C"/>
    <w:rsid w:val="007C3ECC"/>
    <w:rsid w:val="007C4070"/>
    <w:rsid w:val="007C4E12"/>
    <w:rsid w:val="007C52B6"/>
    <w:rsid w:val="007C5892"/>
    <w:rsid w:val="007C7917"/>
    <w:rsid w:val="007C7C8F"/>
    <w:rsid w:val="007C7C92"/>
    <w:rsid w:val="007C7E9C"/>
    <w:rsid w:val="007D0638"/>
    <w:rsid w:val="007D2625"/>
    <w:rsid w:val="007D2E49"/>
    <w:rsid w:val="007D5040"/>
    <w:rsid w:val="007D7490"/>
    <w:rsid w:val="007D7632"/>
    <w:rsid w:val="007D7807"/>
    <w:rsid w:val="007E1953"/>
    <w:rsid w:val="007E203E"/>
    <w:rsid w:val="007E3086"/>
    <w:rsid w:val="007E3A28"/>
    <w:rsid w:val="007E647F"/>
    <w:rsid w:val="007E75ED"/>
    <w:rsid w:val="007F096E"/>
    <w:rsid w:val="007F0AD7"/>
    <w:rsid w:val="007F0F28"/>
    <w:rsid w:val="007F1296"/>
    <w:rsid w:val="007F1B23"/>
    <w:rsid w:val="007F225C"/>
    <w:rsid w:val="007F2C36"/>
    <w:rsid w:val="007F2C46"/>
    <w:rsid w:val="007F3159"/>
    <w:rsid w:val="007F3335"/>
    <w:rsid w:val="007F418F"/>
    <w:rsid w:val="007F4841"/>
    <w:rsid w:val="007F4B89"/>
    <w:rsid w:val="007F4EC7"/>
    <w:rsid w:val="007F52D9"/>
    <w:rsid w:val="007F5FDF"/>
    <w:rsid w:val="007F6B7F"/>
    <w:rsid w:val="007F7E16"/>
    <w:rsid w:val="0080006E"/>
    <w:rsid w:val="008005D9"/>
    <w:rsid w:val="0080275B"/>
    <w:rsid w:val="00802AB6"/>
    <w:rsid w:val="00802AD8"/>
    <w:rsid w:val="00802BC8"/>
    <w:rsid w:val="00802DDB"/>
    <w:rsid w:val="00803EDC"/>
    <w:rsid w:val="0080406A"/>
    <w:rsid w:val="008052F9"/>
    <w:rsid w:val="008060D9"/>
    <w:rsid w:val="00806350"/>
    <w:rsid w:val="00812331"/>
    <w:rsid w:val="00815355"/>
    <w:rsid w:val="008163A3"/>
    <w:rsid w:val="00816BC9"/>
    <w:rsid w:val="00817537"/>
    <w:rsid w:val="008177F6"/>
    <w:rsid w:val="00817E44"/>
    <w:rsid w:val="00817F43"/>
    <w:rsid w:val="00817F70"/>
    <w:rsid w:val="008211BE"/>
    <w:rsid w:val="0082123E"/>
    <w:rsid w:val="008212A3"/>
    <w:rsid w:val="00821935"/>
    <w:rsid w:val="00821C36"/>
    <w:rsid w:val="00823834"/>
    <w:rsid w:val="008246FB"/>
    <w:rsid w:val="0082494A"/>
    <w:rsid w:val="0082517A"/>
    <w:rsid w:val="008260F8"/>
    <w:rsid w:val="00827EF5"/>
    <w:rsid w:val="00830951"/>
    <w:rsid w:val="008317D2"/>
    <w:rsid w:val="008317ED"/>
    <w:rsid w:val="0083317E"/>
    <w:rsid w:val="008336C4"/>
    <w:rsid w:val="00833716"/>
    <w:rsid w:val="00836C5F"/>
    <w:rsid w:val="00836E05"/>
    <w:rsid w:val="0083766B"/>
    <w:rsid w:val="008377BF"/>
    <w:rsid w:val="00837D08"/>
    <w:rsid w:val="0084194F"/>
    <w:rsid w:val="00841C4A"/>
    <w:rsid w:val="0084209A"/>
    <w:rsid w:val="00842E8E"/>
    <w:rsid w:val="00843324"/>
    <w:rsid w:val="008445EA"/>
    <w:rsid w:val="0084476A"/>
    <w:rsid w:val="00845F76"/>
    <w:rsid w:val="00846B94"/>
    <w:rsid w:val="00847417"/>
    <w:rsid w:val="00847757"/>
    <w:rsid w:val="00847E99"/>
    <w:rsid w:val="00850B0C"/>
    <w:rsid w:val="00851372"/>
    <w:rsid w:val="00852DAC"/>
    <w:rsid w:val="00854EB0"/>
    <w:rsid w:val="00856F30"/>
    <w:rsid w:val="00857DD0"/>
    <w:rsid w:val="00857EEC"/>
    <w:rsid w:val="008603C9"/>
    <w:rsid w:val="00860A9B"/>
    <w:rsid w:val="008615EE"/>
    <w:rsid w:val="0086261A"/>
    <w:rsid w:val="00864741"/>
    <w:rsid w:val="0086513B"/>
    <w:rsid w:val="008656C4"/>
    <w:rsid w:val="008657E8"/>
    <w:rsid w:val="00865C34"/>
    <w:rsid w:val="00866D3F"/>
    <w:rsid w:val="008705B7"/>
    <w:rsid w:val="008729B0"/>
    <w:rsid w:val="00872D5B"/>
    <w:rsid w:val="008730EF"/>
    <w:rsid w:val="00873276"/>
    <w:rsid w:val="00873612"/>
    <w:rsid w:val="00873A47"/>
    <w:rsid w:val="008773AD"/>
    <w:rsid w:val="00877525"/>
    <w:rsid w:val="008805CD"/>
    <w:rsid w:val="008806D4"/>
    <w:rsid w:val="0088133A"/>
    <w:rsid w:val="00881955"/>
    <w:rsid w:val="008822D7"/>
    <w:rsid w:val="00882633"/>
    <w:rsid w:val="0088325C"/>
    <w:rsid w:val="008842EE"/>
    <w:rsid w:val="00884D4C"/>
    <w:rsid w:val="00885B74"/>
    <w:rsid w:val="0088663A"/>
    <w:rsid w:val="0089043F"/>
    <w:rsid w:val="0089117A"/>
    <w:rsid w:val="00891298"/>
    <w:rsid w:val="008914FC"/>
    <w:rsid w:val="00892366"/>
    <w:rsid w:val="008929F6"/>
    <w:rsid w:val="00893219"/>
    <w:rsid w:val="008936FC"/>
    <w:rsid w:val="008942F3"/>
    <w:rsid w:val="008958EC"/>
    <w:rsid w:val="00897C1C"/>
    <w:rsid w:val="008A05C5"/>
    <w:rsid w:val="008A0AA7"/>
    <w:rsid w:val="008A111C"/>
    <w:rsid w:val="008A2868"/>
    <w:rsid w:val="008A504B"/>
    <w:rsid w:val="008A51C1"/>
    <w:rsid w:val="008A558B"/>
    <w:rsid w:val="008A5A77"/>
    <w:rsid w:val="008A7393"/>
    <w:rsid w:val="008A7C3A"/>
    <w:rsid w:val="008B1C4E"/>
    <w:rsid w:val="008B354A"/>
    <w:rsid w:val="008B3914"/>
    <w:rsid w:val="008B42A6"/>
    <w:rsid w:val="008B4FDB"/>
    <w:rsid w:val="008B5E30"/>
    <w:rsid w:val="008B63A0"/>
    <w:rsid w:val="008C3787"/>
    <w:rsid w:val="008C5827"/>
    <w:rsid w:val="008C5925"/>
    <w:rsid w:val="008C6A66"/>
    <w:rsid w:val="008C720E"/>
    <w:rsid w:val="008C7415"/>
    <w:rsid w:val="008D05FA"/>
    <w:rsid w:val="008D15D4"/>
    <w:rsid w:val="008D4F93"/>
    <w:rsid w:val="008D53CA"/>
    <w:rsid w:val="008D5844"/>
    <w:rsid w:val="008D5E6A"/>
    <w:rsid w:val="008E18D1"/>
    <w:rsid w:val="008E1A36"/>
    <w:rsid w:val="008E68C9"/>
    <w:rsid w:val="008E78D8"/>
    <w:rsid w:val="008E7DDC"/>
    <w:rsid w:val="008F0A4A"/>
    <w:rsid w:val="008F1DC1"/>
    <w:rsid w:val="008F279D"/>
    <w:rsid w:val="008F2F1F"/>
    <w:rsid w:val="008F4241"/>
    <w:rsid w:val="008F4268"/>
    <w:rsid w:val="008F42A3"/>
    <w:rsid w:val="008F4C05"/>
    <w:rsid w:val="008F513D"/>
    <w:rsid w:val="008F566E"/>
    <w:rsid w:val="008F6BFF"/>
    <w:rsid w:val="008F6DEF"/>
    <w:rsid w:val="008F7CEE"/>
    <w:rsid w:val="00900AB4"/>
    <w:rsid w:val="00901119"/>
    <w:rsid w:val="00902130"/>
    <w:rsid w:val="00902659"/>
    <w:rsid w:val="0090277F"/>
    <w:rsid w:val="00902C64"/>
    <w:rsid w:val="00905041"/>
    <w:rsid w:val="00905D7A"/>
    <w:rsid w:val="00906904"/>
    <w:rsid w:val="00910674"/>
    <w:rsid w:val="00910AC9"/>
    <w:rsid w:val="0091151C"/>
    <w:rsid w:val="0091161A"/>
    <w:rsid w:val="009122A7"/>
    <w:rsid w:val="00912B8D"/>
    <w:rsid w:val="00914B61"/>
    <w:rsid w:val="00915BB7"/>
    <w:rsid w:val="00916B59"/>
    <w:rsid w:val="00917142"/>
    <w:rsid w:val="00920048"/>
    <w:rsid w:val="00920969"/>
    <w:rsid w:val="00920A32"/>
    <w:rsid w:val="00923D46"/>
    <w:rsid w:val="009275F3"/>
    <w:rsid w:val="0093111E"/>
    <w:rsid w:val="00932226"/>
    <w:rsid w:val="00933040"/>
    <w:rsid w:val="00934EAF"/>
    <w:rsid w:val="0093569A"/>
    <w:rsid w:val="00935A51"/>
    <w:rsid w:val="00936E1A"/>
    <w:rsid w:val="009376D0"/>
    <w:rsid w:val="00937F07"/>
    <w:rsid w:val="00942132"/>
    <w:rsid w:val="00943EC7"/>
    <w:rsid w:val="0094547E"/>
    <w:rsid w:val="00946CBC"/>
    <w:rsid w:val="0094725D"/>
    <w:rsid w:val="009515B1"/>
    <w:rsid w:val="009517DC"/>
    <w:rsid w:val="00951C9E"/>
    <w:rsid w:val="00951F23"/>
    <w:rsid w:val="00952428"/>
    <w:rsid w:val="00952597"/>
    <w:rsid w:val="00952C29"/>
    <w:rsid w:val="00952F00"/>
    <w:rsid w:val="00955BB9"/>
    <w:rsid w:val="0095704B"/>
    <w:rsid w:val="00960578"/>
    <w:rsid w:val="009605B1"/>
    <w:rsid w:val="00962AC4"/>
    <w:rsid w:val="009645D0"/>
    <w:rsid w:val="00964F5B"/>
    <w:rsid w:val="009651C8"/>
    <w:rsid w:val="00965521"/>
    <w:rsid w:val="00966906"/>
    <w:rsid w:val="00966984"/>
    <w:rsid w:val="009669A4"/>
    <w:rsid w:val="00966ACD"/>
    <w:rsid w:val="0097228D"/>
    <w:rsid w:val="00972304"/>
    <w:rsid w:val="009738AD"/>
    <w:rsid w:val="009772EC"/>
    <w:rsid w:val="009775DB"/>
    <w:rsid w:val="00977731"/>
    <w:rsid w:val="00980CDE"/>
    <w:rsid w:val="009813AF"/>
    <w:rsid w:val="009825AE"/>
    <w:rsid w:val="00982764"/>
    <w:rsid w:val="00983486"/>
    <w:rsid w:val="0098378D"/>
    <w:rsid w:val="009837B7"/>
    <w:rsid w:val="00983C0F"/>
    <w:rsid w:val="009843B3"/>
    <w:rsid w:val="00984517"/>
    <w:rsid w:val="009846D4"/>
    <w:rsid w:val="009855C7"/>
    <w:rsid w:val="009870E8"/>
    <w:rsid w:val="00987122"/>
    <w:rsid w:val="009874BF"/>
    <w:rsid w:val="00990EAF"/>
    <w:rsid w:val="00991E11"/>
    <w:rsid w:val="00992257"/>
    <w:rsid w:val="009922A8"/>
    <w:rsid w:val="009939FE"/>
    <w:rsid w:val="0099555A"/>
    <w:rsid w:val="0099614A"/>
    <w:rsid w:val="009975B6"/>
    <w:rsid w:val="0099794A"/>
    <w:rsid w:val="00997B3E"/>
    <w:rsid w:val="009A00E5"/>
    <w:rsid w:val="009A0833"/>
    <w:rsid w:val="009A0DAE"/>
    <w:rsid w:val="009A14EE"/>
    <w:rsid w:val="009A1A46"/>
    <w:rsid w:val="009A3438"/>
    <w:rsid w:val="009A5042"/>
    <w:rsid w:val="009A5ED4"/>
    <w:rsid w:val="009A72DF"/>
    <w:rsid w:val="009B2178"/>
    <w:rsid w:val="009B245C"/>
    <w:rsid w:val="009B3295"/>
    <w:rsid w:val="009B3525"/>
    <w:rsid w:val="009B3F18"/>
    <w:rsid w:val="009B4211"/>
    <w:rsid w:val="009B72DB"/>
    <w:rsid w:val="009B77A8"/>
    <w:rsid w:val="009C18A0"/>
    <w:rsid w:val="009C1DCE"/>
    <w:rsid w:val="009C300D"/>
    <w:rsid w:val="009C3822"/>
    <w:rsid w:val="009C3943"/>
    <w:rsid w:val="009C540A"/>
    <w:rsid w:val="009C7047"/>
    <w:rsid w:val="009D0D4F"/>
    <w:rsid w:val="009D1553"/>
    <w:rsid w:val="009D2138"/>
    <w:rsid w:val="009D2EA9"/>
    <w:rsid w:val="009D3C0B"/>
    <w:rsid w:val="009D4CD2"/>
    <w:rsid w:val="009D530C"/>
    <w:rsid w:val="009D56E3"/>
    <w:rsid w:val="009D6518"/>
    <w:rsid w:val="009D6823"/>
    <w:rsid w:val="009D6C80"/>
    <w:rsid w:val="009D7EF6"/>
    <w:rsid w:val="009E1F8B"/>
    <w:rsid w:val="009E2874"/>
    <w:rsid w:val="009E2BB6"/>
    <w:rsid w:val="009E2C78"/>
    <w:rsid w:val="009E2D53"/>
    <w:rsid w:val="009E3F17"/>
    <w:rsid w:val="009E4172"/>
    <w:rsid w:val="009E4E41"/>
    <w:rsid w:val="009E575F"/>
    <w:rsid w:val="009E6470"/>
    <w:rsid w:val="009E6FB6"/>
    <w:rsid w:val="009E7F66"/>
    <w:rsid w:val="009F0A25"/>
    <w:rsid w:val="009F0E59"/>
    <w:rsid w:val="009F434F"/>
    <w:rsid w:val="009F511C"/>
    <w:rsid w:val="009F5152"/>
    <w:rsid w:val="009F6DAB"/>
    <w:rsid w:val="009F76BF"/>
    <w:rsid w:val="009F7C4D"/>
    <w:rsid w:val="009F7F14"/>
    <w:rsid w:val="00A02A13"/>
    <w:rsid w:val="00A04043"/>
    <w:rsid w:val="00A045D9"/>
    <w:rsid w:val="00A05855"/>
    <w:rsid w:val="00A07F1A"/>
    <w:rsid w:val="00A102FD"/>
    <w:rsid w:val="00A119CD"/>
    <w:rsid w:val="00A123AA"/>
    <w:rsid w:val="00A13DDF"/>
    <w:rsid w:val="00A1539F"/>
    <w:rsid w:val="00A153A2"/>
    <w:rsid w:val="00A15FF8"/>
    <w:rsid w:val="00A16202"/>
    <w:rsid w:val="00A1678E"/>
    <w:rsid w:val="00A17514"/>
    <w:rsid w:val="00A1792E"/>
    <w:rsid w:val="00A20E7C"/>
    <w:rsid w:val="00A20F89"/>
    <w:rsid w:val="00A22FAF"/>
    <w:rsid w:val="00A2313A"/>
    <w:rsid w:val="00A2320B"/>
    <w:rsid w:val="00A24B61"/>
    <w:rsid w:val="00A256EC"/>
    <w:rsid w:val="00A26DC6"/>
    <w:rsid w:val="00A2737C"/>
    <w:rsid w:val="00A30ECE"/>
    <w:rsid w:val="00A324A2"/>
    <w:rsid w:val="00A33B87"/>
    <w:rsid w:val="00A36406"/>
    <w:rsid w:val="00A36B48"/>
    <w:rsid w:val="00A41A77"/>
    <w:rsid w:val="00A41D98"/>
    <w:rsid w:val="00A41DAB"/>
    <w:rsid w:val="00A4330F"/>
    <w:rsid w:val="00A43619"/>
    <w:rsid w:val="00A457E4"/>
    <w:rsid w:val="00A45BE4"/>
    <w:rsid w:val="00A47048"/>
    <w:rsid w:val="00A50E46"/>
    <w:rsid w:val="00A53288"/>
    <w:rsid w:val="00A55356"/>
    <w:rsid w:val="00A55486"/>
    <w:rsid w:val="00A612A0"/>
    <w:rsid w:val="00A61EC7"/>
    <w:rsid w:val="00A627CC"/>
    <w:rsid w:val="00A62D47"/>
    <w:rsid w:val="00A630C2"/>
    <w:rsid w:val="00A64F43"/>
    <w:rsid w:val="00A65675"/>
    <w:rsid w:val="00A65BE1"/>
    <w:rsid w:val="00A66E7A"/>
    <w:rsid w:val="00A6756F"/>
    <w:rsid w:val="00A67D5E"/>
    <w:rsid w:val="00A7152B"/>
    <w:rsid w:val="00A71ED7"/>
    <w:rsid w:val="00A7293D"/>
    <w:rsid w:val="00A73C41"/>
    <w:rsid w:val="00A74AD0"/>
    <w:rsid w:val="00A74AE7"/>
    <w:rsid w:val="00A75488"/>
    <w:rsid w:val="00A762D0"/>
    <w:rsid w:val="00A8218D"/>
    <w:rsid w:val="00A82357"/>
    <w:rsid w:val="00A83B15"/>
    <w:rsid w:val="00A83E25"/>
    <w:rsid w:val="00A85A94"/>
    <w:rsid w:val="00A85EB0"/>
    <w:rsid w:val="00A90057"/>
    <w:rsid w:val="00A91858"/>
    <w:rsid w:val="00A92CB4"/>
    <w:rsid w:val="00A93801"/>
    <w:rsid w:val="00A9387B"/>
    <w:rsid w:val="00A93CCE"/>
    <w:rsid w:val="00A94398"/>
    <w:rsid w:val="00A953AA"/>
    <w:rsid w:val="00A95D13"/>
    <w:rsid w:val="00A960C0"/>
    <w:rsid w:val="00A973A0"/>
    <w:rsid w:val="00AA0D38"/>
    <w:rsid w:val="00AA3AA1"/>
    <w:rsid w:val="00AA3FA6"/>
    <w:rsid w:val="00AA4E47"/>
    <w:rsid w:val="00AA4FCB"/>
    <w:rsid w:val="00AA50F6"/>
    <w:rsid w:val="00AA5504"/>
    <w:rsid w:val="00AB006E"/>
    <w:rsid w:val="00AB234A"/>
    <w:rsid w:val="00AB4082"/>
    <w:rsid w:val="00AB40F9"/>
    <w:rsid w:val="00AB4839"/>
    <w:rsid w:val="00AB4E11"/>
    <w:rsid w:val="00AB58E9"/>
    <w:rsid w:val="00AB5AED"/>
    <w:rsid w:val="00AB6595"/>
    <w:rsid w:val="00AC043A"/>
    <w:rsid w:val="00AC0F81"/>
    <w:rsid w:val="00AC1B89"/>
    <w:rsid w:val="00AC3111"/>
    <w:rsid w:val="00AC36AF"/>
    <w:rsid w:val="00AC3FDF"/>
    <w:rsid w:val="00AC4BC4"/>
    <w:rsid w:val="00AC4CAB"/>
    <w:rsid w:val="00AC57B6"/>
    <w:rsid w:val="00AC62CD"/>
    <w:rsid w:val="00AD2530"/>
    <w:rsid w:val="00AD3039"/>
    <w:rsid w:val="00AD30EB"/>
    <w:rsid w:val="00AD58C5"/>
    <w:rsid w:val="00AD58E7"/>
    <w:rsid w:val="00AD5E6E"/>
    <w:rsid w:val="00AD67FE"/>
    <w:rsid w:val="00AD6D9B"/>
    <w:rsid w:val="00AD732E"/>
    <w:rsid w:val="00AD7AA2"/>
    <w:rsid w:val="00AD7B3D"/>
    <w:rsid w:val="00AE1C8D"/>
    <w:rsid w:val="00AE228D"/>
    <w:rsid w:val="00AE3542"/>
    <w:rsid w:val="00AE3B2F"/>
    <w:rsid w:val="00AE4463"/>
    <w:rsid w:val="00AE5743"/>
    <w:rsid w:val="00AE6759"/>
    <w:rsid w:val="00AE743F"/>
    <w:rsid w:val="00AE77F1"/>
    <w:rsid w:val="00AF00D9"/>
    <w:rsid w:val="00AF08D2"/>
    <w:rsid w:val="00AF0D5D"/>
    <w:rsid w:val="00AF16AD"/>
    <w:rsid w:val="00AF2549"/>
    <w:rsid w:val="00AF2637"/>
    <w:rsid w:val="00AF3655"/>
    <w:rsid w:val="00AF4492"/>
    <w:rsid w:val="00AF54B3"/>
    <w:rsid w:val="00AF56F6"/>
    <w:rsid w:val="00AF5963"/>
    <w:rsid w:val="00AF5E44"/>
    <w:rsid w:val="00AF675D"/>
    <w:rsid w:val="00AF6C60"/>
    <w:rsid w:val="00AF6FA3"/>
    <w:rsid w:val="00AF7169"/>
    <w:rsid w:val="00B028BA"/>
    <w:rsid w:val="00B034D3"/>
    <w:rsid w:val="00B0381E"/>
    <w:rsid w:val="00B03A30"/>
    <w:rsid w:val="00B045CA"/>
    <w:rsid w:val="00B04E7E"/>
    <w:rsid w:val="00B06353"/>
    <w:rsid w:val="00B06798"/>
    <w:rsid w:val="00B13C13"/>
    <w:rsid w:val="00B141E6"/>
    <w:rsid w:val="00B144C2"/>
    <w:rsid w:val="00B1478A"/>
    <w:rsid w:val="00B14D53"/>
    <w:rsid w:val="00B1707A"/>
    <w:rsid w:val="00B17121"/>
    <w:rsid w:val="00B17735"/>
    <w:rsid w:val="00B17739"/>
    <w:rsid w:val="00B21A39"/>
    <w:rsid w:val="00B2258C"/>
    <w:rsid w:val="00B2403C"/>
    <w:rsid w:val="00B2434F"/>
    <w:rsid w:val="00B24926"/>
    <w:rsid w:val="00B25B2E"/>
    <w:rsid w:val="00B265ED"/>
    <w:rsid w:val="00B3026A"/>
    <w:rsid w:val="00B314DE"/>
    <w:rsid w:val="00B31951"/>
    <w:rsid w:val="00B33D0D"/>
    <w:rsid w:val="00B34874"/>
    <w:rsid w:val="00B3494B"/>
    <w:rsid w:val="00B34AC5"/>
    <w:rsid w:val="00B35F7C"/>
    <w:rsid w:val="00B3726A"/>
    <w:rsid w:val="00B37A68"/>
    <w:rsid w:val="00B37B3C"/>
    <w:rsid w:val="00B41765"/>
    <w:rsid w:val="00B41A01"/>
    <w:rsid w:val="00B424CC"/>
    <w:rsid w:val="00B426B0"/>
    <w:rsid w:val="00B44C23"/>
    <w:rsid w:val="00B45E27"/>
    <w:rsid w:val="00B46FFE"/>
    <w:rsid w:val="00B47557"/>
    <w:rsid w:val="00B47DAC"/>
    <w:rsid w:val="00B50357"/>
    <w:rsid w:val="00B50E48"/>
    <w:rsid w:val="00B50E70"/>
    <w:rsid w:val="00B5165A"/>
    <w:rsid w:val="00B523C5"/>
    <w:rsid w:val="00B54038"/>
    <w:rsid w:val="00B56E62"/>
    <w:rsid w:val="00B602AC"/>
    <w:rsid w:val="00B60A85"/>
    <w:rsid w:val="00B61C27"/>
    <w:rsid w:val="00B61CE6"/>
    <w:rsid w:val="00B62142"/>
    <w:rsid w:val="00B62A62"/>
    <w:rsid w:val="00B62DCA"/>
    <w:rsid w:val="00B64BEC"/>
    <w:rsid w:val="00B64E7F"/>
    <w:rsid w:val="00B664EB"/>
    <w:rsid w:val="00B6687C"/>
    <w:rsid w:val="00B669EE"/>
    <w:rsid w:val="00B70595"/>
    <w:rsid w:val="00B71038"/>
    <w:rsid w:val="00B732C2"/>
    <w:rsid w:val="00B74182"/>
    <w:rsid w:val="00B74F18"/>
    <w:rsid w:val="00B7628E"/>
    <w:rsid w:val="00B767C2"/>
    <w:rsid w:val="00B769C8"/>
    <w:rsid w:val="00B76B17"/>
    <w:rsid w:val="00B77E7F"/>
    <w:rsid w:val="00B80205"/>
    <w:rsid w:val="00B80B86"/>
    <w:rsid w:val="00B81D08"/>
    <w:rsid w:val="00B844A8"/>
    <w:rsid w:val="00B848A9"/>
    <w:rsid w:val="00B9090F"/>
    <w:rsid w:val="00B91755"/>
    <w:rsid w:val="00B91790"/>
    <w:rsid w:val="00B92B3B"/>
    <w:rsid w:val="00B941D6"/>
    <w:rsid w:val="00B9557F"/>
    <w:rsid w:val="00B96500"/>
    <w:rsid w:val="00B97FF1"/>
    <w:rsid w:val="00BA09C0"/>
    <w:rsid w:val="00BA2A30"/>
    <w:rsid w:val="00BA2B32"/>
    <w:rsid w:val="00BA396C"/>
    <w:rsid w:val="00BA4937"/>
    <w:rsid w:val="00BA5C54"/>
    <w:rsid w:val="00BB02F6"/>
    <w:rsid w:val="00BB1F4E"/>
    <w:rsid w:val="00BB25A4"/>
    <w:rsid w:val="00BB305E"/>
    <w:rsid w:val="00BB4B44"/>
    <w:rsid w:val="00BB672D"/>
    <w:rsid w:val="00BB7739"/>
    <w:rsid w:val="00BB7AD3"/>
    <w:rsid w:val="00BB7BEC"/>
    <w:rsid w:val="00BB7F5D"/>
    <w:rsid w:val="00BC001E"/>
    <w:rsid w:val="00BC0F4A"/>
    <w:rsid w:val="00BC1BF5"/>
    <w:rsid w:val="00BC5A92"/>
    <w:rsid w:val="00BC743E"/>
    <w:rsid w:val="00BD1F73"/>
    <w:rsid w:val="00BD2E87"/>
    <w:rsid w:val="00BD2EBE"/>
    <w:rsid w:val="00BD5D2A"/>
    <w:rsid w:val="00BD705E"/>
    <w:rsid w:val="00BD775A"/>
    <w:rsid w:val="00BD7968"/>
    <w:rsid w:val="00BE0123"/>
    <w:rsid w:val="00BE01DC"/>
    <w:rsid w:val="00BE0D56"/>
    <w:rsid w:val="00BE16EB"/>
    <w:rsid w:val="00BE23D2"/>
    <w:rsid w:val="00BE270E"/>
    <w:rsid w:val="00BE49DE"/>
    <w:rsid w:val="00BE5BA7"/>
    <w:rsid w:val="00BE5CC7"/>
    <w:rsid w:val="00BE6CFE"/>
    <w:rsid w:val="00BF0DF8"/>
    <w:rsid w:val="00BF2371"/>
    <w:rsid w:val="00BF264C"/>
    <w:rsid w:val="00BF276A"/>
    <w:rsid w:val="00BF3107"/>
    <w:rsid w:val="00BF5D2A"/>
    <w:rsid w:val="00BF6F09"/>
    <w:rsid w:val="00C02302"/>
    <w:rsid w:val="00C03C3A"/>
    <w:rsid w:val="00C0549A"/>
    <w:rsid w:val="00C057D1"/>
    <w:rsid w:val="00C07B5A"/>
    <w:rsid w:val="00C106B2"/>
    <w:rsid w:val="00C10907"/>
    <w:rsid w:val="00C10A6A"/>
    <w:rsid w:val="00C10C88"/>
    <w:rsid w:val="00C11F5F"/>
    <w:rsid w:val="00C12603"/>
    <w:rsid w:val="00C130B0"/>
    <w:rsid w:val="00C14146"/>
    <w:rsid w:val="00C145E9"/>
    <w:rsid w:val="00C14C0C"/>
    <w:rsid w:val="00C150DD"/>
    <w:rsid w:val="00C15825"/>
    <w:rsid w:val="00C22AB3"/>
    <w:rsid w:val="00C2443D"/>
    <w:rsid w:val="00C24DB5"/>
    <w:rsid w:val="00C25095"/>
    <w:rsid w:val="00C25927"/>
    <w:rsid w:val="00C26597"/>
    <w:rsid w:val="00C274E7"/>
    <w:rsid w:val="00C276FF"/>
    <w:rsid w:val="00C278F3"/>
    <w:rsid w:val="00C3042C"/>
    <w:rsid w:val="00C30F6E"/>
    <w:rsid w:val="00C32568"/>
    <w:rsid w:val="00C326B5"/>
    <w:rsid w:val="00C3270C"/>
    <w:rsid w:val="00C32B56"/>
    <w:rsid w:val="00C33040"/>
    <w:rsid w:val="00C334AA"/>
    <w:rsid w:val="00C33F0B"/>
    <w:rsid w:val="00C34CD1"/>
    <w:rsid w:val="00C37653"/>
    <w:rsid w:val="00C4170E"/>
    <w:rsid w:val="00C4369C"/>
    <w:rsid w:val="00C4635B"/>
    <w:rsid w:val="00C5291E"/>
    <w:rsid w:val="00C533C8"/>
    <w:rsid w:val="00C53445"/>
    <w:rsid w:val="00C537C7"/>
    <w:rsid w:val="00C53A2D"/>
    <w:rsid w:val="00C53AFB"/>
    <w:rsid w:val="00C53FD0"/>
    <w:rsid w:val="00C544E8"/>
    <w:rsid w:val="00C547AD"/>
    <w:rsid w:val="00C54B4B"/>
    <w:rsid w:val="00C56275"/>
    <w:rsid w:val="00C6016B"/>
    <w:rsid w:val="00C614DD"/>
    <w:rsid w:val="00C63EDD"/>
    <w:rsid w:val="00C65F2D"/>
    <w:rsid w:val="00C66322"/>
    <w:rsid w:val="00C664DC"/>
    <w:rsid w:val="00C66AF0"/>
    <w:rsid w:val="00C6701E"/>
    <w:rsid w:val="00C709F2"/>
    <w:rsid w:val="00C71EA1"/>
    <w:rsid w:val="00C72584"/>
    <w:rsid w:val="00C7274E"/>
    <w:rsid w:val="00C7296A"/>
    <w:rsid w:val="00C72AF1"/>
    <w:rsid w:val="00C72E2C"/>
    <w:rsid w:val="00C75988"/>
    <w:rsid w:val="00C7633B"/>
    <w:rsid w:val="00C76630"/>
    <w:rsid w:val="00C7748A"/>
    <w:rsid w:val="00C77865"/>
    <w:rsid w:val="00C80145"/>
    <w:rsid w:val="00C805AD"/>
    <w:rsid w:val="00C806F1"/>
    <w:rsid w:val="00C80F7B"/>
    <w:rsid w:val="00C82BF1"/>
    <w:rsid w:val="00C85E4F"/>
    <w:rsid w:val="00C85EA2"/>
    <w:rsid w:val="00C85F20"/>
    <w:rsid w:val="00C867F8"/>
    <w:rsid w:val="00C90997"/>
    <w:rsid w:val="00C90AF6"/>
    <w:rsid w:val="00C90B64"/>
    <w:rsid w:val="00C912B3"/>
    <w:rsid w:val="00C9171F"/>
    <w:rsid w:val="00C9194C"/>
    <w:rsid w:val="00C93590"/>
    <w:rsid w:val="00C94A2D"/>
    <w:rsid w:val="00C95D63"/>
    <w:rsid w:val="00C95E88"/>
    <w:rsid w:val="00C962A8"/>
    <w:rsid w:val="00C964BC"/>
    <w:rsid w:val="00C9754D"/>
    <w:rsid w:val="00C979F3"/>
    <w:rsid w:val="00CA2027"/>
    <w:rsid w:val="00CA377A"/>
    <w:rsid w:val="00CA4B77"/>
    <w:rsid w:val="00CA62D5"/>
    <w:rsid w:val="00CB0903"/>
    <w:rsid w:val="00CB167E"/>
    <w:rsid w:val="00CB388F"/>
    <w:rsid w:val="00CB3944"/>
    <w:rsid w:val="00CB5A3D"/>
    <w:rsid w:val="00CB5A3F"/>
    <w:rsid w:val="00CB6319"/>
    <w:rsid w:val="00CB69B1"/>
    <w:rsid w:val="00CC008B"/>
    <w:rsid w:val="00CC05A2"/>
    <w:rsid w:val="00CC060F"/>
    <w:rsid w:val="00CC0BB9"/>
    <w:rsid w:val="00CC0F73"/>
    <w:rsid w:val="00CC133B"/>
    <w:rsid w:val="00CC3BF2"/>
    <w:rsid w:val="00CC457D"/>
    <w:rsid w:val="00CC6F0E"/>
    <w:rsid w:val="00CC76F4"/>
    <w:rsid w:val="00CD0316"/>
    <w:rsid w:val="00CD1B50"/>
    <w:rsid w:val="00CD20DF"/>
    <w:rsid w:val="00CD231B"/>
    <w:rsid w:val="00CD33B9"/>
    <w:rsid w:val="00CD3B25"/>
    <w:rsid w:val="00CD41AD"/>
    <w:rsid w:val="00CD5568"/>
    <w:rsid w:val="00CD59BE"/>
    <w:rsid w:val="00CD71EB"/>
    <w:rsid w:val="00CD7542"/>
    <w:rsid w:val="00CD7F61"/>
    <w:rsid w:val="00CE1306"/>
    <w:rsid w:val="00CE2CB1"/>
    <w:rsid w:val="00CE3253"/>
    <w:rsid w:val="00CF2850"/>
    <w:rsid w:val="00CF4E35"/>
    <w:rsid w:val="00CF5662"/>
    <w:rsid w:val="00CF5926"/>
    <w:rsid w:val="00CF68C1"/>
    <w:rsid w:val="00CF7F9A"/>
    <w:rsid w:val="00D00789"/>
    <w:rsid w:val="00D0223F"/>
    <w:rsid w:val="00D027CB"/>
    <w:rsid w:val="00D035A2"/>
    <w:rsid w:val="00D0399D"/>
    <w:rsid w:val="00D04347"/>
    <w:rsid w:val="00D04358"/>
    <w:rsid w:val="00D04FA1"/>
    <w:rsid w:val="00D0686E"/>
    <w:rsid w:val="00D074C0"/>
    <w:rsid w:val="00D10374"/>
    <w:rsid w:val="00D103F7"/>
    <w:rsid w:val="00D10D7E"/>
    <w:rsid w:val="00D119F1"/>
    <w:rsid w:val="00D146A1"/>
    <w:rsid w:val="00D14F33"/>
    <w:rsid w:val="00D157F3"/>
    <w:rsid w:val="00D15B58"/>
    <w:rsid w:val="00D16AC3"/>
    <w:rsid w:val="00D20C04"/>
    <w:rsid w:val="00D21208"/>
    <w:rsid w:val="00D21DEE"/>
    <w:rsid w:val="00D22AB0"/>
    <w:rsid w:val="00D239A8"/>
    <w:rsid w:val="00D255EC"/>
    <w:rsid w:val="00D25856"/>
    <w:rsid w:val="00D25E9E"/>
    <w:rsid w:val="00D260F1"/>
    <w:rsid w:val="00D262BC"/>
    <w:rsid w:val="00D265F8"/>
    <w:rsid w:val="00D275B8"/>
    <w:rsid w:val="00D2763C"/>
    <w:rsid w:val="00D314FD"/>
    <w:rsid w:val="00D323D6"/>
    <w:rsid w:val="00D325B7"/>
    <w:rsid w:val="00D35A81"/>
    <w:rsid w:val="00D35AF6"/>
    <w:rsid w:val="00D35E9B"/>
    <w:rsid w:val="00D36B44"/>
    <w:rsid w:val="00D41951"/>
    <w:rsid w:val="00D43D2D"/>
    <w:rsid w:val="00D4693B"/>
    <w:rsid w:val="00D4742A"/>
    <w:rsid w:val="00D47526"/>
    <w:rsid w:val="00D5199F"/>
    <w:rsid w:val="00D5429E"/>
    <w:rsid w:val="00D55475"/>
    <w:rsid w:val="00D600A1"/>
    <w:rsid w:val="00D60112"/>
    <w:rsid w:val="00D61612"/>
    <w:rsid w:val="00D63AE9"/>
    <w:rsid w:val="00D716A3"/>
    <w:rsid w:val="00D72BCA"/>
    <w:rsid w:val="00D73747"/>
    <w:rsid w:val="00D74205"/>
    <w:rsid w:val="00D75215"/>
    <w:rsid w:val="00D76235"/>
    <w:rsid w:val="00D76909"/>
    <w:rsid w:val="00D77428"/>
    <w:rsid w:val="00D77E8C"/>
    <w:rsid w:val="00D8016B"/>
    <w:rsid w:val="00D80951"/>
    <w:rsid w:val="00D81CB2"/>
    <w:rsid w:val="00D82CC6"/>
    <w:rsid w:val="00D83AB8"/>
    <w:rsid w:val="00D8590C"/>
    <w:rsid w:val="00D86B3F"/>
    <w:rsid w:val="00D86E1D"/>
    <w:rsid w:val="00D87815"/>
    <w:rsid w:val="00D9094F"/>
    <w:rsid w:val="00D93178"/>
    <w:rsid w:val="00D93931"/>
    <w:rsid w:val="00D93C63"/>
    <w:rsid w:val="00D94BA0"/>
    <w:rsid w:val="00D950FD"/>
    <w:rsid w:val="00D952CE"/>
    <w:rsid w:val="00D95348"/>
    <w:rsid w:val="00D963A8"/>
    <w:rsid w:val="00D971D8"/>
    <w:rsid w:val="00D974AD"/>
    <w:rsid w:val="00DA084F"/>
    <w:rsid w:val="00DA0C1F"/>
    <w:rsid w:val="00DA1660"/>
    <w:rsid w:val="00DA1A83"/>
    <w:rsid w:val="00DA4678"/>
    <w:rsid w:val="00DA4EBB"/>
    <w:rsid w:val="00DA5DDC"/>
    <w:rsid w:val="00DA68DA"/>
    <w:rsid w:val="00DB12A1"/>
    <w:rsid w:val="00DB2417"/>
    <w:rsid w:val="00DB464D"/>
    <w:rsid w:val="00DB4E50"/>
    <w:rsid w:val="00DB69C7"/>
    <w:rsid w:val="00DB70CE"/>
    <w:rsid w:val="00DC10B5"/>
    <w:rsid w:val="00DC29AA"/>
    <w:rsid w:val="00DC2E87"/>
    <w:rsid w:val="00DC38C3"/>
    <w:rsid w:val="00DC454A"/>
    <w:rsid w:val="00DC4924"/>
    <w:rsid w:val="00DC5D5D"/>
    <w:rsid w:val="00DC5E9C"/>
    <w:rsid w:val="00DC68C1"/>
    <w:rsid w:val="00DC7EFE"/>
    <w:rsid w:val="00DD0C74"/>
    <w:rsid w:val="00DD0E3F"/>
    <w:rsid w:val="00DD0FC1"/>
    <w:rsid w:val="00DD16F0"/>
    <w:rsid w:val="00DD172D"/>
    <w:rsid w:val="00DD3079"/>
    <w:rsid w:val="00DD332F"/>
    <w:rsid w:val="00DD4A54"/>
    <w:rsid w:val="00DD5EA9"/>
    <w:rsid w:val="00DD6032"/>
    <w:rsid w:val="00DD6362"/>
    <w:rsid w:val="00DE0891"/>
    <w:rsid w:val="00DE1D22"/>
    <w:rsid w:val="00DE38E8"/>
    <w:rsid w:val="00DE41EA"/>
    <w:rsid w:val="00DE4F91"/>
    <w:rsid w:val="00DF0AA5"/>
    <w:rsid w:val="00DF1766"/>
    <w:rsid w:val="00DF2B65"/>
    <w:rsid w:val="00DF3008"/>
    <w:rsid w:val="00DF44BA"/>
    <w:rsid w:val="00DF55FA"/>
    <w:rsid w:val="00DF5D93"/>
    <w:rsid w:val="00DF6F1D"/>
    <w:rsid w:val="00DF7056"/>
    <w:rsid w:val="00DF72C4"/>
    <w:rsid w:val="00DF7317"/>
    <w:rsid w:val="00DF7621"/>
    <w:rsid w:val="00E02E30"/>
    <w:rsid w:val="00E039CC"/>
    <w:rsid w:val="00E04128"/>
    <w:rsid w:val="00E04462"/>
    <w:rsid w:val="00E075BC"/>
    <w:rsid w:val="00E07A17"/>
    <w:rsid w:val="00E07B6C"/>
    <w:rsid w:val="00E10D69"/>
    <w:rsid w:val="00E10E54"/>
    <w:rsid w:val="00E11AAD"/>
    <w:rsid w:val="00E1423F"/>
    <w:rsid w:val="00E14BED"/>
    <w:rsid w:val="00E1615D"/>
    <w:rsid w:val="00E224CB"/>
    <w:rsid w:val="00E23003"/>
    <w:rsid w:val="00E23F4B"/>
    <w:rsid w:val="00E25E69"/>
    <w:rsid w:val="00E277CB"/>
    <w:rsid w:val="00E27C2E"/>
    <w:rsid w:val="00E3475E"/>
    <w:rsid w:val="00E347AB"/>
    <w:rsid w:val="00E34C5C"/>
    <w:rsid w:val="00E354BF"/>
    <w:rsid w:val="00E369B8"/>
    <w:rsid w:val="00E404F2"/>
    <w:rsid w:val="00E4055A"/>
    <w:rsid w:val="00E40E25"/>
    <w:rsid w:val="00E41F3A"/>
    <w:rsid w:val="00E42A20"/>
    <w:rsid w:val="00E4329C"/>
    <w:rsid w:val="00E45F59"/>
    <w:rsid w:val="00E462FA"/>
    <w:rsid w:val="00E46A13"/>
    <w:rsid w:val="00E4704C"/>
    <w:rsid w:val="00E47675"/>
    <w:rsid w:val="00E47813"/>
    <w:rsid w:val="00E524BC"/>
    <w:rsid w:val="00E53792"/>
    <w:rsid w:val="00E53D76"/>
    <w:rsid w:val="00E5463D"/>
    <w:rsid w:val="00E549C8"/>
    <w:rsid w:val="00E60609"/>
    <w:rsid w:val="00E606F0"/>
    <w:rsid w:val="00E61D00"/>
    <w:rsid w:val="00E626BB"/>
    <w:rsid w:val="00E63480"/>
    <w:rsid w:val="00E6355E"/>
    <w:rsid w:val="00E64225"/>
    <w:rsid w:val="00E64541"/>
    <w:rsid w:val="00E657FA"/>
    <w:rsid w:val="00E670A0"/>
    <w:rsid w:val="00E70FD0"/>
    <w:rsid w:val="00E7112E"/>
    <w:rsid w:val="00E71BF7"/>
    <w:rsid w:val="00E71E95"/>
    <w:rsid w:val="00E71F3E"/>
    <w:rsid w:val="00E71F9C"/>
    <w:rsid w:val="00E722CC"/>
    <w:rsid w:val="00E72B44"/>
    <w:rsid w:val="00E72C85"/>
    <w:rsid w:val="00E74C29"/>
    <w:rsid w:val="00E755C6"/>
    <w:rsid w:val="00E76984"/>
    <w:rsid w:val="00E76FCA"/>
    <w:rsid w:val="00E80FD9"/>
    <w:rsid w:val="00E81228"/>
    <w:rsid w:val="00E819C0"/>
    <w:rsid w:val="00E81FE7"/>
    <w:rsid w:val="00E82A50"/>
    <w:rsid w:val="00E82ABA"/>
    <w:rsid w:val="00E85259"/>
    <w:rsid w:val="00E859DF"/>
    <w:rsid w:val="00E87531"/>
    <w:rsid w:val="00E876CF"/>
    <w:rsid w:val="00E8798F"/>
    <w:rsid w:val="00E90305"/>
    <w:rsid w:val="00E90962"/>
    <w:rsid w:val="00E910EA"/>
    <w:rsid w:val="00E92464"/>
    <w:rsid w:val="00E92DFA"/>
    <w:rsid w:val="00E94A52"/>
    <w:rsid w:val="00E95844"/>
    <w:rsid w:val="00E962C0"/>
    <w:rsid w:val="00E9760E"/>
    <w:rsid w:val="00EA2C60"/>
    <w:rsid w:val="00EA2C6E"/>
    <w:rsid w:val="00EA2E23"/>
    <w:rsid w:val="00EA3440"/>
    <w:rsid w:val="00EA3DBA"/>
    <w:rsid w:val="00EA4985"/>
    <w:rsid w:val="00EA4FC8"/>
    <w:rsid w:val="00EA536D"/>
    <w:rsid w:val="00EA570A"/>
    <w:rsid w:val="00EA5741"/>
    <w:rsid w:val="00EA73D5"/>
    <w:rsid w:val="00EA7615"/>
    <w:rsid w:val="00EB1386"/>
    <w:rsid w:val="00EB30A7"/>
    <w:rsid w:val="00EB3653"/>
    <w:rsid w:val="00EB3C67"/>
    <w:rsid w:val="00EB408B"/>
    <w:rsid w:val="00EB4AF7"/>
    <w:rsid w:val="00EB53D6"/>
    <w:rsid w:val="00EB5974"/>
    <w:rsid w:val="00EB7487"/>
    <w:rsid w:val="00EC0104"/>
    <w:rsid w:val="00EC0A13"/>
    <w:rsid w:val="00EC10A6"/>
    <w:rsid w:val="00EC1B52"/>
    <w:rsid w:val="00EC2F15"/>
    <w:rsid w:val="00EC3E1A"/>
    <w:rsid w:val="00EC5843"/>
    <w:rsid w:val="00EC615F"/>
    <w:rsid w:val="00EC6714"/>
    <w:rsid w:val="00EC77C5"/>
    <w:rsid w:val="00ED21DD"/>
    <w:rsid w:val="00ED30B9"/>
    <w:rsid w:val="00ED63DB"/>
    <w:rsid w:val="00ED6451"/>
    <w:rsid w:val="00ED71F0"/>
    <w:rsid w:val="00ED721E"/>
    <w:rsid w:val="00EE15FC"/>
    <w:rsid w:val="00EE2257"/>
    <w:rsid w:val="00EE2A56"/>
    <w:rsid w:val="00EE49A5"/>
    <w:rsid w:val="00EE6123"/>
    <w:rsid w:val="00EE646F"/>
    <w:rsid w:val="00EE6C57"/>
    <w:rsid w:val="00EE7ECD"/>
    <w:rsid w:val="00EE7F7B"/>
    <w:rsid w:val="00EF0A9F"/>
    <w:rsid w:val="00EF16D6"/>
    <w:rsid w:val="00EF321A"/>
    <w:rsid w:val="00EF42ED"/>
    <w:rsid w:val="00EF43BC"/>
    <w:rsid w:val="00EF4D57"/>
    <w:rsid w:val="00EF650B"/>
    <w:rsid w:val="00EF7767"/>
    <w:rsid w:val="00F00E3A"/>
    <w:rsid w:val="00F01B61"/>
    <w:rsid w:val="00F02909"/>
    <w:rsid w:val="00F029EF"/>
    <w:rsid w:val="00F03CD9"/>
    <w:rsid w:val="00F0426D"/>
    <w:rsid w:val="00F05C83"/>
    <w:rsid w:val="00F05DEE"/>
    <w:rsid w:val="00F0681C"/>
    <w:rsid w:val="00F06C77"/>
    <w:rsid w:val="00F073F3"/>
    <w:rsid w:val="00F1124D"/>
    <w:rsid w:val="00F12D5C"/>
    <w:rsid w:val="00F12D90"/>
    <w:rsid w:val="00F12DA9"/>
    <w:rsid w:val="00F13540"/>
    <w:rsid w:val="00F14559"/>
    <w:rsid w:val="00F15DBD"/>
    <w:rsid w:val="00F15EED"/>
    <w:rsid w:val="00F172FE"/>
    <w:rsid w:val="00F204DB"/>
    <w:rsid w:val="00F20CCC"/>
    <w:rsid w:val="00F20CF9"/>
    <w:rsid w:val="00F225DF"/>
    <w:rsid w:val="00F22970"/>
    <w:rsid w:val="00F22A68"/>
    <w:rsid w:val="00F23C81"/>
    <w:rsid w:val="00F244D7"/>
    <w:rsid w:val="00F259FF"/>
    <w:rsid w:val="00F25D97"/>
    <w:rsid w:val="00F2640B"/>
    <w:rsid w:val="00F3039C"/>
    <w:rsid w:val="00F31B48"/>
    <w:rsid w:val="00F32CA4"/>
    <w:rsid w:val="00F33D15"/>
    <w:rsid w:val="00F344DE"/>
    <w:rsid w:val="00F34B36"/>
    <w:rsid w:val="00F34CF9"/>
    <w:rsid w:val="00F35F10"/>
    <w:rsid w:val="00F36A59"/>
    <w:rsid w:val="00F36D79"/>
    <w:rsid w:val="00F372A7"/>
    <w:rsid w:val="00F41486"/>
    <w:rsid w:val="00F42C87"/>
    <w:rsid w:val="00F42FBE"/>
    <w:rsid w:val="00F440CA"/>
    <w:rsid w:val="00F44287"/>
    <w:rsid w:val="00F45B38"/>
    <w:rsid w:val="00F4799A"/>
    <w:rsid w:val="00F50096"/>
    <w:rsid w:val="00F5025D"/>
    <w:rsid w:val="00F52DE2"/>
    <w:rsid w:val="00F53C65"/>
    <w:rsid w:val="00F5414B"/>
    <w:rsid w:val="00F54320"/>
    <w:rsid w:val="00F56C2C"/>
    <w:rsid w:val="00F57A39"/>
    <w:rsid w:val="00F60EAE"/>
    <w:rsid w:val="00F62793"/>
    <w:rsid w:val="00F642DB"/>
    <w:rsid w:val="00F67702"/>
    <w:rsid w:val="00F706FB"/>
    <w:rsid w:val="00F71033"/>
    <w:rsid w:val="00F71946"/>
    <w:rsid w:val="00F71EA2"/>
    <w:rsid w:val="00F72DD3"/>
    <w:rsid w:val="00F74265"/>
    <w:rsid w:val="00F74498"/>
    <w:rsid w:val="00F75C3B"/>
    <w:rsid w:val="00F76323"/>
    <w:rsid w:val="00F76721"/>
    <w:rsid w:val="00F7698F"/>
    <w:rsid w:val="00F76CBD"/>
    <w:rsid w:val="00F76F18"/>
    <w:rsid w:val="00F774E2"/>
    <w:rsid w:val="00F776A0"/>
    <w:rsid w:val="00F809B2"/>
    <w:rsid w:val="00F80ECA"/>
    <w:rsid w:val="00F8257F"/>
    <w:rsid w:val="00F82DAA"/>
    <w:rsid w:val="00F82E80"/>
    <w:rsid w:val="00F843F6"/>
    <w:rsid w:val="00F85629"/>
    <w:rsid w:val="00F863E0"/>
    <w:rsid w:val="00F900E3"/>
    <w:rsid w:val="00F93EF8"/>
    <w:rsid w:val="00F95410"/>
    <w:rsid w:val="00F95BBF"/>
    <w:rsid w:val="00F95F53"/>
    <w:rsid w:val="00F97714"/>
    <w:rsid w:val="00F97D4C"/>
    <w:rsid w:val="00FA08C1"/>
    <w:rsid w:val="00FA1CC0"/>
    <w:rsid w:val="00FA223B"/>
    <w:rsid w:val="00FA2F9E"/>
    <w:rsid w:val="00FA43B4"/>
    <w:rsid w:val="00FA4B10"/>
    <w:rsid w:val="00FA4BE3"/>
    <w:rsid w:val="00FA6E51"/>
    <w:rsid w:val="00FA73C9"/>
    <w:rsid w:val="00FA7772"/>
    <w:rsid w:val="00FB0EBF"/>
    <w:rsid w:val="00FB1951"/>
    <w:rsid w:val="00FB1A29"/>
    <w:rsid w:val="00FB1E9A"/>
    <w:rsid w:val="00FB3065"/>
    <w:rsid w:val="00FB45C6"/>
    <w:rsid w:val="00FB5438"/>
    <w:rsid w:val="00FB7169"/>
    <w:rsid w:val="00FC1055"/>
    <w:rsid w:val="00FC17C3"/>
    <w:rsid w:val="00FC207E"/>
    <w:rsid w:val="00FC309E"/>
    <w:rsid w:val="00FC32B9"/>
    <w:rsid w:val="00FC49E5"/>
    <w:rsid w:val="00FC5178"/>
    <w:rsid w:val="00FC6AAB"/>
    <w:rsid w:val="00FC7670"/>
    <w:rsid w:val="00FC7782"/>
    <w:rsid w:val="00FD0936"/>
    <w:rsid w:val="00FD0C64"/>
    <w:rsid w:val="00FD2F99"/>
    <w:rsid w:val="00FD418D"/>
    <w:rsid w:val="00FD6CDA"/>
    <w:rsid w:val="00FD75DB"/>
    <w:rsid w:val="00FD77AC"/>
    <w:rsid w:val="00FE0830"/>
    <w:rsid w:val="00FE0B84"/>
    <w:rsid w:val="00FE1E56"/>
    <w:rsid w:val="00FE26C3"/>
    <w:rsid w:val="00FE3AA1"/>
    <w:rsid w:val="00FE43F4"/>
    <w:rsid w:val="00FE4968"/>
    <w:rsid w:val="00FF0F27"/>
    <w:rsid w:val="00FF2323"/>
    <w:rsid w:val="00FF2747"/>
    <w:rsid w:val="00FF34BE"/>
    <w:rsid w:val="00FF4D85"/>
    <w:rsid w:val="00FF6CCE"/>
    <w:rsid w:val="00FF7755"/>
    <w:rsid w:val="00FF7DA8"/>
    <w:rsid w:val="021D4A68"/>
    <w:rsid w:val="05531AF0"/>
    <w:rsid w:val="0A943F32"/>
    <w:rsid w:val="29B2086A"/>
    <w:rsid w:val="33620AB7"/>
    <w:rsid w:val="5D312211"/>
    <w:rsid w:val="7187048F"/>
    <w:rsid w:val="71FF828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9"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nhideWhenUsed="0" w:uiPriority="0" w:semiHidden="0" w:name="footnote text"/>
    <w:lsdException w:qFormat="1" w:uiPriority="0" w:semiHidden="0" w:name="annotation text"/>
    <w:lsdException w:qFormat="1" w:unhideWhenUsed="0" w:uiPriority="0" w:semiHidden="0" w:name="header"/>
    <w:lsdException w:qFormat="1" w:unhideWhenUsed="0" w:uiPriority="0" w:semiHidden="0" w:name="footer"/>
    <w:lsdException w:uiPriority="99" w:name="index heading"/>
    <w:lsdException w:qFormat="1" w:unhideWhenUsed="0" w:uiPriority="0" w:semiHidden="0" w:name="caption"/>
    <w:lsdException w:qFormat="1" w:unhideWhenUsed="0" w:uiPriority="0" w:semiHidden="0" w:name="table of figures"/>
    <w:lsdException w:uiPriority="99" w:name="envelope address"/>
    <w:lsdException w:uiPriority="99" w:name="envelope return"/>
    <w:lsdException w:qFormat="1" w:unhideWhenUsed="0" w:uiPriority="0" w:semiHidden="0"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nhideWhenUsed="0" w:uiPriority="0" w:semiHidden="0" w:name="List Bullet"/>
    <w:lsdException w:uiPriority="99" w:name="List Number"/>
    <w:lsdException w:qFormat="1" w:unhideWhenUsed="0" w:uiPriority="0" w:semiHidden="0" w:name="List 2"/>
    <w:lsdException w:uiPriority="99" w:name="List 3"/>
    <w:lsdException w:qFormat="1" w:unhideWhenUsed="0" w:uiPriority="0" w:semiHidden="0" w:name="List 4"/>
    <w:lsdException w:uiPriority="99" w:name="List 5"/>
    <w:lsdException w:uiPriority="99" w:name="List Bullet 2"/>
    <w:lsdException w:qFormat="1" w:unhideWhenUsed="0" w:uiPriority="0" w:semiHidden="0"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iPriority="99"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qFormat="1" w:unhideWhenUsed="0" w:uiPriority="0" w:semiHidden="0"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99"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iPriority="99" w:semiHidden="0"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jc w:val="both"/>
    </w:pPr>
    <w:rPr>
      <w:rFonts w:ascii="Book Antiqua" w:hAnsi="Book Antiqua" w:eastAsia="宋体" w:cs="Times New Roman"/>
      <w:lang w:val="en-US" w:eastAsia="zh-CN" w:bidi="ar-SA"/>
    </w:rPr>
  </w:style>
  <w:style w:type="paragraph" w:styleId="2">
    <w:name w:val="heading 1"/>
    <w:basedOn w:val="1"/>
    <w:next w:val="1"/>
    <w:link w:val="57"/>
    <w:qFormat/>
    <w:uiPriority w:val="0"/>
    <w:pPr>
      <w:keepNext/>
      <w:keepLines/>
      <w:numPr>
        <w:ilvl w:val="0"/>
        <w:numId w:val="1"/>
      </w:numPr>
      <w:spacing w:before="340" w:after="330" w:line="576" w:lineRule="auto"/>
      <w:outlineLvl w:val="0"/>
    </w:pPr>
    <w:rPr>
      <w:b/>
      <w:bCs/>
      <w:kern w:val="44"/>
      <w:sz w:val="44"/>
      <w:szCs w:val="44"/>
    </w:rPr>
  </w:style>
  <w:style w:type="paragraph" w:styleId="3">
    <w:name w:val="heading 2"/>
    <w:basedOn w:val="1"/>
    <w:next w:val="1"/>
    <w:link w:val="58"/>
    <w:qFormat/>
    <w:uiPriority w:val="0"/>
    <w:pPr>
      <w:keepNext/>
      <w:keepLines/>
      <w:numPr>
        <w:ilvl w:val="1"/>
        <w:numId w:val="2"/>
      </w:numPr>
      <w:spacing w:before="260" w:after="260" w:line="413" w:lineRule="auto"/>
      <w:outlineLvl w:val="1"/>
    </w:pPr>
    <w:rPr>
      <w:rFonts w:ascii="Arial" w:hAnsi="Arial"/>
      <w:b/>
      <w:bCs/>
      <w:sz w:val="32"/>
      <w:szCs w:val="32"/>
    </w:rPr>
  </w:style>
  <w:style w:type="paragraph" w:styleId="4">
    <w:name w:val="heading 3"/>
    <w:basedOn w:val="1"/>
    <w:next w:val="1"/>
    <w:link w:val="59"/>
    <w:qFormat/>
    <w:uiPriority w:val="0"/>
    <w:pPr>
      <w:keepNext/>
      <w:keepLines/>
      <w:numPr>
        <w:ilvl w:val="2"/>
        <w:numId w:val="2"/>
      </w:numPr>
      <w:spacing w:before="260" w:after="260" w:line="360" w:lineRule="auto"/>
      <w:outlineLvl w:val="2"/>
    </w:pPr>
    <w:rPr>
      <w:rFonts w:ascii="Arial" w:hAnsi="Arial"/>
      <w:b/>
      <w:bCs/>
      <w:sz w:val="30"/>
      <w:szCs w:val="30"/>
    </w:rPr>
  </w:style>
  <w:style w:type="paragraph" w:styleId="5">
    <w:name w:val="heading 4"/>
    <w:basedOn w:val="1"/>
    <w:next w:val="6"/>
    <w:link w:val="61"/>
    <w:qFormat/>
    <w:uiPriority w:val="9"/>
    <w:pPr>
      <w:keepNext/>
      <w:keepLines/>
      <w:numPr>
        <w:ilvl w:val="3"/>
        <w:numId w:val="2"/>
      </w:numPr>
      <w:spacing w:before="60" w:line="288" w:lineRule="auto"/>
      <w:jc w:val="left"/>
      <w:outlineLvl w:val="3"/>
    </w:pPr>
    <w:rPr>
      <w:rFonts w:ascii="Arial" w:hAnsi="Arial"/>
      <w:b/>
      <w:bCs/>
      <w:spacing w:val="5"/>
      <w:kern w:val="20"/>
      <w:sz w:val="28"/>
      <w:szCs w:val="28"/>
    </w:rPr>
  </w:style>
  <w:style w:type="paragraph" w:styleId="7">
    <w:name w:val="heading 5"/>
    <w:basedOn w:val="1"/>
    <w:next w:val="1"/>
    <w:link w:val="62"/>
    <w:qFormat/>
    <w:uiPriority w:val="0"/>
    <w:pPr>
      <w:keepNext/>
      <w:keepLines/>
      <w:numPr>
        <w:ilvl w:val="4"/>
        <w:numId w:val="2"/>
      </w:numPr>
      <w:spacing w:before="280" w:after="290" w:line="372" w:lineRule="auto"/>
      <w:outlineLvl w:val="4"/>
    </w:pPr>
    <w:rPr>
      <w:rFonts w:ascii="Arial" w:hAnsi="Arial"/>
      <w:b/>
      <w:bCs/>
      <w:sz w:val="24"/>
      <w:szCs w:val="24"/>
    </w:rPr>
  </w:style>
  <w:style w:type="paragraph" w:styleId="8">
    <w:name w:val="heading 6"/>
    <w:basedOn w:val="1"/>
    <w:next w:val="6"/>
    <w:link w:val="63"/>
    <w:qFormat/>
    <w:uiPriority w:val="0"/>
    <w:pPr>
      <w:keepNext/>
      <w:keepLines/>
      <w:tabs>
        <w:tab w:val="left" w:pos="851"/>
      </w:tabs>
      <w:spacing w:line="360" w:lineRule="auto"/>
      <w:jc w:val="left"/>
      <w:outlineLvl w:val="5"/>
    </w:pPr>
    <w:rPr>
      <w:spacing w:val="5"/>
      <w:kern w:val="20"/>
      <w:sz w:val="24"/>
      <w:szCs w:val="24"/>
    </w:rPr>
  </w:style>
  <w:style w:type="paragraph" w:styleId="9">
    <w:name w:val="heading 7"/>
    <w:basedOn w:val="1"/>
    <w:next w:val="6"/>
    <w:link w:val="64"/>
    <w:qFormat/>
    <w:uiPriority w:val="0"/>
    <w:pPr>
      <w:keepNext/>
      <w:keepLines/>
      <w:spacing w:line="360" w:lineRule="auto"/>
      <w:jc w:val="left"/>
      <w:outlineLvl w:val="6"/>
    </w:pPr>
    <w:rPr>
      <w:smallCaps/>
      <w:kern w:val="20"/>
      <w:sz w:val="24"/>
    </w:rPr>
  </w:style>
  <w:style w:type="paragraph" w:styleId="10">
    <w:name w:val="heading 8"/>
    <w:basedOn w:val="1"/>
    <w:next w:val="6"/>
    <w:link w:val="65"/>
    <w:qFormat/>
    <w:uiPriority w:val="0"/>
    <w:pPr>
      <w:keepNext/>
      <w:keepLines/>
      <w:spacing w:line="360" w:lineRule="auto"/>
      <w:jc w:val="left"/>
      <w:outlineLvl w:val="7"/>
    </w:pPr>
    <w:rPr>
      <w:i/>
      <w:spacing w:val="5"/>
      <w:kern w:val="20"/>
      <w:sz w:val="24"/>
    </w:rPr>
  </w:style>
  <w:style w:type="paragraph" w:styleId="11">
    <w:name w:val="heading 9"/>
    <w:basedOn w:val="1"/>
    <w:next w:val="6"/>
    <w:link w:val="66"/>
    <w:qFormat/>
    <w:uiPriority w:val="0"/>
    <w:pPr>
      <w:keepNext/>
      <w:keepLines/>
      <w:spacing w:line="360" w:lineRule="auto"/>
      <w:jc w:val="left"/>
      <w:outlineLvl w:val="8"/>
    </w:pPr>
    <w:rPr>
      <w:spacing w:val="-5"/>
      <w:kern w:val="20"/>
      <w:sz w:val="24"/>
    </w:rPr>
  </w:style>
  <w:style w:type="character" w:default="1" w:styleId="50">
    <w:name w:val="Default Paragraph Font"/>
    <w:semiHidden/>
    <w:unhideWhenUsed/>
    <w:qFormat/>
    <w:uiPriority w:val="1"/>
  </w:style>
  <w:style w:type="table" w:default="1" w:styleId="48">
    <w:name w:val="Normal Table"/>
    <w:semiHidden/>
    <w:unhideWhenUsed/>
    <w:qFormat/>
    <w:uiPriority w:val="99"/>
    <w:tblPr>
      <w:tblCellMar>
        <w:top w:w="0" w:type="dxa"/>
        <w:left w:w="108" w:type="dxa"/>
        <w:bottom w:w="0" w:type="dxa"/>
        <w:right w:w="108" w:type="dxa"/>
      </w:tblCellMar>
    </w:tblPr>
  </w:style>
  <w:style w:type="paragraph" w:styleId="6">
    <w:name w:val="Body Text"/>
    <w:basedOn w:val="1"/>
    <w:link w:val="60"/>
    <w:unhideWhenUsed/>
    <w:qFormat/>
    <w:uiPriority w:val="99"/>
  </w:style>
  <w:style w:type="paragraph" w:styleId="12">
    <w:name w:val="toc 7"/>
    <w:basedOn w:val="1"/>
    <w:next w:val="1"/>
    <w:qFormat/>
    <w:uiPriority w:val="39"/>
    <w:pPr>
      <w:ind w:left="2520" w:leftChars="1200"/>
    </w:pPr>
  </w:style>
  <w:style w:type="paragraph" w:styleId="13">
    <w:name w:val="Normal Indent"/>
    <w:basedOn w:val="1"/>
    <w:link w:val="215"/>
    <w:qFormat/>
    <w:uiPriority w:val="0"/>
    <w:pPr>
      <w:spacing w:line="360" w:lineRule="auto"/>
      <w:ind w:firstLine="420"/>
    </w:pPr>
    <w:rPr>
      <w:sz w:val="24"/>
    </w:rPr>
  </w:style>
  <w:style w:type="paragraph" w:styleId="14">
    <w:name w:val="caption"/>
    <w:basedOn w:val="1"/>
    <w:next w:val="1"/>
    <w:qFormat/>
    <w:uiPriority w:val="0"/>
    <w:pPr>
      <w:widowControl w:val="0"/>
      <w:spacing w:after="0"/>
    </w:pPr>
    <w:rPr>
      <w:rFonts w:ascii="Arial" w:hAnsi="Arial" w:eastAsia="黑体" w:cs="Arial"/>
      <w:kern w:val="2"/>
    </w:rPr>
  </w:style>
  <w:style w:type="paragraph" w:styleId="15">
    <w:name w:val="List Bullet"/>
    <w:basedOn w:val="1"/>
    <w:qFormat/>
    <w:uiPriority w:val="0"/>
    <w:pPr>
      <w:widowControl w:val="0"/>
      <w:numPr>
        <w:ilvl w:val="0"/>
        <w:numId w:val="3"/>
      </w:numPr>
      <w:tabs>
        <w:tab w:val="left" w:pos="360"/>
        <w:tab w:val="clear" w:pos="1200"/>
      </w:tabs>
      <w:spacing w:after="0"/>
      <w:ind w:left="360" w:leftChars="0"/>
    </w:pPr>
    <w:rPr>
      <w:rFonts w:ascii="Times New Roman" w:hAnsi="Times New Roman"/>
      <w:kern w:val="2"/>
      <w:sz w:val="21"/>
    </w:rPr>
  </w:style>
  <w:style w:type="paragraph" w:styleId="16">
    <w:name w:val="Document Map"/>
    <w:basedOn w:val="1"/>
    <w:link w:val="83"/>
    <w:unhideWhenUsed/>
    <w:qFormat/>
    <w:uiPriority w:val="99"/>
    <w:rPr>
      <w:rFonts w:ascii="宋体"/>
      <w:sz w:val="18"/>
      <w:szCs w:val="18"/>
    </w:rPr>
  </w:style>
  <w:style w:type="paragraph" w:styleId="17">
    <w:name w:val="annotation text"/>
    <w:basedOn w:val="1"/>
    <w:link w:val="103"/>
    <w:unhideWhenUsed/>
    <w:qFormat/>
    <w:uiPriority w:val="0"/>
    <w:pPr>
      <w:jc w:val="left"/>
    </w:pPr>
  </w:style>
  <w:style w:type="paragraph" w:styleId="18">
    <w:name w:val="Body Text 3"/>
    <w:basedOn w:val="1"/>
    <w:link w:val="171"/>
    <w:qFormat/>
    <w:uiPriority w:val="0"/>
    <w:rPr>
      <w:sz w:val="24"/>
    </w:rPr>
  </w:style>
  <w:style w:type="paragraph" w:styleId="19">
    <w:name w:val="List Bullet 3"/>
    <w:basedOn w:val="1"/>
    <w:qFormat/>
    <w:uiPriority w:val="0"/>
    <w:pPr>
      <w:widowControl w:val="0"/>
      <w:numPr>
        <w:ilvl w:val="0"/>
        <w:numId w:val="4"/>
      </w:numPr>
      <w:spacing w:after="0"/>
    </w:pPr>
    <w:rPr>
      <w:rFonts w:ascii="Times New Roman" w:hAnsi="Times New Roman"/>
      <w:kern w:val="2"/>
      <w:sz w:val="21"/>
    </w:rPr>
  </w:style>
  <w:style w:type="paragraph" w:styleId="20">
    <w:name w:val="Body Text Indent"/>
    <w:basedOn w:val="1"/>
    <w:link w:val="105"/>
    <w:qFormat/>
    <w:uiPriority w:val="0"/>
    <w:pPr>
      <w:ind w:firstLine="480"/>
    </w:pPr>
    <w:rPr>
      <w:sz w:val="24"/>
    </w:rPr>
  </w:style>
  <w:style w:type="paragraph" w:styleId="21">
    <w:name w:val="List 2"/>
    <w:basedOn w:val="1"/>
    <w:qFormat/>
    <w:uiPriority w:val="0"/>
    <w:pPr>
      <w:widowControl w:val="0"/>
      <w:spacing w:after="0"/>
      <w:ind w:left="100" w:leftChars="200" w:hanging="200" w:hangingChars="200"/>
    </w:pPr>
    <w:rPr>
      <w:rFonts w:ascii="Times New Roman" w:hAnsi="Times New Roman"/>
      <w:kern w:val="2"/>
      <w:sz w:val="21"/>
    </w:rPr>
  </w:style>
  <w:style w:type="paragraph" w:styleId="22">
    <w:name w:val="toc 5"/>
    <w:basedOn w:val="1"/>
    <w:next w:val="1"/>
    <w:qFormat/>
    <w:uiPriority w:val="39"/>
    <w:pPr>
      <w:ind w:left="1680" w:leftChars="800"/>
    </w:pPr>
  </w:style>
  <w:style w:type="paragraph" w:styleId="23">
    <w:name w:val="toc 3"/>
    <w:basedOn w:val="1"/>
    <w:next w:val="1"/>
    <w:qFormat/>
    <w:uiPriority w:val="39"/>
    <w:pPr>
      <w:ind w:left="840" w:leftChars="400"/>
    </w:pPr>
  </w:style>
  <w:style w:type="paragraph" w:styleId="24">
    <w:name w:val="Plain Text"/>
    <w:basedOn w:val="1"/>
    <w:link w:val="82"/>
    <w:qFormat/>
    <w:uiPriority w:val="0"/>
    <w:pPr>
      <w:widowControl w:val="0"/>
      <w:adjustRightInd w:val="0"/>
      <w:spacing w:after="0"/>
    </w:pPr>
    <w:rPr>
      <w:rFonts w:ascii="宋体" w:hAnsi="Courier New"/>
      <w:sz w:val="21"/>
    </w:rPr>
  </w:style>
  <w:style w:type="paragraph" w:styleId="25">
    <w:name w:val="toc 8"/>
    <w:basedOn w:val="1"/>
    <w:next w:val="1"/>
    <w:qFormat/>
    <w:uiPriority w:val="39"/>
    <w:pPr>
      <w:ind w:left="2940" w:leftChars="1400"/>
    </w:pPr>
  </w:style>
  <w:style w:type="paragraph" w:styleId="26">
    <w:name w:val="Date"/>
    <w:basedOn w:val="1"/>
    <w:next w:val="1"/>
    <w:link w:val="122"/>
    <w:qFormat/>
    <w:uiPriority w:val="0"/>
    <w:pPr>
      <w:ind w:left="100" w:leftChars="2500"/>
    </w:pPr>
  </w:style>
  <w:style w:type="paragraph" w:styleId="27">
    <w:name w:val="Body Text Indent 2"/>
    <w:basedOn w:val="1"/>
    <w:link w:val="142"/>
    <w:qFormat/>
    <w:uiPriority w:val="0"/>
    <w:pPr>
      <w:spacing w:line="360" w:lineRule="auto"/>
      <w:ind w:firstLine="420"/>
    </w:pPr>
    <w:rPr>
      <w:rFonts w:ascii="Arial" w:hAnsi="Arial" w:cs="Arial"/>
      <w:sz w:val="24"/>
    </w:rPr>
  </w:style>
  <w:style w:type="paragraph" w:styleId="28">
    <w:name w:val="Balloon Text"/>
    <w:basedOn w:val="1"/>
    <w:link w:val="120"/>
    <w:qFormat/>
    <w:uiPriority w:val="0"/>
    <w:rPr>
      <w:sz w:val="18"/>
      <w:szCs w:val="18"/>
    </w:rPr>
  </w:style>
  <w:style w:type="paragraph" w:styleId="29">
    <w:name w:val="footer"/>
    <w:basedOn w:val="1"/>
    <w:link w:val="97"/>
    <w:qFormat/>
    <w:uiPriority w:val="0"/>
    <w:pPr>
      <w:tabs>
        <w:tab w:val="center" w:pos="4320"/>
        <w:tab w:val="right" w:pos="8640"/>
      </w:tabs>
    </w:pPr>
  </w:style>
  <w:style w:type="paragraph" w:styleId="30">
    <w:name w:val="header"/>
    <w:basedOn w:val="1"/>
    <w:link w:val="214"/>
    <w:qFormat/>
    <w:uiPriority w:val="0"/>
    <w:pPr>
      <w:tabs>
        <w:tab w:val="center" w:pos="4320"/>
        <w:tab w:val="right" w:pos="8640"/>
      </w:tabs>
      <w:jc w:val="left"/>
    </w:pPr>
    <w:rPr>
      <w:rFonts w:eastAsia="PMingLiU"/>
      <w:sz w:val="24"/>
      <w:lang w:eastAsia="en-US"/>
    </w:rPr>
  </w:style>
  <w:style w:type="paragraph" w:styleId="31">
    <w:name w:val="toc 1"/>
    <w:basedOn w:val="1"/>
    <w:next w:val="1"/>
    <w:qFormat/>
    <w:uiPriority w:val="39"/>
    <w:pPr>
      <w:tabs>
        <w:tab w:val="right" w:leader="dot" w:pos="9164"/>
      </w:tabs>
      <w:spacing w:line="0" w:lineRule="atLeast"/>
    </w:pPr>
  </w:style>
  <w:style w:type="paragraph" w:styleId="32">
    <w:name w:val="toc 4"/>
    <w:basedOn w:val="1"/>
    <w:next w:val="1"/>
    <w:qFormat/>
    <w:uiPriority w:val="39"/>
    <w:pPr>
      <w:ind w:left="1260" w:leftChars="600"/>
    </w:pPr>
  </w:style>
  <w:style w:type="paragraph" w:styleId="33">
    <w:name w:val="Subtitle"/>
    <w:basedOn w:val="1"/>
    <w:next w:val="1"/>
    <w:link w:val="68"/>
    <w:qFormat/>
    <w:uiPriority w:val="11"/>
    <w:pPr>
      <w:spacing w:before="240" w:after="60" w:line="312" w:lineRule="auto"/>
      <w:jc w:val="center"/>
      <w:outlineLvl w:val="1"/>
    </w:pPr>
    <w:rPr>
      <w:rFonts w:ascii="Cambria" w:hAnsi="Cambria"/>
      <w:b/>
      <w:bCs/>
      <w:kern w:val="28"/>
      <w:sz w:val="32"/>
      <w:szCs w:val="32"/>
    </w:rPr>
  </w:style>
  <w:style w:type="paragraph" w:styleId="34">
    <w:name w:val="footnote text"/>
    <w:basedOn w:val="1"/>
    <w:link w:val="121"/>
    <w:qFormat/>
    <w:uiPriority w:val="0"/>
    <w:pPr>
      <w:adjustRightInd w:val="0"/>
      <w:snapToGrid w:val="0"/>
      <w:spacing w:before="120" w:line="360" w:lineRule="auto"/>
      <w:ind w:firstLine="425"/>
      <w:jc w:val="left"/>
    </w:pPr>
    <w:rPr>
      <w:sz w:val="18"/>
    </w:rPr>
  </w:style>
  <w:style w:type="paragraph" w:styleId="35">
    <w:name w:val="toc 6"/>
    <w:basedOn w:val="1"/>
    <w:next w:val="1"/>
    <w:qFormat/>
    <w:uiPriority w:val="39"/>
    <w:pPr>
      <w:ind w:left="2100" w:leftChars="1000"/>
    </w:pPr>
  </w:style>
  <w:style w:type="paragraph" w:styleId="36">
    <w:name w:val="Body Text Indent 3"/>
    <w:basedOn w:val="1"/>
    <w:link w:val="123"/>
    <w:qFormat/>
    <w:uiPriority w:val="0"/>
    <w:pPr>
      <w:spacing w:line="360" w:lineRule="auto"/>
      <w:ind w:firstLine="420"/>
      <w:jc w:val="left"/>
    </w:pPr>
    <w:rPr>
      <w:sz w:val="24"/>
    </w:rPr>
  </w:style>
  <w:style w:type="paragraph" w:styleId="37">
    <w:name w:val="table of figures"/>
    <w:basedOn w:val="38"/>
    <w:next w:val="1"/>
    <w:qFormat/>
    <w:uiPriority w:val="0"/>
    <w:pPr>
      <w:tabs>
        <w:tab w:val="right" w:leader="dot" w:pos="6480"/>
      </w:tabs>
      <w:ind w:left="1440" w:hanging="360"/>
    </w:pPr>
  </w:style>
  <w:style w:type="paragraph" w:customStyle="1" w:styleId="38">
    <w:name w:val="TOC Base"/>
    <w:basedOn w:val="1"/>
    <w:qFormat/>
    <w:uiPriority w:val="0"/>
    <w:pPr>
      <w:tabs>
        <w:tab w:val="right" w:leader="dot" w:pos="6480"/>
      </w:tabs>
      <w:spacing w:after="240" w:line="240" w:lineRule="atLeast"/>
      <w:jc w:val="left"/>
    </w:pPr>
    <w:rPr>
      <w:rFonts w:ascii="Arial" w:hAnsi="Arial"/>
      <w:spacing w:val="-5"/>
      <w:lang w:eastAsia="en-US"/>
    </w:rPr>
  </w:style>
  <w:style w:type="paragraph" w:styleId="39">
    <w:name w:val="toc 2"/>
    <w:basedOn w:val="1"/>
    <w:next w:val="1"/>
    <w:qFormat/>
    <w:uiPriority w:val="39"/>
    <w:pPr>
      <w:ind w:left="420" w:leftChars="200"/>
    </w:pPr>
  </w:style>
  <w:style w:type="paragraph" w:styleId="40">
    <w:name w:val="toc 9"/>
    <w:basedOn w:val="1"/>
    <w:next w:val="1"/>
    <w:qFormat/>
    <w:uiPriority w:val="39"/>
    <w:pPr>
      <w:ind w:left="3360" w:leftChars="1600"/>
    </w:pPr>
  </w:style>
  <w:style w:type="paragraph" w:styleId="41">
    <w:name w:val="Body Text 2"/>
    <w:basedOn w:val="1"/>
    <w:link w:val="170"/>
    <w:qFormat/>
    <w:uiPriority w:val="0"/>
    <w:rPr>
      <w:color w:val="FF0000"/>
      <w:sz w:val="28"/>
    </w:rPr>
  </w:style>
  <w:style w:type="paragraph" w:styleId="42">
    <w:name w:val="List 4"/>
    <w:basedOn w:val="1"/>
    <w:qFormat/>
    <w:uiPriority w:val="0"/>
    <w:pPr>
      <w:widowControl w:val="0"/>
      <w:numPr>
        <w:ilvl w:val="0"/>
        <w:numId w:val="5"/>
      </w:numPr>
      <w:tabs>
        <w:tab w:val="clear" w:pos="360"/>
      </w:tabs>
      <w:spacing w:after="0"/>
      <w:ind w:left="100" w:leftChars="600" w:hanging="200"/>
    </w:pPr>
    <w:rPr>
      <w:rFonts w:ascii="Times New Roman" w:hAnsi="Times New Roman"/>
      <w:kern w:val="2"/>
      <w:sz w:val="21"/>
    </w:rPr>
  </w:style>
  <w:style w:type="paragraph" w:styleId="43">
    <w:name w:val="Normal (Web)"/>
    <w:basedOn w:val="1"/>
    <w:qFormat/>
    <w:uiPriority w:val="0"/>
    <w:pPr>
      <w:spacing w:before="100" w:beforeAutospacing="1" w:after="100" w:afterAutospacing="1"/>
      <w:jc w:val="left"/>
    </w:pPr>
    <w:rPr>
      <w:rFonts w:ascii="宋体" w:hAnsi="宋体"/>
      <w:sz w:val="24"/>
    </w:rPr>
  </w:style>
  <w:style w:type="paragraph" w:styleId="44">
    <w:name w:val="index 1"/>
    <w:basedOn w:val="1"/>
    <w:next w:val="1"/>
    <w:qFormat/>
    <w:uiPriority w:val="0"/>
  </w:style>
  <w:style w:type="paragraph" w:styleId="45">
    <w:name w:val="Title"/>
    <w:basedOn w:val="1"/>
    <w:link w:val="67"/>
    <w:qFormat/>
    <w:uiPriority w:val="0"/>
    <w:pPr>
      <w:jc w:val="center"/>
    </w:pPr>
    <w:rPr>
      <w:b/>
      <w:bCs/>
      <w:i/>
      <w:iCs/>
      <w:sz w:val="28"/>
      <w:u w:val="single"/>
      <w:lang w:eastAsia="en-US"/>
    </w:rPr>
  </w:style>
  <w:style w:type="paragraph" w:styleId="46">
    <w:name w:val="annotation subject"/>
    <w:basedOn w:val="17"/>
    <w:next w:val="17"/>
    <w:link w:val="104"/>
    <w:qFormat/>
    <w:uiPriority w:val="0"/>
    <w:rPr>
      <w:b/>
      <w:bCs/>
    </w:rPr>
  </w:style>
  <w:style w:type="paragraph" w:styleId="47">
    <w:name w:val="Body Text First Indent"/>
    <w:basedOn w:val="6"/>
    <w:link w:val="150"/>
    <w:qFormat/>
    <w:uiPriority w:val="0"/>
    <w:pPr>
      <w:ind w:firstLine="420" w:firstLineChars="100"/>
    </w:pPr>
  </w:style>
  <w:style w:type="table" w:styleId="49">
    <w:name w:val="Table Grid"/>
    <w:basedOn w:val="4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51">
    <w:name w:val="Strong"/>
    <w:qFormat/>
    <w:uiPriority w:val="22"/>
    <w:rPr>
      <w:b/>
      <w:bCs/>
    </w:rPr>
  </w:style>
  <w:style w:type="character" w:styleId="52">
    <w:name w:val="page number"/>
    <w:basedOn w:val="50"/>
    <w:qFormat/>
    <w:uiPriority w:val="0"/>
  </w:style>
  <w:style w:type="character" w:styleId="53">
    <w:name w:val="FollowedHyperlink"/>
    <w:qFormat/>
    <w:uiPriority w:val="0"/>
    <w:rPr>
      <w:color w:val="800080"/>
      <w:u w:val="single"/>
    </w:rPr>
  </w:style>
  <w:style w:type="character" w:styleId="54">
    <w:name w:val="Hyperlink"/>
    <w:qFormat/>
    <w:uiPriority w:val="99"/>
    <w:rPr>
      <w:color w:val="0000FF"/>
      <w:u w:val="single"/>
    </w:rPr>
  </w:style>
  <w:style w:type="character" w:styleId="55">
    <w:name w:val="annotation reference"/>
    <w:qFormat/>
    <w:uiPriority w:val="0"/>
    <w:rPr>
      <w:sz w:val="21"/>
      <w:szCs w:val="21"/>
    </w:rPr>
  </w:style>
  <w:style w:type="character" w:styleId="56">
    <w:name w:val="footnote reference"/>
    <w:qFormat/>
    <w:uiPriority w:val="0"/>
    <w:rPr>
      <w:vertAlign w:val="superscript"/>
    </w:rPr>
  </w:style>
  <w:style w:type="character" w:customStyle="1" w:styleId="57">
    <w:name w:val="标题 1 Char"/>
    <w:link w:val="2"/>
    <w:qFormat/>
    <w:uiPriority w:val="0"/>
    <w:rPr>
      <w:rFonts w:ascii="Book Antiqua" w:hAnsi="Book Antiqua"/>
      <w:b/>
      <w:bCs/>
      <w:kern w:val="44"/>
      <w:sz w:val="44"/>
      <w:szCs w:val="44"/>
    </w:rPr>
  </w:style>
  <w:style w:type="character" w:customStyle="1" w:styleId="58">
    <w:name w:val="标题 2 Char"/>
    <w:link w:val="3"/>
    <w:qFormat/>
    <w:uiPriority w:val="0"/>
    <w:rPr>
      <w:rFonts w:ascii="Arial" w:hAnsi="Arial"/>
      <w:b/>
      <w:bCs/>
      <w:sz w:val="32"/>
      <w:szCs w:val="32"/>
    </w:rPr>
  </w:style>
  <w:style w:type="character" w:customStyle="1" w:styleId="59">
    <w:name w:val="标题 3 Char"/>
    <w:link w:val="4"/>
    <w:qFormat/>
    <w:uiPriority w:val="0"/>
    <w:rPr>
      <w:rFonts w:ascii="Arial" w:hAnsi="Arial"/>
      <w:b/>
      <w:bCs/>
      <w:sz w:val="30"/>
      <w:szCs w:val="30"/>
    </w:rPr>
  </w:style>
  <w:style w:type="character" w:customStyle="1" w:styleId="60">
    <w:name w:val="正文文本 Char"/>
    <w:link w:val="6"/>
    <w:qFormat/>
    <w:uiPriority w:val="99"/>
    <w:rPr>
      <w:rFonts w:ascii="Book Antiqua" w:hAnsi="Book Antiqua"/>
    </w:rPr>
  </w:style>
  <w:style w:type="character" w:customStyle="1" w:styleId="61">
    <w:name w:val="标题 4 Char"/>
    <w:link w:val="5"/>
    <w:qFormat/>
    <w:uiPriority w:val="9"/>
    <w:rPr>
      <w:rFonts w:ascii="Arial" w:hAnsi="Arial"/>
      <w:b/>
      <w:bCs/>
      <w:spacing w:val="5"/>
      <w:kern w:val="20"/>
      <w:sz w:val="28"/>
      <w:szCs w:val="28"/>
    </w:rPr>
  </w:style>
  <w:style w:type="character" w:customStyle="1" w:styleId="62">
    <w:name w:val="标题 5 Char"/>
    <w:link w:val="7"/>
    <w:qFormat/>
    <w:uiPriority w:val="0"/>
    <w:rPr>
      <w:rFonts w:ascii="Arial" w:hAnsi="Arial"/>
      <w:b/>
      <w:bCs/>
      <w:sz w:val="24"/>
      <w:szCs w:val="24"/>
    </w:rPr>
  </w:style>
  <w:style w:type="character" w:customStyle="1" w:styleId="63">
    <w:name w:val="标题 6 Char"/>
    <w:link w:val="8"/>
    <w:qFormat/>
    <w:uiPriority w:val="0"/>
    <w:rPr>
      <w:rFonts w:ascii="Book Antiqua" w:hAnsi="Book Antiqua"/>
      <w:spacing w:val="5"/>
      <w:kern w:val="20"/>
      <w:sz w:val="24"/>
      <w:szCs w:val="24"/>
    </w:rPr>
  </w:style>
  <w:style w:type="character" w:customStyle="1" w:styleId="64">
    <w:name w:val="标题 7 Char"/>
    <w:link w:val="9"/>
    <w:qFormat/>
    <w:uiPriority w:val="0"/>
    <w:rPr>
      <w:rFonts w:ascii="Book Antiqua" w:hAnsi="Book Antiqua"/>
      <w:smallCaps/>
      <w:kern w:val="20"/>
      <w:sz w:val="24"/>
    </w:rPr>
  </w:style>
  <w:style w:type="character" w:customStyle="1" w:styleId="65">
    <w:name w:val="标题 8 Char"/>
    <w:link w:val="10"/>
    <w:qFormat/>
    <w:uiPriority w:val="0"/>
    <w:rPr>
      <w:rFonts w:ascii="Book Antiqua" w:hAnsi="Book Antiqua"/>
      <w:i/>
      <w:spacing w:val="5"/>
      <w:kern w:val="20"/>
      <w:sz w:val="24"/>
    </w:rPr>
  </w:style>
  <w:style w:type="character" w:customStyle="1" w:styleId="66">
    <w:name w:val="标题 9 Char"/>
    <w:link w:val="11"/>
    <w:qFormat/>
    <w:uiPriority w:val="0"/>
    <w:rPr>
      <w:rFonts w:ascii="Book Antiqua" w:hAnsi="Book Antiqua"/>
      <w:spacing w:val="-5"/>
      <w:kern w:val="20"/>
      <w:sz w:val="24"/>
    </w:rPr>
  </w:style>
  <w:style w:type="character" w:customStyle="1" w:styleId="67">
    <w:name w:val="标题 Char"/>
    <w:link w:val="45"/>
    <w:qFormat/>
    <w:uiPriority w:val="0"/>
    <w:rPr>
      <w:rFonts w:ascii="Book Antiqua" w:hAnsi="Book Antiqua"/>
      <w:b/>
      <w:bCs/>
      <w:i/>
      <w:iCs/>
      <w:sz w:val="28"/>
      <w:u w:val="single"/>
      <w:lang w:eastAsia="en-US"/>
    </w:rPr>
  </w:style>
  <w:style w:type="character" w:customStyle="1" w:styleId="68">
    <w:name w:val="副标题 Char"/>
    <w:link w:val="33"/>
    <w:qFormat/>
    <w:uiPriority w:val="11"/>
    <w:rPr>
      <w:rFonts w:ascii="Cambria" w:hAnsi="Cambria" w:cs="Times New Roman"/>
      <w:b/>
      <w:bCs/>
      <w:kern w:val="28"/>
      <w:sz w:val="32"/>
      <w:szCs w:val="32"/>
    </w:rPr>
  </w:style>
  <w:style w:type="paragraph" w:styleId="69">
    <w:name w:val="No Spacing"/>
    <w:qFormat/>
    <w:uiPriority w:val="1"/>
    <w:pPr>
      <w:jc w:val="both"/>
    </w:pPr>
    <w:rPr>
      <w:rFonts w:ascii="Book Antiqua" w:hAnsi="Book Antiqua" w:eastAsia="宋体" w:cs="Times New Roman"/>
      <w:lang w:val="en-US" w:eastAsia="zh-CN" w:bidi="ar-SA"/>
    </w:rPr>
  </w:style>
  <w:style w:type="paragraph" w:styleId="70">
    <w:name w:val="List Paragraph"/>
    <w:basedOn w:val="1"/>
    <w:qFormat/>
    <w:uiPriority w:val="34"/>
    <w:pPr>
      <w:ind w:firstLine="420" w:firstLineChars="200"/>
    </w:pPr>
  </w:style>
  <w:style w:type="paragraph" w:styleId="71">
    <w:name w:val="Quote"/>
    <w:basedOn w:val="1"/>
    <w:next w:val="1"/>
    <w:link w:val="72"/>
    <w:qFormat/>
    <w:uiPriority w:val="29"/>
    <w:rPr>
      <w:i/>
      <w:iCs/>
      <w:color w:val="000000"/>
    </w:rPr>
  </w:style>
  <w:style w:type="character" w:customStyle="1" w:styleId="72">
    <w:name w:val="引用 Char"/>
    <w:link w:val="71"/>
    <w:qFormat/>
    <w:uiPriority w:val="29"/>
    <w:rPr>
      <w:rFonts w:ascii="Book Antiqua" w:hAnsi="Book Antiqua"/>
      <w:i/>
      <w:iCs/>
      <w:color w:val="000000"/>
    </w:rPr>
  </w:style>
  <w:style w:type="paragraph" w:customStyle="1" w:styleId="73">
    <w:name w:val="TOC Heading"/>
    <w:basedOn w:val="2"/>
    <w:next w:val="1"/>
    <w:qFormat/>
    <w:uiPriority w:val="39"/>
    <w:pPr>
      <w:numPr>
        <w:numId w:val="0"/>
      </w:numPr>
      <w:spacing w:before="480" w:after="0" w:line="276" w:lineRule="auto"/>
      <w:jc w:val="left"/>
      <w:outlineLvl w:val="9"/>
    </w:pPr>
    <w:rPr>
      <w:rFonts w:ascii="Cambria" w:hAnsi="Cambria"/>
      <w:color w:val="365F91"/>
      <w:kern w:val="0"/>
      <w:sz w:val="28"/>
      <w:szCs w:val="28"/>
    </w:rPr>
  </w:style>
  <w:style w:type="paragraph" w:customStyle="1" w:styleId="74">
    <w:name w:val="1.1"/>
    <w:basedOn w:val="3"/>
    <w:qFormat/>
    <w:uiPriority w:val="0"/>
    <w:pPr>
      <w:numPr>
        <w:ilvl w:val="0"/>
        <w:numId w:val="0"/>
      </w:numPr>
    </w:pPr>
    <w:rPr>
      <w:rFonts w:ascii="微软雅黑" w:hAnsi="微软雅黑" w:eastAsia="微软雅黑"/>
    </w:rPr>
  </w:style>
  <w:style w:type="paragraph" w:customStyle="1" w:styleId="75">
    <w:name w:val="标题1"/>
    <w:basedOn w:val="1"/>
    <w:link w:val="76"/>
    <w:qFormat/>
    <w:uiPriority w:val="0"/>
    <w:pPr>
      <w:keepNext/>
      <w:keepLines/>
      <w:pageBreakBefore/>
      <w:spacing w:before="340" w:after="330" w:line="576" w:lineRule="auto"/>
      <w:ind w:left="284" w:hanging="284"/>
      <w:outlineLvl w:val="0"/>
    </w:pPr>
    <w:rPr>
      <w:rFonts w:ascii="微软雅黑" w:hAnsi="微软雅黑" w:eastAsia="微软雅黑"/>
      <w:b/>
      <w:bCs/>
      <w:kern w:val="44"/>
      <w:sz w:val="44"/>
      <w:szCs w:val="44"/>
    </w:rPr>
  </w:style>
  <w:style w:type="character" w:customStyle="1" w:styleId="76">
    <w:name w:val="标题1 Char"/>
    <w:link w:val="75"/>
    <w:qFormat/>
    <w:uiPriority w:val="0"/>
    <w:rPr>
      <w:rFonts w:ascii="微软雅黑" w:hAnsi="微软雅黑" w:eastAsia="微软雅黑"/>
      <w:b/>
      <w:bCs/>
      <w:kern w:val="44"/>
      <w:sz w:val="44"/>
      <w:szCs w:val="44"/>
    </w:rPr>
  </w:style>
  <w:style w:type="paragraph" w:customStyle="1" w:styleId="77">
    <w:name w:val="2.1"/>
    <w:basedOn w:val="75"/>
    <w:qFormat/>
    <w:uiPriority w:val="0"/>
  </w:style>
  <w:style w:type="character" w:customStyle="1" w:styleId="78">
    <w:name w:val="表头样式 Char Char"/>
    <w:link w:val="79"/>
    <w:qFormat/>
    <w:uiPriority w:val="0"/>
    <w:rPr>
      <w:rFonts w:ascii="Arial" w:hAnsi="Arial"/>
      <w:b/>
      <w:sz w:val="21"/>
      <w:szCs w:val="21"/>
    </w:rPr>
  </w:style>
  <w:style w:type="paragraph" w:customStyle="1" w:styleId="79">
    <w:name w:val="表头样式"/>
    <w:basedOn w:val="1"/>
    <w:link w:val="78"/>
    <w:qFormat/>
    <w:uiPriority w:val="0"/>
    <w:pPr>
      <w:widowControl w:val="0"/>
      <w:autoSpaceDE w:val="0"/>
      <w:autoSpaceDN w:val="0"/>
      <w:adjustRightInd w:val="0"/>
      <w:spacing w:after="0" w:line="360" w:lineRule="atLeast"/>
      <w:jc w:val="center"/>
      <w:textAlignment w:val="baseline"/>
    </w:pPr>
    <w:rPr>
      <w:rFonts w:ascii="Arial" w:hAnsi="Arial"/>
      <w:b/>
      <w:sz w:val="21"/>
      <w:szCs w:val="21"/>
    </w:rPr>
  </w:style>
  <w:style w:type="paragraph" w:customStyle="1" w:styleId="80">
    <w:name w:val="封面文档标题"/>
    <w:basedOn w:val="1"/>
    <w:qFormat/>
    <w:uiPriority w:val="0"/>
    <w:pPr>
      <w:widowControl w:val="0"/>
      <w:autoSpaceDE w:val="0"/>
      <w:autoSpaceDN w:val="0"/>
      <w:adjustRightInd w:val="0"/>
      <w:spacing w:after="0" w:line="360" w:lineRule="auto"/>
      <w:jc w:val="center"/>
      <w:textAlignment w:val="baseline"/>
    </w:pPr>
    <w:rPr>
      <w:rFonts w:ascii="Arial" w:hAnsi="Arial" w:eastAsia="黑体"/>
      <w:bCs/>
      <w:sz w:val="44"/>
      <w:szCs w:val="44"/>
    </w:rPr>
  </w:style>
  <w:style w:type="paragraph" w:customStyle="1" w:styleId="81">
    <w:name w:val="表格文本"/>
    <w:basedOn w:val="1"/>
    <w:qFormat/>
    <w:uiPriority w:val="0"/>
    <w:pPr>
      <w:widowControl w:val="0"/>
      <w:tabs>
        <w:tab w:val="decimal" w:pos="0"/>
      </w:tabs>
      <w:autoSpaceDE w:val="0"/>
      <w:autoSpaceDN w:val="0"/>
      <w:adjustRightInd w:val="0"/>
      <w:spacing w:after="0" w:line="360" w:lineRule="atLeast"/>
      <w:textAlignment w:val="baseline"/>
    </w:pPr>
    <w:rPr>
      <w:rFonts w:ascii="Arial" w:hAnsi="Arial"/>
      <w:sz w:val="21"/>
      <w:szCs w:val="21"/>
    </w:rPr>
  </w:style>
  <w:style w:type="character" w:customStyle="1" w:styleId="82">
    <w:name w:val="纯文本 Char"/>
    <w:link w:val="24"/>
    <w:qFormat/>
    <w:uiPriority w:val="0"/>
    <w:rPr>
      <w:rFonts w:ascii="宋体" w:hAnsi="Courier New"/>
      <w:sz w:val="21"/>
    </w:rPr>
  </w:style>
  <w:style w:type="character" w:customStyle="1" w:styleId="83">
    <w:name w:val="文档结构图 Char"/>
    <w:link w:val="16"/>
    <w:qFormat/>
    <w:uiPriority w:val="99"/>
    <w:rPr>
      <w:rFonts w:ascii="宋体" w:hAnsi="Book Antiqua"/>
      <w:sz w:val="18"/>
      <w:szCs w:val="18"/>
    </w:rPr>
  </w:style>
  <w:style w:type="paragraph" w:customStyle="1" w:styleId="84">
    <w:name w:val="标题 1H1第 ？ 章PIM 1h1h11heading 1TOC1st levelSection Hea..."/>
    <w:basedOn w:val="2"/>
    <w:link w:val="85"/>
    <w:qFormat/>
    <w:uiPriority w:val="0"/>
    <w:pPr>
      <w:pageBreakBefore/>
      <w:numPr>
        <w:numId w:val="0"/>
      </w:numPr>
      <w:ind w:left="568" w:hanging="284"/>
    </w:pPr>
    <w:rPr>
      <w:rFonts w:ascii="Arial" w:hAnsi="Arial"/>
    </w:rPr>
  </w:style>
  <w:style w:type="character" w:customStyle="1" w:styleId="85">
    <w:name w:val="标题 1H1第 ？ 章PIM 1h1h11heading 1TOC1st levelSection Hea... Char"/>
    <w:link w:val="84"/>
    <w:qFormat/>
    <w:uiPriority w:val="0"/>
    <w:rPr>
      <w:rFonts w:ascii="Arial" w:hAnsi="Arial"/>
      <w:b/>
      <w:bCs/>
      <w:kern w:val="44"/>
      <w:sz w:val="44"/>
      <w:szCs w:val="44"/>
    </w:rPr>
  </w:style>
  <w:style w:type="paragraph" w:customStyle="1" w:styleId="86">
    <w:name w:val="MM Topic 4"/>
    <w:basedOn w:val="5"/>
    <w:qFormat/>
    <w:uiPriority w:val="0"/>
    <w:pPr>
      <w:widowControl w:val="0"/>
      <w:numPr>
        <w:numId w:val="6"/>
      </w:numPr>
      <w:spacing w:before="280" w:after="290" w:line="376" w:lineRule="auto"/>
      <w:jc w:val="both"/>
    </w:pPr>
    <w:rPr>
      <w:rFonts w:eastAsia="黑体"/>
      <w:spacing w:val="0"/>
      <w:kern w:val="2"/>
    </w:rPr>
  </w:style>
  <w:style w:type="character" w:customStyle="1" w:styleId="87">
    <w:name w:val="正文(缩进) 五号 Char1"/>
    <w:link w:val="88"/>
    <w:qFormat/>
    <w:uiPriority w:val="0"/>
    <w:rPr>
      <w:rFonts w:ascii="Arial" w:hAnsi="Arial" w:cs="宋体"/>
      <w:sz w:val="21"/>
    </w:rPr>
  </w:style>
  <w:style w:type="paragraph" w:customStyle="1" w:styleId="88">
    <w:name w:val="正文(缩进) 五号"/>
    <w:basedOn w:val="1"/>
    <w:link w:val="87"/>
    <w:qFormat/>
    <w:uiPriority w:val="0"/>
    <w:pPr>
      <w:spacing w:line="360" w:lineRule="auto"/>
      <w:ind w:firstLine="420" w:firstLineChars="200"/>
      <w:jc w:val="left"/>
    </w:pPr>
    <w:rPr>
      <w:rFonts w:ascii="Arial" w:hAnsi="Arial" w:cs="宋体"/>
      <w:sz w:val="21"/>
    </w:rPr>
  </w:style>
  <w:style w:type="character" w:customStyle="1" w:styleId="89">
    <w:name w:val="Book Title"/>
    <w:qFormat/>
    <w:uiPriority w:val="33"/>
    <w:rPr>
      <w:b/>
      <w:bCs/>
      <w:smallCaps/>
      <w:spacing w:val="5"/>
    </w:rPr>
  </w:style>
  <w:style w:type="character" w:customStyle="1" w:styleId="90">
    <w:name w:val="xBody1 Char Char Char Char Char Char Char"/>
    <w:qFormat/>
    <w:uiPriority w:val="0"/>
    <w:rPr>
      <w:rFonts w:ascii="Book Antiqua" w:hAnsi="Book Antiqua" w:eastAsia="PMingLiU"/>
      <w:lang w:val="en-US" w:eastAsia="zh-TW" w:bidi="ar-SA"/>
    </w:rPr>
  </w:style>
  <w:style w:type="character" w:customStyle="1" w:styleId="91">
    <w:name w:val="样式3 Char"/>
    <w:link w:val="92"/>
    <w:qFormat/>
    <w:uiPriority w:val="0"/>
    <w:rPr>
      <w:rFonts w:ascii="Tahoma" w:hAnsi="Tahoma"/>
      <w:b/>
      <w:kern w:val="2"/>
      <w:sz w:val="24"/>
      <w:lang w:val="en-US" w:eastAsia="zh-CN" w:bidi="ar-SA"/>
    </w:rPr>
  </w:style>
  <w:style w:type="paragraph" w:customStyle="1" w:styleId="92">
    <w:name w:val="样式3"/>
    <w:link w:val="91"/>
    <w:qFormat/>
    <w:uiPriority w:val="0"/>
    <w:pPr>
      <w:spacing w:line="360" w:lineRule="auto"/>
    </w:pPr>
    <w:rPr>
      <w:rFonts w:ascii="Tahoma" w:hAnsi="Tahoma" w:eastAsia="宋体" w:cs="Times New Roman"/>
      <w:b/>
      <w:kern w:val="2"/>
      <w:sz w:val="24"/>
      <w:lang w:val="en-US" w:eastAsia="zh-CN" w:bidi="ar-SA"/>
    </w:rPr>
  </w:style>
  <w:style w:type="character" w:customStyle="1" w:styleId="93">
    <w:name w:val="xBody1 Char Char Char Char"/>
    <w:qFormat/>
    <w:uiPriority w:val="0"/>
    <w:rPr>
      <w:rFonts w:ascii="Book Antiqua" w:hAnsi="Book Antiqua" w:eastAsia="PMingLiU"/>
      <w:sz w:val="22"/>
      <w:lang w:val="en-US" w:eastAsia="zh-TW" w:bidi="ar-SA"/>
    </w:rPr>
  </w:style>
  <w:style w:type="character" w:customStyle="1" w:styleId="94">
    <w:name w:val="bod1"/>
    <w:qFormat/>
    <w:uiPriority w:val="0"/>
    <w:rPr>
      <w:rFonts w:hint="default" w:ascii="Arial" w:hAnsi="Arial" w:cs="Arial"/>
      <w:sz w:val="18"/>
      <w:szCs w:val="18"/>
    </w:rPr>
  </w:style>
  <w:style w:type="character" w:customStyle="1" w:styleId="95">
    <w:name w:val="xBody1 Char Char Char Char Char Char Char Char"/>
    <w:qFormat/>
    <w:uiPriority w:val="0"/>
    <w:rPr>
      <w:rFonts w:ascii="Book Antiqua" w:hAnsi="Book Antiqua" w:eastAsia="PMingLiU"/>
      <w:lang w:val="en-US" w:eastAsia="zh-TW" w:bidi="ar-SA"/>
    </w:rPr>
  </w:style>
  <w:style w:type="character" w:customStyle="1" w:styleId="96">
    <w:name w:val="iconbuttonquery"/>
    <w:basedOn w:val="50"/>
    <w:qFormat/>
    <w:uiPriority w:val="0"/>
  </w:style>
  <w:style w:type="character" w:customStyle="1" w:styleId="97">
    <w:name w:val="页脚 Char"/>
    <w:link w:val="29"/>
    <w:qFormat/>
    <w:uiPriority w:val="0"/>
    <w:rPr>
      <w:rFonts w:ascii="Book Antiqua" w:hAnsi="Book Antiqua"/>
    </w:rPr>
  </w:style>
  <w:style w:type="character" w:customStyle="1" w:styleId="98">
    <w:name w:val="Body Char Char Char Char"/>
    <w:qFormat/>
    <w:uiPriority w:val="0"/>
    <w:rPr>
      <w:rFonts w:ascii="New Century Schlbk" w:hAnsi="New Century Schlbk" w:eastAsia="PMingLiU"/>
      <w:snapToGrid w:val="0"/>
      <w:sz w:val="24"/>
      <w:lang w:val="en-US" w:eastAsia="en-US" w:bidi="ar-SA"/>
    </w:rPr>
  </w:style>
  <w:style w:type="character" w:customStyle="1" w:styleId="99">
    <w:name w:val="form_position_name"/>
    <w:basedOn w:val="50"/>
    <w:qFormat/>
    <w:uiPriority w:val="0"/>
  </w:style>
  <w:style w:type="character" w:customStyle="1" w:styleId="100">
    <w:name w:val="正文文本1"/>
    <w:qFormat/>
    <w:uiPriority w:val="0"/>
    <w:rPr>
      <w:rFonts w:ascii="Book Antiqua" w:hAnsi="Book Antiqua" w:eastAsia="宋体"/>
      <w:snapToGrid w:val="0"/>
      <w:color w:val="000000"/>
      <w:sz w:val="22"/>
      <w:lang w:val="en-US" w:eastAsia="en-US" w:bidi="ar-SA"/>
    </w:rPr>
  </w:style>
  <w:style w:type="character" w:customStyle="1" w:styleId="101">
    <w:name w:val="Body Char Char"/>
    <w:qFormat/>
    <w:uiPriority w:val="0"/>
    <w:rPr>
      <w:rFonts w:ascii="New Century Schlbk" w:hAnsi="New Century Schlbk" w:eastAsia="PMingLiU"/>
      <w:snapToGrid w:val="0"/>
      <w:sz w:val="24"/>
      <w:lang w:val="en-US" w:eastAsia="en-US" w:bidi="ar-SA"/>
    </w:rPr>
  </w:style>
  <w:style w:type="character" w:customStyle="1" w:styleId="102">
    <w:name w:val="正文文本 Char Char"/>
    <w:qFormat/>
    <w:uiPriority w:val="0"/>
    <w:rPr>
      <w:rFonts w:ascii="Book Antiqua" w:hAnsi="Book Antiqua" w:eastAsia="宋体"/>
      <w:snapToGrid w:val="0"/>
      <w:color w:val="000000"/>
      <w:sz w:val="22"/>
      <w:lang w:val="en-US" w:eastAsia="en-US" w:bidi="ar-SA"/>
    </w:rPr>
  </w:style>
  <w:style w:type="character" w:customStyle="1" w:styleId="103">
    <w:name w:val="批注文字 Char"/>
    <w:link w:val="17"/>
    <w:qFormat/>
    <w:uiPriority w:val="0"/>
    <w:rPr>
      <w:rFonts w:ascii="Book Antiqua" w:hAnsi="Book Antiqua"/>
    </w:rPr>
  </w:style>
  <w:style w:type="character" w:customStyle="1" w:styleId="104">
    <w:name w:val="批注主题 Char"/>
    <w:link w:val="46"/>
    <w:qFormat/>
    <w:uiPriority w:val="0"/>
    <w:rPr>
      <w:rFonts w:ascii="Book Antiqua" w:hAnsi="Book Antiqua"/>
      <w:b/>
      <w:bCs/>
    </w:rPr>
  </w:style>
  <w:style w:type="character" w:customStyle="1" w:styleId="105">
    <w:name w:val="正文文本缩进 Char"/>
    <w:link w:val="20"/>
    <w:qFormat/>
    <w:uiPriority w:val="0"/>
    <w:rPr>
      <w:rFonts w:ascii="Book Antiqua" w:hAnsi="Book Antiqua"/>
      <w:sz w:val="24"/>
    </w:rPr>
  </w:style>
  <w:style w:type="paragraph" w:customStyle="1" w:styleId="106">
    <w:name w:val="Sub bullet 1"/>
    <w:basedOn w:val="1"/>
    <w:qFormat/>
    <w:uiPriority w:val="0"/>
    <w:pPr>
      <w:tabs>
        <w:tab w:val="left" w:pos="2123"/>
      </w:tabs>
      <w:spacing w:line="280" w:lineRule="atLeast"/>
      <w:ind w:left="2123" w:hanging="360"/>
      <w:jc w:val="left"/>
    </w:pPr>
    <w:rPr>
      <w:rFonts w:ascii="Univers" w:hAnsi="Univers"/>
      <w:lang w:val="en-GB" w:eastAsia="en-US"/>
    </w:rPr>
  </w:style>
  <w:style w:type="paragraph" w:customStyle="1" w:styleId="107">
    <w:name w:val="xl28"/>
    <w:basedOn w:val="1"/>
    <w:qFormat/>
    <w:uiPriority w:val="0"/>
    <w:pPr>
      <w:spacing w:before="100" w:beforeAutospacing="1" w:after="100" w:afterAutospacing="1"/>
      <w:jc w:val="left"/>
    </w:pPr>
    <w:rPr>
      <w:rFonts w:ascii="Arial" w:hAnsi="Arial" w:eastAsia="Arial Unicode MS" w:cs="Arial"/>
      <w:sz w:val="24"/>
    </w:rPr>
  </w:style>
  <w:style w:type="paragraph" w:customStyle="1" w:styleId="108">
    <w:name w:val="1-indent"/>
    <w:basedOn w:val="1"/>
    <w:qFormat/>
    <w:uiPriority w:val="0"/>
    <w:pPr>
      <w:numPr>
        <w:ilvl w:val="0"/>
        <w:numId w:val="7"/>
      </w:numPr>
      <w:tabs>
        <w:tab w:val="left" w:pos="720"/>
        <w:tab w:val="left" w:pos="5040"/>
        <w:tab w:val="left" w:pos="5400"/>
        <w:tab w:val="clear" w:pos="360"/>
      </w:tabs>
      <w:spacing w:before="120"/>
    </w:pPr>
    <w:rPr>
      <w:lang w:val="en-GB"/>
    </w:rPr>
  </w:style>
  <w:style w:type="paragraph" w:customStyle="1" w:styleId="109">
    <w:name w:val="样式 标题 2Attribute Heading 2h2h21(Alt+2)(Alt+2)1(Alt+2)2Sub..."/>
    <w:basedOn w:val="3"/>
    <w:qFormat/>
    <w:uiPriority w:val="0"/>
    <w:pPr>
      <w:numPr>
        <w:numId w:val="1"/>
      </w:numPr>
      <w:tabs>
        <w:tab w:val="left" w:pos="2520"/>
        <w:tab w:val="left" w:pos="3600"/>
      </w:tabs>
      <w:spacing w:line="480" w:lineRule="auto"/>
    </w:pPr>
    <w:rPr>
      <w:rFonts w:cs="宋体"/>
      <w:szCs w:val="20"/>
    </w:rPr>
  </w:style>
  <w:style w:type="paragraph" w:customStyle="1" w:styleId="110">
    <w:name w:val="Caption text"/>
    <w:basedOn w:val="1"/>
    <w:qFormat/>
    <w:uiPriority w:val="0"/>
    <w:pPr>
      <w:spacing w:line="280" w:lineRule="atLeast"/>
      <w:ind w:left="3600" w:hanging="3600"/>
      <w:jc w:val="center"/>
    </w:pPr>
    <w:rPr>
      <w:rFonts w:ascii="Univers" w:hAnsi="Univers" w:eastAsia="Times New Roman"/>
      <w:i/>
      <w:sz w:val="16"/>
      <w:lang w:val="en-GB" w:eastAsia="en-US"/>
    </w:rPr>
  </w:style>
  <w:style w:type="paragraph" w:customStyle="1" w:styleId="111">
    <w:name w:val="xl24"/>
    <w:basedOn w:val="1"/>
    <w:qFormat/>
    <w:uiPriority w:val="0"/>
    <w:pPr>
      <w:spacing w:before="100" w:beforeAutospacing="1" w:after="100" w:afterAutospacing="1"/>
      <w:jc w:val="right"/>
    </w:pPr>
    <w:rPr>
      <w:rFonts w:ascii="Arial Unicode MS" w:hAnsi="Arial Unicode MS" w:eastAsia="Arial Unicode MS" w:cs="Arial Unicode MS"/>
      <w:sz w:val="24"/>
    </w:rPr>
  </w:style>
  <w:style w:type="paragraph" w:customStyle="1" w:styleId="112">
    <w:name w:val="正文3"/>
    <w:basedOn w:val="1"/>
    <w:qFormat/>
    <w:uiPriority w:val="0"/>
    <w:pPr>
      <w:spacing w:line="360" w:lineRule="auto"/>
    </w:pPr>
    <w:rPr>
      <w:rFonts w:ascii="Times" w:hAnsi="Times"/>
      <w:sz w:val="24"/>
    </w:rPr>
  </w:style>
  <w:style w:type="paragraph" w:customStyle="1" w:styleId="113">
    <w:name w:val="样式1"/>
    <w:basedOn w:val="1"/>
    <w:link w:val="114"/>
    <w:qFormat/>
    <w:uiPriority w:val="0"/>
    <w:pPr>
      <w:tabs>
        <w:tab w:val="left" w:pos="432"/>
      </w:tabs>
      <w:ind w:left="432" w:hanging="432"/>
    </w:pPr>
  </w:style>
  <w:style w:type="character" w:customStyle="1" w:styleId="114">
    <w:name w:val="样式1 Char"/>
    <w:link w:val="113"/>
    <w:qFormat/>
    <w:uiPriority w:val="0"/>
    <w:rPr>
      <w:rFonts w:ascii="Book Antiqua" w:hAnsi="Book Antiqua"/>
    </w:rPr>
  </w:style>
  <w:style w:type="paragraph" w:customStyle="1" w:styleId="115">
    <w:name w:val="Indent 2"/>
    <w:basedOn w:val="1"/>
    <w:qFormat/>
    <w:uiPriority w:val="0"/>
    <w:pPr>
      <w:ind w:left="2520" w:hanging="360"/>
    </w:pPr>
  </w:style>
  <w:style w:type="paragraph" w:customStyle="1" w:styleId="116">
    <w:name w:val="para2"/>
    <w:basedOn w:val="1"/>
    <w:qFormat/>
    <w:uiPriority w:val="0"/>
    <w:pPr>
      <w:spacing w:before="60" w:after="60"/>
      <w:ind w:left="1170"/>
    </w:pPr>
    <w:rPr>
      <w:lang w:val="en-GB"/>
    </w:rPr>
  </w:style>
  <w:style w:type="paragraph" w:customStyle="1" w:styleId="117">
    <w:name w:val="xl32"/>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eastAsia="Arial Unicode MS"/>
      <w:b/>
      <w:bCs/>
      <w:sz w:val="24"/>
    </w:rPr>
  </w:style>
  <w:style w:type="paragraph" w:customStyle="1" w:styleId="118">
    <w:name w:val="Body Char"/>
    <w:basedOn w:val="1"/>
    <w:qFormat/>
    <w:uiPriority w:val="0"/>
    <w:pPr>
      <w:jc w:val="left"/>
    </w:pPr>
    <w:rPr>
      <w:rFonts w:ascii="New Century Schlbk" w:hAnsi="New Century Schlbk" w:eastAsia="PMingLiU"/>
      <w:snapToGrid w:val="0"/>
      <w:sz w:val="24"/>
      <w:lang w:eastAsia="en-US"/>
    </w:rPr>
  </w:style>
  <w:style w:type="paragraph" w:customStyle="1" w:styleId="119">
    <w:name w:val="重点(缩进) 五号"/>
    <w:basedOn w:val="88"/>
    <w:qFormat/>
    <w:uiPriority w:val="0"/>
    <w:rPr>
      <w:b/>
    </w:rPr>
  </w:style>
  <w:style w:type="character" w:customStyle="1" w:styleId="120">
    <w:name w:val="批注框文本 Char"/>
    <w:link w:val="28"/>
    <w:qFormat/>
    <w:uiPriority w:val="0"/>
    <w:rPr>
      <w:rFonts w:ascii="Book Antiqua" w:hAnsi="Book Antiqua"/>
      <w:sz w:val="18"/>
      <w:szCs w:val="18"/>
    </w:rPr>
  </w:style>
  <w:style w:type="character" w:customStyle="1" w:styleId="121">
    <w:name w:val="脚注文本 Char"/>
    <w:link w:val="34"/>
    <w:qFormat/>
    <w:uiPriority w:val="0"/>
    <w:rPr>
      <w:rFonts w:ascii="Book Antiqua" w:hAnsi="Book Antiqua"/>
      <w:sz w:val="18"/>
    </w:rPr>
  </w:style>
  <w:style w:type="character" w:customStyle="1" w:styleId="122">
    <w:name w:val="日期 Char"/>
    <w:link w:val="26"/>
    <w:qFormat/>
    <w:uiPriority w:val="0"/>
    <w:rPr>
      <w:rFonts w:ascii="Book Antiqua" w:hAnsi="Book Antiqua"/>
    </w:rPr>
  </w:style>
  <w:style w:type="character" w:customStyle="1" w:styleId="123">
    <w:name w:val="正文文本缩进 3 Char"/>
    <w:link w:val="36"/>
    <w:qFormat/>
    <w:uiPriority w:val="0"/>
    <w:rPr>
      <w:rFonts w:ascii="Book Antiqua" w:hAnsi="Book Antiqua"/>
      <w:sz w:val="24"/>
    </w:rPr>
  </w:style>
  <w:style w:type="paragraph" w:customStyle="1" w:styleId="124">
    <w:name w:val="a-indent"/>
    <w:basedOn w:val="108"/>
    <w:qFormat/>
    <w:uiPriority w:val="0"/>
    <w:pPr>
      <w:numPr>
        <w:numId w:val="0"/>
      </w:numPr>
      <w:tabs>
        <w:tab w:val="clear" w:pos="5040"/>
        <w:tab w:val="clear" w:pos="5400"/>
      </w:tabs>
      <w:ind w:left="720" w:hanging="360"/>
    </w:pPr>
    <w:rPr>
      <w:b/>
      <w:i/>
      <w:sz w:val="22"/>
    </w:rPr>
  </w:style>
  <w:style w:type="paragraph" w:customStyle="1" w:styleId="125">
    <w:name w:val="Bullet 3"/>
    <w:basedOn w:val="126"/>
    <w:qFormat/>
    <w:uiPriority w:val="0"/>
    <w:pPr>
      <w:tabs>
        <w:tab w:val="left" w:pos="360"/>
        <w:tab w:val="left" w:pos="720"/>
      </w:tabs>
    </w:pPr>
  </w:style>
  <w:style w:type="paragraph" w:customStyle="1" w:styleId="126">
    <w:name w:val="Bullet 2"/>
    <w:basedOn w:val="127"/>
    <w:qFormat/>
    <w:uiPriority w:val="0"/>
    <w:pPr>
      <w:tabs>
        <w:tab w:val="left" w:pos="360"/>
        <w:tab w:val="left" w:pos="720"/>
      </w:tabs>
      <w:ind w:left="360" w:hanging="360"/>
    </w:pPr>
  </w:style>
  <w:style w:type="paragraph" w:customStyle="1" w:styleId="127">
    <w:name w:val="Bullet 1"/>
    <w:basedOn w:val="1"/>
    <w:qFormat/>
    <w:uiPriority w:val="0"/>
    <w:pPr>
      <w:tabs>
        <w:tab w:val="left" w:pos="720"/>
      </w:tabs>
      <w:spacing w:before="120"/>
      <w:ind w:left="576" w:hanging="216"/>
    </w:pPr>
  </w:style>
  <w:style w:type="paragraph" w:customStyle="1" w:styleId="128">
    <w:name w:val="Body Char Char Char"/>
    <w:basedOn w:val="1"/>
    <w:qFormat/>
    <w:uiPriority w:val="0"/>
    <w:pPr>
      <w:jc w:val="left"/>
    </w:pPr>
    <w:rPr>
      <w:rFonts w:ascii="New Century Schlbk" w:hAnsi="New Century Schlbk" w:eastAsia="PMingLiU"/>
      <w:snapToGrid w:val="0"/>
      <w:sz w:val="24"/>
      <w:lang w:eastAsia="en-US"/>
    </w:rPr>
  </w:style>
  <w:style w:type="paragraph" w:customStyle="1" w:styleId="129">
    <w:name w:val="xl34"/>
    <w:basedOn w:val="1"/>
    <w:qFormat/>
    <w:uiPriority w:val="0"/>
    <w:pPr>
      <w:spacing w:before="100" w:beforeAutospacing="1" w:after="100" w:afterAutospacing="1"/>
      <w:jc w:val="left"/>
      <w:textAlignment w:val="top"/>
    </w:pPr>
    <w:rPr>
      <w:rFonts w:ascii="Arial Unicode MS" w:hAnsi="Arial Unicode MS" w:eastAsia="Arial Unicode MS" w:cs="Arial Unicode MS"/>
      <w:b/>
      <w:bCs/>
      <w:sz w:val="24"/>
    </w:rPr>
  </w:style>
  <w:style w:type="paragraph" w:customStyle="1" w:styleId="130">
    <w:name w:val="样式 标题 5H5heading 5Level 3 - idashdsddh5Second Subheading..."/>
    <w:basedOn w:val="7"/>
    <w:qFormat/>
    <w:uiPriority w:val="0"/>
    <w:pPr>
      <w:numPr>
        <w:numId w:val="1"/>
      </w:numPr>
      <w:tabs>
        <w:tab w:val="left" w:pos="1656"/>
        <w:tab w:val="left" w:pos="3600"/>
      </w:tabs>
      <w:spacing w:line="360" w:lineRule="auto"/>
    </w:pPr>
    <w:rPr>
      <w:rFonts w:cs="宋体"/>
      <w:szCs w:val="20"/>
    </w:rPr>
  </w:style>
  <w:style w:type="paragraph" w:customStyle="1" w:styleId="131">
    <w:name w:val="0-indent"/>
    <w:basedOn w:val="1"/>
    <w:qFormat/>
    <w:uiPriority w:val="0"/>
    <w:pPr>
      <w:tabs>
        <w:tab w:val="left" w:pos="360"/>
      </w:tabs>
      <w:spacing w:before="120"/>
      <w:ind w:left="360" w:hanging="360"/>
    </w:pPr>
    <w:rPr>
      <w:b/>
      <w:lang w:val="en-GB"/>
    </w:rPr>
  </w:style>
  <w:style w:type="paragraph" w:customStyle="1" w:styleId="132">
    <w:name w:val="Char1"/>
    <w:basedOn w:val="1"/>
    <w:qFormat/>
    <w:uiPriority w:val="0"/>
    <w:pPr>
      <w:widowControl w:val="0"/>
      <w:autoSpaceDE w:val="0"/>
      <w:autoSpaceDN w:val="0"/>
      <w:spacing w:after="0"/>
    </w:pPr>
    <w:rPr>
      <w:rFonts w:ascii="Tahoma" w:hAnsi="Tahoma"/>
      <w:kern w:val="2"/>
      <w:sz w:val="24"/>
    </w:rPr>
  </w:style>
  <w:style w:type="paragraph" w:customStyle="1" w:styleId="133">
    <w:name w:val="中行标题1"/>
    <w:basedOn w:val="84"/>
    <w:qFormat/>
    <w:uiPriority w:val="0"/>
    <w:pPr>
      <w:numPr>
        <w:numId w:val="1"/>
      </w:numPr>
      <w:tabs>
        <w:tab w:val="clear" w:pos="3600"/>
      </w:tabs>
    </w:pPr>
  </w:style>
  <w:style w:type="paragraph" w:customStyle="1" w:styleId="134">
    <w:name w:val="表格文字（大）"/>
    <w:basedOn w:val="1"/>
    <w:qFormat/>
    <w:uiPriority w:val="0"/>
    <w:pPr>
      <w:spacing w:before="20" w:after="20"/>
    </w:pPr>
    <w:rPr>
      <w:rFonts w:ascii="Century Gothic" w:hAnsi="Century Gothic"/>
      <w:sz w:val="24"/>
    </w:rPr>
  </w:style>
  <w:style w:type="paragraph" w:customStyle="1" w:styleId="135">
    <w:name w:val="para3"/>
    <w:basedOn w:val="1"/>
    <w:qFormat/>
    <w:uiPriority w:val="0"/>
    <w:pPr>
      <w:spacing w:before="60" w:after="60"/>
      <w:ind w:left="1800"/>
    </w:pPr>
    <w:rPr>
      <w:lang w:val="en-GB"/>
    </w:rPr>
  </w:style>
  <w:style w:type="paragraph" w:customStyle="1" w:styleId="136">
    <w:name w:val="页脚样式"/>
    <w:basedOn w:val="1"/>
    <w:qFormat/>
    <w:uiPriority w:val="0"/>
    <w:pPr>
      <w:widowControl w:val="0"/>
      <w:autoSpaceDE w:val="0"/>
      <w:autoSpaceDN w:val="0"/>
      <w:adjustRightInd w:val="0"/>
      <w:spacing w:after="0" w:line="360" w:lineRule="auto"/>
      <w:textAlignment w:val="baseline"/>
    </w:pPr>
    <w:rPr>
      <w:rFonts w:ascii="Times New Roman" w:hAnsi="Times New Roman"/>
      <w:sz w:val="18"/>
    </w:rPr>
  </w:style>
  <w:style w:type="paragraph" w:customStyle="1" w:styleId="137">
    <w:name w:val="num2"/>
    <w:basedOn w:val="1"/>
    <w:qFormat/>
    <w:uiPriority w:val="0"/>
    <w:pPr>
      <w:spacing w:before="60" w:after="60"/>
      <w:ind w:left="1530" w:hanging="360"/>
    </w:pPr>
    <w:rPr>
      <w:lang w:val="en-GB"/>
    </w:rPr>
  </w:style>
  <w:style w:type="paragraph" w:customStyle="1" w:styleId="138">
    <w:name w:val="Char Char Char Char"/>
    <w:basedOn w:val="1"/>
    <w:qFormat/>
    <w:uiPriority w:val="0"/>
    <w:pPr>
      <w:widowControl w:val="0"/>
      <w:spacing w:after="0"/>
    </w:pPr>
    <w:rPr>
      <w:rFonts w:ascii="Tahoma" w:hAnsi="Tahoma"/>
      <w:kern w:val="2"/>
      <w:sz w:val="24"/>
      <w:szCs w:val="24"/>
    </w:rPr>
  </w:style>
  <w:style w:type="paragraph" w:customStyle="1" w:styleId="139">
    <w:name w:val="font0"/>
    <w:basedOn w:val="1"/>
    <w:qFormat/>
    <w:uiPriority w:val="0"/>
    <w:pPr>
      <w:spacing w:before="100" w:beforeAutospacing="1" w:after="100" w:afterAutospacing="1"/>
      <w:jc w:val="left"/>
    </w:pPr>
    <w:rPr>
      <w:rFonts w:hint="eastAsia" w:ascii="宋体" w:hAnsi="宋体" w:cs="Arial Unicode MS"/>
      <w:sz w:val="24"/>
    </w:rPr>
  </w:style>
  <w:style w:type="paragraph" w:customStyle="1" w:styleId="140">
    <w:name w:val="2-indent"/>
    <w:basedOn w:val="1"/>
    <w:qFormat/>
    <w:uiPriority w:val="0"/>
    <w:pPr>
      <w:tabs>
        <w:tab w:val="left" w:pos="5040"/>
        <w:tab w:val="left" w:pos="5400"/>
      </w:tabs>
      <w:spacing w:before="120"/>
      <w:ind w:left="1080" w:hanging="360"/>
    </w:pPr>
    <w:rPr>
      <w:lang w:val="en-GB"/>
    </w:rPr>
  </w:style>
  <w:style w:type="paragraph" w:customStyle="1" w:styleId="141">
    <w:name w:val="Body Text(ch)"/>
    <w:basedOn w:val="1"/>
    <w:next w:val="6"/>
    <w:qFormat/>
    <w:uiPriority w:val="0"/>
    <w:pPr>
      <w:spacing w:line="360" w:lineRule="auto"/>
      <w:ind w:firstLine="480" w:firstLineChars="200"/>
    </w:pPr>
    <w:rPr>
      <w:rFonts w:ascii="楷体_GB2312" w:hAnsi="Times"/>
      <w:sz w:val="24"/>
    </w:rPr>
  </w:style>
  <w:style w:type="character" w:customStyle="1" w:styleId="142">
    <w:name w:val="正文文本缩进 2 Char"/>
    <w:link w:val="27"/>
    <w:qFormat/>
    <w:uiPriority w:val="0"/>
    <w:rPr>
      <w:rFonts w:ascii="Arial" w:hAnsi="Arial" w:cs="Arial"/>
      <w:sz w:val="24"/>
    </w:rPr>
  </w:style>
  <w:style w:type="paragraph" w:customStyle="1" w:styleId="143">
    <w:name w:val="xl3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Unicode MS" w:hAnsi="Arial Unicode MS" w:eastAsia="Arial Unicode MS" w:cs="Arial Unicode MS"/>
      <w:b/>
      <w:bCs/>
      <w:sz w:val="24"/>
    </w:rPr>
  </w:style>
  <w:style w:type="paragraph" w:customStyle="1" w:styleId="144">
    <w:name w:val="xTOC3"/>
    <w:basedOn w:val="145"/>
    <w:next w:val="147"/>
    <w:qFormat/>
    <w:uiPriority w:val="0"/>
    <w:pPr>
      <w:tabs>
        <w:tab w:val="left" w:pos="425"/>
        <w:tab w:val="left" w:pos="720"/>
      </w:tabs>
    </w:pPr>
  </w:style>
  <w:style w:type="paragraph" w:customStyle="1" w:styleId="145">
    <w:name w:val="xTOC2"/>
    <w:basedOn w:val="146"/>
    <w:next w:val="147"/>
    <w:qFormat/>
    <w:uiPriority w:val="0"/>
    <w:pPr>
      <w:tabs>
        <w:tab w:val="left" w:pos="425"/>
        <w:tab w:val="left" w:pos="720"/>
      </w:tabs>
      <w:ind w:left="425" w:hanging="425"/>
    </w:pPr>
  </w:style>
  <w:style w:type="paragraph" w:customStyle="1" w:styleId="146">
    <w:name w:val="xTOC1"/>
    <w:basedOn w:val="1"/>
    <w:next w:val="147"/>
    <w:qFormat/>
    <w:uiPriority w:val="0"/>
    <w:pPr>
      <w:tabs>
        <w:tab w:val="left" w:pos="720"/>
      </w:tabs>
      <w:spacing w:after="240"/>
      <w:ind w:left="720" w:hanging="720"/>
      <w:jc w:val="left"/>
    </w:pPr>
    <w:rPr>
      <w:rFonts w:eastAsia="DFKai-SB"/>
      <w:b/>
      <w:bCs/>
      <w:sz w:val="26"/>
      <w:lang w:eastAsia="zh-TW"/>
    </w:rPr>
  </w:style>
  <w:style w:type="paragraph" w:customStyle="1" w:styleId="147">
    <w:name w:val="xBody1"/>
    <w:basedOn w:val="1"/>
    <w:qFormat/>
    <w:uiPriority w:val="0"/>
    <w:pPr>
      <w:spacing w:after="240"/>
      <w:ind w:left="720"/>
    </w:pPr>
    <w:rPr>
      <w:rFonts w:eastAsia="PMingLiU"/>
      <w:lang w:eastAsia="zh-TW"/>
    </w:rPr>
  </w:style>
  <w:style w:type="paragraph" w:customStyle="1" w:styleId="148">
    <w:name w:val="3-para"/>
    <w:basedOn w:val="1"/>
    <w:qFormat/>
    <w:uiPriority w:val="0"/>
    <w:pPr>
      <w:spacing w:before="120"/>
      <w:ind w:left="1080"/>
    </w:pPr>
    <w:rPr>
      <w:sz w:val="22"/>
    </w:rPr>
  </w:style>
  <w:style w:type="paragraph" w:customStyle="1" w:styleId="149">
    <w:name w:val="神州数码正文"/>
    <w:basedOn w:val="47"/>
    <w:qFormat/>
    <w:uiPriority w:val="0"/>
    <w:pPr>
      <w:spacing w:line="360" w:lineRule="auto"/>
      <w:ind w:firstLine="0" w:firstLineChars="0"/>
      <w:jc w:val="left"/>
    </w:pPr>
    <w:rPr>
      <w:rFonts w:ascii="宋体" w:hAnsi="宋体"/>
      <w:sz w:val="24"/>
      <w:szCs w:val="18"/>
    </w:rPr>
  </w:style>
  <w:style w:type="character" w:customStyle="1" w:styleId="150">
    <w:name w:val="正文首行缩进 Char"/>
    <w:link w:val="47"/>
    <w:qFormat/>
    <w:uiPriority w:val="0"/>
    <w:rPr>
      <w:rFonts w:ascii="Book Antiqua" w:hAnsi="Book Antiqua"/>
    </w:rPr>
  </w:style>
  <w:style w:type="paragraph" w:customStyle="1" w:styleId="151">
    <w:name w:val="Indent 3"/>
    <w:basedOn w:val="152"/>
    <w:qFormat/>
    <w:uiPriority w:val="0"/>
    <w:pPr>
      <w:ind w:left="720"/>
    </w:pPr>
  </w:style>
  <w:style w:type="paragraph" w:customStyle="1" w:styleId="152">
    <w:name w:val="Indent 1"/>
    <w:basedOn w:val="1"/>
    <w:qFormat/>
    <w:uiPriority w:val="0"/>
    <w:pPr>
      <w:ind w:left="1800" w:hanging="360"/>
    </w:pPr>
  </w:style>
  <w:style w:type="paragraph" w:customStyle="1" w:styleId="153">
    <w:name w:val="1-para"/>
    <w:basedOn w:val="1"/>
    <w:qFormat/>
    <w:uiPriority w:val="0"/>
    <w:pPr>
      <w:spacing w:before="120"/>
    </w:pPr>
    <w:rPr>
      <w:lang w:val="en-GB"/>
    </w:rPr>
  </w:style>
  <w:style w:type="paragraph" w:customStyle="1" w:styleId="154">
    <w:name w:val="2"/>
    <w:basedOn w:val="1"/>
    <w:next w:val="1"/>
    <w:qFormat/>
    <w:uiPriority w:val="0"/>
    <w:pPr>
      <w:adjustRightInd w:val="0"/>
      <w:spacing w:before="120" w:line="360" w:lineRule="auto"/>
    </w:pPr>
    <w:rPr>
      <w:sz w:val="24"/>
    </w:rPr>
  </w:style>
  <w:style w:type="paragraph" w:customStyle="1" w:styleId="155">
    <w:name w:val="AIOC NORMAL"/>
    <w:basedOn w:val="156"/>
    <w:qFormat/>
    <w:uiPriority w:val="0"/>
    <w:pPr>
      <w:tabs>
        <w:tab w:val="left" w:pos="1440"/>
      </w:tabs>
      <w:jc w:val="left"/>
    </w:pPr>
    <w:rPr>
      <w:lang w:val="en-GB"/>
    </w:rPr>
  </w:style>
  <w:style w:type="paragraph" w:customStyle="1" w:styleId="156">
    <w:name w:val="A BLOCK PARA"/>
    <w:basedOn w:val="1"/>
    <w:qFormat/>
    <w:uiPriority w:val="0"/>
    <w:rPr>
      <w:sz w:val="22"/>
    </w:rPr>
  </w:style>
  <w:style w:type="paragraph" w:customStyle="1" w:styleId="157">
    <w:name w:val="xBody1Bullet2"/>
    <w:basedOn w:val="158"/>
    <w:qFormat/>
    <w:uiPriority w:val="0"/>
    <w:pPr>
      <w:tabs>
        <w:tab w:val="left" w:pos="425"/>
        <w:tab w:val="left" w:pos="1080"/>
      </w:tabs>
      <w:ind w:left="425" w:hanging="425"/>
    </w:pPr>
  </w:style>
  <w:style w:type="paragraph" w:customStyle="1" w:styleId="158">
    <w:name w:val="xBody1Bullet1"/>
    <w:basedOn w:val="1"/>
    <w:qFormat/>
    <w:uiPriority w:val="0"/>
    <w:pPr>
      <w:tabs>
        <w:tab w:val="left" w:pos="1080"/>
      </w:tabs>
      <w:spacing w:before="120"/>
      <w:ind w:left="1080" w:hanging="360"/>
    </w:pPr>
    <w:rPr>
      <w:rFonts w:eastAsia="DFKai-SB"/>
      <w:sz w:val="24"/>
      <w:lang w:eastAsia="zh-TW"/>
    </w:rPr>
  </w:style>
  <w:style w:type="paragraph" w:customStyle="1" w:styleId="159">
    <w:name w:val="Char1 Char Char Char Char Char Char"/>
    <w:basedOn w:val="1"/>
    <w:qFormat/>
    <w:uiPriority w:val="0"/>
    <w:pPr>
      <w:widowControl w:val="0"/>
      <w:numPr>
        <w:ilvl w:val="5"/>
        <w:numId w:val="8"/>
      </w:numPr>
      <w:tabs>
        <w:tab w:val="clear" w:pos="1134"/>
      </w:tabs>
      <w:autoSpaceDE w:val="0"/>
      <w:autoSpaceDN w:val="0"/>
      <w:spacing w:after="0"/>
      <w:ind w:left="0" w:firstLine="0"/>
    </w:pPr>
    <w:rPr>
      <w:rFonts w:ascii="Tahoma" w:hAnsi="Tahoma"/>
      <w:kern w:val="2"/>
      <w:sz w:val="24"/>
    </w:rPr>
  </w:style>
  <w:style w:type="paragraph" w:customStyle="1" w:styleId="160">
    <w:name w:val="font5"/>
    <w:basedOn w:val="1"/>
    <w:qFormat/>
    <w:uiPriority w:val="0"/>
    <w:pPr>
      <w:spacing w:before="100" w:beforeAutospacing="1" w:after="100" w:afterAutospacing="1"/>
      <w:jc w:val="left"/>
    </w:pPr>
    <w:rPr>
      <w:rFonts w:hint="eastAsia" w:ascii="宋体" w:hAnsi="宋体" w:cs="Arial Unicode MS"/>
      <w:sz w:val="18"/>
      <w:szCs w:val="18"/>
    </w:rPr>
  </w:style>
  <w:style w:type="paragraph" w:customStyle="1" w:styleId="161">
    <w:name w:val="Main Header"/>
    <w:basedOn w:val="1"/>
    <w:qFormat/>
    <w:uiPriority w:val="0"/>
    <w:pPr>
      <w:ind w:left="900" w:right="680" w:hanging="900"/>
    </w:pPr>
    <w:rPr>
      <w:rFonts w:ascii="Times" w:hAnsi="Times"/>
      <w:b/>
      <w:caps/>
      <w:sz w:val="24"/>
      <w:u w:val="single"/>
      <w:lang w:val="en-GB"/>
    </w:rPr>
  </w:style>
  <w:style w:type="paragraph" w:customStyle="1" w:styleId="162">
    <w:name w:val="Normal Text"/>
    <w:qFormat/>
    <w:uiPriority w:val="0"/>
    <w:pPr>
      <w:ind w:left="720"/>
    </w:pPr>
    <w:rPr>
      <w:rFonts w:ascii="Book Antiqua" w:hAnsi="Book Antiqua" w:eastAsia="宋体" w:cs="Times New Roman"/>
      <w:sz w:val="22"/>
      <w:lang w:val="en-GB" w:eastAsia="en-US" w:bidi="ar-SA"/>
    </w:rPr>
  </w:style>
  <w:style w:type="paragraph" w:customStyle="1" w:styleId="163">
    <w:name w:val="font7"/>
    <w:basedOn w:val="1"/>
    <w:qFormat/>
    <w:uiPriority w:val="0"/>
    <w:pPr>
      <w:spacing w:before="100" w:beforeAutospacing="1" w:after="100" w:afterAutospacing="1"/>
      <w:jc w:val="left"/>
    </w:pPr>
    <w:rPr>
      <w:rFonts w:ascii="Arial" w:hAnsi="Arial" w:eastAsia="Arial Unicode MS" w:cs="Arial"/>
      <w:b/>
      <w:bCs/>
      <w:sz w:val="24"/>
    </w:rPr>
  </w:style>
  <w:style w:type="paragraph" w:customStyle="1" w:styleId="164">
    <w:name w:val="重点(不缩进) 五号"/>
    <w:basedOn w:val="165"/>
    <w:qFormat/>
    <w:uiPriority w:val="0"/>
    <w:rPr>
      <w:b/>
    </w:rPr>
  </w:style>
  <w:style w:type="paragraph" w:customStyle="1" w:styleId="165">
    <w:name w:val="正文(不缩进) 五号"/>
    <w:basedOn w:val="88"/>
    <w:qFormat/>
    <w:uiPriority w:val="0"/>
    <w:pPr>
      <w:ind w:firstLine="0" w:firstLineChars="0"/>
    </w:pPr>
  </w:style>
  <w:style w:type="paragraph" w:customStyle="1" w:styleId="166">
    <w:name w:val="xl25"/>
    <w:basedOn w:val="1"/>
    <w:qFormat/>
    <w:uiPriority w:val="0"/>
    <w:pPr>
      <w:spacing w:before="100" w:beforeAutospacing="1" w:after="100" w:afterAutospacing="1"/>
      <w:jc w:val="right"/>
    </w:pPr>
    <w:rPr>
      <w:rFonts w:ascii="Arial" w:hAnsi="Arial" w:eastAsia="Arial Unicode MS" w:cs="Arial"/>
      <w:sz w:val="22"/>
      <w:szCs w:val="22"/>
    </w:rPr>
  </w:style>
  <w:style w:type="paragraph" w:customStyle="1" w:styleId="167">
    <w:name w:val="正文1"/>
    <w:basedOn w:val="1"/>
    <w:qFormat/>
    <w:uiPriority w:val="0"/>
    <w:pPr>
      <w:widowControl w:val="0"/>
      <w:shd w:val="clear" w:color="auto" w:fill="FFFFFF"/>
      <w:spacing w:after="0"/>
    </w:pPr>
    <w:rPr>
      <w:rFonts w:ascii="Times New Roman" w:hAnsi="Times New Roman"/>
      <w:kern w:val="2"/>
      <w:sz w:val="21"/>
      <w:szCs w:val="21"/>
    </w:rPr>
  </w:style>
  <w:style w:type="paragraph" w:customStyle="1" w:styleId="168">
    <w:name w:val="xBody1 Char"/>
    <w:basedOn w:val="1"/>
    <w:qFormat/>
    <w:uiPriority w:val="0"/>
    <w:pPr>
      <w:spacing w:after="240"/>
      <w:ind w:left="720"/>
    </w:pPr>
    <w:rPr>
      <w:rFonts w:eastAsia="PMingLiU"/>
      <w:sz w:val="22"/>
      <w:lang w:eastAsia="zh-TW"/>
    </w:rPr>
  </w:style>
  <w:style w:type="paragraph" w:customStyle="1" w:styleId="169">
    <w:name w:val="Bullet Point"/>
    <w:basedOn w:val="1"/>
    <w:qFormat/>
    <w:uiPriority w:val="0"/>
    <w:pPr>
      <w:ind w:left="1260" w:right="374" w:hanging="540"/>
      <w:jc w:val="left"/>
    </w:pPr>
    <w:rPr>
      <w:sz w:val="22"/>
      <w:lang w:val="en-GB"/>
    </w:rPr>
  </w:style>
  <w:style w:type="character" w:customStyle="1" w:styleId="170">
    <w:name w:val="正文文本 2 Char"/>
    <w:link w:val="41"/>
    <w:qFormat/>
    <w:uiPriority w:val="0"/>
    <w:rPr>
      <w:rFonts w:ascii="Book Antiqua" w:hAnsi="Book Antiqua"/>
      <w:color w:val="FF0000"/>
      <w:sz w:val="28"/>
    </w:rPr>
  </w:style>
  <w:style w:type="character" w:customStyle="1" w:styleId="171">
    <w:name w:val="正文文本 3 Char"/>
    <w:link w:val="18"/>
    <w:qFormat/>
    <w:uiPriority w:val="0"/>
    <w:rPr>
      <w:rFonts w:ascii="Book Antiqua" w:hAnsi="Book Antiqua"/>
      <w:sz w:val="24"/>
    </w:rPr>
  </w:style>
  <w:style w:type="paragraph" w:customStyle="1" w:styleId="172">
    <w:name w:val="7 Char"/>
    <w:basedOn w:val="1"/>
    <w:qFormat/>
    <w:uiPriority w:val="0"/>
    <w:pPr>
      <w:widowControl w:val="0"/>
      <w:autoSpaceDE w:val="0"/>
      <w:autoSpaceDN w:val="0"/>
      <w:spacing w:after="0"/>
    </w:pPr>
    <w:rPr>
      <w:rFonts w:ascii="Tahoma" w:hAnsi="Tahoma"/>
      <w:kern w:val="2"/>
      <w:sz w:val="24"/>
    </w:rPr>
  </w:style>
  <w:style w:type="paragraph" w:customStyle="1" w:styleId="173">
    <w:name w:val="xl39"/>
    <w:basedOn w:val="1"/>
    <w:qFormat/>
    <w:uiPriority w:val="0"/>
    <w:pPr>
      <w:pBdr>
        <w:top w:val="single" w:color="auto" w:sz="4" w:space="0"/>
        <w:left w:val="single" w:color="auto" w:sz="4" w:space="0"/>
        <w:bottom w:val="single" w:color="auto" w:sz="4" w:space="0"/>
        <w:right w:val="single" w:color="auto" w:sz="4" w:space="0"/>
      </w:pBdr>
      <w:shd w:val="clear" w:color="auto" w:fill="FFCC00"/>
      <w:spacing w:before="100" w:beforeAutospacing="1" w:after="100" w:afterAutospacing="1"/>
      <w:jc w:val="center"/>
      <w:textAlignment w:val="top"/>
    </w:pPr>
    <w:rPr>
      <w:rFonts w:eastAsia="Arial Unicode MS"/>
      <w:b/>
      <w:bCs/>
      <w:sz w:val="24"/>
    </w:rPr>
  </w:style>
  <w:style w:type="paragraph" w:customStyle="1" w:styleId="174">
    <w:name w:val="xBody1 Char Char Char"/>
    <w:basedOn w:val="1"/>
    <w:qFormat/>
    <w:uiPriority w:val="0"/>
    <w:pPr>
      <w:spacing w:after="240"/>
      <w:ind w:left="720"/>
    </w:pPr>
    <w:rPr>
      <w:rFonts w:eastAsia="PMingLiU"/>
      <w:sz w:val="22"/>
      <w:lang w:eastAsia="zh-TW"/>
    </w:rPr>
  </w:style>
  <w:style w:type="paragraph" w:customStyle="1" w:styleId="175">
    <w:name w:val="Table Bullet"/>
    <w:basedOn w:val="1"/>
    <w:qFormat/>
    <w:uiPriority w:val="0"/>
    <w:pPr>
      <w:tabs>
        <w:tab w:val="left" w:pos="360"/>
      </w:tabs>
      <w:snapToGrid w:val="0"/>
      <w:spacing w:before="120" w:line="360" w:lineRule="auto"/>
      <w:ind w:left="360" w:hanging="360"/>
      <w:jc w:val="left"/>
    </w:pPr>
    <w:rPr>
      <w:snapToGrid w:val="0"/>
      <w:color w:val="000000"/>
      <w:sz w:val="22"/>
      <w:lang w:val="en-GB" w:eastAsia="en-US"/>
    </w:rPr>
  </w:style>
  <w:style w:type="paragraph" w:customStyle="1" w:styleId="176">
    <w:name w:val="批注框文本1"/>
    <w:basedOn w:val="1"/>
    <w:qFormat/>
    <w:uiPriority w:val="0"/>
    <w:rPr>
      <w:rFonts w:ascii="Tahoma" w:hAnsi="Tahoma"/>
      <w:sz w:val="16"/>
      <w:szCs w:val="16"/>
    </w:rPr>
  </w:style>
  <w:style w:type="paragraph" w:customStyle="1" w:styleId="177">
    <w:name w:val="xTOC4"/>
    <w:basedOn w:val="144"/>
    <w:next w:val="147"/>
    <w:qFormat/>
    <w:uiPriority w:val="0"/>
    <w:pPr>
      <w:tabs>
        <w:tab w:val="clear" w:pos="425"/>
      </w:tabs>
    </w:pPr>
    <w:rPr>
      <w:b w:val="0"/>
      <w:bCs w:val="0"/>
      <w:i/>
      <w:iCs/>
    </w:rPr>
  </w:style>
  <w:style w:type="paragraph" w:customStyle="1" w:styleId="178">
    <w:name w:val="Alpha 3"/>
    <w:basedOn w:val="1"/>
    <w:qFormat/>
    <w:uiPriority w:val="0"/>
    <w:pPr>
      <w:tabs>
        <w:tab w:val="left" w:pos="360"/>
      </w:tabs>
      <w:spacing w:before="120"/>
      <w:ind w:left="360" w:hanging="360"/>
    </w:pPr>
    <w:rPr>
      <w:lang w:eastAsia="zh-TW"/>
    </w:rPr>
  </w:style>
  <w:style w:type="character" w:customStyle="1" w:styleId="179">
    <w:name w:val="页脚 Char1"/>
    <w:semiHidden/>
    <w:qFormat/>
    <w:uiPriority w:val="99"/>
    <w:rPr>
      <w:rFonts w:ascii="Book Antiqua" w:hAnsi="Book Antiqua"/>
      <w:sz w:val="18"/>
      <w:szCs w:val="18"/>
    </w:rPr>
  </w:style>
  <w:style w:type="paragraph" w:customStyle="1" w:styleId="180">
    <w:name w:val="标题 2Attribute Heading 2h2h21(Alt+2)(Alt+2)1(Alt+2)2Sub..."/>
    <w:basedOn w:val="3"/>
    <w:qFormat/>
    <w:uiPriority w:val="0"/>
    <w:pPr>
      <w:numPr>
        <w:ilvl w:val="0"/>
        <w:numId w:val="0"/>
      </w:numPr>
      <w:tabs>
        <w:tab w:val="left" w:pos="2520"/>
      </w:tabs>
    </w:pPr>
  </w:style>
  <w:style w:type="paragraph" w:customStyle="1" w:styleId="181">
    <w:name w:val="Table Body Text"/>
    <w:basedOn w:val="6"/>
    <w:qFormat/>
    <w:uiPriority w:val="0"/>
    <w:pPr>
      <w:spacing w:before="120" w:line="360" w:lineRule="auto"/>
    </w:pPr>
    <w:rPr>
      <w:rFonts w:eastAsia="????"/>
      <w:snapToGrid w:val="0"/>
      <w:color w:val="000000"/>
      <w:sz w:val="22"/>
      <w:lang w:val="en-GB" w:eastAsia="zh-TW"/>
    </w:rPr>
  </w:style>
  <w:style w:type="paragraph" w:customStyle="1" w:styleId="182">
    <w:name w:val="xl36"/>
    <w:basedOn w:val="1"/>
    <w:qFormat/>
    <w:uiPriority w:val="0"/>
    <w:pPr>
      <w:pBdr>
        <w:top w:val="single" w:color="auto" w:sz="4" w:space="0"/>
        <w:left w:val="single" w:color="auto" w:sz="4" w:space="0"/>
        <w:bottom w:val="single" w:color="auto" w:sz="4" w:space="0"/>
        <w:right w:val="single" w:color="auto" w:sz="4" w:space="0"/>
      </w:pBdr>
      <w:shd w:val="clear" w:color="auto" w:fill="FF0000"/>
      <w:spacing w:before="100" w:beforeAutospacing="1" w:after="100" w:afterAutospacing="1"/>
      <w:jc w:val="center"/>
      <w:textAlignment w:val="top"/>
    </w:pPr>
    <w:rPr>
      <w:rFonts w:ascii="Arial Unicode MS" w:hAnsi="Arial Unicode MS" w:eastAsia="Arial Unicode MS" w:cs="Arial Unicode MS"/>
      <w:b/>
      <w:bCs/>
      <w:sz w:val="24"/>
    </w:rPr>
  </w:style>
  <w:style w:type="paragraph" w:customStyle="1" w:styleId="183">
    <w:name w:val="1&amp;2-para (Bullet 1)"/>
    <w:basedOn w:val="153"/>
    <w:qFormat/>
    <w:uiPriority w:val="0"/>
    <w:pPr>
      <w:tabs>
        <w:tab w:val="left" w:pos="1080"/>
      </w:tabs>
      <w:ind w:left="1080" w:hanging="360"/>
    </w:pPr>
    <w:rPr>
      <w:rFonts w:eastAsia="PMingLiU"/>
      <w:snapToGrid w:val="0"/>
    </w:rPr>
  </w:style>
  <w:style w:type="paragraph" w:customStyle="1" w:styleId="184">
    <w:name w:val="xl38"/>
    <w:basedOn w:val="1"/>
    <w:qFormat/>
    <w:uiPriority w:val="0"/>
    <w:pPr>
      <w:pBdr>
        <w:top w:val="single" w:color="auto" w:sz="4" w:space="0"/>
        <w:left w:val="single" w:color="auto" w:sz="4" w:space="0"/>
        <w:bottom w:val="single" w:color="auto" w:sz="4" w:space="0"/>
        <w:right w:val="single" w:color="auto" w:sz="4" w:space="0"/>
      </w:pBdr>
      <w:shd w:val="clear" w:color="auto" w:fill="FF0000"/>
      <w:spacing w:before="100" w:beforeAutospacing="1" w:after="100" w:afterAutospacing="1"/>
      <w:jc w:val="center"/>
      <w:textAlignment w:val="top"/>
    </w:pPr>
    <w:rPr>
      <w:rFonts w:ascii="Arial" w:hAnsi="Arial" w:eastAsia="Arial Unicode MS" w:cs="Arial"/>
      <w:b/>
      <w:bCs/>
      <w:sz w:val="24"/>
    </w:rPr>
  </w:style>
  <w:style w:type="paragraph" w:customStyle="1" w:styleId="185">
    <w:name w:val="Default Text"/>
    <w:basedOn w:val="1"/>
    <w:qFormat/>
    <w:uiPriority w:val="0"/>
    <w:pPr>
      <w:jc w:val="left"/>
    </w:pPr>
    <w:rPr>
      <w:sz w:val="24"/>
      <w:lang w:eastAsia="en-US"/>
    </w:rPr>
  </w:style>
  <w:style w:type="paragraph" w:customStyle="1" w:styleId="186">
    <w:name w:val="num3"/>
    <w:basedOn w:val="1"/>
    <w:qFormat/>
    <w:uiPriority w:val="0"/>
    <w:pPr>
      <w:spacing w:before="60" w:after="60"/>
      <w:ind w:left="2160" w:hanging="360"/>
    </w:pPr>
    <w:rPr>
      <w:lang w:val="en-GB"/>
    </w:rPr>
  </w:style>
  <w:style w:type="paragraph" w:customStyle="1" w:styleId="187">
    <w:name w:val="xl29"/>
    <w:basedOn w:val="1"/>
    <w:qFormat/>
    <w:uiPriority w:val="0"/>
    <w:pPr>
      <w:pBdr>
        <w:top w:val="single" w:color="auto" w:sz="4" w:space="0"/>
        <w:left w:val="single" w:color="auto" w:sz="4" w:space="0"/>
        <w:bottom w:val="single" w:color="auto" w:sz="4" w:space="0"/>
        <w:right w:val="single" w:color="auto" w:sz="4" w:space="0"/>
      </w:pBdr>
      <w:shd w:val="clear" w:color="auto" w:fill="FF0000"/>
      <w:spacing w:before="100" w:beforeAutospacing="1" w:after="100" w:afterAutospacing="1"/>
      <w:textAlignment w:val="top"/>
    </w:pPr>
    <w:rPr>
      <w:rFonts w:ascii="Arial Unicode MS" w:hAnsi="Arial Unicode MS" w:eastAsia="Arial Unicode MS" w:cs="Arial Unicode MS"/>
      <w:b/>
      <w:bCs/>
      <w:sz w:val="24"/>
    </w:rPr>
  </w:style>
  <w:style w:type="paragraph" w:customStyle="1" w:styleId="188">
    <w:name w:val="Number 1"/>
    <w:basedOn w:val="152"/>
    <w:qFormat/>
    <w:uiPriority w:val="0"/>
    <w:pPr>
      <w:ind w:left="720" w:firstLine="0"/>
    </w:pPr>
  </w:style>
  <w:style w:type="paragraph" w:customStyle="1" w:styleId="189">
    <w:name w:val="xl26"/>
    <w:basedOn w:val="1"/>
    <w:qFormat/>
    <w:uiPriority w:val="0"/>
    <w:pPr>
      <w:pBdr>
        <w:top w:val="single" w:color="auto" w:sz="8" w:space="0"/>
        <w:left w:val="single" w:color="auto" w:sz="8" w:space="0"/>
        <w:bottom w:val="single" w:color="auto" w:sz="8" w:space="0"/>
      </w:pBdr>
      <w:spacing w:before="100" w:beforeAutospacing="1" w:after="100" w:afterAutospacing="1"/>
      <w:jc w:val="center"/>
      <w:textAlignment w:val="center"/>
    </w:pPr>
    <w:rPr>
      <w:rFonts w:ascii="Arial" w:hAnsi="Arial" w:eastAsia="Arial Unicode MS" w:cs="Arial"/>
      <w:b/>
      <w:bCs/>
      <w:sz w:val="28"/>
      <w:szCs w:val="28"/>
    </w:rPr>
  </w:style>
  <w:style w:type="paragraph" w:customStyle="1" w:styleId="190">
    <w:name w:val="样式 标题 1H1第 ？ 章PIM 1h1h11heading 1TOC1st levelSection Hea... + 行距..."/>
    <w:basedOn w:val="84"/>
    <w:link w:val="191"/>
    <w:qFormat/>
    <w:uiPriority w:val="0"/>
    <w:pPr>
      <w:numPr>
        <w:numId w:val="1"/>
      </w:numPr>
      <w:tabs>
        <w:tab w:val="clear" w:pos="3600"/>
      </w:tabs>
      <w:spacing w:line="240" w:lineRule="auto"/>
    </w:pPr>
    <w:rPr>
      <w:szCs w:val="20"/>
    </w:rPr>
  </w:style>
  <w:style w:type="character" w:customStyle="1" w:styleId="191">
    <w:name w:val="样式 标题 1H1第 ？ 章PIM 1h1h11heading 1TOC1st levelSection Hea... + 行距... Char"/>
    <w:link w:val="190"/>
    <w:qFormat/>
    <w:uiPriority w:val="0"/>
    <w:rPr>
      <w:rFonts w:ascii="Arial" w:hAnsi="Arial"/>
      <w:b/>
      <w:bCs/>
      <w:kern w:val="44"/>
      <w:sz w:val="44"/>
    </w:rPr>
  </w:style>
  <w:style w:type="paragraph" w:customStyle="1" w:styleId="192">
    <w:name w:val="Indent 5"/>
    <w:basedOn w:val="193"/>
    <w:qFormat/>
    <w:uiPriority w:val="0"/>
    <w:pPr>
      <w:ind w:left="1440"/>
    </w:pPr>
  </w:style>
  <w:style w:type="paragraph" w:customStyle="1" w:styleId="193">
    <w:name w:val="Indent 4"/>
    <w:basedOn w:val="115"/>
    <w:qFormat/>
    <w:uiPriority w:val="0"/>
    <w:pPr>
      <w:spacing w:after="0"/>
      <w:ind w:left="1080"/>
    </w:pPr>
  </w:style>
  <w:style w:type="paragraph" w:customStyle="1" w:styleId="194">
    <w:name w:val="xl3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eastAsia="Arial Unicode MS" w:cs="Arial"/>
      <w:b/>
      <w:bCs/>
      <w:sz w:val="24"/>
    </w:rPr>
  </w:style>
  <w:style w:type="paragraph" w:customStyle="1" w:styleId="195">
    <w:name w:val="H 1"/>
    <w:basedOn w:val="2"/>
    <w:qFormat/>
    <w:uiPriority w:val="0"/>
    <w:pPr>
      <w:keepNext w:val="0"/>
      <w:keepLines w:val="0"/>
      <w:numPr>
        <w:numId w:val="0"/>
      </w:numPr>
      <w:tabs>
        <w:tab w:val="left" w:pos="432"/>
      </w:tabs>
      <w:spacing w:before="0" w:after="120" w:line="240" w:lineRule="auto"/>
      <w:ind w:left="432" w:hanging="432"/>
      <w:outlineLvl w:val="9"/>
    </w:pPr>
    <w:rPr>
      <w:bCs w:val="0"/>
      <w:i/>
      <w:caps/>
      <w:kern w:val="0"/>
      <w:sz w:val="24"/>
      <w:szCs w:val="20"/>
      <w:lang w:val="en-GB"/>
    </w:rPr>
  </w:style>
  <w:style w:type="paragraph" w:customStyle="1" w:styleId="196">
    <w:name w:val="font6"/>
    <w:basedOn w:val="1"/>
    <w:qFormat/>
    <w:uiPriority w:val="0"/>
    <w:pPr>
      <w:spacing w:before="100" w:beforeAutospacing="1" w:after="100" w:afterAutospacing="1"/>
      <w:jc w:val="left"/>
    </w:pPr>
    <w:rPr>
      <w:rFonts w:hint="eastAsia" w:ascii="宋体" w:hAnsi="宋体" w:cs="Arial Unicode MS"/>
      <w:b/>
      <w:bCs/>
      <w:sz w:val="24"/>
    </w:rPr>
  </w:style>
  <w:style w:type="paragraph" w:customStyle="1" w:styleId="197">
    <w:name w:val="Table Text"/>
    <w:basedOn w:val="1"/>
    <w:qFormat/>
    <w:uiPriority w:val="0"/>
    <w:pPr>
      <w:keepLines/>
    </w:pPr>
    <w:rPr>
      <w:sz w:val="16"/>
    </w:rPr>
  </w:style>
  <w:style w:type="paragraph" w:customStyle="1" w:styleId="198">
    <w:name w:val="Bullet 6"/>
    <w:basedOn w:val="1"/>
    <w:qFormat/>
    <w:uiPriority w:val="0"/>
    <w:pPr>
      <w:spacing w:before="120"/>
      <w:ind w:left="1368" w:hanging="288"/>
      <w:jc w:val="left"/>
    </w:pPr>
  </w:style>
  <w:style w:type="paragraph" w:customStyle="1" w:styleId="199">
    <w:name w:val="xl30"/>
    <w:basedOn w:val="1"/>
    <w:qFormat/>
    <w:uiPriority w:val="0"/>
    <w:pPr>
      <w:pBdr>
        <w:left w:val="single" w:color="auto" w:sz="4" w:space="0"/>
        <w:right w:val="single" w:color="auto" w:sz="4" w:space="0"/>
      </w:pBdr>
      <w:spacing w:before="100" w:beforeAutospacing="1" w:after="100" w:afterAutospacing="1"/>
      <w:textAlignment w:val="top"/>
    </w:pPr>
    <w:rPr>
      <w:rFonts w:ascii="Arial Unicode MS" w:hAnsi="Arial Unicode MS" w:eastAsia="Arial Unicode MS" w:cs="Arial Unicode MS"/>
      <w:sz w:val="24"/>
    </w:rPr>
  </w:style>
  <w:style w:type="paragraph" w:customStyle="1" w:styleId="200">
    <w:name w:val="A0b"/>
    <w:basedOn w:val="1"/>
    <w:qFormat/>
    <w:uiPriority w:val="0"/>
    <w:pPr>
      <w:tabs>
        <w:tab w:val="left" w:pos="1080"/>
      </w:tabs>
      <w:ind w:left="1080" w:hanging="360"/>
    </w:pPr>
    <w:rPr>
      <w:rFonts w:eastAsia="PMingLiU"/>
      <w:szCs w:val="10"/>
      <w:lang w:eastAsia="zh-TW"/>
    </w:rPr>
  </w:style>
  <w:style w:type="paragraph" w:customStyle="1" w:styleId="201">
    <w:name w:val="xl3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Unicode MS" w:hAnsi="Arial Unicode MS" w:eastAsia="Arial Unicode MS" w:cs="Arial Unicode MS"/>
      <w:b/>
      <w:bCs/>
      <w:sz w:val="24"/>
    </w:rPr>
  </w:style>
  <w:style w:type="paragraph" w:customStyle="1" w:styleId="202">
    <w:name w:val="Table Heading"/>
    <w:basedOn w:val="9"/>
    <w:qFormat/>
    <w:uiPriority w:val="0"/>
    <w:pPr>
      <w:keepLines w:val="0"/>
      <w:numPr>
        <w:ilvl w:val="6"/>
        <w:numId w:val="1"/>
      </w:numPr>
      <w:spacing w:before="120" w:after="60" w:line="240" w:lineRule="auto"/>
      <w:jc w:val="both"/>
    </w:pPr>
    <w:rPr>
      <w:b/>
      <w:bCs/>
      <w:smallCaps w:val="0"/>
      <w:snapToGrid w:val="0"/>
      <w:color w:val="FFFFFF"/>
      <w:kern w:val="0"/>
      <w:sz w:val="22"/>
      <w:lang w:val="en-GB" w:eastAsia="en-US"/>
    </w:rPr>
  </w:style>
  <w:style w:type="paragraph" w:customStyle="1" w:styleId="203">
    <w:name w:val="Bullets"/>
    <w:basedOn w:val="1"/>
    <w:qFormat/>
    <w:uiPriority w:val="0"/>
    <w:pPr>
      <w:tabs>
        <w:tab w:val="left" w:pos="1800"/>
      </w:tabs>
      <w:spacing w:line="280" w:lineRule="atLeast"/>
      <w:ind w:left="1800" w:hanging="360"/>
      <w:jc w:val="left"/>
    </w:pPr>
    <w:rPr>
      <w:rFonts w:ascii="Univers" w:hAnsi="Univers"/>
      <w:lang w:val="en-GB" w:eastAsia="en-US"/>
    </w:rPr>
  </w:style>
  <w:style w:type="paragraph" w:customStyle="1" w:styleId="204">
    <w:name w:val="font9"/>
    <w:basedOn w:val="1"/>
    <w:qFormat/>
    <w:uiPriority w:val="0"/>
    <w:pPr>
      <w:spacing w:before="100" w:beforeAutospacing="1" w:after="100" w:afterAutospacing="1"/>
      <w:jc w:val="left"/>
    </w:pPr>
    <w:rPr>
      <w:rFonts w:eastAsia="Arial Unicode MS"/>
      <w:sz w:val="24"/>
    </w:rPr>
  </w:style>
  <w:style w:type="paragraph" w:customStyle="1" w:styleId="205">
    <w:name w:val="A"/>
    <w:basedOn w:val="1"/>
    <w:qFormat/>
    <w:uiPriority w:val="0"/>
    <w:rPr>
      <w:rFonts w:eastAsia="PMingLiU"/>
      <w:szCs w:val="16"/>
      <w:lang w:val="en-GB" w:eastAsia="zh-TW"/>
    </w:rPr>
  </w:style>
  <w:style w:type="paragraph" w:customStyle="1" w:styleId="206">
    <w:name w:val="样式 标题 6H6Legal Level 1.BOD 4h6Third SubheadingPIM 6Bullet..."/>
    <w:basedOn w:val="1"/>
    <w:qFormat/>
    <w:uiPriority w:val="0"/>
    <w:pPr>
      <w:numPr>
        <w:ilvl w:val="5"/>
        <w:numId w:val="9"/>
      </w:numPr>
    </w:pPr>
  </w:style>
  <w:style w:type="paragraph" w:customStyle="1" w:styleId="207">
    <w:name w:val="xl27"/>
    <w:basedOn w:val="1"/>
    <w:qFormat/>
    <w:uiPriority w:val="0"/>
    <w:pPr>
      <w:pBdr>
        <w:top w:val="single" w:color="auto" w:sz="8" w:space="0"/>
        <w:bottom w:val="single" w:color="auto" w:sz="8" w:space="0"/>
      </w:pBdr>
      <w:spacing w:before="100" w:beforeAutospacing="1" w:after="100" w:afterAutospacing="1"/>
      <w:jc w:val="center"/>
      <w:textAlignment w:val="center"/>
    </w:pPr>
    <w:rPr>
      <w:rFonts w:ascii="Arial" w:hAnsi="Arial" w:eastAsia="Arial Unicode MS" w:cs="Arial"/>
      <w:b/>
      <w:bCs/>
      <w:sz w:val="28"/>
      <w:szCs w:val="28"/>
    </w:rPr>
  </w:style>
  <w:style w:type="paragraph" w:customStyle="1" w:styleId="208">
    <w:name w:val="xBody1 Char Char Char Char Char Char"/>
    <w:basedOn w:val="1"/>
    <w:qFormat/>
    <w:uiPriority w:val="0"/>
    <w:pPr>
      <w:spacing w:after="240"/>
      <w:ind w:left="720"/>
    </w:pPr>
    <w:rPr>
      <w:rFonts w:eastAsia="PMingLiU"/>
      <w:lang w:eastAsia="zh-TW"/>
    </w:rPr>
  </w:style>
  <w:style w:type="paragraph" w:customStyle="1" w:styleId="209">
    <w:name w:val="正文正文"/>
    <w:basedOn w:val="47"/>
    <w:qFormat/>
    <w:uiPriority w:val="0"/>
    <w:pPr>
      <w:spacing w:line="360" w:lineRule="auto"/>
      <w:ind w:firstLine="200" w:firstLineChars="200"/>
      <w:outlineLvl w:val="0"/>
    </w:pPr>
    <w:rPr>
      <w:rFonts w:ascii="宋体" w:hAnsi="宋体"/>
      <w:bCs/>
    </w:rPr>
  </w:style>
  <w:style w:type="paragraph" w:customStyle="1" w:styleId="210">
    <w:name w:val="重点(缩进) 五号 + 首行缩进:  2 字符"/>
    <w:basedOn w:val="119"/>
    <w:qFormat/>
    <w:uiPriority w:val="0"/>
    <w:pPr>
      <w:ind w:firstLine="422"/>
    </w:pPr>
    <w:rPr>
      <w:bCs/>
    </w:rPr>
  </w:style>
  <w:style w:type="paragraph" w:customStyle="1" w:styleId="211">
    <w:name w:val="封面表格文本"/>
    <w:basedOn w:val="1"/>
    <w:qFormat/>
    <w:uiPriority w:val="0"/>
    <w:pPr>
      <w:widowControl w:val="0"/>
      <w:autoSpaceDE w:val="0"/>
      <w:autoSpaceDN w:val="0"/>
      <w:adjustRightInd w:val="0"/>
      <w:spacing w:after="0" w:line="360" w:lineRule="atLeast"/>
      <w:jc w:val="center"/>
      <w:textAlignment w:val="baseline"/>
    </w:pPr>
    <w:rPr>
      <w:rFonts w:ascii="Arial" w:hAnsi="Arial"/>
      <w:sz w:val="21"/>
      <w:szCs w:val="21"/>
    </w:rPr>
  </w:style>
  <w:style w:type="paragraph" w:customStyle="1" w:styleId="212">
    <w:name w:val="font8"/>
    <w:basedOn w:val="1"/>
    <w:qFormat/>
    <w:uiPriority w:val="0"/>
    <w:pPr>
      <w:spacing w:before="100" w:beforeAutospacing="1" w:after="100" w:afterAutospacing="1"/>
      <w:jc w:val="left"/>
    </w:pPr>
    <w:rPr>
      <w:rFonts w:eastAsia="Arial Unicode MS"/>
      <w:b/>
      <w:bCs/>
      <w:sz w:val="24"/>
    </w:rPr>
  </w:style>
  <w:style w:type="paragraph" w:customStyle="1" w:styleId="213">
    <w:name w:val="3&amp;4-para (Bullet 2)"/>
    <w:basedOn w:val="1"/>
    <w:qFormat/>
    <w:uiPriority w:val="0"/>
    <w:pPr>
      <w:tabs>
        <w:tab w:val="left" w:pos="1440"/>
      </w:tabs>
      <w:spacing w:before="120"/>
      <w:ind w:left="1440" w:hanging="360"/>
    </w:pPr>
    <w:rPr>
      <w:lang w:val="en-GB"/>
    </w:rPr>
  </w:style>
  <w:style w:type="character" w:customStyle="1" w:styleId="214">
    <w:name w:val="页眉 Char"/>
    <w:link w:val="30"/>
    <w:qFormat/>
    <w:uiPriority w:val="0"/>
    <w:rPr>
      <w:rFonts w:ascii="Book Antiqua" w:hAnsi="Book Antiqua" w:eastAsia="PMingLiU"/>
      <w:sz w:val="24"/>
      <w:lang w:eastAsia="en-US"/>
    </w:rPr>
  </w:style>
  <w:style w:type="character" w:customStyle="1" w:styleId="215">
    <w:name w:val="正文缩进 Char1"/>
    <w:link w:val="13"/>
    <w:qFormat/>
    <w:uiPriority w:val="0"/>
    <w:rPr>
      <w:rFonts w:ascii="Book Antiqua" w:hAnsi="Book Antiqua"/>
      <w:sz w:val="24"/>
    </w:rPr>
  </w:style>
  <w:style w:type="paragraph" w:customStyle="1" w:styleId="216">
    <w:name w:val="3-indent"/>
    <w:basedOn w:val="1"/>
    <w:qFormat/>
    <w:uiPriority w:val="0"/>
    <w:pPr>
      <w:tabs>
        <w:tab w:val="left" w:pos="5040"/>
        <w:tab w:val="left" w:pos="5400"/>
      </w:tabs>
      <w:spacing w:before="120"/>
      <w:ind w:left="1440" w:hanging="360"/>
    </w:pPr>
    <w:rPr>
      <w:lang w:val="en-GB"/>
    </w:rPr>
  </w:style>
  <w:style w:type="paragraph" w:customStyle="1" w:styleId="217">
    <w:name w:val="xl33"/>
    <w:basedOn w:val="1"/>
    <w:qFormat/>
    <w:uiPriority w:val="0"/>
    <w:pPr>
      <w:pBdr>
        <w:top w:val="single" w:color="auto" w:sz="4" w:space="0"/>
        <w:left w:val="single" w:color="auto" w:sz="4" w:space="0"/>
        <w:bottom w:val="single" w:color="auto" w:sz="4" w:space="0"/>
        <w:right w:val="single" w:color="auto" w:sz="4" w:space="0"/>
      </w:pBdr>
      <w:shd w:val="clear" w:color="auto" w:fill="FFCC00"/>
      <w:spacing w:before="100" w:beforeAutospacing="1" w:after="100" w:afterAutospacing="1"/>
      <w:jc w:val="center"/>
      <w:textAlignment w:val="top"/>
    </w:pPr>
    <w:rPr>
      <w:rFonts w:ascii="Arial Unicode MS" w:hAnsi="Arial Unicode MS" w:eastAsia="Arial Unicode MS" w:cs="Arial Unicode MS"/>
      <w:b/>
      <w:bCs/>
      <w:sz w:val="24"/>
    </w:rPr>
  </w:style>
  <w:style w:type="paragraph" w:customStyle="1" w:styleId="218">
    <w:name w:val="ColHead"/>
    <w:basedOn w:val="1"/>
    <w:qFormat/>
    <w:uiPriority w:val="0"/>
    <w:pPr>
      <w:tabs>
        <w:tab w:val="left" w:pos="360"/>
        <w:tab w:val="left" w:pos="720"/>
        <w:tab w:val="left" w:pos="1080"/>
      </w:tabs>
      <w:spacing w:before="120"/>
      <w:jc w:val="center"/>
    </w:pPr>
    <w:rPr>
      <w:b/>
      <w:lang w:val="en-GB"/>
    </w:rPr>
  </w:style>
  <w:style w:type="paragraph" w:customStyle="1" w:styleId="219">
    <w:name w:val="新正文"/>
    <w:basedOn w:val="1"/>
    <w:qFormat/>
    <w:uiPriority w:val="0"/>
    <w:pPr>
      <w:spacing w:beforeLines="50" w:afterLines="50"/>
      <w:ind w:left="862"/>
    </w:pPr>
    <w:rPr>
      <w:sz w:val="22"/>
    </w:rPr>
  </w:style>
  <w:style w:type="paragraph" w:customStyle="1" w:styleId="220">
    <w:name w:val="Bullet 1 Char Char"/>
    <w:basedOn w:val="6"/>
    <w:qFormat/>
    <w:uiPriority w:val="0"/>
    <w:pPr>
      <w:tabs>
        <w:tab w:val="left" w:pos="1440"/>
      </w:tabs>
      <w:spacing w:before="120" w:line="360" w:lineRule="auto"/>
      <w:ind w:left="1440" w:hanging="720"/>
    </w:pPr>
    <w:rPr>
      <w:snapToGrid w:val="0"/>
      <w:color w:val="000000"/>
      <w:sz w:val="22"/>
      <w:lang w:eastAsia="en-US"/>
    </w:rPr>
  </w:style>
  <w:style w:type="paragraph" w:customStyle="1" w:styleId="221">
    <w:name w:val="样式2"/>
    <w:basedOn w:val="8"/>
    <w:qFormat/>
    <w:uiPriority w:val="0"/>
    <w:pPr>
      <w:numPr>
        <w:ilvl w:val="5"/>
        <w:numId w:val="10"/>
      </w:numPr>
    </w:pPr>
    <w:rPr>
      <w:i/>
    </w:rPr>
  </w:style>
  <w:style w:type="character" w:customStyle="1" w:styleId="222">
    <w:name w:val="正文文本 Char1"/>
    <w:qFormat/>
    <w:uiPriority w:val="0"/>
    <w:rPr>
      <w:rFonts w:ascii="Book Antiqua" w:hAnsi="Book Antiqua"/>
      <w:color w:val="FF0000"/>
    </w:rPr>
  </w:style>
  <w:style w:type="character" w:customStyle="1" w:styleId="223">
    <w:name w:val="tablecaption"/>
    <w:basedOn w:val="50"/>
    <w:qFormat/>
    <w:uiPriority w:val="0"/>
  </w:style>
  <w:style w:type="paragraph" w:styleId="224">
    <w:name w:val="Intense Quote"/>
    <w:basedOn w:val="1"/>
    <w:next w:val="1"/>
    <w:link w:val="225"/>
    <w:qFormat/>
    <w:uiPriority w:val="30"/>
    <w:pPr>
      <w:widowControl w:val="0"/>
      <w:pBdr>
        <w:bottom w:val="single" w:color="4F81BD" w:sz="4" w:space="4"/>
      </w:pBdr>
      <w:spacing w:before="200" w:after="280"/>
      <w:ind w:left="936" w:right="936"/>
    </w:pPr>
    <w:rPr>
      <w:rFonts w:ascii="Times New Roman" w:hAnsi="Times New Roman"/>
      <w:b/>
      <w:bCs/>
      <w:i/>
      <w:iCs/>
      <w:color w:val="4F81BD"/>
      <w:kern w:val="2"/>
      <w:sz w:val="21"/>
    </w:rPr>
  </w:style>
  <w:style w:type="character" w:customStyle="1" w:styleId="225">
    <w:name w:val="明显引用 Char"/>
    <w:link w:val="224"/>
    <w:qFormat/>
    <w:uiPriority w:val="30"/>
    <w:rPr>
      <w:b/>
      <w:bCs/>
      <w:i/>
      <w:iCs/>
      <w:color w:val="4F81BD"/>
      <w:kern w:val="2"/>
      <w:sz w:val="21"/>
    </w:rPr>
  </w:style>
  <w:style w:type="paragraph" w:customStyle="1" w:styleId="226">
    <w:name w:val="列出段落1"/>
    <w:qFormat/>
    <w:uiPriority w:val="0"/>
    <w:pPr>
      <w:ind w:firstLine="420" w:firstLineChars="200"/>
    </w:pPr>
    <w:rPr>
      <w:rFonts w:ascii="Times New Roman" w:hAnsi="Times New Roman" w:eastAsia="宋体" w:cs="Times New Roman"/>
      <w:lang w:val="en-US" w:eastAsia="zh-CN" w:bidi="ar-SA"/>
    </w:rPr>
  </w:style>
  <w:style w:type="paragraph" w:customStyle="1" w:styleId="227">
    <w:name w:val="样式4"/>
    <w:basedOn w:val="190"/>
    <w:link w:val="228"/>
    <w:qFormat/>
    <w:uiPriority w:val="0"/>
    <w:pPr>
      <w:spacing w:before="0" w:after="0" w:line="0" w:lineRule="atLeast"/>
    </w:pPr>
    <w:rPr>
      <w:rFonts w:ascii="微软雅黑" w:hAnsi="微软雅黑" w:eastAsia="微软雅黑"/>
      <w:color w:val="000000"/>
    </w:rPr>
  </w:style>
  <w:style w:type="character" w:customStyle="1" w:styleId="228">
    <w:name w:val="样式4 Char"/>
    <w:link w:val="227"/>
    <w:qFormat/>
    <w:uiPriority w:val="0"/>
    <w:rPr>
      <w:rFonts w:ascii="微软雅黑" w:hAnsi="微软雅黑" w:eastAsia="微软雅黑"/>
      <w:b/>
      <w:bCs/>
      <w:color w:val="000000"/>
      <w:kern w:val="44"/>
      <w:sz w:val="44"/>
    </w:rPr>
  </w:style>
  <w:style w:type="paragraph" w:customStyle="1" w:styleId="229">
    <w:name w:val="样式5"/>
    <w:basedOn w:val="190"/>
    <w:link w:val="230"/>
    <w:qFormat/>
    <w:uiPriority w:val="0"/>
    <w:pPr>
      <w:spacing w:before="0" w:after="0" w:line="0" w:lineRule="atLeast"/>
    </w:pPr>
    <w:rPr>
      <w:rFonts w:ascii="宋体" w:hAnsi="宋体"/>
      <w:color w:val="000000"/>
    </w:rPr>
  </w:style>
  <w:style w:type="character" w:customStyle="1" w:styleId="230">
    <w:name w:val="样式5 Char"/>
    <w:link w:val="229"/>
    <w:qFormat/>
    <w:uiPriority w:val="0"/>
    <w:rPr>
      <w:rFonts w:ascii="宋体" w:hAnsi="宋体"/>
      <w:b/>
      <w:bCs/>
      <w:color w:val="000000"/>
      <w:kern w:val="44"/>
      <w:sz w:val="44"/>
    </w:rPr>
  </w:style>
  <w:style w:type="paragraph" w:customStyle="1" w:styleId="231">
    <w:name w:val="修订记录"/>
    <w:basedOn w:val="1"/>
    <w:qFormat/>
    <w:uiPriority w:val="0"/>
    <w:pPr>
      <w:widowControl w:val="0"/>
      <w:autoSpaceDE w:val="0"/>
      <w:autoSpaceDN w:val="0"/>
      <w:adjustRightInd w:val="0"/>
      <w:spacing w:before="300" w:after="150" w:line="360" w:lineRule="auto"/>
      <w:jc w:val="center"/>
      <w:textAlignment w:val="baseline"/>
    </w:pPr>
    <w:rPr>
      <w:rFonts w:ascii="Arial" w:hAnsi="Arial" w:eastAsia="黑体"/>
      <w:sz w:val="32"/>
      <w:szCs w:val="32"/>
    </w:rPr>
  </w:style>
  <w:style w:type="paragraph" w:customStyle="1" w:styleId="232">
    <w:name w:val="表号"/>
    <w:basedOn w:val="1"/>
    <w:next w:val="47"/>
    <w:qFormat/>
    <w:uiPriority w:val="0"/>
    <w:pPr>
      <w:widowControl w:val="0"/>
      <w:numPr>
        <w:ilvl w:val="8"/>
        <w:numId w:val="11"/>
      </w:numPr>
      <w:autoSpaceDE w:val="0"/>
      <w:autoSpaceDN w:val="0"/>
      <w:adjustRightInd w:val="0"/>
      <w:spacing w:after="0" w:line="360" w:lineRule="auto"/>
      <w:jc w:val="center"/>
      <w:textAlignment w:val="baseline"/>
    </w:pPr>
    <w:rPr>
      <w:rFonts w:ascii="Arial" w:hAnsi="Arial"/>
      <w:sz w:val="18"/>
      <w:szCs w:val="18"/>
    </w:rPr>
  </w:style>
  <w:style w:type="paragraph" w:customStyle="1" w:styleId="233">
    <w:name w:val="图号"/>
    <w:basedOn w:val="1"/>
    <w:qFormat/>
    <w:uiPriority w:val="0"/>
    <w:pPr>
      <w:widowControl w:val="0"/>
      <w:numPr>
        <w:ilvl w:val="7"/>
        <w:numId w:val="11"/>
      </w:numPr>
      <w:autoSpaceDE w:val="0"/>
      <w:autoSpaceDN w:val="0"/>
      <w:adjustRightInd w:val="0"/>
      <w:spacing w:before="105" w:after="0" w:line="360" w:lineRule="auto"/>
      <w:jc w:val="center"/>
      <w:textAlignment w:val="baseline"/>
    </w:pPr>
    <w:rPr>
      <w:rFonts w:ascii="Arial" w:hAnsi="Arial"/>
      <w:sz w:val="18"/>
      <w:szCs w:val="18"/>
    </w:rPr>
  </w:style>
  <w:style w:type="paragraph" w:customStyle="1" w:styleId="234">
    <w:name w:val="默认段落字体 Para Char"/>
    <w:basedOn w:val="1"/>
    <w:qFormat/>
    <w:uiPriority w:val="0"/>
    <w:pPr>
      <w:widowControl w:val="0"/>
      <w:tabs>
        <w:tab w:val="left" w:pos="360"/>
      </w:tabs>
      <w:spacing w:before="312" w:after="312" w:line="360" w:lineRule="auto"/>
      <w:ind w:left="360" w:hanging="360"/>
    </w:pPr>
    <w:rPr>
      <w:rFonts w:ascii="Times New Roman" w:hAnsi="Times New Roman"/>
      <w:kern w:val="2"/>
      <w:sz w:val="24"/>
      <w:szCs w:val="24"/>
    </w:rPr>
  </w:style>
  <w:style w:type="paragraph" w:customStyle="1" w:styleId="235">
    <w:name w:val="MM Topic 1"/>
    <w:basedOn w:val="2"/>
    <w:qFormat/>
    <w:uiPriority w:val="0"/>
    <w:pPr>
      <w:widowControl w:val="0"/>
      <w:numPr>
        <w:numId w:val="0"/>
      </w:numPr>
      <w:tabs>
        <w:tab w:val="left" w:pos="425"/>
      </w:tabs>
      <w:spacing w:line="578" w:lineRule="auto"/>
    </w:pPr>
    <w:rPr>
      <w:rFonts w:ascii="Times New Roman" w:hAnsi="Times New Roman"/>
    </w:rPr>
  </w:style>
  <w:style w:type="paragraph" w:customStyle="1" w:styleId="236">
    <w:name w:val="MM Topic 2"/>
    <w:basedOn w:val="3"/>
    <w:qFormat/>
    <w:uiPriority w:val="0"/>
    <w:pPr>
      <w:widowControl w:val="0"/>
      <w:numPr>
        <w:ilvl w:val="0"/>
        <w:numId w:val="0"/>
      </w:numPr>
      <w:tabs>
        <w:tab w:val="left" w:pos="992"/>
      </w:tabs>
      <w:spacing w:line="416" w:lineRule="auto"/>
    </w:pPr>
    <w:rPr>
      <w:rFonts w:eastAsia="黑体"/>
      <w:kern w:val="2"/>
    </w:rPr>
  </w:style>
  <w:style w:type="paragraph" w:customStyle="1" w:styleId="237">
    <w:name w:val="MM Topic 3"/>
    <w:basedOn w:val="4"/>
    <w:next w:val="236"/>
    <w:qFormat/>
    <w:uiPriority w:val="0"/>
    <w:pPr>
      <w:widowControl w:val="0"/>
      <w:numPr>
        <w:ilvl w:val="0"/>
        <w:numId w:val="0"/>
      </w:numPr>
      <w:tabs>
        <w:tab w:val="left" w:pos="4658"/>
      </w:tabs>
      <w:spacing w:line="416" w:lineRule="auto"/>
      <w:ind w:left="3240"/>
    </w:pPr>
    <w:rPr>
      <w:rFonts w:ascii="Times New Roman" w:hAnsi="Times New Roman"/>
      <w:kern w:val="2"/>
      <w:sz w:val="32"/>
      <w:szCs w:val="32"/>
    </w:rPr>
  </w:style>
  <w:style w:type="paragraph" w:customStyle="1" w:styleId="238">
    <w:name w:val="Char"/>
    <w:basedOn w:val="1"/>
    <w:qFormat/>
    <w:uiPriority w:val="0"/>
    <w:pPr>
      <w:widowControl w:val="0"/>
      <w:autoSpaceDE w:val="0"/>
      <w:autoSpaceDN w:val="0"/>
      <w:spacing w:after="0"/>
    </w:pPr>
    <w:rPr>
      <w:rFonts w:ascii="Tahoma" w:hAnsi="Tahoma"/>
      <w:kern w:val="2"/>
      <w:sz w:val="24"/>
    </w:rPr>
  </w:style>
  <w:style w:type="character" w:customStyle="1" w:styleId="239">
    <w:name w:val="text_bold1"/>
    <w:qFormat/>
    <w:uiPriority w:val="0"/>
    <w:rPr>
      <w:rFonts w:hint="default" w:ascii="ˎ̥" w:hAnsi="ˎ̥"/>
      <w:b/>
      <w:bCs/>
      <w:color w:val="505050"/>
      <w:sz w:val="18"/>
      <w:szCs w:val="18"/>
    </w:rPr>
  </w:style>
  <w:style w:type="paragraph" w:customStyle="1" w:styleId="240">
    <w:name w:val="Char Char Char Char Char Char Char"/>
    <w:basedOn w:val="1"/>
    <w:qFormat/>
    <w:uiPriority w:val="0"/>
    <w:pPr>
      <w:widowControl w:val="0"/>
      <w:spacing w:after="0"/>
    </w:pPr>
    <w:rPr>
      <w:rFonts w:ascii="Times New Roman" w:hAnsi="Times New Roman"/>
      <w:kern w:val="2"/>
      <w:sz w:val="21"/>
      <w:szCs w:val="24"/>
    </w:rPr>
  </w:style>
  <w:style w:type="character" w:customStyle="1" w:styleId="241">
    <w:name w:val="正文(缩进) 五号 Char"/>
    <w:qFormat/>
    <w:uiPriority w:val="0"/>
    <w:rPr>
      <w:rFonts w:ascii="Arial" w:hAnsi="Arial" w:eastAsia="宋体" w:cs="宋体"/>
      <w:sz w:val="21"/>
      <w:lang w:val="en-US" w:eastAsia="zh-CN" w:bidi="ar-SA"/>
    </w:rPr>
  </w:style>
  <w:style w:type="paragraph" w:customStyle="1" w:styleId="242">
    <w:name w:val="0交易检查2"/>
    <w:basedOn w:val="1"/>
    <w:qFormat/>
    <w:uiPriority w:val="0"/>
    <w:pPr>
      <w:widowControl w:val="0"/>
      <w:numPr>
        <w:ilvl w:val="2"/>
        <w:numId w:val="12"/>
      </w:numPr>
      <w:spacing w:beforeLines="50" w:after="0"/>
    </w:pPr>
    <w:rPr>
      <w:rFonts w:ascii="宋体" w:hAnsi="宋体"/>
      <w:kern w:val="2"/>
      <w:sz w:val="21"/>
      <w:szCs w:val="21"/>
    </w:rPr>
  </w:style>
  <w:style w:type="paragraph" w:customStyle="1" w:styleId="243">
    <w:name w:val="0交易检查0"/>
    <w:basedOn w:val="1"/>
    <w:qFormat/>
    <w:uiPriority w:val="0"/>
    <w:pPr>
      <w:widowControl w:val="0"/>
      <w:numPr>
        <w:ilvl w:val="0"/>
        <w:numId w:val="12"/>
      </w:numPr>
      <w:spacing w:beforeLines="50" w:after="0"/>
    </w:pPr>
    <w:rPr>
      <w:rFonts w:ascii="宋体" w:hAnsi="宋体"/>
      <w:b/>
      <w:bCs/>
      <w:kern w:val="2"/>
      <w:sz w:val="21"/>
      <w:szCs w:val="21"/>
    </w:rPr>
  </w:style>
  <w:style w:type="paragraph" w:customStyle="1" w:styleId="244">
    <w:name w:val="前言、引言标题"/>
    <w:next w:val="1"/>
    <w:qFormat/>
    <w:uiPriority w:val="99"/>
    <w:pPr>
      <w:shd w:val="clear" w:color="FFFFFF" w:fill="FFFFFF"/>
      <w:spacing w:before="640" w:after="560"/>
      <w:jc w:val="center"/>
      <w:outlineLvl w:val="0"/>
    </w:pPr>
    <w:rPr>
      <w:rFonts w:ascii="黑体" w:hAnsi="Times New Roman" w:eastAsia="黑体" w:cs="Times New Roman"/>
      <w:sz w:val="32"/>
      <w:lang w:val="en-US" w:eastAsia="zh-CN" w:bidi="ar-SA"/>
    </w:rPr>
  </w:style>
  <w:style w:type="paragraph" w:customStyle="1" w:styleId="245">
    <w:name w:val="章标题"/>
    <w:next w:val="1"/>
    <w:qFormat/>
    <w:uiPriority w:val="99"/>
    <w:pPr>
      <w:spacing w:beforeLines="50" w:afterLines="50"/>
      <w:jc w:val="both"/>
      <w:outlineLvl w:val="1"/>
    </w:pPr>
    <w:rPr>
      <w:rFonts w:ascii="黑体" w:hAnsi="Times New Roman" w:eastAsia="黑体" w:cs="Times New Roman"/>
      <w:sz w:val="21"/>
      <w:lang w:val="en-US" w:eastAsia="zh-CN" w:bidi="ar-SA"/>
    </w:rPr>
  </w:style>
  <w:style w:type="paragraph" w:customStyle="1" w:styleId="246">
    <w:name w:val="一级条标题"/>
    <w:next w:val="1"/>
    <w:qFormat/>
    <w:uiPriority w:val="99"/>
    <w:pPr>
      <w:outlineLvl w:val="2"/>
    </w:pPr>
    <w:rPr>
      <w:rFonts w:ascii="Times New Roman" w:hAnsi="Times New Roman" w:eastAsia="黑体" w:cs="Times New Roman"/>
      <w:sz w:val="21"/>
      <w:lang w:val="en-US" w:eastAsia="zh-CN" w:bidi="ar-SA"/>
    </w:rPr>
  </w:style>
  <w:style w:type="paragraph" w:customStyle="1" w:styleId="247">
    <w:name w:val="二级条标题"/>
    <w:basedOn w:val="246"/>
    <w:next w:val="1"/>
    <w:qFormat/>
    <w:uiPriority w:val="99"/>
    <w:pPr>
      <w:outlineLvl w:val="3"/>
    </w:pPr>
  </w:style>
  <w:style w:type="paragraph" w:customStyle="1" w:styleId="248">
    <w:name w:val="三级条标题"/>
    <w:basedOn w:val="247"/>
    <w:next w:val="1"/>
    <w:qFormat/>
    <w:uiPriority w:val="99"/>
    <w:pPr>
      <w:outlineLvl w:val="4"/>
    </w:pPr>
  </w:style>
  <w:style w:type="paragraph" w:customStyle="1" w:styleId="249">
    <w:name w:val="四级条标题"/>
    <w:basedOn w:val="248"/>
    <w:next w:val="1"/>
    <w:qFormat/>
    <w:uiPriority w:val="99"/>
    <w:pPr>
      <w:outlineLvl w:val="5"/>
    </w:pPr>
  </w:style>
  <w:style w:type="paragraph" w:customStyle="1" w:styleId="250">
    <w:name w:val="五级条标题"/>
    <w:basedOn w:val="249"/>
    <w:next w:val="1"/>
    <w:qFormat/>
    <w:uiPriority w:val="99"/>
    <w:pPr>
      <w:outlineLvl w:val="6"/>
    </w:pPr>
  </w:style>
  <w:style w:type="character" w:customStyle="1" w:styleId="251">
    <w:name w:val="text_important1"/>
    <w:qFormat/>
    <w:uiPriority w:val="0"/>
    <w:rPr>
      <w:b/>
      <w:bCs/>
      <w:color w:val="FC5C04"/>
    </w:rPr>
  </w:style>
  <w:style w:type="paragraph" w:customStyle="1" w:styleId="252">
    <w:name w:val="样式6"/>
    <w:basedOn w:val="5"/>
    <w:link w:val="254"/>
    <w:qFormat/>
    <w:uiPriority w:val="0"/>
    <w:pPr>
      <w:numPr>
        <w:ilvl w:val="0"/>
        <w:numId w:val="0"/>
      </w:numPr>
      <w:ind w:left="113"/>
    </w:pPr>
  </w:style>
  <w:style w:type="paragraph" w:customStyle="1" w:styleId="253">
    <w:name w:val="Balloon Text1"/>
    <w:basedOn w:val="1"/>
    <w:semiHidden/>
    <w:qFormat/>
    <w:uiPriority w:val="0"/>
    <w:rPr>
      <w:rFonts w:ascii="Tahoma" w:hAnsi="Tahoma"/>
      <w:sz w:val="16"/>
      <w:szCs w:val="16"/>
    </w:rPr>
  </w:style>
  <w:style w:type="character" w:customStyle="1" w:styleId="254">
    <w:name w:val="样式6 Char"/>
    <w:link w:val="252"/>
    <w:qFormat/>
    <w:uiPriority w:val="0"/>
    <w:rPr>
      <w:rFonts w:ascii="Arial" w:hAnsi="Arial"/>
      <w:b/>
      <w:bCs/>
      <w:spacing w:val="5"/>
      <w:kern w:val="20"/>
      <w:sz w:val="28"/>
      <w:szCs w:val="28"/>
    </w:rPr>
  </w:style>
  <w:style w:type="paragraph" w:customStyle="1" w:styleId="255">
    <w:name w:val="批注框文本2"/>
    <w:basedOn w:val="1"/>
    <w:semiHidden/>
    <w:qFormat/>
    <w:uiPriority w:val="0"/>
    <w:rPr>
      <w:rFonts w:ascii="Tahoma" w:hAnsi="Tahoma"/>
      <w:sz w:val="16"/>
      <w:szCs w:val="16"/>
    </w:rPr>
  </w:style>
  <w:style w:type="paragraph" w:customStyle="1" w:styleId="256">
    <w:name w:val="Revision"/>
    <w:hidden/>
    <w:semiHidden/>
    <w:qFormat/>
    <w:uiPriority w:val="99"/>
    <w:rPr>
      <w:rFonts w:ascii="Times New Roman" w:hAnsi="Times New Roman" w:eastAsia="宋体" w:cs="Times New Roman"/>
      <w:kern w:val="2"/>
      <w:sz w:val="21"/>
      <w:szCs w:val="24"/>
      <w:lang w:val="en-US" w:eastAsia="zh-CN" w:bidi="ar-SA"/>
    </w:rPr>
  </w:style>
  <w:style w:type="paragraph" w:customStyle="1" w:styleId="257">
    <w:name w:val="Char2"/>
    <w:basedOn w:val="1"/>
    <w:qFormat/>
    <w:uiPriority w:val="0"/>
    <w:pPr>
      <w:widowControl w:val="0"/>
      <w:autoSpaceDE w:val="0"/>
      <w:autoSpaceDN w:val="0"/>
      <w:spacing w:after="0"/>
    </w:pPr>
    <w:rPr>
      <w:rFonts w:ascii="Tahoma" w:hAnsi="Tahoma"/>
      <w:kern w:val="2"/>
      <w:sz w:val="24"/>
    </w:rPr>
  </w:style>
  <w:style w:type="paragraph" w:customStyle="1" w:styleId="258">
    <w:name w:val="Char3"/>
    <w:basedOn w:val="1"/>
    <w:qFormat/>
    <w:uiPriority w:val="0"/>
    <w:pPr>
      <w:widowControl w:val="0"/>
      <w:spacing w:after="0"/>
    </w:pPr>
    <w:rPr>
      <w:rFonts w:ascii="Tahoma" w:hAnsi="Tahoma"/>
      <w:kern w:val="2"/>
      <w:sz w:val="24"/>
      <w:szCs w:val="24"/>
    </w:rPr>
  </w:style>
  <w:style w:type="paragraph" w:customStyle="1" w:styleId="259">
    <w:name w:val="Char1 Char Char Char Char Char Char1"/>
    <w:basedOn w:val="1"/>
    <w:qFormat/>
    <w:uiPriority w:val="0"/>
    <w:pPr>
      <w:widowControl w:val="0"/>
      <w:autoSpaceDE w:val="0"/>
      <w:autoSpaceDN w:val="0"/>
      <w:spacing w:after="0"/>
    </w:pPr>
    <w:rPr>
      <w:rFonts w:ascii="Tahoma" w:hAnsi="Tahoma"/>
      <w:kern w:val="2"/>
      <w:sz w:val="24"/>
    </w:rPr>
  </w:style>
  <w:style w:type="paragraph" w:customStyle="1" w:styleId="260">
    <w:name w:val="正文首行（缩进２格）"/>
    <w:basedOn w:val="1"/>
    <w:next w:val="1"/>
    <w:qFormat/>
    <w:uiPriority w:val="0"/>
    <w:pPr>
      <w:widowControl w:val="0"/>
      <w:spacing w:after="0"/>
      <w:ind w:firstLine="420"/>
    </w:pPr>
    <w:rPr>
      <w:rFonts w:ascii="Times New Roman" w:hAnsi="Times New Roman" w:cs="宋体"/>
      <w:kern w:val="2"/>
      <w:sz w:val="21"/>
    </w:rPr>
  </w:style>
  <w:style w:type="paragraph" w:customStyle="1" w:styleId="261">
    <w:name w:val="样式7"/>
    <w:basedOn w:val="75"/>
    <w:link w:val="262"/>
    <w:qFormat/>
    <w:uiPriority w:val="0"/>
    <w:pPr>
      <w:ind w:left="0" w:firstLine="0"/>
    </w:pPr>
    <w:rPr>
      <w:rFonts w:ascii="宋体" w:hAnsi="宋体" w:eastAsia="宋体"/>
    </w:rPr>
  </w:style>
  <w:style w:type="character" w:customStyle="1" w:styleId="262">
    <w:name w:val="样式7 Char"/>
    <w:link w:val="261"/>
    <w:qFormat/>
    <w:uiPriority w:val="0"/>
    <w:rPr>
      <w:rFonts w:ascii="宋体" w:hAnsi="宋体" w:eastAsia="微软雅黑"/>
      <w:b/>
      <w:bCs/>
      <w:kern w:val="44"/>
      <w:sz w:val="44"/>
      <w:szCs w:val="44"/>
    </w:rPr>
  </w:style>
  <w:style w:type="paragraph" w:customStyle="1" w:styleId="263">
    <w:name w:val="样式8"/>
    <w:basedOn w:val="84"/>
    <w:link w:val="264"/>
    <w:qFormat/>
    <w:uiPriority w:val="0"/>
    <w:pPr>
      <w:numPr>
        <w:numId w:val="2"/>
      </w:numPr>
      <w:tabs>
        <w:tab w:val="clear" w:pos="3600"/>
      </w:tabs>
      <w:ind w:left="0" w:firstLine="0"/>
    </w:pPr>
    <w:rPr>
      <w:rFonts w:ascii="宋体" w:hAnsi="宋体"/>
    </w:rPr>
  </w:style>
  <w:style w:type="character" w:customStyle="1" w:styleId="264">
    <w:name w:val="样式8 Char"/>
    <w:link w:val="263"/>
    <w:qFormat/>
    <w:uiPriority w:val="0"/>
    <w:rPr>
      <w:rFonts w:ascii="宋体" w:hAnsi="宋体"/>
      <w:b/>
      <w:bCs/>
      <w:kern w:val="44"/>
      <w:sz w:val="44"/>
      <w:szCs w:val="44"/>
    </w:rPr>
  </w:style>
  <w:style w:type="paragraph" w:customStyle="1" w:styleId="265">
    <w:name w:val="Default"/>
    <w:qFormat/>
    <w:uiPriority w:val="0"/>
    <w:pPr>
      <w:widowControl w:val="0"/>
      <w:autoSpaceDE w:val="0"/>
      <w:autoSpaceDN w:val="0"/>
      <w:adjustRightInd w:val="0"/>
    </w:pPr>
    <w:rPr>
      <w:rFonts w:ascii="FZXiaoBiaoSong-B05S" w:hAnsi="Times New Roman" w:eastAsia="FZXiaoBiaoSong-B05S" w:cs="FZXiaoBiaoSong-B05S"/>
      <w:color w:val="000000"/>
      <w:sz w:val="24"/>
      <w:szCs w:val="24"/>
      <w:lang w:val="en-US" w:eastAsia="zh-CN" w:bidi="ar-SA"/>
    </w:rPr>
  </w:style>
</w:styles>
</file>

<file path=word/_rels/document.xml.rels><?xml version="1.0" encoding="UTF-8" standalone="yes"?>
<Relationships xmlns="http://schemas.openxmlformats.org/package/2006/relationships"><Relationship Id="rId96" Type="http://schemas.microsoft.com/office/2011/relationships/people" Target="people.xml"/><Relationship Id="rId95" Type="http://schemas.openxmlformats.org/officeDocument/2006/relationships/fontTable" Target="fontTable.xml"/><Relationship Id="rId94" Type="http://schemas.openxmlformats.org/officeDocument/2006/relationships/numbering" Target="numbering.xml"/><Relationship Id="rId93" Type="http://schemas.openxmlformats.org/officeDocument/2006/relationships/image" Target="media/image48.emf"/><Relationship Id="rId92" Type="http://schemas.openxmlformats.org/officeDocument/2006/relationships/oleObject" Target="embeddings/oleObject37.bin"/><Relationship Id="rId91" Type="http://schemas.openxmlformats.org/officeDocument/2006/relationships/image" Target="media/image47.emf"/><Relationship Id="rId90" Type="http://schemas.openxmlformats.org/officeDocument/2006/relationships/oleObject" Target="embeddings/oleObject36.bin"/><Relationship Id="rId9" Type="http://schemas.openxmlformats.org/officeDocument/2006/relationships/oleObject" Target="embeddings/oleObject1.bin"/><Relationship Id="rId89" Type="http://schemas.openxmlformats.org/officeDocument/2006/relationships/image" Target="media/image46.emf"/><Relationship Id="rId88" Type="http://schemas.openxmlformats.org/officeDocument/2006/relationships/oleObject" Target="embeddings/oleObject35.bin"/><Relationship Id="rId87" Type="http://schemas.openxmlformats.org/officeDocument/2006/relationships/image" Target="media/image45.emf"/><Relationship Id="rId86" Type="http://schemas.openxmlformats.org/officeDocument/2006/relationships/oleObject" Target="embeddings/oleObject34.bin"/><Relationship Id="rId85" Type="http://schemas.openxmlformats.org/officeDocument/2006/relationships/image" Target="media/image44.emf"/><Relationship Id="rId84" Type="http://schemas.openxmlformats.org/officeDocument/2006/relationships/oleObject" Target="embeddings/oleObject33.bin"/><Relationship Id="rId83" Type="http://schemas.openxmlformats.org/officeDocument/2006/relationships/image" Target="media/image43.emf"/><Relationship Id="rId82" Type="http://schemas.openxmlformats.org/officeDocument/2006/relationships/oleObject" Target="embeddings/oleObject32.bin"/><Relationship Id="rId81" Type="http://schemas.openxmlformats.org/officeDocument/2006/relationships/image" Target="media/image42.emf"/><Relationship Id="rId80" Type="http://schemas.openxmlformats.org/officeDocument/2006/relationships/oleObject" Target="embeddings/oleObject31.bin"/><Relationship Id="rId8" Type="http://schemas.openxmlformats.org/officeDocument/2006/relationships/theme" Target="theme/theme1.xml"/><Relationship Id="rId79" Type="http://schemas.openxmlformats.org/officeDocument/2006/relationships/image" Target="media/image41.emf"/><Relationship Id="rId78" Type="http://schemas.openxmlformats.org/officeDocument/2006/relationships/oleObject" Target="embeddings/oleObject30.bin"/><Relationship Id="rId77" Type="http://schemas.openxmlformats.org/officeDocument/2006/relationships/image" Target="media/image40.emf"/><Relationship Id="rId76" Type="http://schemas.openxmlformats.org/officeDocument/2006/relationships/oleObject" Target="embeddings/oleObject29.bin"/><Relationship Id="rId75" Type="http://schemas.openxmlformats.org/officeDocument/2006/relationships/image" Target="media/image39.png"/><Relationship Id="rId74" Type="http://schemas.openxmlformats.org/officeDocument/2006/relationships/image" Target="media/image38.png"/><Relationship Id="rId73" Type="http://schemas.openxmlformats.org/officeDocument/2006/relationships/image" Target="media/image37.png"/><Relationship Id="rId72" Type="http://schemas.openxmlformats.org/officeDocument/2006/relationships/image" Target="media/image36.png"/><Relationship Id="rId71" Type="http://schemas.openxmlformats.org/officeDocument/2006/relationships/image" Target="media/image35.png"/><Relationship Id="rId70" Type="http://schemas.openxmlformats.org/officeDocument/2006/relationships/image" Target="media/image34.png"/><Relationship Id="rId7" Type="http://schemas.openxmlformats.org/officeDocument/2006/relationships/footer" Target="footer1.xml"/><Relationship Id="rId69" Type="http://schemas.openxmlformats.org/officeDocument/2006/relationships/image" Target="media/image33.png"/><Relationship Id="rId68" Type="http://schemas.openxmlformats.org/officeDocument/2006/relationships/image" Target="media/image32.png"/><Relationship Id="rId67" Type="http://schemas.openxmlformats.org/officeDocument/2006/relationships/image" Target="media/image31.png"/><Relationship Id="rId66" Type="http://schemas.openxmlformats.org/officeDocument/2006/relationships/image" Target="media/image30.png"/><Relationship Id="rId65" Type="http://schemas.openxmlformats.org/officeDocument/2006/relationships/image" Target="media/image29.png"/><Relationship Id="rId64" Type="http://schemas.openxmlformats.org/officeDocument/2006/relationships/image" Target="media/image28.emf"/><Relationship Id="rId63" Type="http://schemas.openxmlformats.org/officeDocument/2006/relationships/oleObject" Target="embeddings/oleObject28.bin"/><Relationship Id="rId62" Type="http://schemas.openxmlformats.org/officeDocument/2006/relationships/image" Target="media/image27.emf"/><Relationship Id="rId61" Type="http://schemas.openxmlformats.org/officeDocument/2006/relationships/oleObject" Target="embeddings/oleObject27.bin"/><Relationship Id="rId60" Type="http://schemas.openxmlformats.org/officeDocument/2006/relationships/image" Target="media/image26.emf"/><Relationship Id="rId6" Type="http://schemas.openxmlformats.org/officeDocument/2006/relationships/header" Target="header1.xml"/><Relationship Id="rId59" Type="http://schemas.openxmlformats.org/officeDocument/2006/relationships/oleObject" Target="embeddings/oleObject26.bin"/><Relationship Id="rId58" Type="http://schemas.openxmlformats.org/officeDocument/2006/relationships/image" Target="media/image25.emf"/><Relationship Id="rId57" Type="http://schemas.openxmlformats.org/officeDocument/2006/relationships/oleObject" Target="embeddings/oleObject25.bin"/><Relationship Id="rId56" Type="http://schemas.openxmlformats.org/officeDocument/2006/relationships/image" Target="media/image24.emf"/><Relationship Id="rId55" Type="http://schemas.openxmlformats.org/officeDocument/2006/relationships/oleObject" Target="embeddings/oleObject24.bin"/><Relationship Id="rId54" Type="http://schemas.openxmlformats.org/officeDocument/2006/relationships/image" Target="media/image23.emf"/><Relationship Id="rId53" Type="http://schemas.openxmlformats.org/officeDocument/2006/relationships/oleObject" Target="embeddings/oleObject23.bin"/><Relationship Id="rId52" Type="http://schemas.openxmlformats.org/officeDocument/2006/relationships/image" Target="media/image22.emf"/><Relationship Id="rId51" Type="http://schemas.openxmlformats.org/officeDocument/2006/relationships/oleObject" Target="embeddings/oleObject22.bin"/><Relationship Id="rId50" Type="http://schemas.openxmlformats.org/officeDocument/2006/relationships/image" Target="media/image21.emf"/><Relationship Id="rId5" Type="http://schemas.openxmlformats.org/officeDocument/2006/relationships/footnotes" Target="footnotes.xml"/><Relationship Id="rId49" Type="http://schemas.openxmlformats.org/officeDocument/2006/relationships/oleObject" Target="embeddings/oleObject21.bin"/><Relationship Id="rId48" Type="http://schemas.openxmlformats.org/officeDocument/2006/relationships/image" Target="media/image20.emf"/><Relationship Id="rId47" Type="http://schemas.openxmlformats.org/officeDocument/2006/relationships/oleObject" Target="embeddings/oleObject20.bin"/><Relationship Id="rId46" Type="http://schemas.openxmlformats.org/officeDocument/2006/relationships/image" Target="media/image19.emf"/><Relationship Id="rId45" Type="http://schemas.openxmlformats.org/officeDocument/2006/relationships/oleObject" Target="embeddings/oleObject19.bin"/><Relationship Id="rId44" Type="http://schemas.openxmlformats.org/officeDocument/2006/relationships/image" Target="media/image18.emf"/><Relationship Id="rId43" Type="http://schemas.openxmlformats.org/officeDocument/2006/relationships/oleObject" Target="embeddings/oleObject18.bin"/><Relationship Id="rId42" Type="http://schemas.openxmlformats.org/officeDocument/2006/relationships/image" Target="media/image17.emf"/><Relationship Id="rId41" Type="http://schemas.openxmlformats.org/officeDocument/2006/relationships/oleObject" Target="embeddings/oleObject17.bin"/><Relationship Id="rId40" Type="http://schemas.openxmlformats.org/officeDocument/2006/relationships/image" Target="media/image16.emf"/><Relationship Id="rId4" Type="http://schemas.microsoft.com/office/2011/relationships/commentsExtended" Target="commentsExtended.xml"/><Relationship Id="rId39" Type="http://schemas.openxmlformats.org/officeDocument/2006/relationships/oleObject" Target="embeddings/oleObject16.bin"/><Relationship Id="rId38" Type="http://schemas.openxmlformats.org/officeDocument/2006/relationships/image" Target="media/image15.emf"/><Relationship Id="rId37" Type="http://schemas.openxmlformats.org/officeDocument/2006/relationships/oleObject" Target="embeddings/oleObject15.bin"/><Relationship Id="rId36" Type="http://schemas.openxmlformats.org/officeDocument/2006/relationships/image" Target="media/image14.emf"/><Relationship Id="rId35" Type="http://schemas.openxmlformats.org/officeDocument/2006/relationships/oleObject" Target="embeddings/oleObject14.bin"/><Relationship Id="rId34" Type="http://schemas.openxmlformats.org/officeDocument/2006/relationships/image" Target="media/image13.emf"/><Relationship Id="rId33" Type="http://schemas.openxmlformats.org/officeDocument/2006/relationships/oleObject" Target="embeddings/oleObject13.bin"/><Relationship Id="rId32" Type="http://schemas.openxmlformats.org/officeDocument/2006/relationships/image" Target="media/image12.emf"/><Relationship Id="rId31" Type="http://schemas.openxmlformats.org/officeDocument/2006/relationships/oleObject" Target="embeddings/oleObject12.bin"/><Relationship Id="rId30" Type="http://schemas.openxmlformats.org/officeDocument/2006/relationships/image" Target="media/image11.emf"/><Relationship Id="rId3" Type="http://schemas.openxmlformats.org/officeDocument/2006/relationships/comments" Target="comments.xml"/><Relationship Id="rId29" Type="http://schemas.openxmlformats.org/officeDocument/2006/relationships/oleObject" Target="embeddings/oleObject11.bin"/><Relationship Id="rId28" Type="http://schemas.openxmlformats.org/officeDocument/2006/relationships/image" Target="media/image10.emf"/><Relationship Id="rId27" Type="http://schemas.openxmlformats.org/officeDocument/2006/relationships/oleObject" Target="embeddings/oleObject10.bin"/><Relationship Id="rId26" Type="http://schemas.openxmlformats.org/officeDocument/2006/relationships/image" Target="media/image9.emf"/><Relationship Id="rId25" Type="http://schemas.openxmlformats.org/officeDocument/2006/relationships/oleObject" Target="embeddings/oleObject9.bin"/><Relationship Id="rId24" Type="http://schemas.openxmlformats.org/officeDocument/2006/relationships/image" Target="media/image8.emf"/><Relationship Id="rId23" Type="http://schemas.openxmlformats.org/officeDocument/2006/relationships/oleObject" Target="embeddings/oleObject8.bin"/><Relationship Id="rId22" Type="http://schemas.openxmlformats.org/officeDocument/2006/relationships/image" Target="media/image7.emf"/><Relationship Id="rId21" Type="http://schemas.openxmlformats.org/officeDocument/2006/relationships/oleObject" Target="embeddings/oleObject7.bin"/><Relationship Id="rId20" Type="http://schemas.openxmlformats.org/officeDocument/2006/relationships/image" Target="media/image6.emf"/><Relationship Id="rId2" Type="http://schemas.openxmlformats.org/officeDocument/2006/relationships/settings" Target="settings.xml"/><Relationship Id="rId19" Type="http://schemas.openxmlformats.org/officeDocument/2006/relationships/oleObject" Target="embeddings/oleObject6.bin"/><Relationship Id="rId18" Type="http://schemas.openxmlformats.org/officeDocument/2006/relationships/image" Target="media/image5.emf"/><Relationship Id="rId17" Type="http://schemas.openxmlformats.org/officeDocument/2006/relationships/oleObject" Target="embeddings/oleObject5.bin"/><Relationship Id="rId16" Type="http://schemas.openxmlformats.org/officeDocument/2006/relationships/image" Target="media/image4.emf"/><Relationship Id="rId15" Type="http://schemas.openxmlformats.org/officeDocument/2006/relationships/oleObject" Target="embeddings/oleObject4.bin"/><Relationship Id="rId14" Type="http://schemas.openxmlformats.org/officeDocument/2006/relationships/image" Target="media/image3.emf"/><Relationship Id="rId13" Type="http://schemas.openxmlformats.org/officeDocument/2006/relationships/oleObject" Target="embeddings/oleObject3.bin"/><Relationship Id="rId12" Type="http://schemas.openxmlformats.org/officeDocument/2006/relationships/image" Target="media/image2.emf"/><Relationship Id="rId11" Type="http://schemas.openxmlformats.org/officeDocument/2006/relationships/oleObject" Target="embeddings/oleObject2.bin"/><Relationship Id="rId10" Type="http://schemas.openxmlformats.org/officeDocument/2006/relationships/image" Target="media/image1.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微软中国</Company>
  <Pages>172</Pages>
  <Words>1374</Words>
  <Characters>2359</Characters>
  <Lines>507</Lines>
  <Paragraphs>142</Paragraphs>
  <TotalTime>4323</TotalTime>
  <ScaleCrop>false</ScaleCrop>
  <LinksUpToDate>false</LinksUpToDate>
  <CharactersWithSpaces>2776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2013-02-04T14:15:00Z</dcterms:created>
  <dc:creator>chain</dc:creator>
  <cp:lastModifiedBy>赵起超</cp:lastModifiedBy>
  <dcterms:modified xsi:type="dcterms:W3CDTF">2026-05-07T06:10:00Z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D8791CCC84134AA2883A1F076D54086D</vt:lpwstr>
  </property>
  <property fmtid="{D5CDD505-2E9C-101B-9397-08002B2CF9AE}" pid="4" name="KSOTemplateDocerSaveRecord">
    <vt:lpwstr>eyJoZGlkIjoiMTEwZGZjZGM3NTQxNGEyMTE1YzJjZDZiZjY2ZTUwMmUiLCJ1c2VySWQiOiI0MDk2ODU3MDMifQ==</vt:lpwstr>
  </property>
</Properties>
</file>
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6C6E73">
      <w:pPr>
        <w:tabs>
          <w:tab w:val="left" w:pos="7604"/>
        </w:tabs>
        <w:rPr>
          <w:rFonts w:hint="eastAsia" w:ascii="Arial" w:hAnsi="Arial" w:cs="Arial"/>
          <w:szCs w:val="22"/>
          <w:lang w:eastAsia="zh-CN"/>
        </w:rPr>
      </w:pPr>
      <w:bookmarkStart w:id="0" w:name="_Toc245289471"/>
    </w:p>
    <w:p w14:paraId="5E8FEAEB">
      <w:pPr>
        <w:tabs>
          <w:tab w:val="left" w:pos="7604"/>
        </w:tabs>
        <w:jc w:val="center"/>
        <w:rPr>
          <w:rFonts w:ascii="Arial" w:hAnsi="Arial"/>
          <w:sz w:val="48"/>
          <w:szCs w:val="48"/>
          <w:lang w:eastAsia="zh-CN"/>
        </w:rPr>
      </w:pPr>
      <w:r>
        <w:rPr>
          <w:rFonts w:hint="eastAsia" w:ascii="Arial"/>
          <w:sz w:val="48"/>
          <w:szCs w:val="48"/>
          <w:lang w:eastAsia="zh-CN"/>
        </w:rPr>
        <w:t>目录</w:t>
      </w:r>
    </w:p>
    <w:p w14:paraId="7F1472A8">
      <w:pPr>
        <w:pStyle w:val="60"/>
        <w:tabs>
          <w:tab w:val="left" w:pos="440"/>
          <w:tab w:val="right" w:leader="dot" w:pos="9737"/>
        </w:tabs>
        <w:rPr>
          <w:rFonts w:eastAsiaTheme="minorEastAsia" w:cstheme="minorBidi"/>
          <w:b w:val="0"/>
          <w:bCs w:val="0"/>
          <w:caps w:val="0"/>
          <w:kern w:val="2"/>
          <w:sz w:val="21"/>
          <w:szCs w:val="22"/>
          <w:lang w:eastAsia="zh-CN"/>
        </w:rPr>
      </w:pPr>
      <w:r>
        <w:rPr>
          <w:b w:val="0"/>
          <w:bCs w:val="0"/>
          <w:caps w:val="0"/>
          <w:lang w:eastAsia="zh-CN"/>
        </w:rPr>
        <w:fldChar w:fldCharType="begin"/>
      </w:r>
      <w:r>
        <w:rPr>
          <w:b w:val="0"/>
          <w:bCs w:val="0"/>
          <w:caps w:val="0"/>
          <w:lang w:eastAsia="zh-CN"/>
        </w:rPr>
        <w:instrText xml:space="preserve"> TOC \o "1-5" \h \z \u </w:instrText>
      </w:r>
      <w:r>
        <w:rPr>
          <w:b w:val="0"/>
          <w:bCs w:val="0"/>
          <w:caps w:val="0"/>
          <w:lang w:eastAsia="zh-CN"/>
        </w:rPr>
        <w:fldChar w:fldCharType="separate"/>
      </w:r>
      <w:r>
        <w:fldChar w:fldCharType="begin"/>
      </w:r>
      <w:r>
        <w:instrText xml:space="preserve"> HYPERLINK \l "_Toc140011253" </w:instrText>
      </w:r>
      <w:r>
        <w:fldChar w:fldCharType="separate"/>
      </w:r>
      <w:r>
        <w:rPr>
          <w:rStyle w:val="105"/>
          <w:rFonts w:ascii="Arial Bold" w:hAnsi="Arial Bold" w:cs="Arial"/>
          <w:kern w:val="32"/>
          <w:lang w:eastAsia="zh-CN"/>
        </w:rPr>
        <w:t>1.</w:t>
      </w:r>
      <w:r>
        <w:rPr>
          <w:rFonts w:eastAsiaTheme="minorEastAsia" w:cstheme="minorBidi"/>
          <w:b w:val="0"/>
          <w:bCs w:val="0"/>
          <w:caps w:val="0"/>
          <w:kern w:val="2"/>
          <w:sz w:val="21"/>
          <w:szCs w:val="22"/>
          <w:lang w:eastAsia="zh-CN"/>
        </w:rPr>
        <w:tab/>
      </w:r>
      <w:r>
        <w:rPr>
          <w:rStyle w:val="105"/>
          <w:rFonts w:ascii="黑体" w:hAnsi="黑体" w:cs="Arial"/>
          <w:kern w:val="32"/>
          <w:lang w:eastAsia="zh-CN"/>
        </w:rPr>
        <w:t>引言</w:t>
      </w:r>
      <w:r>
        <w:tab/>
      </w:r>
      <w:r>
        <w:fldChar w:fldCharType="begin"/>
      </w:r>
      <w:r>
        <w:instrText xml:space="preserve"> PAGEREF _Toc140011253 \h </w:instrText>
      </w:r>
      <w:r>
        <w:fldChar w:fldCharType="separate"/>
      </w:r>
      <w:r>
        <w:t>1</w:t>
      </w:r>
      <w:r>
        <w:fldChar w:fldCharType="end"/>
      </w:r>
      <w:r>
        <w:fldChar w:fldCharType="end"/>
      </w:r>
    </w:p>
    <w:p w14:paraId="4E7F95F6">
      <w:pPr>
        <w:pStyle w:val="72"/>
        <w:tabs>
          <w:tab w:val="left" w:pos="880"/>
          <w:tab w:val="right" w:leader="dot" w:pos="9737"/>
        </w:tabs>
        <w:rPr>
          <w:rFonts w:eastAsiaTheme="minorEastAsia" w:cstheme="minorBidi"/>
          <w:smallCaps w:val="0"/>
          <w:kern w:val="2"/>
          <w:sz w:val="21"/>
          <w:szCs w:val="22"/>
          <w:lang w:eastAsia="zh-CN"/>
        </w:rPr>
      </w:pPr>
      <w:r>
        <w:fldChar w:fldCharType="begin"/>
      </w:r>
      <w:r>
        <w:instrText xml:space="preserve"> HYPERLINK \l "_Toc140011254" </w:instrText>
      </w:r>
      <w:r>
        <w:fldChar w:fldCharType="separate"/>
      </w:r>
      <w:r>
        <w:rPr>
          <w:rStyle w:val="105"/>
          <w:rFonts w:ascii="Arial" w:hAnsi="Arial" w:cs="Arial"/>
          <w:b/>
          <w:bCs/>
          <w:iCs/>
          <w:lang w:eastAsia="zh-CN"/>
        </w:rPr>
        <w:t>1.1.</w:t>
      </w:r>
      <w:r>
        <w:rPr>
          <w:rFonts w:eastAsiaTheme="minorEastAsia" w:cstheme="minorBidi"/>
          <w:smallCaps w:val="0"/>
          <w:kern w:val="2"/>
          <w:sz w:val="21"/>
          <w:szCs w:val="22"/>
          <w:lang w:eastAsia="zh-CN"/>
        </w:rPr>
        <w:tab/>
      </w:r>
      <w:r>
        <w:rPr>
          <w:rStyle w:val="105"/>
          <w:rFonts w:ascii="Arial" w:hAnsi="Arial" w:cs="Arial"/>
          <w:b/>
          <w:bCs/>
          <w:iCs/>
          <w:lang w:eastAsia="zh-CN"/>
        </w:rPr>
        <w:t>编写目的</w:t>
      </w:r>
      <w:r>
        <w:tab/>
      </w:r>
      <w:r>
        <w:fldChar w:fldCharType="begin"/>
      </w:r>
      <w:r>
        <w:instrText xml:space="preserve"> PAGEREF _Toc140011254 \h </w:instrText>
      </w:r>
      <w:r>
        <w:fldChar w:fldCharType="separate"/>
      </w:r>
      <w:r>
        <w:t>1</w:t>
      </w:r>
      <w:r>
        <w:fldChar w:fldCharType="end"/>
      </w:r>
      <w:r>
        <w:fldChar w:fldCharType="end"/>
      </w:r>
    </w:p>
    <w:p w14:paraId="0FA8CCD2">
      <w:pPr>
        <w:pStyle w:val="72"/>
        <w:tabs>
          <w:tab w:val="left" w:pos="880"/>
          <w:tab w:val="right" w:leader="dot" w:pos="9737"/>
        </w:tabs>
        <w:rPr>
          <w:rFonts w:eastAsiaTheme="minorEastAsia" w:cstheme="minorBidi"/>
          <w:smallCaps w:val="0"/>
          <w:kern w:val="2"/>
          <w:sz w:val="21"/>
          <w:szCs w:val="22"/>
          <w:lang w:eastAsia="zh-CN"/>
        </w:rPr>
      </w:pPr>
      <w:r>
        <w:fldChar w:fldCharType="begin"/>
      </w:r>
      <w:r>
        <w:instrText xml:space="preserve"> HYPERLINK \l "_Toc140011255" </w:instrText>
      </w:r>
      <w:r>
        <w:fldChar w:fldCharType="separate"/>
      </w:r>
      <w:r>
        <w:rPr>
          <w:rStyle w:val="105"/>
          <w:rFonts w:ascii="Arial" w:hAnsi="Arial" w:cs="Arial"/>
          <w:b/>
          <w:bCs/>
          <w:iCs/>
          <w:lang w:eastAsia="zh-CN"/>
        </w:rPr>
        <w:t>1.2.</w:t>
      </w:r>
      <w:r>
        <w:rPr>
          <w:rFonts w:eastAsiaTheme="minorEastAsia" w:cstheme="minorBidi"/>
          <w:smallCaps w:val="0"/>
          <w:kern w:val="2"/>
          <w:sz w:val="21"/>
          <w:szCs w:val="22"/>
          <w:lang w:eastAsia="zh-CN"/>
        </w:rPr>
        <w:tab/>
      </w:r>
      <w:r>
        <w:rPr>
          <w:rStyle w:val="105"/>
          <w:rFonts w:ascii="Arial" w:hAnsi="Arial" w:cs="Arial"/>
          <w:b/>
          <w:bCs/>
          <w:iCs/>
          <w:lang w:eastAsia="zh-CN"/>
        </w:rPr>
        <w:t>需求来源</w:t>
      </w:r>
      <w:r>
        <w:tab/>
      </w:r>
      <w:r>
        <w:fldChar w:fldCharType="begin"/>
      </w:r>
      <w:r>
        <w:instrText xml:space="preserve"> PAGEREF _Toc140011255 \h </w:instrText>
      </w:r>
      <w:r>
        <w:fldChar w:fldCharType="separate"/>
      </w:r>
      <w:r>
        <w:t>1</w:t>
      </w:r>
      <w:r>
        <w:fldChar w:fldCharType="end"/>
      </w:r>
      <w:r>
        <w:fldChar w:fldCharType="end"/>
      </w:r>
    </w:p>
    <w:p w14:paraId="59C64E95">
      <w:pPr>
        <w:pStyle w:val="60"/>
        <w:tabs>
          <w:tab w:val="left" w:pos="440"/>
          <w:tab w:val="right" w:leader="dot" w:pos="9737"/>
        </w:tabs>
        <w:rPr>
          <w:rFonts w:eastAsiaTheme="minorEastAsia" w:cstheme="minorBidi"/>
          <w:b w:val="0"/>
          <w:bCs w:val="0"/>
          <w:caps w:val="0"/>
          <w:kern w:val="2"/>
          <w:sz w:val="21"/>
          <w:szCs w:val="22"/>
          <w:lang w:eastAsia="zh-CN"/>
        </w:rPr>
      </w:pPr>
      <w:r>
        <w:fldChar w:fldCharType="begin"/>
      </w:r>
      <w:r>
        <w:instrText xml:space="preserve"> HYPERLINK \l "_Toc140011256" </w:instrText>
      </w:r>
      <w:r>
        <w:fldChar w:fldCharType="separate"/>
      </w:r>
      <w:r>
        <w:rPr>
          <w:rStyle w:val="105"/>
          <w:rFonts w:ascii="Arial Bold" w:hAnsi="Arial Bold" w:cs="Arial"/>
          <w:kern w:val="32"/>
          <w:lang w:eastAsia="zh-CN"/>
        </w:rPr>
        <w:t>2.</w:t>
      </w:r>
      <w:r>
        <w:rPr>
          <w:rFonts w:eastAsiaTheme="minorEastAsia" w:cstheme="minorBidi"/>
          <w:b w:val="0"/>
          <w:bCs w:val="0"/>
          <w:caps w:val="0"/>
          <w:kern w:val="2"/>
          <w:sz w:val="21"/>
          <w:szCs w:val="22"/>
          <w:lang w:eastAsia="zh-CN"/>
        </w:rPr>
        <w:tab/>
      </w:r>
      <w:r>
        <w:rPr>
          <w:rStyle w:val="105"/>
          <w:rFonts w:ascii="黑体" w:hAnsi="黑体" w:cs="Arial"/>
          <w:kern w:val="32"/>
          <w:lang w:eastAsia="zh-CN"/>
        </w:rPr>
        <w:t>需求概述</w:t>
      </w:r>
      <w:r>
        <w:tab/>
      </w:r>
      <w:r>
        <w:fldChar w:fldCharType="begin"/>
      </w:r>
      <w:r>
        <w:instrText xml:space="preserve"> PAGEREF _Toc140011256 \h </w:instrText>
      </w:r>
      <w:r>
        <w:fldChar w:fldCharType="separate"/>
      </w:r>
      <w:r>
        <w:t>2</w:t>
      </w:r>
      <w:r>
        <w:fldChar w:fldCharType="end"/>
      </w:r>
      <w:r>
        <w:fldChar w:fldCharType="end"/>
      </w:r>
    </w:p>
    <w:p w14:paraId="27C1901C">
      <w:pPr>
        <w:pStyle w:val="72"/>
        <w:tabs>
          <w:tab w:val="left" w:pos="880"/>
          <w:tab w:val="right" w:leader="dot" w:pos="9737"/>
        </w:tabs>
        <w:rPr>
          <w:rFonts w:eastAsiaTheme="minorEastAsia" w:cstheme="minorBidi"/>
          <w:smallCaps w:val="0"/>
          <w:kern w:val="2"/>
          <w:sz w:val="21"/>
          <w:szCs w:val="22"/>
          <w:lang w:eastAsia="zh-CN"/>
        </w:rPr>
      </w:pPr>
      <w:r>
        <w:fldChar w:fldCharType="begin"/>
      </w:r>
      <w:r>
        <w:instrText xml:space="preserve"> HYPERLINK \l "_Toc140011257" </w:instrText>
      </w:r>
      <w:r>
        <w:fldChar w:fldCharType="separate"/>
      </w:r>
      <w:r>
        <w:rPr>
          <w:rStyle w:val="105"/>
          <w:rFonts w:ascii="Arial" w:hAnsi="Arial" w:cs="Arial"/>
          <w:b/>
          <w:bCs/>
          <w:iCs/>
          <w:lang w:eastAsia="zh-CN"/>
        </w:rPr>
        <w:t>2.1.</w:t>
      </w:r>
      <w:r>
        <w:rPr>
          <w:rFonts w:eastAsiaTheme="minorEastAsia" w:cstheme="minorBidi"/>
          <w:smallCaps w:val="0"/>
          <w:kern w:val="2"/>
          <w:sz w:val="21"/>
          <w:szCs w:val="22"/>
          <w:lang w:eastAsia="zh-CN"/>
        </w:rPr>
        <w:tab/>
      </w:r>
      <w:r>
        <w:rPr>
          <w:rStyle w:val="105"/>
          <w:rFonts w:ascii="Arial" w:hAnsi="Arial" w:cs="Arial"/>
          <w:b/>
          <w:bCs/>
          <w:iCs/>
          <w:lang w:eastAsia="zh-CN"/>
        </w:rPr>
        <w:t>系统功能架构</w:t>
      </w:r>
      <w:r>
        <w:tab/>
      </w:r>
      <w:r>
        <w:fldChar w:fldCharType="begin"/>
      </w:r>
      <w:r>
        <w:instrText xml:space="preserve"> PAGEREF _Toc140011257 \h </w:instrText>
      </w:r>
      <w:r>
        <w:fldChar w:fldCharType="separate"/>
      </w:r>
      <w:r>
        <w:t>2</w:t>
      </w:r>
      <w:r>
        <w:fldChar w:fldCharType="end"/>
      </w:r>
      <w:r>
        <w:fldChar w:fldCharType="end"/>
      </w:r>
    </w:p>
    <w:p w14:paraId="47C23DD1">
      <w:pPr>
        <w:pStyle w:val="72"/>
        <w:tabs>
          <w:tab w:val="left" w:pos="880"/>
          <w:tab w:val="right" w:leader="dot" w:pos="9737"/>
        </w:tabs>
        <w:rPr>
          <w:rFonts w:eastAsiaTheme="minorEastAsia" w:cstheme="minorBidi"/>
          <w:smallCaps w:val="0"/>
          <w:kern w:val="2"/>
          <w:sz w:val="21"/>
          <w:szCs w:val="22"/>
          <w:lang w:eastAsia="zh-CN"/>
        </w:rPr>
      </w:pPr>
      <w:r>
        <w:fldChar w:fldCharType="begin"/>
      </w:r>
      <w:r>
        <w:instrText xml:space="preserve"> HYPERLINK \l "_Toc140011258" </w:instrText>
      </w:r>
      <w:r>
        <w:fldChar w:fldCharType="separate"/>
      </w:r>
      <w:r>
        <w:rPr>
          <w:rStyle w:val="105"/>
          <w:rFonts w:ascii="Arial" w:hAnsi="Arial" w:cs="Arial"/>
          <w:b/>
          <w:bCs/>
          <w:iCs/>
          <w:lang w:eastAsia="zh-CN"/>
        </w:rPr>
        <w:t>2.2.</w:t>
      </w:r>
      <w:r>
        <w:rPr>
          <w:rFonts w:eastAsiaTheme="minorEastAsia" w:cstheme="minorBidi"/>
          <w:smallCaps w:val="0"/>
          <w:kern w:val="2"/>
          <w:sz w:val="21"/>
          <w:szCs w:val="22"/>
          <w:lang w:eastAsia="zh-CN"/>
        </w:rPr>
        <w:tab/>
      </w:r>
      <w:r>
        <w:rPr>
          <w:rStyle w:val="105"/>
          <w:rFonts w:ascii="Arial" w:hAnsi="Arial" w:cs="Arial"/>
          <w:b/>
          <w:bCs/>
          <w:iCs/>
          <w:lang w:eastAsia="zh-CN"/>
        </w:rPr>
        <w:t>总体业务说明</w:t>
      </w:r>
      <w:r>
        <w:tab/>
      </w:r>
      <w:r>
        <w:fldChar w:fldCharType="begin"/>
      </w:r>
      <w:r>
        <w:instrText xml:space="preserve"> PAGEREF _Toc140011258 \h </w:instrText>
      </w:r>
      <w:r>
        <w:fldChar w:fldCharType="separate"/>
      </w:r>
      <w:r>
        <w:t>2</w:t>
      </w:r>
      <w:r>
        <w:fldChar w:fldCharType="end"/>
      </w:r>
      <w:r>
        <w:fldChar w:fldCharType="end"/>
      </w:r>
    </w:p>
    <w:p w14:paraId="01CA44E2">
      <w:pPr>
        <w:pStyle w:val="60"/>
        <w:tabs>
          <w:tab w:val="left" w:pos="440"/>
          <w:tab w:val="right" w:leader="dot" w:pos="9737"/>
        </w:tabs>
        <w:rPr>
          <w:rFonts w:eastAsiaTheme="minorEastAsia" w:cstheme="minorBidi"/>
          <w:b w:val="0"/>
          <w:bCs w:val="0"/>
          <w:caps w:val="0"/>
          <w:kern w:val="2"/>
          <w:sz w:val="21"/>
          <w:szCs w:val="22"/>
          <w:lang w:eastAsia="zh-CN"/>
        </w:rPr>
      </w:pPr>
      <w:r>
        <w:fldChar w:fldCharType="begin"/>
      </w:r>
      <w:r>
        <w:instrText xml:space="preserve"> HYPERLINK \l "_Toc140011259" </w:instrText>
      </w:r>
      <w:r>
        <w:fldChar w:fldCharType="separate"/>
      </w:r>
      <w:r>
        <w:rPr>
          <w:rStyle w:val="105"/>
          <w:rFonts w:ascii="Arial Bold" w:hAnsi="Arial Bold" w:cs="Arial"/>
          <w:kern w:val="32"/>
          <w:lang w:eastAsia="zh-CN"/>
        </w:rPr>
        <w:t>3.</w:t>
      </w:r>
      <w:r>
        <w:rPr>
          <w:rFonts w:eastAsiaTheme="minorEastAsia" w:cstheme="minorBidi"/>
          <w:b w:val="0"/>
          <w:bCs w:val="0"/>
          <w:caps w:val="0"/>
          <w:kern w:val="2"/>
          <w:sz w:val="21"/>
          <w:szCs w:val="22"/>
          <w:lang w:eastAsia="zh-CN"/>
        </w:rPr>
        <w:tab/>
      </w:r>
      <w:r>
        <w:rPr>
          <w:rStyle w:val="105"/>
          <w:rFonts w:ascii="黑体" w:hAnsi="黑体" w:cs="Arial"/>
          <w:kern w:val="32"/>
          <w:lang w:eastAsia="zh-CN"/>
        </w:rPr>
        <w:t>产品范围</w:t>
      </w:r>
      <w:r>
        <w:tab/>
      </w:r>
      <w:r>
        <w:fldChar w:fldCharType="begin"/>
      </w:r>
      <w:r>
        <w:instrText xml:space="preserve"> PAGEREF _Toc140011259 \h </w:instrText>
      </w:r>
      <w:r>
        <w:fldChar w:fldCharType="separate"/>
      </w:r>
      <w:r>
        <w:t>4</w:t>
      </w:r>
      <w:r>
        <w:fldChar w:fldCharType="end"/>
      </w:r>
      <w:r>
        <w:fldChar w:fldCharType="end"/>
      </w:r>
    </w:p>
    <w:p w14:paraId="47C1504B">
      <w:pPr>
        <w:pStyle w:val="60"/>
        <w:tabs>
          <w:tab w:val="left" w:pos="440"/>
          <w:tab w:val="right" w:leader="dot" w:pos="9737"/>
        </w:tabs>
        <w:rPr>
          <w:rFonts w:eastAsiaTheme="minorEastAsia" w:cstheme="minorBidi"/>
          <w:b w:val="0"/>
          <w:bCs w:val="0"/>
          <w:caps w:val="0"/>
          <w:kern w:val="2"/>
          <w:sz w:val="21"/>
          <w:szCs w:val="22"/>
          <w:lang w:eastAsia="zh-CN"/>
        </w:rPr>
      </w:pPr>
      <w:r>
        <w:fldChar w:fldCharType="begin"/>
      </w:r>
      <w:r>
        <w:instrText xml:space="preserve"> HYPERLINK \l "_Toc140011260" </w:instrText>
      </w:r>
      <w:r>
        <w:fldChar w:fldCharType="separate"/>
      </w:r>
      <w:r>
        <w:rPr>
          <w:rStyle w:val="105"/>
          <w:rFonts w:ascii="Arial Bold" w:hAnsi="Arial Bold" w:cs="Arial"/>
          <w:kern w:val="32"/>
          <w:lang w:eastAsia="zh-CN"/>
        </w:rPr>
        <w:t>4.</w:t>
      </w:r>
      <w:r>
        <w:rPr>
          <w:rFonts w:eastAsiaTheme="minorEastAsia" w:cstheme="minorBidi"/>
          <w:b w:val="0"/>
          <w:bCs w:val="0"/>
          <w:caps w:val="0"/>
          <w:kern w:val="2"/>
          <w:sz w:val="21"/>
          <w:szCs w:val="22"/>
          <w:lang w:eastAsia="zh-CN"/>
        </w:rPr>
        <w:tab/>
      </w:r>
      <w:r>
        <w:rPr>
          <w:rStyle w:val="105"/>
          <w:rFonts w:ascii="黑体" w:hAnsi="黑体" w:cs="Arial"/>
          <w:kern w:val="32"/>
          <w:lang w:eastAsia="zh-CN"/>
        </w:rPr>
        <w:t>业务规则</w:t>
      </w:r>
      <w:r>
        <w:tab/>
      </w:r>
      <w:r>
        <w:fldChar w:fldCharType="begin"/>
      </w:r>
      <w:r>
        <w:instrText xml:space="preserve"> PAGEREF _Toc140011260 \h </w:instrText>
      </w:r>
      <w:r>
        <w:fldChar w:fldCharType="separate"/>
      </w:r>
      <w:r>
        <w:t>5</w:t>
      </w:r>
      <w:r>
        <w:fldChar w:fldCharType="end"/>
      </w:r>
      <w:r>
        <w:fldChar w:fldCharType="end"/>
      </w:r>
    </w:p>
    <w:p w14:paraId="5E321DF2">
      <w:pPr>
        <w:pStyle w:val="72"/>
        <w:tabs>
          <w:tab w:val="left" w:pos="880"/>
          <w:tab w:val="right" w:leader="dot" w:pos="9737"/>
        </w:tabs>
        <w:rPr>
          <w:rFonts w:eastAsiaTheme="minorEastAsia" w:cstheme="minorBidi"/>
          <w:smallCaps w:val="0"/>
          <w:kern w:val="2"/>
          <w:sz w:val="21"/>
          <w:szCs w:val="22"/>
          <w:lang w:eastAsia="zh-CN"/>
        </w:rPr>
      </w:pPr>
      <w:r>
        <w:fldChar w:fldCharType="begin"/>
      </w:r>
      <w:r>
        <w:instrText xml:space="preserve"> HYPERLINK \l "_Toc140011261" </w:instrText>
      </w:r>
      <w:r>
        <w:fldChar w:fldCharType="separate"/>
      </w:r>
      <w:r>
        <w:rPr>
          <w:rStyle w:val="105"/>
          <w:rFonts w:ascii="Arial" w:hAnsi="Arial" w:cs="Arial"/>
          <w:b/>
          <w:bCs/>
          <w:iCs/>
          <w:lang w:eastAsia="zh-CN"/>
        </w:rPr>
        <w:t>4.1.</w:t>
      </w:r>
      <w:r>
        <w:rPr>
          <w:rFonts w:eastAsiaTheme="minorEastAsia" w:cstheme="minorBidi"/>
          <w:smallCaps w:val="0"/>
          <w:kern w:val="2"/>
          <w:sz w:val="21"/>
          <w:szCs w:val="22"/>
          <w:lang w:eastAsia="zh-CN"/>
        </w:rPr>
        <w:tab/>
      </w:r>
      <w:r>
        <w:rPr>
          <w:rStyle w:val="105"/>
          <w:rFonts w:ascii="Arial" w:hAnsi="Arial" w:cs="Arial"/>
          <w:b/>
          <w:bCs/>
          <w:iCs/>
          <w:lang w:eastAsia="zh-CN"/>
        </w:rPr>
        <w:t>核算规则</w:t>
      </w:r>
      <w:r>
        <w:tab/>
      </w:r>
      <w:r>
        <w:fldChar w:fldCharType="begin"/>
      </w:r>
      <w:r>
        <w:instrText xml:space="preserve"> PAGEREF _Toc140011261 \h </w:instrText>
      </w:r>
      <w:r>
        <w:fldChar w:fldCharType="separate"/>
      </w:r>
      <w:r>
        <w:t>5</w:t>
      </w:r>
      <w:r>
        <w:fldChar w:fldCharType="end"/>
      </w:r>
      <w:r>
        <w:fldChar w:fldCharType="end"/>
      </w:r>
    </w:p>
    <w:p w14:paraId="43B3AF72">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"_Toc140011262" </w:instrText>
      </w:r>
      <w:r>
        <w:fldChar w:fldCharType="separate"/>
      </w:r>
      <w:r>
        <w:rPr>
          <w:rStyle w:val="105"/>
          <w:rFonts w:ascii="Arial" w:hAnsi="Arial" w:cs="Arial"/>
          <w:b/>
          <w:lang w:eastAsia="zh-CN"/>
        </w:rPr>
        <w:t>4.1.1.</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计息规则</w:t>
      </w:r>
      <w:r>
        <w:tab/>
      </w:r>
      <w:r>
        <w:fldChar w:fldCharType="begin"/>
      </w:r>
      <w:r>
        <w:instrText xml:space="preserve"> PAGEREF _Toc140011262 \h </w:instrText>
      </w:r>
      <w:r>
        <w:fldChar w:fldCharType="separate"/>
      </w:r>
      <w:r>
        <w:t>5</w:t>
      </w:r>
      <w:r>
        <w:fldChar w:fldCharType="end"/>
      </w:r>
      <w:r>
        <w:fldChar w:fldCharType="end"/>
      </w:r>
    </w:p>
    <w:p w14:paraId="5F5E7CC8">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"_Toc140011263" </w:instrText>
      </w:r>
      <w:r>
        <w:fldChar w:fldCharType="separate"/>
      </w:r>
      <w:r>
        <w:rPr>
          <w:rStyle w:val="105"/>
          <w:rFonts w:ascii="Arial" w:hAnsi="Arial" w:cs="Arial"/>
          <w:b/>
          <w:lang w:eastAsia="zh-CN"/>
        </w:rPr>
        <w:t>4.1.2.</w:t>
      </w:r>
      <w:r>
        <w:rPr>
          <w:rFonts w:asciiTheme="minorHAnsi" w:hAnsiTheme="minorHAnsi" w:eastAsiaTheme="minorEastAsia" w:cstheme="minorBidi"/>
          <w:iCs w:val="0"/>
          <w:kern w:val="2"/>
          <w:sz w:val="21"/>
          <w:szCs w:val="22"/>
          <w:lang w:eastAsia="zh-CN"/>
        </w:rPr>
        <w:tab/>
      </w:r>
      <w:r>
        <w:rPr>
          <w:rStyle w:val="105"/>
          <w:rFonts w:ascii="宋体" w:hAnsi="宋体" w:eastAsia="宋体" w:cs="宋体"/>
          <w:b/>
          <w:bCs/>
        </w:rPr>
        <w:t>计提</w:t>
      </w:r>
      <w:r>
        <w:rPr>
          <w:rStyle w:val="105"/>
          <w:rFonts w:ascii="宋体" w:hAnsi="宋体" w:eastAsia="宋体" w:cs="宋体"/>
          <w:b/>
          <w:bCs/>
          <w:lang w:eastAsia="zh-CN"/>
        </w:rPr>
        <w:t>结息</w:t>
      </w:r>
      <w:r>
        <w:rPr>
          <w:rStyle w:val="105"/>
          <w:rFonts w:ascii="宋体" w:hAnsi="宋体" w:eastAsia="宋体" w:cs="宋体"/>
          <w:b/>
          <w:bCs/>
        </w:rPr>
        <w:t>规则</w:t>
      </w:r>
      <w:r>
        <w:tab/>
      </w:r>
      <w:r>
        <w:fldChar w:fldCharType="begin"/>
      </w:r>
      <w:r>
        <w:instrText xml:space="preserve"> PAGEREF _Toc140011263 \h </w:instrText>
      </w:r>
      <w:r>
        <w:fldChar w:fldCharType="separate"/>
      </w:r>
      <w:r>
        <w:t>6</w:t>
      </w:r>
      <w:r>
        <w:fldChar w:fldCharType="end"/>
      </w:r>
      <w:r>
        <w:fldChar w:fldCharType="end"/>
      </w:r>
    </w:p>
    <w:p w14:paraId="46E5F2BA">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"_Toc140011264" </w:instrText>
      </w:r>
      <w:r>
        <w:fldChar w:fldCharType="separate"/>
      </w:r>
      <w:r>
        <w:rPr>
          <w:rStyle w:val="105"/>
          <w:rFonts w:ascii="Arial" w:hAnsi="Arial" w:cs="Arial"/>
          <w:b/>
          <w:lang w:eastAsia="zh-CN"/>
        </w:rPr>
        <w:t>4.1.3.</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利息摊销</w:t>
      </w:r>
      <w:r>
        <w:tab/>
      </w:r>
      <w:r>
        <w:fldChar w:fldCharType="begin"/>
      </w:r>
      <w:r>
        <w:instrText xml:space="preserve"> PAGEREF _Toc140011264 \h </w:instrText>
      </w:r>
      <w:r>
        <w:fldChar w:fldCharType="separate"/>
      </w:r>
      <w:r>
        <w:t>6</w:t>
      </w:r>
      <w:r>
        <w:fldChar w:fldCharType="end"/>
      </w:r>
      <w:r>
        <w:fldChar w:fldCharType="end"/>
      </w:r>
    </w:p>
    <w:p w14:paraId="7E9D9CE3">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"_Toc140011265" </w:instrText>
      </w:r>
      <w:r>
        <w:fldChar w:fldCharType="separate"/>
      </w:r>
      <w:r>
        <w:rPr>
          <w:rStyle w:val="105"/>
          <w:rFonts w:ascii="Arial" w:hAnsi="Arial" w:cs="Arial"/>
          <w:b/>
          <w:lang w:eastAsia="zh-CN"/>
        </w:rPr>
        <w:t>4.1.4.</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应计转非应计规则</w:t>
      </w:r>
      <w:r>
        <w:tab/>
      </w:r>
      <w:r>
        <w:fldChar w:fldCharType="begin"/>
      </w:r>
      <w:r>
        <w:instrText xml:space="preserve"> PAGEREF _Toc140011265 \h </w:instrText>
      </w:r>
      <w:r>
        <w:fldChar w:fldCharType="separate"/>
      </w:r>
      <w:r>
        <w:t>7</w:t>
      </w:r>
      <w:r>
        <w:fldChar w:fldCharType="end"/>
      </w:r>
      <w:r>
        <w:fldChar w:fldCharType="end"/>
      </w:r>
    </w:p>
    <w:p w14:paraId="7F98B010">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"_Toc140011266" </w:instrText>
      </w:r>
      <w:r>
        <w:fldChar w:fldCharType="separate"/>
      </w:r>
      <w:r>
        <w:rPr>
          <w:rStyle w:val="105"/>
          <w:rFonts w:ascii="Arial" w:hAnsi="Arial" w:cs="Arial"/>
          <w:b/>
          <w:lang w:eastAsia="zh-CN"/>
        </w:rPr>
        <w:t>4.1.5.</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账户状态规则</w:t>
      </w:r>
      <w:r>
        <w:tab/>
      </w:r>
      <w:r>
        <w:fldChar w:fldCharType="begin"/>
      </w:r>
      <w:r>
        <w:instrText xml:space="preserve"> PAGEREF _Toc140011266 \h </w:instrText>
      </w:r>
      <w:r>
        <w:fldChar w:fldCharType="separate"/>
      </w:r>
      <w:r>
        <w:t>7</w:t>
      </w:r>
      <w:r>
        <w:fldChar w:fldCharType="end"/>
      </w:r>
      <w:r>
        <w:fldChar w:fldCharType="end"/>
      </w:r>
    </w:p>
    <w:p w14:paraId="1FA762E8">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"_Toc140011267" </w:instrText>
      </w:r>
      <w:r>
        <w:fldChar w:fldCharType="separate"/>
      </w:r>
      <w:r>
        <w:rPr>
          <w:rStyle w:val="105"/>
          <w:rFonts w:ascii="Arial" w:hAnsi="Arial" w:cs="Arial"/>
          <w:b/>
          <w:lang w:eastAsia="zh-CN"/>
        </w:rPr>
        <w:t>4.1.6.</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形态转移规则</w:t>
      </w:r>
      <w:r>
        <w:tab/>
      </w:r>
      <w:r>
        <w:fldChar w:fldCharType="begin"/>
      </w:r>
      <w:r>
        <w:instrText xml:space="preserve"> PAGEREF _Toc140011267 \h </w:instrText>
      </w:r>
      <w:r>
        <w:fldChar w:fldCharType="separate"/>
      </w:r>
      <w:r>
        <w:t>7</w:t>
      </w:r>
      <w:r>
        <w:fldChar w:fldCharType="end"/>
      </w:r>
      <w:r>
        <w:fldChar w:fldCharType="end"/>
      </w:r>
    </w:p>
    <w:p w14:paraId="738A12F4">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"_Toc140011268" </w:instrText>
      </w:r>
      <w:r>
        <w:fldChar w:fldCharType="separate"/>
      </w:r>
      <w:r>
        <w:rPr>
          <w:rStyle w:val="105"/>
          <w:rFonts w:ascii="Arial" w:hAnsi="Arial" w:cs="Arial"/>
          <w:b/>
          <w:lang w:eastAsia="zh-CN"/>
        </w:rPr>
        <w:t>4.1.7.</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节假日/宽限期规则</w:t>
      </w:r>
      <w:r>
        <w:tab/>
      </w:r>
      <w:r>
        <w:fldChar w:fldCharType="begin"/>
      </w:r>
      <w:r>
        <w:instrText xml:space="preserve"> PAGEREF _Toc140011268 \h </w:instrText>
      </w:r>
      <w:r>
        <w:fldChar w:fldCharType="separate"/>
      </w:r>
      <w:r>
        <w:t>8</w:t>
      </w:r>
      <w:r>
        <w:fldChar w:fldCharType="end"/>
      </w:r>
      <w:r>
        <w:fldChar w:fldCharType="end"/>
      </w:r>
    </w:p>
    <w:p w14:paraId="13060F15">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"_Toc140011269" </w:instrText>
      </w:r>
      <w:r>
        <w:fldChar w:fldCharType="separate"/>
      </w:r>
      <w:r>
        <w:rPr>
          <w:rStyle w:val="105"/>
          <w:rFonts w:ascii="Arial" w:hAnsi="Arial" w:cs="Arial"/>
          <w:b/>
          <w:lang w:eastAsia="zh-CN"/>
        </w:rPr>
        <w:t>4.1.8.</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贷款优惠券处理规则</w:t>
      </w:r>
      <w:r>
        <w:tab/>
      </w:r>
      <w:r>
        <w:fldChar w:fldCharType="begin"/>
      </w:r>
      <w:r>
        <w:instrText xml:space="preserve"> PAGEREF _Toc140011269 \h </w:instrText>
      </w:r>
      <w:r>
        <w:fldChar w:fldCharType="separate"/>
      </w:r>
      <w:r>
        <w:t>9</w:t>
      </w:r>
      <w:r>
        <w:fldChar w:fldCharType="end"/>
      </w:r>
      <w:r>
        <w:fldChar w:fldCharType="end"/>
      </w:r>
    </w:p>
    <w:p w14:paraId="6A7D5698">
      <w:pPr>
        <w:pStyle w:val="72"/>
        <w:tabs>
          <w:tab w:val="left" w:pos="880"/>
          <w:tab w:val="right" w:leader="dot" w:pos="9737"/>
        </w:tabs>
        <w:rPr>
          <w:rFonts w:eastAsiaTheme="minorEastAsia" w:cstheme="minorBidi"/>
          <w:smallCaps w:val="0"/>
          <w:kern w:val="2"/>
          <w:sz w:val="21"/>
          <w:szCs w:val="22"/>
          <w:lang w:eastAsia="zh-CN"/>
        </w:rPr>
      </w:pPr>
      <w:r>
        <w:fldChar w:fldCharType="begin"/>
      </w:r>
      <w:r>
        <w:instrText xml:space="preserve"> HYPERLINK \l "_Toc140011270" </w:instrText>
      </w:r>
      <w:r>
        <w:fldChar w:fldCharType="separate"/>
      </w:r>
      <w:r>
        <w:rPr>
          <w:rStyle w:val="105"/>
          <w:rFonts w:ascii="Arial" w:hAnsi="Arial" w:cs="Arial"/>
          <w:b/>
          <w:bCs/>
          <w:iCs/>
          <w:lang w:eastAsia="zh-CN"/>
        </w:rPr>
        <w:t>4.2.</w:t>
      </w:r>
      <w:r>
        <w:rPr>
          <w:rFonts w:eastAsiaTheme="minorEastAsia" w:cstheme="minorBidi"/>
          <w:smallCaps w:val="0"/>
          <w:kern w:val="2"/>
          <w:sz w:val="21"/>
          <w:szCs w:val="22"/>
          <w:lang w:eastAsia="zh-CN"/>
        </w:rPr>
        <w:tab/>
      </w:r>
      <w:r>
        <w:rPr>
          <w:rStyle w:val="105"/>
          <w:rFonts w:ascii="Arial" w:hAnsi="Arial" w:cs="Arial"/>
          <w:b/>
          <w:bCs/>
          <w:iCs/>
          <w:lang w:eastAsia="zh-CN"/>
        </w:rPr>
        <w:t>核算参数</w:t>
      </w:r>
      <w:r>
        <w:tab/>
      </w:r>
      <w:r>
        <w:fldChar w:fldCharType="begin"/>
      </w:r>
      <w:r>
        <w:instrText xml:space="preserve"> PAGEREF _Toc140011270 \h </w:instrText>
      </w:r>
      <w:r>
        <w:fldChar w:fldCharType="separate"/>
      </w:r>
      <w:r>
        <w:t>9</w:t>
      </w:r>
      <w:r>
        <w:fldChar w:fldCharType="end"/>
      </w:r>
      <w:r>
        <w:fldChar w:fldCharType="end"/>
      </w:r>
    </w:p>
    <w:p w14:paraId="656FE75F">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"_Toc140011271" </w:instrText>
      </w:r>
      <w:r>
        <w:fldChar w:fldCharType="separate"/>
      </w:r>
      <w:r>
        <w:rPr>
          <w:rStyle w:val="105"/>
          <w:rFonts w:ascii="Arial" w:hAnsi="Arial" w:cs="Arial"/>
          <w:b/>
          <w:lang w:eastAsia="zh-CN"/>
        </w:rPr>
        <w:t>4.2.1.</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贷款发放币种</w:t>
      </w:r>
      <w:r>
        <w:tab/>
      </w:r>
      <w:r>
        <w:fldChar w:fldCharType="begin"/>
      </w:r>
      <w:r>
        <w:instrText xml:space="preserve"> PAGEREF _Toc140011271 \h </w:instrText>
      </w:r>
      <w:r>
        <w:fldChar w:fldCharType="separate"/>
      </w:r>
      <w:r>
        <w:t>9</w:t>
      </w:r>
      <w:r>
        <w:fldChar w:fldCharType="end"/>
      </w:r>
      <w:r>
        <w:fldChar w:fldCharType="end"/>
      </w:r>
    </w:p>
    <w:p w14:paraId="110C25C5">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"_Toc140011272" </w:instrText>
      </w:r>
      <w:r>
        <w:fldChar w:fldCharType="separate"/>
      </w:r>
      <w:r>
        <w:rPr>
          <w:rStyle w:val="105"/>
          <w:rFonts w:ascii="Arial" w:hAnsi="Arial" w:cs="Arial"/>
          <w:b/>
          <w:lang w:eastAsia="zh-CN"/>
        </w:rPr>
        <w:t>4.2.2.</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还款方式</w:t>
      </w:r>
      <w:r>
        <w:tab/>
      </w:r>
      <w:r>
        <w:fldChar w:fldCharType="begin"/>
      </w:r>
      <w:r>
        <w:instrText xml:space="preserve"> PAGEREF _Toc140011272 \h </w:instrText>
      </w:r>
      <w:r>
        <w:fldChar w:fldCharType="separate"/>
      </w:r>
      <w:r>
        <w:t>10</w:t>
      </w:r>
      <w:r>
        <w:fldChar w:fldCharType="end"/>
      </w:r>
      <w:r>
        <w:fldChar w:fldCharType="end"/>
      </w:r>
    </w:p>
    <w:p w14:paraId="1A11AC84">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"_Toc140011273" </w:instrText>
      </w:r>
      <w:r>
        <w:fldChar w:fldCharType="separate"/>
      </w:r>
      <w:r>
        <w:rPr>
          <w:rStyle w:val="105"/>
          <w:rFonts w:ascii="Arial" w:hAnsi="Arial" w:cs="Arial"/>
          <w:b/>
          <w:lang w:eastAsia="zh-CN"/>
        </w:rPr>
        <w:t>4.2.3.</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贷款期限</w:t>
      </w:r>
      <w:r>
        <w:tab/>
      </w:r>
      <w:r>
        <w:fldChar w:fldCharType="begin"/>
      </w:r>
      <w:r>
        <w:instrText xml:space="preserve"> PAGEREF _Toc140011273 \h </w:instrText>
      </w:r>
      <w:r>
        <w:fldChar w:fldCharType="separate"/>
      </w:r>
      <w:r>
        <w:t>10</w:t>
      </w:r>
      <w:r>
        <w:fldChar w:fldCharType="end"/>
      </w:r>
      <w:r>
        <w:fldChar w:fldCharType="end"/>
      </w:r>
    </w:p>
    <w:p w14:paraId="33141567">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"_Toc140011274" </w:instrText>
      </w:r>
      <w:r>
        <w:fldChar w:fldCharType="separate"/>
      </w:r>
      <w:r>
        <w:rPr>
          <w:rStyle w:val="105"/>
          <w:rFonts w:ascii="Arial" w:hAnsi="Arial" w:cs="Arial"/>
          <w:b/>
          <w:lang w:eastAsia="zh-CN"/>
        </w:rPr>
        <w:t>4.2.4.</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结息日</w:t>
      </w:r>
      <w:r>
        <w:tab/>
      </w:r>
      <w:r>
        <w:fldChar w:fldCharType="begin"/>
      </w:r>
      <w:r>
        <w:instrText xml:space="preserve"> PAGEREF _Toc140011274 \h </w:instrText>
      </w:r>
      <w:r>
        <w:fldChar w:fldCharType="separate"/>
      </w:r>
      <w:r>
        <w:t>10</w:t>
      </w:r>
      <w:r>
        <w:fldChar w:fldCharType="end"/>
      </w:r>
      <w:r>
        <w:fldChar w:fldCharType="end"/>
      </w:r>
    </w:p>
    <w:p w14:paraId="2485D4E8">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"_Toc140011275" </w:instrText>
      </w:r>
      <w:r>
        <w:fldChar w:fldCharType="separate"/>
      </w:r>
      <w:r>
        <w:rPr>
          <w:rStyle w:val="105"/>
          <w:rFonts w:ascii="Arial" w:hAnsi="Arial" w:cs="Arial"/>
          <w:b/>
          <w:lang w:eastAsia="zh-CN"/>
        </w:rPr>
        <w:t>4.2.5.</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结息周期</w:t>
      </w:r>
      <w:r>
        <w:tab/>
      </w:r>
      <w:r>
        <w:fldChar w:fldCharType="begin"/>
      </w:r>
      <w:r>
        <w:instrText xml:space="preserve"> PAGEREF _Toc140011275 \h </w:instrText>
      </w:r>
      <w:r>
        <w:fldChar w:fldCharType="separate"/>
      </w:r>
      <w:r>
        <w:t>10</w:t>
      </w:r>
      <w:r>
        <w:fldChar w:fldCharType="end"/>
      </w:r>
      <w:r>
        <w:fldChar w:fldCharType="end"/>
      </w:r>
    </w:p>
    <w:p w14:paraId="3D457C82">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"_Toc140011276" </w:instrText>
      </w:r>
      <w:r>
        <w:fldChar w:fldCharType="separate"/>
      </w:r>
      <w:r>
        <w:rPr>
          <w:rStyle w:val="105"/>
          <w:rFonts w:ascii="Arial" w:hAnsi="Arial" w:cs="Arial"/>
          <w:b/>
          <w:lang w:eastAsia="zh-CN"/>
        </w:rPr>
        <w:t>4.2.6.</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还款顺序</w:t>
      </w:r>
      <w:r>
        <w:tab/>
      </w:r>
      <w:r>
        <w:fldChar w:fldCharType="begin"/>
      </w:r>
      <w:r>
        <w:instrText xml:space="preserve"> PAGEREF _Toc140011276 \h </w:instrText>
      </w:r>
      <w:r>
        <w:fldChar w:fldCharType="separate"/>
      </w:r>
      <w:r>
        <w:t>11</w:t>
      </w:r>
      <w:r>
        <w:fldChar w:fldCharType="end"/>
      </w:r>
      <w:r>
        <w:fldChar w:fldCharType="end"/>
      </w:r>
    </w:p>
    <w:p w14:paraId="2DC651DB">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"_Toc140011277" </w:instrText>
      </w:r>
      <w:r>
        <w:fldChar w:fldCharType="separate"/>
      </w:r>
      <w:r>
        <w:rPr>
          <w:rStyle w:val="105"/>
          <w:rFonts w:ascii="Arial" w:hAnsi="Arial" w:cs="Arial"/>
          <w:b/>
          <w:lang w:eastAsia="zh-CN"/>
        </w:rPr>
        <w:t>4.2.7.</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提前还款违约金处理计算模式</w:t>
      </w:r>
      <w:r>
        <w:tab/>
      </w:r>
      <w:r>
        <w:fldChar w:fldCharType="begin"/>
      </w:r>
      <w:r>
        <w:instrText xml:space="preserve"> PAGEREF _Toc140011277 \h </w:instrText>
      </w:r>
      <w:r>
        <w:fldChar w:fldCharType="separate"/>
      </w:r>
      <w:r>
        <w:t>11</w:t>
      </w:r>
      <w:r>
        <w:fldChar w:fldCharType="end"/>
      </w:r>
      <w:r>
        <w:fldChar w:fldCharType="end"/>
      </w:r>
    </w:p>
    <w:p w14:paraId="2C3F151A">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"_Toc140011278" </w:instrText>
      </w:r>
      <w:r>
        <w:fldChar w:fldCharType="separate"/>
      </w:r>
      <w:r>
        <w:rPr>
          <w:rStyle w:val="105"/>
          <w:rFonts w:ascii="Arial" w:hAnsi="Arial" w:cs="Arial"/>
          <w:b/>
          <w:lang w:eastAsia="zh-CN"/>
        </w:rPr>
        <w:t>4.2.8.</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首期还款约定</w:t>
      </w:r>
      <w:r>
        <w:tab/>
      </w:r>
      <w:r>
        <w:fldChar w:fldCharType="begin"/>
      </w:r>
      <w:r>
        <w:instrText xml:space="preserve"> PAGEREF _Toc140011278 \h </w:instrText>
      </w:r>
      <w:r>
        <w:fldChar w:fldCharType="separate"/>
      </w:r>
      <w:r>
        <w:t>11</w:t>
      </w:r>
      <w:r>
        <w:fldChar w:fldCharType="end"/>
      </w:r>
      <w:r>
        <w:fldChar w:fldCharType="end"/>
      </w:r>
    </w:p>
    <w:p w14:paraId="0B19586C">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"_Toc140011279" </w:instrText>
      </w:r>
      <w:r>
        <w:fldChar w:fldCharType="separate"/>
      </w:r>
      <w:r>
        <w:rPr>
          <w:rStyle w:val="105"/>
          <w:rFonts w:ascii="Arial" w:hAnsi="Arial" w:cs="Arial"/>
          <w:b/>
          <w:lang w:eastAsia="zh-CN"/>
        </w:rPr>
        <w:t>4.2.9.</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末期还款约定</w:t>
      </w:r>
      <w:r>
        <w:tab/>
      </w:r>
      <w:r>
        <w:fldChar w:fldCharType="begin"/>
      </w:r>
      <w:r>
        <w:instrText xml:space="preserve"> PAGEREF _Toc140011279 \h </w:instrText>
      </w:r>
      <w:r>
        <w:fldChar w:fldCharType="separate"/>
      </w:r>
      <w:r>
        <w:t>12</w:t>
      </w:r>
      <w:r>
        <w:fldChar w:fldCharType="end"/>
      </w:r>
      <w:r>
        <w:fldChar w:fldCharType="end"/>
      </w:r>
    </w:p>
    <w:p w14:paraId="6661CFC5">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"_Toc140011280" </w:instrText>
      </w:r>
      <w:r>
        <w:fldChar w:fldCharType="separate"/>
      </w:r>
      <w:r>
        <w:rPr>
          <w:rStyle w:val="105"/>
          <w:rFonts w:ascii="Arial" w:hAnsi="Arial" w:cs="Arial"/>
          <w:b/>
          <w:lang w:eastAsia="zh-CN"/>
        </w:rPr>
        <w:t>4.2.10.</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放款日还款规则</w:t>
      </w:r>
      <w:r>
        <w:tab/>
      </w:r>
      <w:r>
        <w:fldChar w:fldCharType="begin"/>
      </w:r>
      <w:r>
        <w:instrText xml:space="preserve"> PAGEREF _Toc140011280 \h </w:instrText>
      </w:r>
      <w:r>
        <w:fldChar w:fldCharType="separate"/>
      </w:r>
      <w:r>
        <w:t>12</w:t>
      </w:r>
      <w:r>
        <w:fldChar w:fldCharType="end"/>
      </w:r>
      <w:r>
        <w:fldChar w:fldCharType="end"/>
      </w:r>
    </w:p>
    <w:p w14:paraId="516C9CAB">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"_Toc140011281" </w:instrText>
      </w:r>
      <w:r>
        <w:fldChar w:fldCharType="separate"/>
      </w:r>
      <w:r>
        <w:rPr>
          <w:rStyle w:val="105"/>
          <w:rFonts w:ascii="Arial" w:hAnsi="Arial" w:cs="Arial"/>
          <w:b/>
          <w:lang w:eastAsia="zh-CN"/>
        </w:rPr>
        <w:t>4.2.11.</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放款日还款是否计息规则</w:t>
      </w:r>
      <w:r>
        <w:tab/>
      </w:r>
      <w:r>
        <w:fldChar w:fldCharType="begin"/>
      </w:r>
      <w:r>
        <w:instrText xml:space="preserve"> PAGEREF _Toc140011281 \h </w:instrText>
      </w:r>
      <w:r>
        <w:fldChar w:fldCharType="separate"/>
      </w:r>
      <w:r>
        <w:t>13</w:t>
      </w:r>
      <w:r>
        <w:fldChar w:fldCharType="end"/>
      </w:r>
      <w:r>
        <w:fldChar w:fldCharType="end"/>
      </w:r>
    </w:p>
    <w:p w14:paraId="4EC33FBC">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"_Toc140011282" </w:instrText>
      </w:r>
      <w:r>
        <w:fldChar w:fldCharType="separate"/>
      </w:r>
      <w:r>
        <w:rPr>
          <w:rStyle w:val="105"/>
          <w:rFonts w:ascii="Arial" w:hAnsi="Arial" w:cs="Arial"/>
          <w:b/>
          <w:lang w:eastAsia="zh-CN"/>
        </w:rPr>
        <w:t>4.2.12.</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足额扣款标识</w:t>
      </w:r>
      <w:r>
        <w:tab/>
      </w:r>
      <w:r>
        <w:fldChar w:fldCharType="begin"/>
      </w:r>
      <w:r>
        <w:instrText xml:space="preserve"> PAGEREF _Toc140011282 \h </w:instrText>
      </w:r>
      <w:r>
        <w:fldChar w:fldCharType="separate"/>
      </w:r>
      <w:r>
        <w:t>13</w:t>
      </w:r>
      <w:r>
        <w:fldChar w:fldCharType="end"/>
      </w:r>
      <w:r>
        <w:fldChar w:fldCharType="end"/>
      </w:r>
    </w:p>
    <w:p w14:paraId="3370F38D">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"_Toc140011283" </w:instrText>
      </w:r>
      <w:r>
        <w:fldChar w:fldCharType="separate"/>
      </w:r>
      <w:r>
        <w:rPr>
          <w:rStyle w:val="105"/>
          <w:rFonts w:ascii="Arial" w:hAnsi="Arial" w:cs="Arial"/>
          <w:b/>
          <w:lang w:eastAsia="zh-CN"/>
        </w:rPr>
        <w:t>4.2.13.</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节假日/宽限期顺延</w:t>
      </w:r>
      <w:r>
        <w:tab/>
      </w:r>
      <w:r>
        <w:fldChar w:fldCharType="begin"/>
      </w:r>
      <w:r>
        <w:instrText xml:space="preserve"> PAGEREF _Toc140011283 \h </w:instrText>
      </w:r>
      <w:r>
        <w:fldChar w:fldCharType="separate"/>
      </w:r>
      <w:r>
        <w:t>13</w:t>
      </w:r>
      <w:r>
        <w:fldChar w:fldCharType="end"/>
      </w:r>
      <w:r>
        <w:fldChar w:fldCharType="end"/>
      </w:r>
    </w:p>
    <w:p w14:paraId="0F3C436A">
      <w:pPr>
        <w:pStyle w:val="60"/>
        <w:tabs>
          <w:tab w:val="left" w:pos="440"/>
          <w:tab w:val="right" w:leader="dot" w:pos="9737"/>
        </w:tabs>
        <w:rPr>
          <w:rFonts w:eastAsiaTheme="minorEastAsia" w:cstheme="minorBidi"/>
          <w:b w:val="0"/>
          <w:bCs w:val="0"/>
          <w:caps w:val="0"/>
          <w:kern w:val="2"/>
          <w:sz w:val="21"/>
          <w:szCs w:val="22"/>
          <w:lang w:eastAsia="zh-CN"/>
        </w:rPr>
      </w:pPr>
      <w:r>
        <w:fldChar w:fldCharType="begin"/>
      </w:r>
      <w:r>
        <w:instrText xml:space="preserve"> HYPERLINK \l "_Toc140011284" </w:instrText>
      </w:r>
      <w:r>
        <w:fldChar w:fldCharType="separate"/>
      </w:r>
      <w:r>
        <w:rPr>
          <w:rStyle w:val="105"/>
          <w:rFonts w:ascii="Arial Bold" w:hAnsi="Arial Bold" w:cs="Arial"/>
          <w:kern w:val="32"/>
          <w:lang w:eastAsia="zh-CN"/>
        </w:rPr>
        <w:t>5.</w:t>
      </w:r>
      <w:r>
        <w:rPr>
          <w:rFonts w:eastAsiaTheme="minorEastAsia" w:cstheme="minorBidi"/>
          <w:b w:val="0"/>
          <w:bCs w:val="0"/>
          <w:caps w:val="0"/>
          <w:kern w:val="2"/>
          <w:sz w:val="21"/>
          <w:szCs w:val="22"/>
          <w:lang w:eastAsia="zh-CN"/>
        </w:rPr>
        <w:tab/>
      </w:r>
      <w:r>
        <w:rPr>
          <w:rStyle w:val="105"/>
          <w:rFonts w:ascii="黑体" w:hAnsi="黑体" w:cs="Arial"/>
          <w:kern w:val="32"/>
          <w:lang w:eastAsia="zh-CN"/>
        </w:rPr>
        <w:t>核算交易</w:t>
      </w:r>
      <w:r>
        <w:tab/>
      </w:r>
      <w:r>
        <w:fldChar w:fldCharType="begin"/>
      </w:r>
      <w:r>
        <w:instrText xml:space="preserve"> PAGEREF _Toc140011284 \h </w:instrText>
      </w:r>
      <w:r>
        <w:fldChar w:fldCharType="separate"/>
      </w:r>
      <w:r>
        <w:t>15</w:t>
      </w:r>
      <w:r>
        <w:fldChar w:fldCharType="end"/>
      </w:r>
      <w:r>
        <w:fldChar w:fldCharType="end"/>
      </w:r>
    </w:p>
    <w:p w14:paraId="15F2EF29">
      <w:pPr>
        <w:pStyle w:val="72"/>
        <w:tabs>
          <w:tab w:val="left" w:pos="880"/>
          <w:tab w:val="right" w:leader="dot" w:pos="9737"/>
        </w:tabs>
        <w:rPr>
          <w:rFonts w:eastAsiaTheme="minorEastAsia" w:cstheme="minorBidi"/>
          <w:smallCaps w:val="0"/>
          <w:kern w:val="2"/>
          <w:sz w:val="21"/>
          <w:szCs w:val="22"/>
          <w:lang w:eastAsia="zh-CN"/>
        </w:rPr>
      </w:pPr>
      <w:r>
        <w:fldChar w:fldCharType="begin"/>
      </w:r>
      <w:r>
        <w:instrText xml:space="preserve"> HYPERLINK \l "_Toc140011285" </w:instrText>
      </w:r>
      <w:r>
        <w:fldChar w:fldCharType="separate"/>
      </w:r>
      <w:r>
        <w:rPr>
          <w:rStyle w:val="105"/>
          <w:rFonts w:ascii="Arial" w:hAnsi="Arial" w:cs="Arial"/>
          <w:b/>
          <w:bCs/>
          <w:iCs/>
          <w:lang w:eastAsia="zh-CN"/>
        </w:rPr>
        <w:t>5.1.</w:t>
      </w:r>
      <w:r>
        <w:rPr>
          <w:rFonts w:eastAsiaTheme="minorEastAsia" w:cstheme="minorBidi"/>
          <w:smallCaps w:val="0"/>
          <w:kern w:val="2"/>
          <w:sz w:val="21"/>
          <w:szCs w:val="22"/>
          <w:lang w:eastAsia="zh-CN"/>
        </w:rPr>
        <w:tab/>
      </w:r>
      <w:r>
        <w:rPr>
          <w:rStyle w:val="105"/>
          <w:rFonts w:ascii="Arial" w:hAnsi="Arial" w:cs="Arial"/>
          <w:b/>
          <w:bCs/>
          <w:iCs/>
          <w:lang w:eastAsia="zh-CN"/>
        </w:rPr>
        <w:t>贷款发放</w:t>
      </w:r>
      <w:r>
        <w:tab/>
      </w:r>
      <w:r>
        <w:fldChar w:fldCharType="begin"/>
      </w:r>
      <w:r>
        <w:instrText xml:space="preserve"> PAGEREF _Toc140011285 \h </w:instrText>
      </w:r>
      <w:r>
        <w:fldChar w:fldCharType="separate"/>
      </w:r>
      <w:r>
        <w:t>15</w:t>
      </w:r>
      <w:r>
        <w:fldChar w:fldCharType="end"/>
      </w:r>
      <w:r>
        <w:fldChar w:fldCharType="end"/>
      </w:r>
    </w:p>
    <w:p w14:paraId="23CDAD78">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"_Toc140011286" </w:instrText>
      </w:r>
      <w:r>
        <w:fldChar w:fldCharType="separate"/>
      </w:r>
      <w:r>
        <w:rPr>
          <w:rStyle w:val="105"/>
          <w:rFonts w:ascii="Arial" w:hAnsi="Arial" w:cs="Arial"/>
          <w:b/>
          <w:lang w:eastAsia="zh-CN"/>
        </w:rPr>
        <w:t>5.1.1.</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贷款开立</w:t>
      </w:r>
      <w:r>
        <w:tab/>
      </w:r>
      <w:r>
        <w:fldChar w:fldCharType="begin"/>
      </w:r>
      <w:r>
        <w:instrText xml:space="preserve"> PAGEREF _Toc140011286 \h </w:instrText>
      </w:r>
      <w:r>
        <w:fldChar w:fldCharType="separate"/>
      </w:r>
      <w:r>
        <w:t>15</w:t>
      </w:r>
      <w:r>
        <w:fldChar w:fldCharType="end"/>
      </w:r>
      <w:r>
        <w:fldChar w:fldCharType="end"/>
      </w:r>
    </w:p>
    <w:p w14:paraId="2484A990">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"_Toc140011287" </w:instrText>
      </w:r>
      <w:r>
        <w:fldChar w:fldCharType="separate"/>
      </w:r>
      <w:r>
        <w:rPr>
          <w:rStyle w:val="105"/>
          <w:rFonts w:ascii="Arial" w:hAnsi="Arial" w:cs="Arial"/>
          <w:bCs/>
          <w:iCs/>
          <w:lang w:eastAsia="zh-CN"/>
        </w:rPr>
        <w:t>5.1.1.1.</w:t>
      </w:r>
      <w:r>
        <w:rPr>
          <w:rFonts w:eastAsiaTheme="minorEastAsia" w:cstheme="minorBidi"/>
          <w:kern w:val="2"/>
          <w:sz w:val="21"/>
          <w:szCs w:val="22"/>
          <w:lang w:eastAsia="zh-CN"/>
        </w:rPr>
        <w:tab/>
      </w:r>
      <w:r>
        <w:rPr>
          <w:rStyle w:val="105"/>
          <w:rFonts w:ascii="黑体" w:hAnsi="黑体"/>
          <w:bCs/>
          <w:i/>
          <w:lang w:eastAsia="zh-CN"/>
        </w:rPr>
        <w:t>功能描述</w:t>
      </w:r>
      <w:r>
        <w:tab/>
      </w:r>
      <w:r>
        <w:fldChar w:fldCharType="begin"/>
      </w:r>
      <w:r>
        <w:instrText xml:space="preserve"> PAGEREF _Toc140011287 \h </w:instrText>
      </w:r>
      <w:r>
        <w:fldChar w:fldCharType="separate"/>
      </w:r>
      <w:r>
        <w:t>15</w:t>
      </w:r>
      <w:r>
        <w:fldChar w:fldCharType="end"/>
      </w:r>
      <w:r>
        <w:fldChar w:fldCharType="end"/>
      </w:r>
    </w:p>
    <w:p w14:paraId="1069D268">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"_Toc140011288" </w:instrText>
      </w:r>
      <w:r>
        <w:fldChar w:fldCharType="separate"/>
      </w:r>
      <w:r>
        <w:rPr>
          <w:rStyle w:val="105"/>
          <w:rFonts w:ascii="Arial" w:hAnsi="Arial" w:cs="Arial"/>
          <w:bCs/>
          <w:iCs/>
          <w:lang w:eastAsia="zh-CN"/>
        </w:rPr>
        <w:t>5.1.1.2.</w:t>
      </w:r>
      <w:r>
        <w:rPr>
          <w:rFonts w:eastAsiaTheme="minorEastAsia" w:cstheme="minorBidi"/>
          <w:kern w:val="2"/>
          <w:sz w:val="21"/>
          <w:szCs w:val="22"/>
          <w:lang w:eastAsia="zh-CN"/>
        </w:rPr>
        <w:tab/>
      </w:r>
      <w:r>
        <w:rPr>
          <w:rStyle w:val="105"/>
          <w:rFonts w:ascii="黑体" w:hAnsi="黑体"/>
          <w:bCs/>
          <w:i/>
          <w:lang w:eastAsia="zh-CN"/>
        </w:rPr>
        <w:t>需求要点</w:t>
      </w:r>
      <w:r>
        <w:tab/>
      </w:r>
      <w:r>
        <w:fldChar w:fldCharType="begin"/>
      </w:r>
      <w:r>
        <w:instrText xml:space="preserve"> PAGEREF _Toc140011288 \h </w:instrText>
      </w:r>
      <w:r>
        <w:fldChar w:fldCharType="separate"/>
      </w:r>
      <w:r>
        <w:t>15</w:t>
      </w:r>
      <w:r>
        <w:fldChar w:fldCharType="end"/>
      </w:r>
      <w:r>
        <w:fldChar w:fldCharType="end"/>
      </w:r>
    </w:p>
    <w:p w14:paraId="46B99222">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"_Toc140011289" </w:instrText>
      </w:r>
      <w:r>
        <w:fldChar w:fldCharType="separate"/>
      </w:r>
      <w:r>
        <w:rPr>
          <w:rStyle w:val="105"/>
          <w:rFonts w:ascii="Arial" w:hAnsi="Arial" w:cs="Arial"/>
          <w:b/>
          <w:lang w:eastAsia="zh-CN"/>
        </w:rPr>
        <w:t>5.1.2.</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贷款发放</w:t>
      </w:r>
      <w:r>
        <w:tab/>
      </w:r>
      <w:r>
        <w:fldChar w:fldCharType="begin"/>
      </w:r>
      <w:r>
        <w:instrText xml:space="preserve"> PAGEREF _Toc140011289 \h </w:instrText>
      </w:r>
      <w:r>
        <w:fldChar w:fldCharType="separate"/>
      </w:r>
      <w:r>
        <w:t>15</w:t>
      </w:r>
      <w:r>
        <w:fldChar w:fldCharType="end"/>
      </w:r>
      <w:r>
        <w:fldChar w:fldCharType="end"/>
      </w:r>
    </w:p>
    <w:p w14:paraId="5827FE96">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"_Toc140011290" </w:instrText>
      </w:r>
      <w:r>
        <w:fldChar w:fldCharType="separate"/>
      </w:r>
      <w:r>
        <w:rPr>
          <w:rStyle w:val="105"/>
          <w:rFonts w:ascii="Arial" w:hAnsi="Arial" w:cs="Arial"/>
          <w:bCs/>
          <w:iCs/>
          <w:lang w:eastAsia="zh-CN"/>
        </w:rPr>
        <w:t>5.1.2.1.</w:t>
      </w:r>
      <w:r>
        <w:rPr>
          <w:rFonts w:eastAsiaTheme="minorEastAsia" w:cstheme="minorBidi"/>
          <w:kern w:val="2"/>
          <w:sz w:val="21"/>
          <w:szCs w:val="22"/>
          <w:lang w:eastAsia="zh-CN"/>
        </w:rPr>
        <w:tab/>
      </w:r>
      <w:r>
        <w:rPr>
          <w:rStyle w:val="105"/>
          <w:rFonts w:ascii="黑体" w:hAnsi="黑体"/>
          <w:bCs/>
          <w:i/>
          <w:lang w:eastAsia="zh-CN"/>
        </w:rPr>
        <w:t>功能描述</w:t>
      </w:r>
      <w:r>
        <w:tab/>
      </w:r>
      <w:r>
        <w:fldChar w:fldCharType="begin"/>
      </w:r>
      <w:r>
        <w:instrText xml:space="preserve"> PAGEREF _Toc140011290 \h </w:instrText>
      </w:r>
      <w:r>
        <w:fldChar w:fldCharType="separate"/>
      </w:r>
      <w:r>
        <w:t>15</w:t>
      </w:r>
      <w:r>
        <w:fldChar w:fldCharType="end"/>
      </w:r>
      <w:r>
        <w:fldChar w:fldCharType="end"/>
      </w:r>
    </w:p>
    <w:p w14:paraId="115EB156">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"_Toc140011291" </w:instrText>
      </w:r>
      <w:r>
        <w:fldChar w:fldCharType="separate"/>
      </w:r>
      <w:r>
        <w:rPr>
          <w:rStyle w:val="105"/>
          <w:rFonts w:ascii="Arial" w:hAnsi="Arial" w:cs="Arial"/>
          <w:bCs/>
          <w:iCs/>
          <w:lang w:eastAsia="zh-CN"/>
        </w:rPr>
        <w:t>5.1.2.2.</w:t>
      </w:r>
      <w:r>
        <w:rPr>
          <w:rFonts w:eastAsiaTheme="minorEastAsia" w:cstheme="minorBidi"/>
          <w:kern w:val="2"/>
          <w:sz w:val="21"/>
          <w:szCs w:val="22"/>
          <w:lang w:eastAsia="zh-CN"/>
        </w:rPr>
        <w:tab/>
      </w:r>
      <w:r>
        <w:rPr>
          <w:rStyle w:val="105"/>
          <w:rFonts w:ascii="黑体" w:hAnsi="黑体"/>
          <w:bCs/>
          <w:i/>
          <w:lang w:eastAsia="zh-CN"/>
        </w:rPr>
        <w:t>需求要点</w:t>
      </w:r>
      <w:r>
        <w:tab/>
      </w:r>
      <w:r>
        <w:fldChar w:fldCharType="begin"/>
      </w:r>
      <w:r>
        <w:instrText xml:space="preserve"> PAGEREF _Toc140011291 \h </w:instrText>
      </w:r>
      <w:r>
        <w:fldChar w:fldCharType="separate"/>
      </w:r>
      <w:r>
        <w:t>16</w:t>
      </w:r>
      <w:r>
        <w:fldChar w:fldCharType="end"/>
      </w:r>
      <w:r>
        <w:fldChar w:fldCharType="end"/>
      </w:r>
    </w:p>
    <w:p w14:paraId="78C5F8D8">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"_Toc140011292" </w:instrText>
      </w:r>
      <w:r>
        <w:fldChar w:fldCharType="separate"/>
      </w:r>
      <w:r>
        <w:rPr>
          <w:rStyle w:val="105"/>
          <w:rFonts w:ascii="Arial" w:hAnsi="Arial" w:cs="Arial"/>
          <w:b/>
          <w:lang w:eastAsia="zh-CN"/>
        </w:rPr>
        <w:t>5.1.3.</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贷款发放计划</w:t>
      </w:r>
      <w:r>
        <w:tab/>
      </w:r>
      <w:r>
        <w:fldChar w:fldCharType="begin"/>
      </w:r>
      <w:r>
        <w:instrText xml:space="preserve"> PAGEREF _Toc140011292 \h </w:instrText>
      </w:r>
      <w:r>
        <w:fldChar w:fldCharType="separate"/>
      </w:r>
      <w:r>
        <w:t>16</w:t>
      </w:r>
      <w:r>
        <w:fldChar w:fldCharType="end"/>
      </w:r>
      <w:r>
        <w:fldChar w:fldCharType="end"/>
      </w:r>
    </w:p>
    <w:p w14:paraId="5DE8770B">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"_Toc140011293" </w:instrText>
      </w:r>
      <w:r>
        <w:fldChar w:fldCharType="separate"/>
      </w:r>
      <w:r>
        <w:rPr>
          <w:rStyle w:val="105"/>
          <w:rFonts w:ascii="Arial" w:hAnsi="Arial" w:cs="Arial"/>
          <w:bCs/>
          <w:iCs/>
          <w:lang w:eastAsia="zh-CN"/>
        </w:rPr>
        <w:t>5.1.3.1.</w:t>
      </w:r>
      <w:r>
        <w:rPr>
          <w:rFonts w:eastAsiaTheme="minorEastAsia" w:cstheme="minorBidi"/>
          <w:kern w:val="2"/>
          <w:sz w:val="21"/>
          <w:szCs w:val="22"/>
          <w:lang w:eastAsia="zh-CN"/>
        </w:rPr>
        <w:tab/>
      </w:r>
      <w:r>
        <w:rPr>
          <w:rStyle w:val="105"/>
          <w:rFonts w:ascii="黑体" w:hAnsi="黑体"/>
          <w:bCs/>
          <w:i/>
          <w:lang w:eastAsia="zh-CN"/>
        </w:rPr>
        <w:t>功能描述</w:t>
      </w:r>
      <w:r>
        <w:tab/>
      </w:r>
      <w:r>
        <w:fldChar w:fldCharType="begin"/>
      </w:r>
      <w:r>
        <w:instrText xml:space="preserve"> PAGEREF _Toc140011293 \h </w:instrText>
      </w:r>
      <w:r>
        <w:fldChar w:fldCharType="separate"/>
      </w:r>
      <w:r>
        <w:t>16</w:t>
      </w:r>
      <w:r>
        <w:fldChar w:fldCharType="end"/>
      </w:r>
      <w:r>
        <w:fldChar w:fldCharType="end"/>
      </w:r>
    </w:p>
    <w:p w14:paraId="3A2BD583">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"_Toc140011294" </w:instrText>
      </w:r>
      <w:r>
        <w:fldChar w:fldCharType="separate"/>
      </w:r>
      <w:r>
        <w:rPr>
          <w:rStyle w:val="105"/>
          <w:rFonts w:ascii="Arial" w:hAnsi="Arial" w:cs="Arial"/>
          <w:bCs/>
          <w:iCs/>
          <w:lang w:eastAsia="zh-CN"/>
        </w:rPr>
        <w:t>5.1.3.2.</w:t>
      </w:r>
      <w:r>
        <w:rPr>
          <w:rFonts w:eastAsiaTheme="minorEastAsia" w:cstheme="minorBidi"/>
          <w:kern w:val="2"/>
          <w:sz w:val="21"/>
          <w:szCs w:val="22"/>
          <w:lang w:eastAsia="zh-CN"/>
        </w:rPr>
        <w:tab/>
      </w:r>
      <w:r>
        <w:rPr>
          <w:rStyle w:val="105"/>
          <w:rFonts w:ascii="黑体" w:hAnsi="黑体"/>
          <w:bCs/>
          <w:i/>
          <w:lang w:eastAsia="zh-CN"/>
        </w:rPr>
        <w:t>需求要点</w:t>
      </w:r>
      <w:r>
        <w:tab/>
      </w:r>
      <w:r>
        <w:fldChar w:fldCharType="begin"/>
      </w:r>
      <w:r>
        <w:instrText xml:space="preserve"> PAGEREF _Toc140011294 \h </w:instrText>
      </w:r>
      <w:r>
        <w:fldChar w:fldCharType="separate"/>
      </w:r>
      <w:r>
        <w:t>16</w:t>
      </w:r>
      <w:r>
        <w:fldChar w:fldCharType="end"/>
      </w:r>
      <w:r>
        <w:fldChar w:fldCharType="end"/>
      </w:r>
    </w:p>
    <w:p w14:paraId="3EAAC760">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"_Toc140011295" </w:instrText>
      </w:r>
      <w:r>
        <w:fldChar w:fldCharType="separate"/>
      </w:r>
      <w:r>
        <w:rPr>
          <w:rStyle w:val="105"/>
          <w:rFonts w:ascii="Arial" w:hAnsi="Arial" w:cs="Arial"/>
          <w:b/>
          <w:lang w:eastAsia="zh-CN"/>
        </w:rPr>
        <w:t>5.1.4.</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贷款还款计划</w:t>
      </w:r>
      <w:r>
        <w:tab/>
      </w:r>
      <w:r>
        <w:fldChar w:fldCharType="begin"/>
      </w:r>
      <w:r>
        <w:instrText xml:space="preserve"> PAGEREF _Toc140011295 \h </w:instrText>
      </w:r>
      <w:r>
        <w:fldChar w:fldCharType="separate"/>
      </w:r>
      <w:r>
        <w:t>17</w:t>
      </w:r>
      <w:r>
        <w:fldChar w:fldCharType="end"/>
      </w:r>
      <w:r>
        <w:fldChar w:fldCharType="end"/>
      </w:r>
    </w:p>
    <w:p w14:paraId="38AF7DF9">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"_Toc140011296" </w:instrText>
      </w:r>
      <w:r>
        <w:fldChar w:fldCharType="separate"/>
      </w:r>
      <w:r>
        <w:rPr>
          <w:rStyle w:val="105"/>
          <w:rFonts w:ascii="Arial" w:hAnsi="Arial" w:cs="Arial"/>
          <w:bCs/>
          <w:iCs/>
          <w:lang w:eastAsia="zh-CN"/>
        </w:rPr>
        <w:t>5.1.4.1.</w:t>
      </w:r>
      <w:r>
        <w:rPr>
          <w:rFonts w:eastAsiaTheme="minorEastAsia" w:cstheme="minorBidi"/>
          <w:kern w:val="2"/>
          <w:sz w:val="21"/>
          <w:szCs w:val="22"/>
          <w:lang w:eastAsia="zh-CN"/>
        </w:rPr>
        <w:tab/>
      </w:r>
      <w:r>
        <w:rPr>
          <w:rStyle w:val="105"/>
          <w:rFonts w:ascii="黑体" w:hAnsi="黑体"/>
          <w:bCs/>
          <w:i/>
          <w:lang w:eastAsia="zh-CN"/>
        </w:rPr>
        <w:t>功能描述</w:t>
      </w:r>
      <w:r>
        <w:tab/>
      </w:r>
      <w:r>
        <w:fldChar w:fldCharType="begin"/>
      </w:r>
      <w:r>
        <w:instrText xml:space="preserve"> PAGEREF _Toc140011296 \h </w:instrText>
      </w:r>
      <w:r>
        <w:fldChar w:fldCharType="separate"/>
      </w:r>
      <w:r>
        <w:t>17</w:t>
      </w:r>
      <w:r>
        <w:fldChar w:fldCharType="end"/>
      </w:r>
      <w:r>
        <w:fldChar w:fldCharType="end"/>
      </w:r>
    </w:p>
    <w:p w14:paraId="3F8099F7">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"_Toc140011297" </w:instrText>
      </w:r>
      <w:r>
        <w:fldChar w:fldCharType="separate"/>
      </w:r>
      <w:r>
        <w:rPr>
          <w:rStyle w:val="105"/>
          <w:rFonts w:ascii="Arial" w:hAnsi="Arial" w:cs="Arial"/>
          <w:bCs/>
          <w:iCs/>
          <w:lang w:eastAsia="zh-CN"/>
        </w:rPr>
        <w:t>5.1.4.2.</w:t>
      </w:r>
      <w:r>
        <w:rPr>
          <w:rFonts w:eastAsiaTheme="minorEastAsia" w:cstheme="minorBidi"/>
          <w:kern w:val="2"/>
          <w:sz w:val="21"/>
          <w:szCs w:val="22"/>
          <w:lang w:eastAsia="zh-CN"/>
        </w:rPr>
        <w:tab/>
      </w:r>
      <w:r>
        <w:rPr>
          <w:rStyle w:val="105"/>
          <w:rFonts w:ascii="黑体" w:hAnsi="黑体"/>
          <w:bCs/>
          <w:i/>
          <w:lang w:eastAsia="zh-CN"/>
        </w:rPr>
        <w:t>需求要点</w:t>
      </w:r>
      <w:r>
        <w:tab/>
      </w:r>
      <w:r>
        <w:fldChar w:fldCharType="begin"/>
      </w:r>
      <w:r>
        <w:instrText xml:space="preserve"> PAGEREF _Toc140011297 \h </w:instrText>
      </w:r>
      <w:r>
        <w:fldChar w:fldCharType="separate"/>
      </w:r>
      <w:r>
        <w:t>17</w:t>
      </w:r>
      <w:r>
        <w:fldChar w:fldCharType="end"/>
      </w:r>
      <w:r>
        <w:fldChar w:fldCharType="end"/>
      </w:r>
    </w:p>
    <w:p w14:paraId="439F70C5">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"_Toc140011298" </w:instrText>
      </w:r>
      <w:r>
        <w:fldChar w:fldCharType="separate"/>
      </w:r>
      <w:r>
        <w:rPr>
          <w:rStyle w:val="105"/>
          <w:rFonts w:ascii="Arial" w:hAnsi="Arial" w:cs="Arial"/>
          <w:b/>
          <w:lang w:eastAsia="zh-CN"/>
        </w:rPr>
        <w:t>5.1.5.</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发放冲正</w:t>
      </w:r>
      <w:r>
        <w:tab/>
      </w:r>
      <w:r>
        <w:fldChar w:fldCharType="begin"/>
      </w:r>
      <w:r>
        <w:instrText xml:space="preserve"> PAGEREF _Toc140011298 \h </w:instrText>
      </w:r>
      <w:r>
        <w:fldChar w:fldCharType="separate"/>
      </w:r>
      <w:r>
        <w:t>17</w:t>
      </w:r>
      <w:r>
        <w:fldChar w:fldCharType="end"/>
      </w:r>
      <w:r>
        <w:fldChar w:fldCharType="end"/>
      </w:r>
    </w:p>
    <w:p w14:paraId="56B61FD0">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"_Toc140011299" </w:instrText>
      </w:r>
      <w:r>
        <w:fldChar w:fldCharType="separate"/>
      </w:r>
      <w:r>
        <w:rPr>
          <w:rStyle w:val="105"/>
          <w:rFonts w:ascii="Arial" w:hAnsi="Arial" w:cs="Arial"/>
          <w:bCs/>
          <w:iCs/>
          <w:lang w:eastAsia="zh-CN"/>
        </w:rPr>
        <w:t>5.1.5.1.</w:t>
      </w:r>
      <w:r>
        <w:rPr>
          <w:rFonts w:eastAsiaTheme="minorEastAsia" w:cstheme="minorBidi"/>
          <w:kern w:val="2"/>
          <w:sz w:val="21"/>
          <w:szCs w:val="22"/>
          <w:lang w:eastAsia="zh-CN"/>
        </w:rPr>
        <w:tab/>
      </w:r>
      <w:r>
        <w:rPr>
          <w:rStyle w:val="105"/>
          <w:rFonts w:ascii="黑体" w:hAnsi="黑体"/>
          <w:bCs/>
          <w:i/>
          <w:lang w:eastAsia="zh-CN"/>
        </w:rPr>
        <w:t>功能描述</w:t>
      </w:r>
      <w:r>
        <w:tab/>
      </w:r>
      <w:r>
        <w:fldChar w:fldCharType="begin"/>
      </w:r>
      <w:r>
        <w:instrText xml:space="preserve"> PAGEREF _Toc140011299 \h </w:instrText>
      </w:r>
      <w:r>
        <w:fldChar w:fldCharType="separate"/>
      </w:r>
      <w:r>
        <w:t>17</w:t>
      </w:r>
      <w:r>
        <w:fldChar w:fldCharType="end"/>
      </w:r>
      <w:r>
        <w:fldChar w:fldCharType="end"/>
      </w:r>
    </w:p>
    <w:p w14:paraId="23EF5E22">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"_Toc140011300" </w:instrText>
      </w:r>
      <w:r>
        <w:fldChar w:fldCharType="separate"/>
      </w:r>
      <w:r>
        <w:rPr>
          <w:rStyle w:val="105"/>
          <w:rFonts w:ascii="Arial" w:hAnsi="Arial" w:cs="Arial"/>
          <w:bCs/>
          <w:iCs/>
          <w:lang w:eastAsia="zh-CN"/>
        </w:rPr>
        <w:t>5.1.5.2.</w:t>
      </w:r>
      <w:r>
        <w:rPr>
          <w:rFonts w:eastAsiaTheme="minorEastAsia" w:cstheme="minorBidi"/>
          <w:kern w:val="2"/>
          <w:sz w:val="21"/>
          <w:szCs w:val="22"/>
          <w:lang w:eastAsia="zh-CN"/>
        </w:rPr>
        <w:tab/>
      </w:r>
      <w:r>
        <w:rPr>
          <w:rStyle w:val="105"/>
          <w:rFonts w:ascii="黑体" w:hAnsi="黑体"/>
          <w:bCs/>
          <w:i/>
          <w:lang w:eastAsia="zh-CN"/>
        </w:rPr>
        <w:t>需求要点</w:t>
      </w:r>
      <w:r>
        <w:tab/>
      </w:r>
      <w:r>
        <w:fldChar w:fldCharType="begin"/>
      </w:r>
      <w:r>
        <w:instrText xml:space="preserve"> PAGEREF _Toc140011300 \h </w:instrText>
      </w:r>
      <w:r>
        <w:fldChar w:fldCharType="separate"/>
      </w:r>
      <w:r>
        <w:t>17</w:t>
      </w:r>
      <w:r>
        <w:fldChar w:fldCharType="end"/>
      </w:r>
      <w:r>
        <w:fldChar w:fldCharType="end"/>
      </w:r>
    </w:p>
    <w:p w14:paraId="30FB0396">
      <w:pPr>
        <w:pStyle w:val="72"/>
        <w:tabs>
          <w:tab w:val="left" w:pos="880"/>
          <w:tab w:val="right" w:leader="dot" w:pos="9737"/>
        </w:tabs>
        <w:rPr>
          <w:rFonts w:eastAsiaTheme="minorEastAsia" w:cstheme="minorBidi"/>
          <w:smallCaps w:val="0"/>
          <w:kern w:val="2"/>
          <w:sz w:val="21"/>
          <w:szCs w:val="22"/>
          <w:lang w:eastAsia="zh-CN"/>
        </w:rPr>
      </w:pPr>
      <w:r>
        <w:fldChar w:fldCharType="begin"/>
      </w:r>
      <w:r>
        <w:instrText xml:space="preserve"> HYPERLINK \l "_Toc140011301" </w:instrText>
      </w:r>
      <w:r>
        <w:fldChar w:fldCharType="separate"/>
      </w:r>
      <w:r>
        <w:rPr>
          <w:rStyle w:val="105"/>
          <w:rFonts w:ascii="Arial" w:hAnsi="Arial" w:cs="Arial"/>
          <w:b/>
          <w:bCs/>
          <w:iCs/>
          <w:lang w:eastAsia="zh-CN"/>
        </w:rPr>
        <w:t>5.2.</w:t>
      </w:r>
      <w:r>
        <w:rPr>
          <w:rFonts w:eastAsiaTheme="minorEastAsia" w:cstheme="minorBidi"/>
          <w:smallCaps w:val="0"/>
          <w:kern w:val="2"/>
          <w:sz w:val="21"/>
          <w:szCs w:val="22"/>
          <w:lang w:eastAsia="zh-CN"/>
        </w:rPr>
        <w:tab/>
      </w:r>
      <w:r>
        <w:rPr>
          <w:rStyle w:val="105"/>
          <w:rFonts w:ascii="Arial" w:hAnsi="Arial" w:cs="Arial"/>
          <w:b/>
          <w:bCs/>
          <w:iCs/>
          <w:lang w:eastAsia="zh-CN"/>
        </w:rPr>
        <w:t>贷款回收</w:t>
      </w:r>
      <w:r>
        <w:tab/>
      </w:r>
      <w:r>
        <w:fldChar w:fldCharType="begin"/>
      </w:r>
      <w:r>
        <w:instrText xml:space="preserve"> PAGEREF _Toc140011301 \h </w:instrText>
      </w:r>
      <w:r>
        <w:fldChar w:fldCharType="separate"/>
      </w:r>
      <w:r>
        <w:t>17</w:t>
      </w:r>
      <w:r>
        <w:fldChar w:fldCharType="end"/>
      </w:r>
      <w:r>
        <w:fldChar w:fldCharType="end"/>
      </w:r>
    </w:p>
    <w:p w14:paraId="28C5650A">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"_Toc140011302" </w:instrText>
      </w:r>
      <w:r>
        <w:fldChar w:fldCharType="separate"/>
      </w:r>
      <w:r>
        <w:rPr>
          <w:rStyle w:val="105"/>
          <w:rFonts w:ascii="Arial" w:hAnsi="Arial" w:cs="Arial"/>
          <w:b/>
          <w:lang w:eastAsia="zh-CN"/>
        </w:rPr>
        <w:t>5.2.1.</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贷款回收</w:t>
      </w:r>
      <w:r>
        <w:tab/>
      </w:r>
      <w:r>
        <w:fldChar w:fldCharType="begin"/>
      </w:r>
      <w:r>
        <w:instrText xml:space="preserve"> PAGEREF _Toc140011302 \h </w:instrText>
      </w:r>
      <w:r>
        <w:fldChar w:fldCharType="separate"/>
      </w:r>
      <w:r>
        <w:t>17</w:t>
      </w:r>
      <w:r>
        <w:fldChar w:fldCharType="end"/>
      </w:r>
      <w:r>
        <w:fldChar w:fldCharType="end"/>
      </w:r>
    </w:p>
    <w:p w14:paraId="37C1F86A">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"_Toc140011303" </w:instrText>
      </w:r>
      <w:r>
        <w:fldChar w:fldCharType="separate"/>
      </w:r>
      <w:r>
        <w:rPr>
          <w:rStyle w:val="105"/>
          <w:rFonts w:ascii="Arial" w:hAnsi="Arial" w:cs="Arial"/>
          <w:bCs/>
          <w:iCs/>
          <w:lang w:eastAsia="zh-CN"/>
        </w:rPr>
        <w:t>5.2.1.1.</w:t>
      </w:r>
      <w:r>
        <w:rPr>
          <w:rFonts w:eastAsiaTheme="minorEastAsia" w:cstheme="minorBidi"/>
          <w:kern w:val="2"/>
          <w:sz w:val="21"/>
          <w:szCs w:val="22"/>
          <w:lang w:eastAsia="zh-CN"/>
        </w:rPr>
        <w:tab/>
      </w:r>
      <w:r>
        <w:rPr>
          <w:rStyle w:val="105"/>
          <w:rFonts w:ascii="黑体" w:hAnsi="黑体"/>
          <w:bCs/>
          <w:i/>
          <w:lang w:eastAsia="zh-CN"/>
        </w:rPr>
        <w:t>功能描述</w:t>
      </w:r>
      <w:r>
        <w:tab/>
      </w:r>
      <w:r>
        <w:fldChar w:fldCharType="begin"/>
      </w:r>
      <w:r>
        <w:instrText xml:space="preserve"> PAGEREF _Toc140011303 \h </w:instrText>
      </w:r>
      <w:r>
        <w:fldChar w:fldCharType="separate"/>
      </w:r>
      <w:r>
        <w:t>17</w:t>
      </w:r>
      <w:r>
        <w:fldChar w:fldCharType="end"/>
      </w:r>
      <w:r>
        <w:fldChar w:fldCharType="end"/>
      </w:r>
    </w:p>
    <w:p w14:paraId="2763D4CC">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"_Toc140011304" </w:instrText>
      </w:r>
      <w:r>
        <w:fldChar w:fldCharType="separate"/>
      </w:r>
      <w:r>
        <w:rPr>
          <w:rStyle w:val="105"/>
          <w:rFonts w:ascii="Arial" w:hAnsi="Arial" w:cs="Arial"/>
          <w:bCs/>
          <w:iCs/>
          <w:lang w:eastAsia="zh-CN"/>
        </w:rPr>
        <w:t>5.2.1.2.</w:t>
      </w:r>
      <w:r>
        <w:rPr>
          <w:rFonts w:eastAsiaTheme="minorEastAsia" w:cstheme="minorBidi"/>
          <w:kern w:val="2"/>
          <w:sz w:val="21"/>
          <w:szCs w:val="22"/>
          <w:lang w:eastAsia="zh-CN"/>
        </w:rPr>
        <w:tab/>
      </w:r>
      <w:r>
        <w:rPr>
          <w:rStyle w:val="105"/>
          <w:rFonts w:ascii="黑体" w:hAnsi="黑体"/>
          <w:bCs/>
          <w:i/>
          <w:lang w:eastAsia="zh-CN"/>
        </w:rPr>
        <w:t>需求要点</w:t>
      </w:r>
      <w:r>
        <w:tab/>
      </w:r>
      <w:r>
        <w:fldChar w:fldCharType="begin"/>
      </w:r>
      <w:r>
        <w:instrText xml:space="preserve"> PAGEREF _Toc140011304 \h </w:instrText>
      </w:r>
      <w:r>
        <w:fldChar w:fldCharType="separate"/>
      </w:r>
      <w:r>
        <w:t>18</w:t>
      </w:r>
      <w:r>
        <w:fldChar w:fldCharType="end"/>
      </w:r>
      <w:r>
        <w:fldChar w:fldCharType="end"/>
      </w:r>
    </w:p>
    <w:p w14:paraId="3BE76B3A">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"_Toc140011305" </w:instrText>
      </w:r>
      <w:r>
        <w:fldChar w:fldCharType="separate"/>
      </w:r>
      <w:r>
        <w:rPr>
          <w:rStyle w:val="105"/>
          <w:rFonts w:ascii="Arial" w:hAnsi="Arial" w:cs="Arial"/>
          <w:b/>
          <w:lang w:eastAsia="zh-CN"/>
        </w:rPr>
        <w:t>5.2.2.</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贷款回收冲正</w:t>
      </w:r>
      <w:r>
        <w:tab/>
      </w:r>
      <w:r>
        <w:fldChar w:fldCharType="begin"/>
      </w:r>
      <w:r>
        <w:instrText xml:space="preserve"> PAGEREF _Toc140011305 \h </w:instrText>
      </w:r>
      <w:r>
        <w:fldChar w:fldCharType="separate"/>
      </w:r>
      <w:r>
        <w:t>18</w:t>
      </w:r>
      <w:r>
        <w:fldChar w:fldCharType="end"/>
      </w:r>
      <w:r>
        <w:fldChar w:fldCharType="end"/>
      </w:r>
    </w:p>
    <w:p w14:paraId="38097719">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"_Toc140011306" </w:instrText>
      </w:r>
      <w:r>
        <w:fldChar w:fldCharType="separate"/>
      </w:r>
      <w:r>
        <w:rPr>
          <w:rStyle w:val="105"/>
          <w:rFonts w:ascii="Arial" w:hAnsi="Arial" w:cs="Arial"/>
          <w:bCs/>
          <w:iCs/>
          <w:lang w:eastAsia="zh-CN"/>
        </w:rPr>
        <w:t>5.2.2.1.</w:t>
      </w:r>
      <w:r>
        <w:rPr>
          <w:rFonts w:eastAsiaTheme="minorEastAsia" w:cstheme="minorBidi"/>
          <w:kern w:val="2"/>
          <w:sz w:val="21"/>
          <w:szCs w:val="22"/>
          <w:lang w:eastAsia="zh-CN"/>
        </w:rPr>
        <w:tab/>
      </w:r>
      <w:r>
        <w:rPr>
          <w:rStyle w:val="105"/>
          <w:rFonts w:ascii="黑体" w:hAnsi="黑体"/>
          <w:bCs/>
          <w:i/>
          <w:lang w:eastAsia="zh-CN"/>
        </w:rPr>
        <w:t>功能描述</w:t>
      </w:r>
      <w:r>
        <w:tab/>
      </w:r>
      <w:r>
        <w:fldChar w:fldCharType="begin"/>
      </w:r>
      <w:r>
        <w:instrText xml:space="preserve"> PAGEREF _Toc140011306 \h </w:instrText>
      </w:r>
      <w:r>
        <w:fldChar w:fldCharType="separate"/>
      </w:r>
      <w:r>
        <w:t>18</w:t>
      </w:r>
      <w:r>
        <w:fldChar w:fldCharType="end"/>
      </w:r>
      <w:r>
        <w:fldChar w:fldCharType="end"/>
      </w:r>
    </w:p>
    <w:p w14:paraId="5E2ACA8E">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"_Toc140011307" </w:instrText>
      </w:r>
      <w:r>
        <w:fldChar w:fldCharType="separate"/>
      </w:r>
      <w:r>
        <w:rPr>
          <w:rStyle w:val="105"/>
          <w:rFonts w:ascii="Arial" w:hAnsi="Arial" w:cs="Arial"/>
          <w:bCs/>
          <w:iCs/>
          <w:lang w:eastAsia="zh-CN"/>
        </w:rPr>
        <w:t>5.2.2.2.</w:t>
      </w:r>
      <w:r>
        <w:rPr>
          <w:rFonts w:eastAsiaTheme="minorEastAsia" w:cstheme="minorBidi"/>
          <w:kern w:val="2"/>
          <w:sz w:val="21"/>
          <w:szCs w:val="22"/>
          <w:lang w:eastAsia="zh-CN"/>
        </w:rPr>
        <w:tab/>
      </w:r>
      <w:r>
        <w:rPr>
          <w:rStyle w:val="105"/>
          <w:rFonts w:ascii="黑体" w:hAnsi="黑体"/>
          <w:bCs/>
          <w:i/>
          <w:lang w:eastAsia="zh-CN"/>
        </w:rPr>
        <w:t>需求要点</w:t>
      </w:r>
      <w:r>
        <w:tab/>
      </w:r>
      <w:r>
        <w:fldChar w:fldCharType="begin"/>
      </w:r>
      <w:r>
        <w:instrText xml:space="preserve"> PAGEREF _Toc140011307 \h </w:instrText>
      </w:r>
      <w:r>
        <w:fldChar w:fldCharType="separate"/>
      </w:r>
      <w:r>
        <w:t>18</w:t>
      </w:r>
      <w:r>
        <w:fldChar w:fldCharType="end"/>
      </w:r>
      <w:r>
        <w:fldChar w:fldCharType="end"/>
      </w:r>
    </w:p>
    <w:p w14:paraId="2AA98693">
      <w:pPr>
        <w:pStyle w:val="72"/>
        <w:tabs>
          <w:tab w:val="left" w:pos="880"/>
          <w:tab w:val="right" w:leader="dot" w:pos="9737"/>
        </w:tabs>
        <w:rPr>
          <w:rFonts w:eastAsiaTheme="minorEastAsia" w:cstheme="minorBidi"/>
          <w:smallCaps w:val="0"/>
          <w:kern w:val="2"/>
          <w:sz w:val="21"/>
          <w:szCs w:val="22"/>
          <w:lang w:eastAsia="zh-CN"/>
        </w:rPr>
      </w:pPr>
      <w:r>
        <w:fldChar w:fldCharType="begin"/>
      </w:r>
      <w:r>
        <w:instrText xml:space="preserve"> HYPERLINK \l "_Toc140011308" </w:instrText>
      </w:r>
      <w:r>
        <w:fldChar w:fldCharType="separate"/>
      </w:r>
      <w:r>
        <w:rPr>
          <w:rStyle w:val="105"/>
          <w:rFonts w:ascii="Arial" w:hAnsi="Arial" w:cs="Arial"/>
          <w:b/>
          <w:bCs/>
          <w:iCs/>
          <w:lang w:eastAsia="zh-CN"/>
        </w:rPr>
        <w:t>5.3.</w:t>
      </w:r>
      <w:r>
        <w:rPr>
          <w:rFonts w:eastAsiaTheme="minorEastAsia" w:cstheme="minorBidi"/>
          <w:smallCaps w:val="0"/>
          <w:kern w:val="2"/>
          <w:sz w:val="21"/>
          <w:szCs w:val="22"/>
          <w:lang w:eastAsia="zh-CN"/>
        </w:rPr>
        <w:tab/>
      </w:r>
      <w:r>
        <w:rPr>
          <w:rStyle w:val="105"/>
          <w:rFonts w:ascii="Arial" w:hAnsi="Arial" w:cs="Arial"/>
          <w:b/>
          <w:bCs/>
          <w:iCs/>
          <w:lang w:eastAsia="zh-CN"/>
        </w:rPr>
        <w:t>贷款变更</w:t>
      </w:r>
      <w:r>
        <w:tab/>
      </w:r>
      <w:r>
        <w:fldChar w:fldCharType="begin"/>
      </w:r>
      <w:r>
        <w:instrText xml:space="preserve"> PAGEREF _Toc140011308 \h </w:instrText>
      </w:r>
      <w:r>
        <w:fldChar w:fldCharType="separate"/>
      </w:r>
      <w:r>
        <w:t>19</w:t>
      </w:r>
      <w:r>
        <w:fldChar w:fldCharType="end"/>
      </w:r>
      <w:r>
        <w:fldChar w:fldCharType="end"/>
      </w:r>
    </w:p>
    <w:p w14:paraId="449C78D6">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"_Toc140011309" </w:instrText>
      </w:r>
      <w:r>
        <w:fldChar w:fldCharType="separate"/>
      </w:r>
      <w:r>
        <w:rPr>
          <w:rStyle w:val="105"/>
          <w:rFonts w:ascii="Arial" w:hAnsi="Arial" w:cs="Arial"/>
          <w:b/>
          <w:lang w:eastAsia="zh-CN"/>
        </w:rPr>
        <w:t>5.3.1.</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贷款变更</w:t>
      </w:r>
      <w:r>
        <w:tab/>
      </w:r>
      <w:r>
        <w:fldChar w:fldCharType="begin"/>
      </w:r>
      <w:r>
        <w:instrText xml:space="preserve"> PAGEREF _Toc140011309 \h </w:instrText>
      </w:r>
      <w:r>
        <w:fldChar w:fldCharType="separate"/>
      </w:r>
      <w:r>
        <w:t>19</w:t>
      </w:r>
      <w:r>
        <w:fldChar w:fldCharType="end"/>
      </w:r>
      <w:r>
        <w:fldChar w:fldCharType="end"/>
      </w:r>
    </w:p>
    <w:p w14:paraId="41D495DD">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"_Toc140011310" </w:instrText>
      </w:r>
      <w:r>
        <w:fldChar w:fldCharType="separate"/>
      </w:r>
      <w:r>
        <w:rPr>
          <w:rStyle w:val="105"/>
          <w:rFonts w:ascii="Arial" w:hAnsi="Arial" w:cs="Arial"/>
          <w:bCs/>
          <w:iCs/>
          <w:lang w:eastAsia="zh-CN"/>
        </w:rPr>
        <w:t>5.3.1.1.</w:t>
      </w:r>
      <w:r>
        <w:rPr>
          <w:rFonts w:eastAsiaTheme="minorEastAsia" w:cstheme="minorBidi"/>
          <w:kern w:val="2"/>
          <w:sz w:val="21"/>
          <w:szCs w:val="22"/>
          <w:lang w:eastAsia="zh-CN"/>
        </w:rPr>
        <w:tab/>
      </w:r>
      <w:r>
        <w:rPr>
          <w:rStyle w:val="105"/>
          <w:rFonts w:ascii="黑体" w:hAnsi="黑体"/>
          <w:bCs/>
          <w:i/>
          <w:lang w:eastAsia="zh-CN"/>
        </w:rPr>
        <w:t>功能描述</w:t>
      </w:r>
      <w:r>
        <w:tab/>
      </w:r>
      <w:r>
        <w:fldChar w:fldCharType="begin"/>
      </w:r>
      <w:r>
        <w:instrText xml:space="preserve"> PAGEREF _Toc140011310 \h </w:instrText>
      </w:r>
      <w:r>
        <w:fldChar w:fldCharType="separate"/>
      </w:r>
      <w:r>
        <w:t>19</w:t>
      </w:r>
      <w:r>
        <w:fldChar w:fldCharType="end"/>
      </w:r>
      <w:r>
        <w:fldChar w:fldCharType="end"/>
      </w:r>
    </w:p>
    <w:p w14:paraId="13861D40">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"_Toc140011311" </w:instrText>
      </w:r>
      <w:r>
        <w:fldChar w:fldCharType="separate"/>
      </w:r>
      <w:r>
        <w:rPr>
          <w:rStyle w:val="105"/>
          <w:rFonts w:ascii="Arial" w:hAnsi="Arial" w:cs="Arial"/>
          <w:bCs/>
          <w:iCs/>
          <w:lang w:eastAsia="zh-CN"/>
        </w:rPr>
        <w:t>5.3.1.2.</w:t>
      </w:r>
      <w:r>
        <w:rPr>
          <w:rFonts w:eastAsiaTheme="minorEastAsia" w:cstheme="minorBidi"/>
          <w:kern w:val="2"/>
          <w:sz w:val="21"/>
          <w:szCs w:val="22"/>
          <w:lang w:eastAsia="zh-CN"/>
        </w:rPr>
        <w:tab/>
      </w:r>
      <w:r>
        <w:rPr>
          <w:rStyle w:val="105"/>
          <w:rFonts w:ascii="黑体" w:hAnsi="黑体"/>
          <w:bCs/>
          <w:i/>
          <w:lang w:eastAsia="zh-CN"/>
        </w:rPr>
        <w:t>需求要点</w:t>
      </w:r>
      <w:r>
        <w:tab/>
      </w:r>
      <w:r>
        <w:fldChar w:fldCharType="begin"/>
      </w:r>
      <w:r>
        <w:instrText xml:space="preserve"> PAGEREF _Toc140011311 \h </w:instrText>
      </w:r>
      <w:r>
        <w:fldChar w:fldCharType="separate"/>
      </w:r>
      <w:r>
        <w:t>19</w:t>
      </w:r>
      <w:r>
        <w:fldChar w:fldCharType="end"/>
      </w:r>
      <w:r>
        <w:fldChar w:fldCharType="end"/>
      </w:r>
    </w:p>
    <w:p w14:paraId="1B1CCB30">
      <w:pPr>
        <w:pStyle w:val="72"/>
        <w:tabs>
          <w:tab w:val="left" w:pos="880"/>
          <w:tab w:val="right" w:leader="dot" w:pos="9737"/>
        </w:tabs>
        <w:rPr>
          <w:rFonts w:eastAsiaTheme="minorEastAsia" w:cstheme="minorBidi"/>
          <w:smallCaps w:val="0"/>
          <w:kern w:val="2"/>
          <w:sz w:val="21"/>
          <w:szCs w:val="22"/>
          <w:lang w:eastAsia="zh-CN"/>
        </w:rPr>
      </w:pPr>
      <w:r>
        <w:fldChar w:fldCharType="begin"/>
      </w:r>
      <w:r>
        <w:instrText xml:space="preserve"> HYPERLINK \l "_Toc140011312" </w:instrText>
      </w:r>
      <w:r>
        <w:fldChar w:fldCharType="separate"/>
      </w:r>
      <w:r>
        <w:rPr>
          <w:rStyle w:val="105"/>
          <w:rFonts w:ascii="Arial" w:hAnsi="Arial" w:cs="Arial"/>
          <w:b/>
          <w:bCs/>
          <w:iCs/>
          <w:lang w:eastAsia="zh-CN"/>
        </w:rPr>
        <w:t>5.4.</w:t>
      </w:r>
      <w:r>
        <w:rPr>
          <w:rFonts w:eastAsiaTheme="minorEastAsia" w:cstheme="minorBidi"/>
          <w:smallCaps w:val="0"/>
          <w:kern w:val="2"/>
          <w:sz w:val="21"/>
          <w:szCs w:val="22"/>
          <w:lang w:eastAsia="zh-CN"/>
        </w:rPr>
        <w:tab/>
      </w:r>
      <w:r>
        <w:rPr>
          <w:rStyle w:val="105"/>
          <w:rFonts w:ascii="Arial" w:hAnsi="Arial" w:cs="Arial"/>
          <w:b/>
          <w:bCs/>
          <w:iCs/>
          <w:lang w:eastAsia="zh-CN"/>
        </w:rPr>
        <w:t>贷款保全</w:t>
      </w:r>
      <w:r>
        <w:tab/>
      </w:r>
      <w:r>
        <w:fldChar w:fldCharType="begin"/>
      </w:r>
      <w:r>
        <w:instrText xml:space="preserve"> PAGEREF _Toc140011312 \h </w:instrText>
      </w:r>
      <w:r>
        <w:fldChar w:fldCharType="separate"/>
      </w:r>
      <w:r>
        <w:t>21</w:t>
      </w:r>
      <w:r>
        <w:fldChar w:fldCharType="end"/>
      </w:r>
      <w:r>
        <w:fldChar w:fldCharType="end"/>
      </w:r>
    </w:p>
    <w:p w14:paraId="3AABA6FC">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"_Toc140011313" </w:instrText>
      </w:r>
      <w:r>
        <w:fldChar w:fldCharType="separate"/>
      </w:r>
      <w:r>
        <w:rPr>
          <w:rStyle w:val="105"/>
          <w:rFonts w:ascii="Arial" w:hAnsi="Arial" w:cs="Arial"/>
          <w:b/>
          <w:lang w:eastAsia="zh-CN"/>
        </w:rPr>
        <w:t>5.4.1.</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贷款核销</w:t>
      </w:r>
      <w:r>
        <w:tab/>
      </w:r>
      <w:r>
        <w:fldChar w:fldCharType="begin"/>
      </w:r>
      <w:r>
        <w:instrText xml:space="preserve"> PAGEREF _Toc140011313 \h </w:instrText>
      </w:r>
      <w:r>
        <w:fldChar w:fldCharType="separate"/>
      </w:r>
      <w:r>
        <w:t>21</w:t>
      </w:r>
      <w:r>
        <w:fldChar w:fldCharType="end"/>
      </w:r>
      <w:r>
        <w:fldChar w:fldCharType="end"/>
      </w:r>
    </w:p>
    <w:p w14:paraId="6631F460">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"_Toc140011314" </w:instrText>
      </w:r>
      <w:r>
        <w:fldChar w:fldCharType="separate"/>
      </w:r>
      <w:r>
        <w:rPr>
          <w:rStyle w:val="105"/>
          <w:rFonts w:ascii="Arial" w:hAnsi="Arial" w:cs="Arial"/>
          <w:bCs/>
          <w:iCs/>
          <w:lang w:eastAsia="zh-CN"/>
        </w:rPr>
        <w:t>5.4.1.1.</w:t>
      </w:r>
      <w:r>
        <w:rPr>
          <w:rFonts w:eastAsiaTheme="minorEastAsia" w:cstheme="minorBidi"/>
          <w:kern w:val="2"/>
          <w:sz w:val="21"/>
          <w:szCs w:val="22"/>
          <w:lang w:eastAsia="zh-CN"/>
        </w:rPr>
        <w:tab/>
      </w:r>
      <w:r>
        <w:rPr>
          <w:rStyle w:val="105"/>
          <w:rFonts w:ascii="黑体" w:hAnsi="黑体"/>
          <w:bCs/>
          <w:i/>
          <w:lang w:eastAsia="zh-CN"/>
        </w:rPr>
        <w:t>功能描述</w:t>
      </w:r>
      <w:r>
        <w:tab/>
      </w:r>
      <w:r>
        <w:fldChar w:fldCharType="begin"/>
      </w:r>
      <w:r>
        <w:instrText xml:space="preserve"> PAGEREF _Toc140011314 \h </w:instrText>
      </w:r>
      <w:r>
        <w:fldChar w:fldCharType="separate"/>
      </w:r>
      <w:r>
        <w:t>21</w:t>
      </w:r>
      <w:r>
        <w:fldChar w:fldCharType="end"/>
      </w:r>
      <w:r>
        <w:fldChar w:fldCharType="end"/>
      </w:r>
    </w:p>
    <w:p w14:paraId="2578F71F">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"_Toc140011315" </w:instrText>
      </w:r>
      <w:r>
        <w:fldChar w:fldCharType="separate"/>
      </w:r>
      <w:r>
        <w:rPr>
          <w:rStyle w:val="105"/>
          <w:rFonts w:ascii="Arial" w:hAnsi="Arial" w:cs="Arial"/>
          <w:bCs/>
          <w:iCs/>
          <w:lang w:eastAsia="zh-CN"/>
        </w:rPr>
        <w:t>5.4.1.2.</w:t>
      </w:r>
      <w:r>
        <w:rPr>
          <w:rFonts w:eastAsiaTheme="minorEastAsia" w:cstheme="minorBidi"/>
          <w:kern w:val="2"/>
          <w:sz w:val="21"/>
          <w:szCs w:val="22"/>
          <w:lang w:eastAsia="zh-CN"/>
        </w:rPr>
        <w:tab/>
      </w:r>
      <w:r>
        <w:rPr>
          <w:rStyle w:val="105"/>
          <w:rFonts w:ascii="黑体" w:hAnsi="黑体"/>
          <w:bCs/>
          <w:i/>
          <w:lang w:eastAsia="zh-CN"/>
        </w:rPr>
        <w:t>需求要点</w:t>
      </w:r>
      <w:r>
        <w:tab/>
      </w:r>
      <w:r>
        <w:fldChar w:fldCharType="begin"/>
      </w:r>
      <w:r>
        <w:instrText xml:space="preserve"> PAGEREF _Toc140011315 \h </w:instrText>
      </w:r>
      <w:r>
        <w:fldChar w:fldCharType="separate"/>
      </w:r>
      <w:r>
        <w:t>21</w:t>
      </w:r>
      <w:r>
        <w:fldChar w:fldCharType="end"/>
      </w:r>
      <w:r>
        <w:fldChar w:fldCharType="end"/>
      </w:r>
    </w:p>
    <w:p w14:paraId="2CAD177C">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"_Toc140011316" </w:instrText>
      </w:r>
      <w:r>
        <w:fldChar w:fldCharType="separate"/>
      </w:r>
      <w:r>
        <w:rPr>
          <w:rStyle w:val="105"/>
          <w:rFonts w:ascii="Arial" w:hAnsi="Arial" w:cs="Arial"/>
          <w:b/>
          <w:lang w:eastAsia="zh-CN"/>
        </w:rPr>
        <w:t>5.4.2.</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不良资产转让</w:t>
      </w:r>
      <w:r>
        <w:tab/>
      </w:r>
      <w:r>
        <w:fldChar w:fldCharType="begin"/>
      </w:r>
      <w:r>
        <w:instrText xml:space="preserve"> PAGEREF _Toc140011316 \h </w:instrText>
      </w:r>
      <w:r>
        <w:fldChar w:fldCharType="separate"/>
      </w:r>
      <w:r>
        <w:t>21</w:t>
      </w:r>
      <w:r>
        <w:fldChar w:fldCharType="end"/>
      </w:r>
      <w:r>
        <w:fldChar w:fldCharType="end"/>
      </w:r>
    </w:p>
    <w:p w14:paraId="076AC4DF">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"_Toc140011317" </w:instrText>
      </w:r>
      <w:r>
        <w:fldChar w:fldCharType="separate"/>
      </w:r>
      <w:r>
        <w:rPr>
          <w:rStyle w:val="105"/>
          <w:rFonts w:ascii="Arial" w:hAnsi="Arial" w:cs="Arial"/>
          <w:bCs/>
          <w:iCs/>
          <w:lang w:eastAsia="zh-CN"/>
        </w:rPr>
        <w:t>5.4.2.1.</w:t>
      </w:r>
      <w:r>
        <w:rPr>
          <w:rFonts w:eastAsiaTheme="minorEastAsia" w:cstheme="minorBidi"/>
          <w:kern w:val="2"/>
          <w:sz w:val="21"/>
          <w:szCs w:val="22"/>
          <w:lang w:eastAsia="zh-CN"/>
        </w:rPr>
        <w:tab/>
      </w:r>
      <w:r>
        <w:rPr>
          <w:rStyle w:val="105"/>
          <w:rFonts w:ascii="黑体" w:hAnsi="黑体"/>
          <w:bCs/>
          <w:i/>
          <w:lang w:eastAsia="zh-CN"/>
        </w:rPr>
        <w:t>功能描述</w:t>
      </w:r>
      <w:r>
        <w:tab/>
      </w:r>
      <w:r>
        <w:fldChar w:fldCharType="begin"/>
      </w:r>
      <w:r>
        <w:instrText xml:space="preserve"> PAGEREF _Toc140011317 \h </w:instrText>
      </w:r>
      <w:r>
        <w:fldChar w:fldCharType="separate"/>
      </w:r>
      <w:r>
        <w:t>21</w:t>
      </w:r>
      <w:r>
        <w:fldChar w:fldCharType="end"/>
      </w:r>
      <w:r>
        <w:fldChar w:fldCharType="end"/>
      </w:r>
    </w:p>
    <w:p w14:paraId="260F43CE">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"_Toc140011318" </w:instrText>
      </w:r>
      <w:r>
        <w:fldChar w:fldCharType="separate"/>
      </w:r>
      <w:r>
        <w:rPr>
          <w:rStyle w:val="105"/>
          <w:rFonts w:ascii="Arial" w:hAnsi="Arial" w:cs="Arial"/>
          <w:bCs/>
          <w:iCs/>
          <w:lang w:eastAsia="zh-CN"/>
        </w:rPr>
        <w:t>5.4.2.2.</w:t>
      </w:r>
      <w:r>
        <w:rPr>
          <w:rFonts w:eastAsiaTheme="minorEastAsia" w:cstheme="minorBidi"/>
          <w:kern w:val="2"/>
          <w:sz w:val="21"/>
          <w:szCs w:val="22"/>
          <w:lang w:eastAsia="zh-CN"/>
        </w:rPr>
        <w:tab/>
      </w:r>
      <w:r>
        <w:rPr>
          <w:rStyle w:val="105"/>
          <w:rFonts w:ascii="黑体" w:hAnsi="黑体"/>
          <w:bCs/>
          <w:i/>
          <w:lang w:eastAsia="zh-CN"/>
        </w:rPr>
        <w:t>需求要点</w:t>
      </w:r>
      <w:r>
        <w:tab/>
      </w:r>
      <w:r>
        <w:fldChar w:fldCharType="begin"/>
      </w:r>
      <w:r>
        <w:instrText xml:space="preserve"> PAGEREF _Toc140011318 \h </w:instrText>
      </w:r>
      <w:r>
        <w:fldChar w:fldCharType="separate"/>
      </w:r>
      <w:r>
        <w:t>21</w:t>
      </w:r>
      <w:r>
        <w:fldChar w:fldCharType="end"/>
      </w:r>
      <w:r>
        <w:fldChar w:fldCharType="end"/>
      </w:r>
    </w:p>
    <w:p w14:paraId="32A8F06E">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"_Toc140011319" </w:instrText>
      </w:r>
      <w:r>
        <w:fldChar w:fldCharType="separate"/>
      </w:r>
      <w:r>
        <w:rPr>
          <w:rStyle w:val="105"/>
          <w:rFonts w:ascii="Arial" w:hAnsi="Arial" w:cs="Arial"/>
          <w:b/>
          <w:lang w:eastAsia="zh-CN"/>
        </w:rPr>
        <w:t>5.4.3.</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贷款终止</w:t>
      </w:r>
      <w:r>
        <w:tab/>
      </w:r>
      <w:r>
        <w:fldChar w:fldCharType="begin"/>
      </w:r>
      <w:r>
        <w:instrText xml:space="preserve"> PAGEREF _Toc140011319 \h </w:instrText>
      </w:r>
      <w:r>
        <w:fldChar w:fldCharType="separate"/>
      </w:r>
      <w:r>
        <w:t>22</w:t>
      </w:r>
      <w:r>
        <w:fldChar w:fldCharType="end"/>
      </w:r>
      <w:r>
        <w:fldChar w:fldCharType="end"/>
      </w:r>
    </w:p>
    <w:p w14:paraId="161C8774">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"_Toc140011320" </w:instrText>
      </w:r>
      <w:r>
        <w:fldChar w:fldCharType="separate"/>
      </w:r>
      <w:r>
        <w:rPr>
          <w:rStyle w:val="105"/>
          <w:rFonts w:ascii="Arial" w:hAnsi="Arial" w:cs="Arial"/>
          <w:bCs/>
          <w:iCs/>
          <w:lang w:eastAsia="zh-CN"/>
        </w:rPr>
        <w:t>5.4.3.1.</w:t>
      </w:r>
      <w:r>
        <w:rPr>
          <w:rFonts w:eastAsiaTheme="minorEastAsia" w:cstheme="minorBidi"/>
          <w:kern w:val="2"/>
          <w:sz w:val="21"/>
          <w:szCs w:val="22"/>
          <w:lang w:eastAsia="zh-CN"/>
        </w:rPr>
        <w:tab/>
      </w:r>
      <w:r>
        <w:rPr>
          <w:rStyle w:val="105"/>
          <w:rFonts w:ascii="黑体" w:hAnsi="黑体"/>
          <w:bCs/>
          <w:i/>
          <w:lang w:eastAsia="zh-CN"/>
        </w:rPr>
        <w:t>功能描述</w:t>
      </w:r>
      <w:r>
        <w:tab/>
      </w:r>
      <w:r>
        <w:fldChar w:fldCharType="begin"/>
      </w:r>
      <w:r>
        <w:instrText xml:space="preserve"> PAGEREF _Toc140011320 \h </w:instrText>
      </w:r>
      <w:r>
        <w:fldChar w:fldCharType="separate"/>
      </w:r>
      <w:r>
        <w:t>22</w:t>
      </w:r>
      <w:r>
        <w:fldChar w:fldCharType="end"/>
      </w:r>
      <w:r>
        <w:fldChar w:fldCharType="end"/>
      </w:r>
    </w:p>
    <w:p w14:paraId="5F85184C">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"_Toc140011321" </w:instrText>
      </w:r>
      <w:r>
        <w:fldChar w:fldCharType="separate"/>
      </w:r>
      <w:r>
        <w:rPr>
          <w:rStyle w:val="105"/>
          <w:rFonts w:ascii="Arial" w:hAnsi="Arial" w:cs="Arial"/>
          <w:bCs/>
          <w:iCs/>
          <w:lang w:eastAsia="zh-CN"/>
        </w:rPr>
        <w:t>5.4.3.2.</w:t>
      </w:r>
      <w:r>
        <w:rPr>
          <w:rFonts w:eastAsiaTheme="minorEastAsia" w:cstheme="minorBidi"/>
          <w:kern w:val="2"/>
          <w:sz w:val="21"/>
          <w:szCs w:val="22"/>
          <w:lang w:eastAsia="zh-CN"/>
        </w:rPr>
        <w:tab/>
      </w:r>
      <w:r>
        <w:rPr>
          <w:rStyle w:val="105"/>
          <w:rFonts w:ascii="黑体" w:hAnsi="黑体"/>
          <w:bCs/>
          <w:i/>
          <w:lang w:eastAsia="zh-CN"/>
        </w:rPr>
        <w:t>需求要点</w:t>
      </w:r>
      <w:r>
        <w:tab/>
      </w:r>
      <w:r>
        <w:fldChar w:fldCharType="begin"/>
      </w:r>
      <w:r>
        <w:instrText xml:space="preserve"> PAGEREF _Toc140011321 \h </w:instrText>
      </w:r>
      <w:r>
        <w:fldChar w:fldCharType="separate"/>
      </w:r>
      <w:r>
        <w:t>22</w:t>
      </w:r>
      <w:r>
        <w:fldChar w:fldCharType="end"/>
      </w:r>
      <w:r>
        <w:fldChar w:fldCharType="end"/>
      </w:r>
    </w:p>
    <w:p w14:paraId="10020D6E">
      <w:pPr>
        <w:pStyle w:val="72"/>
        <w:tabs>
          <w:tab w:val="left" w:pos="880"/>
          <w:tab w:val="right" w:leader="dot" w:pos="9737"/>
        </w:tabs>
        <w:rPr>
          <w:rFonts w:eastAsiaTheme="minorEastAsia" w:cstheme="minorBidi"/>
          <w:smallCaps w:val="0"/>
          <w:kern w:val="2"/>
          <w:sz w:val="21"/>
          <w:szCs w:val="22"/>
          <w:lang w:eastAsia="zh-CN"/>
        </w:rPr>
      </w:pPr>
      <w:r>
        <w:fldChar w:fldCharType="begin"/>
      </w:r>
      <w:r>
        <w:instrText xml:space="preserve"> HYPERLINK \l "_Toc140011322" </w:instrText>
      </w:r>
      <w:r>
        <w:fldChar w:fldCharType="separate"/>
      </w:r>
      <w:r>
        <w:rPr>
          <w:rStyle w:val="105"/>
          <w:rFonts w:ascii="Arial" w:hAnsi="Arial" w:cs="Arial"/>
          <w:b/>
          <w:bCs/>
          <w:iCs/>
          <w:lang w:eastAsia="zh-CN"/>
        </w:rPr>
        <w:t>5.5.</w:t>
      </w:r>
      <w:r>
        <w:rPr>
          <w:rFonts w:eastAsiaTheme="minorEastAsia" w:cstheme="minorBidi"/>
          <w:smallCaps w:val="0"/>
          <w:kern w:val="2"/>
          <w:sz w:val="21"/>
          <w:szCs w:val="22"/>
          <w:lang w:eastAsia="zh-CN"/>
        </w:rPr>
        <w:tab/>
      </w:r>
      <w:r>
        <w:rPr>
          <w:rStyle w:val="105"/>
          <w:rFonts w:ascii="Arial" w:hAnsi="Arial" w:cs="Arial"/>
          <w:b/>
          <w:bCs/>
          <w:iCs/>
          <w:lang w:eastAsia="zh-CN"/>
        </w:rPr>
        <w:t>资产证券化</w:t>
      </w:r>
      <w:r>
        <w:tab/>
      </w:r>
      <w:r>
        <w:fldChar w:fldCharType="begin"/>
      </w:r>
      <w:r>
        <w:instrText xml:space="preserve"> PAGEREF _Toc140011322 \h </w:instrText>
      </w:r>
      <w:r>
        <w:fldChar w:fldCharType="separate"/>
      </w:r>
      <w:r>
        <w:t>22</w:t>
      </w:r>
      <w:r>
        <w:fldChar w:fldCharType="end"/>
      </w:r>
      <w:r>
        <w:fldChar w:fldCharType="end"/>
      </w:r>
    </w:p>
    <w:p w14:paraId="39C9E511">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"_Toc140011323" </w:instrText>
      </w:r>
      <w:r>
        <w:fldChar w:fldCharType="separate"/>
      </w:r>
      <w:r>
        <w:rPr>
          <w:rStyle w:val="105"/>
          <w:rFonts w:ascii="Arial" w:hAnsi="Arial" w:cs="Arial"/>
          <w:b/>
          <w:lang w:eastAsia="zh-CN"/>
        </w:rPr>
        <w:t>5.5.1.</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资产证券化</w:t>
      </w:r>
      <w:r>
        <w:tab/>
      </w:r>
      <w:r>
        <w:fldChar w:fldCharType="begin"/>
      </w:r>
      <w:r>
        <w:instrText xml:space="preserve"> PAGEREF _Toc140011323 \h </w:instrText>
      </w:r>
      <w:r>
        <w:fldChar w:fldCharType="separate"/>
      </w:r>
      <w:r>
        <w:t>22</w:t>
      </w:r>
      <w:r>
        <w:fldChar w:fldCharType="end"/>
      </w:r>
      <w:r>
        <w:fldChar w:fldCharType="end"/>
      </w:r>
    </w:p>
    <w:p w14:paraId="1165882F">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"_Toc140011324" </w:instrText>
      </w:r>
      <w:r>
        <w:fldChar w:fldCharType="separate"/>
      </w:r>
      <w:r>
        <w:rPr>
          <w:rStyle w:val="105"/>
          <w:rFonts w:ascii="Arial" w:hAnsi="Arial" w:cs="Arial"/>
          <w:bCs/>
          <w:iCs/>
          <w:lang w:eastAsia="zh-CN"/>
        </w:rPr>
        <w:t>5.5.1.1.</w:t>
      </w:r>
      <w:r>
        <w:rPr>
          <w:rFonts w:eastAsiaTheme="minorEastAsia" w:cstheme="minorBidi"/>
          <w:kern w:val="2"/>
          <w:sz w:val="21"/>
          <w:szCs w:val="22"/>
          <w:lang w:eastAsia="zh-CN"/>
        </w:rPr>
        <w:tab/>
      </w:r>
      <w:r>
        <w:rPr>
          <w:rStyle w:val="105"/>
          <w:rFonts w:ascii="黑体" w:hAnsi="黑体"/>
          <w:bCs/>
          <w:i/>
          <w:lang w:eastAsia="zh-CN"/>
        </w:rPr>
        <w:t>功能描述</w:t>
      </w:r>
      <w:r>
        <w:tab/>
      </w:r>
      <w:r>
        <w:fldChar w:fldCharType="begin"/>
      </w:r>
      <w:r>
        <w:instrText xml:space="preserve"> PAGEREF _Toc140011324 \h </w:instrText>
      </w:r>
      <w:r>
        <w:fldChar w:fldCharType="separate"/>
      </w:r>
      <w:r>
        <w:t>22</w:t>
      </w:r>
      <w:r>
        <w:fldChar w:fldCharType="end"/>
      </w:r>
      <w:r>
        <w:fldChar w:fldCharType="end"/>
      </w:r>
    </w:p>
    <w:p w14:paraId="7F261FBA">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"_Toc140011325" </w:instrText>
      </w:r>
      <w:r>
        <w:fldChar w:fldCharType="separate"/>
      </w:r>
      <w:r>
        <w:rPr>
          <w:rStyle w:val="105"/>
          <w:rFonts w:ascii="Arial" w:hAnsi="Arial" w:cs="Arial"/>
          <w:bCs/>
          <w:iCs/>
          <w:lang w:eastAsia="zh-CN"/>
        </w:rPr>
        <w:t>5.5.1.2.</w:t>
      </w:r>
      <w:r>
        <w:rPr>
          <w:rFonts w:eastAsiaTheme="minorEastAsia" w:cstheme="minorBidi"/>
          <w:kern w:val="2"/>
          <w:sz w:val="21"/>
          <w:szCs w:val="22"/>
          <w:lang w:eastAsia="zh-CN"/>
        </w:rPr>
        <w:tab/>
      </w:r>
      <w:r>
        <w:rPr>
          <w:rStyle w:val="105"/>
          <w:rFonts w:ascii="黑体" w:hAnsi="黑体"/>
          <w:bCs/>
          <w:i/>
          <w:lang w:eastAsia="zh-CN"/>
        </w:rPr>
        <w:t>需求要点</w:t>
      </w:r>
      <w:r>
        <w:tab/>
      </w:r>
      <w:r>
        <w:fldChar w:fldCharType="begin"/>
      </w:r>
      <w:r>
        <w:instrText xml:space="preserve"> PAGEREF _Toc140011325 \h </w:instrText>
      </w:r>
      <w:r>
        <w:fldChar w:fldCharType="separate"/>
      </w:r>
      <w:r>
        <w:t>22</w:t>
      </w:r>
      <w:r>
        <w:fldChar w:fldCharType="end"/>
      </w:r>
      <w:r>
        <w:fldChar w:fldCharType="end"/>
      </w:r>
    </w:p>
    <w:p w14:paraId="749C2CA9">
      <w:pPr>
        <w:pStyle w:val="72"/>
        <w:tabs>
          <w:tab w:val="left" w:pos="880"/>
          <w:tab w:val="right" w:leader="dot" w:pos="9737"/>
        </w:tabs>
        <w:rPr>
          <w:rFonts w:eastAsiaTheme="minorEastAsia" w:cstheme="minorBidi"/>
          <w:smallCaps w:val="0"/>
          <w:kern w:val="2"/>
          <w:sz w:val="21"/>
          <w:szCs w:val="22"/>
          <w:lang w:eastAsia="zh-CN"/>
        </w:rPr>
      </w:pPr>
      <w:r>
        <w:fldChar w:fldCharType="begin"/>
      </w:r>
      <w:r>
        <w:instrText xml:space="preserve"> HYPERLINK \l "_Toc140011326" </w:instrText>
      </w:r>
      <w:r>
        <w:fldChar w:fldCharType="separate"/>
      </w:r>
      <w:r>
        <w:rPr>
          <w:rStyle w:val="105"/>
          <w:rFonts w:ascii="Arial" w:hAnsi="Arial" w:cs="Arial"/>
          <w:b/>
          <w:bCs/>
          <w:iCs/>
          <w:lang w:eastAsia="zh-CN"/>
        </w:rPr>
        <w:t>5.6.</w:t>
      </w:r>
      <w:r>
        <w:rPr>
          <w:rFonts w:eastAsiaTheme="minorEastAsia" w:cstheme="minorBidi"/>
          <w:smallCaps w:val="0"/>
          <w:kern w:val="2"/>
          <w:sz w:val="21"/>
          <w:szCs w:val="22"/>
          <w:lang w:eastAsia="zh-CN"/>
        </w:rPr>
        <w:tab/>
      </w:r>
      <w:r>
        <w:rPr>
          <w:rStyle w:val="105"/>
          <w:rFonts w:ascii="Arial" w:hAnsi="Arial" w:cs="Arial"/>
          <w:b/>
          <w:bCs/>
          <w:iCs/>
          <w:lang w:eastAsia="zh-CN"/>
        </w:rPr>
        <w:t>贷款管理</w:t>
      </w:r>
      <w:r>
        <w:tab/>
      </w:r>
      <w:r>
        <w:fldChar w:fldCharType="begin"/>
      </w:r>
      <w:r>
        <w:instrText xml:space="preserve"> PAGEREF _Toc140011326 \h </w:instrText>
      </w:r>
      <w:r>
        <w:fldChar w:fldCharType="separate"/>
      </w:r>
      <w:r>
        <w:t>23</w:t>
      </w:r>
      <w:r>
        <w:fldChar w:fldCharType="end"/>
      </w:r>
      <w:r>
        <w:fldChar w:fldCharType="end"/>
      </w:r>
    </w:p>
    <w:p w14:paraId="266A469B">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"_Toc140011327" </w:instrText>
      </w:r>
      <w:r>
        <w:fldChar w:fldCharType="separate"/>
      </w:r>
      <w:r>
        <w:rPr>
          <w:rStyle w:val="105"/>
          <w:rFonts w:ascii="Arial" w:hAnsi="Arial" w:cs="Arial"/>
          <w:b/>
          <w:lang w:eastAsia="zh-CN"/>
        </w:rPr>
        <w:t>5.6.1.</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形态转移</w:t>
      </w:r>
      <w:r>
        <w:tab/>
      </w:r>
      <w:r>
        <w:fldChar w:fldCharType="begin"/>
      </w:r>
      <w:r>
        <w:instrText xml:space="preserve"> PAGEREF _Toc140011327 \h </w:instrText>
      </w:r>
      <w:r>
        <w:fldChar w:fldCharType="separate"/>
      </w:r>
      <w:r>
        <w:t>23</w:t>
      </w:r>
      <w:r>
        <w:fldChar w:fldCharType="end"/>
      </w:r>
      <w:r>
        <w:fldChar w:fldCharType="end"/>
      </w:r>
    </w:p>
    <w:p w14:paraId="562381D9">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"_Toc140011328" </w:instrText>
      </w:r>
      <w:r>
        <w:fldChar w:fldCharType="separate"/>
      </w:r>
      <w:r>
        <w:rPr>
          <w:rStyle w:val="105"/>
          <w:rFonts w:ascii="Arial" w:hAnsi="Arial" w:cs="Arial"/>
          <w:bCs/>
          <w:iCs/>
          <w:lang w:eastAsia="zh-CN"/>
        </w:rPr>
        <w:t>5.6.1.1.</w:t>
      </w:r>
      <w:r>
        <w:rPr>
          <w:rFonts w:eastAsiaTheme="minorEastAsia" w:cstheme="minorBidi"/>
          <w:kern w:val="2"/>
          <w:sz w:val="21"/>
          <w:szCs w:val="22"/>
          <w:lang w:eastAsia="zh-CN"/>
        </w:rPr>
        <w:tab/>
      </w:r>
      <w:r>
        <w:rPr>
          <w:rStyle w:val="105"/>
          <w:rFonts w:ascii="黑体" w:hAnsi="黑体"/>
          <w:bCs/>
          <w:i/>
          <w:lang w:eastAsia="zh-CN"/>
        </w:rPr>
        <w:t>功能描述</w:t>
      </w:r>
      <w:r>
        <w:tab/>
      </w:r>
      <w:r>
        <w:fldChar w:fldCharType="begin"/>
      </w:r>
      <w:r>
        <w:instrText xml:space="preserve"> PAGEREF _Toc140011328 \h </w:instrText>
      </w:r>
      <w:r>
        <w:fldChar w:fldCharType="separate"/>
      </w:r>
      <w:r>
        <w:t>23</w:t>
      </w:r>
      <w:r>
        <w:fldChar w:fldCharType="end"/>
      </w:r>
      <w:r>
        <w:fldChar w:fldCharType="end"/>
      </w:r>
    </w:p>
    <w:p w14:paraId="2B393DFF">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"_Toc140011329" </w:instrText>
      </w:r>
      <w:r>
        <w:fldChar w:fldCharType="separate"/>
      </w:r>
      <w:r>
        <w:rPr>
          <w:rStyle w:val="105"/>
          <w:rFonts w:ascii="Arial" w:hAnsi="Arial" w:cs="Arial"/>
          <w:bCs/>
          <w:iCs/>
          <w:lang w:eastAsia="zh-CN"/>
        </w:rPr>
        <w:t>5.6.1.2.</w:t>
      </w:r>
      <w:r>
        <w:rPr>
          <w:rFonts w:eastAsiaTheme="minorEastAsia" w:cstheme="minorBidi"/>
          <w:kern w:val="2"/>
          <w:sz w:val="21"/>
          <w:szCs w:val="22"/>
          <w:lang w:eastAsia="zh-CN"/>
        </w:rPr>
        <w:tab/>
      </w:r>
      <w:r>
        <w:rPr>
          <w:rStyle w:val="105"/>
          <w:rFonts w:ascii="黑体" w:hAnsi="黑体"/>
          <w:bCs/>
          <w:i/>
          <w:lang w:eastAsia="zh-CN"/>
        </w:rPr>
        <w:t>需求要点</w:t>
      </w:r>
      <w:r>
        <w:tab/>
      </w:r>
      <w:r>
        <w:fldChar w:fldCharType="begin"/>
      </w:r>
      <w:r>
        <w:instrText xml:space="preserve"> PAGEREF _Toc140011329 \h </w:instrText>
      </w:r>
      <w:r>
        <w:fldChar w:fldCharType="separate"/>
      </w:r>
      <w:r>
        <w:t>23</w:t>
      </w:r>
      <w:r>
        <w:fldChar w:fldCharType="end"/>
      </w:r>
      <w:r>
        <w:fldChar w:fldCharType="end"/>
      </w:r>
    </w:p>
    <w:p w14:paraId="4E0C2326">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"_Toc140011330" </w:instrText>
      </w:r>
      <w:r>
        <w:fldChar w:fldCharType="separate"/>
      </w:r>
      <w:r>
        <w:rPr>
          <w:rStyle w:val="105"/>
          <w:rFonts w:ascii="Arial" w:hAnsi="Arial" w:cs="Arial"/>
          <w:b/>
          <w:lang w:eastAsia="zh-CN"/>
        </w:rPr>
        <w:t>5.6.2.</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提醒管理</w:t>
      </w:r>
      <w:r>
        <w:tab/>
      </w:r>
      <w:r>
        <w:fldChar w:fldCharType="begin"/>
      </w:r>
      <w:r>
        <w:instrText xml:space="preserve"> PAGEREF _Toc140011330 \h </w:instrText>
      </w:r>
      <w:r>
        <w:fldChar w:fldCharType="separate"/>
      </w:r>
      <w:r>
        <w:t>23</w:t>
      </w:r>
      <w:r>
        <w:fldChar w:fldCharType="end"/>
      </w:r>
      <w:r>
        <w:fldChar w:fldCharType="end"/>
      </w:r>
    </w:p>
    <w:p w14:paraId="42AD3588">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"_Toc140011331" </w:instrText>
      </w:r>
      <w:r>
        <w:fldChar w:fldCharType="separate"/>
      </w:r>
      <w:r>
        <w:rPr>
          <w:rStyle w:val="105"/>
          <w:rFonts w:ascii="Arial" w:hAnsi="Arial" w:cs="Arial"/>
          <w:bCs/>
          <w:iCs/>
          <w:lang w:eastAsia="zh-CN"/>
        </w:rPr>
        <w:t>5.6.2.1.</w:t>
      </w:r>
      <w:r>
        <w:rPr>
          <w:rFonts w:eastAsiaTheme="minorEastAsia" w:cstheme="minorBidi"/>
          <w:kern w:val="2"/>
          <w:sz w:val="21"/>
          <w:szCs w:val="22"/>
          <w:lang w:eastAsia="zh-CN"/>
        </w:rPr>
        <w:tab/>
      </w:r>
      <w:r>
        <w:rPr>
          <w:rStyle w:val="105"/>
          <w:rFonts w:ascii="黑体" w:hAnsi="黑体"/>
          <w:bCs/>
          <w:i/>
          <w:lang w:eastAsia="zh-CN"/>
        </w:rPr>
        <w:t>功能描述</w:t>
      </w:r>
      <w:r>
        <w:tab/>
      </w:r>
      <w:r>
        <w:fldChar w:fldCharType="begin"/>
      </w:r>
      <w:r>
        <w:instrText xml:space="preserve"> PAGEREF _Toc140011331 \h </w:instrText>
      </w:r>
      <w:r>
        <w:fldChar w:fldCharType="separate"/>
      </w:r>
      <w:r>
        <w:t>23</w:t>
      </w:r>
      <w:r>
        <w:fldChar w:fldCharType="end"/>
      </w:r>
      <w:r>
        <w:fldChar w:fldCharType="end"/>
      </w:r>
    </w:p>
    <w:p w14:paraId="09EB7C40">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"_Toc140011332" </w:instrText>
      </w:r>
      <w:r>
        <w:fldChar w:fldCharType="separate"/>
      </w:r>
      <w:r>
        <w:rPr>
          <w:rStyle w:val="105"/>
          <w:rFonts w:ascii="Arial" w:hAnsi="Arial" w:cs="Arial"/>
          <w:bCs/>
          <w:iCs/>
          <w:lang w:eastAsia="zh-CN"/>
        </w:rPr>
        <w:t>5.6.2.2.</w:t>
      </w:r>
      <w:r>
        <w:rPr>
          <w:rFonts w:eastAsiaTheme="minorEastAsia" w:cstheme="minorBidi"/>
          <w:kern w:val="2"/>
          <w:sz w:val="21"/>
          <w:szCs w:val="22"/>
          <w:lang w:eastAsia="zh-CN"/>
        </w:rPr>
        <w:tab/>
      </w:r>
      <w:r>
        <w:rPr>
          <w:rStyle w:val="105"/>
          <w:rFonts w:ascii="黑体" w:hAnsi="黑体"/>
          <w:bCs/>
          <w:i/>
          <w:lang w:eastAsia="zh-CN"/>
        </w:rPr>
        <w:t>需求要点</w:t>
      </w:r>
      <w:r>
        <w:tab/>
      </w:r>
      <w:r>
        <w:fldChar w:fldCharType="begin"/>
      </w:r>
      <w:r>
        <w:instrText xml:space="preserve"> PAGEREF _Toc140011332 \h </w:instrText>
      </w:r>
      <w:r>
        <w:fldChar w:fldCharType="separate"/>
      </w:r>
      <w:r>
        <w:t>23</w:t>
      </w:r>
      <w:r>
        <w:fldChar w:fldCharType="end"/>
      </w:r>
      <w:r>
        <w:fldChar w:fldCharType="end"/>
      </w:r>
    </w:p>
    <w:p w14:paraId="2A0A4E8F">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"_Toc140011333" </w:instrText>
      </w:r>
      <w:r>
        <w:fldChar w:fldCharType="separate"/>
      </w:r>
      <w:r>
        <w:rPr>
          <w:rStyle w:val="105"/>
          <w:rFonts w:ascii="Arial" w:hAnsi="Arial" w:cs="Arial"/>
          <w:b/>
          <w:lang w:eastAsia="zh-CN"/>
        </w:rPr>
        <w:t>5.6.3.</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年终结算</w:t>
      </w:r>
      <w:r>
        <w:tab/>
      </w:r>
      <w:r>
        <w:fldChar w:fldCharType="begin"/>
      </w:r>
      <w:r>
        <w:instrText xml:space="preserve"> PAGEREF _Toc140011333 \h </w:instrText>
      </w:r>
      <w:r>
        <w:fldChar w:fldCharType="separate"/>
      </w:r>
      <w:r>
        <w:t>23</w:t>
      </w:r>
      <w:r>
        <w:fldChar w:fldCharType="end"/>
      </w:r>
      <w:r>
        <w:fldChar w:fldCharType="end"/>
      </w:r>
    </w:p>
    <w:p w14:paraId="68749D56">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"_Toc140011334" </w:instrText>
      </w:r>
      <w:r>
        <w:fldChar w:fldCharType="separate"/>
      </w:r>
      <w:r>
        <w:rPr>
          <w:rStyle w:val="105"/>
          <w:rFonts w:ascii="Arial" w:hAnsi="Arial" w:cs="Arial"/>
          <w:bCs/>
          <w:iCs/>
          <w:lang w:eastAsia="zh-CN"/>
        </w:rPr>
        <w:t>5.6.3.1.</w:t>
      </w:r>
      <w:r>
        <w:rPr>
          <w:rFonts w:eastAsiaTheme="minorEastAsia" w:cstheme="minorBidi"/>
          <w:kern w:val="2"/>
          <w:sz w:val="21"/>
          <w:szCs w:val="22"/>
          <w:lang w:eastAsia="zh-CN"/>
        </w:rPr>
        <w:tab/>
      </w:r>
      <w:r>
        <w:rPr>
          <w:rStyle w:val="105"/>
          <w:rFonts w:ascii="黑体" w:hAnsi="黑体"/>
          <w:bCs/>
          <w:i/>
          <w:lang w:eastAsia="zh-CN"/>
        </w:rPr>
        <w:t>功能描述</w:t>
      </w:r>
      <w:r>
        <w:tab/>
      </w:r>
      <w:r>
        <w:fldChar w:fldCharType="begin"/>
      </w:r>
      <w:r>
        <w:instrText xml:space="preserve"> PAGEREF _Toc140011334 \h </w:instrText>
      </w:r>
      <w:r>
        <w:fldChar w:fldCharType="separate"/>
      </w:r>
      <w:r>
        <w:t>23</w:t>
      </w:r>
      <w:r>
        <w:fldChar w:fldCharType="end"/>
      </w:r>
      <w:r>
        <w:fldChar w:fldCharType="end"/>
      </w:r>
    </w:p>
    <w:p w14:paraId="5CC4E0D4">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"_Toc140011335" </w:instrText>
      </w:r>
      <w:r>
        <w:fldChar w:fldCharType="separate"/>
      </w:r>
      <w:r>
        <w:rPr>
          <w:rStyle w:val="105"/>
          <w:rFonts w:ascii="Arial" w:hAnsi="Arial" w:cs="Arial"/>
          <w:bCs/>
          <w:iCs/>
          <w:lang w:eastAsia="zh-CN"/>
        </w:rPr>
        <w:t>5.6.3.2.</w:t>
      </w:r>
      <w:r>
        <w:rPr>
          <w:rFonts w:eastAsiaTheme="minorEastAsia" w:cstheme="minorBidi"/>
          <w:kern w:val="2"/>
          <w:sz w:val="21"/>
          <w:szCs w:val="22"/>
          <w:lang w:eastAsia="zh-CN"/>
        </w:rPr>
        <w:tab/>
      </w:r>
      <w:r>
        <w:rPr>
          <w:rStyle w:val="105"/>
          <w:rFonts w:ascii="黑体" w:hAnsi="黑体"/>
          <w:bCs/>
          <w:i/>
          <w:lang w:eastAsia="zh-CN"/>
        </w:rPr>
        <w:t>需求要点</w:t>
      </w:r>
      <w:r>
        <w:tab/>
      </w:r>
      <w:r>
        <w:fldChar w:fldCharType="begin"/>
      </w:r>
      <w:r>
        <w:instrText xml:space="preserve"> PAGEREF _Toc140011335 \h </w:instrText>
      </w:r>
      <w:r>
        <w:fldChar w:fldCharType="separate"/>
      </w:r>
      <w:r>
        <w:t>23</w:t>
      </w:r>
      <w:r>
        <w:fldChar w:fldCharType="end"/>
      </w:r>
      <w:r>
        <w:fldChar w:fldCharType="end"/>
      </w:r>
    </w:p>
    <w:p w14:paraId="07F21723">
      <w:pPr>
        <w:pStyle w:val="72"/>
        <w:tabs>
          <w:tab w:val="left" w:pos="880"/>
          <w:tab w:val="right" w:leader="dot" w:pos="9737"/>
        </w:tabs>
        <w:rPr>
          <w:rFonts w:eastAsiaTheme="minorEastAsia" w:cstheme="minorBidi"/>
          <w:smallCaps w:val="0"/>
          <w:kern w:val="2"/>
          <w:sz w:val="21"/>
          <w:szCs w:val="22"/>
          <w:lang w:eastAsia="zh-CN"/>
        </w:rPr>
      </w:pPr>
      <w:r>
        <w:fldChar w:fldCharType="begin"/>
      </w:r>
      <w:r>
        <w:instrText xml:space="preserve"> HYPERLINK \l "_Toc140011336" </w:instrText>
      </w:r>
      <w:r>
        <w:fldChar w:fldCharType="separate"/>
      </w:r>
      <w:r>
        <w:rPr>
          <w:rStyle w:val="105"/>
          <w:rFonts w:ascii="Arial" w:hAnsi="Arial" w:cs="Arial"/>
          <w:b/>
          <w:bCs/>
          <w:iCs/>
          <w:lang w:eastAsia="zh-CN"/>
        </w:rPr>
        <w:t>5.7.</w:t>
      </w:r>
      <w:r>
        <w:rPr>
          <w:rFonts w:eastAsiaTheme="minorEastAsia" w:cstheme="minorBidi"/>
          <w:smallCaps w:val="0"/>
          <w:kern w:val="2"/>
          <w:sz w:val="21"/>
          <w:szCs w:val="22"/>
          <w:lang w:eastAsia="zh-CN"/>
        </w:rPr>
        <w:tab/>
      </w:r>
      <w:r>
        <w:rPr>
          <w:rStyle w:val="105"/>
          <w:rFonts w:ascii="Arial" w:hAnsi="Arial" w:cs="Arial"/>
          <w:b/>
          <w:bCs/>
          <w:iCs/>
          <w:lang w:eastAsia="zh-CN"/>
        </w:rPr>
        <w:t>互联网贷款管理</w:t>
      </w:r>
      <w:r>
        <w:tab/>
      </w:r>
      <w:r>
        <w:fldChar w:fldCharType="begin"/>
      </w:r>
      <w:r>
        <w:instrText xml:space="preserve"> PAGEREF _Toc140011336 \h </w:instrText>
      </w:r>
      <w:r>
        <w:fldChar w:fldCharType="separate"/>
      </w:r>
      <w:r>
        <w:t>24</w:t>
      </w:r>
      <w:r>
        <w:fldChar w:fldCharType="end"/>
      </w:r>
      <w:r>
        <w:fldChar w:fldCharType="end"/>
      </w:r>
    </w:p>
    <w:p w14:paraId="6D6E3F54">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"_Toc140011337" </w:instrText>
      </w:r>
      <w:r>
        <w:fldChar w:fldCharType="separate"/>
      </w:r>
      <w:r>
        <w:rPr>
          <w:rStyle w:val="105"/>
          <w:rFonts w:ascii="Arial" w:hAnsi="Arial" w:cs="Arial"/>
          <w:b/>
          <w:lang w:eastAsia="zh-CN"/>
        </w:rPr>
        <w:t>5.7.1.</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互联网贷款管理</w:t>
      </w:r>
      <w:r>
        <w:tab/>
      </w:r>
      <w:r>
        <w:fldChar w:fldCharType="begin"/>
      </w:r>
      <w:r>
        <w:instrText xml:space="preserve"> PAGEREF _Toc140011337 \h </w:instrText>
      </w:r>
      <w:r>
        <w:fldChar w:fldCharType="separate"/>
      </w:r>
      <w:r>
        <w:t>24</w:t>
      </w:r>
      <w:r>
        <w:fldChar w:fldCharType="end"/>
      </w:r>
      <w:r>
        <w:fldChar w:fldCharType="end"/>
      </w:r>
    </w:p>
    <w:p w14:paraId="39805A66">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"_Toc140011338" </w:instrText>
      </w:r>
      <w:r>
        <w:fldChar w:fldCharType="separate"/>
      </w:r>
      <w:r>
        <w:rPr>
          <w:rStyle w:val="105"/>
          <w:rFonts w:ascii="Arial" w:hAnsi="Arial" w:cs="Arial"/>
          <w:bCs/>
          <w:iCs/>
          <w:lang w:eastAsia="zh-CN"/>
        </w:rPr>
        <w:t>5.7.1.1.</w:t>
      </w:r>
      <w:r>
        <w:rPr>
          <w:rFonts w:eastAsiaTheme="minorEastAsia" w:cstheme="minorBidi"/>
          <w:kern w:val="2"/>
          <w:sz w:val="21"/>
          <w:szCs w:val="22"/>
          <w:lang w:eastAsia="zh-CN"/>
        </w:rPr>
        <w:tab/>
      </w:r>
      <w:r>
        <w:rPr>
          <w:rStyle w:val="105"/>
          <w:rFonts w:ascii="黑体" w:hAnsi="黑体"/>
          <w:bCs/>
          <w:i/>
          <w:lang w:eastAsia="zh-CN"/>
        </w:rPr>
        <w:t>功能描述</w:t>
      </w:r>
      <w:r>
        <w:tab/>
      </w:r>
      <w:r>
        <w:fldChar w:fldCharType="begin"/>
      </w:r>
      <w:r>
        <w:instrText xml:space="preserve"> PAGEREF _Toc140011338 \h </w:instrText>
      </w:r>
      <w:r>
        <w:fldChar w:fldCharType="separate"/>
      </w:r>
      <w:r>
        <w:t>24</w:t>
      </w:r>
      <w:r>
        <w:fldChar w:fldCharType="end"/>
      </w:r>
      <w:r>
        <w:fldChar w:fldCharType="end"/>
      </w:r>
    </w:p>
    <w:p w14:paraId="0C18CFA7">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"_Toc140011339" </w:instrText>
      </w:r>
      <w:r>
        <w:fldChar w:fldCharType="separate"/>
      </w:r>
      <w:r>
        <w:rPr>
          <w:rStyle w:val="105"/>
          <w:rFonts w:ascii="Arial" w:hAnsi="Arial" w:cs="Arial"/>
          <w:bCs/>
          <w:iCs/>
          <w:lang w:eastAsia="zh-CN"/>
        </w:rPr>
        <w:t>5.7.1.2.</w:t>
      </w:r>
      <w:r>
        <w:rPr>
          <w:rFonts w:eastAsiaTheme="minorEastAsia" w:cstheme="minorBidi"/>
          <w:kern w:val="2"/>
          <w:sz w:val="21"/>
          <w:szCs w:val="22"/>
          <w:lang w:eastAsia="zh-CN"/>
        </w:rPr>
        <w:tab/>
      </w:r>
      <w:r>
        <w:rPr>
          <w:rStyle w:val="105"/>
          <w:rFonts w:ascii="黑体" w:hAnsi="黑体"/>
          <w:bCs/>
          <w:i/>
          <w:lang w:eastAsia="zh-CN"/>
        </w:rPr>
        <w:t>需求要点</w:t>
      </w:r>
      <w:r>
        <w:tab/>
      </w:r>
      <w:r>
        <w:fldChar w:fldCharType="begin"/>
      </w:r>
      <w:r>
        <w:instrText xml:space="preserve"> PAGEREF _Toc140011339 \h </w:instrText>
      </w:r>
      <w:r>
        <w:fldChar w:fldCharType="separate"/>
      </w:r>
      <w:r>
        <w:t>24</w:t>
      </w:r>
      <w:r>
        <w:fldChar w:fldCharType="end"/>
      </w:r>
      <w:r>
        <w:fldChar w:fldCharType="end"/>
      </w:r>
    </w:p>
    <w:p w14:paraId="2EE2EFEB">
      <w:pPr>
        <w:pStyle w:val="72"/>
        <w:tabs>
          <w:tab w:val="left" w:pos="880"/>
          <w:tab w:val="right" w:leader="dot" w:pos="9737"/>
        </w:tabs>
        <w:rPr>
          <w:rFonts w:eastAsiaTheme="minorEastAsia" w:cstheme="minorBidi"/>
          <w:smallCaps w:val="0"/>
          <w:kern w:val="2"/>
          <w:sz w:val="21"/>
          <w:szCs w:val="22"/>
          <w:lang w:eastAsia="zh-CN"/>
        </w:rPr>
      </w:pPr>
      <w:r>
        <w:fldChar w:fldCharType="begin"/>
      </w:r>
      <w:r>
        <w:instrText xml:space="preserve"> HYPERLINK \l "_Toc140011340" </w:instrText>
      </w:r>
      <w:r>
        <w:fldChar w:fldCharType="separate"/>
      </w:r>
      <w:r>
        <w:rPr>
          <w:rStyle w:val="105"/>
          <w:rFonts w:ascii="Arial" w:hAnsi="Arial" w:cs="Arial"/>
          <w:b/>
          <w:bCs/>
          <w:iCs/>
          <w:lang w:eastAsia="zh-CN"/>
        </w:rPr>
        <w:t>5.8.</w:t>
      </w:r>
      <w:r>
        <w:rPr>
          <w:rFonts w:eastAsiaTheme="minorEastAsia" w:cstheme="minorBidi"/>
          <w:smallCaps w:val="0"/>
          <w:kern w:val="2"/>
          <w:sz w:val="21"/>
          <w:szCs w:val="22"/>
          <w:lang w:eastAsia="zh-CN"/>
        </w:rPr>
        <w:tab/>
      </w:r>
      <w:r>
        <w:rPr>
          <w:rStyle w:val="105"/>
          <w:rFonts w:ascii="Arial" w:hAnsi="Arial" w:cs="Arial"/>
          <w:b/>
          <w:bCs/>
          <w:iCs/>
          <w:lang w:eastAsia="zh-CN"/>
        </w:rPr>
        <w:t>类信用卡业务管理</w:t>
      </w:r>
      <w:r>
        <w:tab/>
      </w:r>
      <w:r>
        <w:fldChar w:fldCharType="begin"/>
      </w:r>
      <w:r>
        <w:instrText xml:space="preserve"> PAGEREF _Toc140011340 \h </w:instrText>
      </w:r>
      <w:r>
        <w:fldChar w:fldCharType="separate"/>
      </w:r>
      <w:r>
        <w:t>24</w:t>
      </w:r>
      <w:r>
        <w:fldChar w:fldCharType="end"/>
      </w:r>
      <w:r>
        <w:fldChar w:fldCharType="end"/>
      </w:r>
    </w:p>
    <w:p w14:paraId="531AD154">
      <w:pPr>
        <w:pStyle w:val="43"/>
        <w:tabs>
          <w:tab w:val="left" w:pos="1320"/>
          <w:tab w:val="right" w:leader="dot" w:pos="9737"/>
        </w:tabs>
        <w:rPr>
          <w:rFonts w:asciiTheme="minorHAnsi" w:hAnsiTheme="minorHAnsi" w:eastAsiaTheme="minorEastAsia" w:cstheme="minorBidi"/>
          <w:iCs w:val="0"/>
          <w:kern w:val="2"/>
          <w:sz w:val="21"/>
          <w:szCs w:val="22"/>
          <w:lang w:eastAsia="zh-CN"/>
        </w:rPr>
      </w:pPr>
      <w:r>
        <w:fldChar w:fldCharType="begin"/>
      </w:r>
      <w:r>
        <w:instrText xml:space="preserve"> HYPERLINK \l "_Toc140011341" </w:instrText>
      </w:r>
      <w:r>
        <w:fldChar w:fldCharType="separate"/>
      </w:r>
      <w:r>
        <w:rPr>
          <w:rStyle w:val="105"/>
          <w:rFonts w:ascii="Arial" w:hAnsi="Arial" w:cs="Arial"/>
          <w:b/>
          <w:lang w:eastAsia="zh-CN"/>
        </w:rPr>
        <w:t>5.8.1.</w:t>
      </w:r>
      <w:r>
        <w:rPr>
          <w:rFonts w:asciiTheme="minorHAnsi" w:hAnsiTheme="minorHAnsi" w:eastAsiaTheme="minorEastAsia" w:cstheme="minorBidi"/>
          <w:iCs w:val="0"/>
          <w:kern w:val="2"/>
          <w:sz w:val="21"/>
          <w:szCs w:val="22"/>
          <w:lang w:eastAsia="zh-CN"/>
        </w:rPr>
        <w:tab/>
      </w:r>
      <w:r>
        <w:rPr>
          <w:rStyle w:val="105"/>
          <w:rFonts w:ascii="Arial" w:hAnsi="Arial" w:cs="Arial"/>
          <w:b/>
          <w:lang w:eastAsia="zh-CN"/>
        </w:rPr>
        <w:t>类信用卡业务管理</w:t>
      </w:r>
      <w:r>
        <w:tab/>
      </w:r>
      <w:r>
        <w:fldChar w:fldCharType="begin"/>
      </w:r>
      <w:r>
        <w:instrText xml:space="preserve"> PAGEREF _Toc140011341 \h </w:instrText>
      </w:r>
      <w:r>
        <w:fldChar w:fldCharType="separate"/>
      </w:r>
      <w:r>
        <w:t>24</w:t>
      </w:r>
      <w:r>
        <w:fldChar w:fldCharType="end"/>
      </w:r>
      <w:r>
        <w:fldChar w:fldCharType="end"/>
      </w:r>
    </w:p>
    <w:p w14:paraId="46DD5DE1">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"_Toc140011342" </w:instrText>
      </w:r>
      <w:r>
        <w:fldChar w:fldCharType="separate"/>
      </w:r>
      <w:r>
        <w:rPr>
          <w:rStyle w:val="105"/>
          <w:rFonts w:ascii="Arial" w:hAnsi="Arial" w:cs="Arial"/>
          <w:bCs/>
          <w:iCs/>
          <w:lang w:eastAsia="zh-CN"/>
        </w:rPr>
        <w:t>5.8.1.1.</w:t>
      </w:r>
      <w:r>
        <w:rPr>
          <w:rFonts w:eastAsiaTheme="minorEastAsia" w:cstheme="minorBidi"/>
          <w:kern w:val="2"/>
          <w:sz w:val="21"/>
          <w:szCs w:val="22"/>
          <w:lang w:eastAsia="zh-CN"/>
        </w:rPr>
        <w:tab/>
      </w:r>
      <w:r>
        <w:rPr>
          <w:rStyle w:val="105"/>
          <w:rFonts w:ascii="黑体" w:hAnsi="黑体"/>
          <w:bCs/>
          <w:i/>
          <w:lang w:eastAsia="zh-CN"/>
        </w:rPr>
        <w:t>功能描述</w:t>
      </w:r>
      <w:r>
        <w:tab/>
      </w:r>
      <w:r>
        <w:fldChar w:fldCharType="begin"/>
      </w:r>
      <w:r>
        <w:instrText xml:space="preserve"> PAGEREF _Toc140011342 \h </w:instrText>
      </w:r>
      <w:r>
        <w:fldChar w:fldCharType="separate"/>
      </w:r>
      <w:r>
        <w:t>24</w:t>
      </w:r>
      <w:r>
        <w:fldChar w:fldCharType="end"/>
      </w:r>
      <w:r>
        <w:fldChar w:fldCharType="end"/>
      </w:r>
    </w:p>
    <w:p w14:paraId="35675CD3">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"_Toc140011343" </w:instrText>
      </w:r>
      <w:r>
        <w:fldChar w:fldCharType="separate"/>
      </w:r>
      <w:r>
        <w:rPr>
          <w:rStyle w:val="105"/>
          <w:rFonts w:ascii="Arial" w:hAnsi="Arial" w:cs="Arial"/>
          <w:bCs/>
          <w:iCs/>
          <w:lang w:eastAsia="zh-CN"/>
        </w:rPr>
        <w:t>5.8.1.2.</w:t>
      </w:r>
      <w:r>
        <w:rPr>
          <w:rFonts w:eastAsiaTheme="minorEastAsia" w:cstheme="minorBidi"/>
          <w:kern w:val="2"/>
          <w:sz w:val="21"/>
          <w:szCs w:val="22"/>
          <w:lang w:eastAsia="zh-CN"/>
        </w:rPr>
        <w:tab/>
      </w:r>
      <w:r>
        <w:rPr>
          <w:rStyle w:val="105"/>
          <w:rFonts w:ascii="黑体" w:hAnsi="黑体"/>
          <w:bCs/>
          <w:i/>
          <w:lang w:eastAsia="zh-CN"/>
        </w:rPr>
        <w:t>需求要点</w:t>
      </w:r>
      <w:r>
        <w:tab/>
      </w:r>
      <w:r>
        <w:fldChar w:fldCharType="begin"/>
      </w:r>
      <w:r>
        <w:instrText xml:space="preserve"> PAGEREF _Toc140011343 \h </w:instrText>
      </w:r>
      <w:r>
        <w:fldChar w:fldCharType="separate"/>
      </w:r>
      <w:r>
        <w:t>24</w:t>
      </w:r>
      <w:r>
        <w:fldChar w:fldCharType="end"/>
      </w:r>
      <w:r>
        <w:fldChar w:fldCharType="end"/>
      </w:r>
    </w:p>
    <w:p w14:paraId="5960ED8E">
      <w:pPr>
        <w:pStyle w:val="60"/>
        <w:tabs>
          <w:tab w:val="left" w:pos="440"/>
          <w:tab w:val="right" w:leader="dot" w:pos="9737"/>
        </w:tabs>
        <w:rPr>
          <w:rFonts w:eastAsiaTheme="minorEastAsia" w:cstheme="minorBidi"/>
          <w:b w:val="0"/>
          <w:bCs w:val="0"/>
          <w:caps w:val="0"/>
          <w:kern w:val="2"/>
          <w:sz w:val="21"/>
          <w:szCs w:val="22"/>
          <w:lang w:eastAsia="zh-CN"/>
        </w:rPr>
      </w:pPr>
      <w:r>
        <w:fldChar w:fldCharType="begin"/>
      </w:r>
      <w:r>
        <w:instrText xml:space="preserve"> HYPERLINK \l "_Toc140011344" </w:instrText>
      </w:r>
      <w:r>
        <w:fldChar w:fldCharType="separate"/>
      </w:r>
      <w:r>
        <w:rPr>
          <w:rStyle w:val="105"/>
          <w:rFonts w:ascii="Arial Bold" w:hAnsi="Arial Bold" w:cs="Arial"/>
          <w:kern w:val="32"/>
          <w:lang w:eastAsia="zh-CN"/>
        </w:rPr>
        <w:t>6.</w:t>
      </w:r>
      <w:r>
        <w:rPr>
          <w:rFonts w:eastAsiaTheme="minorEastAsia" w:cstheme="minorBidi"/>
          <w:b w:val="0"/>
          <w:bCs w:val="0"/>
          <w:caps w:val="0"/>
          <w:kern w:val="2"/>
          <w:sz w:val="21"/>
          <w:szCs w:val="22"/>
          <w:lang w:eastAsia="zh-CN"/>
        </w:rPr>
        <w:tab/>
      </w:r>
      <w:r>
        <w:rPr>
          <w:rStyle w:val="105"/>
          <w:rFonts w:ascii="黑体" w:hAnsi="黑体" w:cs="Arial"/>
          <w:kern w:val="32"/>
          <w:lang w:eastAsia="zh-CN"/>
        </w:rPr>
        <w:t>会计核算</w:t>
      </w:r>
      <w:r>
        <w:tab/>
      </w:r>
      <w:r>
        <w:fldChar w:fldCharType="begin"/>
      </w:r>
      <w:r>
        <w:instrText xml:space="preserve"> PAGEREF _Toc140011344 \h </w:instrText>
      </w:r>
      <w:r>
        <w:fldChar w:fldCharType="separate"/>
      </w:r>
      <w:r>
        <w:t>25</w:t>
      </w:r>
      <w:r>
        <w:fldChar w:fldCharType="end"/>
      </w:r>
      <w:r>
        <w:fldChar w:fldCharType="end"/>
      </w:r>
    </w:p>
    <w:p w14:paraId="768657CB">
      <w:pPr>
        <w:pStyle w:val="72"/>
        <w:tabs>
          <w:tab w:val="left" w:pos="880"/>
          <w:tab w:val="right" w:leader="dot" w:pos="9737"/>
        </w:tabs>
        <w:rPr>
          <w:rFonts w:eastAsiaTheme="minorEastAsia" w:cstheme="minorBidi"/>
          <w:smallCaps w:val="0"/>
          <w:kern w:val="2"/>
          <w:sz w:val="21"/>
          <w:szCs w:val="22"/>
          <w:lang w:eastAsia="zh-CN"/>
        </w:rPr>
      </w:pPr>
      <w:r>
        <w:fldChar w:fldCharType="begin"/>
      </w:r>
      <w:r>
        <w:instrText xml:space="preserve"> HYPERLINK \l "_Toc140011345" </w:instrText>
      </w:r>
      <w:r>
        <w:fldChar w:fldCharType="separate"/>
      </w:r>
      <w:r>
        <w:rPr>
          <w:rStyle w:val="105"/>
          <w:rFonts w:ascii="Arial" w:hAnsi="Arial" w:cs="Arial"/>
          <w:b/>
          <w:bCs/>
          <w:iCs/>
          <w:lang w:eastAsia="zh-CN"/>
        </w:rPr>
        <w:t>6.1.</w:t>
      </w:r>
      <w:r>
        <w:rPr>
          <w:rFonts w:eastAsiaTheme="minorEastAsia" w:cstheme="minorBidi"/>
          <w:smallCaps w:val="0"/>
          <w:kern w:val="2"/>
          <w:sz w:val="21"/>
          <w:szCs w:val="22"/>
          <w:lang w:eastAsia="zh-CN"/>
        </w:rPr>
        <w:tab/>
      </w:r>
      <w:r>
        <w:rPr>
          <w:rStyle w:val="105"/>
          <w:rFonts w:ascii="Arial" w:hAnsi="Arial" w:cs="Arial"/>
          <w:b/>
          <w:bCs/>
          <w:iCs/>
          <w:lang w:eastAsia="zh-CN"/>
        </w:rPr>
        <w:t>交易与核算分离</w:t>
      </w:r>
      <w:r>
        <w:tab/>
      </w:r>
      <w:r>
        <w:fldChar w:fldCharType="begin"/>
      </w:r>
      <w:r>
        <w:instrText xml:space="preserve"> PAGEREF _Toc140011345 \h </w:instrText>
      </w:r>
      <w:r>
        <w:fldChar w:fldCharType="separate"/>
      </w:r>
      <w:r>
        <w:t>25</w:t>
      </w:r>
      <w:r>
        <w:fldChar w:fldCharType="end"/>
      </w:r>
      <w:r>
        <w:fldChar w:fldCharType="end"/>
      </w:r>
    </w:p>
    <w:p w14:paraId="1AE30694">
      <w:pPr>
        <w:pStyle w:val="72"/>
        <w:tabs>
          <w:tab w:val="left" w:pos="880"/>
          <w:tab w:val="right" w:leader="dot" w:pos="9737"/>
        </w:tabs>
        <w:rPr>
          <w:rFonts w:eastAsiaTheme="minorEastAsia" w:cstheme="minorBidi"/>
          <w:smallCaps w:val="0"/>
          <w:kern w:val="2"/>
          <w:sz w:val="21"/>
          <w:szCs w:val="22"/>
          <w:lang w:eastAsia="zh-CN"/>
        </w:rPr>
      </w:pPr>
      <w:r>
        <w:fldChar w:fldCharType="begin"/>
      </w:r>
      <w:r>
        <w:instrText xml:space="preserve"> HYPERLINK \l "_Toc140011346" </w:instrText>
      </w:r>
      <w:r>
        <w:fldChar w:fldCharType="separate"/>
      </w:r>
      <w:r>
        <w:rPr>
          <w:rStyle w:val="105"/>
          <w:rFonts w:ascii="Arial" w:hAnsi="Arial" w:cs="Arial"/>
          <w:b/>
          <w:bCs/>
          <w:iCs/>
          <w:lang w:eastAsia="zh-CN"/>
        </w:rPr>
        <w:t>6.2.</w:t>
      </w:r>
      <w:r>
        <w:rPr>
          <w:rFonts w:eastAsiaTheme="minorEastAsia" w:cstheme="minorBidi"/>
          <w:smallCaps w:val="0"/>
          <w:kern w:val="2"/>
          <w:sz w:val="21"/>
          <w:szCs w:val="22"/>
          <w:lang w:eastAsia="zh-CN"/>
        </w:rPr>
        <w:tab/>
      </w:r>
      <w:r>
        <w:rPr>
          <w:rStyle w:val="105"/>
          <w:rFonts w:ascii="Arial" w:hAnsi="Arial" w:cs="Arial"/>
          <w:b/>
          <w:bCs/>
          <w:iCs/>
          <w:lang w:eastAsia="zh-CN"/>
        </w:rPr>
        <w:t>会计核算规则配置</w:t>
      </w:r>
      <w:r>
        <w:tab/>
      </w:r>
      <w:r>
        <w:fldChar w:fldCharType="begin"/>
      </w:r>
      <w:r>
        <w:instrText xml:space="preserve"> PAGEREF _Toc140011346 \h </w:instrText>
      </w:r>
      <w:r>
        <w:fldChar w:fldCharType="separate"/>
      </w:r>
      <w:r>
        <w:t>25</w:t>
      </w:r>
      <w:r>
        <w:fldChar w:fldCharType="end"/>
      </w:r>
      <w:r>
        <w:fldChar w:fldCharType="end"/>
      </w:r>
    </w:p>
    <w:p w14:paraId="12800AC0">
      <w:pPr>
        <w:pStyle w:val="72"/>
        <w:tabs>
          <w:tab w:val="left" w:pos="880"/>
          <w:tab w:val="right" w:leader="dot" w:pos="9737"/>
        </w:tabs>
        <w:rPr>
          <w:rFonts w:eastAsiaTheme="minorEastAsia" w:cstheme="minorBidi"/>
          <w:smallCaps w:val="0"/>
          <w:kern w:val="2"/>
          <w:sz w:val="21"/>
          <w:szCs w:val="22"/>
          <w:lang w:eastAsia="zh-CN"/>
        </w:rPr>
      </w:pPr>
      <w:r>
        <w:fldChar w:fldCharType="begin"/>
      </w:r>
      <w:r>
        <w:instrText xml:space="preserve"> HYPERLINK \l "_Toc140011347" </w:instrText>
      </w:r>
      <w:r>
        <w:fldChar w:fldCharType="separate"/>
      </w:r>
      <w:r>
        <w:rPr>
          <w:rStyle w:val="105"/>
          <w:rFonts w:ascii="Arial" w:hAnsi="Arial" w:cs="Arial"/>
          <w:b/>
          <w:bCs/>
          <w:iCs/>
          <w:lang w:eastAsia="zh-CN"/>
        </w:rPr>
        <w:t>6.3.</w:t>
      </w:r>
      <w:r>
        <w:rPr>
          <w:rFonts w:eastAsiaTheme="minorEastAsia" w:cstheme="minorBidi"/>
          <w:smallCaps w:val="0"/>
          <w:kern w:val="2"/>
          <w:sz w:val="21"/>
          <w:szCs w:val="22"/>
          <w:lang w:eastAsia="zh-CN"/>
        </w:rPr>
        <w:tab/>
      </w:r>
      <w:r>
        <w:rPr>
          <w:rStyle w:val="105"/>
          <w:rFonts w:ascii="Arial" w:hAnsi="Arial" w:cs="Arial"/>
          <w:b/>
          <w:bCs/>
          <w:iCs/>
          <w:lang w:eastAsia="zh-CN"/>
        </w:rPr>
        <w:t>核算机构</w:t>
      </w:r>
      <w:r>
        <w:tab/>
      </w:r>
      <w:r>
        <w:fldChar w:fldCharType="begin"/>
      </w:r>
      <w:r>
        <w:instrText xml:space="preserve"> PAGEREF _Toc140011347 \h </w:instrText>
      </w:r>
      <w:r>
        <w:fldChar w:fldCharType="separate"/>
      </w:r>
      <w:r>
        <w:t>25</w:t>
      </w:r>
      <w:r>
        <w:fldChar w:fldCharType="end"/>
      </w:r>
      <w:r>
        <w:fldChar w:fldCharType="end"/>
      </w:r>
    </w:p>
    <w:p w14:paraId="552916F4">
      <w:pPr>
        <w:pStyle w:val="72"/>
        <w:tabs>
          <w:tab w:val="left" w:pos="880"/>
          <w:tab w:val="right" w:leader="dot" w:pos="9737"/>
        </w:tabs>
        <w:rPr>
          <w:rFonts w:eastAsiaTheme="minorEastAsia" w:cstheme="minorBidi"/>
          <w:smallCaps w:val="0"/>
          <w:kern w:val="2"/>
          <w:sz w:val="21"/>
          <w:szCs w:val="22"/>
          <w:lang w:eastAsia="zh-CN"/>
        </w:rPr>
      </w:pPr>
      <w:r>
        <w:fldChar w:fldCharType="begin"/>
      </w:r>
      <w:r>
        <w:instrText xml:space="preserve"> HYPERLINK \l "_Toc140011348" </w:instrText>
      </w:r>
      <w:r>
        <w:fldChar w:fldCharType="separate"/>
      </w:r>
      <w:r>
        <w:rPr>
          <w:rStyle w:val="105"/>
          <w:rFonts w:ascii="Arial" w:hAnsi="Arial" w:cs="Arial"/>
          <w:b/>
          <w:bCs/>
          <w:iCs/>
          <w:lang w:eastAsia="zh-CN"/>
        </w:rPr>
        <w:t>6.4.</w:t>
      </w:r>
      <w:r>
        <w:rPr>
          <w:rFonts w:eastAsiaTheme="minorEastAsia" w:cstheme="minorBidi"/>
          <w:smallCaps w:val="0"/>
          <w:kern w:val="2"/>
          <w:sz w:val="21"/>
          <w:szCs w:val="22"/>
          <w:lang w:eastAsia="zh-CN"/>
        </w:rPr>
        <w:tab/>
      </w:r>
      <w:r>
        <w:rPr>
          <w:rStyle w:val="105"/>
          <w:rFonts w:ascii="Arial" w:hAnsi="Arial" w:cs="Arial"/>
          <w:b/>
          <w:bCs/>
          <w:iCs/>
          <w:lang w:eastAsia="zh-CN"/>
        </w:rPr>
        <w:t>交易事件会计分录查询</w:t>
      </w:r>
      <w:r>
        <w:tab/>
      </w:r>
      <w:r>
        <w:fldChar w:fldCharType="begin"/>
      </w:r>
      <w:r>
        <w:instrText xml:space="preserve"> PAGEREF _Toc140011348 \h </w:instrText>
      </w:r>
      <w:r>
        <w:fldChar w:fldCharType="separate"/>
      </w:r>
      <w:r>
        <w:t>25</w:t>
      </w:r>
      <w:r>
        <w:fldChar w:fldCharType="end"/>
      </w:r>
      <w:r>
        <w:fldChar w:fldCharType="end"/>
      </w:r>
    </w:p>
    <w:p w14:paraId="2462791E">
      <w:pPr>
        <w:pStyle w:val="72"/>
        <w:tabs>
          <w:tab w:val="left" w:pos="880"/>
          <w:tab w:val="right" w:leader="dot" w:pos="9737"/>
        </w:tabs>
        <w:rPr>
          <w:rFonts w:eastAsiaTheme="minorEastAsia" w:cstheme="minorBidi"/>
          <w:smallCaps w:val="0"/>
          <w:kern w:val="2"/>
          <w:sz w:val="21"/>
          <w:szCs w:val="22"/>
          <w:lang w:eastAsia="zh-CN"/>
        </w:rPr>
      </w:pPr>
      <w:r>
        <w:fldChar w:fldCharType="begin"/>
      </w:r>
      <w:r>
        <w:instrText xml:space="preserve"> HYPERLINK \l "_Toc140011349" </w:instrText>
      </w:r>
      <w:r>
        <w:fldChar w:fldCharType="separate"/>
      </w:r>
      <w:r>
        <w:rPr>
          <w:rStyle w:val="105"/>
          <w:rFonts w:ascii="Arial" w:hAnsi="Arial" w:cs="Arial"/>
          <w:b/>
          <w:bCs/>
          <w:iCs/>
          <w:lang w:eastAsia="zh-CN"/>
        </w:rPr>
        <w:t>6.5.</w:t>
      </w:r>
      <w:r>
        <w:rPr>
          <w:rFonts w:eastAsiaTheme="minorEastAsia" w:cstheme="minorBidi"/>
          <w:smallCaps w:val="0"/>
          <w:kern w:val="2"/>
          <w:sz w:val="21"/>
          <w:szCs w:val="22"/>
          <w:lang w:eastAsia="zh-CN"/>
        </w:rPr>
        <w:tab/>
      </w:r>
      <w:r>
        <w:rPr>
          <w:rStyle w:val="105"/>
          <w:rFonts w:ascii="Arial" w:hAnsi="Arial" w:cs="Arial"/>
          <w:b/>
          <w:bCs/>
          <w:iCs/>
          <w:lang w:eastAsia="zh-CN"/>
        </w:rPr>
        <w:t>对账管理</w:t>
      </w:r>
      <w:r>
        <w:tab/>
      </w:r>
      <w:r>
        <w:fldChar w:fldCharType="begin"/>
      </w:r>
      <w:r>
        <w:instrText xml:space="preserve"> PAGEREF _Toc140011349 \h </w:instrText>
      </w:r>
      <w:r>
        <w:fldChar w:fldCharType="separate"/>
      </w:r>
      <w:r>
        <w:t>25</w:t>
      </w:r>
      <w:r>
        <w:fldChar w:fldCharType="end"/>
      </w:r>
      <w:r>
        <w:fldChar w:fldCharType="end"/>
      </w:r>
    </w:p>
    <w:p w14:paraId="70CD2BA4">
      <w:pPr>
        <w:pStyle w:val="60"/>
        <w:tabs>
          <w:tab w:val="left" w:pos="440"/>
          <w:tab w:val="right" w:leader="dot" w:pos="9737"/>
        </w:tabs>
        <w:rPr>
          <w:rFonts w:eastAsiaTheme="minorEastAsia" w:cstheme="minorBidi"/>
          <w:b w:val="0"/>
          <w:bCs w:val="0"/>
          <w:caps w:val="0"/>
          <w:kern w:val="2"/>
          <w:sz w:val="21"/>
          <w:szCs w:val="22"/>
          <w:lang w:eastAsia="zh-CN"/>
        </w:rPr>
      </w:pPr>
      <w:r>
        <w:fldChar w:fldCharType="begin"/>
      </w:r>
      <w:r>
        <w:instrText xml:space="preserve"> HYPERLINK \l "_Toc140011350" </w:instrText>
      </w:r>
      <w:r>
        <w:fldChar w:fldCharType="separate"/>
      </w:r>
      <w:r>
        <w:rPr>
          <w:rStyle w:val="105"/>
          <w:rFonts w:ascii="Arial Bold" w:hAnsi="Arial Bold" w:cs="Arial"/>
          <w:kern w:val="32"/>
          <w:lang w:eastAsia="zh-CN"/>
        </w:rPr>
        <w:t>7.</w:t>
      </w:r>
      <w:r>
        <w:rPr>
          <w:rFonts w:eastAsiaTheme="minorEastAsia" w:cstheme="minorBidi"/>
          <w:b w:val="0"/>
          <w:bCs w:val="0"/>
          <w:caps w:val="0"/>
          <w:kern w:val="2"/>
          <w:sz w:val="21"/>
          <w:szCs w:val="22"/>
          <w:lang w:eastAsia="zh-CN"/>
        </w:rPr>
        <w:tab/>
      </w:r>
      <w:r>
        <w:rPr>
          <w:rStyle w:val="105"/>
          <w:rFonts w:ascii="黑体" w:hAnsi="黑体" w:cs="Arial"/>
          <w:kern w:val="32"/>
          <w:lang w:eastAsia="zh-CN"/>
        </w:rPr>
        <w:t>查询交易</w:t>
      </w:r>
      <w:r>
        <w:tab/>
      </w:r>
      <w:r>
        <w:fldChar w:fldCharType="begin"/>
      </w:r>
      <w:r>
        <w:instrText xml:space="preserve"> PAGEREF _Toc140011350 \h </w:instrText>
      </w:r>
      <w:r>
        <w:fldChar w:fldCharType="separate"/>
      </w:r>
      <w:r>
        <w:t>26</w:t>
      </w:r>
      <w:r>
        <w:fldChar w:fldCharType="end"/>
      </w:r>
      <w:r>
        <w:fldChar w:fldCharType="end"/>
      </w:r>
    </w:p>
    <w:p w14:paraId="0A10382E">
      <w:pPr>
        <w:pStyle w:val="72"/>
        <w:tabs>
          <w:tab w:val="left" w:pos="880"/>
          <w:tab w:val="right" w:leader="dot" w:pos="9737"/>
        </w:tabs>
        <w:rPr>
          <w:rFonts w:eastAsiaTheme="minorEastAsia" w:cstheme="minorBidi"/>
          <w:smallCaps w:val="0"/>
          <w:kern w:val="2"/>
          <w:sz w:val="21"/>
          <w:szCs w:val="22"/>
          <w:lang w:eastAsia="zh-CN"/>
        </w:rPr>
      </w:pPr>
      <w:r>
        <w:fldChar w:fldCharType="begin"/>
      </w:r>
      <w:r>
        <w:instrText xml:space="preserve"> HYPERLINK \l "_Toc140011351" </w:instrText>
      </w:r>
      <w:r>
        <w:fldChar w:fldCharType="separate"/>
      </w:r>
      <w:r>
        <w:rPr>
          <w:rStyle w:val="105"/>
          <w:rFonts w:ascii="Arial" w:hAnsi="Arial" w:cs="Arial"/>
          <w:b/>
          <w:bCs/>
          <w:iCs/>
          <w:lang w:eastAsia="zh-CN"/>
        </w:rPr>
        <w:t>7.1.</w:t>
      </w:r>
      <w:r>
        <w:rPr>
          <w:rFonts w:eastAsiaTheme="minorEastAsia" w:cstheme="minorBidi"/>
          <w:smallCaps w:val="0"/>
          <w:kern w:val="2"/>
          <w:sz w:val="21"/>
          <w:szCs w:val="22"/>
          <w:lang w:eastAsia="zh-CN"/>
        </w:rPr>
        <w:tab/>
      </w:r>
      <w:r>
        <w:rPr>
          <w:rStyle w:val="105"/>
          <w:rFonts w:ascii="Arial" w:hAnsi="Arial" w:cs="Arial"/>
          <w:b/>
          <w:bCs/>
          <w:iCs/>
          <w:lang w:eastAsia="zh-CN"/>
        </w:rPr>
        <w:t>贷款查询</w:t>
      </w:r>
      <w:r>
        <w:tab/>
      </w:r>
      <w:r>
        <w:fldChar w:fldCharType="begin"/>
      </w:r>
      <w:r>
        <w:instrText xml:space="preserve"> PAGEREF _Toc140011351 \h </w:instrText>
      </w:r>
      <w:r>
        <w:fldChar w:fldCharType="separate"/>
      </w:r>
      <w:r>
        <w:t>26</w:t>
      </w:r>
      <w:r>
        <w:fldChar w:fldCharType="end"/>
      </w:r>
      <w:r>
        <w:fldChar w:fldCharType="end"/>
      </w:r>
    </w:p>
    <w:p w14:paraId="2B47EB18">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"_Toc140011352" </w:instrText>
      </w:r>
      <w:r>
        <w:fldChar w:fldCharType="separate"/>
      </w:r>
      <w:r>
        <w:rPr>
          <w:rStyle w:val="105"/>
          <w:rFonts w:ascii="Arial" w:hAnsi="Arial" w:cs="Arial"/>
          <w:bCs/>
          <w:iCs/>
          <w:lang w:eastAsia="zh-CN"/>
        </w:rPr>
        <w:t>7.1.1.1.</w:t>
      </w:r>
      <w:r>
        <w:rPr>
          <w:rFonts w:eastAsiaTheme="minorEastAsia" w:cstheme="minorBidi"/>
          <w:kern w:val="2"/>
          <w:sz w:val="21"/>
          <w:szCs w:val="22"/>
          <w:lang w:eastAsia="zh-CN"/>
        </w:rPr>
        <w:tab/>
      </w:r>
      <w:r>
        <w:rPr>
          <w:rStyle w:val="105"/>
          <w:rFonts w:ascii="黑体" w:hAnsi="黑体"/>
          <w:bCs/>
          <w:i/>
          <w:lang w:eastAsia="zh-CN"/>
        </w:rPr>
        <w:t>功能描述</w:t>
      </w:r>
      <w:r>
        <w:tab/>
      </w:r>
      <w:r>
        <w:fldChar w:fldCharType="begin"/>
      </w:r>
      <w:r>
        <w:instrText xml:space="preserve"> PAGEREF _Toc140011352 \h </w:instrText>
      </w:r>
      <w:r>
        <w:fldChar w:fldCharType="separate"/>
      </w:r>
      <w:r>
        <w:t>26</w:t>
      </w:r>
      <w:r>
        <w:fldChar w:fldCharType="end"/>
      </w:r>
      <w:r>
        <w:fldChar w:fldCharType="end"/>
      </w:r>
    </w:p>
    <w:p w14:paraId="0112BBE8">
      <w:pPr>
        <w:pStyle w:val="61"/>
        <w:tabs>
          <w:tab w:val="left" w:pos="1540"/>
          <w:tab w:val="right" w:leader="dot" w:pos="9737"/>
        </w:tabs>
        <w:rPr>
          <w:rFonts w:eastAsiaTheme="minorEastAsia" w:cstheme="minorBidi"/>
          <w:kern w:val="2"/>
          <w:sz w:val="21"/>
          <w:szCs w:val="22"/>
          <w:lang w:eastAsia="zh-CN"/>
        </w:rPr>
      </w:pPr>
      <w:r>
        <w:fldChar w:fldCharType="begin"/>
      </w:r>
      <w:r>
        <w:instrText xml:space="preserve"> HYPERLINK \l "_Toc140011353" </w:instrText>
      </w:r>
      <w:r>
        <w:fldChar w:fldCharType="separate"/>
      </w:r>
      <w:r>
        <w:rPr>
          <w:rStyle w:val="105"/>
          <w:rFonts w:ascii="Arial" w:hAnsi="Arial" w:cs="Arial"/>
          <w:bCs/>
          <w:iCs/>
          <w:lang w:eastAsia="zh-CN"/>
        </w:rPr>
        <w:t>7.1.1.2.</w:t>
      </w:r>
      <w:r>
        <w:rPr>
          <w:rFonts w:eastAsiaTheme="minorEastAsia" w:cstheme="minorBidi"/>
          <w:kern w:val="2"/>
          <w:sz w:val="21"/>
          <w:szCs w:val="22"/>
          <w:lang w:eastAsia="zh-CN"/>
        </w:rPr>
        <w:tab/>
      </w:r>
      <w:r>
        <w:rPr>
          <w:rStyle w:val="105"/>
          <w:rFonts w:ascii="黑体" w:hAnsi="黑体"/>
          <w:bCs/>
          <w:i/>
          <w:lang w:eastAsia="zh-CN"/>
        </w:rPr>
        <w:t>需求要点</w:t>
      </w:r>
      <w:r>
        <w:tab/>
      </w:r>
      <w:r>
        <w:fldChar w:fldCharType="begin"/>
      </w:r>
      <w:r>
        <w:instrText xml:space="preserve"> PAGEREF _Toc140011353 \h </w:instrText>
      </w:r>
      <w:r>
        <w:fldChar w:fldCharType="separate"/>
      </w:r>
      <w:r>
        <w:t>26</w:t>
      </w:r>
      <w:r>
        <w:fldChar w:fldCharType="end"/>
      </w:r>
      <w:r>
        <w:fldChar w:fldCharType="end"/>
      </w:r>
    </w:p>
    <w:p w14:paraId="46BF71FF">
      <w:pPr>
        <w:pStyle w:val="60"/>
        <w:tabs>
          <w:tab w:val="left" w:pos="440"/>
          <w:tab w:val="right" w:leader="dot" w:pos="9737"/>
        </w:tabs>
        <w:rPr>
          <w:rFonts w:eastAsiaTheme="minorEastAsia" w:cstheme="minorBidi"/>
          <w:b w:val="0"/>
          <w:bCs w:val="0"/>
          <w:caps w:val="0"/>
          <w:kern w:val="2"/>
          <w:sz w:val="21"/>
          <w:szCs w:val="22"/>
          <w:lang w:eastAsia="zh-CN"/>
        </w:rPr>
      </w:pPr>
      <w:r>
        <w:fldChar w:fldCharType="begin"/>
      </w:r>
      <w:r>
        <w:instrText xml:space="preserve"> HYPERLINK \l "_Toc140011354" </w:instrText>
      </w:r>
      <w:r>
        <w:fldChar w:fldCharType="separate"/>
      </w:r>
      <w:r>
        <w:rPr>
          <w:rStyle w:val="105"/>
          <w:rFonts w:ascii="Arial Bold" w:hAnsi="Arial Bold" w:cs="Arial"/>
          <w:kern w:val="32"/>
          <w:lang w:eastAsia="zh-CN"/>
        </w:rPr>
        <w:t>8.</w:t>
      </w:r>
      <w:r>
        <w:rPr>
          <w:rFonts w:eastAsiaTheme="minorEastAsia" w:cstheme="minorBidi"/>
          <w:b w:val="0"/>
          <w:bCs w:val="0"/>
          <w:caps w:val="0"/>
          <w:kern w:val="2"/>
          <w:sz w:val="21"/>
          <w:szCs w:val="22"/>
          <w:lang w:eastAsia="zh-CN"/>
        </w:rPr>
        <w:tab/>
      </w:r>
      <w:r>
        <w:rPr>
          <w:rStyle w:val="105"/>
          <w:rFonts w:ascii="黑体" w:hAnsi="黑体" w:cs="Arial"/>
          <w:kern w:val="32"/>
          <w:lang w:eastAsia="zh-CN"/>
        </w:rPr>
        <w:t>数据迁移</w:t>
      </w:r>
      <w:r>
        <w:tab/>
      </w:r>
      <w:r>
        <w:fldChar w:fldCharType="begin"/>
      </w:r>
      <w:r>
        <w:instrText xml:space="preserve"> PAGEREF _Toc140011354 \h </w:instrText>
      </w:r>
      <w:r>
        <w:fldChar w:fldCharType="separate"/>
      </w:r>
      <w:r>
        <w:t>27</w:t>
      </w:r>
      <w:r>
        <w:fldChar w:fldCharType="end"/>
      </w:r>
      <w:r>
        <w:fldChar w:fldCharType="end"/>
      </w:r>
    </w:p>
    <w:p w14:paraId="39851EC0">
      <w:pPr>
        <w:pStyle w:val="72"/>
        <w:tabs>
          <w:tab w:val="left" w:pos="880"/>
          <w:tab w:val="right" w:leader="dot" w:pos="9737"/>
        </w:tabs>
        <w:rPr>
          <w:rFonts w:eastAsiaTheme="minorEastAsia" w:cstheme="minorBidi"/>
          <w:smallCaps w:val="0"/>
          <w:kern w:val="2"/>
          <w:sz w:val="21"/>
          <w:szCs w:val="22"/>
          <w:lang w:eastAsia="zh-CN"/>
        </w:rPr>
      </w:pPr>
      <w:r>
        <w:fldChar w:fldCharType="begin"/>
      </w:r>
      <w:r>
        <w:instrText xml:space="preserve"> HYPERLINK \l "_Toc140011355" </w:instrText>
      </w:r>
      <w:r>
        <w:fldChar w:fldCharType="separate"/>
      </w:r>
      <w:r>
        <w:rPr>
          <w:rStyle w:val="105"/>
          <w:rFonts w:ascii="Arial" w:hAnsi="Arial" w:cs="Arial"/>
          <w:b/>
          <w:bCs/>
          <w:iCs/>
          <w:lang w:eastAsia="zh-CN"/>
        </w:rPr>
        <w:t>8.1.</w:t>
      </w:r>
      <w:r>
        <w:rPr>
          <w:rFonts w:eastAsiaTheme="minorEastAsia" w:cstheme="minorBidi"/>
          <w:smallCaps w:val="0"/>
          <w:kern w:val="2"/>
          <w:sz w:val="21"/>
          <w:szCs w:val="22"/>
          <w:lang w:eastAsia="zh-CN"/>
        </w:rPr>
        <w:tab/>
      </w:r>
      <w:r>
        <w:rPr>
          <w:rStyle w:val="105"/>
          <w:rFonts w:ascii="Arial" w:hAnsi="Arial" w:cs="Arial"/>
          <w:b/>
          <w:bCs/>
          <w:iCs/>
          <w:lang w:eastAsia="zh-CN"/>
        </w:rPr>
        <w:t>迁移范围</w:t>
      </w:r>
      <w:r>
        <w:tab/>
      </w:r>
      <w:r>
        <w:fldChar w:fldCharType="begin"/>
      </w:r>
      <w:r>
        <w:instrText xml:space="preserve"> PAGEREF _Toc140011355 \h </w:instrText>
      </w:r>
      <w:r>
        <w:fldChar w:fldCharType="separate"/>
      </w:r>
      <w:r>
        <w:t>27</w:t>
      </w:r>
      <w:r>
        <w:fldChar w:fldCharType="end"/>
      </w:r>
      <w:r>
        <w:fldChar w:fldCharType="end"/>
      </w:r>
    </w:p>
    <w:p w14:paraId="42F98C42">
      <w:pPr>
        <w:pStyle w:val="72"/>
        <w:tabs>
          <w:tab w:val="left" w:pos="880"/>
          <w:tab w:val="right" w:leader="dot" w:pos="9737"/>
        </w:tabs>
        <w:rPr>
          <w:rFonts w:eastAsiaTheme="minorEastAsia" w:cstheme="minorBidi"/>
          <w:smallCaps w:val="0"/>
          <w:kern w:val="2"/>
          <w:sz w:val="21"/>
          <w:szCs w:val="22"/>
          <w:lang w:eastAsia="zh-CN"/>
        </w:rPr>
      </w:pPr>
      <w:r>
        <w:fldChar w:fldCharType="begin"/>
      </w:r>
      <w:r>
        <w:instrText xml:space="preserve"> HYPERLINK \l "_Toc140011356" </w:instrText>
      </w:r>
      <w:r>
        <w:fldChar w:fldCharType="separate"/>
      </w:r>
      <w:r>
        <w:rPr>
          <w:rStyle w:val="105"/>
          <w:rFonts w:ascii="Arial" w:hAnsi="Arial" w:cs="Arial"/>
          <w:b/>
          <w:bCs/>
          <w:iCs/>
          <w:lang w:eastAsia="zh-CN"/>
        </w:rPr>
        <w:t>8.2.</w:t>
      </w:r>
      <w:r>
        <w:rPr>
          <w:rFonts w:eastAsiaTheme="minorEastAsia" w:cstheme="minorBidi"/>
          <w:smallCaps w:val="0"/>
          <w:kern w:val="2"/>
          <w:sz w:val="21"/>
          <w:szCs w:val="22"/>
          <w:lang w:eastAsia="zh-CN"/>
        </w:rPr>
        <w:tab/>
      </w:r>
      <w:r>
        <w:rPr>
          <w:rStyle w:val="105"/>
          <w:rFonts w:ascii="Arial" w:hAnsi="Arial" w:cs="Arial"/>
          <w:b/>
          <w:bCs/>
          <w:iCs/>
          <w:lang w:eastAsia="zh-CN"/>
        </w:rPr>
        <w:t>数据迁移工作职责划分</w:t>
      </w:r>
      <w:r>
        <w:tab/>
      </w:r>
      <w:r>
        <w:fldChar w:fldCharType="begin"/>
      </w:r>
      <w:r>
        <w:instrText xml:space="preserve"> PAGEREF _Toc140011356 \h </w:instrText>
      </w:r>
      <w:r>
        <w:fldChar w:fldCharType="separate"/>
      </w:r>
      <w:r>
        <w:t>27</w:t>
      </w:r>
      <w:r>
        <w:fldChar w:fldCharType="end"/>
      </w:r>
      <w:r>
        <w:fldChar w:fldCharType="end"/>
      </w:r>
    </w:p>
    <w:p w14:paraId="4947A794">
      <w:pPr>
        <w:tabs>
          <w:tab w:val="left" w:pos="360"/>
        </w:tabs>
        <w:spacing w:after="260"/>
        <w:rPr>
          <w:rFonts w:ascii="Arial" w:hAnsi="Arial" w:cs="Arial"/>
          <w:b/>
          <w:bCs/>
          <w:caps/>
          <w:sz w:val="20"/>
          <w:lang w:eastAsia="zh-CN"/>
        </w:rPr>
      </w:pPr>
      <w:r>
        <w:rPr>
          <w:rFonts w:asciiTheme="minorHAnsi" w:hAnsiTheme="minorHAnsi" w:cstheme="minorHAnsi"/>
          <w:b/>
          <w:bCs/>
          <w:caps/>
          <w:sz w:val="20"/>
          <w:szCs w:val="20"/>
          <w:lang w:eastAsia="zh-CN"/>
        </w:rPr>
        <w:fldChar w:fldCharType="end"/>
      </w:r>
    </w:p>
    <w:p w14:paraId="5CF4B2AE">
      <w:pPr>
        <w:tabs>
          <w:tab w:val="left" w:pos="360"/>
        </w:tabs>
        <w:spacing w:after="260"/>
        <w:rPr>
          <w:rFonts w:ascii="Arial" w:hAnsi="Arial" w:cs="Arial"/>
          <w:b/>
          <w:bCs/>
          <w:caps/>
          <w:sz w:val="20"/>
          <w:lang w:eastAsia="zh-CN"/>
        </w:rPr>
      </w:pPr>
    </w:p>
    <w:p w14:paraId="327795DA">
      <w:pPr>
        <w:tabs>
          <w:tab w:val="left" w:pos="360"/>
        </w:tabs>
        <w:spacing w:after="260"/>
        <w:rPr>
          <w:rFonts w:ascii="Arial" w:hAnsi="Arial"/>
          <w:lang w:eastAsia="zh-CN"/>
        </w:rPr>
      </w:pPr>
    </w:p>
    <w:p w14:paraId="32E27101">
      <w:pPr>
        <w:pStyle w:val="181"/>
        <w:rPr>
          <w:rFonts w:ascii="Arial"/>
          <w:lang w:eastAsia="zh-CN"/>
        </w:rPr>
        <w:sectPr>
          <w:footerReference r:id="rId3" w:type="default"/>
          <w:pgSz w:w="11907" w:h="16840"/>
          <w:pgMar w:top="1440" w:right="1080" w:bottom="1440" w:left="1080" w:header="425" w:footer="709" w:gutter="0"/>
          <w:pgNumType w:start="1"/>
          <w:cols w:space="1174" w:num="1"/>
          <w:docGrid w:linePitch="360" w:charSpace="0"/>
        </w:sectPr>
      </w:pPr>
      <w:bookmarkStart w:id="1" w:name="_Toc245488314"/>
    </w:p>
    <w:bookmarkEnd w:id="0"/>
    <w:bookmarkEnd w:id="1"/>
    <w:p w14:paraId="1BEC56AA">
      <w:pPr>
        <w:keepNext/>
        <w:pageBreakBefore/>
        <w:numPr>
          <w:ilvl w:val="0"/>
          <w:numId w:val="28"/>
        </w:numPr>
        <w:tabs>
          <w:tab w:val="left" w:pos="3410"/>
        </w:tabs>
        <w:spacing w:before="260" w:line="276" w:lineRule="auto"/>
        <w:ind w:left="726" w:hanging="726"/>
        <w:outlineLvl w:val="0"/>
        <w:rPr>
          <w:rFonts w:ascii="黑体" w:hAnsi="黑体" w:cs="Arial"/>
          <w:bCs/>
          <w:kern w:val="32"/>
          <w:sz w:val="48"/>
          <w:szCs w:val="22"/>
          <w:lang w:eastAsia="zh-CN"/>
        </w:rPr>
      </w:pPr>
      <w:bookmarkStart w:id="2" w:name="_Toc419966194"/>
      <w:bookmarkStart w:id="3" w:name="_Toc140011253"/>
      <w:r>
        <w:rPr>
          <w:rFonts w:hint="eastAsia" w:ascii="黑体" w:hAnsi="黑体" w:cs="Arial"/>
          <w:bCs/>
          <w:kern w:val="32"/>
          <w:sz w:val="48"/>
          <w:szCs w:val="22"/>
          <w:lang w:eastAsia="zh-CN"/>
        </w:rPr>
        <w:t>引言</w:t>
      </w:r>
      <w:bookmarkEnd w:id="2"/>
      <w:bookmarkEnd w:id="3"/>
    </w:p>
    <w:p w14:paraId="54C589F4">
      <w:pPr>
        <w:keepNext/>
        <w:numPr>
          <w:ilvl w:val="1"/>
          <w:numId w:val="28"/>
        </w:numPr>
        <w:tabs>
          <w:tab w:val="left" w:pos="905"/>
          <w:tab w:val="left" w:pos="1086"/>
        </w:tabs>
        <w:spacing w:after="260" w:line="276" w:lineRule="auto"/>
        <w:ind w:left="905" w:right="-240" w:hanging="905"/>
        <w:outlineLvl w:val="1"/>
        <w:rPr>
          <w:rFonts w:ascii="Arial" w:hAnsi="Arial" w:cs="Arial"/>
          <w:b/>
          <w:bCs/>
          <w:iCs/>
          <w:color w:val="333333"/>
          <w:sz w:val="32"/>
          <w:szCs w:val="32"/>
          <w:lang w:eastAsia="zh-CN"/>
        </w:rPr>
      </w:pPr>
      <w:bookmarkStart w:id="4" w:name="_Toc15242"/>
      <w:bookmarkStart w:id="5" w:name="_Toc419928116"/>
      <w:bookmarkStart w:id="6" w:name="_Toc140011254"/>
      <w:r>
        <w:rPr>
          <w:rFonts w:hint="eastAsia" w:ascii="Arial" w:hAnsi="Arial" w:cs="Arial"/>
          <w:b/>
          <w:bCs/>
          <w:iCs/>
          <w:color w:val="333333"/>
          <w:sz w:val="32"/>
          <w:szCs w:val="32"/>
          <w:lang w:eastAsia="zh-CN"/>
        </w:rPr>
        <w:t>编写目的</w:t>
      </w:r>
      <w:bookmarkEnd w:id="4"/>
      <w:bookmarkEnd w:id="5"/>
      <w:bookmarkEnd w:id="6"/>
    </w:p>
    <w:p w14:paraId="394A3972">
      <w:p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本高阶需求书</w:t>
      </w:r>
      <w:r>
        <w:rPr>
          <w:rFonts w:ascii="Arial" w:hAnsi="Arial" w:cs="Arial"/>
          <w:sz w:val="24"/>
          <w:szCs w:val="28"/>
          <w:lang w:eastAsia="zh-CN"/>
        </w:rPr>
        <w:t>的</w:t>
      </w:r>
      <w:r>
        <w:rPr>
          <w:rFonts w:hint="eastAsia" w:ascii="Arial" w:hAnsi="Arial" w:cs="Arial"/>
          <w:sz w:val="24"/>
          <w:szCs w:val="28"/>
          <w:lang w:eastAsia="zh-CN"/>
        </w:rPr>
        <w:t>目的是通过制定xx银行信贷核算系统目标需求框架和高阶需求，为最终信贷核算系统招标需求及项目实施阶段差异化详细需求撰写提供依据和要求</w:t>
      </w:r>
      <w:r>
        <w:rPr>
          <w:rFonts w:ascii="Arial" w:hAnsi="Arial" w:cs="Arial"/>
          <w:sz w:val="24"/>
          <w:szCs w:val="28"/>
          <w:lang w:eastAsia="zh-CN"/>
        </w:rPr>
        <w:t>。</w:t>
      </w:r>
    </w:p>
    <w:p w14:paraId="6F8AA227">
      <w:pPr>
        <w:keepNext/>
        <w:numPr>
          <w:ilvl w:val="1"/>
          <w:numId w:val="28"/>
        </w:numPr>
        <w:tabs>
          <w:tab w:val="left" w:pos="905"/>
          <w:tab w:val="left" w:pos="1086"/>
        </w:tabs>
        <w:spacing w:after="260" w:line="276" w:lineRule="auto"/>
        <w:ind w:left="905" w:right="-240" w:hanging="905"/>
        <w:outlineLvl w:val="1"/>
        <w:rPr>
          <w:rFonts w:ascii="Arial" w:hAnsi="Arial" w:cs="Arial"/>
          <w:b/>
          <w:bCs/>
          <w:iCs/>
          <w:color w:val="333333"/>
          <w:sz w:val="32"/>
          <w:szCs w:val="32"/>
          <w:lang w:eastAsia="zh-CN"/>
        </w:rPr>
      </w:pPr>
      <w:bookmarkStart w:id="7" w:name="_Toc140011255"/>
      <w:bookmarkStart w:id="8" w:name="_Toc419928117"/>
      <w:bookmarkStart w:id="9" w:name="_Toc14355"/>
      <w:bookmarkStart w:id="10" w:name="_Toc296068753"/>
      <w:r>
        <w:rPr>
          <w:rFonts w:hint="eastAsia" w:ascii="Arial" w:hAnsi="Arial" w:cs="Arial"/>
          <w:b/>
          <w:bCs/>
          <w:iCs/>
          <w:color w:val="333333"/>
          <w:sz w:val="32"/>
          <w:szCs w:val="32"/>
          <w:lang w:eastAsia="zh-CN"/>
        </w:rPr>
        <w:t>需求来源</w:t>
      </w:r>
      <w:bookmarkEnd w:id="7"/>
      <w:bookmarkEnd w:id="8"/>
      <w:bookmarkEnd w:id="9"/>
      <w:bookmarkEnd w:id="10"/>
    </w:p>
    <w:p w14:paraId="06BEEC20">
      <w:p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本次新一代信贷重建，同步构建信贷核算系统，在满足行内发展规划的前提下，为新一代信贷系统提供相应的功能支持。同时，结合现有业务处理要求、同业领先的业务处理模式、及未来前瞻性可能的各种业务处理方式各自所对应的功能需求，并与x</w:t>
      </w:r>
      <w:r>
        <w:rPr>
          <w:rFonts w:ascii="Arial" w:hAnsi="Arial" w:cs="Arial"/>
          <w:sz w:val="24"/>
          <w:szCs w:val="28"/>
          <w:lang w:eastAsia="zh-CN"/>
        </w:rPr>
        <w:t>x</w:t>
      </w:r>
      <w:r>
        <w:rPr>
          <w:rFonts w:hint="eastAsia" w:ascii="Arial" w:hAnsi="Arial" w:cs="Arial"/>
          <w:sz w:val="24"/>
          <w:szCs w:val="28"/>
          <w:lang w:eastAsia="zh-CN"/>
        </w:rPr>
        <w:t>银行的员工进行的业务需求调研和探讨。总体来看，信贷核算系统须在适用性、安全性、高效性、先进性、前瞻性、扩展性等方面有优秀的架构设计及产品实现。</w:t>
      </w:r>
    </w:p>
    <w:p w14:paraId="48643F80">
      <w:pPr>
        <w:keepNext/>
        <w:pageBreakBefore/>
        <w:numPr>
          <w:ilvl w:val="0"/>
          <w:numId w:val="28"/>
        </w:numPr>
        <w:tabs>
          <w:tab w:val="left" w:pos="3410"/>
        </w:tabs>
        <w:spacing w:before="260" w:line="276" w:lineRule="auto"/>
        <w:ind w:left="726" w:hanging="726"/>
        <w:outlineLvl w:val="0"/>
        <w:rPr>
          <w:rFonts w:ascii="黑体" w:hAnsi="黑体" w:cs="Arial"/>
          <w:bCs/>
          <w:kern w:val="32"/>
          <w:sz w:val="48"/>
          <w:szCs w:val="22"/>
          <w:lang w:eastAsia="zh-CN"/>
        </w:rPr>
      </w:pPr>
      <w:bookmarkStart w:id="11" w:name="_Toc140011256"/>
      <w:r>
        <w:rPr>
          <w:rFonts w:hint="eastAsia" w:ascii="黑体" w:hAnsi="黑体" w:cs="Arial"/>
          <w:bCs/>
          <w:kern w:val="32"/>
          <w:sz w:val="48"/>
          <w:szCs w:val="22"/>
          <w:lang w:eastAsia="zh-CN"/>
        </w:rPr>
        <w:t>需求概述</w:t>
      </w:r>
      <w:bookmarkEnd w:id="11"/>
    </w:p>
    <w:p w14:paraId="48E4E857">
      <w:pPr>
        <w:keepNext/>
        <w:numPr>
          <w:ilvl w:val="1"/>
          <w:numId w:val="28"/>
        </w:numPr>
        <w:tabs>
          <w:tab w:val="left" w:pos="905"/>
          <w:tab w:val="left" w:pos="1086"/>
        </w:tabs>
        <w:spacing w:after="260" w:line="276" w:lineRule="auto"/>
        <w:ind w:left="905" w:right="-240" w:hanging="905"/>
        <w:outlineLvl w:val="1"/>
        <w:rPr>
          <w:rFonts w:ascii="Arial" w:hAnsi="Arial" w:cs="Arial"/>
          <w:b/>
          <w:bCs/>
          <w:iCs/>
          <w:color w:val="333333"/>
          <w:sz w:val="32"/>
          <w:szCs w:val="32"/>
          <w:lang w:eastAsia="zh-CN"/>
        </w:rPr>
      </w:pPr>
      <w:bookmarkStart w:id="12" w:name="_Toc3563"/>
      <w:bookmarkStart w:id="13" w:name="_Toc296068755"/>
      <w:bookmarkStart w:id="14" w:name="_Toc140011257"/>
      <w:r>
        <w:rPr>
          <w:rFonts w:hint="eastAsia" w:ascii="Arial" w:hAnsi="Arial" w:cs="Arial"/>
          <w:b/>
          <w:bCs/>
          <w:iCs/>
          <w:color w:val="333333"/>
          <w:sz w:val="32"/>
          <w:szCs w:val="32"/>
          <w:lang w:eastAsia="zh-CN"/>
        </w:rPr>
        <w:t>系统功能</w:t>
      </w:r>
      <w:bookmarkEnd w:id="12"/>
      <w:bookmarkEnd w:id="13"/>
      <w:r>
        <w:rPr>
          <w:rFonts w:hint="eastAsia" w:ascii="Arial" w:hAnsi="Arial" w:cs="Arial"/>
          <w:b/>
          <w:bCs/>
          <w:iCs/>
          <w:color w:val="333333"/>
          <w:sz w:val="32"/>
          <w:szCs w:val="32"/>
          <w:lang w:eastAsia="zh-CN"/>
        </w:rPr>
        <w:t>架构</w:t>
      </w:r>
      <w:bookmarkEnd w:id="14"/>
    </w:p>
    <w:p w14:paraId="2AA3D6F2">
      <w:p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信贷核算系统整体功能架构如下：</w:t>
      </w:r>
    </w:p>
    <w:p w14:paraId="10B23F74">
      <w:pPr>
        <w:widowControl w:val="0"/>
        <w:spacing w:line="360" w:lineRule="auto"/>
        <w:jc w:val="center"/>
        <w:rPr>
          <w:rFonts w:ascii="宋体" w:hAnsi="宋体" w:eastAsia="宋体" w:cs="宋体"/>
          <w:kern w:val="2"/>
          <w:sz w:val="21"/>
          <w:szCs w:val="21"/>
          <w:lang w:val="zh-CN" w:eastAsia="zh-CN"/>
        </w:rPr>
      </w:pPr>
      <w:r>
        <w:rPr>
          <w:lang w:eastAsia="zh-CN"/>
        </w:rPr>
        <w:drawing>
          <wp:inline distT="0" distB="0" distL="0" distR="0">
            <wp:extent cx="5935345" cy="2747010"/>
            <wp:effectExtent l="0" t="0" r="825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943461" cy="2751298"/>
                    </a:xfrm>
                    <a:prstGeom prst="rect">
                      <a:avLst/>
                    </a:prstGeom>
                  </pic:spPr>
                </pic:pic>
              </a:graphicData>
            </a:graphic>
          </wp:inline>
        </w:drawing>
      </w:r>
    </w:p>
    <w:p w14:paraId="2139038F">
      <w:pPr>
        <w:spacing w:before="120" w:after="120" w:line="276" w:lineRule="auto"/>
        <w:jc w:val="both"/>
        <w:rPr>
          <w:rFonts w:ascii="Arial" w:hAnsi="Arial" w:cs="Arial"/>
          <w:sz w:val="24"/>
          <w:szCs w:val="28"/>
          <w:lang w:eastAsia="zh-CN"/>
        </w:rPr>
      </w:pPr>
    </w:p>
    <w:p w14:paraId="5B061FA4">
      <w:pPr>
        <w:keepNext/>
        <w:numPr>
          <w:ilvl w:val="1"/>
          <w:numId w:val="28"/>
        </w:numPr>
        <w:tabs>
          <w:tab w:val="left" w:pos="905"/>
          <w:tab w:val="left" w:pos="1086"/>
        </w:tabs>
        <w:spacing w:after="260" w:line="276" w:lineRule="auto"/>
        <w:ind w:left="905" w:right="-240" w:hanging="905"/>
        <w:outlineLvl w:val="1"/>
        <w:rPr>
          <w:rFonts w:ascii="Arial" w:hAnsi="Arial" w:cs="Arial"/>
          <w:b/>
          <w:bCs/>
          <w:iCs/>
          <w:color w:val="333333"/>
          <w:sz w:val="32"/>
          <w:szCs w:val="32"/>
          <w:lang w:eastAsia="zh-CN"/>
        </w:rPr>
      </w:pPr>
      <w:bookmarkStart w:id="15" w:name="_Toc140011258"/>
      <w:bookmarkStart w:id="16" w:name="_Toc296068756"/>
      <w:r>
        <w:rPr>
          <w:rFonts w:hint="eastAsia" w:ascii="Arial" w:hAnsi="Arial" w:cs="Arial"/>
          <w:b/>
          <w:bCs/>
          <w:iCs/>
          <w:color w:val="333333"/>
          <w:sz w:val="32"/>
          <w:szCs w:val="32"/>
          <w:lang w:eastAsia="zh-CN"/>
        </w:rPr>
        <w:t>总体业务说明</w:t>
      </w:r>
      <w:bookmarkEnd w:id="15"/>
    </w:p>
    <w:p w14:paraId="14F8BB6F">
      <w:pPr>
        <w:pStyle w:val="183"/>
        <w:numPr>
          <w:ilvl w:val="0"/>
          <w:numId w:val="29"/>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信贷核算系统的交易处理和账务处理原则上尽量减少业务流程流转处理，涉及复杂业务流程的业务主要在各相关业务系统中进行处理支持。</w:t>
      </w:r>
    </w:p>
    <w:p w14:paraId="0F9B272F">
      <w:pPr>
        <w:pStyle w:val="183"/>
        <w:numPr>
          <w:ilvl w:val="0"/>
          <w:numId w:val="29"/>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贷款业务的减值处理在金融资产减值与估值系统处理，信贷核算系统仅提供相应数据。</w:t>
      </w:r>
    </w:p>
    <w:p w14:paraId="1B8A8CB4">
      <w:pPr>
        <w:pStyle w:val="183"/>
        <w:numPr>
          <w:ilvl w:val="0"/>
          <w:numId w:val="29"/>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机构间清算由核心系统自动处理，信贷核算平台不做处理。</w:t>
      </w:r>
    </w:p>
    <w:p w14:paraId="4E3AF34A">
      <w:pPr>
        <w:pStyle w:val="183"/>
        <w:numPr>
          <w:ilvl w:val="0"/>
          <w:numId w:val="29"/>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信贷核算系统与核心系统的交互维持现状不变。</w:t>
      </w:r>
    </w:p>
    <w:p w14:paraId="46944715">
      <w:pPr>
        <w:pStyle w:val="183"/>
        <w:numPr>
          <w:ilvl w:val="0"/>
          <w:numId w:val="29"/>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票据业务在票据系统核算、贸易融资及信用证业务在国结系统核算、保函在核心系统核算，账务管理均由核心系统支持。</w:t>
      </w:r>
    </w:p>
    <w:p w14:paraId="2BC1ADB7">
      <w:pPr>
        <w:pStyle w:val="183"/>
        <w:numPr>
          <w:ilvl w:val="0"/>
          <w:numId w:val="29"/>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目前信贷核算系统涉及到的费用收取均为一次性收取。</w:t>
      </w:r>
    </w:p>
    <w:p w14:paraId="403213C8">
      <w:pPr>
        <w:pStyle w:val="183"/>
        <w:numPr>
          <w:ilvl w:val="0"/>
          <w:numId w:val="29"/>
        </w:numPr>
        <w:spacing w:before="120" w:after="120" w:line="276" w:lineRule="auto"/>
        <w:jc w:val="both"/>
        <w:rPr>
          <w:ins w:id="0" w:author="Andy ZJW Zhang" w:date="2023-07-10T16:39:00Z"/>
          <w:rFonts w:ascii="Arial" w:hAnsi="Arial" w:cs="Arial"/>
          <w:sz w:val="24"/>
          <w:szCs w:val="28"/>
          <w:lang w:eastAsia="zh-CN"/>
        </w:rPr>
      </w:pPr>
      <w:r>
        <w:rPr>
          <w:rFonts w:hint="eastAsia" w:ascii="Arial" w:hAnsi="Arial" w:cs="Arial"/>
          <w:sz w:val="24"/>
          <w:szCs w:val="28"/>
          <w:lang w:eastAsia="zh-CN"/>
        </w:rPr>
        <w:t>垫款</w:t>
      </w:r>
      <w:ins w:id="1" w:author="Andy ZJW Zhang" w:date="2023-07-10T16:37:00Z">
        <w:r>
          <w:rPr>
            <w:rFonts w:hint="eastAsia" w:ascii="Arial" w:hAnsi="Arial" w:cs="Arial"/>
            <w:sz w:val="24"/>
            <w:szCs w:val="28"/>
            <w:lang w:eastAsia="zh-CN"/>
          </w:rPr>
          <w:t>、保证金、押品</w:t>
        </w:r>
      </w:ins>
      <w:r>
        <w:rPr>
          <w:rFonts w:hint="eastAsia" w:ascii="Arial" w:hAnsi="Arial" w:cs="Arial"/>
          <w:sz w:val="24"/>
          <w:szCs w:val="28"/>
          <w:lang w:eastAsia="zh-CN"/>
        </w:rPr>
        <w:t>在核心系统管理。</w:t>
      </w:r>
    </w:p>
    <w:p w14:paraId="7A41F86D">
      <w:pPr>
        <w:pStyle w:val="183"/>
        <w:numPr>
          <w:ilvl w:val="0"/>
          <w:numId w:val="29"/>
        </w:numPr>
        <w:spacing w:before="120" w:after="120" w:line="276" w:lineRule="auto"/>
        <w:jc w:val="both"/>
        <w:rPr>
          <w:rFonts w:ascii="Arial" w:hAnsi="Arial" w:cs="Arial"/>
          <w:sz w:val="24"/>
          <w:szCs w:val="28"/>
          <w:lang w:eastAsia="zh-CN"/>
        </w:rPr>
      </w:pPr>
      <w:ins w:id="2" w:author="Andy ZJW Zhang" w:date="2023-07-10T16:39:00Z">
        <w:r>
          <w:rPr>
            <w:rFonts w:hint="eastAsia" w:ascii="Arial" w:hAnsi="Arial" w:cs="Arial"/>
            <w:sz w:val="24"/>
            <w:szCs w:val="28"/>
            <w:lang w:eastAsia="zh-CN"/>
          </w:rPr>
          <w:t>价税分离功能由营改增系统承接，本期无需</w:t>
        </w:r>
      </w:ins>
      <w:ins w:id="3" w:author="Andy ZJW Zhang" w:date="2023-07-10T16:40:00Z">
        <w:r>
          <w:rPr>
            <w:rFonts w:hint="eastAsia" w:ascii="Arial" w:hAnsi="Arial" w:cs="Arial"/>
            <w:sz w:val="24"/>
            <w:szCs w:val="28"/>
            <w:lang w:eastAsia="zh-CN"/>
          </w:rPr>
          <w:t>在信贷核算平台</w:t>
        </w:r>
      </w:ins>
      <w:ins w:id="4" w:author="Andy ZJW Zhang" w:date="2023-07-10T16:39:00Z">
        <w:r>
          <w:rPr>
            <w:rFonts w:hint="eastAsia" w:ascii="Arial" w:hAnsi="Arial" w:cs="Arial"/>
            <w:sz w:val="24"/>
            <w:szCs w:val="28"/>
            <w:lang w:eastAsia="zh-CN"/>
          </w:rPr>
          <w:t>实现此功能。</w:t>
        </w:r>
      </w:ins>
    </w:p>
    <w:p w14:paraId="6020E8E1">
      <w:pPr>
        <w:pStyle w:val="183"/>
        <w:numPr>
          <w:ilvl w:val="0"/>
          <w:numId w:val="29"/>
        </w:numPr>
        <w:spacing w:before="120" w:after="120" w:line="276" w:lineRule="auto"/>
        <w:jc w:val="both"/>
        <w:rPr>
          <w:ins w:id="5" w:author="Andy ZJW Zhang" w:date="2023-07-10T16:38:00Z"/>
          <w:rFonts w:ascii="Arial" w:hAnsi="Arial" w:cs="Arial"/>
          <w:sz w:val="24"/>
          <w:szCs w:val="28"/>
          <w:lang w:eastAsia="zh-CN"/>
        </w:rPr>
      </w:pPr>
      <w:r>
        <w:rPr>
          <w:rFonts w:hint="eastAsia" w:ascii="Arial" w:hAnsi="Arial" w:cs="Arial"/>
          <w:sz w:val="24"/>
          <w:szCs w:val="28"/>
          <w:lang w:eastAsia="zh-CN"/>
        </w:rPr>
        <w:t>联合贷：第三方推送的账务文件进行标准化加工由网贷系统处理，并账由网贷系统推送至核心系统。信贷核算系统接受网贷系统的处理结果文件进行计算结果的核对，及贷款核算信息的调整，核对若涉及差错，则信贷核算系统进行登记并支持查询。</w:t>
      </w:r>
    </w:p>
    <w:p w14:paraId="5D929AE6">
      <w:pPr>
        <w:pStyle w:val="183"/>
        <w:numPr>
          <w:ilvl w:val="0"/>
          <w:numId w:val="29"/>
        </w:numPr>
        <w:spacing w:before="120" w:after="120" w:line="276" w:lineRule="auto"/>
        <w:jc w:val="both"/>
        <w:rPr>
          <w:rFonts w:ascii="Arial" w:hAnsi="Arial" w:cs="Arial"/>
          <w:sz w:val="24"/>
          <w:szCs w:val="28"/>
          <w:lang w:eastAsia="zh-CN"/>
        </w:rPr>
      </w:pPr>
      <w:ins w:id="6" w:author="Andy ZJW Zhang" w:date="2023-07-10T16:38:00Z">
        <w:r>
          <w:rPr>
            <w:rFonts w:hint="eastAsia" w:ascii="Arial" w:hAnsi="Arial" w:cs="Arial"/>
            <w:sz w:val="24"/>
            <w:szCs w:val="28"/>
            <w:lang w:eastAsia="zh-CN"/>
          </w:rPr>
          <w:t>Com</w:t>
        </w:r>
      </w:ins>
      <w:ins w:id="7" w:author="Andy ZJW Zhang" w:date="2023-07-10T16:38:00Z">
        <w:r>
          <w:rPr>
            <w:rFonts w:ascii="Arial" w:hAnsi="Arial" w:cs="Arial"/>
            <w:sz w:val="24"/>
            <w:szCs w:val="28"/>
            <w:lang w:eastAsia="zh-CN"/>
          </w:rPr>
          <w:t>Star</w:t>
        </w:r>
      </w:ins>
      <w:ins w:id="8" w:author="Andy ZJW Zhang" w:date="2023-07-10T16:38:00Z">
        <w:r>
          <w:rPr>
            <w:rFonts w:hint="eastAsia" w:ascii="Arial" w:hAnsi="Arial" w:cs="Arial"/>
            <w:sz w:val="24"/>
            <w:szCs w:val="28"/>
            <w:lang w:eastAsia="zh-CN"/>
          </w:rPr>
          <w:t>业务：由我行信贷核算系统进行计提计算（不过账），每日同ComStar的记账结果进行对比并做结果登记并支持查询。</w:t>
        </w:r>
      </w:ins>
    </w:p>
    <w:p w14:paraId="7DAF0FBD">
      <w:pPr>
        <w:pStyle w:val="183"/>
        <w:numPr>
          <w:ilvl w:val="0"/>
          <w:numId w:val="29"/>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数据统计分析和加工功能，不在信贷核算系统进行支持，由专业的报表系统、大数据平台等应用系统实现支持，信贷核算为其提供源数据。</w:t>
      </w:r>
    </w:p>
    <w:bookmarkEnd w:id="16"/>
    <w:p w14:paraId="5CD8FDF5">
      <w:pPr>
        <w:keepNext/>
        <w:pageBreakBefore/>
        <w:numPr>
          <w:ilvl w:val="0"/>
          <w:numId w:val="28"/>
        </w:numPr>
        <w:tabs>
          <w:tab w:val="left" w:pos="3410"/>
        </w:tabs>
        <w:spacing w:before="260" w:line="276" w:lineRule="auto"/>
        <w:ind w:left="726" w:hanging="726"/>
        <w:outlineLvl w:val="0"/>
        <w:rPr>
          <w:rFonts w:ascii="黑体" w:hAnsi="黑体" w:cs="Arial"/>
          <w:bCs/>
          <w:kern w:val="32"/>
          <w:sz w:val="48"/>
          <w:szCs w:val="22"/>
          <w:lang w:eastAsia="zh-CN"/>
        </w:rPr>
      </w:pPr>
      <w:bookmarkStart w:id="17" w:name="_Toc432081522"/>
      <w:bookmarkEnd w:id="17"/>
      <w:bookmarkStart w:id="18" w:name="_Toc432148884"/>
      <w:bookmarkEnd w:id="18"/>
      <w:bookmarkStart w:id="19" w:name="_Toc432081518"/>
      <w:bookmarkEnd w:id="19"/>
      <w:bookmarkStart w:id="20" w:name="_Toc432081525"/>
      <w:bookmarkEnd w:id="20"/>
      <w:bookmarkStart w:id="21" w:name="_Toc432081523"/>
      <w:bookmarkEnd w:id="21"/>
      <w:bookmarkStart w:id="22" w:name="_Toc432148880"/>
      <w:bookmarkEnd w:id="22"/>
      <w:bookmarkStart w:id="23" w:name="_Toc432148879"/>
      <w:bookmarkEnd w:id="23"/>
      <w:bookmarkStart w:id="24" w:name="_Toc432148883"/>
      <w:bookmarkEnd w:id="24"/>
      <w:bookmarkStart w:id="25" w:name="_Toc432148877"/>
      <w:bookmarkEnd w:id="25"/>
      <w:bookmarkStart w:id="26" w:name="_Toc432081520"/>
      <w:bookmarkEnd w:id="26"/>
      <w:bookmarkStart w:id="27" w:name="_Toc432081524"/>
      <w:bookmarkEnd w:id="27"/>
      <w:bookmarkStart w:id="28" w:name="_Toc432148882"/>
      <w:bookmarkEnd w:id="28"/>
      <w:bookmarkStart w:id="29" w:name="_Toc432081519"/>
      <w:bookmarkEnd w:id="29"/>
      <w:bookmarkStart w:id="30" w:name="_Toc432081517"/>
      <w:bookmarkEnd w:id="30"/>
      <w:bookmarkStart w:id="31" w:name="_Toc432148885"/>
      <w:bookmarkEnd w:id="31"/>
      <w:bookmarkStart w:id="32" w:name="_Toc432148878"/>
      <w:bookmarkEnd w:id="32"/>
      <w:bookmarkStart w:id="33" w:name="_Toc140011259"/>
      <w:r>
        <w:rPr>
          <w:rFonts w:hint="eastAsia" w:ascii="黑体" w:hAnsi="黑体" w:cs="Arial"/>
          <w:bCs/>
          <w:kern w:val="32"/>
          <w:sz w:val="48"/>
          <w:szCs w:val="22"/>
          <w:lang w:eastAsia="zh-CN"/>
        </w:rPr>
        <w:t>产品范围</w:t>
      </w:r>
      <w:bookmarkEnd w:id="33"/>
    </w:p>
    <w:p w14:paraId="107FE57F">
      <w:pPr>
        <w:spacing w:before="120" w:after="120" w:line="276" w:lineRule="auto"/>
        <w:jc w:val="both"/>
        <w:rPr>
          <w:rFonts w:ascii="Arial" w:hAnsi="Arial" w:cs="Arial"/>
          <w:sz w:val="24"/>
          <w:szCs w:val="28"/>
          <w:lang w:eastAsia="zh-CN"/>
        </w:rPr>
      </w:pPr>
      <w:bookmarkStart w:id="34" w:name="_Toc288581500"/>
      <w:bookmarkStart w:id="35" w:name="_Toc296068803"/>
      <w:bookmarkStart w:id="36" w:name="_Toc293396898"/>
      <w:r>
        <w:rPr>
          <w:rFonts w:hint="eastAsia" w:ascii="Arial" w:hAnsi="Arial" w:cs="Arial"/>
          <w:sz w:val="24"/>
          <w:szCs w:val="28"/>
          <w:lang w:eastAsia="zh-CN"/>
        </w:rPr>
        <w:t>产品范围对应如下表格，具体产品细类以产品配置为准。</w:t>
      </w:r>
    </w:p>
    <w:tbl>
      <w:tblPr>
        <w:tblStyle w:val="84"/>
        <w:tblW w:w="4569" w:type="pct"/>
        <w:tblInd w:w="118" w:type="dxa"/>
        <w:tblLayout w:type="autofit"/>
        <w:tblCellMar>
          <w:top w:w="0" w:type="dxa"/>
          <w:left w:w="108" w:type="dxa"/>
          <w:bottom w:w="0" w:type="dxa"/>
          <w:right w:w="108" w:type="dxa"/>
        </w:tblCellMar>
      </w:tblPr>
      <w:tblGrid>
        <w:gridCol w:w="2309"/>
        <w:gridCol w:w="3149"/>
        <w:gridCol w:w="3646"/>
      </w:tblGrid>
      <w:tr w14:paraId="5CFB7C40">
        <w:tblPrEx>
          <w:tblCellMar>
            <w:top w:w="0" w:type="dxa"/>
            <w:left w:w="108" w:type="dxa"/>
            <w:bottom w:w="0" w:type="dxa"/>
            <w:right w:w="108" w:type="dxa"/>
          </w:tblCellMar>
        </w:tblPrEx>
        <w:trPr>
          <w:trHeight w:val="290" w:hRule="atLeast"/>
          <w:tblHeader/>
        </w:trPr>
        <w:tc>
          <w:tcPr>
            <w:tcW w:w="2254" w:type="dxa"/>
            <w:tcBorders>
              <w:top w:val="single" w:color="auto" w:sz="8" w:space="0"/>
              <w:left w:val="single" w:color="auto" w:sz="8" w:space="0"/>
              <w:bottom w:val="single" w:color="auto" w:sz="8" w:space="0"/>
              <w:right w:val="single" w:color="auto" w:sz="8" w:space="0"/>
            </w:tcBorders>
            <w:shd w:val="clear" w:color="000000" w:fill="FFC000"/>
            <w:noWrap/>
            <w:vAlign w:val="center"/>
          </w:tcPr>
          <w:p w14:paraId="159401E5">
            <w:pPr>
              <w:jc w:val="center"/>
              <w:rPr>
                <w:rFonts w:ascii="宋体" w:hAnsi="宋体" w:cs="宋体"/>
                <w:b/>
                <w:bCs/>
                <w:color w:val="000000"/>
                <w:sz w:val="24"/>
              </w:rPr>
            </w:pPr>
            <w:r>
              <w:rPr>
                <w:rFonts w:hint="eastAsia" w:ascii="宋体" w:hAnsi="宋体" w:cs="宋体"/>
                <w:b/>
                <w:bCs/>
                <w:color w:val="000000"/>
                <w:sz w:val="24"/>
              </w:rPr>
              <w:t>产品一级分类</w:t>
            </w:r>
          </w:p>
        </w:tc>
        <w:tc>
          <w:tcPr>
            <w:tcW w:w="3075" w:type="dxa"/>
            <w:tcBorders>
              <w:top w:val="single" w:color="auto" w:sz="8" w:space="0"/>
              <w:left w:val="nil"/>
              <w:bottom w:val="single" w:color="auto" w:sz="8" w:space="0"/>
              <w:right w:val="single" w:color="auto" w:sz="8" w:space="0"/>
            </w:tcBorders>
            <w:shd w:val="clear" w:color="000000" w:fill="FFC000"/>
            <w:noWrap/>
            <w:vAlign w:val="center"/>
          </w:tcPr>
          <w:p w14:paraId="6A196FFA">
            <w:pPr>
              <w:jc w:val="center"/>
              <w:rPr>
                <w:rFonts w:ascii="宋体" w:hAnsi="宋体" w:cs="宋体"/>
                <w:b/>
                <w:bCs/>
                <w:color w:val="000000"/>
                <w:sz w:val="24"/>
              </w:rPr>
            </w:pPr>
            <w:r>
              <w:rPr>
                <w:rFonts w:hint="eastAsia" w:ascii="宋体" w:hAnsi="宋体" w:cs="宋体"/>
                <w:b/>
                <w:bCs/>
                <w:color w:val="000000"/>
                <w:sz w:val="24"/>
              </w:rPr>
              <w:t>产品二级分类</w:t>
            </w:r>
          </w:p>
        </w:tc>
        <w:tc>
          <w:tcPr>
            <w:tcW w:w="3560" w:type="dxa"/>
            <w:tcBorders>
              <w:top w:val="single" w:color="auto" w:sz="8" w:space="0"/>
              <w:left w:val="nil"/>
              <w:bottom w:val="single" w:color="auto" w:sz="8" w:space="0"/>
              <w:right w:val="single" w:color="auto" w:sz="8" w:space="0"/>
            </w:tcBorders>
            <w:shd w:val="clear" w:color="000000" w:fill="FFC000"/>
            <w:noWrap/>
            <w:vAlign w:val="center"/>
          </w:tcPr>
          <w:p w14:paraId="6CE9B617">
            <w:pPr>
              <w:jc w:val="center"/>
              <w:rPr>
                <w:rFonts w:ascii="宋体" w:hAnsi="宋体" w:cs="宋体"/>
                <w:b/>
                <w:bCs/>
                <w:color w:val="000000"/>
                <w:sz w:val="24"/>
              </w:rPr>
            </w:pPr>
            <w:r>
              <w:rPr>
                <w:rFonts w:hint="eastAsia" w:ascii="宋体" w:hAnsi="宋体" w:cs="宋体"/>
                <w:b/>
                <w:bCs/>
                <w:color w:val="000000"/>
                <w:sz w:val="24"/>
              </w:rPr>
              <w:t>产品三级分类</w:t>
            </w:r>
          </w:p>
        </w:tc>
      </w:tr>
      <w:tr w14:paraId="7DFADF84">
        <w:tblPrEx>
          <w:tblCellMar>
            <w:top w:w="0" w:type="dxa"/>
            <w:left w:w="108" w:type="dxa"/>
            <w:bottom w:w="0" w:type="dxa"/>
            <w:right w:w="108" w:type="dxa"/>
          </w:tblCellMar>
        </w:tblPrEx>
        <w:trPr>
          <w:trHeight w:val="454" w:hRule="exact"/>
        </w:trPr>
        <w:tc>
          <w:tcPr>
            <w:tcW w:w="2254" w:type="dxa"/>
            <w:vMerge w:val="restart"/>
            <w:tcBorders>
              <w:top w:val="nil"/>
              <w:left w:val="single" w:color="auto" w:sz="8" w:space="0"/>
              <w:right w:val="single" w:color="auto" w:sz="8" w:space="0"/>
            </w:tcBorders>
            <w:noWrap/>
            <w:vAlign w:val="center"/>
          </w:tcPr>
          <w:p w14:paraId="36DA92AB">
            <w:pPr>
              <w:jc w:val="center"/>
              <w:rPr>
                <w:rFonts w:ascii="宋体" w:hAnsi="宋体" w:cs="宋体"/>
                <w:color w:val="000000"/>
                <w:sz w:val="24"/>
              </w:rPr>
            </w:pPr>
            <w:r>
              <w:rPr>
                <w:rFonts w:hint="eastAsia" w:ascii="宋体" w:hAnsi="宋体" w:cs="宋体"/>
                <w:color w:val="000000"/>
                <w:sz w:val="24"/>
              </w:rPr>
              <w:t>普通贷款</w:t>
            </w:r>
          </w:p>
        </w:tc>
        <w:tc>
          <w:tcPr>
            <w:tcW w:w="3075" w:type="dxa"/>
            <w:vMerge w:val="restart"/>
            <w:tcBorders>
              <w:top w:val="nil"/>
              <w:left w:val="single" w:color="auto" w:sz="8" w:space="0"/>
              <w:right w:val="single" w:color="auto" w:sz="8" w:space="0"/>
            </w:tcBorders>
            <w:noWrap/>
            <w:vAlign w:val="center"/>
          </w:tcPr>
          <w:p w14:paraId="7A3987C7">
            <w:pPr>
              <w:jc w:val="center"/>
              <w:rPr>
                <w:rFonts w:ascii="宋体" w:hAnsi="宋体" w:cs="宋体"/>
                <w:color w:val="000000"/>
                <w:sz w:val="24"/>
              </w:rPr>
            </w:pPr>
            <w:r>
              <w:rPr>
                <w:rFonts w:hint="eastAsia" w:ascii="宋体" w:hAnsi="宋体" w:cs="宋体"/>
                <w:color w:val="000000"/>
                <w:sz w:val="24"/>
              </w:rPr>
              <w:t>对公贷款</w:t>
            </w:r>
          </w:p>
        </w:tc>
        <w:tc>
          <w:tcPr>
            <w:tcW w:w="3560" w:type="dxa"/>
            <w:tcBorders>
              <w:top w:val="nil"/>
              <w:left w:val="nil"/>
              <w:bottom w:val="nil"/>
              <w:right w:val="single" w:color="auto" w:sz="8" w:space="0"/>
            </w:tcBorders>
            <w:noWrap/>
            <w:vAlign w:val="center"/>
          </w:tcPr>
          <w:p w14:paraId="0C1ADF72">
            <w:pPr>
              <w:rPr>
                <w:rFonts w:ascii="宋体" w:hAnsi="宋体" w:cs="宋体"/>
                <w:color w:val="000000"/>
                <w:sz w:val="24"/>
              </w:rPr>
            </w:pPr>
            <w:r>
              <w:rPr>
                <w:rFonts w:hint="eastAsia" w:ascii="宋体" w:hAnsi="宋体" w:cs="宋体"/>
                <w:color w:val="000000"/>
                <w:sz w:val="24"/>
              </w:rPr>
              <w:t>流动资金贷款</w:t>
            </w:r>
          </w:p>
        </w:tc>
      </w:tr>
      <w:tr w14:paraId="7939EA83">
        <w:tblPrEx>
          <w:tblCellMar>
            <w:top w:w="0" w:type="dxa"/>
            <w:left w:w="108" w:type="dxa"/>
            <w:bottom w:w="0" w:type="dxa"/>
            <w:right w:w="108" w:type="dxa"/>
          </w:tblCellMar>
        </w:tblPrEx>
        <w:trPr>
          <w:trHeight w:val="454" w:hRule="exact"/>
        </w:trPr>
        <w:tc>
          <w:tcPr>
            <w:tcW w:w="2254" w:type="dxa"/>
            <w:vMerge w:val="continue"/>
            <w:tcBorders>
              <w:left w:val="single" w:color="auto" w:sz="8" w:space="0"/>
              <w:right w:val="single" w:color="auto" w:sz="8" w:space="0"/>
            </w:tcBorders>
            <w:vAlign w:val="center"/>
          </w:tcPr>
          <w:p w14:paraId="1C5DD99E">
            <w:pPr>
              <w:rPr>
                <w:rFonts w:ascii="宋体" w:hAnsi="宋体" w:cs="宋体"/>
                <w:color w:val="000000"/>
                <w:sz w:val="24"/>
              </w:rPr>
            </w:pPr>
          </w:p>
        </w:tc>
        <w:tc>
          <w:tcPr>
            <w:tcW w:w="3075" w:type="dxa"/>
            <w:vMerge w:val="continue"/>
            <w:tcBorders>
              <w:left w:val="single" w:color="auto" w:sz="8" w:space="0"/>
              <w:right w:val="single" w:color="auto" w:sz="8" w:space="0"/>
            </w:tcBorders>
            <w:vAlign w:val="center"/>
          </w:tcPr>
          <w:p w14:paraId="5772563E">
            <w:pPr>
              <w:rPr>
                <w:rFonts w:ascii="宋体" w:hAnsi="宋体" w:cs="宋体"/>
                <w:color w:val="000000"/>
                <w:sz w:val="24"/>
              </w:rPr>
            </w:pPr>
          </w:p>
        </w:tc>
        <w:tc>
          <w:tcPr>
            <w:tcW w:w="3560" w:type="dxa"/>
            <w:tcBorders>
              <w:top w:val="single" w:color="auto" w:sz="8" w:space="0"/>
              <w:left w:val="nil"/>
              <w:bottom w:val="nil"/>
              <w:right w:val="single" w:color="auto" w:sz="8" w:space="0"/>
            </w:tcBorders>
            <w:noWrap/>
            <w:vAlign w:val="center"/>
          </w:tcPr>
          <w:p w14:paraId="58636C2D">
            <w:pPr>
              <w:rPr>
                <w:rFonts w:ascii="宋体" w:hAnsi="宋体" w:cs="宋体"/>
                <w:color w:val="000000"/>
                <w:sz w:val="24"/>
              </w:rPr>
            </w:pPr>
            <w:r>
              <w:rPr>
                <w:rFonts w:hint="eastAsia" w:ascii="宋体" w:hAnsi="宋体" w:cs="宋体"/>
                <w:color w:val="000000"/>
                <w:sz w:val="24"/>
              </w:rPr>
              <w:t>固定资产贷款</w:t>
            </w:r>
          </w:p>
        </w:tc>
      </w:tr>
      <w:tr w14:paraId="32248DD9">
        <w:tblPrEx>
          <w:tblCellMar>
            <w:top w:w="0" w:type="dxa"/>
            <w:left w:w="108" w:type="dxa"/>
            <w:bottom w:w="0" w:type="dxa"/>
            <w:right w:w="108" w:type="dxa"/>
          </w:tblCellMar>
        </w:tblPrEx>
        <w:trPr>
          <w:trHeight w:val="454" w:hRule="exact"/>
        </w:trPr>
        <w:tc>
          <w:tcPr>
            <w:tcW w:w="2254" w:type="dxa"/>
            <w:vMerge w:val="continue"/>
            <w:tcBorders>
              <w:left w:val="single" w:color="auto" w:sz="8" w:space="0"/>
              <w:right w:val="single" w:color="auto" w:sz="8" w:space="0"/>
            </w:tcBorders>
            <w:vAlign w:val="center"/>
          </w:tcPr>
          <w:p w14:paraId="3DE6A092">
            <w:pPr>
              <w:rPr>
                <w:rFonts w:ascii="宋体" w:hAnsi="宋体" w:cs="宋体"/>
                <w:color w:val="000000"/>
                <w:sz w:val="24"/>
              </w:rPr>
            </w:pPr>
          </w:p>
        </w:tc>
        <w:tc>
          <w:tcPr>
            <w:tcW w:w="3075" w:type="dxa"/>
            <w:vMerge w:val="continue"/>
            <w:tcBorders>
              <w:left w:val="single" w:color="auto" w:sz="8" w:space="0"/>
              <w:right w:val="single" w:color="auto" w:sz="8" w:space="0"/>
            </w:tcBorders>
            <w:vAlign w:val="center"/>
          </w:tcPr>
          <w:p w14:paraId="53AAD9FA">
            <w:pPr>
              <w:rPr>
                <w:rFonts w:ascii="宋体" w:hAnsi="宋体" w:cs="宋体"/>
                <w:color w:val="000000"/>
                <w:sz w:val="24"/>
              </w:rPr>
            </w:pPr>
          </w:p>
        </w:tc>
        <w:tc>
          <w:tcPr>
            <w:tcW w:w="3560" w:type="dxa"/>
            <w:tcBorders>
              <w:top w:val="single" w:color="auto" w:sz="8" w:space="0"/>
              <w:left w:val="nil"/>
              <w:bottom w:val="nil"/>
              <w:right w:val="single" w:color="auto" w:sz="8" w:space="0"/>
            </w:tcBorders>
            <w:noWrap/>
            <w:vAlign w:val="center"/>
          </w:tcPr>
          <w:p w14:paraId="5C793CF6">
            <w:pPr>
              <w:rPr>
                <w:rFonts w:ascii="宋体" w:hAnsi="宋体" w:cs="宋体"/>
                <w:color w:val="000000"/>
                <w:sz w:val="24"/>
              </w:rPr>
            </w:pPr>
            <w:r>
              <w:rPr>
                <w:rFonts w:hint="eastAsia" w:ascii="宋体" w:hAnsi="宋体" w:cs="宋体"/>
                <w:color w:val="000000"/>
                <w:sz w:val="24"/>
              </w:rPr>
              <w:t>项目贷款</w:t>
            </w:r>
          </w:p>
        </w:tc>
      </w:tr>
      <w:tr w14:paraId="6745365D">
        <w:tblPrEx>
          <w:tblCellMar>
            <w:top w:w="0" w:type="dxa"/>
            <w:left w:w="108" w:type="dxa"/>
            <w:bottom w:w="0" w:type="dxa"/>
            <w:right w:w="108" w:type="dxa"/>
          </w:tblCellMar>
        </w:tblPrEx>
        <w:trPr>
          <w:trHeight w:val="454" w:hRule="atLeast"/>
        </w:trPr>
        <w:tc>
          <w:tcPr>
            <w:tcW w:w="2254" w:type="dxa"/>
            <w:vMerge w:val="continue"/>
            <w:tcBorders>
              <w:left w:val="single" w:color="auto" w:sz="8" w:space="0"/>
              <w:right w:val="single" w:color="auto" w:sz="8" w:space="0"/>
            </w:tcBorders>
            <w:vAlign w:val="center"/>
          </w:tcPr>
          <w:p w14:paraId="3F628790">
            <w:pPr>
              <w:rPr>
                <w:rFonts w:ascii="宋体" w:hAnsi="宋体" w:cs="宋体"/>
                <w:color w:val="000000"/>
                <w:sz w:val="24"/>
              </w:rPr>
            </w:pPr>
          </w:p>
        </w:tc>
        <w:tc>
          <w:tcPr>
            <w:tcW w:w="3075" w:type="dxa"/>
            <w:vMerge w:val="continue"/>
            <w:tcBorders>
              <w:left w:val="single" w:color="auto" w:sz="8" w:space="0"/>
              <w:right w:val="single" w:color="auto" w:sz="8" w:space="0"/>
            </w:tcBorders>
            <w:vAlign w:val="center"/>
          </w:tcPr>
          <w:p w14:paraId="41F76EF6">
            <w:pPr>
              <w:rPr>
                <w:rFonts w:ascii="宋体" w:hAnsi="宋体" w:cs="宋体"/>
                <w:color w:val="000000"/>
                <w:sz w:val="24"/>
              </w:rPr>
            </w:pPr>
          </w:p>
        </w:tc>
        <w:tc>
          <w:tcPr>
            <w:tcW w:w="3560" w:type="dxa"/>
            <w:tcBorders>
              <w:top w:val="single" w:color="auto" w:sz="8" w:space="0"/>
              <w:left w:val="nil"/>
              <w:bottom w:val="nil"/>
              <w:right w:val="single" w:color="auto" w:sz="8" w:space="0"/>
            </w:tcBorders>
            <w:noWrap/>
            <w:vAlign w:val="center"/>
          </w:tcPr>
          <w:p w14:paraId="4C68B06D">
            <w:pPr>
              <w:rPr>
                <w:rFonts w:ascii="宋体" w:hAnsi="宋体" w:cs="宋体"/>
                <w:color w:val="000000"/>
                <w:sz w:val="24"/>
              </w:rPr>
            </w:pPr>
            <w:r>
              <w:rPr>
                <w:rFonts w:hint="eastAsia" w:ascii="宋体" w:hAnsi="宋体" w:cs="宋体"/>
                <w:color w:val="000000"/>
                <w:sz w:val="24"/>
              </w:rPr>
              <w:t>保理</w:t>
            </w:r>
          </w:p>
        </w:tc>
      </w:tr>
      <w:tr w14:paraId="1AEC43C5">
        <w:tblPrEx>
          <w:tblCellMar>
            <w:top w:w="0" w:type="dxa"/>
            <w:left w:w="108" w:type="dxa"/>
            <w:bottom w:w="0" w:type="dxa"/>
            <w:right w:w="108" w:type="dxa"/>
          </w:tblCellMar>
        </w:tblPrEx>
        <w:trPr>
          <w:trHeight w:val="454" w:hRule="exact"/>
        </w:trPr>
        <w:tc>
          <w:tcPr>
            <w:tcW w:w="2254" w:type="dxa"/>
            <w:vMerge w:val="continue"/>
            <w:tcBorders>
              <w:left w:val="single" w:color="auto" w:sz="8" w:space="0"/>
              <w:right w:val="single" w:color="auto" w:sz="8" w:space="0"/>
            </w:tcBorders>
            <w:vAlign w:val="center"/>
          </w:tcPr>
          <w:p w14:paraId="66B46F5B">
            <w:pPr>
              <w:rPr>
                <w:rFonts w:ascii="宋体" w:hAnsi="宋体" w:cs="宋体"/>
                <w:color w:val="000000"/>
                <w:sz w:val="24"/>
              </w:rPr>
            </w:pPr>
          </w:p>
        </w:tc>
        <w:tc>
          <w:tcPr>
            <w:tcW w:w="3075" w:type="dxa"/>
            <w:vMerge w:val="restart"/>
            <w:tcBorders>
              <w:top w:val="single" w:color="000000" w:sz="8" w:space="0"/>
              <w:left w:val="single" w:color="auto" w:sz="8" w:space="0"/>
              <w:bottom w:val="nil"/>
              <w:right w:val="single" w:color="auto" w:sz="8" w:space="0"/>
            </w:tcBorders>
            <w:noWrap/>
            <w:vAlign w:val="center"/>
          </w:tcPr>
          <w:p w14:paraId="3320E64D">
            <w:pPr>
              <w:jc w:val="center"/>
              <w:rPr>
                <w:rFonts w:ascii="宋体" w:hAnsi="宋体" w:cs="宋体"/>
                <w:color w:val="000000"/>
                <w:sz w:val="24"/>
              </w:rPr>
            </w:pPr>
            <w:r>
              <w:rPr>
                <w:rFonts w:hint="eastAsia" w:ascii="宋体" w:hAnsi="宋体" w:cs="宋体"/>
                <w:color w:val="000000"/>
                <w:sz w:val="24"/>
              </w:rPr>
              <w:t>对私贷款</w:t>
            </w:r>
          </w:p>
        </w:tc>
        <w:tc>
          <w:tcPr>
            <w:tcW w:w="3560" w:type="dxa"/>
            <w:tcBorders>
              <w:top w:val="single" w:color="auto" w:sz="8" w:space="0"/>
              <w:left w:val="nil"/>
              <w:bottom w:val="nil"/>
              <w:right w:val="single" w:color="auto" w:sz="8" w:space="0"/>
            </w:tcBorders>
            <w:noWrap/>
            <w:vAlign w:val="center"/>
          </w:tcPr>
          <w:p w14:paraId="102FF590">
            <w:pPr>
              <w:rPr>
                <w:rFonts w:ascii="宋体" w:hAnsi="宋体" w:cs="宋体"/>
                <w:color w:val="000000"/>
                <w:sz w:val="24"/>
              </w:rPr>
            </w:pPr>
            <w:r>
              <w:rPr>
                <w:rFonts w:hint="eastAsia" w:ascii="宋体" w:hAnsi="宋体" w:cs="宋体"/>
                <w:color w:val="000000"/>
                <w:sz w:val="24"/>
              </w:rPr>
              <w:t>个人经营性贷款</w:t>
            </w:r>
          </w:p>
        </w:tc>
      </w:tr>
      <w:tr w14:paraId="2CC042E3">
        <w:tblPrEx>
          <w:tblCellMar>
            <w:top w:w="0" w:type="dxa"/>
            <w:left w:w="108" w:type="dxa"/>
            <w:bottom w:w="0" w:type="dxa"/>
            <w:right w:w="108" w:type="dxa"/>
          </w:tblCellMar>
        </w:tblPrEx>
        <w:trPr>
          <w:trHeight w:val="454" w:hRule="exact"/>
        </w:trPr>
        <w:tc>
          <w:tcPr>
            <w:tcW w:w="2254" w:type="dxa"/>
            <w:vMerge w:val="continue"/>
            <w:tcBorders>
              <w:left w:val="single" w:color="auto" w:sz="8" w:space="0"/>
              <w:bottom w:val="nil"/>
              <w:right w:val="single" w:color="auto" w:sz="8" w:space="0"/>
            </w:tcBorders>
            <w:vAlign w:val="center"/>
          </w:tcPr>
          <w:p w14:paraId="5D377380">
            <w:pPr>
              <w:rPr>
                <w:rFonts w:ascii="宋体" w:hAnsi="宋体" w:cs="宋体"/>
                <w:color w:val="000000"/>
                <w:sz w:val="24"/>
              </w:rPr>
            </w:pPr>
          </w:p>
        </w:tc>
        <w:tc>
          <w:tcPr>
            <w:tcW w:w="3075" w:type="dxa"/>
            <w:vMerge w:val="continue"/>
            <w:tcBorders>
              <w:top w:val="single" w:color="000000" w:sz="8" w:space="0"/>
              <w:left w:val="single" w:color="auto" w:sz="8" w:space="0"/>
              <w:bottom w:val="nil"/>
              <w:right w:val="single" w:color="auto" w:sz="8" w:space="0"/>
            </w:tcBorders>
            <w:vAlign w:val="center"/>
          </w:tcPr>
          <w:p w14:paraId="3356D0EA">
            <w:pPr>
              <w:rPr>
                <w:rFonts w:ascii="宋体" w:hAnsi="宋体" w:cs="宋体"/>
                <w:color w:val="000000"/>
                <w:sz w:val="24"/>
              </w:rPr>
            </w:pPr>
          </w:p>
        </w:tc>
        <w:tc>
          <w:tcPr>
            <w:tcW w:w="3560" w:type="dxa"/>
            <w:tcBorders>
              <w:top w:val="single" w:color="auto" w:sz="8" w:space="0"/>
              <w:left w:val="nil"/>
              <w:bottom w:val="nil"/>
              <w:right w:val="single" w:color="auto" w:sz="8" w:space="0"/>
            </w:tcBorders>
            <w:noWrap/>
            <w:vAlign w:val="center"/>
          </w:tcPr>
          <w:p w14:paraId="24996B90">
            <w:pPr>
              <w:rPr>
                <w:rFonts w:ascii="宋体" w:hAnsi="宋体" w:cs="宋体"/>
                <w:color w:val="000000"/>
                <w:sz w:val="24"/>
              </w:rPr>
            </w:pPr>
            <w:r>
              <w:rPr>
                <w:rFonts w:hint="eastAsia" w:ascii="宋体" w:hAnsi="宋体" w:cs="宋体"/>
                <w:color w:val="000000"/>
                <w:sz w:val="24"/>
              </w:rPr>
              <w:t>个人消费类贷款</w:t>
            </w:r>
          </w:p>
        </w:tc>
      </w:tr>
      <w:tr w14:paraId="5EB263A1">
        <w:tblPrEx>
          <w:tblCellMar>
            <w:top w:w="0" w:type="dxa"/>
            <w:left w:w="108" w:type="dxa"/>
            <w:bottom w:w="0" w:type="dxa"/>
            <w:right w:w="108" w:type="dxa"/>
          </w:tblCellMar>
        </w:tblPrEx>
        <w:trPr>
          <w:trHeight w:val="454" w:hRule="exact"/>
        </w:trPr>
        <w:tc>
          <w:tcPr>
            <w:tcW w:w="2254" w:type="dxa"/>
            <w:vMerge w:val="continue"/>
            <w:tcBorders>
              <w:left w:val="single" w:color="auto" w:sz="8" w:space="0"/>
              <w:bottom w:val="nil"/>
              <w:right w:val="single" w:color="auto" w:sz="8" w:space="0"/>
            </w:tcBorders>
            <w:vAlign w:val="center"/>
          </w:tcPr>
          <w:p w14:paraId="74F0A7B7">
            <w:pPr>
              <w:rPr>
                <w:rFonts w:ascii="宋体" w:hAnsi="宋体" w:cs="宋体"/>
                <w:color w:val="000000"/>
                <w:sz w:val="24"/>
              </w:rPr>
            </w:pPr>
          </w:p>
        </w:tc>
        <w:tc>
          <w:tcPr>
            <w:tcW w:w="3075" w:type="dxa"/>
            <w:vMerge w:val="continue"/>
            <w:tcBorders>
              <w:top w:val="single" w:color="000000" w:sz="8" w:space="0"/>
              <w:left w:val="single" w:color="auto" w:sz="8" w:space="0"/>
              <w:bottom w:val="nil"/>
              <w:right w:val="single" w:color="auto" w:sz="8" w:space="0"/>
            </w:tcBorders>
            <w:vAlign w:val="center"/>
          </w:tcPr>
          <w:p w14:paraId="4F5F1ECD">
            <w:pPr>
              <w:rPr>
                <w:rFonts w:ascii="宋体" w:hAnsi="宋体" w:cs="宋体"/>
                <w:color w:val="000000"/>
                <w:sz w:val="24"/>
              </w:rPr>
            </w:pPr>
          </w:p>
        </w:tc>
        <w:tc>
          <w:tcPr>
            <w:tcW w:w="3560" w:type="dxa"/>
            <w:tcBorders>
              <w:top w:val="single" w:color="auto" w:sz="8" w:space="0"/>
              <w:left w:val="nil"/>
              <w:bottom w:val="nil"/>
              <w:right w:val="single" w:color="auto" w:sz="8" w:space="0"/>
            </w:tcBorders>
            <w:noWrap/>
            <w:vAlign w:val="center"/>
          </w:tcPr>
          <w:p w14:paraId="0F2D7A1D">
            <w:pPr>
              <w:rPr>
                <w:rFonts w:ascii="宋体" w:hAnsi="宋体" w:cs="宋体"/>
                <w:color w:val="000000"/>
                <w:sz w:val="24"/>
              </w:rPr>
            </w:pPr>
            <w:r>
              <w:rPr>
                <w:rFonts w:hint="eastAsia" w:ascii="宋体" w:hAnsi="宋体" w:cs="宋体"/>
                <w:color w:val="000000"/>
                <w:sz w:val="24"/>
                <w:lang w:eastAsia="zh-CN"/>
              </w:rPr>
              <w:t>互联网贷款</w:t>
            </w:r>
          </w:p>
        </w:tc>
      </w:tr>
      <w:tr w14:paraId="1C657B1D">
        <w:tblPrEx>
          <w:tblCellMar>
            <w:top w:w="0" w:type="dxa"/>
            <w:left w:w="108" w:type="dxa"/>
            <w:bottom w:w="0" w:type="dxa"/>
            <w:right w:w="108" w:type="dxa"/>
          </w:tblCellMar>
        </w:tblPrEx>
        <w:trPr>
          <w:trHeight w:val="454" w:hRule="exact"/>
        </w:trPr>
        <w:tc>
          <w:tcPr>
            <w:tcW w:w="2254" w:type="dxa"/>
            <w:tcBorders>
              <w:top w:val="single" w:color="auto" w:sz="4" w:space="0"/>
              <w:left w:val="single" w:color="auto" w:sz="4" w:space="0"/>
              <w:bottom w:val="single" w:color="auto" w:sz="4" w:space="0"/>
              <w:right w:val="single" w:color="auto" w:sz="4" w:space="0"/>
            </w:tcBorders>
            <w:vAlign w:val="center"/>
          </w:tcPr>
          <w:p w14:paraId="38E238C9">
            <w:pPr>
              <w:jc w:val="center"/>
              <w:rPr>
                <w:rFonts w:ascii="宋体" w:hAnsi="宋体" w:cs="宋体"/>
                <w:color w:val="000000"/>
                <w:sz w:val="24"/>
              </w:rPr>
            </w:pPr>
            <w:r>
              <w:rPr>
                <w:rFonts w:hint="eastAsia" w:ascii="宋体" w:hAnsi="宋体" w:cs="宋体"/>
                <w:color w:val="000000"/>
                <w:sz w:val="24"/>
              </w:rPr>
              <w:t>委托贷款</w:t>
            </w:r>
          </w:p>
        </w:tc>
        <w:tc>
          <w:tcPr>
            <w:tcW w:w="3075" w:type="dxa"/>
            <w:tcBorders>
              <w:top w:val="single" w:color="auto" w:sz="4" w:space="0"/>
              <w:left w:val="single" w:color="auto" w:sz="4" w:space="0"/>
              <w:bottom w:val="single" w:color="auto" w:sz="4" w:space="0"/>
              <w:right w:val="single" w:color="auto" w:sz="4" w:space="0"/>
            </w:tcBorders>
            <w:vAlign w:val="center"/>
          </w:tcPr>
          <w:p w14:paraId="59A93955">
            <w:pPr>
              <w:jc w:val="center"/>
              <w:rPr>
                <w:rFonts w:ascii="宋体" w:hAnsi="宋体" w:cs="宋体"/>
                <w:color w:val="000000"/>
                <w:sz w:val="24"/>
              </w:rPr>
            </w:pPr>
            <w:r>
              <w:rPr>
                <w:rFonts w:hint="eastAsia" w:ascii="宋体" w:hAnsi="宋体" w:cs="宋体"/>
                <w:color w:val="000000"/>
                <w:sz w:val="24"/>
              </w:rPr>
              <w:t>委托贷款</w:t>
            </w:r>
          </w:p>
        </w:tc>
        <w:tc>
          <w:tcPr>
            <w:tcW w:w="3560" w:type="dxa"/>
            <w:tcBorders>
              <w:top w:val="single" w:color="auto" w:sz="4" w:space="0"/>
              <w:left w:val="single" w:color="auto" w:sz="4" w:space="0"/>
              <w:bottom w:val="single" w:color="auto" w:sz="4" w:space="0"/>
              <w:right w:val="single" w:color="auto" w:sz="4" w:space="0"/>
            </w:tcBorders>
            <w:vAlign w:val="center"/>
          </w:tcPr>
          <w:p w14:paraId="4C095096">
            <w:pPr>
              <w:rPr>
                <w:rFonts w:ascii="宋体" w:hAnsi="宋体" w:cs="宋体"/>
                <w:color w:val="000000"/>
                <w:sz w:val="24"/>
              </w:rPr>
            </w:pPr>
            <w:r>
              <w:rPr>
                <w:rFonts w:hint="eastAsia" w:ascii="宋体" w:hAnsi="宋体" w:cs="宋体"/>
                <w:color w:val="000000"/>
                <w:sz w:val="24"/>
              </w:rPr>
              <w:t>委托贷款</w:t>
            </w:r>
          </w:p>
        </w:tc>
      </w:tr>
      <w:tr w14:paraId="368E1806">
        <w:tblPrEx>
          <w:tblCellMar>
            <w:top w:w="0" w:type="dxa"/>
            <w:left w:w="108" w:type="dxa"/>
            <w:bottom w:w="0" w:type="dxa"/>
            <w:right w:w="108" w:type="dxa"/>
          </w:tblCellMar>
        </w:tblPrEx>
        <w:trPr>
          <w:trHeight w:val="454" w:hRule="exact"/>
          <w:ins w:id="9" w:author="Andy ZJW Zhang" w:date="2023-07-11T23:27:00Z"/>
        </w:trPr>
        <w:tc>
          <w:tcPr>
            <w:tcW w:w="2254" w:type="dxa"/>
            <w:tcBorders>
              <w:top w:val="single" w:color="auto" w:sz="4" w:space="0"/>
              <w:left w:val="single" w:color="auto" w:sz="4" w:space="0"/>
              <w:bottom w:val="single" w:color="auto" w:sz="4" w:space="0"/>
              <w:right w:val="single" w:color="auto" w:sz="4" w:space="0"/>
            </w:tcBorders>
            <w:vAlign w:val="center"/>
          </w:tcPr>
          <w:p w14:paraId="02A22246">
            <w:pPr>
              <w:jc w:val="center"/>
              <w:rPr>
                <w:ins w:id="10" w:author="Andy ZJW Zhang" w:date="2023-07-11T23:27:00Z"/>
                <w:rFonts w:ascii="宋体" w:hAnsi="宋体" w:cs="宋体"/>
                <w:color w:val="000000"/>
                <w:sz w:val="24"/>
              </w:rPr>
            </w:pPr>
            <w:ins w:id="11" w:author="Andy ZJW Zhang" w:date="2023-07-11T23:27:00Z">
              <w:r>
                <w:rPr>
                  <w:rFonts w:hint="eastAsia" w:ascii="宋体" w:hAnsi="宋体" w:cs="宋体"/>
                  <w:color w:val="000000"/>
                  <w:sz w:val="24"/>
                  <w:lang w:eastAsia="zh-CN"/>
                </w:rPr>
                <w:t>类信用卡业务</w:t>
              </w:r>
            </w:ins>
          </w:p>
        </w:tc>
        <w:tc>
          <w:tcPr>
            <w:tcW w:w="3075" w:type="dxa"/>
            <w:tcBorders>
              <w:top w:val="single" w:color="auto" w:sz="4" w:space="0"/>
              <w:left w:val="single" w:color="auto" w:sz="4" w:space="0"/>
              <w:bottom w:val="single" w:color="auto" w:sz="4" w:space="0"/>
              <w:right w:val="single" w:color="auto" w:sz="4" w:space="0"/>
            </w:tcBorders>
            <w:vAlign w:val="center"/>
          </w:tcPr>
          <w:p w14:paraId="210977BA">
            <w:pPr>
              <w:jc w:val="center"/>
              <w:rPr>
                <w:ins w:id="12" w:author="Andy ZJW Zhang" w:date="2023-07-11T23:27:00Z"/>
                <w:rFonts w:ascii="宋体" w:hAnsi="宋体" w:cs="宋体"/>
                <w:color w:val="000000"/>
                <w:sz w:val="24"/>
                <w:lang w:eastAsia="zh-CN"/>
              </w:rPr>
            </w:pPr>
            <w:ins w:id="13" w:author="Andy ZJW Zhang" w:date="2023-07-11T23:27:00Z">
              <w:r>
                <w:rPr>
                  <w:rFonts w:hint="eastAsia" w:ascii="宋体" w:hAnsi="宋体" w:cs="宋体"/>
                  <w:color w:val="000000"/>
                  <w:sz w:val="24"/>
                  <w:lang w:eastAsia="zh-CN"/>
                </w:rPr>
                <w:t>/</w:t>
              </w:r>
            </w:ins>
          </w:p>
        </w:tc>
        <w:tc>
          <w:tcPr>
            <w:tcW w:w="3560" w:type="dxa"/>
            <w:tcBorders>
              <w:top w:val="single" w:color="auto" w:sz="4" w:space="0"/>
              <w:left w:val="single" w:color="auto" w:sz="4" w:space="0"/>
              <w:bottom w:val="single" w:color="auto" w:sz="4" w:space="0"/>
              <w:right w:val="single" w:color="auto" w:sz="4" w:space="0"/>
            </w:tcBorders>
            <w:vAlign w:val="center"/>
          </w:tcPr>
          <w:p w14:paraId="0342D911">
            <w:pPr>
              <w:rPr>
                <w:ins w:id="14" w:author="Andy ZJW Zhang" w:date="2023-07-11T23:27:00Z"/>
                <w:rFonts w:ascii="宋体" w:hAnsi="宋体" w:cs="宋体"/>
                <w:color w:val="000000"/>
                <w:sz w:val="24"/>
                <w:lang w:eastAsia="zh-CN"/>
              </w:rPr>
            </w:pPr>
            <w:ins w:id="15" w:author="Andy ZJW Zhang" w:date="2023-07-11T23:27:00Z">
              <w:r>
                <w:rPr>
                  <w:rFonts w:hint="eastAsia" w:ascii="宋体" w:hAnsi="宋体" w:cs="宋体"/>
                  <w:color w:val="000000"/>
                  <w:sz w:val="24"/>
                  <w:lang w:eastAsia="zh-CN"/>
                </w:rPr>
                <w:t>/</w:t>
              </w:r>
            </w:ins>
          </w:p>
        </w:tc>
      </w:tr>
    </w:tbl>
    <w:p w14:paraId="35C2AA34">
      <w:pPr>
        <w:spacing w:before="120" w:after="120" w:line="276" w:lineRule="auto"/>
        <w:jc w:val="both"/>
        <w:rPr>
          <w:rFonts w:ascii="Arial" w:hAnsi="Arial" w:cs="Arial"/>
          <w:sz w:val="24"/>
          <w:szCs w:val="28"/>
          <w:lang w:eastAsia="zh-CN"/>
        </w:rPr>
      </w:pPr>
    </w:p>
    <w:bookmarkEnd w:id="34"/>
    <w:bookmarkEnd w:id="35"/>
    <w:bookmarkEnd w:id="36"/>
    <w:p w14:paraId="67FD4556">
      <w:pPr>
        <w:keepNext/>
        <w:pageBreakBefore/>
        <w:numPr>
          <w:ilvl w:val="0"/>
          <w:numId w:val="28"/>
        </w:numPr>
        <w:tabs>
          <w:tab w:val="left" w:pos="3410"/>
        </w:tabs>
        <w:spacing w:before="260" w:line="276" w:lineRule="auto"/>
        <w:ind w:left="726" w:hanging="726"/>
        <w:outlineLvl w:val="0"/>
        <w:rPr>
          <w:rFonts w:ascii="黑体" w:hAnsi="黑体" w:cs="Arial"/>
          <w:bCs/>
          <w:kern w:val="32"/>
          <w:sz w:val="48"/>
          <w:szCs w:val="22"/>
          <w:lang w:eastAsia="zh-CN"/>
        </w:rPr>
      </w:pPr>
      <w:bookmarkStart w:id="37" w:name="_Toc140011260"/>
      <w:r>
        <w:rPr>
          <w:rFonts w:hint="eastAsia" w:ascii="黑体" w:hAnsi="黑体" w:cs="Arial"/>
          <w:bCs/>
          <w:kern w:val="32"/>
          <w:sz w:val="48"/>
          <w:szCs w:val="22"/>
          <w:lang w:eastAsia="zh-CN"/>
        </w:rPr>
        <w:t>业务规则</w:t>
      </w:r>
      <w:bookmarkEnd w:id="37"/>
    </w:p>
    <w:p w14:paraId="7A59E95A">
      <w:pPr>
        <w:keepNext/>
        <w:numPr>
          <w:ilvl w:val="1"/>
          <w:numId w:val="28"/>
        </w:numPr>
        <w:tabs>
          <w:tab w:val="left" w:pos="905"/>
          <w:tab w:val="left" w:pos="1086"/>
        </w:tabs>
        <w:spacing w:after="260" w:line="276" w:lineRule="auto"/>
        <w:ind w:left="905" w:right="-240" w:hanging="905"/>
        <w:outlineLvl w:val="1"/>
        <w:rPr>
          <w:rFonts w:ascii="Arial" w:hAnsi="Arial" w:cs="Arial"/>
          <w:b/>
          <w:bCs/>
          <w:iCs/>
          <w:color w:val="333333"/>
          <w:sz w:val="32"/>
          <w:szCs w:val="32"/>
          <w:lang w:eastAsia="zh-CN"/>
        </w:rPr>
      </w:pPr>
      <w:bookmarkStart w:id="38" w:name="_Toc140011261"/>
      <w:bookmarkStart w:id="39" w:name="_Toc7120"/>
      <w:r>
        <w:rPr>
          <w:rFonts w:hint="eastAsia" w:ascii="Arial" w:hAnsi="Arial" w:cs="Arial"/>
          <w:b/>
          <w:bCs/>
          <w:iCs/>
          <w:color w:val="333333"/>
          <w:sz w:val="32"/>
          <w:szCs w:val="32"/>
          <w:lang w:eastAsia="zh-CN"/>
        </w:rPr>
        <w:t>核算规则</w:t>
      </w:r>
      <w:bookmarkEnd w:id="38"/>
      <w:bookmarkEnd w:id="39"/>
    </w:p>
    <w:p w14:paraId="665A1E39">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40" w:name="_Toc140011262"/>
      <w:bookmarkStart w:id="41" w:name="_Toc24407"/>
      <w:r>
        <w:rPr>
          <w:rFonts w:hint="eastAsia" w:ascii="Arial" w:hAnsi="Arial" w:cs="Arial"/>
          <w:b/>
          <w:iCs/>
          <w:color w:val="292929"/>
          <w:sz w:val="28"/>
          <w:szCs w:val="28"/>
          <w:lang w:eastAsia="zh-CN"/>
        </w:rPr>
        <w:t>计息规则</w:t>
      </w:r>
      <w:bookmarkEnd w:id="40"/>
      <w:bookmarkEnd w:id="41"/>
    </w:p>
    <w:p w14:paraId="35EE04D0">
      <w:pPr>
        <w:pStyle w:val="183"/>
        <w:numPr>
          <w:ilvl w:val="0"/>
          <w:numId w:val="30"/>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头尾控制</w:t>
      </w:r>
    </w:p>
    <w:p w14:paraId="22A74000">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支持系统以产品为维度配置计息头尾控制参数，支持四种模式：“算头不算尾”、“算尾不算头”、“算头又算尾”、“不算头不算尾”。</w:t>
      </w:r>
    </w:p>
    <w:p w14:paraId="054F1772">
      <w:pPr>
        <w:pStyle w:val="183"/>
        <w:numPr>
          <w:ilvl w:val="0"/>
          <w:numId w:val="32"/>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默认采用“算头不算尾”的方法，即贷款的天数从贷款发放的当日算至贷款归还的前一日为止，支持“贷款归还的当日是否计息”的参数设定及核算处理。</w:t>
      </w:r>
    </w:p>
    <w:p w14:paraId="0593C99D">
      <w:pPr>
        <w:pStyle w:val="183"/>
        <w:numPr>
          <w:ilvl w:val="0"/>
          <w:numId w:val="30"/>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利息计算</w:t>
      </w:r>
    </w:p>
    <w:p w14:paraId="3E778A6C">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人民币贷款每日利息计提金额保留置小数点后</w:t>
      </w:r>
      <w:r>
        <w:rPr>
          <w:rFonts w:ascii="Arial" w:hAnsi="Arial" w:cs="Arial"/>
          <w:sz w:val="24"/>
          <w:szCs w:val="28"/>
          <w:lang w:eastAsia="zh-CN"/>
        </w:rPr>
        <w:t>5</w:t>
      </w:r>
      <w:r>
        <w:rPr>
          <w:rFonts w:hint="eastAsia" w:ascii="Arial" w:hAnsi="Arial" w:cs="Arial"/>
          <w:sz w:val="24"/>
          <w:szCs w:val="28"/>
          <w:lang w:eastAsia="zh-CN"/>
        </w:rPr>
        <w:t>位，汇总利息时至分，分以下四舍五入；</w:t>
      </w:r>
    </w:p>
    <w:p w14:paraId="0B062D1A">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人民币贷款本金起点为分，元以下角分要计算利息；</w:t>
      </w:r>
    </w:p>
    <w:p w14:paraId="5A59E623">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支持按币种配置不同的金额精度（如日元的利息余额一般记至元，元以下四舍五入）。</w:t>
      </w:r>
    </w:p>
    <w:p w14:paraId="35E6F6C5">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利息计算：</w:t>
      </w:r>
    </w:p>
    <w:p w14:paraId="02A58382">
      <w:pPr>
        <w:pStyle w:val="183"/>
        <w:numPr>
          <w:ilvl w:val="1"/>
          <w:numId w:val="31"/>
        </w:numPr>
        <w:spacing w:before="120" w:after="120" w:line="276" w:lineRule="auto"/>
        <w:jc w:val="both"/>
        <w:rPr>
          <w:rFonts w:ascii="Arial" w:hAnsi="Arial" w:cs="Arial"/>
          <w:sz w:val="24"/>
          <w:szCs w:val="28"/>
          <w:lang w:eastAsia="zh-CN"/>
        </w:rPr>
      </w:pPr>
      <w:r>
        <w:rPr>
          <w:rFonts w:hint="eastAsia"/>
          <w:lang w:eastAsia="zh-CN"/>
        </w:rPr>
        <w:t>支持按实际天数计息：利息=本金*实际天数*日利率</w:t>
      </w:r>
    </w:p>
    <w:p w14:paraId="481647BD">
      <w:pPr>
        <w:pStyle w:val="183"/>
        <w:numPr>
          <w:ilvl w:val="1"/>
          <w:numId w:val="31"/>
        </w:numPr>
        <w:spacing w:before="120" w:after="120" w:line="276" w:lineRule="auto"/>
        <w:jc w:val="both"/>
        <w:rPr>
          <w:rFonts w:ascii="Arial" w:hAnsi="Arial" w:cs="Arial"/>
          <w:sz w:val="24"/>
          <w:szCs w:val="28"/>
          <w:lang w:eastAsia="zh-CN"/>
        </w:rPr>
      </w:pPr>
      <w:r>
        <w:rPr>
          <w:rFonts w:hint="eastAsia"/>
          <w:lang w:eastAsia="zh-CN"/>
        </w:rPr>
        <w:t>支持按整年（月）加零头天数的方法计息：利息＝本金×年（月）数×年（月）利率+本金×零头天数×日利率</w:t>
      </w:r>
    </w:p>
    <w:p w14:paraId="2FE80147">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利率规则：</w:t>
      </w:r>
    </w:p>
    <w:p w14:paraId="751CECDE">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支持年利率折算为日利率保留小数位的配置。折算为日利率时支持根据币种及利率基准天数（3</w:t>
      </w:r>
      <w:r>
        <w:rPr>
          <w:rFonts w:ascii="Arial" w:hAnsi="Arial" w:cs="Arial"/>
          <w:sz w:val="24"/>
          <w:szCs w:val="28"/>
          <w:lang w:eastAsia="zh-CN"/>
        </w:rPr>
        <w:t>60</w:t>
      </w:r>
      <w:r>
        <w:rPr>
          <w:rFonts w:hint="eastAsia" w:ascii="Arial" w:hAnsi="Arial" w:cs="Arial"/>
          <w:sz w:val="24"/>
          <w:szCs w:val="28"/>
          <w:lang w:eastAsia="zh-CN"/>
        </w:rPr>
        <w:t>或实际天数）配置进行计算。</w:t>
      </w:r>
    </w:p>
    <w:p w14:paraId="1401ABF3">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支持多种利率重定价模式，且在贷款发生执行利率改变的时候，支持按不同利率生效日设定的自动分段计息。</w:t>
      </w:r>
    </w:p>
    <w:p w14:paraId="36FCDCFD">
      <w:pPr>
        <w:pStyle w:val="183"/>
        <w:numPr>
          <w:ilvl w:val="2"/>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支持指定利率浮动周期，按预设的周期，在周期到期日变动。</w:t>
      </w:r>
    </w:p>
    <w:p w14:paraId="4B7E543F">
      <w:pPr>
        <w:pStyle w:val="183"/>
        <w:numPr>
          <w:ilvl w:val="2"/>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对周期重定价或指定日期重定价的情况，若重定价日落在假期，则需遵循假期处理规则来处理。</w:t>
      </w:r>
    </w:p>
    <w:p w14:paraId="4C284942">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支持对状态为逾期的贷款按照逾期利率进行自动计息</w:t>
      </w:r>
    </w:p>
    <w:p w14:paraId="578E718F">
      <w:pPr>
        <w:pStyle w:val="183"/>
        <w:numPr>
          <w:ilvl w:val="0"/>
          <w:numId w:val="30"/>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计息基数：</w:t>
      </w:r>
    </w:p>
    <w:p w14:paraId="53A586F2">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罚息计息基数设置：</w:t>
      </w:r>
    </w:p>
    <w:p w14:paraId="6BE37D7C">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支持计息基数为贷款应还未还本金计息。（逾期本金）</w:t>
      </w:r>
    </w:p>
    <w:p w14:paraId="67A07CD3">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复利计息基数设置：</w:t>
      </w:r>
    </w:p>
    <w:p w14:paraId="2AA0A089">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支持计息基数为贷款应还未还利息计息。（逾期利息）</w:t>
      </w:r>
    </w:p>
    <w:p w14:paraId="4B08106D">
      <w:pPr>
        <w:pStyle w:val="183"/>
        <w:numPr>
          <w:ilvl w:val="2"/>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即：复利＝</w:t>
      </w:r>
      <w:r>
        <w:rPr>
          <w:rFonts w:ascii="Arial" w:hAnsi="Arial" w:cs="Arial"/>
          <w:sz w:val="24"/>
          <w:szCs w:val="28"/>
          <w:lang w:eastAsia="zh-CN"/>
        </w:rPr>
        <w:t xml:space="preserve"> </w:t>
      </w:r>
      <w:r>
        <w:rPr>
          <w:rFonts w:hint="eastAsia" w:ascii="Arial" w:hAnsi="Arial" w:cs="Arial"/>
          <w:sz w:val="24"/>
          <w:szCs w:val="28"/>
          <w:lang w:eastAsia="zh-CN"/>
        </w:rPr>
        <w:t>逾期利息×日逾期利率×逾期天数</w:t>
      </w:r>
    </w:p>
    <w:p w14:paraId="07E1EC78">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支持计息基数为贷款罚息利息计息（逾期利息+本金罚息）</w:t>
      </w:r>
    </w:p>
    <w:p w14:paraId="18771A3C">
      <w:pPr>
        <w:pStyle w:val="183"/>
        <w:numPr>
          <w:ilvl w:val="2"/>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即：复利</w:t>
      </w:r>
      <w:r>
        <w:rPr>
          <w:rFonts w:ascii="Arial" w:hAnsi="Arial" w:cs="Arial"/>
          <w:sz w:val="24"/>
          <w:szCs w:val="28"/>
          <w:lang w:eastAsia="zh-CN"/>
        </w:rPr>
        <w:t xml:space="preserve"> = (</w:t>
      </w:r>
      <w:r>
        <w:rPr>
          <w:rFonts w:hint="eastAsia" w:ascii="Arial" w:hAnsi="Arial" w:cs="Arial"/>
          <w:sz w:val="24"/>
          <w:szCs w:val="28"/>
          <w:lang w:eastAsia="zh-CN"/>
        </w:rPr>
        <w:t>逾期利息</w:t>
      </w:r>
      <w:r>
        <w:rPr>
          <w:rFonts w:ascii="Arial" w:hAnsi="Arial" w:cs="Arial"/>
          <w:sz w:val="24"/>
          <w:szCs w:val="28"/>
          <w:lang w:eastAsia="zh-CN"/>
        </w:rPr>
        <w:t xml:space="preserve"> + </w:t>
      </w:r>
      <w:r>
        <w:rPr>
          <w:rFonts w:hint="eastAsia" w:ascii="Arial" w:hAnsi="Arial" w:cs="Arial"/>
          <w:sz w:val="24"/>
          <w:szCs w:val="28"/>
          <w:lang w:eastAsia="zh-CN"/>
        </w:rPr>
        <w:t>逾期本金产生的罚息</w:t>
      </w:r>
      <w:r>
        <w:rPr>
          <w:rFonts w:ascii="Arial" w:hAnsi="Arial" w:cs="Arial"/>
          <w:sz w:val="24"/>
          <w:szCs w:val="28"/>
          <w:lang w:eastAsia="zh-CN"/>
        </w:rPr>
        <w:t>)×</w:t>
      </w:r>
      <w:r>
        <w:rPr>
          <w:rFonts w:hint="eastAsia" w:ascii="Arial" w:hAnsi="Arial" w:cs="Arial"/>
          <w:sz w:val="24"/>
          <w:szCs w:val="28"/>
          <w:lang w:eastAsia="zh-CN"/>
        </w:rPr>
        <w:t>日逾期利率×逾期天数</w:t>
      </w:r>
    </w:p>
    <w:p w14:paraId="6FBD192B">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支持设定不计复利。</w:t>
      </w:r>
    </w:p>
    <w:p w14:paraId="408F5745">
      <w:pPr>
        <w:pStyle w:val="183"/>
        <w:numPr>
          <w:ilvl w:val="2"/>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对于不计算复利的情况，当期应还未还时，将当期应还未还金额拆成本、息两部分，并对罚息不再计算利息</w:t>
      </w:r>
    </w:p>
    <w:p w14:paraId="5613DA4A">
      <w:pPr>
        <w:pStyle w:val="183"/>
        <w:numPr>
          <w:ilvl w:val="0"/>
          <w:numId w:val="31"/>
        </w:numPr>
        <w:spacing w:before="120" w:after="120" w:line="276" w:lineRule="auto"/>
        <w:jc w:val="both"/>
        <w:rPr>
          <w:rFonts w:ascii="Arial" w:hAnsi="Arial" w:cs="Arial"/>
          <w:sz w:val="24"/>
          <w:szCs w:val="28"/>
          <w:lang w:eastAsia="zh-CN"/>
        </w:rPr>
      </w:pPr>
      <w:bookmarkStart w:id="42" w:name="OLE_LINK1"/>
      <w:r>
        <w:rPr>
          <w:rFonts w:hint="eastAsia" w:ascii="Arial" w:hAnsi="Arial" w:cs="Arial"/>
          <w:sz w:val="24"/>
          <w:szCs w:val="28"/>
          <w:lang w:eastAsia="zh-CN"/>
        </w:rPr>
        <w:t>本金罚息＝ 逾期本金×日逾期利率×逾期天数</w:t>
      </w:r>
    </w:p>
    <w:p w14:paraId="52AA3C1F">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利息罚息＝ 逾期利息×日逾期利率×逾期天数</w:t>
      </w:r>
    </w:p>
    <w:bookmarkEnd w:id="42"/>
    <w:p w14:paraId="084C687E">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43" w:name="_Toc140011263"/>
      <w:bookmarkStart w:id="44" w:name="_Toc24147"/>
      <w:r>
        <w:rPr>
          <w:rFonts w:hint="eastAsia" w:ascii="宋体" w:hAnsi="宋体" w:eastAsia="宋体" w:cs="宋体"/>
          <w:b/>
          <w:bCs/>
          <w:iCs/>
          <w:sz w:val="28"/>
          <w:szCs w:val="22"/>
        </w:rPr>
        <w:t>计提</w:t>
      </w:r>
      <w:r>
        <w:rPr>
          <w:rFonts w:hint="eastAsia" w:ascii="宋体" w:hAnsi="宋体" w:eastAsia="宋体" w:cs="宋体"/>
          <w:b/>
          <w:bCs/>
          <w:iCs/>
          <w:sz w:val="28"/>
          <w:szCs w:val="22"/>
          <w:lang w:eastAsia="zh-CN"/>
        </w:rPr>
        <w:t>结息</w:t>
      </w:r>
      <w:r>
        <w:rPr>
          <w:rFonts w:hint="eastAsia" w:ascii="宋体" w:hAnsi="宋体" w:eastAsia="宋体" w:cs="宋体"/>
          <w:b/>
          <w:bCs/>
          <w:iCs/>
          <w:sz w:val="28"/>
          <w:szCs w:val="22"/>
        </w:rPr>
        <w:t>规则</w:t>
      </w:r>
      <w:bookmarkEnd w:id="43"/>
      <w:bookmarkEnd w:id="44"/>
    </w:p>
    <w:p w14:paraId="76516843">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支持在每个计提日日终，按照计息设定自动对每笔贷款进行利息计提。</w:t>
      </w:r>
    </w:p>
    <w:p w14:paraId="5B136C05">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支持根据设定，对已核销贷款、委托贷款不计提利息（只计算，不过账）、非应计贷款利息计提在表外核算。</w:t>
      </w:r>
    </w:p>
    <w:p w14:paraId="1323D85B">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支持按日、按月、按季计提应收利息。</w:t>
      </w:r>
    </w:p>
    <w:p w14:paraId="612FDB0C">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支持计提频率的参数设定，和参数设定指定日的计提处理。</w:t>
      </w:r>
    </w:p>
    <w:p w14:paraId="03F339D9">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支持利息计提计算公式的配置管理。</w:t>
      </w:r>
    </w:p>
    <w:p w14:paraId="24FEEF2F">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支持证券化的贷款，从封包日或设定收益转让日开始，所计提利息计入表外。</w:t>
      </w:r>
    </w:p>
    <w:p w14:paraId="632A9E23">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支持暂停计息和不计息功能，已停息贷款，根据停息类别不计提利息（只计算，不过账），同时也不确认银行收入。</w:t>
      </w:r>
    </w:p>
    <w:p w14:paraId="6E0835C1">
      <w:pPr>
        <w:pStyle w:val="183"/>
        <w:numPr>
          <w:ilvl w:val="0"/>
          <w:numId w:val="31"/>
        </w:numPr>
        <w:spacing w:before="120" w:after="120" w:line="276" w:lineRule="auto"/>
        <w:jc w:val="both"/>
        <w:rPr>
          <w:rFonts w:ascii="Arial" w:hAnsi="Arial" w:cs="Arial"/>
          <w:sz w:val="24"/>
          <w:szCs w:val="28"/>
          <w:lang w:eastAsia="zh-CN"/>
        </w:rPr>
      </w:pPr>
      <w:r>
        <w:rPr>
          <w:rFonts w:ascii="Arial" w:hAnsi="Arial" w:cs="Arial"/>
          <w:sz w:val="24"/>
          <w:szCs w:val="28"/>
          <w:lang w:eastAsia="zh-CN"/>
        </w:rPr>
        <w:t>结息</w:t>
      </w:r>
      <w:r>
        <w:rPr>
          <w:rFonts w:hint="eastAsia" w:ascii="Arial" w:hAnsi="Arial" w:cs="Arial"/>
          <w:sz w:val="24"/>
          <w:szCs w:val="28"/>
          <w:lang w:eastAsia="zh-CN"/>
        </w:rPr>
        <w:t>频率支持</w:t>
      </w:r>
      <w:r>
        <w:rPr>
          <w:rFonts w:ascii="Arial" w:hAnsi="Arial" w:cs="Arial"/>
          <w:sz w:val="24"/>
          <w:szCs w:val="28"/>
          <w:lang w:eastAsia="zh-CN"/>
        </w:rPr>
        <w:t>参数化设置</w:t>
      </w:r>
      <w:r>
        <w:rPr>
          <w:rFonts w:hint="eastAsia" w:ascii="Arial" w:hAnsi="Arial" w:cs="Arial"/>
          <w:sz w:val="24"/>
          <w:szCs w:val="28"/>
          <w:lang w:eastAsia="zh-CN"/>
        </w:rPr>
        <w:t>：结息周期可以是年、半年、季、月，以及双周和天等。</w:t>
      </w:r>
    </w:p>
    <w:p w14:paraId="4B03A93D">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贷款账户根据借据层指定的结息周期进行结息，结息在还款日或到期日的日始批量处理进行，将应计利息结转为应收利息。</w:t>
      </w:r>
    </w:p>
    <w:p w14:paraId="571E6B36">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45" w:name="_Toc140011264"/>
      <w:bookmarkStart w:id="46" w:name="_Toc6235"/>
      <w:r>
        <w:rPr>
          <w:rFonts w:hint="eastAsia" w:ascii="Arial" w:hAnsi="Arial" w:cs="Arial"/>
          <w:b/>
          <w:iCs/>
          <w:color w:val="292929"/>
          <w:sz w:val="28"/>
          <w:szCs w:val="28"/>
          <w:lang w:eastAsia="zh-CN"/>
        </w:rPr>
        <w:t>利息摊销</w:t>
      </w:r>
      <w:bookmarkEnd w:id="45"/>
      <w:bookmarkEnd w:id="46"/>
    </w:p>
    <w:p w14:paraId="4503DD7E">
      <w:pPr>
        <w:pStyle w:val="183"/>
        <w:numPr>
          <w:ilvl w:val="0"/>
          <w:numId w:val="33"/>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针对预先扣收利息的业务进行按周期摊销处理（主要为贴现、保理业务），即按照权责发生制原则，在放款时扣除从放款日到到期日的利息，然后通过利息摊销分摊到贷款期间各日或各月，按分摊的频率（如日、月）分期确认利息收入（利息调整转为利息收入）。</w:t>
      </w:r>
    </w:p>
    <w:p w14:paraId="7683A5DD">
      <w:pPr>
        <w:pStyle w:val="183"/>
        <w:numPr>
          <w:ilvl w:val="0"/>
          <w:numId w:val="33"/>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摊销规则：</w:t>
      </w:r>
    </w:p>
    <w:p w14:paraId="5EEC1C02">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摊销频率：支持按日摊销、按月摊销</w:t>
      </w:r>
    </w:p>
    <w:p w14:paraId="337EFA95">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预收息贷款不再进行每日计提。</w:t>
      </w:r>
    </w:p>
    <w:p w14:paraId="4D353D04">
      <w:pPr>
        <w:pStyle w:val="183"/>
        <w:numPr>
          <w:ilvl w:val="0"/>
          <w:numId w:val="33"/>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支持预收息模式下，提前还本的退息或不退息处理。</w:t>
      </w:r>
    </w:p>
    <w:p w14:paraId="43C2F36C">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47" w:name="_Toc19006"/>
      <w:bookmarkStart w:id="48" w:name="_Toc140011265"/>
      <w:r>
        <w:rPr>
          <w:rFonts w:hint="eastAsia" w:ascii="Arial" w:hAnsi="Arial" w:cs="Arial"/>
          <w:b/>
          <w:iCs/>
          <w:color w:val="292929"/>
          <w:sz w:val="28"/>
          <w:szCs w:val="28"/>
          <w:lang w:eastAsia="zh-CN"/>
        </w:rPr>
        <w:t>应计转非应计</w:t>
      </w:r>
      <w:bookmarkEnd w:id="47"/>
      <w:r>
        <w:rPr>
          <w:rFonts w:hint="eastAsia" w:ascii="Arial" w:hAnsi="Arial" w:cs="Arial"/>
          <w:b/>
          <w:iCs/>
          <w:color w:val="292929"/>
          <w:sz w:val="28"/>
          <w:szCs w:val="28"/>
          <w:lang w:eastAsia="zh-CN"/>
        </w:rPr>
        <w:t>规则</w:t>
      </w:r>
      <w:bookmarkEnd w:id="48"/>
    </w:p>
    <w:p w14:paraId="2901570B">
      <w:pPr>
        <w:pStyle w:val="183"/>
        <w:numPr>
          <w:ilvl w:val="0"/>
          <w:numId w:val="34"/>
        </w:numPr>
        <w:spacing w:before="120" w:after="120" w:line="276" w:lineRule="auto"/>
        <w:jc w:val="both"/>
        <w:rPr>
          <w:rFonts w:ascii="宋体" w:hAnsi="宋体" w:eastAsia="宋体" w:cs="宋体"/>
          <w:kern w:val="2"/>
          <w:sz w:val="24"/>
          <w:lang w:val="zh-CN" w:eastAsia="zh-CN"/>
        </w:rPr>
      </w:pPr>
      <w:r>
        <w:rPr>
          <w:rFonts w:hint="eastAsia" w:ascii="Arial" w:hAnsi="Arial" w:cs="Arial"/>
          <w:sz w:val="24"/>
          <w:szCs w:val="28"/>
          <w:lang w:eastAsia="zh-CN"/>
        </w:rPr>
        <w:t>指符合以下条件之一的贷款为非应计贷款</w:t>
      </w:r>
    </w:p>
    <w:p w14:paraId="33750E8C">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本金逾期超过90天；</w:t>
      </w:r>
    </w:p>
    <w:p w14:paraId="2CBBEAA0">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应收未收利息逾期超过90天；</w:t>
      </w:r>
    </w:p>
    <w:p w14:paraId="4024C6D4">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贷款虽未到期或逾期未超过90天，但经人工认定生产经营已停止、项目已停建等；</w:t>
      </w:r>
    </w:p>
    <w:p w14:paraId="1C1EE8D5">
      <w:p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当应计贷款转为非应计贷款时（本金或利息逾期超过90天），非应计贷款应单独核算，本金全部转入非应计科目核算。应计利息停止计入当期利息收入，纳入表外核算；已计提的贷款应收利息冲减原已计入损益的利息收入，转作表外核算。</w:t>
      </w:r>
    </w:p>
    <w:p w14:paraId="47AE2B5A">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49" w:name="_Toc140011266"/>
      <w:bookmarkStart w:id="50" w:name="_Toc129766708"/>
      <w:r>
        <w:rPr>
          <w:rFonts w:hint="eastAsia" w:ascii="Arial" w:hAnsi="Arial" w:cs="Arial"/>
          <w:b/>
          <w:iCs/>
          <w:color w:val="292929"/>
          <w:sz w:val="28"/>
          <w:szCs w:val="28"/>
          <w:lang w:eastAsia="zh-CN"/>
        </w:rPr>
        <w:t>账户状态规则</w:t>
      </w:r>
      <w:bookmarkEnd w:id="49"/>
      <w:bookmarkEnd w:id="50"/>
    </w:p>
    <w:p w14:paraId="7FC1F156">
      <w:pPr>
        <w:pStyle w:val="183"/>
        <w:numPr>
          <w:ilvl w:val="0"/>
          <w:numId w:val="35"/>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贷款的核算状态区分为：正常、非应计、核销、结清。</w:t>
      </w:r>
    </w:p>
    <w:p w14:paraId="4E5461AF">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正常：已放款但未到期，不存在应还未还的本金或利息，该状态下所有本金为正常本金；</w:t>
      </w:r>
    </w:p>
    <w:p w14:paraId="163450B7">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非应计：该状态下还存在非应计且未核销本金，所有挂账利息都为非应计贷款应收利息或已核销贷款利息，不存在“部分非应计”（即：本金部分应计，部分非应计）；</w:t>
      </w:r>
    </w:p>
    <w:p w14:paraId="700943A9">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核销：指贷款已全额核销，所有的挂账利息均为已核销贷款利息，不存在部分核销形态；</w:t>
      </w:r>
    </w:p>
    <w:p w14:paraId="2E7599AA">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结清：指贷款已不存在剩余本金或利息。</w:t>
      </w:r>
    </w:p>
    <w:p w14:paraId="4AFBD392">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51" w:name="_Toc140011267"/>
      <w:r>
        <w:rPr>
          <w:rFonts w:hint="eastAsia" w:ascii="Arial" w:hAnsi="Arial" w:cs="Arial"/>
          <w:b/>
          <w:iCs/>
          <w:color w:val="292929"/>
          <w:sz w:val="28"/>
          <w:szCs w:val="28"/>
          <w:lang w:eastAsia="zh-CN"/>
        </w:rPr>
        <w:t>形态转移规则</w:t>
      </w:r>
      <w:bookmarkEnd w:id="51"/>
    </w:p>
    <w:p w14:paraId="6A57F17C">
      <w:p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按照贷款生命周期变化标识一笔贷款的不同形态，并根据实际需要对贷款形态进行必要的调整或转换即为形态转移。贷款形态转移规则如下：</w:t>
      </w:r>
    </w:p>
    <w:p w14:paraId="6D585DEF">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正常转非应计</w:t>
      </w:r>
    </w:p>
    <w:p w14:paraId="72187B14">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日终批量处理；</w:t>
      </w:r>
    </w:p>
    <w:p w14:paraId="3036A5C7">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本金逾期超过</w:t>
      </w:r>
      <w:r>
        <w:rPr>
          <w:rFonts w:ascii="Arial" w:hAnsi="Arial" w:cs="Arial"/>
          <w:sz w:val="24"/>
          <w:szCs w:val="28"/>
          <w:lang w:eastAsia="zh-CN"/>
        </w:rPr>
        <w:t>90</w:t>
      </w:r>
      <w:r>
        <w:rPr>
          <w:rFonts w:hint="eastAsia" w:ascii="Arial" w:hAnsi="Arial" w:cs="Arial"/>
          <w:sz w:val="24"/>
          <w:szCs w:val="28"/>
          <w:lang w:eastAsia="zh-CN"/>
        </w:rPr>
        <w:t>天或应收利息逾期超过</w:t>
      </w:r>
      <w:r>
        <w:rPr>
          <w:rFonts w:ascii="Arial" w:hAnsi="Arial" w:cs="Arial"/>
          <w:sz w:val="24"/>
          <w:szCs w:val="28"/>
          <w:lang w:eastAsia="zh-CN"/>
        </w:rPr>
        <w:t>90</w:t>
      </w:r>
      <w:r>
        <w:rPr>
          <w:rFonts w:hint="eastAsia" w:ascii="Arial" w:hAnsi="Arial" w:cs="Arial"/>
          <w:sz w:val="24"/>
          <w:szCs w:val="28"/>
          <w:lang w:eastAsia="zh-CN"/>
        </w:rPr>
        <w:t>天，或贷款虽然未到期或逾期未超过</w:t>
      </w:r>
      <w:r>
        <w:rPr>
          <w:rFonts w:ascii="Arial" w:hAnsi="Arial" w:cs="Arial"/>
          <w:sz w:val="24"/>
          <w:szCs w:val="28"/>
          <w:lang w:eastAsia="zh-CN"/>
        </w:rPr>
        <w:t>90</w:t>
      </w:r>
      <w:r>
        <w:rPr>
          <w:rFonts w:hint="eastAsia" w:ascii="Arial" w:hAnsi="Arial" w:cs="Arial"/>
          <w:sz w:val="24"/>
          <w:szCs w:val="28"/>
          <w:lang w:eastAsia="zh-CN"/>
        </w:rPr>
        <w:t>天，但经人工认定生产经营已停止、项目已停建等，则整笔贷款转非应计贷款核算。</w:t>
      </w:r>
    </w:p>
    <w:p w14:paraId="3B829258">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逾期天数计算时应根据单笔业务的宽限期或节假日配置考虑计算</w:t>
      </w:r>
    </w:p>
    <w:p w14:paraId="1B3505A6">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非应计转正常</w:t>
      </w:r>
    </w:p>
    <w:p w14:paraId="5C267650">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实时处理或晚间批量处理，当逾期</w:t>
      </w:r>
      <w:r>
        <w:rPr>
          <w:rFonts w:ascii="Arial" w:hAnsi="Arial" w:cs="Arial"/>
          <w:sz w:val="24"/>
          <w:szCs w:val="28"/>
          <w:lang w:eastAsia="zh-CN"/>
        </w:rPr>
        <w:t>/</w:t>
      </w:r>
      <w:r>
        <w:rPr>
          <w:rFonts w:hint="eastAsia" w:ascii="Arial" w:hAnsi="Arial" w:cs="Arial"/>
          <w:sz w:val="24"/>
          <w:szCs w:val="28"/>
          <w:lang w:eastAsia="zh-CN"/>
        </w:rPr>
        <w:t>非应计贷款当前所有逾欠的本金和利息均已归还完毕，且贷款还未到期，贷款从非应计转为正常。</w:t>
      </w:r>
    </w:p>
    <w:p w14:paraId="4A95C011">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触发的业务场景：主动还款或晚间批量扣款。</w:t>
      </w:r>
    </w:p>
    <w:p w14:paraId="6DF62051">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非应计转核销</w:t>
      </w:r>
    </w:p>
    <w:p w14:paraId="1642C2F5">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在业务系统发起贷款核销申请后，通过核算交易（贷款核销），可将贷款状态由非应计状态转为核销状态，同时本息转为已核销本息。</w:t>
      </w:r>
    </w:p>
    <w:p w14:paraId="07A119F7">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52" w:name="_Toc140011268"/>
      <w:r>
        <w:rPr>
          <w:rFonts w:hint="eastAsia" w:ascii="Arial" w:hAnsi="Arial" w:cs="Arial"/>
          <w:b/>
          <w:iCs/>
          <w:color w:val="292929"/>
          <w:sz w:val="28"/>
          <w:szCs w:val="28"/>
          <w:lang w:eastAsia="zh-CN"/>
        </w:rPr>
        <w:t>节假日/宽限期规则</w:t>
      </w:r>
      <w:bookmarkEnd w:id="52"/>
    </w:p>
    <w:p w14:paraId="292C2DCA">
      <w:pPr>
        <w:pStyle w:val="183"/>
        <w:numPr>
          <w:ilvl w:val="0"/>
          <w:numId w:val="36"/>
        </w:numPr>
        <w:spacing w:before="120" w:after="120" w:line="276" w:lineRule="auto"/>
        <w:jc w:val="both"/>
        <w:rPr>
          <w:rFonts w:ascii="Arial" w:hAnsi="Arial" w:cs="Arial"/>
          <w:sz w:val="24"/>
          <w:szCs w:val="28"/>
          <w:lang w:eastAsia="zh-CN"/>
        </w:rPr>
      </w:pPr>
      <w:bookmarkStart w:id="53" w:name="_Toc22607"/>
      <w:r>
        <w:rPr>
          <w:rFonts w:hint="eastAsia" w:ascii="Arial" w:hAnsi="Arial" w:cs="Arial"/>
          <w:sz w:val="24"/>
          <w:szCs w:val="28"/>
          <w:lang w:eastAsia="zh-CN"/>
        </w:rPr>
        <w:t>还款宽限期</w:t>
      </w:r>
      <w:bookmarkEnd w:id="53"/>
    </w:p>
    <w:p w14:paraId="1EE576BA">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支持账户级和子账户级还款宽限期的天数、计息方式设定。</w:t>
      </w:r>
    </w:p>
    <w:p w14:paraId="640876F7">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支持非分期还款方式贷款的到期日宽限处理和分期还款方式贷款的分期还款到期日宽限处理。</w:t>
      </w:r>
    </w:p>
    <w:p w14:paraId="33C8C0D1">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支持宽限期内按执行利率正常计息、逾期计息和不计息三种计息处理方式</w:t>
      </w:r>
    </w:p>
    <w:p w14:paraId="3799D8A9">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支持设定宽限期的贷款在宽限到期日转为逾期，且开始按照逾期利率计算拖欠本金的罚息和拖欠利息的复息，并按照计息方式计算原贷款到期日到宽限到期日之间的利息。</w:t>
      </w:r>
    </w:p>
    <w:p w14:paraId="241990DB">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如节假日顺延规则与宽限期规则出现重复，则宽限天数按照双方规则计算出来的结束日期最晚的天数为准。如下图所示：</w:t>
      </w:r>
    </w:p>
    <w:p w14:paraId="5D21210B">
      <w:pPr>
        <w:spacing w:before="120" w:after="120" w:line="276" w:lineRule="auto"/>
        <w:ind w:left="420"/>
        <w:jc w:val="both"/>
        <w:rPr>
          <w:rFonts w:ascii="Arial" w:hAnsi="Arial" w:cs="Arial"/>
          <w:sz w:val="24"/>
          <w:szCs w:val="28"/>
          <w:lang w:eastAsia="zh-CN"/>
        </w:rPr>
      </w:pPr>
      <w:r>
        <w:rPr>
          <w:rFonts w:cs="宋体"/>
          <w:sz w:val="24"/>
          <w:lang w:eastAsia="zh-CN"/>
        </w:rPr>
        <w:drawing>
          <wp:inline distT="0" distB="0" distL="0" distR="0">
            <wp:extent cx="5184140" cy="120967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184140" cy="1209675"/>
                    </a:xfrm>
                    <a:prstGeom prst="rect">
                      <a:avLst/>
                    </a:prstGeom>
                    <a:noFill/>
                    <a:ln>
                      <a:noFill/>
                    </a:ln>
                  </pic:spPr>
                </pic:pic>
              </a:graphicData>
            </a:graphic>
          </wp:inline>
        </w:drawing>
      </w:r>
    </w:p>
    <w:p w14:paraId="03D6E3A6">
      <w:pPr>
        <w:pStyle w:val="183"/>
        <w:numPr>
          <w:ilvl w:val="0"/>
          <w:numId w:val="36"/>
        </w:numPr>
        <w:spacing w:before="120" w:after="120" w:line="276" w:lineRule="auto"/>
        <w:jc w:val="both"/>
        <w:rPr>
          <w:rFonts w:ascii="Arial" w:hAnsi="Arial" w:cs="Arial"/>
          <w:sz w:val="24"/>
          <w:szCs w:val="28"/>
          <w:lang w:eastAsia="zh-CN"/>
        </w:rPr>
      </w:pPr>
      <w:bookmarkStart w:id="54" w:name="_Toc13277"/>
      <w:r>
        <w:rPr>
          <w:rFonts w:hint="eastAsia" w:ascii="Arial" w:hAnsi="Arial" w:cs="Arial"/>
          <w:sz w:val="24"/>
          <w:szCs w:val="28"/>
          <w:lang w:eastAsia="zh-CN"/>
        </w:rPr>
        <w:t>假日处理规则</w:t>
      </w:r>
      <w:bookmarkEnd w:id="54"/>
    </w:p>
    <w:p w14:paraId="5C8889E1">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节假日配置，每天日终从核心业务系统进行同步，无需手工调整（信贷核算系统保留手工调整的功能）。</w:t>
      </w:r>
    </w:p>
    <w:p w14:paraId="65E812B9">
      <w:pPr>
        <w:pStyle w:val="183"/>
        <w:numPr>
          <w:ilvl w:val="0"/>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贷款业务遇假期时，需要根据不同的业务类型，系统支持提前处理或延后处理：</w:t>
      </w:r>
    </w:p>
    <w:p w14:paraId="13231E9F">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 xml:space="preserve">重定价：对利率按周期浮动的贷款，若重定价日落在假期，需根据重定价日调整方式决定重定价日是否需要调整，包括遇假期不变、遇假期置后、遇假期置前、遇假期置后但跨月置前、遇假期置前但跨月置后；若重定价日仍落在假期，则在重定价日的上一个工作日的晚上，以当前的利率值批量调整该贷款的利率，新利率的生效日仍为重定价日。 </w:t>
      </w:r>
    </w:p>
    <w:p w14:paraId="455A8451">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 xml:space="preserve">还款：还款日遇到节假日，允许提前至还款日的上一个工作日还款，此时不计收从实际还款日至计划还款日间的正常利息；也可以在还款日的下一个工作日还款，此时应计收计划还款日至实际还款日至间的正常利息； </w:t>
      </w:r>
    </w:p>
    <w:p w14:paraId="3C92E700">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转逾期：对需要自动转逾期的贷款，若贷款到期日落在节假日，且该贷款未在到期日的下一个工作日还清，则系统在该贷款到期日的下一个工作日的晚上批量转逾期，逾期生效日为贷款原到期日；</w:t>
      </w:r>
    </w:p>
    <w:p w14:paraId="6FC11BB3">
      <w:pPr>
        <w:keepNext/>
        <w:numPr>
          <w:ilvl w:val="2"/>
          <w:numId w:val="28"/>
        </w:numPr>
        <w:tabs>
          <w:tab w:val="left" w:pos="905"/>
          <w:tab w:val="left" w:pos="1086"/>
          <w:tab w:val="left" w:pos="1734"/>
        </w:tabs>
        <w:spacing w:after="260" w:line="276" w:lineRule="auto"/>
        <w:ind w:left="905" w:right="-61" w:hanging="905"/>
        <w:outlineLvl w:val="2"/>
        <w:rPr>
          <w:rFonts w:ascii="Arial" w:hAnsi="Arial" w:cs="Arial"/>
          <w:b/>
          <w:iCs/>
          <w:color w:val="292929"/>
          <w:sz w:val="28"/>
          <w:szCs w:val="28"/>
          <w:lang w:eastAsia="zh-CN"/>
        </w:rPr>
      </w:pPr>
      <w:bookmarkStart w:id="55" w:name="_Toc140011269"/>
      <w:bookmarkStart w:id="56" w:name="_Toc2722"/>
      <w:r>
        <w:rPr>
          <w:rFonts w:hint="eastAsia" w:ascii="Arial" w:hAnsi="Arial" w:cs="Arial"/>
          <w:b/>
          <w:iCs/>
          <w:color w:val="292929"/>
          <w:sz w:val="28"/>
          <w:szCs w:val="28"/>
          <w:lang w:eastAsia="zh-CN"/>
        </w:rPr>
        <w:t>贷款优惠券处理规则</w:t>
      </w:r>
      <w:bookmarkEnd w:id="55"/>
    </w:p>
    <w:p w14:paraId="572D1A97">
      <w:p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支持贷款发放时使用优惠券，即：接收优惠券关联的放款业务信息、优惠券的优惠信息，并进行登记，登记后在客户归还正常利息时做自动抵扣处理。</w:t>
      </w:r>
    </w:p>
    <w:p w14:paraId="7861F29C">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优惠券类型包括但不限于：</w:t>
      </w:r>
    </w:p>
    <w:p w14:paraId="60A5501E">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N日免息券：特定时间内免收贷款利息；</w:t>
      </w:r>
    </w:p>
    <w:p w14:paraId="40FF7C12">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额度利息抵扣券：免收一定额度的利息；</w:t>
      </w:r>
    </w:p>
    <w:p w14:paraId="24478AF8">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N日利率折扣券：特定时间内进行利率优惠；</w:t>
      </w:r>
    </w:p>
    <w:p w14:paraId="67AB0A0F">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利率折扣券：应还利息的折扣，即：减免利息=本次应还利息*折扣率。</w:t>
      </w:r>
    </w:p>
    <w:p w14:paraId="5035E933">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支持设定优惠额度，并对最高可减免金额进行管控。</w:t>
      </w:r>
    </w:p>
    <w:p w14:paraId="3F4025D7">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支持设置提前还款限制天数，在此天数时间内，若客户发生提前还款，则对之前已经减免的优惠利息金额做回冲处理，在首次提前还款时补收已经减免的利息。</w:t>
      </w:r>
    </w:p>
    <w:p w14:paraId="264302DF">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支持优惠力度较大的优惠券进行分期抵扣。</w:t>
      </w:r>
    </w:p>
    <w:p w14:paraId="07589C64">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支持各类优惠券的失效规则处理，如逾期时效、还款计划变更失效等。</w:t>
      </w:r>
    </w:p>
    <w:p w14:paraId="036B9CA1">
      <w:pPr>
        <w:keepNext/>
        <w:numPr>
          <w:ilvl w:val="1"/>
          <w:numId w:val="28"/>
        </w:numPr>
        <w:tabs>
          <w:tab w:val="left" w:pos="905"/>
          <w:tab w:val="left" w:pos="1086"/>
        </w:tabs>
        <w:spacing w:after="260" w:line="276" w:lineRule="auto"/>
        <w:ind w:left="905" w:right="-240" w:hanging="905"/>
        <w:outlineLvl w:val="1"/>
        <w:rPr>
          <w:rFonts w:ascii="Arial" w:hAnsi="Arial" w:cs="Arial"/>
          <w:b/>
          <w:bCs/>
          <w:iCs/>
          <w:color w:val="333333"/>
          <w:sz w:val="32"/>
          <w:szCs w:val="32"/>
          <w:lang w:eastAsia="zh-CN"/>
        </w:rPr>
      </w:pPr>
      <w:bookmarkStart w:id="57" w:name="_Toc140011270"/>
      <w:r>
        <w:rPr>
          <w:rFonts w:hint="eastAsia" w:ascii="Arial" w:hAnsi="Arial" w:cs="Arial"/>
          <w:b/>
          <w:bCs/>
          <w:iCs/>
          <w:color w:val="333333"/>
          <w:sz w:val="32"/>
          <w:szCs w:val="32"/>
          <w:lang w:eastAsia="zh-CN"/>
        </w:rPr>
        <w:t>核算参数</w:t>
      </w:r>
      <w:bookmarkEnd w:id="56"/>
      <w:bookmarkEnd w:id="57"/>
    </w:p>
    <w:p w14:paraId="4806BCA1">
      <w:pPr>
        <w:spacing w:before="120" w:after="120" w:line="276" w:lineRule="auto"/>
        <w:jc w:val="both"/>
        <w:rPr>
          <w:rFonts w:ascii="Arial" w:hAnsi="Arial" w:cs="Arial"/>
          <w:sz w:val="24"/>
          <w:szCs w:val="28"/>
          <w:lang w:eastAsia="zh-CN"/>
        </w:rPr>
      </w:pPr>
      <w:bookmarkStart w:id="58" w:name="_Toc27649"/>
      <w:r>
        <w:rPr>
          <w:rFonts w:hint="eastAsia" w:ascii="Arial" w:hAnsi="Arial" w:cs="Arial"/>
          <w:sz w:val="24"/>
          <w:szCs w:val="28"/>
          <w:lang w:eastAsia="zh-CN"/>
        </w:rPr>
        <w:t>核算参数应支持系统级参数、产品级参数、组合维度参数管理功能。</w:t>
      </w:r>
    </w:p>
    <w:p w14:paraId="51753A28">
      <w:p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其中产品级参数，应支持产品级参数组件设置，以组件化形式组装核算产品配置。</w:t>
      </w:r>
    </w:p>
    <w:p w14:paraId="457F596F">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59" w:name="_Toc140011271"/>
      <w:r>
        <w:rPr>
          <w:rFonts w:hint="eastAsia" w:ascii="Arial" w:hAnsi="Arial" w:cs="Arial"/>
          <w:b/>
          <w:iCs/>
          <w:color w:val="292929"/>
          <w:sz w:val="28"/>
          <w:szCs w:val="28"/>
          <w:lang w:eastAsia="zh-CN"/>
        </w:rPr>
        <w:t>贷款发放币种</w:t>
      </w:r>
      <w:bookmarkEnd w:id="59"/>
    </w:p>
    <w:p w14:paraId="4196D536">
      <w:p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贷款支持发放币种支持配置，外币信贷核算系统不做汇率转换，外币业务交易发送核心时发送外币币种。</w:t>
      </w:r>
    </w:p>
    <w:p w14:paraId="2BFF5AE4">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60" w:name="_Toc140011272"/>
      <w:r>
        <w:rPr>
          <w:rFonts w:hint="eastAsia" w:ascii="Arial" w:hAnsi="Arial" w:cs="Arial"/>
          <w:b/>
          <w:iCs/>
          <w:color w:val="292929"/>
          <w:sz w:val="28"/>
          <w:szCs w:val="28"/>
          <w:lang w:eastAsia="zh-CN"/>
        </w:rPr>
        <w:t>还款方式</w:t>
      </w:r>
      <w:bookmarkEnd w:id="60"/>
    </w:p>
    <w:p w14:paraId="145914FF">
      <w:pPr>
        <w:pStyle w:val="183"/>
        <w:numPr>
          <w:ilvl w:val="0"/>
          <w:numId w:val="37"/>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支持等额本金、等额本息、利随本清、分期还款、按期还息到期还本（按日、按月、按季还息）、按期还息按计划还本、组合还款、气球贷、等比累进法、等额累进法等多种还款方式。</w:t>
      </w:r>
    </w:p>
    <w:p w14:paraId="38D5141C">
      <w:pPr>
        <w:pStyle w:val="183"/>
        <w:numPr>
          <w:ilvl w:val="0"/>
          <w:numId w:val="37"/>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支持对分期还款的指定日期为还款日，即从贷款首次放款日期后的首个还款日开始，每间隔一个结息周期即作为一个贷款还款日。</w:t>
      </w:r>
    </w:p>
    <w:p w14:paraId="3EE1F38B">
      <w:pPr>
        <w:pStyle w:val="183"/>
        <w:numPr>
          <w:ilvl w:val="0"/>
          <w:numId w:val="37"/>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支持设定部分周期只还息不还本或暂停归还本息。</w:t>
      </w:r>
    </w:p>
    <w:p w14:paraId="52646DAE">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61" w:name="_Toc140011273"/>
      <w:r>
        <w:rPr>
          <w:rFonts w:hint="eastAsia" w:ascii="Arial" w:hAnsi="Arial" w:cs="Arial"/>
          <w:b/>
          <w:iCs/>
          <w:color w:val="292929"/>
          <w:sz w:val="28"/>
          <w:szCs w:val="28"/>
          <w:lang w:eastAsia="zh-CN"/>
        </w:rPr>
        <w:t>贷款期限</w:t>
      </w:r>
      <w:bookmarkEnd w:id="58"/>
      <w:bookmarkEnd w:id="61"/>
    </w:p>
    <w:p w14:paraId="4683D838">
      <w:p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支持参数化设置贷款期限，包含：日、月、年</w:t>
      </w:r>
    </w:p>
    <w:p w14:paraId="1D2EA6FF">
      <w:p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信贷核算系统的期限、期限单位、起始日、到期日均以新信贷系统提供的为准；支持根据放款日和贷款期限自动计算到期日。</w:t>
      </w:r>
    </w:p>
    <w:p w14:paraId="38801598">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62" w:name="_Toc140011274"/>
      <w:bookmarkStart w:id="63" w:name="_Toc32256"/>
      <w:r>
        <w:rPr>
          <w:rFonts w:hint="eastAsia" w:ascii="Arial" w:hAnsi="Arial" w:cs="Arial"/>
          <w:b/>
          <w:iCs/>
          <w:color w:val="292929"/>
          <w:sz w:val="28"/>
          <w:szCs w:val="28"/>
          <w:lang w:eastAsia="zh-CN"/>
        </w:rPr>
        <w:t>结息日</w:t>
      </w:r>
      <w:bookmarkEnd w:id="62"/>
    </w:p>
    <w:p w14:paraId="7145CB95">
      <w:p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支持产品维度设定结息日规则：固定日、手工录入。</w:t>
      </w:r>
    </w:p>
    <w:p w14:paraId="1DA0047F">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结息日规则为“固定日”时：产品配置需要录入“固定结息日日期”，支持选择录入</w:t>
      </w:r>
      <w:r>
        <w:rPr>
          <w:rFonts w:ascii="Arial" w:hAnsi="Arial" w:cs="Arial"/>
          <w:sz w:val="24"/>
          <w:szCs w:val="28"/>
          <w:lang w:eastAsia="zh-CN"/>
        </w:rPr>
        <w:t>1-28</w:t>
      </w:r>
      <w:r>
        <w:rPr>
          <w:rFonts w:hint="eastAsia" w:ascii="Arial" w:hAnsi="Arial" w:cs="Arial"/>
          <w:sz w:val="24"/>
          <w:szCs w:val="28"/>
          <w:lang w:eastAsia="zh-CN"/>
        </w:rPr>
        <w:t>日。贷款发放时，结息日以产品配置结息日为准且不允许修改。</w:t>
      </w:r>
    </w:p>
    <w:p w14:paraId="1ED94F3C">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结息日规则为“手工录入”时：单笔贷款发放时支持录入结息日，录入日期在</w:t>
      </w:r>
      <w:r>
        <w:rPr>
          <w:rFonts w:ascii="Arial" w:hAnsi="Arial" w:cs="Arial"/>
          <w:sz w:val="24"/>
          <w:szCs w:val="28"/>
          <w:lang w:eastAsia="zh-CN"/>
        </w:rPr>
        <w:t>1-28</w:t>
      </w:r>
      <w:r>
        <w:rPr>
          <w:rFonts w:hint="eastAsia" w:ascii="Arial" w:hAnsi="Arial" w:cs="Arial"/>
          <w:sz w:val="24"/>
          <w:szCs w:val="28"/>
          <w:lang w:eastAsia="zh-CN"/>
        </w:rPr>
        <w:t>区间内。（其他行考虑避免出现月末无法对日的情况，但系统应支持1</w:t>
      </w:r>
      <w:r>
        <w:rPr>
          <w:rFonts w:ascii="Arial" w:hAnsi="Arial" w:cs="Arial"/>
          <w:sz w:val="24"/>
          <w:szCs w:val="28"/>
          <w:lang w:eastAsia="zh-CN"/>
        </w:rPr>
        <w:t>-31</w:t>
      </w:r>
      <w:r>
        <w:rPr>
          <w:rFonts w:hint="eastAsia" w:ascii="Arial" w:hAnsi="Arial" w:cs="Arial"/>
          <w:sz w:val="24"/>
          <w:szCs w:val="28"/>
          <w:lang w:eastAsia="zh-CN"/>
        </w:rPr>
        <w:t>日）</w:t>
      </w:r>
    </w:p>
    <w:p w14:paraId="20ECB907">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出现无法对日的情况，默认为月末最后一天（系统支持）。</w:t>
      </w:r>
    </w:p>
    <w:bookmarkEnd w:id="63"/>
    <w:p w14:paraId="4C3D9420">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64" w:name="_Toc140011275"/>
      <w:bookmarkStart w:id="65" w:name="_Toc129766724"/>
      <w:bookmarkStart w:id="66" w:name="_Toc13595"/>
      <w:r>
        <w:rPr>
          <w:rFonts w:hint="eastAsia" w:ascii="Arial" w:hAnsi="Arial" w:cs="Arial"/>
          <w:b/>
          <w:iCs/>
          <w:color w:val="292929"/>
          <w:sz w:val="28"/>
          <w:szCs w:val="28"/>
          <w:lang w:eastAsia="zh-CN"/>
        </w:rPr>
        <w:t>结息周期</w:t>
      </w:r>
      <w:bookmarkEnd w:id="64"/>
    </w:p>
    <w:p w14:paraId="71685A8D">
      <w:p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结息频率采用参数化设置：结息周期可以是年、半年、季、月，以及双周和天等，并可以按照节假日顺延和节假日不顺延分别进行设置。</w:t>
      </w:r>
    </w:p>
    <w:p w14:paraId="4B66C5A3">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支持利随本清方式结息，即平时仅计提利息，无需结息，不计复利，客户到期一次还本付息。</w:t>
      </w:r>
    </w:p>
    <w:p w14:paraId="761C1FFC">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系统支持支持人工触发结息交易。</w:t>
      </w:r>
    </w:p>
    <w:p w14:paraId="3A820629">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支持分期还本结息，即客户发生本金还款时，结计该本金对应的利息，即平时仅计提利息，无需结息，不计复利。</w:t>
      </w:r>
    </w:p>
    <w:p w14:paraId="18C749A8">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支持根据贷款指定结息日期批量自动结息。</w:t>
      </w:r>
    </w:p>
    <w:bookmarkEnd w:id="65"/>
    <w:p w14:paraId="22B87A36">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67" w:name="_Toc140011276"/>
      <w:r>
        <w:rPr>
          <w:rFonts w:hint="eastAsia" w:ascii="Arial" w:hAnsi="Arial" w:cs="Arial"/>
          <w:b/>
          <w:iCs/>
          <w:color w:val="292929"/>
          <w:sz w:val="28"/>
          <w:szCs w:val="28"/>
          <w:lang w:eastAsia="zh-CN"/>
        </w:rPr>
        <w:t>还款顺序</w:t>
      </w:r>
      <w:bookmarkEnd w:id="66"/>
      <w:bookmarkEnd w:id="67"/>
    </w:p>
    <w:p w14:paraId="0366C539">
      <w:p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系统会按照约定日自动扣收客户存款，当扣款不能完全归还所有金额时，按以下扣款顺序扣款，对于客户存款户来说，只有一笔借方发生额。</w:t>
      </w:r>
    </w:p>
    <w:p w14:paraId="59775399">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支持单笔贷款级不同形态的默认还款顺序设置：一般应计贷款按照先息后本的顺序进行还款，非应计贷款按照先本后息的顺序进行还款。</w:t>
      </w:r>
    </w:p>
    <w:p w14:paraId="1A352A95">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本息的顺序应支持灵活配置，利息配置时需要细化至正常利息、罚息、复利。</w:t>
      </w:r>
    </w:p>
    <w:p w14:paraId="7C7D25B5">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支持同一合同下的不同贷款还款顺序设定：默认为：先到期先还</w:t>
      </w:r>
      <w:r>
        <w:rPr>
          <w:rFonts w:ascii="Arial" w:hAnsi="Arial" w:cs="Arial"/>
          <w:sz w:val="24"/>
          <w:szCs w:val="28"/>
          <w:lang w:eastAsia="zh-CN"/>
        </w:rPr>
        <w:sym w:font="Wingdings" w:char="F0E0"/>
      </w:r>
      <w:r>
        <w:rPr>
          <w:rFonts w:hint="eastAsia" w:ascii="Arial" w:hAnsi="Arial" w:cs="Arial"/>
          <w:sz w:val="24"/>
          <w:szCs w:val="28"/>
          <w:lang w:eastAsia="zh-CN"/>
        </w:rPr>
        <w:t>先借先还。即：若到期日为同一天，则按照先借先还模式。</w:t>
      </w:r>
    </w:p>
    <w:p w14:paraId="65BB56E6">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支持同一客户级不同合同间还款顺序设定：支持优先按照主担保方式顺序（信用</w:t>
      </w:r>
      <w:r>
        <w:rPr>
          <w:rFonts w:ascii="Arial" w:hAnsi="Arial" w:cs="Arial"/>
          <w:sz w:val="24"/>
          <w:szCs w:val="28"/>
          <w:lang w:eastAsia="zh-CN"/>
        </w:rPr>
        <w:sym w:font="Wingdings" w:char="F0E0"/>
      </w:r>
      <w:r>
        <w:rPr>
          <w:rFonts w:hint="eastAsia" w:ascii="Arial" w:hAnsi="Arial" w:cs="Arial"/>
          <w:sz w:val="24"/>
          <w:szCs w:val="28"/>
          <w:lang w:eastAsia="zh-CN"/>
        </w:rPr>
        <w:t>保证</w:t>
      </w:r>
      <w:r>
        <w:rPr>
          <w:rFonts w:ascii="Arial" w:hAnsi="Arial" w:cs="Arial"/>
          <w:sz w:val="24"/>
          <w:szCs w:val="28"/>
          <w:lang w:eastAsia="zh-CN"/>
        </w:rPr>
        <w:sym w:font="Wingdings" w:char="F0E0"/>
      </w:r>
      <w:r>
        <w:rPr>
          <w:rFonts w:hint="eastAsia" w:ascii="Arial" w:hAnsi="Arial" w:cs="Arial"/>
          <w:sz w:val="24"/>
          <w:szCs w:val="28"/>
          <w:lang w:eastAsia="zh-CN"/>
        </w:rPr>
        <w:t>抵押</w:t>
      </w:r>
      <w:r>
        <w:rPr>
          <w:rFonts w:ascii="Arial" w:hAnsi="Arial" w:cs="Arial"/>
          <w:sz w:val="24"/>
          <w:szCs w:val="28"/>
          <w:lang w:eastAsia="zh-CN"/>
        </w:rPr>
        <w:sym w:font="Wingdings" w:char="F0E0"/>
      </w:r>
      <w:r>
        <w:rPr>
          <w:rFonts w:hint="eastAsia" w:ascii="Arial" w:hAnsi="Arial" w:cs="Arial"/>
          <w:sz w:val="24"/>
          <w:szCs w:val="28"/>
          <w:lang w:eastAsia="zh-CN"/>
        </w:rPr>
        <w:t>质押），再按照合同到期日顺序（先到期先还）的方式安排还款资金。</w:t>
      </w:r>
    </w:p>
    <w:p w14:paraId="7733C9EF">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68" w:name="_Toc140011277"/>
      <w:bookmarkStart w:id="69" w:name="_Toc23088"/>
      <w:r>
        <w:rPr>
          <w:rFonts w:hint="eastAsia" w:ascii="Arial" w:hAnsi="Arial" w:cs="Arial"/>
          <w:b/>
          <w:iCs/>
          <w:color w:val="292929"/>
          <w:sz w:val="28"/>
          <w:szCs w:val="28"/>
          <w:lang w:eastAsia="zh-CN"/>
        </w:rPr>
        <w:t>提前还款违约金处理计算模式</w:t>
      </w:r>
      <w:bookmarkEnd w:id="68"/>
    </w:p>
    <w:p w14:paraId="18D6CB8A">
      <w:p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信贷核算系统支持以产品为维度配置“提前还款是否收取违约金”、“提前还款违约金计算模式”。贷款发放时，支持选择提前还款是否收取违约金。系统支持以下提前还款违约金收取标准：</w:t>
      </w:r>
    </w:p>
    <w:p w14:paraId="034B2E66">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按照提前还款本金费率计算：提前还款本金金额*违约金费率</w:t>
      </w:r>
    </w:p>
    <w:p w14:paraId="763FBA8B">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按固定额收取提前还款违约金。</w:t>
      </w:r>
    </w:p>
    <w:p w14:paraId="05E46F3F">
      <w:p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系统接收还款交易的违约金扣收金额及扣收账户（核算系统不负责计算违约金金额），在还款处理时，联动核心系统同步扣收违约金，业务系统若不上送违约金信息则默认不收取违约金。</w:t>
      </w:r>
    </w:p>
    <w:p w14:paraId="2D4294A9">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70" w:name="_Toc140011278"/>
      <w:bookmarkStart w:id="71" w:name="_Toc129766736"/>
      <w:r>
        <w:rPr>
          <w:rFonts w:hint="eastAsia" w:ascii="Arial" w:hAnsi="Arial" w:cs="Arial"/>
          <w:b/>
          <w:iCs/>
          <w:color w:val="292929"/>
          <w:sz w:val="28"/>
          <w:szCs w:val="28"/>
          <w:lang w:eastAsia="zh-CN"/>
        </w:rPr>
        <w:t>首期还款约定</w:t>
      </w:r>
      <w:bookmarkEnd w:id="70"/>
      <w:bookmarkEnd w:id="71"/>
    </w:p>
    <w:p w14:paraId="6E4DE132">
      <w:p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系统支持根据产品配置对应的首期还款约定，共区分为以下两种类型：</w:t>
      </w:r>
    </w:p>
    <w:p w14:paraId="3CC53825">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放款当月还款</w:t>
      </w:r>
    </w:p>
    <w:p w14:paraId="7507BC61">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放款当月不还款</w:t>
      </w:r>
    </w:p>
    <w:p w14:paraId="44D2C661">
      <w:p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例如：某笔贷款</w:t>
      </w:r>
      <w:r>
        <w:rPr>
          <w:rFonts w:ascii="Arial" w:hAnsi="Arial" w:cs="Arial"/>
          <w:sz w:val="24"/>
          <w:szCs w:val="28"/>
          <w:lang w:eastAsia="zh-CN"/>
        </w:rPr>
        <w:t>2022</w:t>
      </w:r>
      <w:r>
        <w:rPr>
          <w:rFonts w:hint="eastAsia" w:ascii="Arial" w:hAnsi="Arial" w:cs="Arial"/>
          <w:sz w:val="24"/>
          <w:szCs w:val="28"/>
          <w:lang w:eastAsia="zh-CN"/>
        </w:rPr>
        <w:t>年</w:t>
      </w:r>
      <w:r>
        <w:rPr>
          <w:rFonts w:ascii="Arial" w:hAnsi="Arial" w:cs="Arial"/>
          <w:sz w:val="24"/>
          <w:szCs w:val="28"/>
          <w:lang w:eastAsia="zh-CN"/>
        </w:rPr>
        <w:t>9</w:t>
      </w:r>
      <w:r>
        <w:rPr>
          <w:rFonts w:hint="eastAsia" w:ascii="Arial" w:hAnsi="Arial" w:cs="Arial"/>
          <w:sz w:val="24"/>
          <w:szCs w:val="28"/>
          <w:lang w:eastAsia="zh-CN"/>
        </w:rPr>
        <w:t>月</w:t>
      </w:r>
      <w:r>
        <w:rPr>
          <w:rFonts w:ascii="Arial" w:hAnsi="Arial" w:cs="Arial"/>
          <w:sz w:val="24"/>
          <w:szCs w:val="28"/>
          <w:lang w:eastAsia="zh-CN"/>
        </w:rPr>
        <w:t>5</w:t>
      </w:r>
      <w:r>
        <w:rPr>
          <w:rFonts w:hint="eastAsia" w:ascii="Arial" w:hAnsi="Arial" w:cs="Arial"/>
          <w:sz w:val="24"/>
          <w:szCs w:val="28"/>
          <w:lang w:eastAsia="zh-CN"/>
        </w:rPr>
        <w:t>日为贷款起始日，结息日为</w:t>
      </w:r>
      <w:r>
        <w:rPr>
          <w:rFonts w:ascii="Arial" w:hAnsi="Arial" w:cs="Arial"/>
          <w:sz w:val="24"/>
          <w:szCs w:val="28"/>
          <w:lang w:eastAsia="zh-CN"/>
        </w:rPr>
        <w:t>20</w:t>
      </w:r>
      <w:r>
        <w:rPr>
          <w:rFonts w:hint="eastAsia" w:ascii="Arial" w:hAnsi="Arial" w:cs="Arial"/>
          <w:sz w:val="24"/>
          <w:szCs w:val="28"/>
          <w:lang w:eastAsia="zh-CN"/>
        </w:rPr>
        <w:t>日：</w:t>
      </w:r>
    </w:p>
    <w:p w14:paraId="65115BDD">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按照放款当月还款约定，首期还款计划在</w:t>
      </w:r>
      <w:r>
        <w:rPr>
          <w:rFonts w:ascii="Arial" w:hAnsi="Arial" w:cs="Arial"/>
          <w:sz w:val="24"/>
          <w:szCs w:val="28"/>
          <w:lang w:eastAsia="zh-CN"/>
        </w:rPr>
        <w:t>2022</w:t>
      </w:r>
      <w:r>
        <w:rPr>
          <w:rFonts w:hint="eastAsia" w:ascii="Arial" w:hAnsi="Arial" w:cs="Arial"/>
          <w:sz w:val="24"/>
          <w:szCs w:val="28"/>
          <w:lang w:eastAsia="zh-CN"/>
        </w:rPr>
        <w:t>年</w:t>
      </w:r>
      <w:r>
        <w:rPr>
          <w:rFonts w:ascii="Arial" w:hAnsi="Arial" w:cs="Arial"/>
          <w:sz w:val="24"/>
          <w:szCs w:val="28"/>
          <w:lang w:eastAsia="zh-CN"/>
        </w:rPr>
        <w:t>9</w:t>
      </w:r>
      <w:r>
        <w:rPr>
          <w:rFonts w:hint="eastAsia" w:ascii="Arial" w:hAnsi="Arial" w:cs="Arial"/>
          <w:sz w:val="24"/>
          <w:szCs w:val="28"/>
          <w:lang w:eastAsia="zh-CN"/>
        </w:rPr>
        <w:t>月</w:t>
      </w:r>
      <w:r>
        <w:rPr>
          <w:rFonts w:ascii="Arial" w:hAnsi="Arial" w:cs="Arial"/>
          <w:sz w:val="24"/>
          <w:szCs w:val="28"/>
          <w:lang w:eastAsia="zh-CN"/>
        </w:rPr>
        <w:t>20</w:t>
      </w:r>
      <w:r>
        <w:rPr>
          <w:rFonts w:hint="eastAsia" w:ascii="Arial" w:hAnsi="Arial" w:cs="Arial"/>
          <w:sz w:val="24"/>
          <w:szCs w:val="28"/>
          <w:lang w:eastAsia="zh-CN"/>
        </w:rPr>
        <w:t>日；</w:t>
      </w:r>
    </w:p>
    <w:tbl>
      <w:tblPr>
        <w:tblStyle w:val="84"/>
        <w:tblW w:w="0" w:type="auto"/>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3402"/>
        <w:gridCol w:w="1134"/>
      </w:tblGrid>
      <w:tr w14:paraId="620FB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shd w:val="clear" w:color="auto" w:fill="FFC000"/>
          </w:tcPr>
          <w:p w14:paraId="65FE2B50">
            <w:pPr>
              <w:widowControl w:val="0"/>
              <w:spacing w:line="276" w:lineRule="auto"/>
              <w:jc w:val="center"/>
              <w:rPr>
                <w:rFonts w:ascii="黑体" w:hAnsi="黑体"/>
                <w:b/>
                <w:bCs/>
                <w:szCs w:val="22"/>
                <w:lang w:eastAsia="zh-CN"/>
              </w:rPr>
            </w:pPr>
            <w:r>
              <w:rPr>
                <w:rFonts w:hint="eastAsia" w:ascii="黑体" w:hAnsi="黑体"/>
                <w:b/>
                <w:bCs/>
                <w:szCs w:val="22"/>
                <w:lang w:eastAsia="zh-CN"/>
              </w:rPr>
              <w:t>序号</w:t>
            </w:r>
          </w:p>
        </w:tc>
        <w:tc>
          <w:tcPr>
            <w:tcW w:w="3402" w:type="dxa"/>
            <w:shd w:val="clear" w:color="auto" w:fill="FFC000"/>
          </w:tcPr>
          <w:p w14:paraId="62D089D5">
            <w:pPr>
              <w:widowControl w:val="0"/>
              <w:spacing w:line="276" w:lineRule="auto"/>
              <w:jc w:val="center"/>
              <w:rPr>
                <w:rFonts w:ascii="黑体" w:hAnsi="黑体"/>
                <w:b/>
                <w:bCs/>
                <w:szCs w:val="22"/>
                <w:lang w:eastAsia="zh-CN"/>
              </w:rPr>
            </w:pPr>
            <w:r>
              <w:rPr>
                <w:rFonts w:hint="eastAsia" w:ascii="黑体" w:hAnsi="黑体"/>
                <w:b/>
                <w:bCs/>
                <w:szCs w:val="22"/>
                <w:lang w:eastAsia="zh-CN"/>
              </w:rPr>
              <w:t>还款日期</w:t>
            </w:r>
          </w:p>
        </w:tc>
        <w:tc>
          <w:tcPr>
            <w:tcW w:w="1134" w:type="dxa"/>
            <w:shd w:val="clear" w:color="auto" w:fill="FFC000"/>
          </w:tcPr>
          <w:p w14:paraId="75448E30">
            <w:pPr>
              <w:widowControl w:val="0"/>
              <w:spacing w:line="276" w:lineRule="auto"/>
              <w:jc w:val="center"/>
              <w:rPr>
                <w:rFonts w:ascii="黑体" w:hAnsi="黑体"/>
                <w:b/>
                <w:bCs/>
                <w:szCs w:val="22"/>
                <w:lang w:eastAsia="zh-CN"/>
              </w:rPr>
            </w:pPr>
            <w:r>
              <w:rPr>
                <w:rFonts w:ascii="黑体" w:hAnsi="黑体"/>
                <w:b/>
                <w:bCs/>
                <w:szCs w:val="22"/>
                <w:lang w:eastAsia="zh-CN"/>
              </w:rPr>
              <w:t>…</w:t>
            </w:r>
          </w:p>
        </w:tc>
      </w:tr>
      <w:tr w14:paraId="6DD93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shd w:val="clear" w:color="auto" w:fill="auto"/>
          </w:tcPr>
          <w:p w14:paraId="0F0C5720">
            <w:pPr>
              <w:widowControl w:val="0"/>
              <w:spacing w:line="276" w:lineRule="auto"/>
              <w:jc w:val="both"/>
              <w:rPr>
                <w:rFonts w:ascii="黑体" w:hAnsi="黑体"/>
                <w:szCs w:val="22"/>
                <w:lang w:eastAsia="zh-CN"/>
              </w:rPr>
            </w:pPr>
            <w:r>
              <w:rPr>
                <w:rFonts w:hint="eastAsia" w:ascii="黑体" w:hAnsi="黑体"/>
                <w:szCs w:val="22"/>
                <w:lang w:eastAsia="zh-CN"/>
              </w:rPr>
              <w:t>1</w:t>
            </w:r>
          </w:p>
        </w:tc>
        <w:tc>
          <w:tcPr>
            <w:tcW w:w="3402" w:type="dxa"/>
            <w:shd w:val="clear" w:color="auto" w:fill="auto"/>
          </w:tcPr>
          <w:p w14:paraId="6777294F">
            <w:pPr>
              <w:widowControl w:val="0"/>
              <w:spacing w:line="276" w:lineRule="auto"/>
              <w:jc w:val="both"/>
              <w:rPr>
                <w:rFonts w:ascii="黑体" w:hAnsi="黑体"/>
                <w:szCs w:val="22"/>
                <w:lang w:eastAsia="zh-CN"/>
              </w:rPr>
            </w:pPr>
            <w:r>
              <w:rPr>
                <w:rFonts w:hint="eastAsia" w:ascii="黑体" w:hAnsi="黑体"/>
                <w:szCs w:val="22"/>
                <w:lang w:eastAsia="zh-CN"/>
              </w:rPr>
              <w:t>2</w:t>
            </w:r>
            <w:r>
              <w:rPr>
                <w:rFonts w:ascii="黑体" w:hAnsi="黑体"/>
                <w:szCs w:val="22"/>
                <w:lang w:eastAsia="zh-CN"/>
              </w:rPr>
              <w:t>022-09-05</w:t>
            </w:r>
          </w:p>
        </w:tc>
        <w:tc>
          <w:tcPr>
            <w:tcW w:w="1134" w:type="dxa"/>
            <w:shd w:val="clear" w:color="auto" w:fill="auto"/>
          </w:tcPr>
          <w:p w14:paraId="6178AEDD">
            <w:pPr>
              <w:widowControl w:val="0"/>
              <w:spacing w:line="276" w:lineRule="auto"/>
              <w:jc w:val="both"/>
              <w:rPr>
                <w:rFonts w:ascii="黑体" w:hAnsi="黑体"/>
                <w:szCs w:val="22"/>
                <w:lang w:eastAsia="zh-CN"/>
              </w:rPr>
            </w:pPr>
            <w:r>
              <w:rPr>
                <w:rFonts w:ascii="黑体" w:hAnsi="黑体"/>
                <w:szCs w:val="22"/>
                <w:lang w:eastAsia="zh-CN"/>
              </w:rPr>
              <w:t>…</w:t>
            </w:r>
          </w:p>
        </w:tc>
      </w:tr>
      <w:tr w14:paraId="5AE67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shd w:val="clear" w:color="auto" w:fill="auto"/>
          </w:tcPr>
          <w:p w14:paraId="40D6A745">
            <w:pPr>
              <w:widowControl w:val="0"/>
              <w:spacing w:line="276" w:lineRule="auto"/>
              <w:jc w:val="both"/>
              <w:rPr>
                <w:rFonts w:ascii="黑体" w:hAnsi="黑体"/>
                <w:szCs w:val="22"/>
                <w:lang w:eastAsia="zh-CN"/>
              </w:rPr>
            </w:pPr>
            <w:r>
              <w:rPr>
                <w:rFonts w:hint="eastAsia" w:ascii="黑体" w:hAnsi="黑体"/>
                <w:szCs w:val="22"/>
                <w:lang w:eastAsia="zh-CN"/>
              </w:rPr>
              <w:t>2</w:t>
            </w:r>
          </w:p>
        </w:tc>
        <w:tc>
          <w:tcPr>
            <w:tcW w:w="3402" w:type="dxa"/>
            <w:shd w:val="clear" w:color="auto" w:fill="auto"/>
          </w:tcPr>
          <w:p w14:paraId="05DBDBE9">
            <w:pPr>
              <w:widowControl w:val="0"/>
              <w:spacing w:line="276" w:lineRule="auto"/>
              <w:jc w:val="both"/>
              <w:rPr>
                <w:rFonts w:ascii="黑体" w:hAnsi="黑体"/>
                <w:szCs w:val="22"/>
                <w:lang w:eastAsia="zh-CN"/>
              </w:rPr>
            </w:pPr>
            <w:r>
              <w:rPr>
                <w:rFonts w:hint="eastAsia" w:ascii="黑体" w:hAnsi="黑体"/>
                <w:szCs w:val="22"/>
                <w:lang w:eastAsia="zh-CN"/>
              </w:rPr>
              <w:t>2</w:t>
            </w:r>
            <w:r>
              <w:rPr>
                <w:rFonts w:ascii="黑体" w:hAnsi="黑体"/>
                <w:szCs w:val="22"/>
                <w:lang w:eastAsia="zh-CN"/>
              </w:rPr>
              <w:t>022-09-20</w:t>
            </w:r>
          </w:p>
        </w:tc>
        <w:tc>
          <w:tcPr>
            <w:tcW w:w="1134" w:type="dxa"/>
            <w:shd w:val="clear" w:color="auto" w:fill="auto"/>
          </w:tcPr>
          <w:p w14:paraId="5E9024F4">
            <w:pPr>
              <w:widowControl w:val="0"/>
              <w:spacing w:line="276" w:lineRule="auto"/>
              <w:jc w:val="both"/>
              <w:rPr>
                <w:rFonts w:ascii="黑体" w:hAnsi="黑体"/>
                <w:szCs w:val="22"/>
                <w:lang w:eastAsia="zh-CN"/>
              </w:rPr>
            </w:pPr>
            <w:r>
              <w:rPr>
                <w:rFonts w:ascii="黑体" w:hAnsi="黑体"/>
                <w:szCs w:val="22"/>
                <w:lang w:eastAsia="zh-CN"/>
              </w:rPr>
              <w:t>…</w:t>
            </w:r>
          </w:p>
        </w:tc>
      </w:tr>
      <w:tr w14:paraId="00800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shd w:val="clear" w:color="auto" w:fill="auto"/>
          </w:tcPr>
          <w:p w14:paraId="577DC721">
            <w:pPr>
              <w:widowControl w:val="0"/>
              <w:spacing w:line="276" w:lineRule="auto"/>
              <w:jc w:val="both"/>
              <w:rPr>
                <w:rFonts w:ascii="黑体" w:hAnsi="黑体"/>
                <w:szCs w:val="22"/>
                <w:lang w:eastAsia="zh-CN"/>
              </w:rPr>
            </w:pPr>
            <w:r>
              <w:rPr>
                <w:rFonts w:hint="eastAsia" w:ascii="黑体" w:hAnsi="黑体"/>
                <w:szCs w:val="22"/>
                <w:lang w:eastAsia="zh-CN"/>
              </w:rPr>
              <w:t>3</w:t>
            </w:r>
          </w:p>
        </w:tc>
        <w:tc>
          <w:tcPr>
            <w:tcW w:w="3402" w:type="dxa"/>
            <w:shd w:val="clear" w:color="auto" w:fill="auto"/>
          </w:tcPr>
          <w:p w14:paraId="0F4D2F1B">
            <w:pPr>
              <w:widowControl w:val="0"/>
              <w:spacing w:line="276" w:lineRule="auto"/>
              <w:jc w:val="both"/>
              <w:rPr>
                <w:rFonts w:ascii="黑体" w:hAnsi="黑体"/>
                <w:szCs w:val="22"/>
                <w:lang w:eastAsia="zh-CN"/>
              </w:rPr>
            </w:pPr>
            <w:r>
              <w:rPr>
                <w:rFonts w:hint="eastAsia" w:ascii="黑体" w:hAnsi="黑体"/>
                <w:szCs w:val="22"/>
                <w:lang w:eastAsia="zh-CN"/>
              </w:rPr>
              <w:t>2</w:t>
            </w:r>
            <w:r>
              <w:rPr>
                <w:rFonts w:ascii="黑体" w:hAnsi="黑体"/>
                <w:szCs w:val="22"/>
                <w:lang w:eastAsia="zh-CN"/>
              </w:rPr>
              <w:t>022-10-20</w:t>
            </w:r>
          </w:p>
        </w:tc>
        <w:tc>
          <w:tcPr>
            <w:tcW w:w="1134" w:type="dxa"/>
            <w:shd w:val="clear" w:color="auto" w:fill="auto"/>
          </w:tcPr>
          <w:p w14:paraId="1F14EACA">
            <w:pPr>
              <w:widowControl w:val="0"/>
              <w:spacing w:line="276" w:lineRule="auto"/>
              <w:jc w:val="both"/>
              <w:rPr>
                <w:rFonts w:ascii="黑体" w:hAnsi="黑体"/>
                <w:szCs w:val="22"/>
                <w:lang w:eastAsia="zh-CN"/>
              </w:rPr>
            </w:pPr>
            <w:r>
              <w:rPr>
                <w:rFonts w:ascii="黑体" w:hAnsi="黑体"/>
                <w:szCs w:val="22"/>
                <w:lang w:eastAsia="zh-CN"/>
              </w:rPr>
              <w:t>…</w:t>
            </w:r>
          </w:p>
        </w:tc>
      </w:tr>
      <w:tr w14:paraId="61058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276" w:type="dxa"/>
            <w:shd w:val="clear" w:color="auto" w:fill="auto"/>
          </w:tcPr>
          <w:p w14:paraId="49D5CF70">
            <w:pPr>
              <w:widowControl w:val="0"/>
              <w:spacing w:line="276" w:lineRule="auto"/>
              <w:jc w:val="both"/>
              <w:rPr>
                <w:rFonts w:ascii="黑体" w:hAnsi="黑体"/>
                <w:szCs w:val="22"/>
                <w:lang w:eastAsia="zh-CN"/>
              </w:rPr>
            </w:pPr>
            <w:r>
              <w:rPr>
                <w:rFonts w:ascii="黑体" w:hAnsi="黑体"/>
                <w:szCs w:val="22"/>
                <w:lang w:eastAsia="zh-CN"/>
              </w:rPr>
              <w:t>…</w:t>
            </w:r>
          </w:p>
        </w:tc>
        <w:tc>
          <w:tcPr>
            <w:tcW w:w="3402" w:type="dxa"/>
            <w:shd w:val="clear" w:color="auto" w:fill="auto"/>
          </w:tcPr>
          <w:p w14:paraId="2A83D155">
            <w:pPr>
              <w:widowControl w:val="0"/>
              <w:spacing w:line="276" w:lineRule="auto"/>
              <w:jc w:val="both"/>
              <w:rPr>
                <w:rFonts w:ascii="黑体" w:hAnsi="黑体"/>
                <w:szCs w:val="22"/>
                <w:lang w:eastAsia="zh-CN"/>
              </w:rPr>
            </w:pPr>
            <w:r>
              <w:rPr>
                <w:rFonts w:ascii="黑体" w:hAnsi="黑体"/>
                <w:szCs w:val="22"/>
                <w:lang w:eastAsia="zh-CN"/>
              </w:rPr>
              <w:t>…</w:t>
            </w:r>
          </w:p>
        </w:tc>
        <w:tc>
          <w:tcPr>
            <w:tcW w:w="1134" w:type="dxa"/>
            <w:shd w:val="clear" w:color="auto" w:fill="auto"/>
          </w:tcPr>
          <w:p w14:paraId="1E02806C">
            <w:pPr>
              <w:widowControl w:val="0"/>
              <w:spacing w:line="276" w:lineRule="auto"/>
              <w:jc w:val="both"/>
              <w:rPr>
                <w:rFonts w:ascii="黑体" w:hAnsi="黑体"/>
                <w:szCs w:val="22"/>
                <w:lang w:eastAsia="zh-CN"/>
              </w:rPr>
            </w:pPr>
            <w:r>
              <w:rPr>
                <w:rFonts w:ascii="黑体" w:hAnsi="黑体"/>
                <w:szCs w:val="22"/>
                <w:lang w:eastAsia="zh-CN"/>
              </w:rPr>
              <w:t>…</w:t>
            </w:r>
          </w:p>
        </w:tc>
      </w:tr>
    </w:tbl>
    <w:p w14:paraId="2B3A9D28">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按照放款当月不还款约定，首期还款计划在2</w:t>
      </w:r>
      <w:r>
        <w:rPr>
          <w:rFonts w:ascii="Arial" w:hAnsi="Arial" w:cs="Arial"/>
          <w:sz w:val="24"/>
          <w:szCs w:val="28"/>
          <w:lang w:eastAsia="zh-CN"/>
        </w:rPr>
        <w:t>022</w:t>
      </w:r>
      <w:r>
        <w:rPr>
          <w:rFonts w:hint="eastAsia" w:ascii="Arial" w:hAnsi="Arial" w:cs="Arial"/>
          <w:sz w:val="24"/>
          <w:szCs w:val="28"/>
          <w:lang w:eastAsia="zh-CN"/>
        </w:rPr>
        <w:t>年1</w:t>
      </w:r>
      <w:r>
        <w:rPr>
          <w:rFonts w:ascii="Arial" w:hAnsi="Arial" w:cs="Arial"/>
          <w:sz w:val="24"/>
          <w:szCs w:val="28"/>
          <w:lang w:eastAsia="zh-CN"/>
        </w:rPr>
        <w:t>0</w:t>
      </w:r>
      <w:r>
        <w:rPr>
          <w:rFonts w:hint="eastAsia" w:ascii="Arial" w:hAnsi="Arial" w:cs="Arial"/>
          <w:sz w:val="24"/>
          <w:szCs w:val="28"/>
          <w:lang w:eastAsia="zh-CN"/>
        </w:rPr>
        <w:t>月2</w:t>
      </w:r>
      <w:r>
        <w:rPr>
          <w:rFonts w:ascii="Arial" w:hAnsi="Arial" w:cs="Arial"/>
          <w:sz w:val="24"/>
          <w:szCs w:val="28"/>
          <w:lang w:eastAsia="zh-CN"/>
        </w:rPr>
        <w:t>0</w:t>
      </w:r>
      <w:r>
        <w:rPr>
          <w:rFonts w:hint="eastAsia" w:ascii="Arial" w:hAnsi="Arial" w:cs="Arial"/>
          <w:sz w:val="24"/>
          <w:szCs w:val="28"/>
          <w:lang w:eastAsia="zh-CN"/>
        </w:rPr>
        <w:t>日；</w:t>
      </w:r>
    </w:p>
    <w:tbl>
      <w:tblPr>
        <w:tblStyle w:val="84"/>
        <w:tblW w:w="0" w:type="auto"/>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3402"/>
        <w:gridCol w:w="1134"/>
      </w:tblGrid>
      <w:tr w14:paraId="0C1E7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shd w:val="clear" w:color="auto" w:fill="FFC000"/>
          </w:tcPr>
          <w:p w14:paraId="02ABC547">
            <w:pPr>
              <w:widowControl w:val="0"/>
              <w:spacing w:line="276" w:lineRule="auto"/>
              <w:jc w:val="center"/>
              <w:rPr>
                <w:rFonts w:ascii="黑体" w:hAnsi="黑体"/>
                <w:b/>
                <w:bCs/>
                <w:szCs w:val="22"/>
                <w:lang w:eastAsia="zh-CN"/>
              </w:rPr>
            </w:pPr>
            <w:r>
              <w:rPr>
                <w:rFonts w:hint="eastAsia" w:ascii="黑体" w:hAnsi="黑体"/>
                <w:b/>
                <w:bCs/>
                <w:szCs w:val="22"/>
                <w:lang w:eastAsia="zh-CN"/>
              </w:rPr>
              <w:t>序号</w:t>
            </w:r>
          </w:p>
        </w:tc>
        <w:tc>
          <w:tcPr>
            <w:tcW w:w="3402" w:type="dxa"/>
            <w:shd w:val="clear" w:color="auto" w:fill="FFC000"/>
          </w:tcPr>
          <w:p w14:paraId="12BBDBAF">
            <w:pPr>
              <w:widowControl w:val="0"/>
              <w:spacing w:line="276" w:lineRule="auto"/>
              <w:jc w:val="center"/>
              <w:rPr>
                <w:rFonts w:ascii="黑体" w:hAnsi="黑体"/>
                <w:b/>
                <w:bCs/>
                <w:szCs w:val="22"/>
                <w:lang w:eastAsia="zh-CN"/>
              </w:rPr>
            </w:pPr>
            <w:r>
              <w:rPr>
                <w:rFonts w:hint="eastAsia" w:ascii="黑体" w:hAnsi="黑体"/>
                <w:b/>
                <w:bCs/>
                <w:szCs w:val="22"/>
                <w:lang w:eastAsia="zh-CN"/>
              </w:rPr>
              <w:t>还款日期</w:t>
            </w:r>
          </w:p>
        </w:tc>
        <w:tc>
          <w:tcPr>
            <w:tcW w:w="1134" w:type="dxa"/>
            <w:shd w:val="clear" w:color="auto" w:fill="FFC000"/>
          </w:tcPr>
          <w:p w14:paraId="4BE78678">
            <w:pPr>
              <w:widowControl w:val="0"/>
              <w:spacing w:line="276" w:lineRule="auto"/>
              <w:jc w:val="center"/>
              <w:rPr>
                <w:rFonts w:ascii="黑体" w:hAnsi="黑体"/>
                <w:b/>
                <w:bCs/>
                <w:szCs w:val="22"/>
                <w:lang w:eastAsia="zh-CN"/>
              </w:rPr>
            </w:pPr>
            <w:r>
              <w:rPr>
                <w:rFonts w:ascii="黑体" w:hAnsi="黑体"/>
                <w:b/>
                <w:bCs/>
                <w:szCs w:val="22"/>
                <w:lang w:eastAsia="zh-CN"/>
              </w:rPr>
              <w:t>…</w:t>
            </w:r>
          </w:p>
        </w:tc>
      </w:tr>
      <w:tr w14:paraId="0201F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shd w:val="clear" w:color="auto" w:fill="auto"/>
          </w:tcPr>
          <w:p w14:paraId="078B832F">
            <w:pPr>
              <w:widowControl w:val="0"/>
              <w:spacing w:line="276" w:lineRule="auto"/>
              <w:jc w:val="both"/>
              <w:rPr>
                <w:rFonts w:ascii="黑体" w:hAnsi="黑体"/>
                <w:szCs w:val="22"/>
                <w:lang w:eastAsia="zh-CN"/>
              </w:rPr>
            </w:pPr>
            <w:r>
              <w:rPr>
                <w:rFonts w:hint="eastAsia" w:ascii="黑体" w:hAnsi="黑体"/>
                <w:szCs w:val="22"/>
                <w:lang w:eastAsia="zh-CN"/>
              </w:rPr>
              <w:t>1</w:t>
            </w:r>
          </w:p>
        </w:tc>
        <w:tc>
          <w:tcPr>
            <w:tcW w:w="3402" w:type="dxa"/>
            <w:shd w:val="clear" w:color="auto" w:fill="auto"/>
          </w:tcPr>
          <w:p w14:paraId="0E34587A">
            <w:pPr>
              <w:widowControl w:val="0"/>
              <w:spacing w:line="276" w:lineRule="auto"/>
              <w:jc w:val="both"/>
              <w:rPr>
                <w:rFonts w:ascii="黑体" w:hAnsi="黑体"/>
                <w:szCs w:val="22"/>
                <w:lang w:eastAsia="zh-CN"/>
              </w:rPr>
            </w:pPr>
            <w:r>
              <w:rPr>
                <w:rFonts w:hint="eastAsia" w:ascii="黑体" w:hAnsi="黑体"/>
                <w:szCs w:val="22"/>
                <w:lang w:eastAsia="zh-CN"/>
              </w:rPr>
              <w:t>2</w:t>
            </w:r>
            <w:r>
              <w:rPr>
                <w:rFonts w:ascii="黑体" w:hAnsi="黑体"/>
                <w:szCs w:val="22"/>
                <w:lang w:eastAsia="zh-CN"/>
              </w:rPr>
              <w:t>022-09-05</w:t>
            </w:r>
          </w:p>
        </w:tc>
        <w:tc>
          <w:tcPr>
            <w:tcW w:w="1134" w:type="dxa"/>
            <w:shd w:val="clear" w:color="auto" w:fill="auto"/>
          </w:tcPr>
          <w:p w14:paraId="0932EEDB">
            <w:pPr>
              <w:widowControl w:val="0"/>
              <w:spacing w:line="276" w:lineRule="auto"/>
              <w:jc w:val="both"/>
              <w:rPr>
                <w:rFonts w:ascii="黑体" w:hAnsi="黑体"/>
                <w:szCs w:val="22"/>
                <w:lang w:eastAsia="zh-CN"/>
              </w:rPr>
            </w:pPr>
            <w:r>
              <w:rPr>
                <w:rFonts w:ascii="黑体" w:hAnsi="黑体"/>
                <w:szCs w:val="22"/>
                <w:lang w:eastAsia="zh-CN"/>
              </w:rPr>
              <w:t>…</w:t>
            </w:r>
          </w:p>
        </w:tc>
      </w:tr>
      <w:tr w14:paraId="264EB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shd w:val="clear" w:color="auto" w:fill="auto"/>
          </w:tcPr>
          <w:p w14:paraId="1FE04744">
            <w:pPr>
              <w:widowControl w:val="0"/>
              <w:spacing w:line="276" w:lineRule="auto"/>
              <w:jc w:val="both"/>
              <w:rPr>
                <w:rFonts w:ascii="黑体" w:hAnsi="黑体"/>
                <w:szCs w:val="22"/>
                <w:lang w:eastAsia="zh-CN"/>
              </w:rPr>
            </w:pPr>
            <w:r>
              <w:rPr>
                <w:rFonts w:hint="eastAsia" w:ascii="黑体" w:hAnsi="黑体"/>
                <w:szCs w:val="22"/>
                <w:lang w:eastAsia="zh-CN"/>
              </w:rPr>
              <w:t>2</w:t>
            </w:r>
          </w:p>
        </w:tc>
        <w:tc>
          <w:tcPr>
            <w:tcW w:w="3402" w:type="dxa"/>
            <w:shd w:val="clear" w:color="auto" w:fill="auto"/>
          </w:tcPr>
          <w:p w14:paraId="7A1AB133">
            <w:pPr>
              <w:widowControl w:val="0"/>
              <w:spacing w:line="276" w:lineRule="auto"/>
              <w:jc w:val="both"/>
              <w:rPr>
                <w:rFonts w:ascii="黑体" w:hAnsi="黑体"/>
                <w:szCs w:val="22"/>
                <w:lang w:eastAsia="zh-CN"/>
              </w:rPr>
            </w:pPr>
            <w:r>
              <w:rPr>
                <w:rFonts w:hint="eastAsia" w:ascii="黑体" w:hAnsi="黑体"/>
                <w:szCs w:val="22"/>
                <w:lang w:eastAsia="zh-CN"/>
              </w:rPr>
              <w:t>2</w:t>
            </w:r>
            <w:r>
              <w:rPr>
                <w:rFonts w:ascii="黑体" w:hAnsi="黑体"/>
                <w:szCs w:val="22"/>
                <w:lang w:eastAsia="zh-CN"/>
              </w:rPr>
              <w:t>022-10-20</w:t>
            </w:r>
          </w:p>
        </w:tc>
        <w:tc>
          <w:tcPr>
            <w:tcW w:w="1134" w:type="dxa"/>
            <w:shd w:val="clear" w:color="auto" w:fill="auto"/>
          </w:tcPr>
          <w:p w14:paraId="6D0CFCE4">
            <w:pPr>
              <w:widowControl w:val="0"/>
              <w:spacing w:line="276" w:lineRule="auto"/>
              <w:jc w:val="both"/>
              <w:rPr>
                <w:rFonts w:ascii="黑体" w:hAnsi="黑体"/>
                <w:szCs w:val="22"/>
                <w:lang w:eastAsia="zh-CN"/>
              </w:rPr>
            </w:pPr>
            <w:r>
              <w:rPr>
                <w:rFonts w:ascii="黑体" w:hAnsi="黑体"/>
                <w:szCs w:val="22"/>
                <w:lang w:eastAsia="zh-CN"/>
              </w:rPr>
              <w:t>…</w:t>
            </w:r>
          </w:p>
        </w:tc>
      </w:tr>
      <w:tr w14:paraId="42C85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shd w:val="clear" w:color="auto" w:fill="auto"/>
          </w:tcPr>
          <w:p w14:paraId="33F6097C">
            <w:pPr>
              <w:widowControl w:val="0"/>
              <w:spacing w:line="276" w:lineRule="auto"/>
              <w:jc w:val="both"/>
              <w:rPr>
                <w:rFonts w:ascii="黑体" w:hAnsi="黑体"/>
                <w:szCs w:val="22"/>
                <w:lang w:eastAsia="zh-CN"/>
              </w:rPr>
            </w:pPr>
            <w:r>
              <w:rPr>
                <w:rFonts w:hint="eastAsia" w:ascii="黑体" w:hAnsi="黑体"/>
                <w:szCs w:val="22"/>
                <w:lang w:eastAsia="zh-CN"/>
              </w:rPr>
              <w:t>3</w:t>
            </w:r>
          </w:p>
        </w:tc>
        <w:tc>
          <w:tcPr>
            <w:tcW w:w="3402" w:type="dxa"/>
            <w:shd w:val="clear" w:color="auto" w:fill="auto"/>
          </w:tcPr>
          <w:p w14:paraId="00D69A57">
            <w:pPr>
              <w:widowControl w:val="0"/>
              <w:spacing w:line="276" w:lineRule="auto"/>
              <w:jc w:val="both"/>
              <w:rPr>
                <w:rFonts w:ascii="黑体" w:hAnsi="黑体"/>
                <w:szCs w:val="22"/>
                <w:lang w:eastAsia="zh-CN"/>
              </w:rPr>
            </w:pPr>
            <w:r>
              <w:rPr>
                <w:rFonts w:hint="eastAsia" w:ascii="黑体" w:hAnsi="黑体"/>
                <w:szCs w:val="22"/>
                <w:lang w:eastAsia="zh-CN"/>
              </w:rPr>
              <w:t>2</w:t>
            </w:r>
            <w:r>
              <w:rPr>
                <w:rFonts w:ascii="黑体" w:hAnsi="黑体"/>
                <w:szCs w:val="22"/>
                <w:lang w:eastAsia="zh-CN"/>
              </w:rPr>
              <w:t>022-11-20</w:t>
            </w:r>
          </w:p>
        </w:tc>
        <w:tc>
          <w:tcPr>
            <w:tcW w:w="1134" w:type="dxa"/>
            <w:shd w:val="clear" w:color="auto" w:fill="auto"/>
          </w:tcPr>
          <w:p w14:paraId="43EBA93D">
            <w:pPr>
              <w:widowControl w:val="0"/>
              <w:spacing w:line="276" w:lineRule="auto"/>
              <w:jc w:val="both"/>
              <w:rPr>
                <w:rFonts w:ascii="黑体" w:hAnsi="黑体"/>
                <w:szCs w:val="22"/>
                <w:lang w:eastAsia="zh-CN"/>
              </w:rPr>
            </w:pPr>
            <w:r>
              <w:rPr>
                <w:rFonts w:ascii="黑体" w:hAnsi="黑体"/>
                <w:szCs w:val="22"/>
                <w:lang w:eastAsia="zh-CN"/>
              </w:rPr>
              <w:t>…</w:t>
            </w:r>
          </w:p>
        </w:tc>
      </w:tr>
      <w:tr w14:paraId="11DA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276" w:type="dxa"/>
            <w:shd w:val="clear" w:color="auto" w:fill="auto"/>
          </w:tcPr>
          <w:p w14:paraId="1A5A4D5B">
            <w:pPr>
              <w:widowControl w:val="0"/>
              <w:spacing w:line="276" w:lineRule="auto"/>
              <w:jc w:val="both"/>
              <w:rPr>
                <w:rFonts w:ascii="黑体" w:hAnsi="黑体"/>
                <w:szCs w:val="22"/>
                <w:lang w:eastAsia="zh-CN"/>
              </w:rPr>
            </w:pPr>
            <w:r>
              <w:rPr>
                <w:rFonts w:ascii="黑体" w:hAnsi="黑体"/>
                <w:szCs w:val="22"/>
                <w:lang w:eastAsia="zh-CN"/>
              </w:rPr>
              <w:t>…</w:t>
            </w:r>
          </w:p>
        </w:tc>
        <w:tc>
          <w:tcPr>
            <w:tcW w:w="3402" w:type="dxa"/>
            <w:shd w:val="clear" w:color="auto" w:fill="auto"/>
          </w:tcPr>
          <w:p w14:paraId="15566B69">
            <w:pPr>
              <w:widowControl w:val="0"/>
              <w:spacing w:line="276" w:lineRule="auto"/>
              <w:jc w:val="both"/>
              <w:rPr>
                <w:rFonts w:ascii="黑体" w:hAnsi="黑体"/>
                <w:szCs w:val="22"/>
                <w:lang w:eastAsia="zh-CN"/>
              </w:rPr>
            </w:pPr>
            <w:r>
              <w:rPr>
                <w:rFonts w:ascii="黑体" w:hAnsi="黑体"/>
                <w:szCs w:val="22"/>
                <w:lang w:eastAsia="zh-CN"/>
              </w:rPr>
              <w:t>…</w:t>
            </w:r>
          </w:p>
        </w:tc>
        <w:tc>
          <w:tcPr>
            <w:tcW w:w="1134" w:type="dxa"/>
            <w:shd w:val="clear" w:color="auto" w:fill="auto"/>
          </w:tcPr>
          <w:p w14:paraId="2F635C55">
            <w:pPr>
              <w:widowControl w:val="0"/>
              <w:spacing w:line="276" w:lineRule="auto"/>
              <w:jc w:val="both"/>
              <w:rPr>
                <w:rFonts w:ascii="黑体" w:hAnsi="黑体"/>
                <w:szCs w:val="22"/>
                <w:lang w:eastAsia="zh-CN"/>
              </w:rPr>
            </w:pPr>
            <w:r>
              <w:rPr>
                <w:rFonts w:ascii="黑体" w:hAnsi="黑体"/>
                <w:szCs w:val="22"/>
                <w:lang w:eastAsia="zh-CN"/>
              </w:rPr>
              <w:t>…</w:t>
            </w:r>
          </w:p>
        </w:tc>
      </w:tr>
    </w:tbl>
    <w:p w14:paraId="73CF5CB4">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72" w:name="_Toc140011279"/>
      <w:bookmarkStart w:id="73" w:name="_Toc129766737"/>
      <w:r>
        <w:rPr>
          <w:rFonts w:hint="eastAsia" w:ascii="Arial" w:hAnsi="Arial" w:cs="Arial"/>
          <w:b/>
          <w:iCs/>
          <w:color w:val="292929"/>
          <w:sz w:val="28"/>
          <w:szCs w:val="28"/>
          <w:lang w:eastAsia="zh-CN"/>
        </w:rPr>
        <w:t>末期还款约定</w:t>
      </w:r>
      <w:bookmarkEnd w:id="72"/>
      <w:bookmarkEnd w:id="73"/>
    </w:p>
    <w:p w14:paraId="752451CF">
      <w:p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系统支持根据产品配置对应的末期还款约定，共区分为以下两种类型：</w:t>
      </w:r>
    </w:p>
    <w:p w14:paraId="0D636C1C">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不足整期合并至最终日期</w:t>
      </w:r>
    </w:p>
    <w:p w14:paraId="3A373607">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不足整期算作一期</w:t>
      </w:r>
    </w:p>
    <w:p w14:paraId="73208BCC">
      <w:p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例如：某笔贷款</w:t>
      </w:r>
      <w:r>
        <w:rPr>
          <w:rFonts w:ascii="Arial" w:hAnsi="Arial" w:cs="Arial"/>
          <w:sz w:val="24"/>
          <w:szCs w:val="28"/>
          <w:lang w:eastAsia="zh-CN"/>
        </w:rPr>
        <w:t>2023</w:t>
      </w:r>
      <w:r>
        <w:rPr>
          <w:rFonts w:hint="eastAsia" w:ascii="Arial" w:hAnsi="Arial" w:cs="Arial"/>
          <w:sz w:val="24"/>
          <w:szCs w:val="28"/>
          <w:lang w:eastAsia="zh-CN"/>
        </w:rPr>
        <w:t>年</w:t>
      </w:r>
      <w:r>
        <w:rPr>
          <w:rFonts w:ascii="Arial" w:hAnsi="Arial" w:cs="Arial"/>
          <w:sz w:val="24"/>
          <w:szCs w:val="28"/>
          <w:lang w:eastAsia="zh-CN"/>
        </w:rPr>
        <w:t>9</w:t>
      </w:r>
      <w:r>
        <w:rPr>
          <w:rFonts w:hint="eastAsia" w:ascii="Arial" w:hAnsi="Arial" w:cs="Arial"/>
          <w:sz w:val="24"/>
          <w:szCs w:val="28"/>
          <w:lang w:eastAsia="zh-CN"/>
        </w:rPr>
        <w:t>月</w:t>
      </w:r>
      <w:r>
        <w:rPr>
          <w:rFonts w:ascii="Arial" w:hAnsi="Arial" w:cs="Arial"/>
          <w:sz w:val="24"/>
          <w:szCs w:val="28"/>
          <w:lang w:eastAsia="zh-CN"/>
        </w:rPr>
        <w:t>25</w:t>
      </w:r>
      <w:r>
        <w:rPr>
          <w:rFonts w:hint="eastAsia" w:ascii="Arial" w:hAnsi="Arial" w:cs="Arial"/>
          <w:sz w:val="24"/>
          <w:szCs w:val="28"/>
          <w:lang w:eastAsia="zh-CN"/>
        </w:rPr>
        <w:t>日为贷款到期日，结息日为</w:t>
      </w:r>
      <w:r>
        <w:rPr>
          <w:rFonts w:ascii="Arial" w:hAnsi="Arial" w:cs="Arial"/>
          <w:sz w:val="24"/>
          <w:szCs w:val="28"/>
          <w:lang w:eastAsia="zh-CN"/>
        </w:rPr>
        <w:t>20</w:t>
      </w:r>
      <w:r>
        <w:rPr>
          <w:rFonts w:hint="eastAsia" w:ascii="Arial" w:hAnsi="Arial" w:cs="Arial"/>
          <w:sz w:val="24"/>
          <w:szCs w:val="28"/>
          <w:lang w:eastAsia="zh-CN"/>
        </w:rPr>
        <w:t>日，末期还款计划在</w:t>
      </w:r>
      <w:r>
        <w:rPr>
          <w:rFonts w:ascii="Arial" w:hAnsi="Arial" w:cs="Arial"/>
          <w:sz w:val="24"/>
          <w:szCs w:val="28"/>
          <w:lang w:eastAsia="zh-CN"/>
        </w:rPr>
        <w:t>2023</w:t>
      </w:r>
      <w:r>
        <w:rPr>
          <w:rFonts w:hint="eastAsia" w:ascii="Arial" w:hAnsi="Arial" w:cs="Arial"/>
          <w:sz w:val="24"/>
          <w:szCs w:val="28"/>
          <w:lang w:eastAsia="zh-CN"/>
        </w:rPr>
        <w:t>年</w:t>
      </w:r>
      <w:r>
        <w:rPr>
          <w:rFonts w:ascii="Arial" w:hAnsi="Arial" w:cs="Arial"/>
          <w:sz w:val="24"/>
          <w:szCs w:val="28"/>
          <w:lang w:eastAsia="zh-CN"/>
        </w:rPr>
        <w:t>9</w:t>
      </w:r>
      <w:r>
        <w:rPr>
          <w:rFonts w:hint="eastAsia" w:ascii="Arial" w:hAnsi="Arial" w:cs="Arial"/>
          <w:sz w:val="24"/>
          <w:szCs w:val="28"/>
          <w:lang w:eastAsia="zh-CN"/>
        </w:rPr>
        <w:t>月</w:t>
      </w:r>
      <w:r>
        <w:rPr>
          <w:rFonts w:ascii="Arial" w:hAnsi="Arial" w:cs="Arial"/>
          <w:sz w:val="24"/>
          <w:szCs w:val="28"/>
          <w:lang w:eastAsia="zh-CN"/>
        </w:rPr>
        <w:t>25</w:t>
      </w:r>
      <w:r>
        <w:rPr>
          <w:rFonts w:hint="eastAsia" w:ascii="Arial" w:hAnsi="Arial" w:cs="Arial"/>
          <w:sz w:val="24"/>
          <w:szCs w:val="28"/>
          <w:lang w:eastAsia="zh-CN"/>
        </w:rPr>
        <w:t>日：</w:t>
      </w:r>
    </w:p>
    <w:p w14:paraId="42A00878">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按照放款不足其合并至最终日期约定，末期前一期还款计划为</w:t>
      </w:r>
      <w:r>
        <w:rPr>
          <w:rFonts w:ascii="Arial" w:hAnsi="Arial" w:cs="Arial"/>
          <w:sz w:val="24"/>
          <w:szCs w:val="28"/>
          <w:lang w:eastAsia="zh-CN"/>
        </w:rPr>
        <w:t>2023</w:t>
      </w:r>
      <w:r>
        <w:rPr>
          <w:rFonts w:hint="eastAsia" w:ascii="Arial" w:hAnsi="Arial" w:cs="Arial"/>
          <w:sz w:val="24"/>
          <w:szCs w:val="28"/>
          <w:lang w:eastAsia="zh-CN"/>
        </w:rPr>
        <w:t>年</w:t>
      </w:r>
      <w:r>
        <w:rPr>
          <w:rFonts w:ascii="Arial" w:hAnsi="Arial" w:cs="Arial"/>
          <w:sz w:val="24"/>
          <w:szCs w:val="28"/>
          <w:lang w:eastAsia="zh-CN"/>
        </w:rPr>
        <w:t>8</w:t>
      </w:r>
      <w:r>
        <w:rPr>
          <w:rFonts w:hint="eastAsia" w:ascii="Arial" w:hAnsi="Arial" w:cs="Arial"/>
          <w:sz w:val="24"/>
          <w:szCs w:val="28"/>
          <w:lang w:eastAsia="zh-CN"/>
        </w:rPr>
        <w:t>月</w:t>
      </w:r>
      <w:r>
        <w:rPr>
          <w:rFonts w:ascii="Arial" w:hAnsi="Arial" w:cs="Arial"/>
          <w:sz w:val="24"/>
          <w:szCs w:val="28"/>
          <w:lang w:eastAsia="zh-CN"/>
        </w:rPr>
        <w:t>20</w:t>
      </w:r>
      <w:r>
        <w:rPr>
          <w:rFonts w:hint="eastAsia" w:ascii="Arial" w:hAnsi="Arial" w:cs="Arial"/>
          <w:sz w:val="24"/>
          <w:szCs w:val="28"/>
          <w:lang w:eastAsia="zh-CN"/>
        </w:rPr>
        <w:t>日；</w:t>
      </w:r>
    </w:p>
    <w:tbl>
      <w:tblPr>
        <w:tblStyle w:val="84"/>
        <w:tblW w:w="0" w:type="auto"/>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3118"/>
        <w:gridCol w:w="1134"/>
      </w:tblGrid>
      <w:tr w14:paraId="3322A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560" w:type="dxa"/>
            <w:shd w:val="clear" w:color="auto" w:fill="FFC000"/>
          </w:tcPr>
          <w:p w14:paraId="1071CB13">
            <w:pPr>
              <w:widowControl w:val="0"/>
              <w:spacing w:line="276" w:lineRule="auto"/>
              <w:jc w:val="center"/>
              <w:rPr>
                <w:rFonts w:ascii="黑体" w:hAnsi="黑体"/>
                <w:b/>
                <w:bCs/>
                <w:szCs w:val="22"/>
                <w:lang w:eastAsia="zh-CN"/>
              </w:rPr>
            </w:pPr>
            <w:r>
              <w:rPr>
                <w:rFonts w:hint="eastAsia" w:ascii="黑体" w:hAnsi="黑体"/>
                <w:b/>
                <w:bCs/>
                <w:szCs w:val="22"/>
                <w:lang w:eastAsia="zh-CN"/>
              </w:rPr>
              <w:t>序号</w:t>
            </w:r>
          </w:p>
        </w:tc>
        <w:tc>
          <w:tcPr>
            <w:tcW w:w="3118" w:type="dxa"/>
            <w:shd w:val="clear" w:color="auto" w:fill="FFC000"/>
          </w:tcPr>
          <w:p w14:paraId="78884575">
            <w:pPr>
              <w:widowControl w:val="0"/>
              <w:spacing w:line="276" w:lineRule="auto"/>
              <w:jc w:val="center"/>
              <w:rPr>
                <w:rFonts w:ascii="黑体" w:hAnsi="黑体"/>
                <w:b/>
                <w:bCs/>
                <w:szCs w:val="22"/>
                <w:lang w:eastAsia="zh-CN"/>
              </w:rPr>
            </w:pPr>
            <w:r>
              <w:rPr>
                <w:rFonts w:hint="eastAsia" w:ascii="黑体" w:hAnsi="黑体"/>
                <w:b/>
                <w:bCs/>
                <w:szCs w:val="22"/>
                <w:lang w:eastAsia="zh-CN"/>
              </w:rPr>
              <w:t>还款日期</w:t>
            </w:r>
          </w:p>
        </w:tc>
        <w:tc>
          <w:tcPr>
            <w:tcW w:w="1134" w:type="dxa"/>
            <w:shd w:val="clear" w:color="auto" w:fill="FFC000"/>
          </w:tcPr>
          <w:p w14:paraId="1EDD8421">
            <w:pPr>
              <w:widowControl w:val="0"/>
              <w:spacing w:line="276" w:lineRule="auto"/>
              <w:jc w:val="center"/>
              <w:rPr>
                <w:rFonts w:ascii="黑体" w:hAnsi="黑体"/>
                <w:b/>
                <w:bCs/>
                <w:szCs w:val="22"/>
                <w:lang w:eastAsia="zh-CN"/>
              </w:rPr>
            </w:pPr>
            <w:r>
              <w:rPr>
                <w:rFonts w:ascii="黑体" w:hAnsi="黑体"/>
                <w:b/>
                <w:bCs/>
                <w:szCs w:val="22"/>
                <w:lang w:eastAsia="zh-CN"/>
              </w:rPr>
              <w:t>…</w:t>
            </w:r>
          </w:p>
        </w:tc>
      </w:tr>
      <w:tr w14:paraId="2EFFB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shd w:val="clear" w:color="auto" w:fill="auto"/>
          </w:tcPr>
          <w:p w14:paraId="54239C59">
            <w:pPr>
              <w:widowControl w:val="0"/>
              <w:spacing w:line="276" w:lineRule="auto"/>
              <w:jc w:val="both"/>
              <w:rPr>
                <w:rFonts w:ascii="黑体" w:hAnsi="黑体"/>
                <w:szCs w:val="22"/>
                <w:lang w:eastAsia="zh-CN"/>
              </w:rPr>
            </w:pPr>
            <w:r>
              <w:rPr>
                <w:rFonts w:hint="eastAsia" w:ascii="黑体" w:hAnsi="黑体"/>
                <w:szCs w:val="22"/>
                <w:lang w:eastAsia="zh-CN"/>
              </w:rPr>
              <w:t>1</w:t>
            </w:r>
          </w:p>
        </w:tc>
        <w:tc>
          <w:tcPr>
            <w:tcW w:w="3118" w:type="dxa"/>
            <w:shd w:val="clear" w:color="auto" w:fill="auto"/>
          </w:tcPr>
          <w:p w14:paraId="7531D3A0">
            <w:pPr>
              <w:widowControl w:val="0"/>
              <w:spacing w:line="276" w:lineRule="auto"/>
              <w:jc w:val="both"/>
              <w:rPr>
                <w:rFonts w:ascii="黑体" w:hAnsi="黑体"/>
                <w:szCs w:val="22"/>
                <w:lang w:eastAsia="zh-CN"/>
              </w:rPr>
            </w:pPr>
            <w:r>
              <w:rPr>
                <w:rFonts w:hint="eastAsia" w:ascii="黑体" w:hAnsi="黑体"/>
                <w:szCs w:val="22"/>
                <w:lang w:eastAsia="zh-CN"/>
              </w:rPr>
              <w:t>2</w:t>
            </w:r>
            <w:r>
              <w:rPr>
                <w:rFonts w:ascii="黑体" w:hAnsi="黑体"/>
                <w:szCs w:val="22"/>
                <w:lang w:eastAsia="zh-CN"/>
              </w:rPr>
              <w:t>022-09-25</w:t>
            </w:r>
          </w:p>
        </w:tc>
        <w:tc>
          <w:tcPr>
            <w:tcW w:w="1134" w:type="dxa"/>
            <w:shd w:val="clear" w:color="auto" w:fill="auto"/>
          </w:tcPr>
          <w:p w14:paraId="1390A467">
            <w:pPr>
              <w:widowControl w:val="0"/>
              <w:spacing w:line="276" w:lineRule="auto"/>
              <w:jc w:val="both"/>
              <w:rPr>
                <w:rFonts w:ascii="黑体" w:hAnsi="黑体"/>
                <w:szCs w:val="22"/>
                <w:lang w:eastAsia="zh-CN"/>
              </w:rPr>
            </w:pPr>
            <w:r>
              <w:rPr>
                <w:rFonts w:ascii="黑体" w:hAnsi="黑体"/>
                <w:szCs w:val="22"/>
                <w:lang w:eastAsia="zh-CN"/>
              </w:rPr>
              <w:t>…</w:t>
            </w:r>
          </w:p>
        </w:tc>
      </w:tr>
      <w:tr w14:paraId="4433B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shd w:val="clear" w:color="auto" w:fill="auto"/>
          </w:tcPr>
          <w:p w14:paraId="24713159">
            <w:pPr>
              <w:widowControl w:val="0"/>
              <w:spacing w:line="276" w:lineRule="auto"/>
              <w:jc w:val="both"/>
              <w:rPr>
                <w:rFonts w:ascii="黑体" w:hAnsi="黑体"/>
                <w:szCs w:val="22"/>
                <w:lang w:eastAsia="zh-CN"/>
              </w:rPr>
            </w:pPr>
            <w:r>
              <w:rPr>
                <w:rFonts w:ascii="黑体" w:hAnsi="黑体"/>
                <w:szCs w:val="22"/>
                <w:lang w:eastAsia="zh-CN"/>
              </w:rPr>
              <w:t>…</w:t>
            </w:r>
          </w:p>
        </w:tc>
        <w:tc>
          <w:tcPr>
            <w:tcW w:w="3118" w:type="dxa"/>
            <w:shd w:val="clear" w:color="auto" w:fill="auto"/>
          </w:tcPr>
          <w:p w14:paraId="257EDA8E">
            <w:pPr>
              <w:widowControl w:val="0"/>
              <w:spacing w:line="276" w:lineRule="auto"/>
              <w:jc w:val="both"/>
              <w:rPr>
                <w:rFonts w:ascii="黑体" w:hAnsi="黑体"/>
                <w:szCs w:val="22"/>
                <w:lang w:eastAsia="zh-CN"/>
              </w:rPr>
            </w:pPr>
            <w:r>
              <w:rPr>
                <w:rFonts w:ascii="黑体" w:hAnsi="黑体"/>
                <w:szCs w:val="22"/>
                <w:lang w:eastAsia="zh-CN"/>
              </w:rPr>
              <w:t>…</w:t>
            </w:r>
          </w:p>
        </w:tc>
        <w:tc>
          <w:tcPr>
            <w:tcW w:w="1134" w:type="dxa"/>
            <w:shd w:val="clear" w:color="auto" w:fill="auto"/>
          </w:tcPr>
          <w:p w14:paraId="0E934E68">
            <w:pPr>
              <w:widowControl w:val="0"/>
              <w:spacing w:line="276" w:lineRule="auto"/>
              <w:jc w:val="both"/>
              <w:rPr>
                <w:rFonts w:ascii="黑体" w:hAnsi="黑体"/>
                <w:szCs w:val="22"/>
                <w:lang w:eastAsia="zh-CN"/>
              </w:rPr>
            </w:pPr>
            <w:r>
              <w:rPr>
                <w:rFonts w:ascii="黑体" w:hAnsi="黑体"/>
                <w:szCs w:val="22"/>
                <w:lang w:eastAsia="zh-CN"/>
              </w:rPr>
              <w:t>…</w:t>
            </w:r>
          </w:p>
        </w:tc>
      </w:tr>
      <w:tr w14:paraId="7B56B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shd w:val="clear" w:color="auto" w:fill="auto"/>
          </w:tcPr>
          <w:p w14:paraId="0EFDCFC9">
            <w:pPr>
              <w:widowControl w:val="0"/>
              <w:spacing w:line="276" w:lineRule="auto"/>
              <w:jc w:val="both"/>
              <w:rPr>
                <w:rFonts w:ascii="黑体" w:hAnsi="黑体"/>
                <w:szCs w:val="22"/>
                <w:lang w:eastAsia="zh-CN"/>
              </w:rPr>
            </w:pPr>
            <w:r>
              <w:rPr>
                <w:rFonts w:hint="eastAsia" w:ascii="黑体" w:hAnsi="黑体"/>
                <w:szCs w:val="22"/>
                <w:lang w:eastAsia="zh-CN"/>
              </w:rPr>
              <w:t>n</w:t>
            </w:r>
            <w:r>
              <w:rPr>
                <w:rFonts w:ascii="黑体" w:hAnsi="黑体"/>
                <w:szCs w:val="22"/>
                <w:lang w:eastAsia="zh-CN"/>
              </w:rPr>
              <w:t>-1</w:t>
            </w:r>
          </w:p>
        </w:tc>
        <w:tc>
          <w:tcPr>
            <w:tcW w:w="3118" w:type="dxa"/>
            <w:shd w:val="clear" w:color="auto" w:fill="auto"/>
          </w:tcPr>
          <w:p w14:paraId="3A190725">
            <w:pPr>
              <w:widowControl w:val="0"/>
              <w:spacing w:line="276" w:lineRule="auto"/>
              <w:jc w:val="both"/>
              <w:rPr>
                <w:rFonts w:ascii="黑体" w:hAnsi="黑体"/>
                <w:szCs w:val="22"/>
                <w:lang w:eastAsia="zh-CN"/>
              </w:rPr>
            </w:pPr>
            <w:r>
              <w:rPr>
                <w:rFonts w:hint="eastAsia" w:ascii="黑体" w:hAnsi="黑体"/>
                <w:szCs w:val="22"/>
                <w:lang w:eastAsia="zh-CN"/>
              </w:rPr>
              <w:t>2</w:t>
            </w:r>
            <w:r>
              <w:rPr>
                <w:rFonts w:ascii="黑体" w:hAnsi="黑体"/>
                <w:szCs w:val="22"/>
                <w:lang w:eastAsia="zh-CN"/>
              </w:rPr>
              <w:t>023-08-20</w:t>
            </w:r>
          </w:p>
        </w:tc>
        <w:tc>
          <w:tcPr>
            <w:tcW w:w="1134" w:type="dxa"/>
            <w:shd w:val="clear" w:color="auto" w:fill="auto"/>
          </w:tcPr>
          <w:p w14:paraId="6D33E7F6">
            <w:pPr>
              <w:widowControl w:val="0"/>
              <w:spacing w:line="276" w:lineRule="auto"/>
              <w:jc w:val="both"/>
              <w:rPr>
                <w:rFonts w:ascii="黑体" w:hAnsi="黑体"/>
                <w:szCs w:val="22"/>
                <w:lang w:eastAsia="zh-CN"/>
              </w:rPr>
            </w:pPr>
            <w:r>
              <w:rPr>
                <w:rFonts w:ascii="黑体" w:hAnsi="黑体"/>
                <w:szCs w:val="22"/>
                <w:lang w:eastAsia="zh-CN"/>
              </w:rPr>
              <w:t>…</w:t>
            </w:r>
          </w:p>
        </w:tc>
      </w:tr>
      <w:tr w14:paraId="4111F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shd w:val="clear" w:color="auto" w:fill="auto"/>
          </w:tcPr>
          <w:p w14:paraId="4931739E">
            <w:pPr>
              <w:widowControl w:val="0"/>
              <w:spacing w:line="276" w:lineRule="auto"/>
              <w:jc w:val="both"/>
              <w:rPr>
                <w:rFonts w:ascii="黑体" w:hAnsi="黑体"/>
                <w:szCs w:val="22"/>
                <w:lang w:eastAsia="zh-CN"/>
              </w:rPr>
            </w:pPr>
            <w:r>
              <w:rPr>
                <w:rFonts w:hint="eastAsia" w:ascii="黑体" w:hAnsi="黑体"/>
                <w:szCs w:val="22"/>
                <w:lang w:eastAsia="zh-CN"/>
              </w:rPr>
              <w:t>n</w:t>
            </w:r>
          </w:p>
        </w:tc>
        <w:tc>
          <w:tcPr>
            <w:tcW w:w="3118" w:type="dxa"/>
            <w:shd w:val="clear" w:color="auto" w:fill="auto"/>
          </w:tcPr>
          <w:p w14:paraId="092D4673">
            <w:pPr>
              <w:widowControl w:val="0"/>
              <w:spacing w:line="276" w:lineRule="auto"/>
              <w:jc w:val="both"/>
              <w:rPr>
                <w:rFonts w:ascii="黑体" w:hAnsi="黑体"/>
                <w:szCs w:val="22"/>
                <w:lang w:eastAsia="zh-CN"/>
              </w:rPr>
            </w:pPr>
            <w:r>
              <w:rPr>
                <w:rFonts w:hint="eastAsia" w:ascii="黑体" w:hAnsi="黑体"/>
                <w:szCs w:val="22"/>
                <w:lang w:eastAsia="zh-CN"/>
              </w:rPr>
              <w:t>2</w:t>
            </w:r>
            <w:r>
              <w:rPr>
                <w:rFonts w:ascii="黑体" w:hAnsi="黑体"/>
                <w:szCs w:val="22"/>
                <w:lang w:eastAsia="zh-CN"/>
              </w:rPr>
              <w:t>023-09-25</w:t>
            </w:r>
          </w:p>
        </w:tc>
        <w:tc>
          <w:tcPr>
            <w:tcW w:w="1134" w:type="dxa"/>
            <w:shd w:val="clear" w:color="auto" w:fill="auto"/>
          </w:tcPr>
          <w:p w14:paraId="28F45949">
            <w:pPr>
              <w:widowControl w:val="0"/>
              <w:spacing w:line="276" w:lineRule="auto"/>
              <w:jc w:val="both"/>
              <w:rPr>
                <w:rFonts w:ascii="黑体" w:hAnsi="黑体"/>
                <w:szCs w:val="22"/>
                <w:lang w:eastAsia="zh-CN"/>
              </w:rPr>
            </w:pPr>
            <w:r>
              <w:rPr>
                <w:rFonts w:ascii="黑体" w:hAnsi="黑体"/>
                <w:szCs w:val="22"/>
                <w:lang w:eastAsia="zh-CN"/>
              </w:rPr>
              <w:t>…</w:t>
            </w:r>
          </w:p>
        </w:tc>
      </w:tr>
    </w:tbl>
    <w:p w14:paraId="6A75D5B4">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按照不足整期算作一期约定，末期前一期还款计划为</w:t>
      </w:r>
      <w:r>
        <w:rPr>
          <w:rFonts w:ascii="Arial" w:hAnsi="Arial" w:cs="Arial"/>
          <w:sz w:val="24"/>
          <w:szCs w:val="28"/>
          <w:lang w:eastAsia="zh-CN"/>
        </w:rPr>
        <w:t>2023</w:t>
      </w:r>
      <w:r>
        <w:rPr>
          <w:rFonts w:hint="eastAsia" w:ascii="Arial" w:hAnsi="Arial" w:cs="Arial"/>
          <w:sz w:val="24"/>
          <w:szCs w:val="28"/>
          <w:lang w:eastAsia="zh-CN"/>
        </w:rPr>
        <w:t>年</w:t>
      </w:r>
      <w:r>
        <w:rPr>
          <w:rFonts w:ascii="Arial" w:hAnsi="Arial" w:cs="Arial"/>
          <w:sz w:val="24"/>
          <w:szCs w:val="28"/>
          <w:lang w:eastAsia="zh-CN"/>
        </w:rPr>
        <w:t>9</w:t>
      </w:r>
      <w:r>
        <w:rPr>
          <w:rFonts w:hint="eastAsia" w:ascii="Arial" w:hAnsi="Arial" w:cs="Arial"/>
          <w:sz w:val="24"/>
          <w:szCs w:val="28"/>
          <w:lang w:eastAsia="zh-CN"/>
        </w:rPr>
        <w:t>月</w:t>
      </w:r>
      <w:r>
        <w:rPr>
          <w:rFonts w:ascii="Arial" w:hAnsi="Arial" w:cs="Arial"/>
          <w:sz w:val="24"/>
          <w:szCs w:val="28"/>
          <w:lang w:eastAsia="zh-CN"/>
        </w:rPr>
        <w:t>20</w:t>
      </w:r>
      <w:r>
        <w:rPr>
          <w:rFonts w:hint="eastAsia" w:ascii="Arial" w:hAnsi="Arial" w:cs="Arial"/>
          <w:sz w:val="24"/>
          <w:szCs w:val="28"/>
          <w:lang w:eastAsia="zh-CN"/>
        </w:rPr>
        <w:t>日。</w:t>
      </w:r>
    </w:p>
    <w:tbl>
      <w:tblPr>
        <w:tblStyle w:val="84"/>
        <w:tblW w:w="0" w:type="auto"/>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3118"/>
        <w:gridCol w:w="1134"/>
      </w:tblGrid>
      <w:tr w14:paraId="7AEE2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shd w:val="clear" w:color="auto" w:fill="FFC000"/>
          </w:tcPr>
          <w:p w14:paraId="45943B1F">
            <w:pPr>
              <w:widowControl w:val="0"/>
              <w:spacing w:line="276" w:lineRule="auto"/>
              <w:jc w:val="center"/>
              <w:rPr>
                <w:rFonts w:ascii="黑体" w:hAnsi="黑体"/>
                <w:b/>
                <w:bCs/>
                <w:szCs w:val="22"/>
                <w:lang w:eastAsia="zh-CN"/>
              </w:rPr>
            </w:pPr>
            <w:r>
              <w:rPr>
                <w:rFonts w:hint="eastAsia" w:ascii="黑体" w:hAnsi="黑体"/>
                <w:b/>
                <w:bCs/>
                <w:szCs w:val="22"/>
                <w:lang w:eastAsia="zh-CN"/>
              </w:rPr>
              <w:t>序号</w:t>
            </w:r>
          </w:p>
        </w:tc>
        <w:tc>
          <w:tcPr>
            <w:tcW w:w="3118" w:type="dxa"/>
            <w:shd w:val="clear" w:color="auto" w:fill="FFC000"/>
          </w:tcPr>
          <w:p w14:paraId="62AD0135">
            <w:pPr>
              <w:widowControl w:val="0"/>
              <w:spacing w:line="276" w:lineRule="auto"/>
              <w:jc w:val="center"/>
              <w:rPr>
                <w:rFonts w:ascii="黑体" w:hAnsi="黑体"/>
                <w:b/>
                <w:bCs/>
                <w:szCs w:val="22"/>
                <w:lang w:eastAsia="zh-CN"/>
              </w:rPr>
            </w:pPr>
            <w:r>
              <w:rPr>
                <w:rFonts w:hint="eastAsia" w:ascii="黑体" w:hAnsi="黑体"/>
                <w:b/>
                <w:bCs/>
                <w:szCs w:val="22"/>
                <w:lang w:eastAsia="zh-CN"/>
              </w:rPr>
              <w:t>还款日期</w:t>
            </w:r>
          </w:p>
        </w:tc>
        <w:tc>
          <w:tcPr>
            <w:tcW w:w="1134" w:type="dxa"/>
            <w:shd w:val="clear" w:color="auto" w:fill="FFC000"/>
          </w:tcPr>
          <w:p w14:paraId="22142C24">
            <w:pPr>
              <w:widowControl w:val="0"/>
              <w:spacing w:line="276" w:lineRule="auto"/>
              <w:jc w:val="center"/>
              <w:rPr>
                <w:rFonts w:ascii="黑体" w:hAnsi="黑体"/>
                <w:b/>
                <w:bCs/>
                <w:szCs w:val="22"/>
                <w:lang w:eastAsia="zh-CN"/>
              </w:rPr>
            </w:pPr>
            <w:r>
              <w:rPr>
                <w:rFonts w:ascii="黑体" w:hAnsi="黑体"/>
                <w:b/>
                <w:bCs/>
                <w:szCs w:val="22"/>
                <w:lang w:eastAsia="zh-CN"/>
              </w:rPr>
              <w:t>…</w:t>
            </w:r>
          </w:p>
        </w:tc>
      </w:tr>
      <w:tr w14:paraId="439F3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shd w:val="clear" w:color="auto" w:fill="auto"/>
          </w:tcPr>
          <w:p w14:paraId="1E0415D1">
            <w:pPr>
              <w:widowControl w:val="0"/>
              <w:spacing w:line="276" w:lineRule="auto"/>
              <w:jc w:val="both"/>
              <w:rPr>
                <w:rFonts w:ascii="黑体" w:hAnsi="黑体"/>
                <w:szCs w:val="22"/>
                <w:lang w:eastAsia="zh-CN"/>
              </w:rPr>
            </w:pPr>
            <w:r>
              <w:rPr>
                <w:rFonts w:hint="eastAsia" w:ascii="黑体" w:hAnsi="黑体"/>
                <w:szCs w:val="22"/>
                <w:lang w:eastAsia="zh-CN"/>
              </w:rPr>
              <w:t>1</w:t>
            </w:r>
          </w:p>
        </w:tc>
        <w:tc>
          <w:tcPr>
            <w:tcW w:w="3118" w:type="dxa"/>
            <w:shd w:val="clear" w:color="auto" w:fill="auto"/>
          </w:tcPr>
          <w:p w14:paraId="1DC5AF18">
            <w:pPr>
              <w:widowControl w:val="0"/>
              <w:spacing w:line="276" w:lineRule="auto"/>
              <w:jc w:val="both"/>
              <w:rPr>
                <w:rFonts w:ascii="黑体" w:hAnsi="黑体"/>
                <w:szCs w:val="22"/>
                <w:lang w:eastAsia="zh-CN"/>
              </w:rPr>
            </w:pPr>
            <w:r>
              <w:rPr>
                <w:rFonts w:hint="eastAsia" w:ascii="黑体" w:hAnsi="黑体"/>
                <w:szCs w:val="22"/>
                <w:lang w:eastAsia="zh-CN"/>
              </w:rPr>
              <w:t>2</w:t>
            </w:r>
            <w:r>
              <w:rPr>
                <w:rFonts w:ascii="黑体" w:hAnsi="黑体"/>
                <w:szCs w:val="22"/>
                <w:lang w:eastAsia="zh-CN"/>
              </w:rPr>
              <w:t>022-09-25</w:t>
            </w:r>
          </w:p>
        </w:tc>
        <w:tc>
          <w:tcPr>
            <w:tcW w:w="1134" w:type="dxa"/>
            <w:shd w:val="clear" w:color="auto" w:fill="auto"/>
          </w:tcPr>
          <w:p w14:paraId="43DB0017">
            <w:pPr>
              <w:widowControl w:val="0"/>
              <w:spacing w:line="276" w:lineRule="auto"/>
              <w:jc w:val="both"/>
              <w:rPr>
                <w:rFonts w:ascii="黑体" w:hAnsi="黑体"/>
                <w:szCs w:val="22"/>
                <w:lang w:eastAsia="zh-CN"/>
              </w:rPr>
            </w:pPr>
            <w:r>
              <w:rPr>
                <w:rFonts w:ascii="黑体" w:hAnsi="黑体"/>
                <w:szCs w:val="22"/>
                <w:lang w:eastAsia="zh-CN"/>
              </w:rPr>
              <w:t>…</w:t>
            </w:r>
          </w:p>
        </w:tc>
      </w:tr>
      <w:tr w14:paraId="783E0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shd w:val="clear" w:color="auto" w:fill="auto"/>
          </w:tcPr>
          <w:p w14:paraId="4E834B22">
            <w:pPr>
              <w:widowControl w:val="0"/>
              <w:spacing w:line="276" w:lineRule="auto"/>
              <w:jc w:val="both"/>
              <w:rPr>
                <w:rFonts w:ascii="黑体" w:hAnsi="黑体"/>
                <w:szCs w:val="22"/>
                <w:lang w:eastAsia="zh-CN"/>
              </w:rPr>
            </w:pPr>
            <w:r>
              <w:rPr>
                <w:rFonts w:ascii="黑体" w:hAnsi="黑体"/>
                <w:szCs w:val="22"/>
                <w:lang w:eastAsia="zh-CN"/>
              </w:rPr>
              <w:t>…</w:t>
            </w:r>
          </w:p>
        </w:tc>
        <w:tc>
          <w:tcPr>
            <w:tcW w:w="3118" w:type="dxa"/>
            <w:shd w:val="clear" w:color="auto" w:fill="auto"/>
          </w:tcPr>
          <w:p w14:paraId="1DE63098">
            <w:pPr>
              <w:widowControl w:val="0"/>
              <w:spacing w:line="276" w:lineRule="auto"/>
              <w:jc w:val="both"/>
              <w:rPr>
                <w:rFonts w:ascii="黑体" w:hAnsi="黑体"/>
                <w:szCs w:val="22"/>
                <w:lang w:eastAsia="zh-CN"/>
              </w:rPr>
            </w:pPr>
            <w:r>
              <w:rPr>
                <w:rFonts w:ascii="黑体" w:hAnsi="黑体"/>
                <w:szCs w:val="22"/>
                <w:lang w:eastAsia="zh-CN"/>
              </w:rPr>
              <w:t>…</w:t>
            </w:r>
          </w:p>
        </w:tc>
        <w:tc>
          <w:tcPr>
            <w:tcW w:w="1134" w:type="dxa"/>
            <w:shd w:val="clear" w:color="auto" w:fill="auto"/>
          </w:tcPr>
          <w:p w14:paraId="22E2F782">
            <w:pPr>
              <w:widowControl w:val="0"/>
              <w:spacing w:line="276" w:lineRule="auto"/>
              <w:jc w:val="both"/>
              <w:rPr>
                <w:rFonts w:ascii="黑体" w:hAnsi="黑体"/>
                <w:szCs w:val="22"/>
                <w:lang w:eastAsia="zh-CN"/>
              </w:rPr>
            </w:pPr>
            <w:r>
              <w:rPr>
                <w:rFonts w:ascii="黑体" w:hAnsi="黑体"/>
                <w:szCs w:val="22"/>
                <w:lang w:eastAsia="zh-CN"/>
              </w:rPr>
              <w:t>…</w:t>
            </w:r>
          </w:p>
        </w:tc>
      </w:tr>
      <w:tr w14:paraId="61178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shd w:val="clear" w:color="auto" w:fill="auto"/>
          </w:tcPr>
          <w:p w14:paraId="7F1AF7EE">
            <w:pPr>
              <w:widowControl w:val="0"/>
              <w:spacing w:line="276" w:lineRule="auto"/>
              <w:jc w:val="both"/>
              <w:rPr>
                <w:rFonts w:ascii="黑体" w:hAnsi="黑体"/>
                <w:szCs w:val="22"/>
                <w:lang w:eastAsia="zh-CN"/>
              </w:rPr>
            </w:pPr>
            <w:r>
              <w:rPr>
                <w:rFonts w:hint="eastAsia" w:ascii="黑体" w:hAnsi="黑体"/>
                <w:szCs w:val="22"/>
                <w:lang w:eastAsia="zh-CN"/>
              </w:rPr>
              <w:t>n</w:t>
            </w:r>
            <w:r>
              <w:rPr>
                <w:rFonts w:ascii="黑体" w:hAnsi="黑体"/>
                <w:szCs w:val="22"/>
                <w:lang w:eastAsia="zh-CN"/>
              </w:rPr>
              <w:t>-2</w:t>
            </w:r>
          </w:p>
        </w:tc>
        <w:tc>
          <w:tcPr>
            <w:tcW w:w="3118" w:type="dxa"/>
            <w:shd w:val="clear" w:color="auto" w:fill="auto"/>
          </w:tcPr>
          <w:p w14:paraId="48A673C0">
            <w:pPr>
              <w:widowControl w:val="0"/>
              <w:spacing w:line="276" w:lineRule="auto"/>
              <w:jc w:val="both"/>
              <w:rPr>
                <w:rFonts w:ascii="黑体" w:hAnsi="黑体"/>
                <w:szCs w:val="22"/>
                <w:lang w:eastAsia="zh-CN"/>
              </w:rPr>
            </w:pPr>
            <w:r>
              <w:rPr>
                <w:rFonts w:hint="eastAsia" w:ascii="黑体" w:hAnsi="黑体"/>
                <w:szCs w:val="22"/>
                <w:lang w:eastAsia="zh-CN"/>
              </w:rPr>
              <w:t>2</w:t>
            </w:r>
            <w:r>
              <w:rPr>
                <w:rFonts w:ascii="黑体" w:hAnsi="黑体"/>
                <w:szCs w:val="22"/>
                <w:lang w:eastAsia="zh-CN"/>
              </w:rPr>
              <w:t>023-08-20</w:t>
            </w:r>
          </w:p>
        </w:tc>
        <w:tc>
          <w:tcPr>
            <w:tcW w:w="1134" w:type="dxa"/>
            <w:shd w:val="clear" w:color="auto" w:fill="auto"/>
          </w:tcPr>
          <w:p w14:paraId="34B36431">
            <w:pPr>
              <w:widowControl w:val="0"/>
              <w:spacing w:line="276" w:lineRule="auto"/>
              <w:jc w:val="both"/>
              <w:rPr>
                <w:rFonts w:ascii="黑体" w:hAnsi="黑体"/>
                <w:szCs w:val="22"/>
                <w:lang w:eastAsia="zh-CN"/>
              </w:rPr>
            </w:pPr>
            <w:r>
              <w:rPr>
                <w:rFonts w:ascii="黑体" w:hAnsi="黑体"/>
                <w:szCs w:val="22"/>
                <w:lang w:eastAsia="zh-CN"/>
              </w:rPr>
              <w:t>…</w:t>
            </w:r>
          </w:p>
        </w:tc>
      </w:tr>
      <w:tr w14:paraId="6BA27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shd w:val="clear" w:color="auto" w:fill="auto"/>
          </w:tcPr>
          <w:p w14:paraId="5E4957EE">
            <w:pPr>
              <w:widowControl w:val="0"/>
              <w:spacing w:line="276" w:lineRule="auto"/>
              <w:jc w:val="both"/>
              <w:rPr>
                <w:rFonts w:ascii="黑体" w:hAnsi="黑体"/>
                <w:szCs w:val="22"/>
                <w:lang w:eastAsia="zh-CN"/>
              </w:rPr>
            </w:pPr>
            <w:r>
              <w:rPr>
                <w:rFonts w:hint="eastAsia" w:ascii="黑体" w:hAnsi="黑体"/>
                <w:szCs w:val="22"/>
                <w:lang w:eastAsia="zh-CN"/>
              </w:rPr>
              <w:t>n</w:t>
            </w:r>
            <w:r>
              <w:rPr>
                <w:rFonts w:ascii="黑体" w:hAnsi="黑体"/>
                <w:szCs w:val="22"/>
                <w:lang w:eastAsia="zh-CN"/>
              </w:rPr>
              <w:t>-1</w:t>
            </w:r>
          </w:p>
        </w:tc>
        <w:tc>
          <w:tcPr>
            <w:tcW w:w="3118" w:type="dxa"/>
            <w:shd w:val="clear" w:color="auto" w:fill="auto"/>
          </w:tcPr>
          <w:p w14:paraId="3EBF2E10">
            <w:pPr>
              <w:widowControl w:val="0"/>
              <w:spacing w:line="276" w:lineRule="auto"/>
              <w:jc w:val="both"/>
              <w:rPr>
                <w:rFonts w:ascii="黑体" w:hAnsi="黑体"/>
                <w:szCs w:val="22"/>
                <w:lang w:eastAsia="zh-CN"/>
              </w:rPr>
            </w:pPr>
            <w:r>
              <w:rPr>
                <w:rFonts w:hint="eastAsia" w:ascii="黑体" w:hAnsi="黑体"/>
                <w:szCs w:val="22"/>
                <w:lang w:eastAsia="zh-CN"/>
              </w:rPr>
              <w:t>2</w:t>
            </w:r>
            <w:r>
              <w:rPr>
                <w:rFonts w:ascii="黑体" w:hAnsi="黑体"/>
                <w:szCs w:val="22"/>
                <w:lang w:eastAsia="zh-CN"/>
              </w:rPr>
              <w:t>023-09-20</w:t>
            </w:r>
          </w:p>
        </w:tc>
        <w:tc>
          <w:tcPr>
            <w:tcW w:w="1134" w:type="dxa"/>
            <w:shd w:val="clear" w:color="auto" w:fill="auto"/>
          </w:tcPr>
          <w:p w14:paraId="4756E52B">
            <w:pPr>
              <w:widowControl w:val="0"/>
              <w:spacing w:line="276" w:lineRule="auto"/>
              <w:jc w:val="both"/>
              <w:rPr>
                <w:rFonts w:ascii="黑体" w:hAnsi="黑体"/>
                <w:szCs w:val="22"/>
                <w:lang w:eastAsia="zh-CN"/>
              </w:rPr>
            </w:pPr>
            <w:r>
              <w:rPr>
                <w:rFonts w:ascii="黑体" w:hAnsi="黑体"/>
                <w:szCs w:val="22"/>
                <w:lang w:eastAsia="zh-CN"/>
              </w:rPr>
              <w:t>…</w:t>
            </w:r>
          </w:p>
        </w:tc>
      </w:tr>
      <w:tr w14:paraId="5A2AE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shd w:val="clear" w:color="auto" w:fill="auto"/>
          </w:tcPr>
          <w:p w14:paraId="528DB80C">
            <w:pPr>
              <w:widowControl w:val="0"/>
              <w:spacing w:line="276" w:lineRule="auto"/>
              <w:jc w:val="both"/>
              <w:rPr>
                <w:rFonts w:ascii="黑体" w:hAnsi="黑体"/>
                <w:szCs w:val="22"/>
                <w:lang w:eastAsia="zh-CN"/>
              </w:rPr>
            </w:pPr>
            <w:r>
              <w:rPr>
                <w:rFonts w:hint="eastAsia" w:ascii="黑体" w:hAnsi="黑体"/>
                <w:szCs w:val="22"/>
                <w:lang w:eastAsia="zh-CN"/>
              </w:rPr>
              <w:t>n</w:t>
            </w:r>
          </w:p>
        </w:tc>
        <w:tc>
          <w:tcPr>
            <w:tcW w:w="3118" w:type="dxa"/>
            <w:shd w:val="clear" w:color="auto" w:fill="auto"/>
          </w:tcPr>
          <w:p w14:paraId="21DA9355">
            <w:pPr>
              <w:widowControl w:val="0"/>
              <w:spacing w:line="276" w:lineRule="auto"/>
              <w:jc w:val="both"/>
              <w:rPr>
                <w:rFonts w:ascii="黑体" w:hAnsi="黑体"/>
                <w:szCs w:val="22"/>
                <w:lang w:eastAsia="zh-CN"/>
              </w:rPr>
            </w:pPr>
            <w:r>
              <w:rPr>
                <w:rFonts w:hint="eastAsia" w:ascii="黑体" w:hAnsi="黑体"/>
                <w:szCs w:val="22"/>
                <w:lang w:eastAsia="zh-CN"/>
              </w:rPr>
              <w:t>2</w:t>
            </w:r>
            <w:r>
              <w:rPr>
                <w:rFonts w:ascii="黑体" w:hAnsi="黑体"/>
                <w:szCs w:val="22"/>
                <w:lang w:eastAsia="zh-CN"/>
              </w:rPr>
              <w:t>023-09-25</w:t>
            </w:r>
          </w:p>
        </w:tc>
        <w:tc>
          <w:tcPr>
            <w:tcW w:w="1134" w:type="dxa"/>
            <w:shd w:val="clear" w:color="auto" w:fill="auto"/>
          </w:tcPr>
          <w:p w14:paraId="5952D7BA">
            <w:pPr>
              <w:widowControl w:val="0"/>
              <w:spacing w:line="276" w:lineRule="auto"/>
              <w:jc w:val="both"/>
              <w:rPr>
                <w:rFonts w:ascii="黑体" w:hAnsi="黑体"/>
                <w:szCs w:val="22"/>
                <w:lang w:eastAsia="zh-CN"/>
              </w:rPr>
            </w:pPr>
            <w:r>
              <w:rPr>
                <w:rFonts w:ascii="黑体" w:hAnsi="黑体"/>
                <w:szCs w:val="22"/>
                <w:lang w:eastAsia="zh-CN"/>
              </w:rPr>
              <w:t>…</w:t>
            </w:r>
          </w:p>
        </w:tc>
      </w:tr>
    </w:tbl>
    <w:p w14:paraId="3C22E3C7">
      <w:pPr>
        <w:widowControl w:val="0"/>
        <w:spacing w:before="240" w:after="240" w:line="276" w:lineRule="auto"/>
        <w:ind w:firstLine="420" w:firstLineChars="200"/>
        <w:jc w:val="both"/>
        <w:rPr>
          <w:rFonts w:ascii="宋体" w:hAnsi="宋体" w:eastAsia="宋体"/>
          <w:sz w:val="21"/>
          <w:szCs w:val="21"/>
          <w:lang w:eastAsia="zh-CN"/>
        </w:rPr>
      </w:pPr>
    </w:p>
    <w:p w14:paraId="081A3783">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74" w:name="_Toc140011280"/>
      <w:bookmarkStart w:id="75" w:name="_Toc129766739"/>
      <w:r>
        <w:rPr>
          <w:rFonts w:hint="eastAsia" w:ascii="Arial" w:hAnsi="Arial" w:cs="Arial"/>
          <w:b/>
          <w:iCs/>
          <w:color w:val="292929"/>
          <w:sz w:val="28"/>
          <w:szCs w:val="28"/>
          <w:lang w:eastAsia="zh-CN"/>
        </w:rPr>
        <w:t>放款日还款规则</w:t>
      </w:r>
      <w:bookmarkEnd w:id="74"/>
      <w:bookmarkEnd w:id="75"/>
    </w:p>
    <w:p w14:paraId="70D06365">
      <w:p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支持产品维度进行配置：允许还款、不允许还款</w:t>
      </w:r>
    </w:p>
    <w:p w14:paraId="05820C7C">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允许还款：放款日当天允许客户归还贷款；</w:t>
      </w:r>
    </w:p>
    <w:p w14:paraId="6925AF03">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不允许还款：放款日当天不允许客户归还贷款；</w:t>
      </w:r>
    </w:p>
    <w:p w14:paraId="445A826B">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76" w:name="_Toc140011281"/>
      <w:r>
        <w:rPr>
          <w:rFonts w:hint="eastAsia" w:ascii="Arial" w:hAnsi="Arial" w:cs="Arial"/>
          <w:b/>
          <w:iCs/>
          <w:color w:val="292929"/>
          <w:sz w:val="28"/>
          <w:szCs w:val="28"/>
          <w:lang w:eastAsia="zh-CN"/>
        </w:rPr>
        <w:t>放款日还款是否计息规则</w:t>
      </w:r>
      <w:bookmarkEnd w:id="76"/>
    </w:p>
    <w:p w14:paraId="210448D6">
      <w:p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支持产品维度进行配置：是、否</w:t>
      </w:r>
    </w:p>
    <w:p w14:paraId="3C6B0D70">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是：当天发放的贷款当天还款，计收一天利息。可根据行内诉求进行配置。</w:t>
      </w:r>
    </w:p>
    <w:p w14:paraId="78D2D197">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他行参考：除垫款外，其他贷款当天发放当天扣收一天利息。</w:t>
      </w:r>
    </w:p>
    <w:p w14:paraId="4C2D3F11">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否：当天发放的贷款当天还款，不收利息。</w:t>
      </w:r>
    </w:p>
    <w:p w14:paraId="774E335B">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77" w:name="_Toc140011282"/>
      <w:r>
        <w:rPr>
          <w:rFonts w:hint="eastAsia" w:ascii="Arial" w:hAnsi="Arial" w:cs="Arial"/>
          <w:b/>
          <w:iCs/>
          <w:color w:val="292929"/>
          <w:sz w:val="28"/>
          <w:szCs w:val="28"/>
          <w:lang w:eastAsia="zh-CN"/>
        </w:rPr>
        <w:t>足额扣款标识</w:t>
      </w:r>
      <w:bookmarkEnd w:id="77"/>
    </w:p>
    <w:p w14:paraId="048E898E">
      <w:p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支持产品维度进行配置：足额扣款、不足额扣款</w:t>
      </w:r>
    </w:p>
    <w:p w14:paraId="1AEEA5E3">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足额扣款：客户账户余额大于计划扣划金额时，再进行扣款。</w:t>
      </w:r>
    </w:p>
    <w:p w14:paraId="505EAE69">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不足额扣款：客户账户余额有多少扣多少。</w:t>
      </w:r>
    </w:p>
    <w:p w14:paraId="5B303AE8">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78" w:name="_Toc140011283"/>
      <w:bookmarkStart w:id="79" w:name="_Toc132151594"/>
      <w:r>
        <w:rPr>
          <w:rFonts w:hint="eastAsia" w:ascii="Arial" w:hAnsi="Arial" w:cs="Arial"/>
          <w:b/>
          <w:iCs/>
          <w:color w:val="292929"/>
          <w:sz w:val="28"/>
          <w:szCs w:val="28"/>
          <w:lang w:eastAsia="zh-CN"/>
        </w:rPr>
        <w:t>节假日/宽限期顺延</w:t>
      </w:r>
      <w:bookmarkEnd w:id="78"/>
      <w:bookmarkEnd w:id="79"/>
    </w:p>
    <w:p w14:paraId="730D5D33">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是否支持宽限期、是否支持节假日顺延，系统支持在产品层面进行配置；</w:t>
      </w:r>
    </w:p>
    <w:p w14:paraId="62BD6B2E">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节假日规则：</w:t>
      </w:r>
    </w:p>
    <w:p w14:paraId="17E6BD05">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贷款业务遇假期时，支持根据不同的业务场景根据配置进行提前或延后处理。</w:t>
      </w:r>
    </w:p>
    <w:p w14:paraId="0B4F103E">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利率重定价：若重定价日落在假期，需根据重定价日调整方式决定重定价日是否需要调整，包括遇假期不变、遇假期置后、遇假期置前。</w:t>
      </w:r>
    </w:p>
    <w:p w14:paraId="17C5B515">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还款：贷款还款日若在节假日范围内，则不算做逾期，不计罚息、复利。</w:t>
      </w:r>
    </w:p>
    <w:p w14:paraId="74DF3B3F">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宽限期规则：</w:t>
      </w:r>
    </w:p>
    <w:p w14:paraId="32F0D706">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若贷款支持宽限期，需要指定宽限期类型（天数</w:t>
      </w:r>
      <w:r>
        <w:rPr>
          <w:rFonts w:ascii="Arial" w:hAnsi="Arial" w:cs="Arial"/>
          <w:sz w:val="24"/>
          <w:szCs w:val="28"/>
          <w:lang w:eastAsia="zh-CN"/>
        </w:rPr>
        <w:t>/</w:t>
      </w:r>
      <w:r>
        <w:rPr>
          <w:rFonts w:hint="eastAsia" w:ascii="Arial" w:hAnsi="Arial" w:cs="Arial"/>
          <w:sz w:val="24"/>
          <w:szCs w:val="28"/>
          <w:lang w:eastAsia="zh-CN"/>
        </w:rPr>
        <w:t>月末最后一日）、宽限期天数；默认对贷款本金、利息（包括正常利息、罚息、复利）生效；</w:t>
      </w:r>
    </w:p>
    <w:p w14:paraId="5C75D3D3">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支持宽限期内按执行利率正常计息、逾期计息和不计息三种计息处理方式；</w:t>
      </w:r>
    </w:p>
    <w:p w14:paraId="2F4C2CE8">
      <w:pPr>
        <w:pStyle w:val="183"/>
        <w:numPr>
          <w:ilvl w:val="1"/>
          <w:numId w:val="31"/>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节假日</w:t>
      </w:r>
      <w:r>
        <w:rPr>
          <w:rFonts w:ascii="Arial" w:hAnsi="Arial" w:cs="Arial"/>
          <w:sz w:val="24"/>
          <w:szCs w:val="28"/>
          <w:lang w:eastAsia="zh-CN"/>
        </w:rPr>
        <w:t>/</w:t>
      </w:r>
      <w:r>
        <w:rPr>
          <w:rFonts w:hint="eastAsia" w:ascii="Arial" w:hAnsi="Arial" w:cs="Arial"/>
          <w:sz w:val="24"/>
          <w:szCs w:val="28"/>
          <w:lang w:eastAsia="zh-CN"/>
        </w:rPr>
        <w:t>宽限期内还款，则不计收罚息和复利。若节假日</w:t>
      </w:r>
      <w:r>
        <w:rPr>
          <w:rFonts w:ascii="Arial" w:hAnsi="Arial" w:cs="Arial"/>
          <w:sz w:val="24"/>
          <w:szCs w:val="28"/>
          <w:lang w:eastAsia="zh-CN"/>
        </w:rPr>
        <w:t>/</w:t>
      </w:r>
      <w:r>
        <w:rPr>
          <w:rFonts w:hint="eastAsia" w:ascii="Arial" w:hAnsi="Arial" w:cs="Arial"/>
          <w:sz w:val="24"/>
          <w:szCs w:val="28"/>
          <w:lang w:eastAsia="zh-CN"/>
        </w:rPr>
        <w:t>宽限期结束后，当期贷款本息依然未能还清，则需要补计提节假日</w:t>
      </w:r>
      <w:r>
        <w:rPr>
          <w:rFonts w:ascii="Arial" w:hAnsi="Arial" w:cs="Arial"/>
          <w:sz w:val="24"/>
          <w:szCs w:val="28"/>
          <w:lang w:eastAsia="zh-CN"/>
        </w:rPr>
        <w:t>/</w:t>
      </w:r>
      <w:r>
        <w:rPr>
          <w:rFonts w:hint="eastAsia" w:ascii="Arial" w:hAnsi="Arial" w:cs="Arial"/>
          <w:sz w:val="24"/>
          <w:szCs w:val="28"/>
          <w:lang w:eastAsia="zh-CN"/>
        </w:rPr>
        <w:t>宽限期期间所产生的罚息、复利。</w:t>
      </w:r>
    </w:p>
    <w:p w14:paraId="18637F4C">
      <w:pPr>
        <w:pStyle w:val="183"/>
        <w:numPr>
          <w:ilvl w:val="0"/>
          <w:numId w:val="31"/>
        </w:numPr>
        <w:tabs>
          <w:tab w:val="left" w:pos="1086"/>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如节假日顺延规则与宽限期规则出现重复，则宽限天数按照双方规则计算出来的结束日期最晚的天数为准。如下图所示：</w:t>
      </w:r>
    </w:p>
    <w:p w14:paraId="012F40A6">
      <w:pPr>
        <w:tabs>
          <w:tab w:val="left" w:pos="1734"/>
        </w:tabs>
        <w:spacing w:before="120" w:after="120" w:line="276" w:lineRule="auto"/>
        <w:jc w:val="center"/>
        <w:rPr>
          <w:rFonts w:ascii="Arial" w:hAnsi="Arial" w:cs="Arial"/>
          <w:sz w:val="24"/>
          <w:szCs w:val="28"/>
          <w:lang w:eastAsia="zh-CN"/>
        </w:rPr>
      </w:pPr>
      <w:r>
        <w:rPr>
          <w:rFonts w:ascii="Arial" w:hAnsi="Arial" w:cs="Arial"/>
          <w:sz w:val="24"/>
          <w:szCs w:val="28"/>
          <w:lang w:eastAsia="zh-CN"/>
        </w:rPr>
        <w:drawing>
          <wp:inline distT="0" distB="0" distL="0" distR="0">
            <wp:extent cx="5187950" cy="1212850"/>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187950" cy="1212850"/>
                    </a:xfrm>
                    <a:prstGeom prst="rect">
                      <a:avLst/>
                    </a:prstGeom>
                    <a:noFill/>
                    <a:ln>
                      <a:noFill/>
                    </a:ln>
                  </pic:spPr>
                </pic:pic>
              </a:graphicData>
            </a:graphic>
          </wp:inline>
        </w:drawing>
      </w:r>
    </w:p>
    <w:bookmarkEnd w:id="69"/>
    <w:p w14:paraId="0A92F7C9">
      <w:pPr>
        <w:keepNext/>
        <w:pageBreakBefore/>
        <w:numPr>
          <w:ilvl w:val="0"/>
          <w:numId w:val="28"/>
        </w:numPr>
        <w:tabs>
          <w:tab w:val="left" w:pos="3410"/>
        </w:tabs>
        <w:spacing w:before="260" w:line="276" w:lineRule="auto"/>
        <w:ind w:left="726" w:hanging="726"/>
        <w:outlineLvl w:val="0"/>
        <w:rPr>
          <w:rFonts w:ascii="黑体" w:hAnsi="黑体" w:cs="Arial"/>
          <w:bCs/>
          <w:kern w:val="32"/>
          <w:sz w:val="48"/>
          <w:szCs w:val="22"/>
          <w:lang w:eastAsia="zh-CN"/>
        </w:rPr>
      </w:pPr>
      <w:bookmarkStart w:id="80" w:name="_Toc432081555"/>
      <w:bookmarkEnd w:id="80"/>
      <w:bookmarkStart w:id="81" w:name="_Toc432148915"/>
      <w:bookmarkEnd w:id="81"/>
      <w:bookmarkStart w:id="82" w:name="_Toc140011284"/>
      <w:r>
        <w:rPr>
          <w:rFonts w:hint="eastAsia" w:ascii="黑体" w:hAnsi="黑体" w:cs="Arial"/>
          <w:bCs/>
          <w:kern w:val="32"/>
          <w:sz w:val="48"/>
          <w:szCs w:val="22"/>
          <w:lang w:eastAsia="zh-CN"/>
        </w:rPr>
        <w:t>核算交易</w:t>
      </w:r>
      <w:bookmarkEnd w:id="82"/>
    </w:p>
    <w:p w14:paraId="62C21D61">
      <w:pPr>
        <w:keepNext/>
        <w:numPr>
          <w:ilvl w:val="1"/>
          <w:numId w:val="28"/>
        </w:numPr>
        <w:tabs>
          <w:tab w:val="left" w:pos="905"/>
          <w:tab w:val="left" w:pos="1086"/>
        </w:tabs>
        <w:spacing w:after="260" w:line="276" w:lineRule="auto"/>
        <w:ind w:left="905" w:right="-240" w:hanging="905"/>
        <w:outlineLvl w:val="1"/>
        <w:rPr>
          <w:rFonts w:ascii="Arial" w:hAnsi="Arial" w:cs="Arial"/>
          <w:b/>
          <w:bCs/>
          <w:iCs/>
          <w:color w:val="333333"/>
          <w:sz w:val="32"/>
          <w:szCs w:val="32"/>
          <w:lang w:eastAsia="zh-CN"/>
        </w:rPr>
      </w:pPr>
      <w:bookmarkStart w:id="205" w:name="_GoBack"/>
      <w:bookmarkEnd w:id="205"/>
      <w:bookmarkStart w:id="83" w:name="_Toc140011285"/>
      <w:bookmarkStart w:id="84" w:name="_Toc20501"/>
      <w:r>
        <w:rPr>
          <w:rFonts w:hint="eastAsia" w:ascii="Arial" w:hAnsi="Arial" w:cs="Arial"/>
          <w:b/>
          <w:bCs/>
          <w:iCs/>
          <w:color w:val="333333"/>
          <w:sz w:val="32"/>
          <w:szCs w:val="32"/>
          <w:lang w:eastAsia="zh-CN"/>
        </w:rPr>
        <w:t>贷款发放</w:t>
      </w:r>
      <w:bookmarkEnd w:id="83"/>
    </w:p>
    <w:p w14:paraId="32E7AEDB">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85" w:name="_Toc140011286"/>
      <w:r>
        <w:rPr>
          <w:rFonts w:hint="eastAsia" w:ascii="Arial" w:hAnsi="Arial" w:cs="Arial"/>
          <w:b/>
          <w:iCs/>
          <w:color w:val="292929"/>
          <w:sz w:val="28"/>
          <w:szCs w:val="28"/>
          <w:lang w:eastAsia="zh-CN"/>
        </w:rPr>
        <w:t>贷款开立</w:t>
      </w:r>
      <w:bookmarkEnd w:id="85"/>
    </w:p>
    <w:p w14:paraId="7E73412E">
      <w:pPr>
        <w:keepNext/>
        <w:numPr>
          <w:ilvl w:val="3"/>
          <w:numId w:val="38"/>
        </w:numPr>
        <w:tabs>
          <w:tab w:val="left" w:pos="2454"/>
          <w:tab w:val="left" w:pos="2965"/>
        </w:tabs>
        <w:spacing w:after="260"/>
        <w:ind w:left="993" w:right="210" w:hanging="993"/>
        <w:outlineLvl w:val="3"/>
        <w:rPr>
          <w:rFonts w:ascii="黑体" w:hAnsi="黑体"/>
          <w:bCs/>
          <w:i/>
          <w:sz w:val="28"/>
          <w:szCs w:val="28"/>
          <w:lang w:eastAsia="zh-CN"/>
        </w:rPr>
      </w:pPr>
      <w:bookmarkStart w:id="86" w:name="_Toc140011287"/>
      <w:r>
        <w:rPr>
          <w:rFonts w:hint="eastAsia" w:ascii="黑体" w:hAnsi="黑体"/>
          <w:bCs/>
          <w:i/>
          <w:sz w:val="28"/>
          <w:szCs w:val="28"/>
          <w:lang w:eastAsia="zh-CN"/>
        </w:rPr>
        <w:t>功能描述</w:t>
      </w:r>
      <w:bookmarkEnd w:id="86"/>
    </w:p>
    <w:p w14:paraId="0CA35A65">
      <w:pPr>
        <w:tabs>
          <w:tab w:val="left" w:pos="1734"/>
        </w:tabs>
        <w:spacing w:before="120" w:after="120" w:line="276" w:lineRule="auto"/>
        <w:jc w:val="both"/>
        <w:rPr>
          <w:rFonts w:ascii="Arial" w:hAnsi="Arial" w:cs="Arial"/>
          <w:iCs/>
          <w:sz w:val="24"/>
          <w:szCs w:val="28"/>
          <w:lang w:eastAsia="zh-CN"/>
        </w:rPr>
      </w:pPr>
      <w:r>
        <w:rPr>
          <w:rFonts w:hint="eastAsia" w:ascii="Arial" w:hAnsi="Arial" w:cs="Arial"/>
          <w:sz w:val="24"/>
          <w:szCs w:val="28"/>
          <w:lang w:eastAsia="zh-CN"/>
        </w:rPr>
        <w:t>根据客户编号、合同业务号、产品代码，</w:t>
      </w:r>
      <w:r>
        <w:rPr>
          <w:rFonts w:ascii="Arial" w:hAnsi="Arial" w:cs="Arial"/>
          <w:iCs/>
          <w:sz w:val="24"/>
          <w:szCs w:val="28"/>
          <w:lang w:eastAsia="zh-CN"/>
        </w:rPr>
        <w:t>创建</w:t>
      </w:r>
      <w:r>
        <w:rPr>
          <w:rFonts w:hint="eastAsia" w:ascii="Arial" w:hAnsi="Arial" w:cs="Arial"/>
          <w:iCs/>
          <w:sz w:val="24"/>
          <w:szCs w:val="28"/>
          <w:lang w:eastAsia="zh-CN"/>
        </w:rPr>
        <w:t>贷款</w:t>
      </w:r>
      <w:r>
        <w:rPr>
          <w:rFonts w:ascii="Arial" w:hAnsi="Arial" w:cs="Arial"/>
          <w:iCs/>
          <w:sz w:val="24"/>
          <w:szCs w:val="28"/>
          <w:lang w:eastAsia="zh-CN"/>
        </w:rPr>
        <w:t>合同，生成贷款账户</w:t>
      </w:r>
      <w:r>
        <w:rPr>
          <w:rFonts w:hint="eastAsia" w:ascii="Arial" w:hAnsi="Arial" w:cs="Arial"/>
          <w:iCs/>
          <w:sz w:val="24"/>
          <w:szCs w:val="28"/>
          <w:lang w:eastAsia="zh-CN"/>
        </w:rPr>
        <w:t>；外围系统</w:t>
      </w:r>
      <w:r>
        <w:rPr>
          <w:rFonts w:ascii="Arial" w:hAnsi="Arial" w:cs="Arial"/>
          <w:iCs/>
          <w:sz w:val="24"/>
          <w:szCs w:val="28"/>
          <w:lang w:eastAsia="zh-CN"/>
        </w:rPr>
        <w:t>创建时，由</w:t>
      </w:r>
      <w:r>
        <w:rPr>
          <w:rFonts w:hint="eastAsia" w:ascii="Arial" w:hAnsi="Arial" w:cs="Arial"/>
          <w:iCs/>
          <w:sz w:val="24"/>
          <w:szCs w:val="28"/>
          <w:lang w:eastAsia="zh-CN"/>
        </w:rPr>
        <w:t>外围</w:t>
      </w:r>
      <w:r>
        <w:rPr>
          <w:rFonts w:ascii="Arial" w:hAnsi="Arial" w:cs="Arial"/>
          <w:iCs/>
          <w:sz w:val="24"/>
          <w:szCs w:val="28"/>
          <w:lang w:eastAsia="zh-CN"/>
        </w:rPr>
        <w:t>系统发送合同的基本信息，自动开立贷款</w:t>
      </w:r>
      <w:r>
        <w:rPr>
          <w:rFonts w:hint="eastAsia" w:ascii="Arial" w:hAnsi="Arial" w:cs="Arial"/>
          <w:iCs/>
          <w:sz w:val="24"/>
          <w:szCs w:val="28"/>
          <w:lang w:eastAsia="zh-CN"/>
        </w:rPr>
        <w:t>分户账。</w:t>
      </w:r>
    </w:p>
    <w:p w14:paraId="7E78B4F1">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87" w:name="_Toc140011288"/>
      <w:r>
        <w:rPr>
          <w:rFonts w:hint="eastAsia" w:ascii="黑体" w:hAnsi="黑体"/>
          <w:bCs/>
          <w:i/>
          <w:sz w:val="28"/>
          <w:szCs w:val="28"/>
          <w:lang w:eastAsia="zh-CN"/>
        </w:rPr>
        <w:t>需求要点</w:t>
      </w:r>
      <w:bookmarkEnd w:id="87"/>
    </w:p>
    <w:p w14:paraId="52D85700">
      <w:pPr>
        <w:pStyle w:val="183"/>
        <w:numPr>
          <w:ilvl w:val="0"/>
          <w:numId w:val="39"/>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支持基于信贷系统或其它外围系统指令，自动或通过柜面人工干预进行不同币种账户开立；</w:t>
      </w:r>
    </w:p>
    <w:p w14:paraId="508E8925">
      <w:pPr>
        <w:pStyle w:val="183"/>
        <w:numPr>
          <w:ilvl w:val="0"/>
          <w:numId w:val="39"/>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支持对公和个人贷款账户的开立，即新建一个零余额贷款账户，状态为开户。</w:t>
      </w:r>
    </w:p>
    <w:p w14:paraId="07302ABC">
      <w:pPr>
        <w:pStyle w:val="183"/>
        <w:numPr>
          <w:ilvl w:val="0"/>
          <w:numId w:val="39"/>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支持不同币种的一般贷款户、逾期垫款户和委托贷款户账户开立。</w:t>
      </w:r>
    </w:p>
    <w:p w14:paraId="5DE41D0D">
      <w:pPr>
        <w:pStyle w:val="183"/>
        <w:numPr>
          <w:ilvl w:val="0"/>
          <w:numId w:val="39"/>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支持对同一贷款账户下所有正常、逾期、非应计和核销本金，及表内应收利息、表外应收利息、表内欠息、表外欠息和已核销应收利息的数据汇总。</w:t>
      </w:r>
    </w:p>
    <w:p w14:paraId="133B62C1">
      <w:pPr>
        <w:pStyle w:val="183"/>
        <w:numPr>
          <w:ilvl w:val="0"/>
          <w:numId w:val="39"/>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支持开户过程中检查客户编号是否已经存在，如果客户编号不存在，给出相应提示。</w:t>
      </w:r>
    </w:p>
    <w:p w14:paraId="68483039">
      <w:pPr>
        <w:pStyle w:val="183"/>
        <w:numPr>
          <w:ilvl w:val="0"/>
          <w:numId w:val="39"/>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支持根据外围系统接口或手工导入清单，批量开立贷款账户，如个人住房公积金委托贷款账户。</w:t>
      </w:r>
    </w:p>
    <w:p w14:paraId="346ED7B2">
      <w:pPr>
        <w:pStyle w:val="183"/>
        <w:numPr>
          <w:ilvl w:val="0"/>
          <w:numId w:val="39"/>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支持一个客户开立多个贷款账户，一个贷款账户下可以生成多个子账户，每个子账户对应一笔贷款（即一个贷款账户对应一个借款合同，账户下的一个子账户对应一个贷款借据）。</w:t>
      </w:r>
    </w:p>
    <w:p w14:paraId="1B558B1A">
      <w:pPr>
        <w:pStyle w:val="183"/>
        <w:numPr>
          <w:ilvl w:val="0"/>
          <w:numId w:val="39"/>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支持其他交易调用触发，信贷核算系统自动完成开户（如票据贴现到期托收或保函到期扣划不成功，外围系统自动触发生成贷款账户等）。</w:t>
      </w:r>
    </w:p>
    <w:p w14:paraId="3BC62A34">
      <w:pPr>
        <w:pStyle w:val="183"/>
        <w:numPr>
          <w:ilvl w:val="0"/>
          <w:numId w:val="39"/>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支持一键式完成全自动开户及放款，即开户成功自动触发完成放款。</w:t>
      </w:r>
    </w:p>
    <w:p w14:paraId="2ABC0639">
      <w:pPr>
        <w:pStyle w:val="183"/>
        <w:numPr>
          <w:ilvl w:val="0"/>
          <w:numId w:val="39"/>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支持银团贷款的我行作为牵头行和参加行不同的核算方式。</w:t>
      </w:r>
    </w:p>
    <w:p w14:paraId="22B2E063">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88" w:name="_Toc140011289"/>
      <w:r>
        <w:rPr>
          <w:rFonts w:hint="eastAsia" w:ascii="Arial" w:hAnsi="Arial" w:cs="Arial"/>
          <w:b/>
          <w:iCs/>
          <w:color w:val="292929"/>
          <w:sz w:val="28"/>
          <w:szCs w:val="28"/>
          <w:lang w:eastAsia="zh-CN"/>
        </w:rPr>
        <w:t>贷款发放</w:t>
      </w:r>
      <w:bookmarkEnd w:id="88"/>
    </w:p>
    <w:p w14:paraId="1D81171C">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89" w:name="_Toc140011290"/>
      <w:r>
        <w:rPr>
          <w:rFonts w:hint="eastAsia" w:ascii="黑体" w:hAnsi="黑体"/>
          <w:bCs/>
          <w:i/>
          <w:sz w:val="28"/>
          <w:szCs w:val="28"/>
          <w:lang w:eastAsia="zh-CN"/>
        </w:rPr>
        <w:t>功能描述</w:t>
      </w:r>
      <w:bookmarkEnd w:id="89"/>
    </w:p>
    <w:p w14:paraId="7C6047EA">
      <w:pPr>
        <w:tabs>
          <w:tab w:val="left" w:pos="1734"/>
        </w:tabs>
        <w:spacing w:before="120" w:after="120" w:line="276" w:lineRule="auto"/>
        <w:jc w:val="both"/>
        <w:rPr>
          <w:rFonts w:ascii="Arial" w:hAnsi="Arial" w:cs="Arial"/>
          <w:iCs/>
          <w:sz w:val="24"/>
          <w:szCs w:val="28"/>
          <w:lang w:eastAsia="zh-CN"/>
        </w:rPr>
      </w:pPr>
      <w:r>
        <w:rPr>
          <w:rFonts w:hint="eastAsia" w:ascii="Arial" w:hAnsi="Arial" w:cs="Arial"/>
          <w:sz w:val="24"/>
          <w:szCs w:val="28"/>
          <w:lang w:eastAsia="zh-CN"/>
        </w:rPr>
        <w:t>贷款放款指外围调用信贷核算系统记账，将贷款资金发放到约定账户的过程，并产生相关的贷款信息及会计分录</w:t>
      </w:r>
      <w:r>
        <w:rPr>
          <w:rFonts w:hint="eastAsia" w:ascii="Arial" w:hAnsi="Arial" w:cs="Arial"/>
          <w:iCs/>
          <w:sz w:val="24"/>
          <w:szCs w:val="28"/>
          <w:lang w:eastAsia="zh-CN"/>
        </w:rPr>
        <w:t>。</w:t>
      </w:r>
    </w:p>
    <w:p w14:paraId="14B3C56F">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90" w:name="_Toc140011291"/>
      <w:r>
        <w:rPr>
          <w:rFonts w:hint="eastAsia" w:ascii="黑体" w:hAnsi="黑体"/>
          <w:bCs/>
          <w:i/>
          <w:sz w:val="28"/>
          <w:szCs w:val="28"/>
          <w:lang w:eastAsia="zh-CN"/>
        </w:rPr>
        <w:t>需求要点</w:t>
      </w:r>
      <w:bookmarkEnd w:id="90"/>
    </w:p>
    <w:p w14:paraId="4D22A91B">
      <w:pPr>
        <w:pStyle w:val="183"/>
        <w:numPr>
          <w:ilvl w:val="0"/>
          <w:numId w:val="40"/>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支持多币种多类型贷款的放款（包括委托贷款）及垫款的放款的账务处理。</w:t>
      </w:r>
    </w:p>
    <w:p w14:paraId="31459B9B">
      <w:pPr>
        <w:pStyle w:val="183"/>
        <w:numPr>
          <w:ilvl w:val="0"/>
          <w:numId w:val="40"/>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支持借新还旧、无还本续贷场景下发放贷款自动归还老贷款本金。</w:t>
      </w:r>
    </w:p>
    <w:p w14:paraId="57C0133D">
      <w:pPr>
        <w:pStyle w:val="183"/>
        <w:numPr>
          <w:ilvl w:val="0"/>
          <w:numId w:val="40"/>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支持受托支付、自主支付下的贷款发放。</w:t>
      </w:r>
    </w:p>
    <w:p w14:paraId="09017F57">
      <w:pPr>
        <w:pStyle w:val="183"/>
        <w:numPr>
          <w:ilvl w:val="0"/>
          <w:numId w:val="40"/>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支持借据级设定多还款账户，且支持按还款账户优先级或结算权重进行后续还款处理。</w:t>
      </w:r>
    </w:p>
    <w:p w14:paraId="197EEF72">
      <w:pPr>
        <w:pStyle w:val="183"/>
        <w:numPr>
          <w:ilvl w:val="0"/>
          <w:numId w:val="40"/>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支持柜面交易触发实时放款、系统接口触发实时放款（如信贷系统、票据系统、网银等）、按照预约日期自动批量发放贷款</w:t>
      </w:r>
    </w:p>
    <w:p w14:paraId="6CEFC9F2">
      <w:pPr>
        <w:pStyle w:val="183"/>
        <w:numPr>
          <w:ilvl w:val="0"/>
          <w:numId w:val="40"/>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支持单笔和批量自动放款处理（银票垫款或指定贷款发放计划）。</w:t>
      </w:r>
    </w:p>
    <w:p w14:paraId="46233D94">
      <w:pPr>
        <w:pStyle w:val="183"/>
        <w:numPr>
          <w:ilvl w:val="0"/>
          <w:numId w:val="40"/>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支持日间实时放款处理完成后通过实时接口发送信息给信贷管理系统进行数据同步。</w:t>
      </w:r>
    </w:p>
    <w:p w14:paraId="50FE2990">
      <w:pPr>
        <w:pStyle w:val="183"/>
        <w:numPr>
          <w:ilvl w:val="0"/>
          <w:numId w:val="40"/>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支持委托贷款放款、自营贷款放款的相应会计核算。</w:t>
      </w:r>
    </w:p>
    <w:p w14:paraId="0FE39C98">
      <w:pPr>
        <w:pStyle w:val="183"/>
        <w:numPr>
          <w:ilvl w:val="0"/>
          <w:numId w:val="40"/>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支持委托贷款多委托人出资时，系统自动按照放款金额、出资比例进行发放核算。</w:t>
      </w:r>
    </w:p>
    <w:p w14:paraId="0A4C03AD">
      <w:pPr>
        <w:pStyle w:val="183"/>
        <w:numPr>
          <w:ilvl w:val="0"/>
          <w:numId w:val="40"/>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支持单笔借据层级的正常、逾期、非应计和核销本金，计提利息、表内应收利息、表内欠息、表内罚息、表外应收利息、表外欠息、表外罚息和已核销各类应收利息的信息管理。</w:t>
      </w:r>
    </w:p>
    <w:p w14:paraId="0F4CB9E8">
      <w:pPr>
        <w:pStyle w:val="183"/>
        <w:numPr>
          <w:ilvl w:val="0"/>
          <w:numId w:val="40"/>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支持根据设定，在放款成功后联动完成手续费和预扣息的扣划。</w:t>
      </w:r>
    </w:p>
    <w:p w14:paraId="0D84B826">
      <w:pPr>
        <w:pStyle w:val="183"/>
        <w:numPr>
          <w:ilvl w:val="0"/>
          <w:numId w:val="40"/>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支持放款交易的当日、隔日、隔年冲正处理。</w:t>
      </w:r>
    </w:p>
    <w:p w14:paraId="37994C7E">
      <w:pPr>
        <w:pStyle w:val="183"/>
        <w:numPr>
          <w:ilvl w:val="0"/>
          <w:numId w:val="40"/>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支持放款成功后，通过短信、微信平台发送放款通知信息。</w:t>
      </w:r>
    </w:p>
    <w:p w14:paraId="030467BE">
      <w:pPr>
        <w:pStyle w:val="183"/>
        <w:numPr>
          <w:ilvl w:val="0"/>
          <w:numId w:val="40"/>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支持渠道端或自助设备端进行放款处理的回单打印和补打。</w:t>
      </w:r>
    </w:p>
    <w:p w14:paraId="5DD43A88">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91" w:name="_Toc140011292"/>
      <w:r>
        <w:rPr>
          <w:rFonts w:hint="eastAsia" w:ascii="Arial" w:hAnsi="Arial" w:cs="Arial"/>
          <w:b/>
          <w:iCs/>
          <w:color w:val="292929"/>
          <w:sz w:val="28"/>
          <w:szCs w:val="28"/>
          <w:lang w:eastAsia="zh-CN"/>
        </w:rPr>
        <w:t>贷款发放计划</w:t>
      </w:r>
      <w:bookmarkEnd w:id="91"/>
    </w:p>
    <w:p w14:paraId="2E17BFC2">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92" w:name="_Toc140011293"/>
      <w:r>
        <w:rPr>
          <w:rFonts w:hint="eastAsia" w:ascii="黑体" w:hAnsi="黑体"/>
          <w:bCs/>
          <w:i/>
          <w:sz w:val="28"/>
          <w:szCs w:val="28"/>
          <w:lang w:eastAsia="zh-CN"/>
        </w:rPr>
        <w:t>功能描述</w:t>
      </w:r>
      <w:bookmarkEnd w:id="92"/>
    </w:p>
    <w:p w14:paraId="60243FA7">
      <w:p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支持在贷款开立后，依据业务按计划发放的诉求指定贷款发放计划（如助学贷款每年发放一笔贷款），信贷核算系统根据已设定发放计划完成贷款发放处理。</w:t>
      </w:r>
    </w:p>
    <w:p w14:paraId="69AAE320">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93" w:name="_Toc140011294"/>
      <w:r>
        <w:rPr>
          <w:rFonts w:hint="eastAsia" w:ascii="黑体" w:hAnsi="黑体"/>
          <w:bCs/>
          <w:i/>
          <w:sz w:val="28"/>
          <w:szCs w:val="28"/>
          <w:lang w:eastAsia="zh-CN"/>
        </w:rPr>
        <w:t>需求要点</w:t>
      </w:r>
      <w:bookmarkEnd w:id="93"/>
    </w:p>
    <w:p w14:paraId="2A12CB8E">
      <w:pPr>
        <w:pStyle w:val="183"/>
        <w:numPr>
          <w:ilvl w:val="0"/>
          <w:numId w:val="41"/>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支持在已开立的贷款合同项下设定发放计划，包括放款日期、发放金额。</w:t>
      </w:r>
    </w:p>
    <w:p w14:paraId="5AEBD13C">
      <w:pPr>
        <w:pStyle w:val="183"/>
        <w:numPr>
          <w:ilvl w:val="0"/>
          <w:numId w:val="41"/>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支持对未发放的发放计划进行调整，如修改、删除。</w:t>
      </w:r>
    </w:p>
    <w:p w14:paraId="43D023CF">
      <w:pPr>
        <w:pStyle w:val="183"/>
        <w:numPr>
          <w:ilvl w:val="0"/>
          <w:numId w:val="41"/>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支持根据自动或手工放款结果，更新对应放款计划的执行状态和相关信息，并通过批量方式与信贷系统同步。</w:t>
      </w:r>
    </w:p>
    <w:p w14:paraId="5F3BA9C9">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94" w:name="_Toc140011295"/>
      <w:r>
        <w:rPr>
          <w:rFonts w:hint="eastAsia" w:ascii="Arial" w:hAnsi="Arial" w:cs="Arial"/>
          <w:b/>
          <w:iCs/>
          <w:color w:val="292929"/>
          <w:sz w:val="28"/>
          <w:szCs w:val="28"/>
          <w:lang w:eastAsia="zh-CN"/>
        </w:rPr>
        <w:t>贷款还款计划</w:t>
      </w:r>
      <w:bookmarkEnd w:id="94"/>
    </w:p>
    <w:p w14:paraId="13F58716">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95" w:name="_Toc140011296"/>
      <w:r>
        <w:rPr>
          <w:rFonts w:hint="eastAsia" w:ascii="黑体" w:hAnsi="黑体"/>
          <w:bCs/>
          <w:i/>
          <w:sz w:val="28"/>
          <w:szCs w:val="28"/>
          <w:lang w:eastAsia="zh-CN"/>
        </w:rPr>
        <w:t>功能描述</w:t>
      </w:r>
      <w:bookmarkEnd w:id="95"/>
    </w:p>
    <w:p w14:paraId="4D4C1E19">
      <w:p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信贷核算系统支持按还款方式设定自动计算还款计划，并对还款方式为“按期还息按计划还本”的贷款支持进行个性的还本计划设置，系统支持对贷款层客户的还款计划进行管理。</w:t>
      </w:r>
    </w:p>
    <w:p w14:paraId="7C2B8D61">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96" w:name="_Toc140011297"/>
      <w:r>
        <w:rPr>
          <w:rFonts w:hint="eastAsia" w:ascii="黑体" w:hAnsi="黑体"/>
          <w:bCs/>
          <w:i/>
          <w:sz w:val="28"/>
          <w:szCs w:val="28"/>
          <w:lang w:eastAsia="zh-CN"/>
        </w:rPr>
        <w:t>需求要点</w:t>
      </w:r>
      <w:bookmarkEnd w:id="96"/>
    </w:p>
    <w:p w14:paraId="0A2CFB64">
      <w:pPr>
        <w:pStyle w:val="183"/>
        <w:numPr>
          <w:ilvl w:val="0"/>
          <w:numId w:val="42"/>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支持能够明确区分本金和利息的还款计划表自动生成，支持基于信贷系统提供的本金还款计划自动计算生成包含利息的还款计划表（按还本计划还本还息）。</w:t>
      </w:r>
    </w:p>
    <w:p w14:paraId="230555CA">
      <w:pPr>
        <w:pStyle w:val="183"/>
        <w:numPr>
          <w:ilvl w:val="0"/>
          <w:numId w:val="42"/>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支持对于特殊还款方式，接收业务系统设定的还本计划表。</w:t>
      </w:r>
    </w:p>
    <w:p w14:paraId="7AB4EF96">
      <w:pPr>
        <w:pStyle w:val="183"/>
        <w:numPr>
          <w:ilvl w:val="0"/>
          <w:numId w:val="42"/>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支持提前部分归还贷款本金后，剩余本金重新生成还款计划。</w:t>
      </w:r>
    </w:p>
    <w:p w14:paraId="0A58398B">
      <w:pPr>
        <w:pStyle w:val="183"/>
        <w:numPr>
          <w:ilvl w:val="0"/>
          <w:numId w:val="42"/>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支持贷款利率调整、期限调整、还款方式调整后重新生成还款计划。</w:t>
      </w:r>
    </w:p>
    <w:p w14:paraId="75A43A45">
      <w:pPr>
        <w:pStyle w:val="183"/>
        <w:numPr>
          <w:ilvl w:val="0"/>
          <w:numId w:val="42"/>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支持还款计划变化历史的保存、查询和打印。</w:t>
      </w:r>
    </w:p>
    <w:p w14:paraId="4DAC5D77">
      <w:pPr>
        <w:pStyle w:val="183"/>
        <w:numPr>
          <w:ilvl w:val="0"/>
          <w:numId w:val="42"/>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支持基于多个贷款层还款计划生成合同层汇总还款清单。</w:t>
      </w:r>
    </w:p>
    <w:p w14:paraId="5BDC9E73">
      <w:pPr>
        <w:pStyle w:val="183"/>
        <w:numPr>
          <w:ilvl w:val="0"/>
          <w:numId w:val="42"/>
        </w:numPr>
        <w:tabs>
          <w:tab w:val="left" w:pos="1734"/>
        </w:tabs>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支持多渠道查询、打印和下载还款计划。</w:t>
      </w:r>
    </w:p>
    <w:p w14:paraId="2314BEAC">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97" w:name="_Toc140011298"/>
      <w:r>
        <w:rPr>
          <w:rFonts w:hint="eastAsia" w:ascii="Arial" w:hAnsi="Arial" w:cs="Arial"/>
          <w:b/>
          <w:iCs/>
          <w:color w:val="292929"/>
          <w:sz w:val="28"/>
          <w:szCs w:val="28"/>
          <w:lang w:eastAsia="zh-CN"/>
        </w:rPr>
        <w:t>发放冲正</w:t>
      </w:r>
      <w:bookmarkEnd w:id="97"/>
    </w:p>
    <w:p w14:paraId="6DE37FF5">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98" w:name="_Toc140011299"/>
      <w:r>
        <w:rPr>
          <w:rFonts w:hint="eastAsia" w:ascii="黑体" w:hAnsi="黑体"/>
          <w:bCs/>
          <w:i/>
          <w:sz w:val="28"/>
          <w:szCs w:val="28"/>
          <w:lang w:eastAsia="zh-CN"/>
        </w:rPr>
        <w:t>功能描述</w:t>
      </w:r>
      <w:bookmarkEnd w:id="98"/>
    </w:p>
    <w:p w14:paraId="4BB0D20A">
      <w:p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信贷核算系统支持外围系统调用信贷核算系统的统一冲正接口实现贷款发放冲正。</w:t>
      </w:r>
    </w:p>
    <w:p w14:paraId="5976A32C">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99" w:name="_Toc140011300"/>
      <w:r>
        <w:rPr>
          <w:rFonts w:hint="eastAsia" w:ascii="黑体" w:hAnsi="黑体"/>
          <w:bCs/>
          <w:i/>
          <w:sz w:val="28"/>
          <w:szCs w:val="28"/>
          <w:lang w:eastAsia="zh-CN"/>
        </w:rPr>
        <w:t>需求要点</w:t>
      </w:r>
      <w:bookmarkEnd w:id="99"/>
    </w:p>
    <w:p w14:paraId="375EAB26">
      <w:pPr>
        <w:pStyle w:val="183"/>
        <w:numPr>
          <w:ilvl w:val="0"/>
          <w:numId w:val="43"/>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支持贷款发放的当日冲正，也可以隔日冲正、跨年冲正，但不能跨结息日冲正。</w:t>
      </w:r>
    </w:p>
    <w:p w14:paraId="282A83F2">
      <w:pPr>
        <w:pStyle w:val="183"/>
        <w:numPr>
          <w:ilvl w:val="0"/>
          <w:numId w:val="43"/>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支持冲正记录的登记以及各渠道的查询。</w:t>
      </w:r>
    </w:p>
    <w:p w14:paraId="40902B45">
      <w:pPr>
        <w:tabs>
          <w:tab w:val="left" w:pos="1734"/>
        </w:tabs>
        <w:spacing w:before="120" w:after="120" w:line="276" w:lineRule="auto"/>
        <w:jc w:val="both"/>
        <w:rPr>
          <w:rFonts w:ascii="Arial" w:hAnsi="Arial" w:cs="Arial"/>
          <w:sz w:val="24"/>
          <w:szCs w:val="28"/>
          <w:lang w:eastAsia="zh-CN"/>
        </w:rPr>
      </w:pPr>
    </w:p>
    <w:p w14:paraId="7753EA31">
      <w:pPr>
        <w:keepNext/>
        <w:numPr>
          <w:ilvl w:val="1"/>
          <w:numId w:val="28"/>
        </w:numPr>
        <w:tabs>
          <w:tab w:val="left" w:pos="905"/>
          <w:tab w:val="left" w:pos="1086"/>
        </w:tabs>
        <w:spacing w:after="260" w:line="276" w:lineRule="auto"/>
        <w:ind w:left="905" w:right="-240" w:hanging="905"/>
        <w:outlineLvl w:val="1"/>
        <w:rPr>
          <w:rFonts w:ascii="Arial" w:hAnsi="Arial" w:cs="Arial"/>
          <w:b/>
          <w:bCs/>
          <w:iCs/>
          <w:color w:val="333333"/>
          <w:sz w:val="32"/>
          <w:szCs w:val="32"/>
          <w:lang w:eastAsia="zh-CN"/>
        </w:rPr>
      </w:pPr>
      <w:bookmarkStart w:id="100" w:name="_Toc140011301"/>
      <w:r>
        <w:rPr>
          <w:rFonts w:hint="eastAsia" w:ascii="Arial" w:hAnsi="Arial" w:cs="Arial"/>
          <w:b/>
          <w:bCs/>
          <w:iCs/>
          <w:color w:val="333333"/>
          <w:sz w:val="32"/>
          <w:szCs w:val="32"/>
          <w:lang w:eastAsia="zh-CN"/>
        </w:rPr>
        <w:t>贷款回收</w:t>
      </w:r>
      <w:bookmarkEnd w:id="100"/>
    </w:p>
    <w:p w14:paraId="1E5A9DFD">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101" w:name="_Toc140011302"/>
      <w:r>
        <w:rPr>
          <w:rFonts w:hint="eastAsia" w:ascii="Arial" w:hAnsi="Arial" w:cs="Arial"/>
          <w:b/>
          <w:iCs/>
          <w:color w:val="292929"/>
          <w:sz w:val="28"/>
          <w:szCs w:val="28"/>
          <w:lang w:eastAsia="zh-CN"/>
        </w:rPr>
        <w:t>贷款回收</w:t>
      </w:r>
      <w:bookmarkEnd w:id="101"/>
    </w:p>
    <w:p w14:paraId="1A7CC274">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102" w:name="_Toc140011303"/>
      <w:r>
        <w:rPr>
          <w:rFonts w:hint="eastAsia" w:ascii="黑体" w:hAnsi="黑体"/>
          <w:bCs/>
          <w:i/>
          <w:sz w:val="28"/>
          <w:szCs w:val="28"/>
          <w:lang w:eastAsia="zh-CN"/>
        </w:rPr>
        <w:t>功能描述</w:t>
      </w:r>
      <w:bookmarkEnd w:id="102"/>
    </w:p>
    <w:p w14:paraId="3F3C9DB4">
      <w:p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该交易可处理已到期的贷款在到期日的正常还款</w:t>
      </w:r>
      <w:r>
        <w:rPr>
          <w:rFonts w:ascii="Arial" w:hAnsi="Arial" w:cs="Arial"/>
          <w:iCs/>
          <w:sz w:val="24"/>
          <w:szCs w:val="28"/>
          <w:lang w:eastAsia="zh-CN"/>
        </w:rPr>
        <w:t>和</w:t>
      </w:r>
      <w:r>
        <w:rPr>
          <w:rFonts w:hint="eastAsia" w:ascii="Arial" w:hAnsi="Arial" w:cs="Arial"/>
          <w:iCs/>
          <w:sz w:val="24"/>
          <w:szCs w:val="28"/>
          <w:lang w:eastAsia="zh-CN"/>
        </w:rPr>
        <w:t>到期之后的</w:t>
      </w:r>
      <w:r>
        <w:rPr>
          <w:rFonts w:ascii="Arial" w:hAnsi="Arial" w:cs="Arial"/>
          <w:iCs/>
          <w:sz w:val="24"/>
          <w:szCs w:val="28"/>
          <w:lang w:eastAsia="zh-CN"/>
        </w:rPr>
        <w:t>逾期</w:t>
      </w:r>
      <w:r>
        <w:rPr>
          <w:rFonts w:hint="eastAsia" w:ascii="Arial" w:hAnsi="Arial" w:cs="Arial"/>
          <w:iCs/>
          <w:sz w:val="24"/>
          <w:szCs w:val="28"/>
          <w:lang w:eastAsia="zh-CN"/>
        </w:rPr>
        <w:t>还款、未到期贷款进行提前部分和结清还款以及在贷款生命周期内任意时间点的结清还款。支持信贷核算</w:t>
      </w:r>
      <w:r>
        <w:rPr>
          <w:rFonts w:ascii="Arial" w:hAnsi="Arial" w:cs="Arial"/>
          <w:iCs/>
          <w:sz w:val="24"/>
          <w:szCs w:val="28"/>
          <w:lang w:eastAsia="zh-CN"/>
        </w:rPr>
        <w:t>系统日终</w:t>
      </w:r>
      <w:r>
        <w:rPr>
          <w:rFonts w:hint="eastAsia" w:ascii="Arial" w:hAnsi="Arial" w:cs="Arial"/>
          <w:iCs/>
          <w:sz w:val="24"/>
          <w:szCs w:val="28"/>
          <w:lang w:eastAsia="zh-CN"/>
        </w:rPr>
        <w:t>批量</w:t>
      </w:r>
      <w:r>
        <w:rPr>
          <w:rFonts w:ascii="Arial" w:hAnsi="Arial" w:cs="Arial"/>
          <w:iCs/>
          <w:sz w:val="24"/>
          <w:szCs w:val="28"/>
          <w:lang w:eastAsia="zh-CN"/>
        </w:rPr>
        <w:t>自动回收的处理</w:t>
      </w:r>
      <w:r>
        <w:rPr>
          <w:rFonts w:hint="eastAsia" w:ascii="Arial" w:hAnsi="Arial" w:cs="Arial"/>
          <w:iCs/>
          <w:sz w:val="24"/>
          <w:szCs w:val="28"/>
          <w:lang w:eastAsia="zh-CN"/>
        </w:rPr>
        <w:t>，支持日终针对按频率付息一次还本的贷款只还息不还本的处理。支持贷款回收时对贷款优惠券的处理。</w:t>
      </w:r>
    </w:p>
    <w:p w14:paraId="137AD9C3">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103" w:name="_Toc140011304"/>
      <w:r>
        <w:rPr>
          <w:rFonts w:hint="eastAsia" w:ascii="黑体" w:hAnsi="黑体"/>
          <w:bCs/>
          <w:i/>
          <w:sz w:val="28"/>
          <w:szCs w:val="28"/>
          <w:lang w:eastAsia="zh-CN"/>
        </w:rPr>
        <w:t>需求要点</w:t>
      </w:r>
      <w:bookmarkEnd w:id="103"/>
    </w:p>
    <w:p w14:paraId="6B00B95F">
      <w:pPr>
        <w:pStyle w:val="183"/>
        <w:numPr>
          <w:ilvl w:val="0"/>
          <w:numId w:val="44"/>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支持各类贷款的部分或全部提前还款、到期还款、逾期还款、核销后还款。</w:t>
      </w:r>
    </w:p>
    <w:p w14:paraId="1F66B95E">
      <w:pPr>
        <w:pStyle w:val="183"/>
        <w:numPr>
          <w:ilvl w:val="0"/>
          <w:numId w:val="44"/>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支持接收业务系统或渠道端的还款指令进行主动还款处理。</w:t>
      </w:r>
    </w:p>
    <w:p w14:paraId="4A2C4796">
      <w:pPr>
        <w:pStyle w:val="183"/>
        <w:numPr>
          <w:ilvl w:val="0"/>
          <w:numId w:val="44"/>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支持在贷款回收时，贷款若关联有已使用未抵扣的贷款优惠券，则同步做优惠处理。</w:t>
      </w:r>
    </w:p>
    <w:p w14:paraId="3E85DD0C">
      <w:pPr>
        <w:pStyle w:val="183"/>
        <w:numPr>
          <w:ilvl w:val="0"/>
          <w:numId w:val="44"/>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支持根据借据层设定自动还款标识，在贷款还款日或最后到期日从一个或多个指定账户自动进行扣款。支持本金和利息指定不同的扣款账户。</w:t>
      </w:r>
    </w:p>
    <w:p w14:paraId="406E0385">
      <w:pPr>
        <w:pStyle w:val="183"/>
        <w:numPr>
          <w:ilvl w:val="0"/>
          <w:numId w:val="44"/>
        </w:numPr>
        <w:spacing w:before="120" w:after="120" w:line="276" w:lineRule="auto"/>
        <w:jc w:val="both"/>
        <w:rPr>
          <w:rFonts w:ascii="Arial" w:hAnsi="Arial" w:cs="Arial"/>
          <w:sz w:val="24"/>
          <w:szCs w:val="28"/>
          <w:lang w:eastAsia="zh-CN"/>
        </w:rPr>
      </w:pPr>
      <w:bookmarkStart w:id="104" w:name="_Hlk123222905"/>
      <w:r>
        <w:rPr>
          <w:rFonts w:hint="eastAsia" w:ascii="Arial" w:hAnsi="Arial" w:cs="Arial"/>
          <w:sz w:val="24"/>
          <w:szCs w:val="28"/>
          <w:lang w:eastAsia="zh-CN"/>
        </w:rPr>
        <w:t>支持同一客户不同合同下多笔贷款同时到期时扣款顺序的设定，并在到期日按照设定顺序逐一扣款</w:t>
      </w:r>
      <w:bookmarkEnd w:id="104"/>
      <w:r>
        <w:rPr>
          <w:rFonts w:hint="eastAsia" w:ascii="Arial" w:hAnsi="Arial" w:cs="Arial"/>
          <w:sz w:val="24"/>
          <w:szCs w:val="28"/>
          <w:lang w:eastAsia="zh-CN"/>
        </w:rPr>
        <w:t>。</w:t>
      </w:r>
    </w:p>
    <w:p w14:paraId="2067EA99">
      <w:pPr>
        <w:pStyle w:val="183"/>
        <w:numPr>
          <w:ilvl w:val="0"/>
          <w:numId w:val="44"/>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支持自动扣款余额不足时依据设定进行有多少扣多少还款处理，以及实时追踪扣款（核心系统配合完成，对指定账户进行资金监测并进行超额冻结，冻结后进行自动划扣）。</w:t>
      </w:r>
    </w:p>
    <w:p w14:paraId="41642589">
      <w:pPr>
        <w:pStyle w:val="183"/>
        <w:numPr>
          <w:ilvl w:val="0"/>
          <w:numId w:val="44"/>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支持遇节假日或贷款宽限期的特殊处理。</w:t>
      </w:r>
    </w:p>
    <w:p w14:paraId="409CC9E6">
      <w:pPr>
        <w:pStyle w:val="183"/>
        <w:numPr>
          <w:ilvl w:val="0"/>
          <w:numId w:val="44"/>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支持对非应计、核销形态贷款子账户包括非应计、已核销本金和利息的批量自动扣款或柜面手工还款。</w:t>
      </w:r>
    </w:p>
    <w:p w14:paraId="658C5F2F">
      <w:pPr>
        <w:pStyle w:val="183"/>
        <w:numPr>
          <w:ilvl w:val="0"/>
          <w:numId w:val="44"/>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支持部分提前还款仅还本不还息、缩期或期供不变期数减少的特殊处理，支持提前还款后系统自动重算还款计划。</w:t>
      </w:r>
    </w:p>
    <w:p w14:paraId="490F3A76">
      <w:pPr>
        <w:pStyle w:val="183"/>
        <w:numPr>
          <w:ilvl w:val="0"/>
          <w:numId w:val="44"/>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支持委托贷款或资产证券化贷款回收的自动划转处理。</w:t>
      </w:r>
    </w:p>
    <w:p w14:paraId="7ADC1899">
      <w:pPr>
        <w:pStyle w:val="183"/>
        <w:numPr>
          <w:ilvl w:val="0"/>
          <w:numId w:val="44"/>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支持根据外围系统指令，按设定的扣划金额、偿付本金金额、偿付利息金额、偿付费用金额、指定扣款账号，手工或自动进行还款处理，不受还款顺序限制。</w:t>
      </w:r>
    </w:p>
    <w:p w14:paraId="39E84056">
      <w:pPr>
        <w:pStyle w:val="183"/>
        <w:numPr>
          <w:ilvl w:val="0"/>
          <w:numId w:val="44"/>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支持预扣息贷款本金全部或部分提前归还时，剩余未摊销利息按天数计算后的退还和相应会计核算处理。</w:t>
      </w:r>
    </w:p>
    <w:p w14:paraId="102CAA26">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105" w:name="_Toc140011305"/>
      <w:r>
        <w:rPr>
          <w:rFonts w:hint="eastAsia" w:ascii="Arial" w:hAnsi="Arial" w:cs="Arial"/>
          <w:b/>
          <w:iCs/>
          <w:color w:val="292929"/>
          <w:sz w:val="28"/>
          <w:szCs w:val="28"/>
          <w:lang w:eastAsia="zh-CN"/>
        </w:rPr>
        <w:t>贷款回收冲正</w:t>
      </w:r>
      <w:bookmarkEnd w:id="105"/>
    </w:p>
    <w:p w14:paraId="1C8839A4">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106" w:name="_Toc140011306"/>
      <w:r>
        <w:rPr>
          <w:rFonts w:hint="eastAsia" w:ascii="黑体" w:hAnsi="黑体"/>
          <w:bCs/>
          <w:i/>
          <w:sz w:val="28"/>
          <w:szCs w:val="28"/>
          <w:lang w:eastAsia="zh-CN"/>
        </w:rPr>
        <w:t>功能描述</w:t>
      </w:r>
      <w:bookmarkEnd w:id="106"/>
    </w:p>
    <w:p w14:paraId="31180725">
      <w:p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该交易可处理外围系统调用信贷核算系统的统一冲正接口实现贷款回收冲正。</w:t>
      </w:r>
    </w:p>
    <w:p w14:paraId="01D6E39F">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107" w:name="_Toc140011307"/>
      <w:r>
        <w:rPr>
          <w:rFonts w:hint="eastAsia" w:ascii="黑体" w:hAnsi="黑体"/>
          <w:bCs/>
          <w:i/>
          <w:sz w:val="28"/>
          <w:szCs w:val="28"/>
          <w:lang w:eastAsia="zh-CN"/>
        </w:rPr>
        <w:t>需求要点</w:t>
      </w:r>
      <w:bookmarkEnd w:id="107"/>
    </w:p>
    <w:p w14:paraId="2BE701B0">
      <w:pPr>
        <w:pStyle w:val="183"/>
        <w:numPr>
          <w:ilvl w:val="0"/>
          <w:numId w:val="45"/>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回收冲正仅支持对贷款回收进行冲正处理。</w:t>
      </w:r>
    </w:p>
    <w:p w14:paraId="583875E2">
      <w:pPr>
        <w:pStyle w:val="183"/>
        <w:numPr>
          <w:ilvl w:val="0"/>
          <w:numId w:val="45"/>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回收冲正支持当日冲正和隔日冲正。</w:t>
      </w:r>
    </w:p>
    <w:p w14:paraId="321CC353">
      <w:pPr>
        <w:pStyle w:val="183"/>
        <w:numPr>
          <w:ilvl w:val="0"/>
          <w:numId w:val="45"/>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回收冲正支持对主动回收和自动回收进行冲正。</w:t>
      </w:r>
    </w:p>
    <w:p w14:paraId="30565A91">
      <w:pPr>
        <w:pStyle w:val="183"/>
        <w:numPr>
          <w:ilvl w:val="0"/>
          <w:numId w:val="45"/>
        </w:numPr>
        <w:spacing w:before="120" w:after="120" w:line="276" w:lineRule="auto"/>
        <w:jc w:val="both"/>
        <w:rPr>
          <w:rFonts w:ascii="Arial" w:hAnsi="Arial" w:cs="Arial"/>
          <w:sz w:val="24"/>
          <w:szCs w:val="28"/>
          <w:lang w:eastAsia="zh-CN"/>
        </w:rPr>
      </w:pPr>
      <w:r>
        <w:rPr>
          <w:rFonts w:hint="eastAsia" w:ascii="Arial" w:hAnsi="Arial" w:cs="Arial"/>
          <w:sz w:val="24"/>
          <w:szCs w:val="28"/>
          <w:lang w:eastAsia="zh-CN"/>
        </w:rPr>
        <w:t>支持多笔主动回收和自动回收交易的冲正。若贷款当天有多笔回收信息，想要冲正第一笔回收，则应先冲正最后一笔，然后冲正倒数第二笔，以此类推直到冲正到第一笔回收。</w:t>
      </w:r>
    </w:p>
    <w:p w14:paraId="1D2ABE9F">
      <w:pPr>
        <w:keepNext/>
        <w:numPr>
          <w:ilvl w:val="1"/>
          <w:numId w:val="28"/>
        </w:numPr>
        <w:tabs>
          <w:tab w:val="left" w:pos="905"/>
          <w:tab w:val="left" w:pos="1086"/>
        </w:tabs>
        <w:spacing w:after="260" w:line="276" w:lineRule="auto"/>
        <w:ind w:left="905" w:right="-240" w:hanging="905"/>
        <w:outlineLvl w:val="1"/>
        <w:rPr>
          <w:rFonts w:ascii="Arial" w:hAnsi="Arial" w:cs="Arial"/>
          <w:b/>
          <w:bCs/>
          <w:iCs/>
          <w:color w:val="333333"/>
          <w:sz w:val="32"/>
          <w:szCs w:val="32"/>
          <w:lang w:eastAsia="zh-CN"/>
        </w:rPr>
      </w:pPr>
      <w:bookmarkStart w:id="108" w:name="_Toc140011308"/>
      <w:r>
        <w:rPr>
          <w:rFonts w:hint="eastAsia" w:ascii="Arial" w:hAnsi="Arial" w:cs="Arial"/>
          <w:b/>
          <w:bCs/>
          <w:iCs/>
          <w:color w:val="333333"/>
          <w:sz w:val="32"/>
          <w:szCs w:val="32"/>
          <w:lang w:eastAsia="zh-CN"/>
        </w:rPr>
        <w:t>贷款变更</w:t>
      </w:r>
      <w:bookmarkEnd w:id="108"/>
    </w:p>
    <w:p w14:paraId="1A31E49A">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109" w:name="_Toc140011309"/>
      <w:r>
        <w:rPr>
          <w:rFonts w:hint="eastAsia" w:ascii="Arial" w:hAnsi="Arial" w:cs="Arial"/>
          <w:b/>
          <w:iCs/>
          <w:color w:val="292929"/>
          <w:sz w:val="28"/>
          <w:szCs w:val="28"/>
          <w:lang w:eastAsia="zh-CN"/>
        </w:rPr>
        <w:t>贷款变更</w:t>
      </w:r>
      <w:bookmarkEnd w:id="109"/>
    </w:p>
    <w:p w14:paraId="694DB90C">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110" w:name="_Toc140011310"/>
      <w:r>
        <w:rPr>
          <w:rFonts w:hint="eastAsia" w:ascii="黑体" w:hAnsi="黑体"/>
          <w:bCs/>
          <w:i/>
          <w:sz w:val="28"/>
          <w:szCs w:val="28"/>
          <w:lang w:eastAsia="zh-CN"/>
        </w:rPr>
        <w:t>功能描述</w:t>
      </w:r>
      <w:bookmarkEnd w:id="110"/>
    </w:p>
    <w:p w14:paraId="65C0F678">
      <w:p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该交易用于在贷款存续期间，因行内因素、客户申请、外部环境变化或还款人经济情况变化等原因，经行内有权审批人同意，对贷款相关要素，如期限、还款方式、利率类型、计息方式等贷款约定信息进行调整的业务处理。</w:t>
      </w:r>
    </w:p>
    <w:p w14:paraId="36BC5620">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111" w:name="_Toc140011311"/>
      <w:r>
        <w:rPr>
          <w:rFonts w:hint="eastAsia" w:ascii="黑体" w:hAnsi="黑体"/>
          <w:bCs/>
          <w:i/>
          <w:sz w:val="28"/>
          <w:szCs w:val="28"/>
          <w:lang w:eastAsia="zh-CN"/>
        </w:rPr>
        <w:t>需求要点</w:t>
      </w:r>
      <w:bookmarkEnd w:id="111"/>
    </w:p>
    <w:p w14:paraId="5DAD9830">
      <w:pPr>
        <w:pStyle w:val="183"/>
        <w:numPr>
          <w:ilvl w:val="0"/>
          <w:numId w:val="46"/>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借据信息变更：</w:t>
      </w:r>
    </w:p>
    <w:p w14:paraId="7240DF1E">
      <w:pPr>
        <w:pStyle w:val="183"/>
        <w:numPr>
          <w:ilvl w:val="1"/>
          <w:numId w:val="47"/>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支持贷款发放原因、贷款自动扣收标识、贷款级还款顺序的修改。</w:t>
      </w:r>
    </w:p>
    <w:p w14:paraId="3DBC6567">
      <w:pPr>
        <w:pStyle w:val="183"/>
        <w:numPr>
          <w:ilvl w:val="1"/>
          <w:numId w:val="47"/>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贴息贷款支持贴息截止日期的变更。</w:t>
      </w:r>
    </w:p>
    <w:p w14:paraId="3CB814E1">
      <w:pPr>
        <w:pStyle w:val="183"/>
        <w:numPr>
          <w:ilvl w:val="0"/>
          <w:numId w:val="46"/>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贷款利率变更：</w:t>
      </w:r>
    </w:p>
    <w:p w14:paraId="10A898C5">
      <w:pPr>
        <w:pStyle w:val="183"/>
        <w:numPr>
          <w:ilvl w:val="1"/>
          <w:numId w:val="48"/>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支持贷款利率启用方式的变更以及贷款利率、罚息、复利的信息变更。</w:t>
      </w:r>
    </w:p>
    <w:p w14:paraId="5877D9D9">
      <w:pPr>
        <w:pStyle w:val="183"/>
        <w:numPr>
          <w:ilvl w:val="1"/>
          <w:numId w:val="48"/>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支持设置利率变更生效日期，根据设置生效日期的方式分段变更利率。</w:t>
      </w:r>
    </w:p>
    <w:p w14:paraId="21BDBE46">
      <w:pPr>
        <w:pStyle w:val="183"/>
        <w:numPr>
          <w:ilvl w:val="1"/>
          <w:numId w:val="48"/>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支持利率变更生效日期早于当前业务日期的倒起息处理。</w:t>
      </w:r>
    </w:p>
    <w:p w14:paraId="69AE0842">
      <w:pPr>
        <w:pStyle w:val="183"/>
        <w:numPr>
          <w:ilvl w:val="1"/>
          <w:numId w:val="48"/>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支持利率变更后的分段计息处理。</w:t>
      </w:r>
    </w:p>
    <w:p w14:paraId="15D72861">
      <w:pPr>
        <w:pStyle w:val="183"/>
        <w:numPr>
          <w:ilvl w:val="0"/>
          <w:numId w:val="46"/>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贷款期限变更：</w:t>
      </w:r>
    </w:p>
    <w:p w14:paraId="40ACDDAB">
      <w:pPr>
        <w:pStyle w:val="183"/>
        <w:numPr>
          <w:ilvl w:val="1"/>
          <w:numId w:val="49"/>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支持根据业务系统指令，自动或手工完成贷款展期和缩期处理。</w:t>
      </w:r>
    </w:p>
    <w:p w14:paraId="1E34DF23">
      <w:pPr>
        <w:pStyle w:val="183"/>
        <w:numPr>
          <w:ilvl w:val="1"/>
          <w:numId w:val="49"/>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支持贷款多次展期和展期授权管理，并记录展期次数。</w:t>
      </w:r>
    </w:p>
    <w:p w14:paraId="5A2D4A9B">
      <w:pPr>
        <w:pStyle w:val="183"/>
        <w:numPr>
          <w:ilvl w:val="1"/>
          <w:numId w:val="49"/>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支持贷款展期和缩期后重新生成还款计划。</w:t>
      </w:r>
    </w:p>
    <w:p w14:paraId="3B7BA257">
      <w:pPr>
        <w:pStyle w:val="183"/>
        <w:numPr>
          <w:ilvl w:val="0"/>
          <w:numId w:val="46"/>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还款计划变更：</w:t>
      </w:r>
    </w:p>
    <w:p w14:paraId="76202652">
      <w:pPr>
        <w:pStyle w:val="183"/>
        <w:numPr>
          <w:ilvl w:val="1"/>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支持对已经发放且未到期贷款进行还款计划的变更，包含还款方式变更、还款频率变更、扣款日变更。</w:t>
      </w:r>
    </w:p>
    <w:p w14:paraId="1B3ECD8E">
      <w:pPr>
        <w:pStyle w:val="183"/>
        <w:numPr>
          <w:ilvl w:val="1"/>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支持变更后自动生成新的还款计划。</w:t>
      </w:r>
    </w:p>
    <w:p w14:paraId="6DF6D1FB">
      <w:pPr>
        <w:pStyle w:val="183"/>
        <w:numPr>
          <w:ilvl w:val="0"/>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利息调整：</w:t>
      </w:r>
    </w:p>
    <w:p w14:paraId="1FD75E85">
      <w:pPr>
        <w:pStyle w:val="183"/>
        <w:numPr>
          <w:ilvl w:val="1"/>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支持根据业务系统贷款利息调整的指令，信贷核算系统对应计利息或应收利息的调整。</w:t>
      </w:r>
    </w:p>
    <w:p w14:paraId="58F01F20">
      <w:pPr>
        <w:pStyle w:val="183"/>
        <w:numPr>
          <w:ilvl w:val="1"/>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支持调增和调减利息金额。</w:t>
      </w:r>
    </w:p>
    <w:p w14:paraId="62CFB4BB">
      <w:pPr>
        <w:pStyle w:val="183"/>
        <w:numPr>
          <w:ilvl w:val="1"/>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支持根据指令对贷款</w:t>
      </w:r>
      <w:r>
        <w:rPr>
          <w:rFonts w:hint="eastAsia" w:ascii="Arial" w:hAnsi="Arial" w:cs="Arial"/>
          <w:iCs/>
          <w:sz w:val="24"/>
          <w:szCs w:val="28"/>
          <w:lang w:val="en-GB" w:eastAsia="zh-CN"/>
        </w:rPr>
        <w:t>贷款的利息和利息罚息进行全部或部分减免，且利息减免要求输入原因代码或保留信贷系统提供的原因代码，便于分析统计。</w:t>
      </w:r>
    </w:p>
    <w:p w14:paraId="35AFF828">
      <w:pPr>
        <w:pStyle w:val="183"/>
        <w:numPr>
          <w:ilvl w:val="1"/>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val="en-GB" w:eastAsia="zh-CN"/>
        </w:rPr>
        <w:t>支持对特定时间段产生的利息进行减免。</w:t>
      </w:r>
    </w:p>
    <w:p w14:paraId="559E0F7E">
      <w:pPr>
        <w:pStyle w:val="183"/>
        <w:numPr>
          <w:ilvl w:val="1"/>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val="en-GB" w:eastAsia="zh-CN"/>
        </w:rPr>
        <w:t>支持分期还款类贷款的指定期数利息减免。</w:t>
      </w:r>
    </w:p>
    <w:p w14:paraId="313F88B1">
      <w:pPr>
        <w:pStyle w:val="183"/>
        <w:numPr>
          <w:ilvl w:val="1"/>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支持利息调整的会计核算处理。</w:t>
      </w:r>
    </w:p>
    <w:p w14:paraId="1383F5ED">
      <w:pPr>
        <w:pStyle w:val="183"/>
        <w:numPr>
          <w:ilvl w:val="0"/>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委托贷款豁免：</w:t>
      </w:r>
    </w:p>
    <w:p w14:paraId="78836461">
      <w:pPr>
        <w:pStyle w:val="183"/>
        <w:numPr>
          <w:ilvl w:val="1"/>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支持本行代为管理的贷款资金利息或本金减免功能。</w:t>
      </w:r>
    </w:p>
    <w:p w14:paraId="54DFB1F1">
      <w:pPr>
        <w:pStyle w:val="183"/>
        <w:numPr>
          <w:ilvl w:val="1"/>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包含</w:t>
      </w:r>
      <w:r>
        <w:rPr>
          <w:rFonts w:ascii="Arial" w:hAnsi="Arial" w:cs="Arial"/>
          <w:iCs/>
          <w:sz w:val="24"/>
          <w:szCs w:val="28"/>
          <w:lang w:eastAsia="zh-CN"/>
        </w:rPr>
        <w:t>本行</w:t>
      </w:r>
      <w:r>
        <w:rPr>
          <w:rFonts w:hint="eastAsia" w:ascii="Arial" w:hAnsi="Arial" w:cs="Arial"/>
          <w:iCs/>
          <w:sz w:val="24"/>
          <w:szCs w:val="28"/>
          <w:lang w:eastAsia="zh-CN"/>
        </w:rPr>
        <w:t>代为</w:t>
      </w:r>
      <w:r>
        <w:rPr>
          <w:rFonts w:ascii="Arial" w:hAnsi="Arial" w:cs="Arial"/>
          <w:iCs/>
          <w:sz w:val="24"/>
          <w:szCs w:val="28"/>
          <w:lang w:eastAsia="zh-CN"/>
        </w:rPr>
        <w:t>管理的委托贷款、银团贷款我行代管</w:t>
      </w:r>
      <w:r>
        <w:rPr>
          <w:rFonts w:hint="eastAsia" w:ascii="Arial" w:hAnsi="Arial" w:cs="Arial"/>
          <w:iCs/>
          <w:sz w:val="24"/>
          <w:szCs w:val="28"/>
          <w:lang w:eastAsia="zh-CN"/>
        </w:rPr>
        <w:t>、已发行的资产证券化贷款。</w:t>
      </w:r>
    </w:p>
    <w:p w14:paraId="2002AF4D">
      <w:pPr>
        <w:pStyle w:val="183"/>
        <w:numPr>
          <w:ilvl w:val="1"/>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支持本金或利息的部分或全部豁免。</w:t>
      </w:r>
    </w:p>
    <w:p w14:paraId="1FC840DA">
      <w:pPr>
        <w:pStyle w:val="183"/>
        <w:numPr>
          <w:ilvl w:val="1"/>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委贷豁免时针对本金部分（逾期或正常本金）使用委托存款账户自动冲抵。</w:t>
      </w:r>
    </w:p>
    <w:p w14:paraId="4736EEED">
      <w:pPr>
        <w:pStyle w:val="183"/>
        <w:numPr>
          <w:ilvl w:val="0"/>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贷款借款人变更：</w:t>
      </w:r>
    </w:p>
    <w:p w14:paraId="6A68239A">
      <w:pPr>
        <w:pStyle w:val="183"/>
        <w:numPr>
          <w:ilvl w:val="1"/>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支持对存续期的贷款主借款人变更。</w:t>
      </w:r>
    </w:p>
    <w:p w14:paraId="69CF21D2">
      <w:pPr>
        <w:pStyle w:val="183"/>
        <w:numPr>
          <w:ilvl w:val="1"/>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支持按照合同或借据维度调整贷款的主借款人。</w:t>
      </w:r>
    </w:p>
    <w:p w14:paraId="4EC806E5">
      <w:pPr>
        <w:pStyle w:val="183"/>
        <w:numPr>
          <w:ilvl w:val="0"/>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贷款产品变更：</w:t>
      </w:r>
    </w:p>
    <w:p w14:paraId="3A3CB239">
      <w:pPr>
        <w:pStyle w:val="183"/>
        <w:numPr>
          <w:ilvl w:val="1"/>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支持根据业务系统上送的变更信息进行单笔或批量的产品变更。</w:t>
      </w:r>
    </w:p>
    <w:p w14:paraId="303FE58C">
      <w:pPr>
        <w:pStyle w:val="183"/>
        <w:numPr>
          <w:ilvl w:val="1"/>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支持将贷款由原产品变更为变更后的目标产品，完成核算账务处理。</w:t>
      </w:r>
    </w:p>
    <w:p w14:paraId="16FA7E22">
      <w:pPr>
        <w:pStyle w:val="183"/>
        <w:numPr>
          <w:ilvl w:val="0"/>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贷款机构变更：</w:t>
      </w:r>
    </w:p>
    <w:p w14:paraId="1CE0D6D3">
      <w:pPr>
        <w:pStyle w:val="183"/>
        <w:numPr>
          <w:ilvl w:val="1"/>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支持单笔贷款和多笔贷款进行机构变更。</w:t>
      </w:r>
    </w:p>
    <w:p w14:paraId="16B98FFF">
      <w:pPr>
        <w:pStyle w:val="183"/>
        <w:numPr>
          <w:ilvl w:val="1"/>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支持按客户、客户经理、机构进行识别贷款清单并进行机构变更。</w:t>
      </w:r>
    </w:p>
    <w:p w14:paraId="7A39FE2F">
      <w:pPr>
        <w:pStyle w:val="183"/>
        <w:numPr>
          <w:ilvl w:val="0"/>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结算账户变更：</w:t>
      </w:r>
    </w:p>
    <w:p w14:paraId="39DEB29C">
      <w:pPr>
        <w:pStyle w:val="183"/>
        <w:numPr>
          <w:ilvl w:val="1"/>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支持修改贷款结算账户信息、优先级顺序、结算比例信息。</w:t>
      </w:r>
    </w:p>
    <w:p w14:paraId="1846FA47">
      <w:pPr>
        <w:pStyle w:val="183"/>
        <w:numPr>
          <w:ilvl w:val="0"/>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贷款停复息：</w:t>
      </w:r>
    </w:p>
    <w:p w14:paraId="3047B468">
      <w:pPr>
        <w:pStyle w:val="183"/>
        <w:numPr>
          <w:ilvl w:val="1"/>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支持在贷款的生命周期内，可在一定区间内对该笔贷款进行不计息处理；区间截止之后，又可重新开始计息，也支持恢复</w:t>
      </w:r>
      <w:r>
        <w:rPr>
          <w:rFonts w:ascii="Arial" w:hAnsi="Arial" w:cs="Arial"/>
          <w:iCs/>
          <w:sz w:val="24"/>
          <w:szCs w:val="28"/>
          <w:lang w:eastAsia="zh-CN"/>
        </w:rPr>
        <w:t>停息期间的利息</w:t>
      </w:r>
      <w:r>
        <w:rPr>
          <w:rFonts w:hint="eastAsia" w:ascii="Arial" w:hAnsi="Arial" w:cs="Arial"/>
          <w:iCs/>
          <w:sz w:val="24"/>
          <w:szCs w:val="28"/>
          <w:lang w:eastAsia="zh-CN"/>
        </w:rPr>
        <w:t>功能。</w:t>
      </w:r>
    </w:p>
    <w:p w14:paraId="73C8BC4E">
      <w:pPr>
        <w:pStyle w:val="183"/>
        <w:numPr>
          <w:ilvl w:val="1"/>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支持停息时生效日期小于当前业务日期的特殊处理。</w:t>
      </w:r>
    </w:p>
    <w:p w14:paraId="5E089F3A">
      <w:pPr>
        <w:pStyle w:val="183"/>
        <w:numPr>
          <w:ilvl w:val="1"/>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支持自动恢复计息与手工恢复计息处理。</w:t>
      </w:r>
    </w:p>
    <w:p w14:paraId="36D8C316">
      <w:pPr>
        <w:pStyle w:val="183"/>
        <w:numPr>
          <w:ilvl w:val="1"/>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手工恢复计息时，支持对停息区间仅计算不过账的利息进行回转入账处理，支持按金额或按日期区间进行计算。</w:t>
      </w:r>
    </w:p>
    <w:p w14:paraId="25A4395D">
      <w:pPr>
        <w:pStyle w:val="183"/>
        <w:numPr>
          <w:ilvl w:val="0"/>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贷款变更信息查询：</w:t>
      </w:r>
    </w:p>
    <w:p w14:paraId="02EC3BAD">
      <w:pPr>
        <w:pStyle w:val="183"/>
        <w:numPr>
          <w:ilvl w:val="1"/>
          <w:numId w:val="46"/>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支持贷款各类变更前后的信息记录，以便查询。</w:t>
      </w:r>
    </w:p>
    <w:p w14:paraId="113E3422">
      <w:pPr>
        <w:keepNext/>
        <w:numPr>
          <w:ilvl w:val="1"/>
          <w:numId w:val="28"/>
        </w:numPr>
        <w:tabs>
          <w:tab w:val="left" w:pos="905"/>
          <w:tab w:val="left" w:pos="1086"/>
        </w:tabs>
        <w:spacing w:after="260" w:line="276" w:lineRule="auto"/>
        <w:ind w:left="905" w:right="-240" w:hanging="905"/>
        <w:outlineLvl w:val="1"/>
        <w:rPr>
          <w:rFonts w:ascii="Arial" w:hAnsi="Arial" w:cs="Arial"/>
          <w:b/>
          <w:bCs/>
          <w:iCs/>
          <w:color w:val="333333"/>
          <w:sz w:val="32"/>
          <w:szCs w:val="32"/>
          <w:lang w:eastAsia="zh-CN"/>
        </w:rPr>
      </w:pPr>
      <w:bookmarkStart w:id="112" w:name="_Toc140011312"/>
      <w:r>
        <w:rPr>
          <w:rFonts w:hint="eastAsia" w:ascii="Arial" w:hAnsi="Arial" w:cs="Arial"/>
          <w:b/>
          <w:bCs/>
          <w:iCs/>
          <w:color w:val="333333"/>
          <w:sz w:val="32"/>
          <w:szCs w:val="32"/>
          <w:lang w:eastAsia="zh-CN"/>
        </w:rPr>
        <w:t>贷款保全</w:t>
      </w:r>
      <w:bookmarkEnd w:id="112"/>
    </w:p>
    <w:p w14:paraId="2A11CA08">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113" w:name="_Toc140011313"/>
      <w:r>
        <w:rPr>
          <w:rFonts w:hint="eastAsia" w:ascii="Arial" w:hAnsi="Arial" w:cs="Arial"/>
          <w:b/>
          <w:iCs/>
          <w:color w:val="292929"/>
          <w:sz w:val="28"/>
          <w:szCs w:val="28"/>
          <w:lang w:eastAsia="zh-CN"/>
        </w:rPr>
        <w:t>贷款核销</w:t>
      </w:r>
      <w:bookmarkEnd w:id="113"/>
    </w:p>
    <w:p w14:paraId="7D33182F">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114" w:name="_Toc140011314"/>
      <w:r>
        <w:rPr>
          <w:rFonts w:hint="eastAsia" w:ascii="黑体" w:hAnsi="黑体"/>
          <w:bCs/>
          <w:i/>
          <w:sz w:val="28"/>
          <w:szCs w:val="28"/>
          <w:lang w:eastAsia="zh-CN"/>
        </w:rPr>
        <w:t>功能描述</w:t>
      </w:r>
      <w:bookmarkEnd w:id="114"/>
    </w:p>
    <w:p w14:paraId="2C33B0BC">
      <w:p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该功能支持单笔贷款或批量贷款的核销处理。</w:t>
      </w:r>
    </w:p>
    <w:p w14:paraId="560FDC82">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115" w:name="_Toc140011315"/>
      <w:r>
        <w:rPr>
          <w:rFonts w:hint="eastAsia" w:ascii="黑体" w:hAnsi="黑体"/>
          <w:bCs/>
          <w:i/>
          <w:sz w:val="28"/>
          <w:szCs w:val="28"/>
          <w:lang w:eastAsia="zh-CN"/>
        </w:rPr>
        <w:t>需求要点</w:t>
      </w:r>
      <w:bookmarkEnd w:id="115"/>
    </w:p>
    <w:p w14:paraId="288311B0">
      <w:pPr>
        <w:pStyle w:val="183"/>
        <w:numPr>
          <w:ilvl w:val="0"/>
          <w:numId w:val="50"/>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支持通过柜面手工或外围系统指令进行单笔或批量贷款的核销处理。</w:t>
      </w:r>
    </w:p>
    <w:p w14:paraId="474A54CB">
      <w:pPr>
        <w:pStyle w:val="183"/>
        <w:numPr>
          <w:ilvl w:val="0"/>
          <w:numId w:val="50"/>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支持贷款全部核销，不设定支持贷款的部分核销。</w:t>
      </w:r>
    </w:p>
    <w:p w14:paraId="4D6684D3">
      <w:pPr>
        <w:pStyle w:val="183"/>
        <w:numPr>
          <w:ilvl w:val="0"/>
          <w:numId w:val="50"/>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支持贷款核销后，账销案存，支持继续追索，有追索的欠款可以通过正常回收交易发起回收。</w:t>
      </w:r>
    </w:p>
    <w:p w14:paraId="36AF8C2F">
      <w:pPr>
        <w:pStyle w:val="183"/>
        <w:numPr>
          <w:ilvl w:val="0"/>
          <w:numId w:val="50"/>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贷款核销之后继续计息，只计算不核算（不记账），在实际收到时再进行核算。</w:t>
      </w:r>
    </w:p>
    <w:p w14:paraId="71025F9A">
      <w:pPr>
        <w:pStyle w:val="183"/>
        <w:numPr>
          <w:ilvl w:val="0"/>
          <w:numId w:val="50"/>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支持已核销贷款的本金和利息还款，且已核销贷款的还款，原则上先还本，超出本金部分作为利息收入。</w:t>
      </w:r>
    </w:p>
    <w:p w14:paraId="71277406">
      <w:pPr>
        <w:pStyle w:val="183"/>
        <w:numPr>
          <w:ilvl w:val="0"/>
          <w:numId w:val="50"/>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贷款核销支持冲正处理。</w:t>
      </w:r>
    </w:p>
    <w:p w14:paraId="7BD2A243">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116" w:name="_Toc140011316"/>
      <w:r>
        <w:rPr>
          <w:rFonts w:hint="eastAsia" w:ascii="Arial" w:hAnsi="Arial" w:cs="Arial"/>
          <w:b/>
          <w:iCs/>
          <w:color w:val="292929"/>
          <w:sz w:val="28"/>
          <w:szCs w:val="28"/>
          <w:lang w:eastAsia="zh-CN"/>
        </w:rPr>
        <w:t>不良资产转让</w:t>
      </w:r>
      <w:bookmarkEnd w:id="116"/>
    </w:p>
    <w:p w14:paraId="17AE3CF1">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117" w:name="_Toc140011317"/>
      <w:r>
        <w:rPr>
          <w:rFonts w:hint="eastAsia" w:ascii="黑体" w:hAnsi="黑体"/>
          <w:bCs/>
          <w:i/>
          <w:sz w:val="28"/>
          <w:szCs w:val="28"/>
          <w:lang w:eastAsia="zh-CN"/>
        </w:rPr>
        <w:t>功能描述</w:t>
      </w:r>
      <w:bookmarkEnd w:id="117"/>
    </w:p>
    <w:p w14:paraId="12649E14">
      <w:p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该交易支持贷款资产卖断</w:t>
      </w:r>
      <w:r>
        <w:rPr>
          <w:rFonts w:ascii="Arial" w:hAnsi="Arial" w:cs="Arial"/>
          <w:iCs/>
          <w:sz w:val="24"/>
          <w:szCs w:val="28"/>
          <w:lang w:eastAsia="zh-CN"/>
        </w:rPr>
        <w:t>式</w:t>
      </w:r>
      <w:r>
        <w:rPr>
          <w:rFonts w:hint="eastAsia" w:ascii="Arial" w:hAnsi="Arial" w:cs="Arial"/>
          <w:iCs/>
          <w:sz w:val="24"/>
          <w:szCs w:val="28"/>
          <w:lang w:eastAsia="zh-CN"/>
        </w:rPr>
        <w:t>转让、反委托转让、结构化转让的处理，系统</w:t>
      </w:r>
      <w:r>
        <w:rPr>
          <w:rFonts w:ascii="Arial" w:hAnsi="Arial" w:cs="Arial"/>
          <w:iCs/>
          <w:sz w:val="24"/>
          <w:szCs w:val="28"/>
          <w:lang w:eastAsia="zh-CN"/>
        </w:rPr>
        <w:t>支持自有资产</w:t>
      </w:r>
      <w:r>
        <w:rPr>
          <w:rFonts w:hint="eastAsia" w:ascii="Arial" w:hAnsi="Arial" w:cs="Arial"/>
          <w:iCs/>
          <w:sz w:val="24"/>
          <w:szCs w:val="28"/>
          <w:lang w:eastAsia="zh-CN"/>
        </w:rPr>
        <w:t>包括</w:t>
      </w:r>
      <w:r>
        <w:rPr>
          <w:rFonts w:ascii="Arial" w:hAnsi="Arial" w:cs="Arial"/>
          <w:iCs/>
          <w:sz w:val="24"/>
          <w:szCs w:val="28"/>
          <w:lang w:eastAsia="zh-CN"/>
        </w:rPr>
        <w:t>逾期、不良、核销</w:t>
      </w:r>
      <w:r>
        <w:rPr>
          <w:rFonts w:hint="eastAsia" w:ascii="Arial" w:hAnsi="Arial" w:cs="Arial"/>
          <w:iCs/>
          <w:sz w:val="24"/>
          <w:szCs w:val="28"/>
          <w:lang w:eastAsia="zh-CN"/>
        </w:rPr>
        <w:t>类</w:t>
      </w:r>
      <w:r>
        <w:rPr>
          <w:rFonts w:ascii="Arial" w:hAnsi="Arial" w:cs="Arial"/>
          <w:iCs/>
          <w:sz w:val="24"/>
          <w:szCs w:val="28"/>
          <w:lang w:eastAsia="zh-CN"/>
        </w:rPr>
        <w:t>贷款进行资产转让</w:t>
      </w:r>
      <w:r>
        <w:rPr>
          <w:rFonts w:hint="eastAsia" w:ascii="Arial" w:hAnsi="Arial" w:cs="Arial"/>
          <w:iCs/>
          <w:sz w:val="24"/>
          <w:szCs w:val="28"/>
          <w:lang w:eastAsia="zh-CN"/>
        </w:rPr>
        <w:t>。</w:t>
      </w:r>
    </w:p>
    <w:p w14:paraId="39112568">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118" w:name="_Toc140011318"/>
      <w:r>
        <w:rPr>
          <w:rFonts w:hint="eastAsia" w:ascii="黑体" w:hAnsi="黑体"/>
          <w:bCs/>
          <w:i/>
          <w:sz w:val="28"/>
          <w:szCs w:val="28"/>
          <w:lang w:eastAsia="zh-CN"/>
        </w:rPr>
        <w:t>需求要点</w:t>
      </w:r>
      <w:bookmarkEnd w:id="118"/>
    </w:p>
    <w:p w14:paraId="61D4CCD6">
      <w:pPr>
        <w:pStyle w:val="183"/>
        <w:numPr>
          <w:ilvl w:val="0"/>
          <w:numId w:val="51"/>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支持根据外围系统</w:t>
      </w:r>
      <w:r>
        <w:rPr>
          <w:rFonts w:ascii="Arial" w:hAnsi="Arial" w:cs="Arial"/>
          <w:iCs/>
          <w:sz w:val="24"/>
          <w:szCs w:val="28"/>
          <w:lang w:eastAsia="zh-CN"/>
        </w:rPr>
        <w:t>上传</w:t>
      </w:r>
      <w:r>
        <w:rPr>
          <w:rFonts w:hint="eastAsia" w:ascii="Arial" w:hAnsi="Arial" w:cs="Arial"/>
          <w:iCs/>
          <w:sz w:val="24"/>
          <w:szCs w:val="28"/>
          <w:lang w:eastAsia="zh-CN"/>
        </w:rPr>
        <w:t>转让</w:t>
      </w:r>
      <w:r>
        <w:rPr>
          <w:rFonts w:ascii="Arial" w:hAnsi="Arial" w:cs="Arial"/>
          <w:iCs/>
          <w:sz w:val="24"/>
          <w:szCs w:val="28"/>
          <w:lang w:eastAsia="zh-CN"/>
        </w:rPr>
        <w:t>贷款明细数据</w:t>
      </w:r>
      <w:r>
        <w:rPr>
          <w:rFonts w:hint="eastAsia" w:ascii="Arial" w:hAnsi="Arial" w:cs="Arial"/>
          <w:iCs/>
          <w:sz w:val="24"/>
          <w:szCs w:val="28"/>
          <w:lang w:eastAsia="zh-CN"/>
        </w:rPr>
        <w:t>，</w:t>
      </w:r>
      <w:r>
        <w:rPr>
          <w:rFonts w:ascii="Arial" w:hAnsi="Arial" w:cs="Arial"/>
          <w:iCs/>
          <w:sz w:val="24"/>
          <w:szCs w:val="28"/>
          <w:lang w:eastAsia="zh-CN"/>
        </w:rPr>
        <w:t>完成贷款</w:t>
      </w:r>
      <w:r>
        <w:rPr>
          <w:rFonts w:hint="eastAsia" w:ascii="Arial" w:hAnsi="Arial" w:cs="Arial"/>
          <w:iCs/>
          <w:sz w:val="24"/>
          <w:szCs w:val="28"/>
          <w:lang w:eastAsia="zh-CN"/>
        </w:rPr>
        <w:t>资产转让</w:t>
      </w:r>
      <w:r>
        <w:rPr>
          <w:rFonts w:ascii="Arial" w:hAnsi="Arial" w:cs="Arial"/>
          <w:iCs/>
          <w:sz w:val="24"/>
          <w:szCs w:val="28"/>
          <w:lang w:eastAsia="zh-CN"/>
        </w:rPr>
        <w:t>处理</w:t>
      </w:r>
      <w:r>
        <w:rPr>
          <w:rFonts w:hint="eastAsia" w:ascii="Arial" w:hAnsi="Arial" w:cs="Arial"/>
          <w:iCs/>
          <w:sz w:val="24"/>
          <w:szCs w:val="28"/>
          <w:lang w:eastAsia="zh-CN"/>
        </w:rPr>
        <w:t>。</w:t>
      </w:r>
    </w:p>
    <w:p w14:paraId="7CDEFE58">
      <w:pPr>
        <w:pStyle w:val="183"/>
        <w:numPr>
          <w:ilvl w:val="0"/>
          <w:numId w:val="51"/>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w:t>
      </w:r>
      <w:r>
        <w:rPr>
          <w:rFonts w:ascii="Arial" w:hAnsi="Arial" w:cs="Arial"/>
          <w:iCs/>
          <w:sz w:val="24"/>
          <w:szCs w:val="28"/>
          <w:lang w:eastAsia="zh-CN"/>
        </w:rPr>
        <w:t>按照转让</w:t>
      </w:r>
      <w:r>
        <w:rPr>
          <w:rFonts w:hint="eastAsia" w:ascii="Arial" w:hAnsi="Arial" w:cs="Arial"/>
          <w:iCs/>
          <w:sz w:val="24"/>
          <w:szCs w:val="28"/>
          <w:lang w:eastAsia="zh-CN"/>
        </w:rPr>
        <w:t>基准日</w:t>
      </w:r>
      <w:r>
        <w:rPr>
          <w:rFonts w:ascii="Arial" w:hAnsi="Arial" w:cs="Arial"/>
          <w:iCs/>
          <w:sz w:val="24"/>
          <w:szCs w:val="28"/>
          <w:lang w:eastAsia="zh-CN"/>
        </w:rPr>
        <w:t>自动计算截止</w:t>
      </w:r>
      <w:r>
        <w:rPr>
          <w:rFonts w:hint="eastAsia" w:ascii="Arial" w:hAnsi="Arial" w:cs="Arial"/>
          <w:iCs/>
          <w:sz w:val="24"/>
          <w:szCs w:val="28"/>
          <w:lang w:eastAsia="zh-CN"/>
        </w:rPr>
        <w:t>转让基准日</w:t>
      </w:r>
      <w:r>
        <w:rPr>
          <w:rFonts w:ascii="Arial" w:hAnsi="Arial" w:cs="Arial"/>
          <w:iCs/>
          <w:sz w:val="24"/>
          <w:szCs w:val="28"/>
          <w:lang w:eastAsia="zh-CN"/>
        </w:rPr>
        <w:t>本金余额、利息</w:t>
      </w:r>
      <w:r>
        <w:rPr>
          <w:rFonts w:hint="eastAsia" w:ascii="Arial" w:hAnsi="Arial" w:cs="Arial"/>
          <w:iCs/>
          <w:sz w:val="24"/>
          <w:szCs w:val="28"/>
          <w:lang w:eastAsia="zh-CN"/>
        </w:rPr>
        <w:t>（利息/罚息/复利应</w:t>
      </w:r>
      <w:r>
        <w:rPr>
          <w:rFonts w:ascii="Arial" w:hAnsi="Arial" w:cs="Arial"/>
          <w:iCs/>
          <w:sz w:val="24"/>
          <w:szCs w:val="28"/>
          <w:lang w:eastAsia="zh-CN"/>
        </w:rPr>
        <w:t>计应收</w:t>
      </w:r>
      <w:r>
        <w:rPr>
          <w:rFonts w:hint="eastAsia" w:ascii="Arial" w:hAnsi="Arial" w:cs="Arial"/>
          <w:iCs/>
          <w:sz w:val="24"/>
          <w:szCs w:val="28"/>
          <w:lang w:eastAsia="zh-CN"/>
        </w:rPr>
        <w:t>）余</w:t>
      </w:r>
      <w:r>
        <w:rPr>
          <w:rFonts w:ascii="Arial" w:hAnsi="Arial" w:cs="Arial"/>
          <w:iCs/>
          <w:sz w:val="24"/>
          <w:szCs w:val="28"/>
          <w:lang w:eastAsia="zh-CN"/>
        </w:rPr>
        <w:t>额</w:t>
      </w:r>
      <w:r>
        <w:rPr>
          <w:rFonts w:hint="eastAsia" w:ascii="Arial" w:hAnsi="Arial" w:cs="Arial"/>
          <w:iCs/>
          <w:sz w:val="24"/>
          <w:szCs w:val="28"/>
          <w:lang w:eastAsia="zh-CN"/>
        </w:rPr>
        <w:t>。</w:t>
      </w:r>
    </w:p>
    <w:p w14:paraId="59B57495">
      <w:pPr>
        <w:pStyle w:val="183"/>
        <w:numPr>
          <w:ilvl w:val="0"/>
          <w:numId w:val="51"/>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支持根据转让对价与转让基准日时点的本金余额轧差的形式计算折溢价并完成账务处理。</w:t>
      </w:r>
    </w:p>
    <w:p w14:paraId="516BD629">
      <w:pPr>
        <w:pStyle w:val="183"/>
        <w:numPr>
          <w:ilvl w:val="0"/>
          <w:numId w:val="51"/>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支持转让基准日与转让日之间存在还款时的特殊处理。</w:t>
      </w:r>
    </w:p>
    <w:p w14:paraId="1F08D2FB">
      <w:pPr>
        <w:pStyle w:val="183"/>
        <w:numPr>
          <w:ilvl w:val="0"/>
          <w:numId w:val="51"/>
        </w:numPr>
        <w:tabs>
          <w:tab w:val="left" w:pos="1734"/>
        </w:tabs>
        <w:spacing w:before="120" w:after="120" w:line="276" w:lineRule="auto"/>
        <w:jc w:val="both"/>
        <w:rPr>
          <w:rFonts w:ascii="Arial" w:hAnsi="Arial" w:cs="Arial"/>
          <w:sz w:val="24"/>
          <w:lang w:eastAsia="zh-CN"/>
        </w:rPr>
      </w:pPr>
      <w:r>
        <w:rPr>
          <w:rFonts w:hint="eastAsia" w:ascii="Arial" w:hAnsi="Arial" w:cs="Arial"/>
          <w:iCs/>
          <w:sz w:val="24"/>
          <w:szCs w:val="28"/>
          <w:lang w:eastAsia="zh-CN"/>
        </w:rPr>
        <w:t>支持反委托转让、结构化转让后续贷款的持续管理。</w:t>
      </w:r>
    </w:p>
    <w:p w14:paraId="12C95FD8">
      <w:pPr>
        <w:pStyle w:val="183"/>
        <w:numPr>
          <w:ilvl w:val="0"/>
          <w:numId w:val="51"/>
        </w:numPr>
        <w:tabs>
          <w:tab w:val="left" w:pos="1734"/>
        </w:tabs>
        <w:spacing w:before="120" w:after="120" w:line="276" w:lineRule="auto"/>
        <w:jc w:val="both"/>
        <w:rPr>
          <w:rFonts w:ascii="Arial" w:hAnsi="Arial" w:cs="Arial"/>
          <w:sz w:val="24"/>
          <w:lang w:eastAsia="zh-CN"/>
        </w:rPr>
      </w:pPr>
      <w:r>
        <w:rPr>
          <w:rFonts w:hint="eastAsia" w:ascii="Arial" w:hAnsi="Arial" w:cs="Arial"/>
          <w:iCs/>
          <w:sz w:val="24"/>
          <w:szCs w:val="28"/>
          <w:lang w:eastAsia="zh-CN"/>
        </w:rPr>
        <w:t>支持登记转让时转让类型、账户信息以及折溢价信息，供后续业务系统查询。</w:t>
      </w:r>
    </w:p>
    <w:p w14:paraId="49889ED7">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119" w:name="_Toc140011319"/>
      <w:r>
        <w:rPr>
          <w:rFonts w:hint="eastAsia" w:ascii="Arial" w:hAnsi="Arial" w:cs="Arial"/>
          <w:b/>
          <w:iCs/>
          <w:color w:val="292929"/>
          <w:sz w:val="28"/>
          <w:szCs w:val="28"/>
          <w:lang w:eastAsia="zh-CN"/>
        </w:rPr>
        <w:t>贷款终止</w:t>
      </w:r>
      <w:bookmarkEnd w:id="119"/>
    </w:p>
    <w:p w14:paraId="700D57BF">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120" w:name="_Toc140011320"/>
      <w:r>
        <w:rPr>
          <w:rFonts w:hint="eastAsia" w:ascii="黑体" w:hAnsi="黑体"/>
          <w:bCs/>
          <w:i/>
          <w:sz w:val="28"/>
          <w:szCs w:val="28"/>
          <w:lang w:eastAsia="zh-CN"/>
        </w:rPr>
        <w:t>功能描述</w:t>
      </w:r>
      <w:bookmarkEnd w:id="120"/>
    </w:p>
    <w:p w14:paraId="4AEC35CB">
      <w:p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该交易用于对已经核销的贷款需要放弃追索权的情况下，对贷款的剩余债权进行全部减免。</w:t>
      </w:r>
    </w:p>
    <w:p w14:paraId="62D88CE1">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121" w:name="_Toc140011321"/>
      <w:r>
        <w:rPr>
          <w:rFonts w:hint="eastAsia" w:ascii="黑体" w:hAnsi="黑体"/>
          <w:bCs/>
          <w:i/>
          <w:sz w:val="28"/>
          <w:szCs w:val="28"/>
          <w:lang w:eastAsia="zh-CN"/>
        </w:rPr>
        <w:t>需求要点</w:t>
      </w:r>
      <w:bookmarkEnd w:id="121"/>
    </w:p>
    <w:p w14:paraId="28A16F4D">
      <w:pPr>
        <w:pStyle w:val="183"/>
        <w:numPr>
          <w:ilvl w:val="0"/>
          <w:numId w:val="52"/>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支持对已核销贷款的剩余本息进行放弃追索处理（包含核销后仅计算不过账部分）。</w:t>
      </w:r>
    </w:p>
    <w:p w14:paraId="5437B576">
      <w:pPr>
        <w:tabs>
          <w:tab w:val="left" w:pos="905"/>
          <w:tab w:val="left" w:pos="1734"/>
        </w:tabs>
        <w:spacing w:before="120" w:after="120" w:line="276" w:lineRule="auto"/>
        <w:jc w:val="both"/>
        <w:rPr>
          <w:rFonts w:ascii="Arial" w:hAnsi="Arial" w:cs="Arial"/>
          <w:iCs/>
          <w:sz w:val="24"/>
          <w:szCs w:val="28"/>
          <w:lang w:eastAsia="zh-CN"/>
        </w:rPr>
      </w:pPr>
    </w:p>
    <w:p w14:paraId="44FAC19F">
      <w:pPr>
        <w:tabs>
          <w:tab w:val="left" w:pos="905"/>
        </w:tabs>
        <w:spacing w:before="120" w:after="120" w:line="276" w:lineRule="auto"/>
        <w:jc w:val="both"/>
        <w:rPr>
          <w:rFonts w:ascii="Arial" w:hAnsi="Arial" w:cs="Arial"/>
          <w:sz w:val="24"/>
          <w:lang w:eastAsia="zh-CN"/>
        </w:rPr>
      </w:pPr>
    </w:p>
    <w:p w14:paraId="5A150A08">
      <w:pPr>
        <w:keepNext/>
        <w:numPr>
          <w:ilvl w:val="1"/>
          <w:numId w:val="28"/>
        </w:numPr>
        <w:tabs>
          <w:tab w:val="left" w:pos="905"/>
          <w:tab w:val="left" w:pos="1086"/>
        </w:tabs>
        <w:spacing w:after="260" w:line="276" w:lineRule="auto"/>
        <w:ind w:left="905" w:right="-240" w:hanging="905"/>
        <w:outlineLvl w:val="1"/>
        <w:rPr>
          <w:rFonts w:ascii="Arial" w:hAnsi="Arial" w:cs="Arial"/>
          <w:b/>
          <w:bCs/>
          <w:iCs/>
          <w:color w:val="333333"/>
          <w:sz w:val="32"/>
          <w:szCs w:val="32"/>
          <w:lang w:eastAsia="zh-CN"/>
        </w:rPr>
      </w:pPr>
      <w:bookmarkStart w:id="122" w:name="_Toc140011322"/>
      <w:r>
        <w:rPr>
          <w:rFonts w:hint="eastAsia" w:ascii="Arial" w:hAnsi="Arial" w:cs="Arial"/>
          <w:b/>
          <w:bCs/>
          <w:iCs/>
          <w:color w:val="333333"/>
          <w:sz w:val="32"/>
          <w:szCs w:val="32"/>
          <w:lang w:eastAsia="zh-CN"/>
        </w:rPr>
        <w:t>资产证券化</w:t>
      </w:r>
      <w:bookmarkEnd w:id="122"/>
    </w:p>
    <w:p w14:paraId="314CFD0C">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123" w:name="_Toc140011323"/>
      <w:r>
        <w:rPr>
          <w:rFonts w:hint="eastAsia" w:ascii="Arial" w:hAnsi="Arial" w:cs="Arial"/>
          <w:b/>
          <w:iCs/>
          <w:color w:val="292929"/>
          <w:sz w:val="28"/>
          <w:szCs w:val="28"/>
          <w:lang w:eastAsia="zh-CN"/>
        </w:rPr>
        <w:t>资产证券化</w:t>
      </w:r>
      <w:bookmarkEnd w:id="123"/>
    </w:p>
    <w:p w14:paraId="78395D8F">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124" w:name="_Toc140011324"/>
      <w:r>
        <w:rPr>
          <w:rFonts w:hint="eastAsia" w:ascii="黑体" w:hAnsi="黑体"/>
          <w:bCs/>
          <w:i/>
          <w:sz w:val="28"/>
          <w:szCs w:val="28"/>
          <w:lang w:eastAsia="zh-CN"/>
        </w:rPr>
        <w:t>功能描述</w:t>
      </w:r>
      <w:bookmarkEnd w:id="124"/>
    </w:p>
    <w:p w14:paraId="4BC73427">
      <w:p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资产证券化功能包括：封包发行/发行撤销/赎回。</w:t>
      </w:r>
    </w:p>
    <w:p w14:paraId="3428AA17">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125" w:name="_Toc140011325"/>
      <w:r>
        <w:rPr>
          <w:rFonts w:hint="eastAsia" w:ascii="黑体" w:hAnsi="黑体"/>
          <w:bCs/>
          <w:i/>
          <w:sz w:val="28"/>
          <w:szCs w:val="28"/>
          <w:lang w:eastAsia="zh-CN"/>
        </w:rPr>
        <w:t>需求要点</w:t>
      </w:r>
      <w:bookmarkEnd w:id="125"/>
    </w:p>
    <w:p w14:paraId="0A0E835F">
      <w:pPr>
        <w:pStyle w:val="183"/>
        <w:numPr>
          <w:ilvl w:val="0"/>
          <w:numId w:val="53"/>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支持资产证券化各阶段贷款不同核算方式下的处理，支持资产证券化的封包发行、发行撤销、赎回核算处理。</w:t>
      </w:r>
    </w:p>
    <w:p w14:paraId="67875560">
      <w:pPr>
        <w:pStyle w:val="183"/>
        <w:numPr>
          <w:ilvl w:val="0"/>
          <w:numId w:val="53"/>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封包发行：</w:t>
      </w:r>
    </w:p>
    <w:p w14:paraId="50A8102D">
      <w:pPr>
        <w:pStyle w:val="183"/>
        <w:numPr>
          <w:ilvl w:val="1"/>
          <w:numId w:val="54"/>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发行成功后贷款借据产品类型变更为资产证券化贷款产品，发行成功后转表外的贷款，按照普通委托贷款形式来进行表外管理。</w:t>
      </w:r>
    </w:p>
    <w:p w14:paraId="5C230965">
      <w:pPr>
        <w:pStyle w:val="183"/>
        <w:numPr>
          <w:ilvl w:val="1"/>
          <w:numId w:val="54"/>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支持根据收到的对价按照贷款本金进行折溢价核算账务。</w:t>
      </w:r>
    </w:p>
    <w:p w14:paraId="3153072B">
      <w:pPr>
        <w:pStyle w:val="183"/>
        <w:numPr>
          <w:ilvl w:val="1"/>
          <w:numId w:val="54"/>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支持发行后，若存在本行利息时，在实际收到借款人归还贷款利息时需对利息进行拆分，并分别按照转让时留存利息类型进行扣收处理。</w:t>
      </w:r>
    </w:p>
    <w:p w14:paraId="434559B4">
      <w:pPr>
        <w:pStyle w:val="183"/>
        <w:numPr>
          <w:ilvl w:val="0"/>
          <w:numId w:val="53"/>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发行撤销：支持取消资产证券化的发行操作。只支持当日撤销，不支持隔日撤销。</w:t>
      </w:r>
    </w:p>
    <w:p w14:paraId="7C818BE0">
      <w:pPr>
        <w:pStyle w:val="183"/>
        <w:numPr>
          <w:ilvl w:val="0"/>
          <w:numId w:val="53"/>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赎回：</w:t>
      </w:r>
    </w:p>
    <w:p w14:paraId="76C9A9AE">
      <w:pPr>
        <w:pStyle w:val="183"/>
        <w:numPr>
          <w:ilvl w:val="1"/>
          <w:numId w:val="53"/>
        </w:numPr>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支持对已资产证券化发行的贷款，按照回购协议中的回购日期对发行资产按借据进行赎回业务处理。</w:t>
      </w:r>
    </w:p>
    <w:p w14:paraId="742EC0E0">
      <w:pPr>
        <w:pStyle w:val="183"/>
        <w:numPr>
          <w:ilvl w:val="1"/>
          <w:numId w:val="53"/>
        </w:numPr>
        <w:spacing w:before="120" w:after="120" w:line="276" w:lineRule="auto"/>
        <w:jc w:val="both"/>
        <w:rPr>
          <w:rFonts w:ascii="Arial" w:hAnsi="Arial" w:cs="Arial"/>
          <w:sz w:val="24"/>
          <w:lang w:eastAsia="zh-CN"/>
        </w:rPr>
      </w:pPr>
      <w:r>
        <w:rPr>
          <w:rFonts w:hint="eastAsia" w:ascii="Arial" w:hAnsi="Arial" w:cs="Arial"/>
          <w:iCs/>
          <w:sz w:val="24"/>
          <w:szCs w:val="28"/>
          <w:lang w:eastAsia="zh-CN"/>
        </w:rPr>
        <w:t>支持单笔业务赎回和批量赎回，支持赎回后的正常贷款管理。</w:t>
      </w:r>
    </w:p>
    <w:p w14:paraId="3A87B0BC">
      <w:pPr>
        <w:keepNext/>
        <w:numPr>
          <w:ilvl w:val="1"/>
          <w:numId w:val="28"/>
        </w:numPr>
        <w:tabs>
          <w:tab w:val="left" w:pos="905"/>
          <w:tab w:val="left" w:pos="1086"/>
        </w:tabs>
        <w:spacing w:after="260" w:line="276" w:lineRule="auto"/>
        <w:ind w:left="905" w:right="-240" w:hanging="905"/>
        <w:outlineLvl w:val="1"/>
        <w:rPr>
          <w:rFonts w:ascii="Arial" w:hAnsi="Arial" w:cs="Arial"/>
          <w:b/>
          <w:bCs/>
          <w:iCs/>
          <w:color w:val="333333"/>
          <w:sz w:val="32"/>
          <w:szCs w:val="32"/>
          <w:lang w:eastAsia="zh-CN"/>
        </w:rPr>
      </w:pPr>
      <w:bookmarkStart w:id="126" w:name="_Toc140011326"/>
      <w:r>
        <w:rPr>
          <w:rFonts w:hint="eastAsia" w:ascii="Arial" w:hAnsi="Arial" w:cs="Arial"/>
          <w:b/>
          <w:bCs/>
          <w:iCs/>
          <w:color w:val="333333"/>
          <w:sz w:val="32"/>
          <w:szCs w:val="32"/>
          <w:lang w:eastAsia="zh-CN"/>
        </w:rPr>
        <w:t>贷款管理</w:t>
      </w:r>
      <w:bookmarkEnd w:id="126"/>
    </w:p>
    <w:p w14:paraId="0293FD2F">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127" w:name="_Toc140011327"/>
      <w:r>
        <w:rPr>
          <w:rFonts w:hint="eastAsia" w:ascii="Arial" w:hAnsi="Arial" w:cs="Arial"/>
          <w:b/>
          <w:iCs/>
          <w:color w:val="292929"/>
          <w:sz w:val="28"/>
          <w:szCs w:val="28"/>
          <w:lang w:eastAsia="zh-CN"/>
        </w:rPr>
        <w:t>形态转移</w:t>
      </w:r>
      <w:bookmarkEnd w:id="127"/>
    </w:p>
    <w:p w14:paraId="3FB3AFFB">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128" w:name="_Toc140011328"/>
      <w:r>
        <w:rPr>
          <w:rFonts w:hint="eastAsia" w:ascii="黑体" w:hAnsi="黑体"/>
          <w:bCs/>
          <w:i/>
          <w:sz w:val="28"/>
          <w:szCs w:val="28"/>
          <w:lang w:eastAsia="zh-CN"/>
        </w:rPr>
        <w:t>功能描述</w:t>
      </w:r>
      <w:bookmarkEnd w:id="128"/>
    </w:p>
    <w:p w14:paraId="6B730B38">
      <w:p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该交易可按照贷款生命周期变化标识一笔贷款的不同形态，并根据实际需要对贷款形态进行必要的调整或转换即为形态转移。</w:t>
      </w:r>
    </w:p>
    <w:p w14:paraId="378257C8">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129" w:name="_Toc140011329"/>
      <w:r>
        <w:rPr>
          <w:rFonts w:hint="eastAsia" w:ascii="黑体" w:hAnsi="黑体"/>
          <w:bCs/>
          <w:i/>
          <w:sz w:val="28"/>
          <w:szCs w:val="28"/>
          <w:lang w:eastAsia="zh-CN"/>
        </w:rPr>
        <w:t>需求要点</w:t>
      </w:r>
      <w:bookmarkEnd w:id="129"/>
    </w:p>
    <w:p w14:paraId="1E6E77FD">
      <w:pPr>
        <w:pStyle w:val="183"/>
        <w:numPr>
          <w:ilvl w:val="0"/>
          <w:numId w:val="55"/>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w:t>
      </w:r>
      <w:r>
        <w:rPr>
          <w:rFonts w:hint="eastAsia" w:ascii="Arial" w:hAnsi="Arial" w:cs="Arial"/>
          <w:iCs/>
          <w:sz w:val="24"/>
          <w:szCs w:val="28"/>
          <w:lang w:val="en-GB" w:eastAsia="zh-CN"/>
        </w:rPr>
        <w:t>贷款</w:t>
      </w:r>
      <w:r>
        <w:rPr>
          <w:rFonts w:hint="eastAsia" w:ascii="Arial" w:hAnsi="Arial" w:cs="Arial"/>
          <w:iCs/>
          <w:sz w:val="24"/>
          <w:szCs w:val="28"/>
          <w:lang w:eastAsia="zh-CN"/>
        </w:rPr>
        <w:t>形态根据设定条件自动进行不同的标识、调整和查询。</w:t>
      </w:r>
    </w:p>
    <w:p w14:paraId="53DE2FDC">
      <w:pPr>
        <w:pStyle w:val="183"/>
        <w:numPr>
          <w:ilvl w:val="0"/>
          <w:numId w:val="55"/>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贷款核算形态分为正常、非应计、核销、结清。</w:t>
      </w:r>
    </w:p>
    <w:p w14:paraId="40773D38">
      <w:pPr>
        <w:pStyle w:val="183"/>
        <w:numPr>
          <w:ilvl w:val="0"/>
          <w:numId w:val="55"/>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正常转非应计：系统自动按照既定规则进行处理，逾期天数计算时应根据单笔业务的宽限期或节假日配置考虑计算。</w:t>
      </w:r>
    </w:p>
    <w:p w14:paraId="19600769">
      <w:pPr>
        <w:pStyle w:val="183"/>
        <w:numPr>
          <w:ilvl w:val="0"/>
          <w:numId w:val="55"/>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非应计转正常：当逾期</w:t>
      </w:r>
      <w:r>
        <w:rPr>
          <w:rFonts w:ascii="Arial" w:hAnsi="Arial" w:cs="Arial"/>
          <w:iCs/>
          <w:sz w:val="24"/>
          <w:szCs w:val="28"/>
          <w:lang w:eastAsia="zh-CN"/>
        </w:rPr>
        <w:t>/</w:t>
      </w:r>
      <w:r>
        <w:rPr>
          <w:rFonts w:hint="eastAsia" w:ascii="Arial" w:hAnsi="Arial" w:cs="Arial"/>
          <w:iCs/>
          <w:sz w:val="24"/>
          <w:szCs w:val="28"/>
          <w:lang w:eastAsia="zh-CN"/>
        </w:rPr>
        <w:t>非应计贷款当前所有逾欠的本金和利息均已归还完毕，且贷款还未到期存在剩余应归还本息，贷款从非应计转为正常。</w:t>
      </w:r>
    </w:p>
    <w:p w14:paraId="2FB75C50">
      <w:pPr>
        <w:pStyle w:val="183"/>
        <w:numPr>
          <w:ilvl w:val="0"/>
          <w:numId w:val="55"/>
        </w:numPr>
        <w:tabs>
          <w:tab w:val="left" w:pos="1734"/>
        </w:tabs>
        <w:spacing w:before="120" w:after="120" w:line="276" w:lineRule="auto"/>
        <w:jc w:val="both"/>
        <w:rPr>
          <w:rFonts w:ascii="Arial" w:hAnsi="Arial" w:cs="Arial"/>
          <w:sz w:val="24"/>
          <w:lang w:eastAsia="zh-CN"/>
        </w:rPr>
      </w:pPr>
      <w:r>
        <w:rPr>
          <w:rFonts w:hint="eastAsia" w:ascii="Arial" w:hAnsi="Arial" w:cs="Arial"/>
          <w:iCs/>
          <w:sz w:val="24"/>
          <w:szCs w:val="28"/>
          <w:lang w:eastAsia="zh-CN"/>
        </w:rPr>
        <w:t>非应计转核销：在业务系统发起贷款核销申请后，通过核算交易（贷款核销），可将贷款状态由非应计状态转为核销状态，同时利息（含逾期利息、罚息、复利）转为已核销利息。</w:t>
      </w:r>
    </w:p>
    <w:p w14:paraId="0264A23C">
      <w:pPr>
        <w:keepNext/>
        <w:numPr>
          <w:ilvl w:val="2"/>
          <w:numId w:val="28"/>
        </w:numPr>
        <w:tabs>
          <w:tab w:val="left" w:pos="905"/>
          <w:tab w:val="left" w:pos="1734"/>
        </w:tabs>
        <w:spacing w:after="260" w:line="276" w:lineRule="auto"/>
        <w:ind w:left="905" w:right="-61" w:hanging="905"/>
        <w:outlineLvl w:val="2"/>
        <w:rPr>
          <w:rFonts w:ascii="Arial" w:hAnsi="Arial" w:cs="Arial"/>
          <w:b/>
          <w:iCs/>
          <w:color w:val="292929"/>
          <w:sz w:val="28"/>
          <w:szCs w:val="28"/>
          <w:lang w:eastAsia="zh-CN"/>
        </w:rPr>
      </w:pPr>
      <w:bookmarkStart w:id="130" w:name="_Toc140011330"/>
      <w:r>
        <w:rPr>
          <w:rFonts w:hint="eastAsia" w:ascii="Arial" w:hAnsi="Arial" w:cs="Arial"/>
          <w:b/>
          <w:iCs/>
          <w:color w:val="292929"/>
          <w:sz w:val="28"/>
          <w:szCs w:val="28"/>
          <w:lang w:eastAsia="zh-CN"/>
        </w:rPr>
        <w:t>提醒管理</w:t>
      </w:r>
      <w:bookmarkEnd w:id="130"/>
    </w:p>
    <w:p w14:paraId="4048FDC6">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131" w:name="_Toc140011331"/>
      <w:r>
        <w:rPr>
          <w:rFonts w:hint="eastAsia" w:ascii="黑体" w:hAnsi="黑体"/>
          <w:bCs/>
          <w:i/>
          <w:sz w:val="28"/>
          <w:szCs w:val="28"/>
          <w:lang w:eastAsia="zh-CN"/>
        </w:rPr>
        <w:t>功能描述</w:t>
      </w:r>
      <w:bookmarkEnd w:id="131"/>
    </w:p>
    <w:p w14:paraId="4B3C7A3B">
      <w:p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该交易支持根据提醒规则设定识别各提醒事项生成提醒内容清单，通过短信平台或业务系统、渠道系统分别对提醒人进行信息提醒。</w:t>
      </w:r>
    </w:p>
    <w:p w14:paraId="6A2A1973">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132" w:name="_Toc140011332"/>
      <w:r>
        <w:rPr>
          <w:rFonts w:hint="eastAsia" w:ascii="黑体" w:hAnsi="黑体"/>
          <w:bCs/>
          <w:i/>
          <w:sz w:val="28"/>
          <w:szCs w:val="28"/>
          <w:lang w:eastAsia="zh-CN"/>
        </w:rPr>
        <w:t>需求要点</w:t>
      </w:r>
      <w:bookmarkEnd w:id="132"/>
    </w:p>
    <w:p w14:paraId="6C1F3FD2">
      <w:pPr>
        <w:pStyle w:val="183"/>
        <w:numPr>
          <w:ilvl w:val="0"/>
          <w:numId w:val="56"/>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支持信贷核算管理业务范围内的到期提醒、还款提示、逾期催收提醒。</w:t>
      </w:r>
    </w:p>
    <w:p w14:paraId="00C26F25">
      <w:pPr>
        <w:pStyle w:val="183"/>
        <w:numPr>
          <w:ilvl w:val="0"/>
          <w:numId w:val="56"/>
        </w:numPr>
        <w:tabs>
          <w:tab w:val="left" w:pos="1734"/>
        </w:tabs>
        <w:spacing w:before="120" w:after="120" w:line="276" w:lineRule="auto"/>
        <w:jc w:val="both"/>
        <w:rPr>
          <w:rFonts w:ascii="Arial" w:hAnsi="Arial" w:cs="Arial"/>
          <w:sz w:val="24"/>
          <w:szCs w:val="28"/>
          <w:lang w:eastAsia="zh-CN"/>
        </w:rPr>
      </w:pPr>
      <w:r>
        <w:rPr>
          <w:rFonts w:hint="eastAsia" w:ascii="Arial" w:hAnsi="Arial" w:cs="Arial"/>
          <w:iCs/>
          <w:sz w:val="24"/>
          <w:szCs w:val="28"/>
          <w:lang w:eastAsia="zh-CN"/>
        </w:rPr>
        <w:t>支持提醒渠道、提醒对象、提醒时间的配置，系统根据设定进行批量处理生成对应清单。</w:t>
      </w:r>
    </w:p>
    <w:bookmarkEnd w:id="84"/>
    <w:p w14:paraId="4A875BDD">
      <w:pPr>
        <w:keepNext/>
        <w:numPr>
          <w:ilvl w:val="2"/>
          <w:numId w:val="28"/>
        </w:numPr>
        <w:tabs>
          <w:tab w:val="left" w:pos="905"/>
          <w:tab w:val="left" w:pos="1440"/>
          <w:tab w:val="left" w:pos="1734"/>
        </w:tabs>
        <w:spacing w:after="260" w:line="276" w:lineRule="auto"/>
        <w:ind w:left="905" w:right="-61" w:hanging="905"/>
        <w:outlineLvl w:val="2"/>
        <w:rPr>
          <w:rFonts w:ascii="Arial" w:hAnsi="Arial" w:cs="Arial"/>
          <w:b/>
          <w:iCs/>
          <w:color w:val="292929"/>
          <w:sz w:val="28"/>
          <w:szCs w:val="28"/>
          <w:lang w:eastAsia="zh-CN"/>
        </w:rPr>
      </w:pPr>
      <w:bookmarkStart w:id="133" w:name="_Toc430270521"/>
      <w:bookmarkEnd w:id="133"/>
      <w:bookmarkStart w:id="134" w:name="_Toc430271063"/>
      <w:bookmarkEnd w:id="134"/>
      <w:bookmarkStart w:id="135" w:name="_Toc430270517"/>
      <w:bookmarkEnd w:id="135"/>
      <w:bookmarkStart w:id="136" w:name="_Toc430249261"/>
      <w:bookmarkEnd w:id="136"/>
      <w:bookmarkStart w:id="137" w:name="_Toc430249275"/>
      <w:bookmarkEnd w:id="137"/>
      <w:bookmarkStart w:id="138" w:name="_Toc430271062"/>
      <w:bookmarkEnd w:id="138"/>
      <w:bookmarkStart w:id="139" w:name="_Toc430270514"/>
      <w:bookmarkEnd w:id="139"/>
      <w:bookmarkStart w:id="140" w:name="_Toc430271061"/>
      <w:bookmarkEnd w:id="140"/>
      <w:bookmarkStart w:id="141" w:name="_Toc430270507"/>
      <w:bookmarkEnd w:id="141"/>
      <w:bookmarkStart w:id="142" w:name="_Toc430249270"/>
      <w:bookmarkEnd w:id="142"/>
      <w:bookmarkStart w:id="143" w:name="_Toc430270509"/>
      <w:bookmarkEnd w:id="143"/>
      <w:bookmarkStart w:id="144" w:name="_Toc430271070"/>
      <w:bookmarkEnd w:id="144"/>
      <w:bookmarkStart w:id="145" w:name="_Toc430270512"/>
      <w:bookmarkEnd w:id="145"/>
      <w:bookmarkStart w:id="146" w:name="_Toc430270526"/>
      <w:bookmarkEnd w:id="146"/>
      <w:bookmarkStart w:id="147" w:name="_Toc430249268"/>
      <w:bookmarkEnd w:id="147"/>
      <w:bookmarkStart w:id="148" w:name="_Toc430271068"/>
      <w:bookmarkEnd w:id="148"/>
      <w:bookmarkStart w:id="149" w:name="_Toc430271074"/>
      <w:bookmarkEnd w:id="149"/>
      <w:bookmarkStart w:id="150" w:name="_Toc430249277"/>
      <w:bookmarkEnd w:id="150"/>
      <w:bookmarkStart w:id="151" w:name="_Toc430270511"/>
      <w:bookmarkEnd w:id="151"/>
      <w:bookmarkStart w:id="152" w:name="_Toc430270523"/>
      <w:bookmarkEnd w:id="152"/>
      <w:bookmarkStart w:id="153" w:name="_Toc430270513"/>
      <w:bookmarkEnd w:id="153"/>
      <w:bookmarkStart w:id="154" w:name="_Toc430270506"/>
      <w:bookmarkEnd w:id="154"/>
      <w:bookmarkStart w:id="155" w:name="_Toc430271067"/>
      <w:bookmarkEnd w:id="155"/>
      <w:bookmarkStart w:id="156" w:name="_Toc430271078"/>
      <w:bookmarkEnd w:id="156"/>
      <w:bookmarkStart w:id="157" w:name="_Toc430249262"/>
      <w:bookmarkEnd w:id="157"/>
      <w:bookmarkStart w:id="158" w:name="_Toc430270522"/>
      <w:bookmarkEnd w:id="158"/>
      <w:bookmarkStart w:id="159" w:name="_Toc430249276"/>
      <w:bookmarkEnd w:id="159"/>
      <w:bookmarkStart w:id="160" w:name="_Toc430271069"/>
      <w:bookmarkEnd w:id="160"/>
      <w:bookmarkStart w:id="161" w:name="_Toc430249274"/>
      <w:bookmarkEnd w:id="161"/>
      <w:bookmarkStart w:id="162" w:name="_Toc430249273"/>
      <w:bookmarkEnd w:id="162"/>
      <w:bookmarkStart w:id="163" w:name="_Toc430270519"/>
      <w:bookmarkEnd w:id="163"/>
      <w:bookmarkStart w:id="164" w:name="_Toc430271071"/>
      <w:bookmarkEnd w:id="164"/>
      <w:bookmarkStart w:id="165" w:name="_Toc430270516"/>
      <w:bookmarkEnd w:id="165"/>
      <w:bookmarkStart w:id="166" w:name="_Toc430249263"/>
      <w:bookmarkEnd w:id="166"/>
      <w:bookmarkStart w:id="167" w:name="_Toc430249271"/>
      <w:bookmarkEnd w:id="167"/>
      <w:bookmarkStart w:id="168" w:name="_Toc430270510"/>
      <w:bookmarkEnd w:id="168"/>
      <w:bookmarkStart w:id="169" w:name="_Toc430271077"/>
      <w:bookmarkEnd w:id="169"/>
      <w:bookmarkStart w:id="170" w:name="_Toc430270525"/>
      <w:bookmarkEnd w:id="170"/>
      <w:bookmarkStart w:id="171" w:name="_Toc430271065"/>
      <w:bookmarkEnd w:id="171"/>
      <w:bookmarkStart w:id="172" w:name="_Toc430249280"/>
      <w:bookmarkEnd w:id="172"/>
      <w:bookmarkStart w:id="173" w:name="_Toc430270508"/>
      <w:bookmarkEnd w:id="173"/>
      <w:bookmarkStart w:id="174" w:name="_Toc430249272"/>
      <w:bookmarkEnd w:id="174"/>
      <w:bookmarkStart w:id="175" w:name="_Toc430249266"/>
      <w:bookmarkEnd w:id="175"/>
      <w:bookmarkStart w:id="176" w:name="_Toc430249279"/>
      <w:bookmarkEnd w:id="176"/>
      <w:bookmarkStart w:id="177" w:name="_Toc430270518"/>
      <w:bookmarkEnd w:id="177"/>
      <w:bookmarkStart w:id="178" w:name="_Toc430249264"/>
      <w:bookmarkEnd w:id="178"/>
      <w:bookmarkStart w:id="179" w:name="_Toc430249281"/>
      <w:bookmarkEnd w:id="179"/>
      <w:bookmarkStart w:id="180" w:name="_Toc430249265"/>
      <w:bookmarkEnd w:id="180"/>
      <w:bookmarkStart w:id="181" w:name="_Toc430249269"/>
      <w:bookmarkEnd w:id="181"/>
      <w:bookmarkStart w:id="182" w:name="_Toc430271080"/>
      <w:bookmarkEnd w:id="182"/>
      <w:bookmarkStart w:id="183" w:name="_Toc430271064"/>
      <w:bookmarkEnd w:id="183"/>
      <w:bookmarkStart w:id="184" w:name="_Toc430271076"/>
      <w:bookmarkEnd w:id="184"/>
      <w:bookmarkStart w:id="185" w:name="_Toc430249278"/>
      <w:bookmarkEnd w:id="185"/>
      <w:bookmarkStart w:id="186" w:name="_Toc430271073"/>
      <w:bookmarkEnd w:id="186"/>
      <w:bookmarkStart w:id="187" w:name="_Toc430271081"/>
      <w:bookmarkEnd w:id="187"/>
      <w:bookmarkStart w:id="188" w:name="_Toc430271066"/>
      <w:bookmarkEnd w:id="188"/>
      <w:bookmarkStart w:id="189" w:name="_Toc430271075"/>
      <w:bookmarkEnd w:id="189"/>
      <w:bookmarkStart w:id="190" w:name="_Toc430270515"/>
      <w:bookmarkEnd w:id="190"/>
      <w:bookmarkStart w:id="191" w:name="_Toc430271079"/>
      <w:bookmarkEnd w:id="191"/>
      <w:bookmarkStart w:id="192" w:name="_Toc430270524"/>
      <w:bookmarkEnd w:id="192"/>
      <w:bookmarkStart w:id="193" w:name="_Toc430270520"/>
      <w:bookmarkEnd w:id="193"/>
      <w:bookmarkStart w:id="194" w:name="_Toc430249267"/>
      <w:bookmarkEnd w:id="194"/>
      <w:bookmarkStart w:id="195" w:name="_Toc430271072"/>
      <w:bookmarkEnd w:id="195"/>
      <w:bookmarkStart w:id="196" w:name="_Toc140011333"/>
      <w:r>
        <w:rPr>
          <w:rFonts w:hint="eastAsia" w:ascii="Arial" w:hAnsi="Arial" w:cs="Arial"/>
          <w:b/>
          <w:iCs/>
          <w:color w:val="292929"/>
          <w:sz w:val="28"/>
          <w:szCs w:val="28"/>
          <w:lang w:eastAsia="zh-CN"/>
        </w:rPr>
        <w:t>年终结算</w:t>
      </w:r>
      <w:bookmarkEnd w:id="196"/>
    </w:p>
    <w:p w14:paraId="071C616E">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197" w:name="_Toc140011334"/>
      <w:r>
        <w:rPr>
          <w:rFonts w:hint="eastAsia" w:ascii="黑体" w:hAnsi="黑体"/>
          <w:bCs/>
          <w:i/>
          <w:sz w:val="28"/>
          <w:szCs w:val="28"/>
          <w:lang w:eastAsia="zh-CN"/>
        </w:rPr>
        <w:t>功能描述</w:t>
      </w:r>
      <w:bookmarkEnd w:id="197"/>
    </w:p>
    <w:p w14:paraId="66D279B2">
      <w:p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信贷核算系统每年年末最后一日支持对平台内部管理账务进行年终结转，同时完成账务处理。</w:t>
      </w:r>
    </w:p>
    <w:p w14:paraId="33939F78">
      <w:pPr>
        <w:numPr>
          <w:ilvl w:val="3"/>
          <w:numId w:val="38"/>
        </w:numPr>
        <w:tabs>
          <w:tab w:val="left" w:pos="2454"/>
          <w:tab w:val="left" w:pos="2965"/>
        </w:tabs>
        <w:spacing w:after="260"/>
        <w:ind w:left="992" w:right="210" w:hanging="992"/>
        <w:outlineLvl w:val="3"/>
        <w:rPr>
          <w:rFonts w:ascii="黑体" w:hAnsi="黑体"/>
          <w:bCs/>
          <w:i/>
          <w:sz w:val="28"/>
          <w:szCs w:val="28"/>
          <w:lang w:eastAsia="zh-CN"/>
        </w:rPr>
      </w:pPr>
      <w:bookmarkStart w:id="198" w:name="_Toc140011335"/>
      <w:r>
        <w:rPr>
          <w:rFonts w:hint="eastAsia" w:ascii="黑体" w:hAnsi="黑体"/>
          <w:bCs/>
          <w:i/>
          <w:sz w:val="28"/>
          <w:szCs w:val="28"/>
          <w:lang w:eastAsia="zh-CN"/>
        </w:rPr>
        <w:t>需求要点</w:t>
      </w:r>
      <w:bookmarkEnd w:id="198"/>
    </w:p>
    <w:p w14:paraId="41599775">
      <w:pPr>
        <w:pStyle w:val="183"/>
        <w:numPr>
          <w:ilvl w:val="0"/>
          <w:numId w:val="57"/>
        </w:numPr>
        <w:tabs>
          <w:tab w:val="left" w:pos="1734"/>
        </w:tabs>
        <w:spacing w:before="120" w:after="120" w:line="276" w:lineRule="auto"/>
        <w:jc w:val="both"/>
        <w:rPr>
          <w:rFonts w:ascii="Arial" w:hAnsi="Arial" w:cs="Arial"/>
          <w:iCs/>
          <w:sz w:val="24"/>
          <w:szCs w:val="28"/>
          <w:lang w:eastAsia="zh-CN"/>
        </w:rPr>
      </w:pPr>
      <w:r>
        <w:rPr>
          <w:rFonts w:hint="eastAsia" w:ascii="Arial" w:hAnsi="Arial" w:cs="Arial"/>
          <w:iCs/>
          <w:sz w:val="24"/>
          <w:szCs w:val="28"/>
          <w:lang w:eastAsia="zh-CN"/>
        </w:rPr>
        <w:t>系统支持每年末最后一日的年终损益上划的自动处理。</w:t>
      </w:r>
    </w:p>
    <w:p w14:paraId="2818051F">
      <w:pPr>
        <w:tabs>
          <w:tab w:val="left" w:pos="905"/>
        </w:tabs>
        <w:spacing w:before="120" w:after="120" w:line="276" w:lineRule="auto"/>
        <w:jc w:val="both"/>
        <w:rPr>
          <w:rFonts w:ascii="Arial" w:hAnsi="Arial" w:cs="Arial"/>
          <w:sz w:val="24"/>
          <w:lang w:eastAsia="zh-CN"/>
        </w:rPr>
      </w:pPr>
    </w:p>
    <w:p w14:paraId="71E87F90">
      <w:pPr>
        <w:keepNext/>
        <w:pageBreakBefore/>
        <w:numPr>
          <w:ilvl w:val="0"/>
          <w:numId w:val="28"/>
        </w:numPr>
        <w:tabs>
          <w:tab w:val="left" w:pos="3410"/>
        </w:tabs>
        <w:spacing w:before="260" w:line="276" w:lineRule="auto"/>
        <w:ind w:left="726" w:hanging="726"/>
        <w:outlineLvl w:val="0"/>
        <w:rPr>
          <w:rFonts w:ascii="黑体" w:hAnsi="黑体" w:cs="Arial"/>
          <w:bCs/>
          <w:kern w:val="32"/>
          <w:sz w:val="48"/>
          <w:szCs w:val="22"/>
          <w:lang w:eastAsia="zh-CN"/>
        </w:rPr>
      </w:pPr>
      <w:bookmarkStart w:id="199" w:name="_Toc140011344"/>
      <w:r>
        <w:rPr>
          <w:rFonts w:hint="eastAsia" w:ascii="黑体" w:hAnsi="黑体" w:cs="Arial"/>
          <w:bCs/>
          <w:kern w:val="32"/>
          <w:sz w:val="48"/>
          <w:szCs w:val="22"/>
          <w:lang w:eastAsia="zh-CN"/>
        </w:rPr>
        <w:t>会计核算</w:t>
      </w:r>
      <w:bookmarkEnd w:id="199"/>
    </w:p>
    <w:p w14:paraId="6CB05733">
      <w:pPr>
        <w:keepNext/>
        <w:numPr>
          <w:ilvl w:val="1"/>
          <w:numId w:val="28"/>
        </w:numPr>
        <w:tabs>
          <w:tab w:val="left" w:pos="905"/>
          <w:tab w:val="left" w:pos="1086"/>
        </w:tabs>
        <w:spacing w:after="260" w:line="276" w:lineRule="auto"/>
        <w:ind w:left="905" w:right="-240" w:hanging="905"/>
        <w:outlineLvl w:val="1"/>
        <w:rPr>
          <w:rFonts w:ascii="Arial" w:hAnsi="Arial" w:cs="Arial"/>
          <w:b/>
          <w:bCs/>
          <w:iCs/>
          <w:color w:val="333333"/>
          <w:sz w:val="32"/>
          <w:szCs w:val="32"/>
          <w:lang w:eastAsia="zh-CN"/>
        </w:rPr>
      </w:pPr>
      <w:bookmarkStart w:id="200" w:name="_Toc140011345"/>
      <w:r>
        <w:rPr>
          <w:rFonts w:hint="eastAsia" w:ascii="Arial" w:hAnsi="Arial" w:cs="Arial"/>
          <w:b/>
          <w:bCs/>
          <w:iCs/>
          <w:color w:val="333333"/>
          <w:sz w:val="32"/>
          <w:szCs w:val="32"/>
          <w:lang w:eastAsia="zh-CN"/>
        </w:rPr>
        <w:t>交易与核算分离</w:t>
      </w:r>
      <w:bookmarkEnd w:id="200"/>
    </w:p>
    <w:p w14:paraId="3959CE72">
      <w:pPr>
        <w:spacing w:before="120" w:after="120" w:line="276" w:lineRule="auto"/>
        <w:jc w:val="both"/>
        <w:rPr>
          <w:rFonts w:ascii="Arial" w:hAnsi="Arial" w:cs="Arial"/>
          <w:sz w:val="24"/>
          <w:lang w:eastAsia="zh-CN"/>
        </w:rPr>
      </w:pPr>
      <w:r>
        <w:rPr>
          <w:rFonts w:hint="eastAsia" w:ascii="Arial" w:hAnsi="Arial" w:cs="Arial"/>
          <w:sz w:val="24"/>
          <w:lang w:eastAsia="zh-CN"/>
        </w:rPr>
        <w:t>系统中交易处理和会计处理分为相对独立的功能模块，交易处理模块面向联机交易处理，联机交易更新客户账、登记交易流水事件信息，不产生会计分录；会计处理模块（会计核算）根据参数配置的会计核算规则对交易事件进行处理，生成会计分录，登记总账。</w:t>
      </w:r>
    </w:p>
    <w:p w14:paraId="1B5A4A7E">
      <w:pPr>
        <w:keepNext/>
        <w:numPr>
          <w:ilvl w:val="1"/>
          <w:numId w:val="28"/>
        </w:numPr>
        <w:tabs>
          <w:tab w:val="left" w:pos="905"/>
          <w:tab w:val="left" w:pos="1086"/>
        </w:tabs>
        <w:spacing w:after="260" w:line="276" w:lineRule="auto"/>
        <w:ind w:left="905" w:right="-240" w:hanging="905"/>
        <w:outlineLvl w:val="1"/>
        <w:rPr>
          <w:rFonts w:ascii="Arial" w:hAnsi="Arial" w:cs="Arial"/>
          <w:b/>
          <w:bCs/>
          <w:iCs/>
          <w:color w:val="333333"/>
          <w:sz w:val="32"/>
          <w:szCs w:val="32"/>
          <w:lang w:eastAsia="zh-CN"/>
        </w:rPr>
      </w:pPr>
      <w:bookmarkStart w:id="201" w:name="_Toc140011346"/>
      <w:r>
        <w:rPr>
          <w:rFonts w:hint="eastAsia" w:ascii="Arial" w:hAnsi="Arial" w:cs="Arial"/>
          <w:b/>
          <w:bCs/>
          <w:iCs/>
          <w:color w:val="333333"/>
          <w:sz w:val="32"/>
          <w:szCs w:val="32"/>
          <w:lang w:eastAsia="zh-CN"/>
        </w:rPr>
        <w:t>会计核算规则配置</w:t>
      </w:r>
      <w:bookmarkEnd w:id="201"/>
    </w:p>
    <w:p w14:paraId="34B2682D">
      <w:pPr>
        <w:tabs>
          <w:tab w:val="left" w:pos="905"/>
        </w:tabs>
        <w:spacing w:before="120" w:after="120" w:line="276" w:lineRule="auto"/>
        <w:jc w:val="both"/>
        <w:rPr>
          <w:rFonts w:ascii="Arial" w:hAnsi="Arial" w:cs="Arial"/>
          <w:sz w:val="24"/>
          <w:lang w:eastAsia="zh-CN"/>
        </w:rPr>
      </w:pPr>
      <w:r>
        <w:rPr>
          <w:rFonts w:hint="eastAsia" w:ascii="Arial" w:hAnsi="Arial" w:cs="Arial"/>
          <w:sz w:val="24"/>
          <w:lang w:eastAsia="zh-CN"/>
        </w:rPr>
        <w:t>支持交易类型、交易事件、交易场景及其核算规则的可视化配置，系统满足按照输入的交易事件信息，根据配置的核算规则识别交易信息，对交易进行解析处理，最终生成会计分录。</w:t>
      </w:r>
    </w:p>
    <w:p w14:paraId="14497470">
      <w:pPr>
        <w:keepNext/>
        <w:numPr>
          <w:ilvl w:val="1"/>
          <w:numId w:val="28"/>
        </w:numPr>
        <w:tabs>
          <w:tab w:val="left" w:pos="905"/>
          <w:tab w:val="left" w:pos="1086"/>
        </w:tabs>
        <w:spacing w:after="260" w:line="276" w:lineRule="auto"/>
        <w:ind w:left="905" w:right="-240" w:hanging="905"/>
        <w:outlineLvl w:val="1"/>
        <w:rPr>
          <w:rFonts w:ascii="Arial" w:hAnsi="Arial" w:cs="Arial"/>
          <w:b/>
          <w:bCs/>
          <w:iCs/>
          <w:color w:val="333333"/>
          <w:sz w:val="32"/>
          <w:szCs w:val="32"/>
          <w:lang w:eastAsia="zh-CN"/>
        </w:rPr>
      </w:pPr>
      <w:bookmarkStart w:id="202" w:name="_Toc140011347"/>
      <w:r>
        <w:rPr>
          <w:rFonts w:hint="eastAsia" w:ascii="Arial" w:hAnsi="Arial" w:cs="Arial"/>
          <w:b/>
          <w:bCs/>
          <w:iCs/>
          <w:color w:val="333333"/>
          <w:sz w:val="32"/>
          <w:szCs w:val="32"/>
          <w:lang w:eastAsia="zh-CN"/>
        </w:rPr>
        <w:t>核算机构</w:t>
      </w:r>
      <w:bookmarkEnd w:id="202"/>
    </w:p>
    <w:p w14:paraId="7F6811E6">
      <w:pPr>
        <w:spacing w:before="120" w:after="120" w:line="276" w:lineRule="auto"/>
        <w:jc w:val="both"/>
        <w:rPr>
          <w:rFonts w:ascii="Arial" w:hAnsi="Arial" w:cs="Arial"/>
          <w:sz w:val="24"/>
          <w:lang w:eastAsia="zh-CN"/>
        </w:rPr>
      </w:pPr>
      <w:r>
        <w:rPr>
          <w:rFonts w:hint="eastAsia" w:ascii="Arial" w:hAnsi="Arial" w:cs="Arial"/>
          <w:sz w:val="24"/>
          <w:lang w:eastAsia="zh-CN"/>
        </w:rPr>
        <w:t>系统支持配置交易机构与核算机构的映射关系，在识别交易事件时，自动匹配其对应的核算机构。</w:t>
      </w:r>
    </w:p>
    <w:p w14:paraId="68F8351C">
      <w:pPr>
        <w:keepNext/>
        <w:numPr>
          <w:ilvl w:val="1"/>
          <w:numId w:val="28"/>
        </w:numPr>
        <w:tabs>
          <w:tab w:val="left" w:pos="905"/>
          <w:tab w:val="left" w:pos="1086"/>
        </w:tabs>
        <w:spacing w:after="260" w:line="276" w:lineRule="auto"/>
        <w:ind w:left="905" w:right="-240" w:hanging="905"/>
        <w:outlineLvl w:val="1"/>
        <w:rPr>
          <w:rFonts w:ascii="Arial" w:hAnsi="Arial" w:cs="Arial"/>
          <w:b/>
          <w:bCs/>
          <w:iCs/>
          <w:color w:val="333333"/>
          <w:sz w:val="32"/>
          <w:szCs w:val="32"/>
          <w:lang w:eastAsia="zh-CN"/>
        </w:rPr>
      </w:pPr>
      <w:bookmarkStart w:id="203" w:name="_Toc140011348"/>
      <w:r>
        <w:rPr>
          <w:rFonts w:hint="eastAsia" w:ascii="Arial" w:hAnsi="Arial" w:cs="Arial"/>
          <w:b/>
          <w:bCs/>
          <w:iCs/>
          <w:color w:val="333333"/>
          <w:sz w:val="32"/>
          <w:szCs w:val="32"/>
          <w:lang w:eastAsia="zh-CN"/>
        </w:rPr>
        <w:t>交易事件会计分录查询</w:t>
      </w:r>
      <w:bookmarkEnd w:id="203"/>
    </w:p>
    <w:p w14:paraId="151A660A">
      <w:pPr>
        <w:tabs>
          <w:tab w:val="left" w:pos="905"/>
        </w:tabs>
        <w:spacing w:before="120" w:after="120" w:line="276" w:lineRule="auto"/>
        <w:jc w:val="both"/>
        <w:rPr>
          <w:rFonts w:ascii="Arial" w:hAnsi="Arial" w:cs="Arial"/>
          <w:sz w:val="24"/>
          <w:lang w:eastAsia="zh-CN"/>
        </w:rPr>
      </w:pPr>
      <w:r>
        <w:rPr>
          <w:rFonts w:hint="eastAsia" w:ascii="Arial" w:hAnsi="Arial" w:cs="Arial"/>
          <w:sz w:val="24"/>
          <w:lang w:eastAsia="zh-CN"/>
        </w:rPr>
        <w:t>系统支持根据交易事件中产品、客户、渠道等信息查询会计分录或根据会计分录进行分类汇总交易事件信息。</w:t>
      </w:r>
    </w:p>
    <w:p w14:paraId="3E606BD1">
      <w:pPr>
        <w:keepNext/>
        <w:numPr>
          <w:ilvl w:val="1"/>
          <w:numId w:val="28"/>
        </w:numPr>
        <w:tabs>
          <w:tab w:val="left" w:pos="905"/>
          <w:tab w:val="left" w:pos="1086"/>
        </w:tabs>
        <w:spacing w:after="260" w:line="276" w:lineRule="auto"/>
        <w:ind w:left="905" w:right="-240" w:hanging="905"/>
        <w:outlineLvl w:val="1"/>
        <w:rPr>
          <w:rFonts w:ascii="Arial" w:hAnsi="Arial" w:cs="Arial"/>
          <w:b/>
          <w:bCs/>
          <w:iCs/>
          <w:color w:val="333333"/>
          <w:sz w:val="32"/>
          <w:szCs w:val="32"/>
          <w:lang w:eastAsia="zh-CN"/>
        </w:rPr>
      </w:pPr>
      <w:bookmarkStart w:id="204" w:name="_Toc140011349"/>
      <w:r>
        <w:rPr>
          <w:rFonts w:hint="eastAsia" w:ascii="Arial" w:hAnsi="Arial" w:cs="Arial"/>
          <w:b/>
          <w:bCs/>
          <w:iCs/>
          <w:color w:val="333333"/>
          <w:sz w:val="32"/>
          <w:szCs w:val="32"/>
          <w:lang w:eastAsia="zh-CN"/>
        </w:rPr>
        <w:t>对账管理</w:t>
      </w:r>
      <w:bookmarkEnd w:id="204"/>
    </w:p>
    <w:p w14:paraId="08504710">
      <w:pPr>
        <w:tabs>
          <w:tab w:val="left" w:pos="905"/>
        </w:tabs>
        <w:spacing w:before="120" w:after="120" w:line="276" w:lineRule="auto"/>
        <w:jc w:val="both"/>
        <w:rPr>
          <w:rFonts w:ascii="Arial" w:hAnsi="Arial" w:cs="Arial"/>
          <w:sz w:val="24"/>
          <w:lang w:eastAsia="zh-CN"/>
        </w:rPr>
      </w:pPr>
      <w:r>
        <w:rPr>
          <w:rFonts w:hint="eastAsia" w:ascii="Arial" w:hAnsi="Arial" w:cs="Arial"/>
          <w:sz w:val="24"/>
          <w:lang w:eastAsia="zh-CN"/>
        </w:rPr>
        <w:t>此功能主要提供账务核对、交易核对，保证信贷核算内部交易、核心、其他外围系统每笔交易结果的一致性。</w:t>
      </w:r>
    </w:p>
    <w:p w14:paraId="390A5228">
      <w:pPr>
        <w:tabs>
          <w:tab w:val="left" w:pos="905"/>
        </w:tabs>
        <w:spacing w:before="120" w:after="120" w:line="276" w:lineRule="auto"/>
        <w:jc w:val="both"/>
        <w:rPr>
          <w:rFonts w:ascii="Arial" w:hAnsi="Arial" w:cs="Arial"/>
          <w:sz w:val="24"/>
          <w:lang w:eastAsia="zh-CN"/>
        </w:rPr>
      </w:pPr>
      <w:r>
        <w:rPr>
          <w:rFonts w:hint="eastAsia" w:ascii="Arial" w:hAnsi="Arial" w:cs="Arial"/>
          <w:sz w:val="24"/>
          <w:lang w:eastAsia="zh-CN"/>
        </w:rPr>
        <w:t>系统应建立多维度对账机制，支持系统内核算结果的平衡性检查、总分核对、交易与核算处理结果一致性检查，每日将总账发生额、余额、各类明细账发生额进行核对，此外，应针对各外围系统的交易明细结果进行核对。同时应针对不同的情况建立不同的差错处理机制，支持错账调整，如冲销、补记等。</w:t>
      </w:r>
    </w:p>
    <w:sectPr>
      <w:headerReference r:id="rId4" w:type="default"/>
      <w:footerReference r:id="rId5" w:type="default"/>
      <w:pgSz w:w="11907" w:h="16840"/>
      <w:pgMar w:top="1985" w:right="1080" w:bottom="1440" w:left="1080" w:header="568" w:footer="536"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EYInterstate">
    <w:altName w:val="Corbel"/>
    <w:panose1 w:val="00000000000000000000"/>
    <w:charset w:val="00"/>
    <w:family w:val="auto"/>
    <w:pitch w:val="default"/>
    <w:sig w:usb0="00000000" w:usb1="00000000" w:usb2="00000000" w:usb3="00000000" w:csb0="0000009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EYInterstate Light">
    <w:altName w:val="Segoe Print"/>
    <w:panose1 w:val="00000000000000000000"/>
    <w:charset w:val="00"/>
    <w:family w:val="auto"/>
    <w:pitch w:val="default"/>
    <w:sig w:usb0="00000000" w:usb1="00000000" w:usb2="00000000" w:usb3="00000000" w:csb0="0000009F" w:csb1="00000000"/>
  </w:font>
  <w:font w:name="EY Gothic Comp Book">
    <w:altName w:val="宋体"/>
    <w:panose1 w:val="00000000000000000000"/>
    <w:charset w:val="86"/>
    <w:family w:val="auto"/>
    <w:pitch w:val="default"/>
    <w:sig w:usb0="00000000" w:usb1="00000000" w:usb2="00000010" w:usb3="00000000" w:csb0="00040000" w:csb1="00000000"/>
  </w:font>
  <w:font w:name="MS Mincho">
    <w:altName w:val="Yu Gothic UI"/>
    <w:panose1 w:val="02020609040205080304"/>
    <w:charset w:val="80"/>
    <w:family w:val="modern"/>
    <w:pitch w:val="default"/>
    <w:sig w:usb0="00000000" w:usb1="00000000" w:usb2="08000012" w:usb3="00000000" w:csb0="0002009F" w:csb1="00000000"/>
  </w:font>
  <w:font w:name="Georgia">
    <w:panose1 w:val="02040502050405020303"/>
    <w:charset w:val="00"/>
    <w:family w:val="roman"/>
    <w:pitch w:val="default"/>
    <w:sig w:usb0="00000287" w:usb1="00000000" w:usb2="00000000" w:usb3="00000000" w:csb0="2000009F" w:csb1="00000000"/>
  </w:font>
  <w:font w:name="Arial Unicode MS">
    <w:altName w:val="宋体"/>
    <w:panose1 w:val="020B0604020202020204"/>
    <w:charset w:val="86"/>
    <w:family w:val="swiss"/>
    <w:pitch w:val="default"/>
    <w:sig w:usb0="00000000" w:usb1="00000000" w:usb2="0000003F" w:usb3="00000000" w:csb0="003F01FF" w:csb1="00000000"/>
  </w:font>
  <w:font w:name="华文楷体">
    <w:altName w:val="宋体"/>
    <w:panose1 w:val="02010600040101010101"/>
    <w:charset w:val="86"/>
    <w:family w:val="auto"/>
    <w:pitch w:val="default"/>
    <w:sig w:usb0="00000000" w:usb1="00000000" w:usb2="00000010" w:usb3="00000000" w:csb0="0004009F" w:csb1="00000000"/>
  </w:font>
  <w:font w:name="DFKai-SB">
    <w:altName w:val="Microsoft JhengHei Light"/>
    <w:panose1 w:val="00000000000000000000"/>
    <w:charset w:val="88"/>
    <w:family w:val="script"/>
    <w:pitch w:val="default"/>
    <w:sig w:usb0="00000000" w:usb1="00000000" w:usb2="00000016" w:usb3="00000000" w:csb0="00100001" w:csb1="00000000"/>
  </w:font>
  <w:font w:name="Courier New">
    <w:panose1 w:val="02070309020205020404"/>
    <w:charset w:val="00"/>
    <w:family w:val="modern"/>
    <w:pitch w:val="default"/>
    <w:sig w:usb0="E0002EFF" w:usb1="C0007843" w:usb2="00000009" w:usb3="00000000" w:csb0="400001FF" w:csb1="FFFF0000"/>
  </w:font>
  <w:font w:name="Arial Narrow">
    <w:altName w:val="Arial"/>
    <w:panose1 w:val="020B0606020202030204"/>
    <w:charset w:val="00"/>
    <w:family w:val="swiss"/>
    <w:pitch w:val="default"/>
    <w:sig w:usb0="00000000" w:usb1="00000000" w:usb2="00000000" w:usb3="00000000" w:csb0="0000009F" w:csb1="00000000"/>
  </w:font>
  <w:font w:name="Arial Bold">
    <w:altName w:val="Arial"/>
    <w:panose1 w:val="020B0704020202020204"/>
    <w:charset w:val="00"/>
    <w:family w:val="roman"/>
    <w:pitch w:val="default"/>
    <w:sig w:usb0="00000000" w:usb1="00000000" w:usb2="00000000" w:usb3="00000000" w:csb0="00000001" w:csb1="00000000"/>
  </w:font>
  <w:font w:name="Optima">
    <w:altName w:val="Segoe Print"/>
    <w:panose1 w:val="00000000000000000000"/>
    <w:charset w:val="00"/>
    <w:family w:val="swiss"/>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 w:name="Wingdings 3">
    <w:altName w:val="Symbol"/>
    <w:panose1 w:val="05040102010807070707"/>
    <w:charset w:val="02"/>
    <w:family w:val="roman"/>
    <w:pitch w:val="default"/>
    <w:sig w:usb0="00000000" w:usb1="00000000" w:usb2="00000000" w:usb3="00000000" w:csb0="80000000" w:csb1="00000000"/>
  </w:font>
  <w:font w:name="Arial Black">
    <w:panose1 w:val="020B0A04020102020204"/>
    <w:charset w:val="00"/>
    <w:family w:val="swiss"/>
    <w:pitch w:val="default"/>
    <w:sig w:usb0="A00002AF" w:usb1="400078FB" w:usb2="00000000" w:usb3="00000000" w:csb0="6000009F" w:csb1="DFD70000"/>
  </w:font>
  <w:font w:name="Batang">
    <w:altName w:val="Malgun Gothic"/>
    <w:panose1 w:val="02030600000101010101"/>
    <w:charset w:val="81"/>
    <w:family w:val="roman"/>
    <w:pitch w:val="default"/>
    <w:sig w:usb0="00000000" w:usb1="00000000" w:usb2="00000030" w:usb3="00000000" w:csb0="0008009F" w:csb1="00000000"/>
  </w:font>
  <w:font w:name="PMingLiU">
    <w:altName w:val="Microsoft JhengHei UI"/>
    <w:panose1 w:val="02010601000101010101"/>
    <w:charset w:val="88"/>
    <w:family w:val="roman"/>
    <w:pitch w:val="default"/>
    <w:sig w:usb0="00000000" w:usb1="00000000" w:usb2="00000016" w:usb3="00000000" w:csb0="00100001" w:csb1="00000000"/>
  </w:font>
  <w:font w:name="楷体_GB2312">
    <w:altName w:val="楷体"/>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9" w:usb3="00000000" w:csb0="000001FF" w:csb1="00000000"/>
  </w:font>
  <w:font w:name="Times">
    <w:altName w:val="Times New Roman"/>
    <w:panose1 w:val="02020603050405020304"/>
    <w:charset w:val="00"/>
    <w:family w:val="roman"/>
    <w:pitch w:val="default"/>
    <w:sig w:usb0="00000000" w:usb1="00000000" w:usb2="00000009" w:usb3="00000000" w:csb0="000001FF" w:csb1="00000000"/>
  </w:font>
  <w:font w:name="Verdana">
    <w:panose1 w:val="020B0604030504040204"/>
    <w:charset w:val="00"/>
    <w:family w:val="swiss"/>
    <w:pitch w:val="default"/>
    <w:sig w:usb0="A00006FF" w:usb1="4000205B" w:usb2="00000010" w:usb3="00000000" w:csb0="2000019F" w:csb1="00000000"/>
  </w:font>
  <w:font w:name="EYInterstate Regular">
    <w:altName w:val="Segoe Print"/>
    <w:panose1 w:val="00000000000000000000"/>
    <w:charset w:val="00"/>
    <w:family w:val="auto"/>
    <w:pitch w:val="default"/>
    <w:sig w:usb0="00000000" w:usb1="00000000" w:usb2="00000000" w:usb3="00000000" w:csb0="0000009F" w:csb1="00000000"/>
  </w:font>
  <w:font w:name="Corbel">
    <w:panose1 w:val="020B0503020204020204"/>
    <w:charset w:val="00"/>
    <w:family w:val="auto"/>
    <w:pitch w:val="default"/>
    <w:sig w:usb0="A00002EF" w:usb1="4000A44B" w:usb2="00000000" w:usb3="00000000" w:csb0="2000019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 w:name="Microsoft JhengHei Light">
    <w:panose1 w:val="020B0304030504040204"/>
    <w:charset w:val="88"/>
    <w:family w:val="auto"/>
    <w:pitch w:val="default"/>
    <w:sig w:usb0="800002A7" w:usb1="28CF4400" w:usb2="00000016" w:usb3="00000000" w:csb0="00100009" w:csb1="00000000"/>
  </w:font>
  <w:font w:name="Symbol">
    <w:panose1 w:val="05050102010706020507"/>
    <w:charset w:val="00"/>
    <w:family w:val="auto"/>
    <w:pitch w:val="default"/>
    <w:sig w:usb0="00000000" w:usb1="00000000" w:usb2="00000000" w:usb3="00000000" w:csb0="80000000" w:csb1="00000000"/>
  </w:font>
  <w:font w:name="Malgun Gothic">
    <w:panose1 w:val="020B0503020000020004"/>
    <w:charset w:val="81"/>
    <w:family w:val="auto"/>
    <w:pitch w:val="default"/>
    <w:sig w:usb0="9000002F" w:usb1="29D77CFB" w:usb2="00000012" w:usb3="00000000" w:csb0="00080001" w:csb1="00000000"/>
  </w:font>
  <w:font w:name="Microsoft JhengHei UI">
    <w:panose1 w:val="020B0604030504040204"/>
    <w:charset w:val="88"/>
    <w:family w:val="auto"/>
    <w:pitch w:val="default"/>
    <w:sig w:usb0="000002A7" w:usb1="28CF4400" w:usb2="00000016" w:usb3="00000000" w:csb0="00100009"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2CFAF">
    <w:pPr>
      <w:pStyle w:val="57"/>
      <w:rPr>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0"/>
        <w:szCs w:val="20"/>
      </w:rPr>
      <w:id w:val="1379508327"/>
      <w:docPartObj>
        <w:docPartGallery w:val="AutoText"/>
      </w:docPartObj>
    </w:sdtPr>
    <w:sdtEndPr>
      <w:rPr>
        <w:rFonts w:ascii="Georgia" w:hAnsi="Georgia" w:cs="Georgia"/>
        <w:color w:val="7F7F7F"/>
        <w:spacing w:val="60"/>
        <w:sz w:val="22"/>
        <w:szCs w:val="22"/>
      </w:rPr>
    </w:sdtEndPr>
    <w:sdtContent>
      <w:p w14:paraId="3CE26396">
        <w:pPr>
          <w:pStyle w:val="57"/>
          <w:ind w:right="720"/>
          <w:rPr>
            <w:rFonts w:ascii="黑体" w:hAnsi="黑体" w:cs="Georgia"/>
            <w:szCs w:val="22"/>
            <w:lang w:eastAsia="zh-CN"/>
          </w:rPr>
        </w:pPr>
        <w:r>
          <w:rPr>
            <w:rFonts w:hint="eastAsia" w:ascii="黑体" w:hAnsi="黑体"/>
            <w:szCs w:val="22"/>
            <w:lang w:eastAsia="zh-CN"/>
          </w:rPr>
          <w:t>第</w:t>
        </w:r>
        <w:r>
          <w:rPr>
            <w:rFonts w:ascii="黑体" w:hAnsi="黑体" w:cs="Georgia"/>
            <w:szCs w:val="22"/>
          </w:rPr>
          <w:fldChar w:fldCharType="begin"/>
        </w:r>
        <w:r>
          <w:rPr>
            <w:rFonts w:ascii="黑体" w:hAnsi="黑体" w:cs="Georgia"/>
            <w:szCs w:val="22"/>
            <w:lang w:eastAsia="zh-CN"/>
          </w:rPr>
          <w:instrText xml:space="preserve"> PAGE   \* MERGEFORMAT </w:instrText>
        </w:r>
        <w:r>
          <w:rPr>
            <w:rFonts w:ascii="黑体" w:hAnsi="黑体" w:cs="Georgia"/>
            <w:szCs w:val="22"/>
          </w:rPr>
          <w:fldChar w:fldCharType="separate"/>
        </w:r>
        <w:r>
          <w:rPr>
            <w:rFonts w:ascii="黑体" w:hAnsi="黑体" w:cs="Georgia"/>
            <w:szCs w:val="22"/>
            <w:lang w:eastAsia="zh-CN"/>
          </w:rPr>
          <w:t>23</w:t>
        </w:r>
        <w:r>
          <w:rPr>
            <w:rFonts w:ascii="黑体" w:hAnsi="黑体" w:cs="Georgia"/>
            <w:szCs w:val="22"/>
          </w:rPr>
          <w:fldChar w:fldCharType="end"/>
        </w:r>
        <w:r>
          <w:rPr>
            <w:rFonts w:hint="eastAsia" w:ascii="黑体" w:hAnsi="黑体" w:cs="Georgia"/>
            <w:szCs w:val="22"/>
            <w:lang w:eastAsia="zh-CN"/>
          </w:rPr>
          <w:t>页</w:t>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60737">
    <w:pPr>
      <w:pStyle w:val="5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351"/>
      <w:lvlText w:val=""/>
      <w:lvlJc w:val="left"/>
      <w:pPr>
        <w:tabs>
          <w:tab w:val="left" w:pos="360"/>
        </w:tabs>
        <w:ind w:left="360" w:hanging="360"/>
      </w:pPr>
      <w:rPr>
        <w:rFonts w:hint="default" w:ascii="Symbol" w:hAnsi="Symbol"/>
      </w:rPr>
    </w:lvl>
  </w:abstractNum>
  <w:abstractNum w:abstractNumId="1">
    <w:nsid w:val="006839B4"/>
    <w:multiLevelType w:val="multilevel"/>
    <w:tmpl w:val="006839B4"/>
    <w:lvl w:ilvl="0" w:tentative="0">
      <w:start w:val="1"/>
      <w:numFmt w:val="decimal"/>
      <w:pStyle w:val="432"/>
      <w:lvlText w:val="%1."/>
      <w:lvlJc w:val="left"/>
      <w:pPr>
        <w:tabs>
          <w:tab w:val="left" w:pos="1050"/>
        </w:tabs>
        <w:ind w:left="1050" w:hanging="885"/>
      </w:pPr>
      <w:rPr>
        <w:rFonts w:hint="eastAsia"/>
      </w:rPr>
    </w:lvl>
    <w:lvl w:ilvl="1" w:tentative="0">
      <w:start w:val="1"/>
      <w:numFmt w:val="lowerLetter"/>
      <w:lvlText w:val="%2."/>
      <w:lvlJc w:val="left"/>
      <w:pPr>
        <w:tabs>
          <w:tab w:val="left" w:pos="1605"/>
        </w:tabs>
        <w:ind w:left="1605" w:hanging="360"/>
      </w:pPr>
    </w:lvl>
    <w:lvl w:ilvl="2" w:tentative="0">
      <w:start w:val="1"/>
      <w:numFmt w:val="lowerRoman"/>
      <w:lvlText w:val="%3."/>
      <w:lvlJc w:val="right"/>
      <w:pPr>
        <w:tabs>
          <w:tab w:val="left" w:pos="2325"/>
        </w:tabs>
        <w:ind w:left="2325" w:hanging="180"/>
      </w:pPr>
    </w:lvl>
    <w:lvl w:ilvl="3" w:tentative="0">
      <w:start w:val="1"/>
      <w:numFmt w:val="decimal"/>
      <w:lvlText w:val="%4."/>
      <w:lvlJc w:val="left"/>
      <w:pPr>
        <w:tabs>
          <w:tab w:val="left" w:pos="3045"/>
        </w:tabs>
        <w:ind w:left="3045" w:hanging="360"/>
      </w:pPr>
    </w:lvl>
    <w:lvl w:ilvl="4" w:tentative="0">
      <w:start w:val="1"/>
      <w:numFmt w:val="lowerLetter"/>
      <w:lvlText w:val="%5."/>
      <w:lvlJc w:val="left"/>
      <w:pPr>
        <w:tabs>
          <w:tab w:val="left" w:pos="3765"/>
        </w:tabs>
        <w:ind w:left="3765" w:hanging="360"/>
      </w:pPr>
    </w:lvl>
    <w:lvl w:ilvl="5" w:tentative="0">
      <w:start w:val="1"/>
      <w:numFmt w:val="lowerRoman"/>
      <w:lvlText w:val="%6."/>
      <w:lvlJc w:val="right"/>
      <w:pPr>
        <w:tabs>
          <w:tab w:val="left" w:pos="4485"/>
        </w:tabs>
        <w:ind w:left="4485" w:hanging="180"/>
      </w:pPr>
    </w:lvl>
    <w:lvl w:ilvl="6" w:tentative="0">
      <w:start w:val="1"/>
      <w:numFmt w:val="decimal"/>
      <w:lvlText w:val="%7."/>
      <w:lvlJc w:val="left"/>
      <w:pPr>
        <w:tabs>
          <w:tab w:val="left" w:pos="5205"/>
        </w:tabs>
        <w:ind w:left="5205" w:hanging="360"/>
      </w:pPr>
    </w:lvl>
    <w:lvl w:ilvl="7" w:tentative="0">
      <w:start w:val="1"/>
      <w:numFmt w:val="lowerLetter"/>
      <w:lvlText w:val="%8."/>
      <w:lvlJc w:val="left"/>
      <w:pPr>
        <w:tabs>
          <w:tab w:val="left" w:pos="5925"/>
        </w:tabs>
        <w:ind w:left="5925" w:hanging="360"/>
      </w:pPr>
    </w:lvl>
    <w:lvl w:ilvl="8" w:tentative="0">
      <w:start w:val="1"/>
      <w:numFmt w:val="lowerRoman"/>
      <w:lvlText w:val="%9."/>
      <w:lvlJc w:val="right"/>
      <w:pPr>
        <w:tabs>
          <w:tab w:val="left" w:pos="6645"/>
        </w:tabs>
        <w:ind w:left="6645" w:hanging="180"/>
      </w:pPr>
    </w:lvl>
  </w:abstractNum>
  <w:abstractNum w:abstractNumId="2">
    <w:nsid w:val="02291D13"/>
    <w:multiLevelType w:val="multilevel"/>
    <w:tmpl w:val="02291D13"/>
    <w:lvl w:ilvl="0" w:tentative="0">
      <w:start w:val="1"/>
      <w:numFmt w:val="bullet"/>
      <w:pStyle w:val="408"/>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024E0625"/>
    <w:multiLevelType w:val="multilevel"/>
    <w:tmpl w:val="024E0625"/>
    <w:lvl w:ilvl="0" w:tentative="0">
      <w:start w:val="1"/>
      <w:numFmt w:val="decimal"/>
      <w:lvlText w:val="%1."/>
      <w:lvlJc w:val="left"/>
      <w:pPr>
        <w:ind w:left="420" w:hanging="420"/>
      </w:pPr>
      <w:rPr>
        <w:rFonts w:hint="eastAsia"/>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59668CA"/>
    <w:multiLevelType w:val="multilevel"/>
    <w:tmpl w:val="059668CA"/>
    <w:lvl w:ilvl="0" w:tentative="0">
      <w:start w:val="1"/>
      <w:numFmt w:val="decimal"/>
      <w:pStyle w:val="119"/>
      <w:suff w:val="space"/>
      <w:lvlText w:val="%1."/>
      <w:lvlJc w:val="left"/>
      <w:pPr>
        <w:ind w:left="533" w:hanging="533"/>
      </w:pPr>
      <w:rPr>
        <w:rFonts w:hint="default"/>
        <w:i w:val="0"/>
        <w:iCs w:val="0"/>
      </w:rPr>
    </w:lvl>
    <w:lvl w:ilvl="1" w:tentative="0">
      <w:start w:val="1"/>
      <w:numFmt w:val="decimal"/>
      <w:suff w:val="space"/>
      <w:lvlText w:val="%1.%2."/>
      <w:lvlJc w:val="left"/>
      <w:pPr>
        <w:ind w:left="612" w:hanging="612"/>
      </w:pPr>
      <w:rPr>
        <w:rFonts w:hint="default"/>
      </w:rPr>
    </w:lvl>
    <w:lvl w:ilvl="2" w:tentative="0">
      <w:start w:val="1"/>
      <w:numFmt w:val="decimal"/>
      <w:pStyle w:val="457"/>
      <w:suff w:val="space"/>
      <w:lvlText w:val="%1.%2.%3."/>
      <w:lvlJc w:val="left"/>
      <w:pPr>
        <w:ind w:left="777" w:hanging="777"/>
      </w:pPr>
      <w:rPr>
        <w:rFonts w:hint="default"/>
        <w:lang w:val="zh-CN"/>
      </w:rPr>
    </w:lvl>
    <w:lvl w:ilvl="3" w:tentative="0">
      <w:start w:val="1"/>
      <w:numFmt w:val="decimal"/>
      <w:suff w:val="space"/>
      <w:lvlText w:val="%1.%2.%3.%4."/>
      <w:lvlJc w:val="left"/>
      <w:pPr>
        <w:ind w:left="1148" w:hanging="864"/>
      </w:pPr>
      <w:rPr>
        <w:rFonts w:hint="default"/>
      </w:rPr>
    </w:lvl>
    <w:lvl w:ilvl="4" w:tentative="0">
      <w:start w:val="1"/>
      <w:numFmt w:val="decimal"/>
      <w:suff w:val="space"/>
      <w:lvlText w:val="%1.%2.%3.%4.%5."/>
      <w:lvlJc w:val="left"/>
      <w:pPr>
        <w:ind w:left="2479" w:hanging="919"/>
      </w:pPr>
      <w:rPr>
        <w:rFonts w:hint="default"/>
      </w:rPr>
    </w:lvl>
    <w:lvl w:ilvl="5" w:tentative="0">
      <w:start w:val="1"/>
      <w:numFmt w:val="decimal"/>
      <w:suff w:val="space"/>
      <w:lvlText w:val="%1.%2.%3.%4.%5.%6."/>
      <w:lvlJc w:val="left"/>
      <w:pPr>
        <w:ind w:left="1152" w:hanging="1152"/>
      </w:pPr>
      <w:rPr>
        <w:rFonts w:hint="default"/>
      </w:rPr>
    </w:lvl>
    <w:lvl w:ilvl="6" w:tentative="0">
      <w:start w:val="1"/>
      <w:numFmt w:val="decimal"/>
      <w:suff w:val="space"/>
      <w:lvlText w:val="%1.%2.%3.%4.%5.%6.%7."/>
      <w:lvlJc w:val="left"/>
      <w:pPr>
        <w:ind w:left="1296" w:hanging="1296"/>
      </w:pPr>
      <w:rPr>
        <w:rFonts w:hint="default"/>
      </w:rPr>
    </w:lvl>
    <w:lvl w:ilvl="7" w:tentative="0">
      <w:start w:val="1"/>
      <w:numFmt w:val="decimal"/>
      <w:suff w:val="space"/>
      <w:lvlText w:val="%1.%2.%3.%4.%5.%6.%7.%8."/>
      <w:lvlJc w:val="left"/>
      <w:pPr>
        <w:ind w:left="1440" w:hanging="1440"/>
      </w:pPr>
      <w:rPr>
        <w:rFonts w:hint="default"/>
      </w:rPr>
    </w:lvl>
    <w:lvl w:ilvl="8" w:tentative="0">
      <w:start w:val="1"/>
      <w:numFmt w:val="decimal"/>
      <w:suff w:val="space"/>
      <w:lvlText w:val="%1.%2.%3.%4.%5.%6.%7.%8.%9."/>
      <w:lvlJc w:val="left"/>
      <w:pPr>
        <w:ind w:left="1584" w:hanging="1584"/>
      </w:pPr>
      <w:rPr>
        <w:rFonts w:hint="default"/>
      </w:rPr>
    </w:lvl>
  </w:abstractNum>
  <w:abstractNum w:abstractNumId="5">
    <w:nsid w:val="094B3828"/>
    <w:multiLevelType w:val="multilevel"/>
    <w:tmpl w:val="094B3828"/>
    <w:lvl w:ilvl="0" w:tentative="0">
      <w:start w:val="1"/>
      <w:numFmt w:val="decimal"/>
      <w:pStyle w:val="395"/>
      <w:lvlText w:val="%1."/>
      <w:lvlJc w:val="left"/>
      <w:pPr>
        <w:tabs>
          <w:tab w:val="left" w:pos="475"/>
        </w:tabs>
        <w:ind w:left="475" w:hanging="475"/>
      </w:pPr>
      <w:rPr>
        <w:rFonts w:hint="eastAsia"/>
        <w:color w:val="auto"/>
        <w:sz w:val="21"/>
        <w:szCs w:val="21"/>
      </w:rPr>
    </w:lvl>
    <w:lvl w:ilvl="1" w:tentative="0">
      <w:start w:val="1"/>
      <w:numFmt w:val="bullet"/>
      <w:lvlText w:val=""/>
      <w:lvlJc w:val="left"/>
      <w:pPr>
        <w:tabs>
          <w:tab w:val="left" w:pos="960"/>
        </w:tabs>
        <w:ind w:left="960" w:hanging="480"/>
      </w:pPr>
      <w:rPr>
        <w:rFonts w:hint="default" w:ascii="Wingdings" w:hAnsi="Wingdings"/>
      </w:rPr>
    </w:lvl>
    <w:lvl w:ilvl="2" w:tentative="0">
      <w:start w:val="1"/>
      <w:numFmt w:val="bullet"/>
      <w:lvlText w:val=""/>
      <w:lvlJc w:val="left"/>
      <w:pPr>
        <w:tabs>
          <w:tab w:val="left" w:pos="1440"/>
        </w:tabs>
        <w:ind w:left="1440" w:hanging="480"/>
      </w:pPr>
      <w:rPr>
        <w:rFonts w:hint="default" w:ascii="Wingdings" w:hAnsi="Wingdings"/>
      </w:rPr>
    </w:lvl>
    <w:lvl w:ilvl="3" w:tentative="0">
      <w:start w:val="1"/>
      <w:numFmt w:val="bullet"/>
      <w:lvlText w:val=""/>
      <w:lvlJc w:val="left"/>
      <w:pPr>
        <w:tabs>
          <w:tab w:val="left" w:pos="1920"/>
        </w:tabs>
        <w:ind w:left="1920" w:hanging="480"/>
      </w:pPr>
      <w:rPr>
        <w:rFonts w:hint="default" w:ascii="Wingdings" w:hAnsi="Wingdings"/>
      </w:rPr>
    </w:lvl>
    <w:lvl w:ilvl="4" w:tentative="0">
      <w:start w:val="1"/>
      <w:numFmt w:val="bullet"/>
      <w:lvlText w:val=""/>
      <w:lvlJc w:val="left"/>
      <w:pPr>
        <w:tabs>
          <w:tab w:val="left" w:pos="2400"/>
        </w:tabs>
        <w:ind w:left="2400" w:hanging="480"/>
      </w:pPr>
      <w:rPr>
        <w:rFonts w:hint="default" w:ascii="Wingdings" w:hAnsi="Wingdings"/>
      </w:rPr>
    </w:lvl>
    <w:lvl w:ilvl="5" w:tentative="0">
      <w:start w:val="1"/>
      <w:numFmt w:val="bullet"/>
      <w:lvlText w:val=""/>
      <w:lvlJc w:val="left"/>
      <w:pPr>
        <w:tabs>
          <w:tab w:val="left" w:pos="2880"/>
        </w:tabs>
        <w:ind w:left="2880" w:hanging="480"/>
      </w:pPr>
      <w:rPr>
        <w:rFonts w:hint="default" w:ascii="Wingdings" w:hAnsi="Wingdings"/>
      </w:rPr>
    </w:lvl>
    <w:lvl w:ilvl="6" w:tentative="0">
      <w:start w:val="1"/>
      <w:numFmt w:val="bullet"/>
      <w:lvlText w:val=""/>
      <w:lvlJc w:val="left"/>
      <w:pPr>
        <w:tabs>
          <w:tab w:val="left" w:pos="3360"/>
        </w:tabs>
        <w:ind w:left="3360" w:hanging="480"/>
      </w:pPr>
      <w:rPr>
        <w:rFonts w:hint="default" w:ascii="Wingdings" w:hAnsi="Wingdings"/>
      </w:rPr>
    </w:lvl>
    <w:lvl w:ilvl="7" w:tentative="0">
      <w:start w:val="1"/>
      <w:numFmt w:val="bullet"/>
      <w:lvlText w:val=""/>
      <w:lvlJc w:val="left"/>
      <w:pPr>
        <w:tabs>
          <w:tab w:val="left" w:pos="3840"/>
        </w:tabs>
        <w:ind w:left="3840" w:hanging="480"/>
      </w:pPr>
      <w:rPr>
        <w:rFonts w:hint="default" w:ascii="Wingdings" w:hAnsi="Wingdings"/>
      </w:rPr>
    </w:lvl>
    <w:lvl w:ilvl="8" w:tentative="0">
      <w:start w:val="1"/>
      <w:numFmt w:val="bullet"/>
      <w:lvlText w:val=""/>
      <w:lvlJc w:val="left"/>
      <w:pPr>
        <w:tabs>
          <w:tab w:val="left" w:pos="4320"/>
        </w:tabs>
        <w:ind w:left="4320" w:hanging="480"/>
      </w:pPr>
      <w:rPr>
        <w:rFonts w:hint="default" w:ascii="Wingdings" w:hAnsi="Wingdings"/>
      </w:rPr>
    </w:lvl>
  </w:abstractNum>
  <w:abstractNum w:abstractNumId="6">
    <w:nsid w:val="09A83419"/>
    <w:multiLevelType w:val="multilevel"/>
    <w:tmpl w:val="09A83419"/>
    <w:lvl w:ilvl="0" w:tentative="0">
      <w:start w:val="1"/>
      <w:numFmt w:val="bullet"/>
      <w:lvlText w:val="►"/>
      <w:lvlJc w:val="left"/>
      <w:pPr>
        <w:ind w:left="420" w:hanging="420"/>
      </w:pPr>
      <w:rPr>
        <w:rFonts w:hint="default" w:ascii="Arial" w:hAnsi="Arial"/>
        <w:color w:val="FFC00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0C695B8A"/>
    <w:multiLevelType w:val="multilevel"/>
    <w:tmpl w:val="0C695B8A"/>
    <w:lvl w:ilvl="0" w:tentative="0">
      <w:start w:val="1"/>
      <w:numFmt w:val="decimal"/>
      <w:pStyle w:val="415"/>
      <w:isLgl/>
      <w:lvlText w:val="%1"/>
      <w:lvlJc w:val="left"/>
      <w:pPr>
        <w:tabs>
          <w:tab w:val="left" w:pos="142"/>
        </w:tabs>
        <w:ind w:left="567" w:hanging="425"/>
      </w:pPr>
      <w:rPr>
        <w:rFonts w:hint="default" w:ascii="Arial" w:hAnsi="Arial"/>
        <w:color w:val="auto"/>
      </w:rPr>
    </w:lvl>
    <w:lvl w:ilvl="1" w:tentative="0">
      <w:start w:val="1"/>
      <w:numFmt w:val="decimal"/>
      <w:pStyle w:val="416"/>
      <w:isLgl/>
      <w:lvlText w:val="%1.%2"/>
      <w:lvlJc w:val="left"/>
      <w:pPr>
        <w:tabs>
          <w:tab w:val="left" w:pos="142"/>
        </w:tabs>
        <w:ind w:left="709" w:hanging="567"/>
      </w:pPr>
      <w:rPr>
        <w:rFonts w:hint="eastAsia" w:cs="Times New Roman"/>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2" w:tentative="0">
      <w:start w:val="1"/>
      <w:numFmt w:val="decimal"/>
      <w:pStyle w:val="417"/>
      <w:isLgl/>
      <w:lvlText w:val="%1.%2.%3"/>
      <w:lvlJc w:val="left"/>
      <w:pPr>
        <w:tabs>
          <w:tab w:val="left" w:pos="142"/>
        </w:tabs>
        <w:ind w:left="851" w:hanging="709"/>
      </w:pPr>
      <w:rPr>
        <w:rFonts w:hint="default" w:ascii="Arial" w:hAnsi="Arial"/>
      </w:rPr>
    </w:lvl>
    <w:lvl w:ilvl="3" w:tentative="0">
      <w:start w:val="1"/>
      <w:numFmt w:val="decimal"/>
      <w:pStyle w:val="418"/>
      <w:lvlText w:val="%1.%2.%3.%4"/>
      <w:lvlJc w:val="left"/>
      <w:pPr>
        <w:tabs>
          <w:tab w:val="left" w:pos="142"/>
        </w:tabs>
        <w:ind w:left="993" w:hanging="851"/>
      </w:pPr>
      <w:rPr>
        <w:rFonts w:hint="default" w:ascii="Arial" w:hAnsi="Arial"/>
      </w:rPr>
    </w:lvl>
    <w:lvl w:ilvl="4" w:tentative="0">
      <w:start w:val="1"/>
      <w:numFmt w:val="decimal"/>
      <w:lvlText w:val="%1.%2.%3.%4.%5."/>
      <w:lvlJc w:val="left"/>
      <w:pPr>
        <w:tabs>
          <w:tab w:val="left" w:pos="1134"/>
        </w:tabs>
        <w:ind w:left="1134" w:hanging="992"/>
      </w:pPr>
      <w:rPr>
        <w:rFonts w:hint="eastAsia"/>
      </w:rPr>
    </w:lvl>
    <w:lvl w:ilvl="5" w:tentative="0">
      <w:start w:val="1"/>
      <w:numFmt w:val="decimal"/>
      <w:lvlText w:val="%1.%2.%3.%4.%5.%6."/>
      <w:lvlJc w:val="left"/>
      <w:pPr>
        <w:tabs>
          <w:tab w:val="left" w:pos="1276"/>
        </w:tabs>
        <w:ind w:left="1276" w:hanging="1134"/>
      </w:pPr>
      <w:rPr>
        <w:rFonts w:hint="eastAsia"/>
      </w:rPr>
    </w:lvl>
    <w:lvl w:ilvl="6" w:tentative="0">
      <w:start w:val="1"/>
      <w:numFmt w:val="decimal"/>
      <w:lvlText w:val="%1.%2.%3.%4.%5.%6.%7."/>
      <w:lvlJc w:val="left"/>
      <w:pPr>
        <w:tabs>
          <w:tab w:val="left" w:pos="1418"/>
        </w:tabs>
        <w:ind w:left="1418" w:hanging="1276"/>
      </w:pPr>
      <w:rPr>
        <w:rFonts w:hint="eastAsia"/>
      </w:rPr>
    </w:lvl>
    <w:lvl w:ilvl="7" w:tentative="0">
      <w:start w:val="1"/>
      <w:numFmt w:val="decimal"/>
      <w:lvlText w:val="%1.%2.%3.%4.%5.%6.%7.%8."/>
      <w:lvlJc w:val="left"/>
      <w:pPr>
        <w:tabs>
          <w:tab w:val="left" w:pos="1560"/>
        </w:tabs>
        <w:ind w:left="1560" w:hanging="1418"/>
      </w:pPr>
      <w:rPr>
        <w:rFonts w:hint="eastAsia"/>
      </w:rPr>
    </w:lvl>
    <w:lvl w:ilvl="8" w:tentative="0">
      <w:start w:val="1"/>
      <w:numFmt w:val="decimal"/>
      <w:lvlText w:val="%1.%2.%3.%4.%5.%6.%7.%8.%9."/>
      <w:lvlJc w:val="left"/>
      <w:pPr>
        <w:tabs>
          <w:tab w:val="left" w:pos="1701"/>
        </w:tabs>
        <w:ind w:left="1701" w:hanging="1559"/>
      </w:pPr>
      <w:rPr>
        <w:rFonts w:hint="eastAsia"/>
      </w:rPr>
    </w:lvl>
  </w:abstractNum>
  <w:abstractNum w:abstractNumId="8">
    <w:nsid w:val="0F526070"/>
    <w:multiLevelType w:val="multilevel"/>
    <w:tmpl w:val="0F526070"/>
    <w:lvl w:ilvl="0" w:tentative="0">
      <w:start w:val="1"/>
      <w:numFmt w:val="decimal"/>
      <w:lvlText w:val="%1."/>
      <w:lvlJc w:val="left"/>
      <w:pPr>
        <w:ind w:left="420" w:hanging="420"/>
      </w:pPr>
      <w:rPr>
        <w:rFonts w:hint="eastAsia"/>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0A2554A"/>
    <w:multiLevelType w:val="multilevel"/>
    <w:tmpl w:val="10A2554A"/>
    <w:lvl w:ilvl="0" w:tentative="0">
      <w:start w:val="1"/>
      <w:numFmt w:val="decimal"/>
      <w:lvlText w:val="%1."/>
      <w:lvlJc w:val="left"/>
      <w:pPr>
        <w:ind w:left="420" w:hanging="420"/>
      </w:pPr>
      <w:rPr>
        <w:rFonts w:hint="eastAsia"/>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3072262"/>
    <w:multiLevelType w:val="multilevel"/>
    <w:tmpl w:val="13072262"/>
    <w:lvl w:ilvl="0" w:tentative="0">
      <w:start w:val="1"/>
      <w:numFmt w:val="bullet"/>
      <w:lvlText w:val="►"/>
      <w:lvlJc w:val="left"/>
      <w:pPr>
        <w:ind w:left="840" w:hanging="420"/>
      </w:pPr>
      <w:rPr>
        <w:rFonts w:hint="default" w:ascii="Arial" w:hAnsi="Arial"/>
        <w:color w:val="FFC000"/>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1">
    <w:nsid w:val="18A73277"/>
    <w:multiLevelType w:val="singleLevel"/>
    <w:tmpl w:val="18A73277"/>
    <w:lvl w:ilvl="0" w:tentative="0">
      <w:start w:val="1"/>
      <w:numFmt w:val="decimal"/>
      <w:pStyle w:val="207"/>
      <w:lvlText w:val="%1)"/>
      <w:lvlJc w:val="left"/>
      <w:pPr>
        <w:tabs>
          <w:tab w:val="left" w:pos="420"/>
        </w:tabs>
        <w:ind w:left="624" w:hanging="624"/>
      </w:pPr>
      <w:rPr>
        <w:rFonts w:hint="default"/>
      </w:rPr>
    </w:lvl>
  </w:abstractNum>
  <w:abstractNum w:abstractNumId="12">
    <w:nsid w:val="1B1816F8"/>
    <w:multiLevelType w:val="multilevel"/>
    <w:tmpl w:val="1B1816F8"/>
    <w:lvl w:ilvl="0" w:tentative="0">
      <w:start w:val="1"/>
      <w:numFmt w:val="bullet"/>
      <w:pStyle w:val="134"/>
      <w:lvlText w:val=""/>
      <w:lvlJc w:val="left"/>
      <w:pPr>
        <w:tabs>
          <w:tab w:val="left" w:pos="397"/>
        </w:tabs>
        <w:ind w:left="397" w:hanging="397"/>
      </w:pPr>
      <w:rPr>
        <w:rFonts w:hint="default" w:ascii="Symbol" w:hAnsi="Symbol"/>
      </w:rPr>
    </w:lvl>
    <w:lvl w:ilvl="1" w:tentative="0">
      <w:start w:val="1"/>
      <w:numFmt w:val="bullet"/>
      <w:lvlText w:val=""/>
      <w:lvlJc w:val="left"/>
      <w:pPr>
        <w:tabs>
          <w:tab w:val="left" w:pos="794"/>
        </w:tabs>
        <w:ind w:left="794" w:hanging="397"/>
      </w:pPr>
      <w:rPr>
        <w:rFonts w:hint="default" w:ascii="Symbol" w:hAnsi="Symbol"/>
      </w:rPr>
    </w:lvl>
    <w:lvl w:ilvl="2" w:tentative="0">
      <w:start w:val="1"/>
      <w:numFmt w:val="bullet"/>
      <w:lvlText w:val="◦"/>
      <w:lvlJc w:val="left"/>
      <w:pPr>
        <w:tabs>
          <w:tab w:val="left" w:pos="1191"/>
        </w:tabs>
        <w:ind w:left="1191" w:hanging="397"/>
      </w:pPr>
      <w:rPr>
        <w:rFonts w:hint="default" w:ascii="Georgia" w:hAnsi="Georgia"/>
      </w:rPr>
    </w:lvl>
    <w:lvl w:ilvl="3" w:tentative="0">
      <w:start w:val="1"/>
      <w:numFmt w:val="bullet"/>
      <w:lvlText w:val=""/>
      <w:lvlJc w:val="left"/>
      <w:pPr>
        <w:tabs>
          <w:tab w:val="left" w:pos="1588"/>
        </w:tabs>
        <w:ind w:left="1588" w:hanging="397"/>
      </w:pPr>
      <w:rPr>
        <w:rFonts w:hint="default" w:ascii="Symbol" w:hAnsi="Symbol"/>
      </w:rPr>
    </w:lvl>
    <w:lvl w:ilvl="4" w:tentative="0">
      <w:start w:val="1"/>
      <w:numFmt w:val="bullet"/>
      <w:lvlText w:val="~"/>
      <w:lvlJc w:val="left"/>
      <w:pPr>
        <w:tabs>
          <w:tab w:val="left" w:pos="1985"/>
        </w:tabs>
        <w:ind w:left="1985" w:hanging="397"/>
      </w:pPr>
      <w:rPr>
        <w:rFonts w:hint="default" w:ascii="Georgia" w:hAnsi="Georgia"/>
      </w:rPr>
    </w:lvl>
    <w:lvl w:ilvl="5" w:tentative="0">
      <w:start w:val="1"/>
      <w:numFmt w:val="bullet"/>
      <w:lvlText w:val=""/>
      <w:lvlJc w:val="left"/>
      <w:pPr>
        <w:tabs>
          <w:tab w:val="left" w:pos="2381"/>
        </w:tabs>
        <w:ind w:left="2381" w:hanging="396"/>
      </w:pPr>
      <w:rPr>
        <w:rFonts w:hint="default" w:ascii="Symbol" w:hAnsi="Symbol"/>
      </w:rPr>
    </w:lvl>
    <w:lvl w:ilvl="6" w:tentative="0">
      <w:start w:val="1"/>
      <w:numFmt w:val="bullet"/>
      <w:lvlText w:val=""/>
      <w:lvlJc w:val="left"/>
      <w:pPr>
        <w:tabs>
          <w:tab w:val="left" w:pos="2778"/>
        </w:tabs>
        <w:ind w:left="2778" w:hanging="397"/>
      </w:pPr>
      <w:rPr>
        <w:rFonts w:hint="default" w:ascii="Symbol" w:hAnsi="Symbol"/>
      </w:rPr>
    </w:lvl>
    <w:lvl w:ilvl="7" w:tentative="0">
      <w:start w:val="1"/>
      <w:numFmt w:val="bullet"/>
      <w:lvlText w:val="◦"/>
      <w:lvlJc w:val="left"/>
      <w:pPr>
        <w:tabs>
          <w:tab w:val="left" w:pos="3175"/>
        </w:tabs>
        <w:ind w:left="3175" w:hanging="397"/>
      </w:pPr>
      <w:rPr>
        <w:rFonts w:hint="default" w:ascii="Georgia" w:hAnsi="Georgia"/>
      </w:rPr>
    </w:lvl>
    <w:lvl w:ilvl="8" w:tentative="0">
      <w:start w:val="1"/>
      <w:numFmt w:val="bullet"/>
      <w:lvlText w:val=""/>
      <w:lvlJc w:val="left"/>
      <w:pPr>
        <w:tabs>
          <w:tab w:val="left" w:pos="3572"/>
        </w:tabs>
        <w:ind w:left="3572" w:hanging="397"/>
      </w:pPr>
      <w:rPr>
        <w:rFonts w:hint="default" w:ascii="Symbol" w:hAnsi="Symbol"/>
      </w:rPr>
    </w:lvl>
  </w:abstractNum>
  <w:abstractNum w:abstractNumId="13">
    <w:nsid w:val="1D9A4146"/>
    <w:multiLevelType w:val="multilevel"/>
    <w:tmpl w:val="1D9A4146"/>
    <w:lvl w:ilvl="0" w:tentative="0">
      <w:start w:val="1"/>
      <w:numFmt w:val="decimal"/>
      <w:lvlText w:val="%1."/>
      <w:lvlJc w:val="left"/>
      <w:pPr>
        <w:ind w:left="420" w:hanging="420"/>
      </w:pPr>
      <w:rPr>
        <w:rFonts w:hint="eastAsia"/>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212A0A09"/>
    <w:multiLevelType w:val="multilevel"/>
    <w:tmpl w:val="212A0A09"/>
    <w:lvl w:ilvl="0" w:tentative="0">
      <w:start w:val="1"/>
      <w:numFmt w:val="decimal"/>
      <w:lvlText w:val="%1."/>
      <w:lvlJc w:val="left"/>
      <w:pPr>
        <w:ind w:left="420" w:hanging="420"/>
      </w:pPr>
      <w:rPr>
        <w:rFonts w:hint="eastAsia"/>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242B4AFE"/>
    <w:multiLevelType w:val="multilevel"/>
    <w:tmpl w:val="242B4AFE"/>
    <w:lvl w:ilvl="0" w:tentative="0">
      <w:start w:val="1"/>
      <w:numFmt w:val="decimal"/>
      <w:lvlText w:val="%1."/>
      <w:lvlJc w:val="left"/>
      <w:pPr>
        <w:ind w:left="420" w:hanging="420"/>
      </w:pPr>
      <w:rPr>
        <w:rFonts w:hint="eastAsia"/>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24F61E55"/>
    <w:multiLevelType w:val="multilevel"/>
    <w:tmpl w:val="24F61E55"/>
    <w:lvl w:ilvl="0" w:tentative="0">
      <w:start w:val="1"/>
      <w:numFmt w:val="decimal"/>
      <w:lvlText w:val="%1."/>
      <w:lvlJc w:val="left"/>
      <w:pPr>
        <w:ind w:left="420" w:hanging="420"/>
      </w:pPr>
      <w:rPr>
        <w:rFonts w:hint="eastAsia"/>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2ACD3A05"/>
    <w:multiLevelType w:val="multilevel"/>
    <w:tmpl w:val="2ACD3A05"/>
    <w:lvl w:ilvl="0" w:tentative="0">
      <w:start w:val="1"/>
      <w:numFmt w:val="bullet"/>
      <w:pStyle w:val="354"/>
      <w:lvlText w:val=""/>
      <w:lvlJc w:val="left"/>
      <w:pPr>
        <w:tabs>
          <w:tab w:val="left" w:pos="480"/>
        </w:tabs>
        <w:ind w:left="480" w:hanging="480"/>
      </w:pPr>
      <w:rPr>
        <w:rFonts w:hint="default" w:ascii="Wingdings 3" w:hAnsi="Wingdings 3"/>
        <w:sz w:val="22"/>
        <w:szCs w:val="22"/>
      </w:rPr>
    </w:lvl>
    <w:lvl w:ilvl="1" w:tentative="0">
      <w:start w:val="1"/>
      <w:numFmt w:val="bullet"/>
      <w:lvlText w:val=""/>
      <w:lvlJc w:val="left"/>
      <w:pPr>
        <w:tabs>
          <w:tab w:val="left" w:pos="960"/>
        </w:tabs>
        <w:ind w:left="960" w:hanging="480"/>
      </w:pPr>
      <w:rPr>
        <w:rFonts w:hint="default" w:ascii="Wingdings" w:hAnsi="Wingdings"/>
      </w:rPr>
    </w:lvl>
    <w:lvl w:ilvl="2" w:tentative="0">
      <w:start w:val="1"/>
      <w:numFmt w:val="bullet"/>
      <w:lvlText w:val=""/>
      <w:lvlJc w:val="left"/>
      <w:pPr>
        <w:tabs>
          <w:tab w:val="left" w:pos="1440"/>
        </w:tabs>
        <w:ind w:left="1440" w:hanging="480"/>
      </w:pPr>
      <w:rPr>
        <w:rFonts w:hint="default" w:ascii="Wingdings" w:hAnsi="Wingdings"/>
      </w:rPr>
    </w:lvl>
    <w:lvl w:ilvl="3" w:tentative="0">
      <w:start w:val="1"/>
      <w:numFmt w:val="bullet"/>
      <w:lvlText w:val=""/>
      <w:lvlJc w:val="left"/>
      <w:pPr>
        <w:tabs>
          <w:tab w:val="left" w:pos="1920"/>
        </w:tabs>
        <w:ind w:left="1920" w:hanging="480"/>
      </w:pPr>
      <w:rPr>
        <w:rFonts w:hint="default" w:ascii="Wingdings" w:hAnsi="Wingdings"/>
      </w:rPr>
    </w:lvl>
    <w:lvl w:ilvl="4" w:tentative="0">
      <w:start w:val="1"/>
      <w:numFmt w:val="bullet"/>
      <w:lvlText w:val=""/>
      <w:lvlJc w:val="left"/>
      <w:pPr>
        <w:tabs>
          <w:tab w:val="left" w:pos="2400"/>
        </w:tabs>
        <w:ind w:left="2400" w:hanging="480"/>
      </w:pPr>
      <w:rPr>
        <w:rFonts w:hint="default" w:ascii="Wingdings" w:hAnsi="Wingdings"/>
      </w:rPr>
    </w:lvl>
    <w:lvl w:ilvl="5" w:tentative="0">
      <w:start w:val="1"/>
      <w:numFmt w:val="bullet"/>
      <w:lvlText w:val=""/>
      <w:lvlJc w:val="left"/>
      <w:pPr>
        <w:tabs>
          <w:tab w:val="left" w:pos="2880"/>
        </w:tabs>
        <w:ind w:left="2880" w:hanging="480"/>
      </w:pPr>
      <w:rPr>
        <w:rFonts w:hint="default" w:ascii="Wingdings" w:hAnsi="Wingdings"/>
      </w:rPr>
    </w:lvl>
    <w:lvl w:ilvl="6" w:tentative="0">
      <w:start w:val="1"/>
      <w:numFmt w:val="bullet"/>
      <w:lvlText w:val=""/>
      <w:lvlJc w:val="left"/>
      <w:pPr>
        <w:tabs>
          <w:tab w:val="left" w:pos="3360"/>
        </w:tabs>
        <w:ind w:left="3360" w:hanging="480"/>
      </w:pPr>
      <w:rPr>
        <w:rFonts w:hint="default" w:ascii="Wingdings" w:hAnsi="Wingdings"/>
      </w:rPr>
    </w:lvl>
    <w:lvl w:ilvl="7" w:tentative="0">
      <w:start w:val="1"/>
      <w:numFmt w:val="bullet"/>
      <w:lvlText w:val=""/>
      <w:lvlJc w:val="left"/>
      <w:pPr>
        <w:tabs>
          <w:tab w:val="left" w:pos="3840"/>
        </w:tabs>
        <w:ind w:left="3840" w:hanging="480"/>
      </w:pPr>
      <w:rPr>
        <w:rFonts w:hint="default" w:ascii="Wingdings" w:hAnsi="Wingdings"/>
      </w:rPr>
    </w:lvl>
    <w:lvl w:ilvl="8" w:tentative="0">
      <w:start w:val="1"/>
      <w:numFmt w:val="bullet"/>
      <w:lvlText w:val=""/>
      <w:lvlJc w:val="left"/>
      <w:pPr>
        <w:tabs>
          <w:tab w:val="left" w:pos="4320"/>
        </w:tabs>
        <w:ind w:left="4320" w:hanging="480"/>
      </w:pPr>
      <w:rPr>
        <w:rFonts w:hint="default" w:ascii="Wingdings" w:hAnsi="Wingdings"/>
      </w:rPr>
    </w:lvl>
  </w:abstractNum>
  <w:abstractNum w:abstractNumId="18">
    <w:nsid w:val="2C7A07AE"/>
    <w:multiLevelType w:val="multilevel"/>
    <w:tmpl w:val="2C7A07AE"/>
    <w:lvl w:ilvl="0" w:tentative="0">
      <w:start w:val="1"/>
      <w:numFmt w:val="decimal"/>
      <w:lvlText w:val="%1."/>
      <w:lvlJc w:val="left"/>
      <w:pPr>
        <w:ind w:left="420" w:hanging="420"/>
      </w:pPr>
      <w:rPr>
        <w:rFonts w:hint="eastAsia"/>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9">
    <w:nsid w:val="2C97487F"/>
    <w:multiLevelType w:val="multilevel"/>
    <w:tmpl w:val="2C97487F"/>
    <w:lvl w:ilvl="0" w:tentative="0">
      <w:start w:val="1"/>
      <w:numFmt w:val="bullet"/>
      <w:pStyle w:val="360"/>
      <w:lvlText w:val=""/>
      <w:lvlJc w:val="left"/>
      <w:pPr>
        <w:tabs>
          <w:tab w:val="left" w:pos="480"/>
        </w:tabs>
        <w:ind w:left="480" w:hanging="480"/>
      </w:pPr>
      <w:rPr>
        <w:rFonts w:hint="default" w:ascii="Wingdings" w:hAnsi="Wingdings"/>
        <w:color w:val="0066CC"/>
        <w:sz w:val="16"/>
        <w:szCs w:val="16"/>
      </w:rPr>
    </w:lvl>
    <w:lvl w:ilvl="1" w:tentative="0">
      <w:start w:val="1"/>
      <w:numFmt w:val="upperLetter"/>
      <w:lvlText w:val="%2."/>
      <w:lvlJc w:val="left"/>
      <w:pPr>
        <w:tabs>
          <w:tab w:val="left" w:pos="960"/>
        </w:tabs>
        <w:ind w:left="960" w:hanging="480"/>
      </w:pPr>
      <w:rPr>
        <w:rFonts w:hint="eastAsia"/>
        <w:color w:val="auto"/>
        <w:sz w:val="21"/>
        <w:szCs w:val="21"/>
      </w:rPr>
    </w:lvl>
    <w:lvl w:ilvl="2" w:tentative="0">
      <w:start w:val="1"/>
      <w:numFmt w:val="bullet"/>
      <w:lvlText w:val=""/>
      <w:lvlJc w:val="left"/>
      <w:pPr>
        <w:tabs>
          <w:tab w:val="left" w:pos="1440"/>
        </w:tabs>
        <w:ind w:left="1440" w:hanging="480"/>
      </w:pPr>
      <w:rPr>
        <w:rFonts w:hint="default" w:ascii="Wingdings" w:hAnsi="Wingdings"/>
      </w:rPr>
    </w:lvl>
    <w:lvl w:ilvl="3" w:tentative="0">
      <w:start w:val="1"/>
      <w:numFmt w:val="bullet"/>
      <w:lvlText w:val=""/>
      <w:lvlJc w:val="left"/>
      <w:pPr>
        <w:tabs>
          <w:tab w:val="left" w:pos="1920"/>
        </w:tabs>
        <w:ind w:left="1920" w:hanging="480"/>
      </w:pPr>
      <w:rPr>
        <w:rFonts w:hint="default" w:ascii="Wingdings" w:hAnsi="Wingdings"/>
      </w:rPr>
    </w:lvl>
    <w:lvl w:ilvl="4" w:tentative="0">
      <w:start w:val="1"/>
      <w:numFmt w:val="bullet"/>
      <w:lvlText w:val=""/>
      <w:lvlJc w:val="left"/>
      <w:pPr>
        <w:tabs>
          <w:tab w:val="left" w:pos="2400"/>
        </w:tabs>
        <w:ind w:left="2400" w:hanging="480"/>
      </w:pPr>
      <w:rPr>
        <w:rFonts w:hint="default" w:ascii="Wingdings" w:hAnsi="Wingdings"/>
      </w:rPr>
    </w:lvl>
    <w:lvl w:ilvl="5" w:tentative="0">
      <w:start w:val="1"/>
      <w:numFmt w:val="bullet"/>
      <w:lvlText w:val=""/>
      <w:lvlJc w:val="left"/>
      <w:pPr>
        <w:tabs>
          <w:tab w:val="left" w:pos="2880"/>
        </w:tabs>
        <w:ind w:left="2880" w:hanging="480"/>
      </w:pPr>
      <w:rPr>
        <w:rFonts w:hint="default" w:ascii="Wingdings" w:hAnsi="Wingdings"/>
      </w:rPr>
    </w:lvl>
    <w:lvl w:ilvl="6" w:tentative="0">
      <w:start w:val="1"/>
      <w:numFmt w:val="bullet"/>
      <w:lvlText w:val=""/>
      <w:lvlJc w:val="left"/>
      <w:pPr>
        <w:tabs>
          <w:tab w:val="left" w:pos="3360"/>
        </w:tabs>
        <w:ind w:left="3360" w:hanging="480"/>
      </w:pPr>
      <w:rPr>
        <w:rFonts w:hint="default" w:ascii="Wingdings" w:hAnsi="Wingdings"/>
      </w:rPr>
    </w:lvl>
    <w:lvl w:ilvl="7" w:tentative="0">
      <w:start w:val="1"/>
      <w:numFmt w:val="bullet"/>
      <w:lvlText w:val=""/>
      <w:lvlJc w:val="left"/>
      <w:pPr>
        <w:tabs>
          <w:tab w:val="left" w:pos="3840"/>
        </w:tabs>
        <w:ind w:left="3840" w:hanging="480"/>
      </w:pPr>
      <w:rPr>
        <w:rFonts w:hint="default" w:ascii="Wingdings" w:hAnsi="Wingdings"/>
      </w:rPr>
    </w:lvl>
    <w:lvl w:ilvl="8" w:tentative="0">
      <w:start w:val="1"/>
      <w:numFmt w:val="bullet"/>
      <w:lvlText w:val=""/>
      <w:lvlJc w:val="left"/>
      <w:pPr>
        <w:tabs>
          <w:tab w:val="left" w:pos="4320"/>
        </w:tabs>
        <w:ind w:left="4320" w:hanging="480"/>
      </w:pPr>
      <w:rPr>
        <w:rFonts w:hint="default" w:ascii="Wingdings" w:hAnsi="Wingdings"/>
      </w:rPr>
    </w:lvl>
  </w:abstractNum>
  <w:abstractNum w:abstractNumId="20">
    <w:nsid w:val="2E1922A4"/>
    <w:multiLevelType w:val="singleLevel"/>
    <w:tmpl w:val="2E1922A4"/>
    <w:lvl w:ilvl="0" w:tentative="0">
      <w:start w:val="1"/>
      <w:numFmt w:val="bullet"/>
      <w:pStyle w:val="384"/>
      <w:lvlText w:val=""/>
      <w:lvlJc w:val="left"/>
      <w:pPr>
        <w:tabs>
          <w:tab w:val="left" w:pos="360"/>
        </w:tabs>
        <w:ind w:left="360" w:hanging="360"/>
      </w:pPr>
      <w:rPr>
        <w:rFonts w:hint="default" w:ascii="Symbol" w:hAnsi="Symbol"/>
      </w:rPr>
    </w:lvl>
  </w:abstractNum>
  <w:abstractNum w:abstractNumId="21">
    <w:nsid w:val="308C1B90"/>
    <w:multiLevelType w:val="multilevel"/>
    <w:tmpl w:val="308C1B90"/>
    <w:lvl w:ilvl="0" w:tentative="0">
      <w:start w:val="1"/>
      <w:numFmt w:val="decimal"/>
      <w:lvlText w:val="%1."/>
      <w:lvlJc w:val="left"/>
      <w:pPr>
        <w:ind w:left="420" w:hanging="420"/>
      </w:pPr>
      <w:rPr>
        <w:rFonts w:hint="eastAsia"/>
        <w:color w:val="auto"/>
      </w:rPr>
    </w:lvl>
    <w:lvl w:ilvl="1" w:tentative="0">
      <w:start w:val="1"/>
      <w:numFmt w:val="bullet"/>
      <w:lvlText w:val=""/>
      <w:lvlJc w:val="left"/>
      <w:pPr>
        <w:ind w:left="840" w:hanging="420"/>
      </w:pPr>
      <w:rPr>
        <w:rFonts w:hint="default" w:ascii="Wingdings" w:hAnsi="Wingdings"/>
        <w:color w:val="auto"/>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341E0E29"/>
    <w:multiLevelType w:val="multilevel"/>
    <w:tmpl w:val="341E0E29"/>
    <w:lvl w:ilvl="0" w:tentative="0">
      <w:start w:val="1"/>
      <w:numFmt w:val="decimal"/>
      <w:lvlText w:val="%1."/>
      <w:lvlJc w:val="left"/>
      <w:pPr>
        <w:ind w:left="420" w:hanging="420"/>
      </w:pPr>
      <w:rPr>
        <w:rFonts w:hint="eastAsia"/>
        <w:color w:val="auto"/>
      </w:rPr>
    </w:lvl>
    <w:lvl w:ilvl="1" w:tentative="0">
      <w:start w:val="1"/>
      <w:numFmt w:val="bullet"/>
      <w:lvlText w:val=""/>
      <w:lvlJc w:val="left"/>
      <w:pPr>
        <w:ind w:left="840" w:hanging="420"/>
      </w:pPr>
      <w:rPr>
        <w:rFonts w:hint="default" w:ascii="Wingdings" w:hAnsi="Wingdings"/>
        <w:color w:val="auto"/>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357E66B5"/>
    <w:multiLevelType w:val="multilevel"/>
    <w:tmpl w:val="357E66B5"/>
    <w:lvl w:ilvl="0" w:tentative="0">
      <w:start w:val="1"/>
      <w:numFmt w:val="decimal"/>
      <w:lvlText w:val="%1."/>
      <w:lvlJc w:val="left"/>
      <w:pPr>
        <w:ind w:left="420" w:hanging="420"/>
      </w:pPr>
      <w:rPr>
        <w:rFonts w:hint="eastAsia"/>
        <w:color w:val="auto"/>
      </w:rPr>
    </w:lvl>
    <w:lvl w:ilvl="1" w:tentative="0">
      <w:start w:val="1"/>
      <w:numFmt w:val="bullet"/>
      <w:lvlText w:val=""/>
      <w:lvlJc w:val="left"/>
      <w:pPr>
        <w:ind w:left="840" w:hanging="420"/>
      </w:pPr>
      <w:rPr>
        <w:rFonts w:hint="default" w:ascii="Wingdings" w:hAnsi="Wingdings"/>
        <w:color w:val="auto"/>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3C043180"/>
    <w:multiLevelType w:val="multilevel"/>
    <w:tmpl w:val="3C043180"/>
    <w:lvl w:ilvl="0" w:tentative="0">
      <w:start w:val="1"/>
      <w:numFmt w:val="decimal"/>
      <w:pStyle w:val="335"/>
      <w:suff w:val="space"/>
      <w:lvlText w:val="Exhibit %1. -"/>
      <w:lvlJc w:val="left"/>
      <w:pPr>
        <w:ind w:left="0" w:firstLine="0"/>
      </w:pPr>
      <w:rPr>
        <w:rFonts w:hint="default" w:asciiTheme="majorHAnsi" w:hAnsiTheme="majorHAnsi"/>
      </w:rPr>
    </w:lvl>
    <w:lvl w:ilvl="1" w:tentative="0">
      <w:start w:val="1"/>
      <w:numFmt w:val="decimal"/>
      <w:pStyle w:val="336"/>
      <w:suff w:val="space"/>
      <w:lvlText w:val="%1.%2."/>
      <w:lvlJc w:val="left"/>
      <w:pPr>
        <w:ind w:left="612" w:hanging="612"/>
      </w:pPr>
      <w:rPr>
        <w:rFonts w:hint="default" w:asciiTheme="majorHAnsi" w:hAnsiTheme="majorHAnsi"/>
        <w:color w:val="1F497D" w:themeColor="text2"/>
        <w14:textFill>
          <w14:solidFill>
            <w14:schemeClr w14:val="tx2"/>
          </w14:solidFill>
        </w14:textFill>
      </w:rPr>
    </w:lvl>
    <w:lvl w:ilvl="2" w:tentative="0">
      <w:start w:val="1"/>
      <w:numFmt w:val="decimal"/>
      <w:pStyle w:val="337"/>
      <w:suff w:val="space"/>
      <w:lvlText w:val="%1.%2.%3."/>
      <w:lvlJc w:val="left"/>
      <w:pPr>
        <w:ind w:left="777" w:hanging="777"/>
      </w:pPr>
      <w:rPr>
        <w:rFonts w:hint="default" w:asciiTheme="majorHAnsi" w:hAnsiTheme="majorHAnsi"/>
      </w:rPr>
    </w:lvl>
    <w:lvl w:ilvl="3" w:tentative="0">
      <w:start w:val="1"/>
      <w:numFmt w:val="decimal"/>
      <w:pStyle w:val="338"/>
      <w:suff w:val="space"/>
      <w:lvlText w:val="%1.%2.%3.%4."/>
      <w:lvlJc w:val="left"/>
      <w:pPr>
        <w:ind w:left="862" w:hanging="862"/>
      </w:pPr>
      <w:rPr>
        <w:rFonts w:hint="default" w:asciiTheme="majorHAnsi" w:hAnsiTheme="majorHAnsi"/>
      </w:rPr>
    </w:lvl>
    <w:lvl w:ilvl="4" w:tentative="0">
      <w:start w:val="1"/>
      <w:numFmt w:val="decimal"/>
      <w:pStyle w:val="339"/>
      <w:suff w:val="space"/>
      <w:lvlText w:val="%1.%2.%3.%4.%5."/>
      <w:lvlJc w:val="left"/>
      <w:pPr>
        <w:ind w:left="919" w:hanging="919"/>
      </w:pPr>
      <w:rPr>
        <w:rFonts w:hint="default" w:asciiTheme="majorHAnsi" w:hAnsiTheme="majorHAnsi"/>
      </w:rPr>
    </w:lvl>
    <w:lvl w:ilvl="5" w:tentative="0">
      <w:start w:val="1"/>
      <w:numFmt w:val="decimal"/>
      <w:suff w:val="space"/>
      <w:lvlText w:val="%1.%2.%3.%4.%5.%6."/>
      <w:lvlJc w:val="left"/>
      <w:pPr>
        <w:ind w:left="2736" w:hanging="2736"/>
      </w:pPr>
      <w:rPr>
        <w:rFonts w:hint="default" w:asciiTheme="majorHAnsi" w:hAnsiTheme="majorHAnsi"/>
      </w:rPr>
    </w:lvl>
    <w:lvl w:ilvl="6" w:tentative="0">
      <w:start w:val="1"/>
      <w:numFmt w:val="decimal"/>
      <w:suff w:val="space"/>
      <w:lvlText w:val="%1.%2.%3.%4.%5.%6.%7."/>
      <w:lvlJc w:val="left"/>
      <w:pPr>
        <w:ind w:left="3240" w:hanging="3240"/>
      </w:pPr>
      <w:rPr>
        <w:rFonts w:hint="default" w:asciiTheme="majorHAnsi" w:hAnsiTheme="majorHAnsi"/>
      </w:rPr>
    </w:lvl>
    <w:lvl w:ilvl="7" w:tentative="0">
      <w:start w:val="1"/>
      <w:numFmt w:val="decimal"/>
      <w:suff w:val="space"/>
      <w:lvlText w:val="%1.%2.%3.%4.%5.%6.%7.%8."/>
      <w:lvlJc w:val="left"/>
      <w:pPr>
        <w:ind w:left="3744" w:hanging="3744"/>
      </w:pPr>
      <w:rPr>
        <w:rFonts w:hint="default" w:asciiTheme="majorHAnsi" w:hAnsiTheme="majorHAnsi"/>
      </w:rPr>
    </w:lvl>
    <w:lvl w:ilvl="8" w:tentative="0">
      <w:start w:val="1"/>
      <w:numFmt w:val="decimal"/>
      <w:suff w:val="space"/>
      <w:lvlText w:val="%1.%2.%3.%4.%5.%6.%7.%8.%9."/>
      <w:lvlJc w:val="left"/>
      <w:pPr>
        <w:ind w:left="4320" w:hanging="4320"/>
      </w:pPr>
      <w:rPr>
        <w:rFonts w:hint="default" w:asciiTheme="majorHAnsi" w:hAnsiTheme="majorHAnsi"/>
      </w:rPr>
    </w:lvl>
  </w:abstractNum>
  <w:abstractNum w:abstractNumId="25">
    <w:nsid w:val="40071147"/>
    <w:multiLevelType w:val="multilevel"/>
    <w:tmpl w:val="40071147"/>
    <w:lvl w:ilvl="0" w:tentative="0">
      <w:start w:val="1"/>
      <w:numFmt w:val="decimal"/>
      <w:lvlText w:val="%1."/>
      <w:lvlJc w:val="left"/>
      <w:pPr>
        <w:ind w:left="420" w:hanging="420"/>
      </w:pPr>
      <w:rPr>
        <w:rFonts w:hint="eastAsia"/>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42C0768A"/>
    <w:multiLevelType w:val="multilevel"/>
    <w:tmpl w:val="42C0768A"/>
    <w:lvl w:ilvl="0" w:tentative="0">
      <w:start w:val="1"/>
      <w:numFmt w:val="decimal"/>
      <w:lvlText w:val="%1."/>
      <w:lvlJc w:val="left"/>
      <w:pPr>
        <w:ind w:left="420" w:hanging="420"/>
      </w:pPr>
      <w:rPr>
        <w:rFonts w:hint="eastAsia"/>
        <w:color w:val="auto"/>
      </w:rPr>
    </w:lvl>
    <w:lvl w:ilvl="1" w:tentative="0">
      <w:start w:val="1"/>
      <w:numFmt w:val="bullet"/>
      <w:lvlText w:val=""/>
      <w:lvlJc w:val="left"/>
      <w:pPr>
        <w:ind w:left="840" w:hanging="420"/>
      </w:pPr>
      <w:rPr>
        <w:rFonts w:hint="default" w:ascii="Wingdings" w:hAnsi="Wingdings"/>
        <w:color w:val="auto"/>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44C32461"/>
    <w:multiLevelType w:val="singleLevel"/>
    <w:tmpl w:val="44C32461"/>
    <w:lvl w:ilvl="0" w:tentative="0">
      <w:start w:val="1"/>
      <w:numFmt w:val="bullet"/>
      <w:pStyle w:val="422"/>
      <w:lvlText w:val=""/>
      <w:lvlJc w:val="left"/>
      <w:pPr>
        <w:tabs>
          <w:tab w:val="left" w:pos="425"/>
        </w:tabs>
        <w:ind w:left="425" w:hanging="425"/>
      </w:pPr>
      <w:rPr>
        <w:rFonts w:hint="default" w:ascii="Wingdings" w:hAnsi="Wingdings"/>
        <w:sz w:val="13"/>
      </w:rPr>
    </w:lvl>
  </w:abstractNum>
  <w:abstractNum w:abstractNumId="28">
    <w:nsid w:val="46E92D11"/>
    <w:multiLevelType w:val="multilevel"/>
    <w:tmpl w:val="46E92D11"/>
    <w:lvl w:ilvl="0" w:tentative="0">
      <w:start w:val="1"/>
      <w:numFmt w:val="decimal"/>
      <w:pStyle w:val="442"/>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9">
    <w:nsid w:val="482E4AFF"/>
    <w:multiLevelType w:val="multilevel"/>
    <w:tmpl w:val="482E4AFF"/>
    <w:lvl w:ilvl="0" w:tentative="0">
      <w:start w:val="1"/>
      <w:numFmt w:val="decimal"/>
      <w:lvlText w:val="%1."/>
      <w:lvlJc w:val="left"/>
      <w:pPr>
        <w:ind w:left="420" w:hanging="420"/>
      </w:pPr>
      <w:rPr>
        <w:rFonts w:hint="eastAsia"/>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4B8F7E72"/>
    <w:multiLevelType w:val="multilevel"/>
    <w:tmpl w:val="4B8F7E72"/>
    <w:lvl w:ilvl="0" w:tentative="0">
      <w:start w:val="1"/>
      <w:numFmt w:val="decimal"/>
      <w:pStyle w:val="18"/>
      <w:lvlText w:val="%1."/>
      <w:lvlJc w:val="left"/>
      <w:pPr>
        <w:tabs>
          <w:tab w:val="left" w:pos="397"/>
        </w:tabs>
        <w:ind w:left="397" w:hanging="397"/>
      </w:pPr>
      <w:rPr>
        <w:rFonts w:hint="default" w:asciiTheme="minorHAnsi" w:hAnsiTheme="minorHAnsi"/>
      </w:rPr>
    </w:lvl>
    <w:lvl w:ilvl="1" w:tentative="0">
      <w:start w:val="1"/>
      <w:numFmt w:val="decimal"/>
      <w:pStyle w:val="17"/>
      <w:lvlText w:val="%2."/>
      <w:lvlJc w:val="left"/>
      <w:pPr>
        <w:tabs>
          <w:tab w:val="left" w:pos="794"/>
        </w:tabs>
        <w:ind w:left="794" w:hanging="397"/>
      </w:pPr>
      <w:rPr>
        <w:rFonts w:hint="default" w:asciiTheme="minorHAnsi" w:hAnsiTheme="minorHAnsi"/>
      </w:rPr>
    </w:lvl>
    <w:lvl w:ilvl="2" w:tentative="0">
      <w:start w:val="1"/>
      <w:numFmt w:val="decimal"/>
      <w:pStyle w:val="37"/>
      <w:lvlText w:val="%3."/>
      <w:lvlJc w:val="left"/>
      <w:pPr>
        <w:tabs>
          <w:tab w:val="left" w:pos="1191"/>
        </w:tabs>
        <w:ind w:left="1191" w:hanging="397"/>
      </w:pPr>
      <w:rPr>
        <w:rFonts w:hint="default" w:asciiTheme="minorHAnsi" w:hAnsiTheme="minorHAnsi"/>
      </w:rPr>
    </w:lvl>
    <w:lvl w:ilvl="3" w:tentative="0">
      <w:start w:val="1"/>
      <w:numFmt w:val="decimal"/>
      <w:pStyle w:val="46"/>
      <w:lvlText w:val="%4."/>
      <w:lvlJc w:val="left"/>
      <w:pPr>
        <w:tabs>
          <w:tab w:val="left" w:pos="1644"/>
        </w:tabs>
        <w:ind w:left="1644" w:hanging="453"/>
      </w:pPr>
      <w:rPr>
        <w:rFonts w:hint="default" w:asciiTheme="minorHAnsi" w:hAnsiTheme="minorHAnsi"/>
      </w:rPr>
    </w:lvl>
    <w:lvl w:ilvl="4" w:tentative="0">
      <w:start w:val="1"/>
      <w:numFmt w:val="decimal"/>
      <w:pStyle w:val="63"/>
      <w:lvlText w:val="%5."/>
      <w:lvlJc w:val="left"/>
      <w:pPr>
        <w:tabs>
          <w:tab w:val="left" w:pos="1985"/>
        </w:tabs>
        <w:ind w:left="1985" w:hanging="341"/>
      </w:pPr>
      <w:rPr>
        <w:rFonts w:hint="default" w:asciiTheme="minorHAnsi" w:hAnsiTheme="minorHAnsi"/>
      </w:rPr>
    </w:lvl>
    <w:lvl w:ilvl="5" w:tentative="0">
      <w:start w:val="1"/>
      <w:numFmt w:val="decimal"/>
      <w:pStyle w:val="290"/>
      <w:lvlText w:val="%6."/>
      <w:lvlJc w:val="left"/>
      <w:pPr>
        <w:tabs>
          <w:tab w:val="left" w:pos="2381"/>
        </w:tabs>
        <w:ind w:left="2381" w:hanging="396"/>
      </w:pPr>
      <w:rPr>
        <w:rFonts w:hint="default" w:asciiTheme="minorHAnsi" w:hAnsiTheme="minorHAnsi"/>
      </w:rPr>
    </w:lvl>
    <w:lvl w:ilvl="6" w:tentative="0">
      <w:start w:val="1"/>
      <w:numFmt w:val="decimal"/>
      <w:pStyle w:val="291"/>
      <w:lvlText w:val="%7."/>
      <w:lvlJc w:val="left"/>
      <w:pPr>
        <w:tabs>
          <w:tab w:val="left" w:pos="2778"/>
        </w:tabs>
        <w:ind w:left="2778" w:hanging="397"/>
      </w:pPr>
      <w:rPr>
        <w:rFonts w:hint="default" w:asciiTheme="minorHAnsi" w:hAnsiTheme="minorHAnsi"/>
      </w:rPr>
    </w:lvl>
    <w:lvl w:ilvl="7" w:tentative="0">
      <w:start w:val="1"/>
      <w:numFmt w:val="decimal"/>
      <w:pStyle w:val="292"/>
      <w:lvlText w:val="%8."/>
      <w:lvlJc w:val="left"/>
      <w:pPr>
        <w:tabs>
          <w:tab w:val="left" w:pos="3175"/>
        </w:tabs>
        <w:ind w:left="3175" w:hanging="397"/>
      </w:pPr>
      <w:rPr>
        <w:rFonts w:hint="default" w:asciiTheme="minorHAnsi" w:hAnsiTheme="minorHAnsi"/>
      </w:rPr>
    </w:lvl>
    <w:lvl w:ilvl="8" w:tentative="0">
      <w:start w:val="1"/>
      <w:numFmt w:val="decimal"/>
      <w:pStyle w:val="293"/>
      <w:lvlText w:val="%9."/>
      <w:lvlJc w:val="left"/>
      <w:pPr>
        <w:tabs>
          <w:tab w:val="left" w:pos="3572"/>
        </w:tabs>
        <w:ind w:left="3572" w:hanging="397"/>
      </w:pPr>
      <w:rPr>
        <w:rFonts w:hint="default" w:asciiTheme="minorHAnsi" w:hAnsiTheme="minorHAnsi"/>
      </w:rPr>
    </w:lvl>
  </w:abstractNum>
  <w:abstractNum w:abstractNumId="31">
    <w:nsid w:val="4EE91846"/>
    <w:multiLevelType w:val="multilevel"/>
    <w:tmpl w:val="4EE91846"/>
    <w:lvl w:ilvl="0" w:tentative="0">
      <w:start w:val="1"/>
      <w:numFmt w:val="decimal"/>
      <w:lvlText w:val="%1."/>
      <w:lvlJc w:val="left"/>
      <w:pPr>
        <w:tabs>
          <w:tab w:val="left" w:pos="905"/>
        </w:tabs>
        <w:ind w:left="905" w:hanging="480"/>
      </w:pPr>
    </w:lvl>
    <w:lvl w:ilvl="1" w:tentative="0">
      <w:start w:val="1"/>
      <w:numFmt w:val="decimal"/>
      <w:pStyle w:val="355"/>
      <w:lvlText w:val="%2."/>
      <w:lvlJc w:val="left"/>
      <w:pPr>
        <w:tabs>
          <w:tab w:val="left" w:pos="475"/>
        </w:tabs>
        <w:ind w:left="475" w:firstLine="475"/>
      </w:pPr>
      <w:rPr>
        <w:rFonts w:hint="eastAsia"/>
      </w:rPr>
    </w:lvl>
    <w:lvl w:ilvl="2" w:tentative="0">
      <w:start w:val="1"/>
      <w:numFmt w:val="lowerRoman"/>
      <w:lvlText w:val="%3."/>
      <w:lvlJc w:val="right"/>
      <w:pPr>
        <w:tabs>
          <w:tab w:val="left" w:pos="1865"/>
        </w:tabs>
        <w:ind w:left="1865" w:hanging="480"/>
      </w:pPr>
    </w:lvl>
    <w:lvl w:ilvl="3" w:tentative="0">
      <w:start w:val="1"/>
      <w:numFmt w:val="decimal"/>
      <w:lvlText w:val="%4."/>
      <w:lvlJc w:val="left"/>
      <w:pPr>
        <w:tabs>
          <w:tab w:val="left" w:pos="2345"/>
        </w:tabs>
        <w:ind w:left="2345" w:hanging="480"/>
      </w:pPr>
    </w:lvl>
    <w:lvl w:ilvl="4" w:tentative="0">
      <w:start w:val="1"/>
      <w:numFmt w:val="ideographTraditional"/>
      <w:lvlText w:val="%5、"/>
      <w:lvlJc w:val="left"/>
      <w:pPr>
        <w:tabs>
          <w:tab w:val="left" w:pos="2825"/>
        </w:tabs>
        <w:ind w:left="2825" w:hanging="480"/>
      </w:pPr>
    </w:lvl>
    <w:lvl w:ilvl="5" w:tentative="0">
      <w:start w:val="1"/>
      <w:numFmt w:val="lowerRoman"/>
      <w:lvlText w:val="%6."/>
      <w:lvlJc w:val="right"/>
      <w:pPr>
        <w:tabs>
          <w:tab w:val="left" w:pos="3305"/>
        </w:tabs>
        <w:ind w:left="3305" w:hanging="480"/>
      </w:pPr>
    </w:lvl>
    <w:lvl w:ilvl="6" w:tentative="0">
      <w:start w:val="1"/>
      <w:numFmt w:val="decimal"/>
      <w:lvlText w:val="%7."/>
      <w:lvlJc w:val="left"/>
      <w:pPr>
        <w:tabs>
          <w:tab w:val="left" w:pos="3785"/>
        </w:tabs>
        <w:ind w:left="3785" w:hanging="480"/>
      </w:pPr>
    </w:lvl>
    <w:lvl w:ilvl="7" w:tentative="0">
      <w:start w:val="1"/>
      <w:numFmt w:val="ideographTraditional"/>
      <w:lvlText w:val="%8、"/>
      <w:lvlJc w:val="left"/>
      <w:pPr>
        <w:tabs>
          <w:tab w:val="left" w:pos="4265"/>
        </w:tabs>
        <w:ind w:left="4265" w:hanging="480"/>
      </w:pPr>
    </w:lvl>
    <w:lvl w:ilvl="8" w:tentative="0">
      <w:start w:val="1"/>
      <w:numFmt w:val="lowerRoman"/>
      <w:lvlText w:val="%9."/>
      <w:lvlJc w:val="right"/>
      <w:pPr>
        <w:tabs>
          <w:tab w:val="left" w:pos="4745"/>
        </w:tabs>
        <w:ind w:left="4745" w:hanging="480"/>
      </w:pPr>
    </w:lvl>
  </w:abstractNum>
  <w:abstractNum w:abstractNumId="32">
    <w:nsid w:val="4F3610EE"/>
    <w:multiLevelType w:val="multilevel"/>
    <w:tmpl w:val="4F3610EE"/>
    <w:lvl w:ilvl="0" w:tentative="0">
      <w:start w:val="1"/>
      <w:numFmt w:val="bullet"/>
      <w:lvlText w:val=""/>
      <w:lvlJc w:val="left"/>
      <w:pPr>
        <w:ind w:left="1140" w:hanging="420"/>
      </w:pPr>
      <w:rPr>
        <w:rFonts w:hint="default" w:ascii="Wingdings" w:hAnsi="Wingdings"/>
        <w:color w:val="auto"/>
      </w:rPr>
    </w:lvl>
    <w:lvl w:ilvl="1" w:tentative="0">
      <w:start w:val="1"/>
      <w:numFmt w:val="bullet"/>
      <w:lvlText w:val=""/>
      <w:lvlJc w:val="left"/>
      <w:pPr>
        <w:ind w:left="1560" w:hanging="420"/>
      </w:pPr>
      <w:rPr>
        <w:rFonts w:hint="default" w:ascii="Wingdings" w:hAnsi="Wingdings"/>
      </w:rPr>
    </w:lvl>
    <w:lvl w:ilvl="2" w:tentative="0">
      <w:start w:val="1"/>
      <w:numFmt w:val="bullet"/>
      <w:lvlText w:val=""/>
      <w:lvlJc w:val="left"/>
      <w:pPr>
        <w:ind w:left="1980" w:hanging="420"/>
      </w:pPr>
      <w:rPr>
        <w:rFonts w:hint="default" w:ascii="Wingdings" w:hAnsi="Wingdings"/>
      </w:rPr>
    </w:lvl>
    <w:lvl w:ilvl="3" w:tentative="0">
      <w:start w:val="1"/>
      <w:numFmt w:val="bullet"/>
      <w:lvlText w:val=""/>
      <w:lvlJc w:val="left"/>
      <w:pPr>
        <w:ind w:left="2400" w:hanging="420"/>
      </w:pPr>
      <w:rPr>
        <w:rFonts w:hint="default" w:ascii="Wingdings" w:hAnsi="Wingdings"/>
      </w:rPr>
    </w:lvl>
    <w:lvl w:ilvl="4" w:tentative="0">
      <w:start w:val="1"/>
      <w:numFmt w:val="bullet"/>
      <w:lvlText w:val=""/>
      <w:lvlJc w:val="left"/>
      <w:pPr>
        <w:ind w:left="2820" w:hanging="420"/>
      </w:pPr>
      <w:rPr>
        <w:rFonts w:hint="default" w:ascii="Wingdings" w:hAnsi="Wingdings"/>
      </w:rPr>
    </w:lvl>
    <w:lvl w:ilvl="5" w:tentative="0">
      <w:start w:val="1"/>
      <w:numFmt w:val="bullet"/>
      <w:lvlText w:val=""/>
      <w:lvlJc w:val="left"/>
      <w:pPr>
        <w:ind w:left="3240" w:hanging="420"/>
      </w:pPr>
      <w:rPr>
        <w:rFonts w:hint="default" w:ascii="Wingdings" w:hAnsi="Wingdings"/>
      </w:rPr>
    </w:lvl>
    <w:lvl w:ilvl="6" w:tentative="0">
      <w:start w:val="1"/>
      <w:numFmt w:val="bullet"/>
      <w:lvlText w:val=""/>
      <w:lvlJc w:val="left"/>
      <w:pPr>
        <w:ind w:left="3660" w:hanging="420"/>
      </w:pPr>
      <w:rPr>
        <w:rFonts w:hint="default" w:ascii="Wingdings" w:hAnsi="Wingdings"/>
      </w:rPr>
    </w:lvl>
    <w:lvl w:ilvl="7" w:tentative="0">
      <w:start w:val="1"/>
      <w:numFmt w:val="bullet"/>
      <w:lvlText w:val=""/>
      <w:lvlJc w:val="left"/>
      <w:pPr>
        <w:ind w:left="4080" w:hanging="420"/>
      </w:pPr>
      <w:rPr>
        <w:rFonts w:hint="default" w:ascii="Wingdings" w:hAnsi="Wingdings"/>
      </w:rPr>
    </w:lvl>
    <w:lvl w:ilvl="8" w:tentative="0">
      <w:start w:val="1"/>
      <w:numFmt w:val="bullet"/>
      <w:lvlText w:val=""/>
      <w:lvlJc w:val="left"/>
      <w:pPr>
        <w:ind w:left="4500" w:hanging="420"/>
      </w:pPr>
      <w:rPr>
        <w:rFonts w:hint="default" w:ascii="Wingdings" w:hAnsi="Wingdings"/>
      </w:rPr>
    </w:lvl>
  </w:abstractNum>
  <w:abstractNum w:abstractNumId="33">
    <w:nsid w:val="513F1425"/>
    <w:multiLevelType w:val="multilevel"/>
    <w:tmpl w:val="513F1425"/>
    <w:lvl w:ilvl="0" w:tentative="0">
      <w:start w:val="1"/>
      <w:numFmt w:val="decimal"/>
      <w:lvlText w:val="%1."/>
      <w:lvlJc w:val="left"/>
      <w:pPr>
        <w:ind w:left="420" w:hanging="420"/>
      </w:pPr>
      <w:rPr>
        <w:rFonts w:hint="eastAsia"/>
        <w:color w:val="auto"/>
      </w:rPr>
    </w:lvl>
    <w:lvl w:ilvl="1" w:tentative="0">
      <w:start w:val="1"/>
      <w:numFmt w:val="bullet"/>
      <w:lvlText w:val=""/>
      <w:lvlJc w:val="left"/>
      <w:pPr>
        <w:ind w:left="840" w:hanging="420"/>
      </w:pPr>
      <w:rPr>
        <w:rFonts w:hint="default" w:ascii="Wingdings" w:hAnsi="Wingdings"/>
        <w:color w:val="auto"/>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53D670A4"/>
    <w:multiLevelType w:val="multilevel"/>
    <w:tmpl w:val="53D670A4"/>
    <w:lvl w:ilvl="0" w:tentative="0">
      <w:start w:val="1"/>
      <w:numFmt w:val="decimal"/>
      <w:lvlText w:val="%1."/>
      <w:lvlJc w:val="left"/>
      <w:pPr>
        <w:ind w:left="420" w:hanging="420"/>
      </w:pPr>
      <w:rPr>
        <w:rFonts w:hint="eastAsia"/>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591B384E"/>
    <w:multiLevelType w:val="multilevel"/>
    <w:tmpl w:val="591B384E"/>
    <w:lvl w:ilvl="0" w:tentative="0">
      <w:start w:val="1"/>
      <w:numFmt w:val="lowerRoman"/>
      <w:pStyle w:val="294"/>
      <w:lvlText w:val="%1."/>
      <w:lvlJc w:val="left"/>
      <w:pPr>
        <w:tabs>
          <w:tab w:val="left" w:pos="397"/>
        </w:tabs>
        <w:ind w:left="397" w:hanging="397"/>
      </w:pPr>
      <w:rPr>
        <w:rFonts w:hint="default" w:asciiTheme="minorHAnsi" w:hAnsiTheme="minorHAnsi"/>
      </w:rPr>
    </w:lvl>
    <w:lvl w:ilvl="1" w:tentative="0">
      <w:start w:val="1"/>
      <w:numFmt w:val="lowerRoman"/>
      <w:pStyle w:val="295"/>
      <w:lvlText w:val="%2."/>
      <w:lvlJc w:val="left"/>
      <w:pPr>
        <w:tabs>
          <w:tab w:val="left" w:pos="794"/>
        </w:tabs>
        <w:ind w:left="794" w:hanging="397"/>
      </w:pPr>
      <w:rPr>
        <w:rFonts w:hint="default" w:asciiTheme="minorHAnsi" w:hAnsiTheme="minorHAnsi"/>
      </w:rPr>
    </w:lvl>
    <w:lvl w:ilvl="2" w:tentative="0">
      <w:start w:val="1"/>
      <w:numFmt w:val="lowerRoman"/>
      <w:pStyle w:val="296"/>
      <w:lvlText w:val="%3."/>
      <w:lvlJc w:val="left"/>
      <w:pPr>
        <w:tabs>
          <w:tab w:val="left" w:pos="1191"/>
        </w:tabs>
        <w:ind w:left="1191" w:hanging="397"/>
      </w:pPr>
      <w:rPr>
        <w:rFonts w:hint="default" w:asciiTheme="minorHAnsi" w:hAnsiTheme="minorHAnsi"/>
      </w:rPr>
    </w:lvl>
    <w:lvl w:ilvl="3" w:tentative="0">
      <w:start w:val="1"/>
      <w:numFmt w:val="lowerRoman"/>
      <w:pStyle w:val="297"/>
      <w:lvlText w:val="%4."/>
      <w:lvlJc w:val="left"/>
      <w:pPr>
        <w:tabs>
          <w:tab w:val="left" w:pos="1588"/>
        </w:tabs>
        <w:ind w:left="1588" w:hanging="397"/>
      </w:pPr>
      <w:rPr>
        <w:rFonts w:hint="default" w:asciiTheme="minorHAnsi" w:hAnsiTheme="minorHAnsi"/>
      </w:rPr>
    </w:lvl>
    <w:lvl w:ilvl="4" w:tentative="0">
      <w:start w:val="1"/>
      <w:numFmt w:val="lowerRoman"/>
      <w:pStyle w:val="298"/>
      <w:lvlText w:val="%5."/>
      <w:lvlJc w:val="left"/>
      <w:pPr>
        <w:tabs>
          <w:tab w:val="left" w:pos="1985"/>
        </w:tabs>
        <w:ind w:left="1985" w:hanging="397"/>
      </w:pPr>
      <w:rPr>
        <w:rFonts w:hint="default" w:asciiTheme="minorHAnsi" w:hAnsiTheme="minorHAnsi"/>
      </w:rPr>
    </w:lvl>
    <w:lvl w:ilvl="5" w:tentative="0">
      <w:start w:val="1"/>
      <w:numFmt w:val="lowerRoman"/>
      <w:pStyle w:val="299"/>
      <w:lvlText w:val="%6."/>
      <w:lvlJc w:val="left"/>
      <w:pPr>
        <w:tabs>
          <w:tab w:val="left" w:pos="2381"/>
        </w:tabs>
        <w:ind w:left="2382" w:hanging="397"/>
      </w:pPr>
      <w:rPr>
        <w:rFonts w:hint="default" w:asciiTheme="minorHAnsi" w:hAnsiTheme="minorHAnsi"/>
      </w:rPr>
    </w:lvl>
    <w:lvl w:ilvl="6" w:tentative="0">
      <w:start w:val="1"/>
      <w:numFmt w:val="lowerRoman"/>
      <w:pStyle w:val="300"/>
      <w:lvlText w:val="%7."/>
      <w:lvlJc w:val="left"/>
      <w:pPr>
        <w:tabs>
          <w:tab w:val="left" w:pos="2778"/>
        </w:tabs>
        <w:ind w:left="2779" w:hanging="397"/>
      </w:pPr>
      <w:rPr>
        <w:rFonts w:hint="default" w:asciiTheme="minorHAnsi" w:hAnsiTheme="minorHAnsi"/>
      </w:rPr>
    </w:lvl>
    <w:lvl w:ilvl="7" w:tentative="0">
      <w:start w:val="1"/>
      <w:numFmt w:val="lowerRoman"/>
      <w:pStyle w:val="301"/>
      <w:lvlText w:val="%8."/>
      <w:lvlJc w:val="left"/>
      <w:pPr>
        <w:tabs>
          <w:tab w:val="left" w:pos="3175"/>
        </w:tabs>
        <w:ind w:left="3176" w:hanging="397"/>
      </w:pPr>
      <w:rPr>
        <w:rFonts w:hint="default" w:asciiTheme="minorHAnsi" w:hAnsiTheme="minorHAnsi"/>
      </w:rPr>
    </w:lvl>
    <w:lvl w:ilvl="8" w:tentative="0">
      <w:start w:val="1"/>
      <w:numFmt w:val="lowerRoman"/>
      <w:pStyle w:val="302"/>
      <w:lvlText w:val="%9."/>
      <w:lvlJc w:val="left"/>
      <w:pPr>
        <w:tabs>
          <w:tab w:val="left" w:pos="3572"/>
        </w:tabs>
        <w:ind w:left="3573" w:hanging="397"/>
      </w:pPr>
      <w:rPr>
        <w:rFonts w:hint="default" w:asciiTheme="minorHAnsi" w:hAnsiTheme="minorHAnsi"/>
      </w:rPr>
    </w:lvl>
  </w:abstractNum>
  <w:abstractNum w:abstractNumId="36">
    <w:nsid w:val="5C10246C"/>
    <w:multiLevelType w:val="multilevel"/>
    <w:tmpl w:val="5C10246C"/>
    <w:lvl w:ilvl="0" w:tentative="0">
      <w:start w:val="1"/>
      <w:numFmt w:val="decimal"/>
      <w:lvlText w:val="%1."/>
      <w:lvlJc w:val="left"/>
      <w:pPr>
        <w:ind w:left="420" w:hanging="420"/>
      </w:pPr>
      <w:rPr>
        <w:rFonts w:hint="eastAsia"/>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5C8637C8"/>
    <w:multiLevelType w:val="multilevel"/>
    <w:tmpl w:val="5C8637C8"/>
    <w:lvl w:ilvl="0" w:tentative="0">
      <w:start w:val="1"/>
      <w:numFmt w:val="decimal"/>
      <w:lvlText w:val="%1."/>
      <w:lvlJc w:val="left"/>
      <w:pPr>
        <w:ind w:left="420" w:hanging="420"/>
      </w:pPr>
      <w:rPr>
        <w:rFonts w:hint="eastAsia"/>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63DE0190"/>
    <w:multiLevelType w:val="multilevel"/>
    <w:tmpl w:val="63DE0190"/>
    <w:lvl w:ilvl="0" w:tentative="0">
      <w:start w:val="1"/>
      <w:numFmt w:val="decimal"/>
      <w:lvlText w:val="%1."/>
      <w:lvlJc w:val="left"/>
      <w:pPr>
        <w:ind w:left="420" w:hanging="420"/>
      </w:pPr>
      <w:rPr>
        <w:rFonts w:hint="eastAsia"/>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660B0260"/>
    <w:multiLevelType w:val="multilevel"/>
    <w:tmpl w:val="660B0260"/>
    <w:lvl w:ilvl="0" w:tentative="0">
      <w:start w:val="1"/>
      <w:numFmt w:val="bullet"/>
      <w:lvlText w:val=""/>
      <w:lvlJc w:val="left"/>
      <w:pPr>
        <w:ind w:left="420" w:hanging="420"/>
      </w:pPr>
      <w:rPr>
        <w:rFonts w:hint="default" w:ascii="Wingdings" w:hAnsi="Wingdings"/>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0">
    <w:nsid w:val="67DE6F90"/>
    <w:multiLevelType w:val="singleLevel"/>
    <w:tmpl w:val="67DE6F90"/>
    <w:lvl w:ilvl="0" w:tentative="0">
      <w:start w:val="1"/>
      <w:numFmt w:val="bullet"/>
      <w:pStyle w:val="448"/>
      <w:lvlText w:val=""/>
      <w:lvlJc w:val="left"/>
      <w:pPr>
        <w:tabs>
          <w:tab w:val="left" w:pos="1080"/>
        </w:tabs>
        <w:ind w:left="1080" w:hanging="360"/>
      </w:pPr>
      <w:rPr>
        <w:rFonts w:hint="default" w:ascii="Symbol" w:hAnsi="Symbol"/>
        <w:b w:val="0"/>
        <w:i w:val="0"/>
        <w:sz w:val="24"/>
      </w:rPr>
    </w:lvl>
  </w:abstractNum>
  <w:abstractNum w:abstractNumId="41">
    <w:nsid w:val="6C4A3113"/>
    <w:multiLevelType w:val="multilevel"/>
    <w:tmpl w:val="6C4A3113"/>
    <w:lvl w:ilvl="0" w:tentative="0">
      <w:start w:val="1"/>
      <w:numFmt w:val="upperRoman"/>
      <w:pStyle w:val="385"/>
      <w:lvlText w:val="%1."/>
      <w:lvlJc w:val="left"/>
      <w:pPr>
        <w:tabs>
          <w:tab w:val="left" w:pos="425"/>
        </w:tabs>
        <w:ind w:left="425" w:hanging="425"/>
      </w:pPr>
      <w:rPr>
        <w:rFonts w:hint="eastAsia"/>
        <w:b/>
        <w:i w:val="0"/>
      </w:rPr>
    </w:lvl>
    <w:lvl w:ilvl="1" w:tentative="0">
      <w:start w:val="1"/>
      <w:numFmt w:val="upperLetter"/>
      <w:pStyle w:val="387"/>
      <w:lvlText w:val="%1%2."/>
      <w:lvlJc w:val="left"/>
      <w:pPr>
        <w:tabs>
          <w:tab w:val="left" w:pos="992"/>
        </w:tabs>
        <w:ind w:left="992" w:hanging="567"/>
      </w:pPr>
      <w:rPr>
        <w:rFonts w:hint="eastAsia"/>
        <w:b/>
        <w:i w:val="0"/>
      </w:rPr>
    </w:lvl>
    <w:lvl w:ilvl="2" w:tentative="0">
      <w:start w:val="1"/>
      <w:numFmt w:val="decimal"/>
      <w:pStyle w:val="389"/>
      <w:lvlText w:val="%3"/>
      <w:lvlJc w:val="left"/>
      <w:pPr>
        <w:tabs>
          <w:tab w:val="left" w:pos="1418"/>
        </w:tabs>
        <w:ind w:left="1418" w:hanging="424"/>
      </w:pPr>
      <w:rPr>
        <w:rFonts w:hint="eastAsia"/>
        <w:b/>
        <w:i w:val="0"/>
      </w:rPr>
    </w:lvl>
    <w:lvl w:ilvl="3" w:tentative="0">
      <w:start w:val="1"/>
      <w:numFmt w:val="lowerLetter"/>
      <w:pStyle w:val="390"/>
      <w:lvlText w:val="%4."/>
      <w:lvlJc w:val="left"/>
      <w:pPr>
        <w:tabs>
          <w:tab w:val="left" w:pos="1984"/>
        </w:tabs>
        <w:ind w:left="1984" w:hanging="544"/>
      </w:pPr>
      <w:rPr>
        <w:rFonts w:hint="eastAsia"/>
        <w:b/>
        <w:i w:val="0"/>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42">
    <w:nsid w:val="6C9C6C87"/>
    <w:multiLevelType w:val="multilevel"/>
    <w:tmpl w:val="6C9C6C87"/>
    <w:lvl w:ilvl="0" w:tentative="0">
      <w:start w:val="1"/>
      <w:numFmt w:val="lowerLetter"/>
      <w:pStyle w:val="273"/>
      <w:lvlText w:val="%1."/>
      <w:lvlJc w:val="left"/>
      <w:pPr>
        <w:tabs>
          <w:tab w:val="left" w:pos="397"/>
        </w:tabs>
        <w:ind w:left="397" w:hanging="397"/>
      </w:pPr>
      <w:rPr>
        <w:rFonts w:hint="default" w:asciiTheme="minorHAnsi" w:hAnsiTheme="minorHAnsi"/>
        <w:sz w:val="20"/>
      </w:rPr>
    </w:lvl>
    <w:lvl w:ilvl="1" w:tentative="0">
      <w:start w:val="1"/>
      <w:numFmt w:val="lowerLetter"/>
      <w:pStyle w:val="274"/>
      <w:lvlText w:val="%2."/>
      <w:lvlJc w:val="left"/>
      <w:pPr>
        <w:tabs>
          <w:tab w:val="left" w:pos="794"/>
        </w:tabs>
        <w:ind w:left="794" w:hanging="397"/>
      </w:pPr>
      <w:rPr>
        <w:rFonts w:hint="default" w:asciiTheme="minorHAnsi" w:hAnsiTheme="minorHAnsi"/>
      </w:rPr>
    </w:lvl>
    <w:lvl w:ilvl="2" w:tentative="0">
      <w:start w:val="1"/>
      <w:numFmt w:val="lowerLetter"/>
      <w:pStyle w:val="275"/>
      <w:lvlText w:val="%3."/>
      <w:lvlJc w:val="left"/>
      <w:pPr>
        <w:tabs>
          <w:tab w:val="left" w:pos="1191"/>
        </w:tabs>
        <w:ind w:left="1191" w:hanging="397"/>
      </w:pPr>
      <w:rPr>
        <w:rFonts w:hint="default" w:asciiTheme="minorHAnsi" w:hAnsiTheme="minorHAnsi"/>
      </w:rPr>
    </w:lvl>
    <w:lvl w:ilvl="3" w:tentative="0">
      <w:start w:val="1"/>
      <w:numFmt w:val="lowerLetter"/>
      <w:pStyle w:val="277"/>
      <w:lvlText w:val="%4."/>
      <w:lvlJc w:val="left"/>
      <w:pPr>
        <w:tabs>
          <w:tab w:val="left" w:pos="1588"/>
        </w:tabs>
        <w:ind w:left="1588" w:hanging="397"/>
      </w:pPr>
      <w:rPr>
        <w:rFonts w:hint="default" w:asciiTheme="minorHAnsi" w:hAnsiTheme="minorHAnsi"/>
      </w:rPr>
    </w:lvl>
    <w:lvl w:ilvl="4" w:tentative="0">
      <w:start w:val="1"/>
      <w:numFmt w:val="lowerLetter"/>
      <w:pStyle w:val="276"/>
      <w:lvlText w:val="%5."/>
      <w:lvlJc w:val="left"/>
      <w:pPr>
        <w:tabs>
          <w:tab w:val="left" w:pos="1985"/>
        </w:tabs>
        <w:ind w:left="1985" w:hanging="397"/>
      </w:pPr>
      <w:rPr>
        <w:rFonts w:hint="default" w:asciiTheme="minorHAnsi" w:hAnsiTheme="minorHAnsi"/>
      </w:rPr>
    </w:lvl>
    <w:lvl w:ilvl="5" w:tentative="0">
      <w:start w:val="1"/>
      <w:numFmt w:val="lowerLetter"/>
      <w:pStyle w:val="278"/>
      <w:lvlText w:val="%6."/>
      <w:lvlJc w:val="left"/>
      <w:pPr>
        <w:tabs>
          <w:tab w:val="left" w:pos="2381"/>
        </w:tabs>
        <w:ind w:left="2381" w:hanging="396"/>
      </w:pPr>
      <w:rPr>
        <w:rFonts w:hint="default" w:asciiTheme="minorHAnsi" w:hAnsiTheme="minorHAnsi"/>
      </w:rPr>
    </w:lvl>
    <w:lvl w:ilvl="6" w:tentative="0">
      <w:start w:val="1"/>
      <w:numFmt w:val="lowerLetter"/>
      <w:pStyle w:val="279"/>
      <w:lvlText w:val="%7."/>
      <w:lvlJc w:val="left"/>
      <w:pPr>
        <w:tabs>
          <w:tab w:val="left" w:pos="2778"/>
        </w:tabs>
        <w:ind w:left="2778" w:hanging="397"/>
      </w:pPr>
      <w:rPr>
        <w:rFonts w:hint="default" w:asciiTheme="minorHAnsi" w:hAnsiTheme="minorHAnsi"/>
      </w:rPr>
    </w:lvl>
    <w:lvl w:ilvl="7" w:tentative="0">
      <w:start w:val="1"/>
      <w:numFmt w:val="lowerLetter"/>
      <w:pStyle w:val="280"/>
      <w:lvlText w:val="%8."/>
      <w:lvlJc w:val="left"/>
      <w:pPr>
        <w:tabs>
          <w:tab w:val="left" w:pos="3175"/>
        </w:tabs>
        <w:ind w:left="3175" w:hanging="397"/>
      </w:pPr>
      <w:rPr>
        <w:rFonts w:hint="default" w:asciiTheme="minorHAnsi" w:hAnsiTheme="minorHAnsi"/>
      </w:rPr>
    </w:lvl>
    <w:lvl w:ilvl="8" w:tentative="0">
      <w:start w:val="1"/>
      <w:numFmt w:val="lowerLetter"/>
      <w:pStyle w:val="281"/>
      <w:lvlText w:val="%9."/>
      <w:lvlJc w:val="left"/>
      <w:pPr>
        <w:tabs>
          <w:tab w:val="left" w:pos="3572"/>
        </w:tabs>
        <w:ind w:left="3572" w:hanging="397"/>
      </w:pPr>
      <w:rPr>
        <w:rFonts w:hint="default" w:asciiTheme="minorHAnsi" w:hAnsiTheme="minorHAnsi"/>
      </w:rPr>
    </w:lvl>
  </w:abstractNum>
  <w:abstractNum w:abstractNumId="43">
    <w:nsid w:val="6EC84E1F"/>
    <w:multiLevelType w:val="multilevel"/>
    <w:tmpl w:val="6EC84E1F"/>
    <w:lvl w:ilvl="0" w:tentative="0">
      <w:start w:val="1"/>
      <w:numFmt w:val="decimal"/>
      <w:lvlText w:val="%1."/>
      <w:lvlJc w:val="left"/>
      <w:pPr>
        <w:ind w:left="420" w:hanging="420"/>
      </w:pPr>
      <w:rPr>
        <w:rFonts w:hint="eastAsia"/>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72ED4C4A"/>
    <w:multiLevelType w:val="multilevel"/>
    <w:tmpl w:val="72ED4C4A"/>
    <w:lvl w:ilvl="0" w:tentative="0">
      <w:start w:val="1"/>
      <w:numFmt w:val="bullet"/>
      <w:pStyle w:val="433"/>
      <w:lvlText w:val=""/>
      <w:lvlJc w:val="left"/>
      <w:pPr>
        <w:tabs>
          <w:tab w:val="left" w:pos="780"/>
        </w:tabs>
        <w:ind w:left="78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5">
    <w:nsid w:val="742871BD"/>
    <w:multiLevelType w:val="multilevel"/>
    <w:tmpl w:val="742871BD"/>
    <w:lvl w:ilvl="0" w:tentative="0">
      <w:start w:val="1"/>
      <w:numFmt w:val="upperLetter"/>
      <w:pStyle w:val="330"/>
      <w:suff w:val="space"/>
      <w:lvlText w:val="Appendix %1. -"/>
      <w:lvlJc w:val="left"/>
      <w:pPr>
        <w:ind w:left="533" w:hanging="533"/>
      </w:pPr>
      <w:rPr>
        <w:rFonts w:hint="default" w:cs="Times New Roman" w:asciiTheme="minorHAnsi" w:hAnsiTheme="minorHAnsi"/>
        <w:b/>
        <w:bCs w:val="0"/>
        <w:i/>
        <w:iCs w:val="0"/>
        <w:caps w:val="0"/>
        <w:smallCaps w:val="0"/>
        <w:strike w:val="0"/>
        <w:dstrike w:val="0"/>
        <w:snapToGrid w:val="0"/>
        <w:vanish w:val="0"/>
        <w:color w:val="000000"/>
        <w:spacing w:val="0"/>
        <w:w w:val="0"/>
        <w:kern w:val="0"/>
        <w:position w:val="0"/>
        <w:szCs w:val="0"/>
        <w:u w:val="none"/>
        <w:vertAlign w:val="baseline"/>
        <w14:shadow w14:blurRad="0" w14:dist="0" w14:dir="0" w14:sx="0" w14:sy="0" w14:kx="0" w14:ky="0" w14:algn="none">
          <w14:srgbClr w14:val="000000"/>
        </w14:shadow>
      </w:rPr>
    </w:lvl>
    <w:lvl w:ilvl="1" w:tentative="0">
      <w:start w:val="1"/>
      <w:numFmt w:val="decimal"/>
      <w:pStyle w:val="331"/>
      <w:suff w:val="space"/>
      <w:lvlText w:val="%1.%2."/>
      <w:lvlJc w:val="left"/>
      <w:pPr>
        <w:ind w:left="612" w:hanging="612"/>
      </w:pPr>
      <w:rPr>
        <w:rFonts w:hint="default"/>
      </w:rPr>
    </w:lvl>
    <w:lvl w:ilvl="2" w:tentative="0">
      <w:start w:val="1"/>
      <w:numFmt w:val="decimal"/>
      <w:pStyle w:val="332"/>
      <w:suff w:val="space"/>
      <w:lvlText w:val="%1.%2.%3."/>
      <w:lvlJc w:val="left"/>
      <w:pPr>
        <w:ind w:left="777" w:hanging="777"/>
      </w:pPr>
      <w:rPr>
        <w:rFonts w:hint="default"/>
      </w:rPr>
    </w:lvl>
    <w:lvl w:ilvl="3" w:tentative="0">
      <w:start w:val="1"/>
      <w:numFmt w:val="decimal"/>
      <w:pStyle w:val="333"/>
      <w:suff w:val="space"/>
      <w:lvlText w:val="%1.%2.%3.%4."/>
      <w:lvlJc w:val="left"/>
      <w:pPr>
        <w:ind w:left="862" w:hanging="862"/>
      </w:pPr>
      <w:rPr>
        <w:rFonts w:hint="default"/>
      </w:rPr>
    </w:lvl>
    <w:lvl w:ilvl="4" w:tentative="0">
      <w:start w:val="1"/>
      <w:numFmt w:val="decimal"/>
      <w:pStyle w:val="334"/>
      <w:suff w:val="space"/>
      <w:lvlText w:val="%1.%2.%3.%4.%5."/>
      <w:lvlJc w:val="left"/>
      <w:pPr>
        <w:ind w:left="919" w:hanging="919"/>
      </w:pPr>
      <w:rPr>
        <w:rFonts w:hint="default"/>
      </w:rPr>
    </w:lvl>
    <w:lvl w:ilvl="5" w:tentative="0">
      <w:start w:val="1"/>
      <w:numFmt w:val="decimal"/>
      <w:suff w:val="space"/>
      <w:lvlText w:val="%1.%2.%3.%4.%5.%6."/>
      <w:lvlJc w:val="left"/>
      <w:pPr>
        <w:ind w:left="2736" w:hanging="2736"/>
      </w:pPr>
      <w:rPr>
        <w:rFonts w:hint="default"/>
      </w:rPr>
    </w:lvl>
    <w:lvl w:ilvl="6" w:tentative="0">
      <w:start w:val="1"/>
      <w:numFmt w:val="decimal"/>
      <w:suff w:val="space"/>
      <w:lvlText w:val="%1.%2.%3.%4.%5.%6.%7."/>
      <w:lvlJc w:val="left"/>
      <w:pPr>
        <w:ind w:left="3240" w:hanging="3240"/>
      </w:pPr>
      <w:rPr>
        <w:rFonts w:hint="default"/>
      </w:rPr>
    </w:lvl>
    <w:lvl w:ilvl="7" w:tentative="0">
      <w:start w:val="1"/>
      <w:numFmt w:val="decimal"/>
      <w:suff w:val="space"/>
      <w:lvlText w:val="%1.%2.%3.%4.%5.%6.%7.%8."/>
      <w:lvlJc w:val="left"/>
      <w:pPr>
        <w:ind w:left="3744" w:hanging="3744"/>
      </w:pPr>
      <w:rPr>
        <w:rFonts w:hint="default"/>
      </w:rPr>
    </w:lvl>
    <w:lvl w:ilvl="8" w:tentative="0">
      <w:start w:val="1"/>
      <w:numFmt w:val="decimal"/>
      <w:suff w:val="space"/>
      <w:lvlText w:val="%1.%2.%3.%4.%5.%6.%7.%8.%9."/>
      <w:lvlJc w:val="left"/>
      <w:pPr>
        <w:ind w:left="4320" w:hanging="4320"/>
      </w:pPr>
      <w:rPr>
        <w:rFonts w:hint="default"/>
      </w:rPr>
    </w:lvl>
  </w:abstractNum>
  <w:abstractNum w:abstractNumId="46">
    <w:nsid w:val="74466F82"/>
    <w:multiLevelType w:val="multilevel"/>
    <w:tmpl w:val="74466F82"/>
    <w:lvl w:ilvl="0" w:tentative="0">
      <w:start w:val="1"/>
      <w:numFmt w:val="bullet"/>
      <w:pStyle w:val="465"/>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47">
    <w:nsid w:val="744C5033"/>
    <w:multiLevelType w:val="multilevel"/>
    <w:tmpl w:val="744C5033"/>
    <w:lvl w:ilvl="0" w:tentative="0">
      <w:start w:val="1"/>
      <w:numFmt w:val="upperLetter"/>
      <w:pStyle w:val="396"/>
      <w:lvlText w:val="%1."/>
      <w:lvlJc w:val="left"/>
      <w:pPr>
        <w:tabs>
          <w:tab w:val="left" w:pos="900"/>
        </w:tabs>
        <w:ind w:left="900" w:hanging="360"/>
      </w:pPr>
      <w:rPr>
        <w:rFonts w:hint="eastAsia"/>
      </w:rPr>
    </w:lvl>
    <w:lvl w:ilvl="1" w:tentative="0">
      <w:start w:val="1"/>
      <w:numFmt w:val="lowerLetter"/>
      <w:lvlText w:val="%2."/>
      <w:lvlJc w:val="left"/>
      <w:pPr>
        <w:tabs>
          <w:tab w:val="left" w:pos="2160"/>
        </w:tabs>
        <w:ind w:left="2160" w:hanging="360"/>
      </w:pPr>
    </w:lvl>
    <w:lvl w:ilvl="2" w:tentative="0">
      <w:start w:val="1"/>
      <w:numFmt w:val="lowerRoman"/>
      <w:lvlText w:val="%3."/>
      <w:lvlJc w:val="right"/>
      <w:pPr>
        <w:tabs>
          <w:tab w:val="left" w:pos="2880"/>
        </w:tabs>
        <w:ind w:left="2880" w:hanging="180"/>
      </w:pPr>
    </w:lvl>
    <w:lvl w:ilvl="3" w:tentative="0">
      <w:start w:val="1"/>
      <w:numFmt w:val="decimal"/>
      <w:lvlText w:val="%4."/>
      <w:lvlJc w:val="left"/>
      <w:pPr>
        <w:tabs>
          <w:tab w:val="left" w:pos="3600"/>
        </w:tabs>
        <w:ind w:left="3600" w:hanging="360"/>
      </w:pPr>
    </w:lvl>
    <w:lvl w:ilvl="4" w:tentative="0">
      <w:start w:val="1"/>
      <w:numFmt w:val="lowerLetter"/>
      <w:lvlText w:val="%5."/>
      <w:lvlJc w:val="left"/>
      <w:pPr>
        <w:tabs>
          <w:tab w:val="left" w:pos="4320"/>
        </w:tabs>
        <w:ind w:left="4320" w:hanging="360"/>
      </w:pPr>
    </w:lvl>
    <w:lvl w:ilvl="5" w:tentative="0">
      <w:start w:val="1"/>
      <w:numFmt w:val="lowerRoman"/>
      <w:lvlText w:val="%6."/>
      <w:lvlJc w:val="right"/>
      <w:pPr>
        <w:tabs>
          <w:tab w:val="left" w:pos="5040"/>
        </w:tabs>
        <w:ind w:left="5040" w:hanging="180"/>
      </w:pPr>
    </w:lvl>
    <w:lvl w:ilvl="6" w:tentative="0">
      <w:start w:val="1"/>
      <w:numFmt w:val="decimal"/>
      <w:lvlText w:val="%7."/>
      <w:lvlJc w:val="left"/>
      <w:pPr>
        <w:tabs>
          <w:tab w:val="left" w:pos="5760"/>
        </w:tabs>
        <w:ind w:left="5760" w:hanging="360"/>
      </w:pPr>
    </w:lvl>
    <w:lvl w:ilvl="7" w:tentative="0">
      <w:start w:val="1"/>
      <w:numFmt w:val="lowerLetter"/>
      <w:lvlText w:val="%8."/>
      <w:lvlJc w:val="left"/>
      <w:pPr>
        <w:tabs>
          <w:tab w:val="left" w:pos="6480"/>
        </w:tabs>
        <w:ind w:left="6480" w:hanging="360"/>
      </w:pPr>
    </w:lvl>
    <w:lvl w:ilvl="8" w:tentative="0">
      <w:start w:val="1"/>
      <w:numFmt w:val="lowerRoman"/>
      <w:lvlText w:val="%9."/>
      <w:lvlJc w:val="right"/>
      <w:pPr>
        <w:tabs>
          <w:tab w:val="left" w:pos="7200"/>
        </w:tabs>
        <w:ind w:left="7200" w:hanging="180"/>
      </w:pPr>
    </w:lvl>
  </w:abstractNum>
  <w:abstractNum w:abstractNumId="48">
    <w:nsid w:val="76BD7A1D"/>
    <w:multiLevelType w:val="multilevel"/>
    <w:tmpl w:val="76BD7A1D"/>
    <w:lvl w:ilvl="0" w:tentative="0">
      <w:start w:val="1"/>
      <w:numFmt w:val="decimal"/>
      <w:pStyle w:val="427"/>
      <w:lvlText w:val="%1."/>
      <w:lvlJc w:val="left"/>
      <w:pPr>
        <w:tabs>
          <w:tab w:val="left" w:pos="360"/>
        </w:tabs>
        <w:ind w:left="360" w:hanging="360"/>
      </w:pPr>
      <w:rPr>
        <w:rFonts w:hint="default" w:ascii="Times New Roman" w:hAnsi="Times New Roman" w:eastAsia="宋体"/>
      </w:rPr>
    </w:lvl>
    <w:lvl w:ilvl="1" w:tentative="0">
      <w:start w:val="1"/>
      <w:numFmt w:val="decimal"/>
      <w:pStyle w:val="428"/>
      <w:suff w:val="space"/>
      <w:lvlText w:val="%1.%2."/>
      <w:lvlJc w:val="left"/>
      <w:pPr>
        <w:ind w:left="880" w:hanging="432"/>
      </w:pPr>
      <w:rPr>
        <w:rFonts w:hint="default" w:ascii="Times New Roman" w:hAnsi="Times New Roman" w:eastAsia="宋体"/>
      </w:rPr>
    </w:lvl>
    <w:lvl w:ilvl="2" w:tentative="0">
      <w:start w:val="1"/>
      <w:numFmt w:val="decimal"/>
      <w:pStyle w:val="429"/>
      <w:suff w:val="space"/>
      <w:lvlText w:val="%1.%2.%3."/>
      <w:lvlJc w:val="left"/>
      <w:pPr>
        <w:ind w:left="784" w:hanging="784"/>
      </w:pPr>
      <w:rPr>
        <w:rFonts w:hint="default" w:ascii="Times New Roman" w:hAnsi="Times New Roman" w:eastAsia="宋体"/>
        <w:b/>
        <w:i w:val="0"/>
      </w:rPr>
    </w:lvl>
    <w:lvl w:ilvl="3" w:tentative="0">
      <w:start w:val="1"/>
      <w:numFmt w:val="decimal"/>
      <w:pStyle w:val="430"/>
      <w:suff w:val="space"/>
      <w:lvlText w:val="%1.%2.%3.%4."/>
      <w:lvlJc w:val="left"/>
      <w:pPr>
        <w:ind w:left="900" w:hanging="900"/>
      </w:pPr>
      <w:rPr>
        <w:rFonts w:hint="default" w:ascii="Times New Roman" w:hAnsi="Times New Roman" w:eastAsia="宋体"/>
        <w:b/>
        <w:i w:val="0"/>
      </w:rPr>
    </w:lvl>
    <w:lvl w:ilvl="4" w:tentative="0">
      <w:start w:val="1"/>
      <w:numFmt w:val="chineseCountingThousand"/>
      <w:lvlText w:val="(%5)"/>
      <w:lvlJc w:val="left"/>
      <w:pPr>
        <w:tabs>
          <w:tab w:val="left" w:pos="1860"/>
        </w:tabs>
        <w:ind w:left="1860" w:hanging="420"/>
      </w:pPr>
      <w:rPr>
        <w:rFonts w:hint="eastAsia"/>
      </w:rPr>
    </w:lvl>
    <w:lvl w:ilvl="5" w:tentative="0">
      <w:start w:val="1"/>
      <w:numFmt w:val="decimal"/>
      <w:lvlText w:val="%1.%2.%3.%4.%5.%6."/>
      <w:lvlJc w:val="left"/>
      <w:pPr>
        <w:tabs>
          <w:tab w:val="left" w:pos="2880"/>
        </w:tabs>
        <w:ind w:left="2736" w:hanging="936"/>
      </w:pPr>
      <w:rPr>
        <w:rFonts w:hint="default"/>
      </w:rPr>
    </w:lvl>
    <w:lvl w:ilvl="6" w:tentative="0">
      <w:start w:val="1"/>
      <w:numFmt w:val="decimal"/>
      <w:lvlText w:val="%1.%2.%3.%4.%5.%6.%7."/>
      <w:lvlJc w:val="left"/>
      <w:pPr>
        <w:tabs>
          <w:tab w:val="left" w:pos="3600"/>
        </w:tabs>
        <w:ind w:left="3240" w:hanging="1080"/>
      </w:pPr>
      <w:rPr>
        <w:rFonts w:hint="default"/>
      </w:rPr>
    </w:lvl>
    <w:lvl w:ilvl="7" w:tentative="0">
      <w:start w:val="1"/>
      <w:numFmt w:val="decimal"/>
      <w:lvlText w:val="%1.%2.%3.%4.%5.%6.%7.%8."/>
      <w:lvlJc w:val="left"/>
      <w:pPr>
        <w:tabs>
          <w:tab w:val="left" w:pos="3960"/>
        </w:tabs>
        <w:ind w:left="3744" w:hanging="1224"/>
      </w:pPr>
      <w:rPr>
        <w:rFonts w:hint="default"/>
      </w:rPr>
    </w:lvl>
    <w:lvl w:ilvl="8" w:tentative="0">
      <w:start w:val="1"/>
      <w:numFmt w:val="decimal"/>
      <w:lvlText w:val="%1.%2.%3.%4.%5.%6.%7.%8.%9."/>
      <w:lvlJc w:val="left"/>
      <w:pPr>
        <w:tabs>
          <w:tab w:val="left" w:pos="4680"/>
        </w:tabs>
        <w:ind w:left="4320" w:hanging="1440"/>
      </w:pPr>
      <w:rPr>
        <w:rFonts w:hint="default"/>
      </w:rPr>
    </w:lvl>
  </w:abstractNum>
  <w:abstractNum w:abstractNumId="49">
    <w:nsid w:val="76C006BA"/>
    <w:multiLevelType w:val="multilevel"/>
    <w:tmpl w:val="76C006BA"/>
    <w:lvl w:ilvl="0" w:tentative="0">
      <w:start w:val="1"/>
      <w:numFmt w:val="decimal"/>
      <w:lvlText w:val="%1."/>
      <w:lvlJc w:val="left"/>
      <w:pPr>
        <w:ind w:left="420" w:hanging="420"/>
      </w:pPr>
      <w:rPr>
        <w:rFonts w:hint="eastAsia"/>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7A945F05"/>
    <w:multiLevelType w:val="multilevel"/>
    <w:tmpl w:val="7A945F05"/>
    <w:lvl w:ilvl="0" w:tentative="0">
      <w:start w:val="1"/>
      <w:numFmt w:val="decimal"/>
      <w:lvlText w:val="%1."/>
      <w:lvlJc w:val="left"/>
      <w:pPr>
        <w:tabs>
          <w:tab w:val="left" w:pos="294"/>
        </w:tabs>
        <w:ind w:left="-66" w:hanging="360"/>
      </w:pPr>
      <w:rPr>
        <w:rFonts w:hint="default" w:ascii="Arial Bold" w:hAnsi="Arial Bold" w:eastAsia="黑体"/>
        <w:b/>
        <w:i w:val="0"/>
        <w:sz w:val="40"/>
      </w:rPr>
    </w:lvl>
    <w:lvl w:ilvl="1" w:tentative="0">
      <w:start w:val="1"/>
      <w:numFmt w:val="decimal"/>
      <w:lvlText w:val="%1.%2."/>
      <w:lvlJc w:val="left"/>
      <w:pPr>
        <w:tabs>
          <w:tab w:val="left" w:pos="1440"/>
        </w:tabs>
        <w:ind w:left="432" w:hanging="432"/>
      </w:pPr>
      <w:rPr>
        <w:rFonts w:hint="default" w:ascii="Arial" w:hAnsi="Arial" w:eastAsia="黑体"/>
        <w:b/>
        <w:i w:val="0"/>
        <w:sz w:val="32"/>
      </w:rPr>
    </w:lvl>
    <w:lvl w:ilvl="2" w:tentative="0">
      <w:start w:val="1"/>
      <w:numFmt w:val="decimal"/>
      <w:lvlText w:val="%1.%2.%3."/>
      <w:lvlJc w:val="left"/>
      <w:pPr>
        <w:tabs>
          <w:tab w:val="left" w:pos="5421"/>
        </w:tabs>
        <w:ind w:left="3765" w:hanging="504"/>
      </w:pPr>
      <w:rPr>
        <w:rFonts w:hint="default" w:ascii="Arial" w:hAnsi="Arial" w:eastAsia="黑体"/>
        <w:b/>
        <w:i w:val="0"/>
        <w:sz w:val="28"/>
        <w:lang/>
      </w:rPr>
    </w:lvl>
    <w:lvl w:ilvl="3" w:tentative="0">
      <w:start w:val="1"/>
      <w:numFmt w:val="decimal"/>
      <w:lvlText w:val="%1.%2.%3.%4."/>
      <w:lvlJc w:val="left"/>
      <w:pPr>
        <w:tabs>
          <w:tab w:val="left" w:pos="2454"/>
        </w:tabs>
        <w:ind w:left="222" w:hanging="648"/>
      </w:pPr>
      <w:rPr>
        <w:rFonts w:hint="default" w:ascii="Arial" w:hAnsi="Arial" w:eastAsia="黑体" w:cs="Arial"/>
        <w:b w:val="0"/>
        <w:i w:val="0"/>
        <w:iCs/>
        <w:color w:val="333333"/>
        <w:sz w:val="26"/>
        <w:szCs w:val="26"/>
      </w:rPr>
    </w:lvl>
    <w:lvl w:ilvl="4" w:tentative="0">
      <w:start w:val="1"/>
      <w:numFmt w:val="decimal"/>
      <w:lvlText w:val="%1.%2.%3.%4.%5."/>
      <w:lvlJc w:val="left"/>
      <w:pPr>
        <w:tabs>
          <w:tab w:val="left" w:pos="1014"/>
        </w:tabs>
        <w:ind w:left="1806" w:hanging="2232"/>
      </w:pPr>
      <w:rPr>
        <w:rFonts w:hint="default" w:ascii="Arial Bold" w:hAnsi="Arial Bold" w:eastAsia="黑体" w:cs="Arial"/>
        <w:b w:val="0"/>
        <w:i w:val="0"/>
        <w:iCs/>
        <w:color w:val="auto"/>
        <w:spacing w:val="0"/>
        <w:position w:val="0"/>
        <w:sz w:val="24"/>
        <w:szCs w:val="24"/>
      </w:rPr>
    </w:lvl>
    <w:lvl w:ilvl="5" w:tentative="0">
      <w:start w:val="1"/>
      <w:numFmt w:val="decimal"/>
      <w:lvlText w:val="%1.%2.%3.%4.%5.%6."/>
      <w:lvlJc w:val="left"/>
      <w:pPr>
        <w:tabs>
          <w:tab w:val="left" w:pos="3894"/>
        </w:tabs>
        <w:ind w:left="2310" w:hanging="936"/>
      </w:pPr>
      <w:rPr>
        <w:rFonts w:hint="eastAsia"/>
      </w:rPr>
    </w:lvl>
    <w:lvl w:ilvl="6" w:tentative="0">
      <w:start w:val="1"/>
      <w:numFmt w:val="decimal"/>
      <w:lvlText w:val="%1.%2.%3.%4.%5.%6.%7."/>
      <w:lvlJc w:val="left"/>
      <w:pPr>
        <w:tabs>
          <w:tab w:val="left" w:pos="4614"/>
        </w:tabs>
        <w:ind w:left="2814" w:hanging="1080"/>
      </w:pPr>
      <w:rPr>
        <w:rFonts w:hint="eastAsia"/>
      </w:rPr>
    </w:lvl>
    <w:lvl w:ilvl="7" w:tentative="0">
      <w:start w:val="1"/>
      <w:numFmt w:val="decimal"/>
      <w:lvlText w:val="%1.%2.%3.%4.%5.%6.%7.%8."/>
      <w:lvlJc w:val="left"/>
      <w:pPr>
        <w:tabs>
          <w:tab w:val="left" w:pos="5334"/>
        </w:tabs>
        <w:ind w:left="3318" w:hanging="1224"/>
      </w:pPr>
      <w:rPr>
        <w:rFonts w:hint="eastAsia"/>
      </w:rPr>
    </w:lvl>
    <w:lvl w:ilvl="8" w:tentative="0">
      <w:start w:val="1"/>
      <w:numFmt w:val="decimal"/>
      <w:lvlText w:val="%1.%2.%3.%4.%5.%6.%7.%8.%9."/>
      <w:lvlJc w:val="left"/>
      <w:pPr>
        <w:tabs>
          <w:tab w:val="left" w:pos="6054"/>
        </w:tabs>
        <w:ind w:left="3894" w:hanging="1440"/>
      </w:pPr>
      <w:rPr>
        <w:rFonts w:hint="eastAsia"/>
      </w:rPr>
    </w:lvl>
  </w:abstractNum>
  <w:abstractNum w:abstractNumId="51">
    <w:nsid w:val="7B4A2304"/>
    <w:multiLevelType w:val="multilevel"/>
    <w:tmpl w:val="7B4A2304"/>
    <w:lvl w:ilvl="0" w:tentative="0">
      <w:start w:val="1"/>
      <w:numFmt w:val="bullet"/>
      <w:pStyle w:val="414"/>
      <w:lvlText w:val=""/>
      <w:lvlJc w:val="left"/>
      <w:pPr>
        <w:tabs>
          <w:tab w:val="left" w:pos="810"/>
        </w:tabs>
        <w:ind w:left="810" w:hanging="360"/>
      </w:pPr>
      <w:rPr>
        <w:rFonts w:hint="default" w:ascii="Symbol" w:hAnsi="Symbol"/>
        <w:b w:val="0"/>
        <w:i w:val="0"/>
        <w:color w:val="000000"/>
        <w:sz w:val="16"/>
      </w:rPr>
    </w:lvl>
    <w:lvl w:ilvl="1" w:tentative="0">
      <w:start w:val="1"/>
      <w:numFmt w:val="bullet"/>
      <w:lvlText w:val="o"/>
      <w:lvlJc w:val="left"/>
      <w:pPr>
        <w:tabs>
          <w:tab w:val="left" w:pos="1530"/>
        </w:tabs>
        <w:ind w:left="1530" w:hanging="360"/>
      </w:pPr>
      <w:rPr>
        <w:rFonts w:hint="default" w:ascii="Courier New" w:hAnsi="Courier New"/>
      </w:rPr>
    </w:lvl>
    <w:lvl w:ilvl="2" w:tentative="0">
      <w:start w:val="1"/>
      <w:numFmt w:val="bullet"/>
      <w:lvlText w:val=""/>
      <w:lvlJc w:val="left"/>
      <w:pPr>
        <w:tabs>
          <w:tab w:val="left" w:pos="2250"/>
        </w:tabs>
        <w:ind w:left="2250" w:hanging="360"/>
      </w:pPr>
      <w:rPr>
        <w:rFonts w:hint="default" w:ascii="Wingdings" w:hAnsi="Wingdings"/>
      </w:rPr>
    </w:lvl>
    <w:lvl w:ilvl="3" w:tentative="0">
      <w:start w:val="1"/>
      <w:numFmt w:val="bullet"/>
      <w:lvlText w:val=""/>
      <w:lvlJc w:val="left"/>
      <w:pPr>
        <w:tabs>
          <w:tab w:val="left" w:pos="2970"/>
        </w:tabs>
        <w:ind w:left="2970" w:hanging="360"/>
      </w:pPr>
      <w:rPr>
        <w:rFonts w:hint="default" w:ascii="Symbol" w:hAnsi="Symbol"/>
      </w:rPr>
    </w:lvl>
    <w:lvl w:ilvl="4" w:tentative="0">
      <w:start w:val="1"/>
      <w:numFmt w:val="bullet"/>
      <w:lvlText w:val="o"/>
      <w:lvlJc w:val="left"/>
      <w:pPr>
        <w:tabs>
          <w:tab w:val="left" w:pos="3690"/>
        </w:tabs>
        <w:ind w:left="3690" w:hanging="360"/>
      </w:pPr>
      <w:rPr>
        <w:rFonts w:hint="default" w:ascii="Courier New" w:hAnsi="Courier New"/>
      </w:rPr>
    </w:lvl>
    <w:lvl w:ilvl="5" w:tentative="0">
      <w:start w:val="1"/>
      <w:numFmt w:val="bullet"/>
      <w:lvlText w:val=""/>
      <w:lvlJc w:val="left"/>
      <w:pPr>
        <w:tabs>
          <w:tab w:val="left" w:pos="4410"/>
        </w:tabs>
        <w:ind w:left="4410" w:hanging="360"/>
      </w:pPr>
      <w:rPr>
        <w:rFonts w:hint="default" w:ascii="Wingdings" w:hAnsi="Wingdings"/>
      </w:rPr>
    </w:lvl>
    <w:lvl w:ilvl="6" w:tentative="0">
      <w:start w:val="1"/>
      <w:numFmt w:val="bullet"/>
      <w:lvlText w:val=""/>
      <w:lvlJc w:val="left"/>
      <w:pPr>
        <w:tabs>
          <w:tab w:val="left" w:pos="5130"/>
        </w:tabs>
        <w:ind w:left="5130" w:hanging="360"/>
      </w:pPr>
      <w:rPr>
        <w:rFonts w:hint="default" w:ascii="Symbol" w:hAnsi="Symbol"/>
      </w:rPr>
    </w:lvl>
    <w:lvl w:ilvl="7" w:tentative="0">
      <w:start w:val="1"/>
      <w:numFmt w:val="bullet"/>
      <w:lvlText w:val="o"/>
      <w:lvlJc w:val="left"/>
      <w:pPr>
        <w:tabs>
          <w:tab w:val="left" w:pos="5850"/>
        </w:tabs>
        <w:ind w:left="5850" w:hanging="360"/>
      </w:pPr>
      <w:rPr>
        <w:rFonts w:hint="default" w:ascii="Courier New" w:hAnsi="Courier New"/>
      </w:rPr>
    </w:lvl>
    <w:lvl w:ilvl="8" w:tentative="0">
      <w:start w:val="1"/>
      <w:numFmt w:val="bullet"/>
      <w:lvlText w:val=""/>
      <w:lvlJc w:val="left"/>
      <w:pPr>
        <w:tabs>
          <w:tab w:val="left" w:pos="6570"/>
        </w:tabs>
        <w:ind w:left="6570" w:hanging="360"/>
      </w:pPr>
      <w:rPr>
        <w:rFonts w:hint="default" w:ascii="Wingdings" w:hAnsi="Wingdings"/>
      </w:rPr>
    </w:lvl>
  </w:abstractNum>
  <w:abstractNum w:abstractNumId="52">
    <w:nsid w:val="7CD1412E"/>
    <w:multiLevelType w:val="multilevel"/>
    <w:tmpl w:val="7CD1412E"/>
    <w:lvl w:ilvl="0" w:tentative="0">
      <w:start w:val="1"/>
      <w:numFmt w:val="decimal"/>
      <w:lvlText w:val="%1."/>
      <w:lvlJc w:val="left"/>
      <w:pPr>
        <w:ind w:left="420" w:hanging="420"/>
      </w:pPr>
      <w:rPr>
        <w:rFonts w:hint="eastAsia"/>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7DC072D4"/>
    <w:multiLevelType w:val="multilevel"/>
    <w:tmpl w:val="7DC072D4"/>
    <w:lvl w:ilvl="0" w:tentative="0">
      <w:start w:val="1"/>
      <w:numFmt w:val="decimal"/>
      <w:lvlText w:val="%1."/>
      <w:lvlJc w:val="left"/>
      <w:pPr>
        <w:ind w:left="420" w:hanging="420"/>
      </w:pPr>
      <w:rPr>
        <w:rFonts w:hint="eastAsia"/>
        <w:color w:val="auto"/>
      </w:rPr>
    </w:lvl>
    <w:lvl w:ilvl="1" w:tentative="0">
      <w:start w:val="1"/>
      <w:numFmt w:val="bullet"/>
      <w:lvlText w:val=""/>
      <w:lvlJc w:val="left"/>
      <w:pPr>
        <w:ind w:left="840" w:hanging="420"/>
      </w:pPr>
      <w:rPr>
        <w:rFonts w:hint="default" w:ascii="Wingdings" w:hAnsi="Wingdings"/>
        <w:color w:val="auto"/>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7EC2267B"/>
    <w:multiLevelType w:val="multilevel"/>
    <w:tmpl w:val="7EC2267B"/>
    <w:lvl w:ilvl="0" w:tentative="0">
      <w:start w:val="1"/>
      <w:numFmt w:val="bullet"/>
      <w:lvlText w:val=""/>
      <w:lvlJc w:val="left"/>
      <w:pPr>
        <w:ind w:left="420" w:hanging="420"/>
      </w:pPr>
      <w:rPr>
        <w:rFonts w:hint="default" w:ascii="Wingdings" w:hAnsi="Wingdings"/>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5">
    <w:nsid w:val="7FD73F39"/>
    <w:multiLevelType w:val="multilevel"/>
    <w:tmpl w:val="7FD73F39"/>
    <w:lvl w:ilvl="0" w:tentative="0">
      <w:start w:val="1"/>
      <w:numFmt w:val="bullet"/>
      <w:pStyle w:val="445"/>
      <w:lvlText w:val=""/>
      <w:lvlJc w:val="left"/>
      <w:pPr>
        <w:tabs>
          <w:tab w:val="left" w:pos="792"/>
        </w:tabs>
        <w:ind w:left="792"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30"/>
  </w:num>
  <w:num w:numId="2">
    <w:abstractNumId w:val="4"/>
  </w:num>
  <w:num w:numId="3">
    <w:abstractNumId w:val="12"/>
  </w:num>
  <w:num w:numId="4">
    <w:abstractNumId w:val="11"/>
  </w:num>
  <w:num w:numId="5">
    <w:abstractNumId w:val="42"/>
  </w:num>
  <w:num w:numId="6">
    <w:abstractNumId w:val="35"/>
  </w:num>
  <w:num w:numId="7">
    <w:abstractNumId w:val="45"/>
  </w:num>
  <w:num w:numId="8">
    <w:abstractNumId w:val="24"/>
  </w:num>
  <w:num w:numId="9">
    <w:abstractNumId w:val="0"/>
  </w:num>
  <w:num w:numId="10">
    <w:abstractNumId w:val="17"/>
  </w:num>
  <w:num w:numId="11">
    <w:abstractNumId w:val="31"/>
  </w:num>
  <w:num w:numId="12">
    <w:abstractNumId w:val="19"/>
  </w:num>
  <w:num w:numId="13">
    <w:abstractNumId w:val="20"/>
  </w:num>
  <w:num w:numId="14">
    <w:abstractNumId w:val="41"/>
  </w:num>
  <w:num w:numId="15">
    <w:abstractNumId w:val="5"/>
  </w:num>
  <w:num w:numId="16">
    <w:abstractNumId w:val="47"/>
  </w:num>
  <w:num w:numId="17">
    <w:abstractNumId w:val="2"/>
  </w:num>
  <w:num w:numId="18">
    <w:abstractNumId w:val="51"/>
  </w:num>
  <w:num w:numId="19">
    <w:abstractNumId w:val="7"/>
  </w:num>
  <w:num w:numId="20">
    <w:abstractNumId w:val="27"/>
  </w:num>
  <w:num w:numId="21">
    <w:abstractNumId w:val="48"/>
  </w:num>
  <w:num w:numId="22">
    <w:abstractNumId w:val="1"/>
  </w:num>
  <w:num w:numId="23">
    <w:abstractNumId w:val="44"/>
  </w:num>
  <w:num w:numId="24">
    <w:abstractNumId w:val="28"/>
  </w:num>
  <w:num w:numId="25">
    <w:abstractNumId w:val="55"/>
  </w:num>
  <w:num w:numId="26">
    <w:abstractNumId w:val="40"/>
  </w:num>
  <w:num w:numId="27">
    <w:abstractNumId w:val="46"/>
  </w:num>
  <w:num w:numId="28">
    <w:abstractNumId w:val="50"/>
  </w:num>
  <w:num w:numId="29">
    <w:abstractNumId w:val="6"/>
  </w:num>
  <w:num w:numId="30">
    <w:abstractNumId w:val="38"/>
  </w:num>
  <w:num w:numId="31">
    <w:abstractNumId w:val="10"/>
  </w:num>
  <w:num w:numId="32">
    <w:abstractNumId w:val="32"/>
  </w:num>
  <w:num w:numId="33">
    <w:abstractNumId w:val="37"/>
  </w:num>
  <w:num w:numId="34">
    <w:abstractNumId w:val="13"/>
  </w:num>
  <w:num w:numId="35">
    <w:abstractNumId w:val="3"/>
  </w:num>
  <w:num w:numId="36">
    <w:abstractNumId w:val="36"/>
  </w:num>
  <w:num w:numId="37">
    <w:abstractNumId w:val="39"/>
  </w:num>
  <w:num w:numId="38">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52"/>
  </w:num>
  <w:num w:numId="40">
    <w:abstractNumId w:val="16"/>
  </w:num>
  <w:num w:numId="41">
    <w:abstractNumId w:val="29"/>
  </w:num>
  <w:num w:numId="42">
    <w:abstractNumId w:val="8"/>
  </w:num>
  <w:num w:numId="43">
    <w:abstractNumId w:val="49"/>
  </w:num>
  <w:num w:numId="44">
    <w:abstractNumId w:val="14"/>
  </w:num>
  <w:num w:numId="45">
    <w:abstractNumId w:val="34"/>
  </w:num>
  <w:num w:numId="46">
    <w:abstractNumId w:val="33"/>
  </w:num>
  <w:num w:numId="47">
    <w:abstractNumId w:val="22"/>
  </w:num>
  <w:num w:numId="48">
    <w:abstractNumId w:val="53"/>
  </w:num>
  <w:num w:numId="49">
    <w:abstractNumId w:val="26"/>
  </w:num>
  <w:num w:numId="50">
    <w:abstractNumId w:val="54"/>
  </w:num>
  <w:num w:numId="51">
    <w:abstractNumId w:val="15"/>
  </w:num>
  <w:num w:numId="52">
    <w:abstractNumId w:val="18"/>
  </w:num>
  <w:num w:numId="53">
    <w:abstractNumId w:val="21"/>
  </w:num>
  <w:num w:numId="54">
    <w:abstractNumId w:val="23"/>
  </w:num>
  <w:num w:numId="55">
    <w:abstractNumId w:val="25"/>
  </w:num>
  <w:num w:numId="56">
    <w:abstractNumId w:val="43"/>
  </w:num>
  <w:num w:numId="57">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ndy ZJW Zhang">
    <w15:presenceInfo w15:providerId="AD" w15:userId="S::Andy.ZJW.Zhang@cn.ey.com::849f9740-d3e9-4ef6-8fc0-fdcaffb3ec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attachedTemplate r:id="rId1"/>
  <w:documentProtection w:enforcement="0"/>
  <w:defaultTabStop w:val="720"/>
  <w:drawingGridHorizontalSpacing w:val="110"/>
  <w:drawingGridVerticalSpacing w:val="1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RlMzIyZGE5YTRiZWJlYjA2YjYzYTA0ZTc3OGNmZmYifQ=="/>
  </w:docVars>
  <w:rsids>
    <w:rsidRoot w:val="0003384D"/>
    <w:rsid w:val="00000078"/>
    <w:rsid w:val="000000A9"/>
    <w:rsid w:val="00000107"/>
    <w:rsid w:val="00000123"/>
    <w:rsid w:val="000002BE"/>
    <w:rsid w:val="00000318"/>
    <w:rsid w:val="0000037E"/>
    <w:rsid w:val="000004E1"/>
    <w:rsid w:val="00000D36"/>
    <w:rsid w:val="00000DC7"/>
    <w:rsid w:val="00000DCA"/>
    <w:rsid w:val="0000146B"/>
    <w:rsid w:val="00001F82"/>
    <w:rsid w:val="00002070"/>
    <w:rsid w:val="00002077"/>
    <w:rsid w:val="00002633"/>
    <w:rsid w:val="0000269A"/>
    <w:rsid w:val="000029EA"/>
    <w:rsid w:val="00002ADE"/>
    <w:rsid w:val="00002B4C"/>
    <w:rsid w:val="00003227"/>
    <w:rsid w:val="00003A32"/>
    <w:rsid w:val="00003EA5"/>
    <w:rsid w:val="00004032"/>
    <w:rsid w:val="000040EB"/>
    <w:rsid w:val="00004416"/>
    <w:rsid w:val="00004533"/>
    <w:rsid w:val="000045B0"/>
    <w:rsid w:val="0000496B"/>
    <w:rsid w:val="000049AC"/>
    <w:rsid w:val="00004AC5"/>
    <w:rsid w:val="00004BB1"/>
    <w:rsid w:val="00004DEE"/>
    <w:rsid w:val="000052CF"/>
    <w:rsid w:val="000057A5"/>
    <w:rsid w:val="00005989"/>
    <w:rsid w:val="00005A16"/>
    <w:rsid w:val="000077C7"/>
    <w:rsid w:val="00007DD6"/>
    <w:rsid w:val="00010010"/>
    <w:rsid w:val="00010255"/>
    <w:rsid w:val="00010275"/>
    <w:rsid w:val="00010370"/>
    <w:rsid w:val="00010535"/>
    <w:rsid w:val="00010594"/>
    <w:rsid w:val="00010816"/>
    <w:rsid w:val="00010CB2"/>
    <w:rsid w:val="00010D65"/>
    <w:rsid w:val="00011717"/>
    <w:rsid w:val="00011D48"/>
    <w:rsid w:val="000126E0"/>
    <w:rsid w:val="00012D97"/>
    <w:rsid w:val="0001310B"/>
    <w:rsid w:val="00013F08"/>
    <w:rsid w:val="000143AD"/>
    <w:rsid w:val="00014599"/>
    <w:rsid w:val="00014A43"/>
    <w:rsid w:val="00014A8B"/>
    <w:rsid w:val="00014C88"/>
    <w:rsid w:val="00014DD6"/>
    <w:rsid w:val="00014F0C"/>
    <w:rsid w:val="00015397"/>
    <w:rsid w:val="00015555"/>
    <w:rsid w:val="000155AB"/>
    <w:rsid w:val="00015C22"/>
    <w:rsid w:val="00015C5C"/>
    <w:rsid w:val="00015E73"/>
    <w:rsid w:val="000160E3"/>
    <w:rsid w:val="0001656D"/>
    <w:rsid w:val="00016792"/>
    <w:rsid w:val="0001695E"/>
    <w:rsid w:val="00016EE4"/>
    <w:rsid w:val="00017582"/>
    <w:rsid w:val="0002104C"/>
    <w:rsid w:val="000210E3"/>
    <w:rsid w:val="00021134"/>
    <w:rsid w:val="000214CA"/>
    <w:rsid w:val="00021721"/>
    <w:rsid w:val="0002173F"/>
    <w:rsid w:val="00021A57"/>
    <w:rsid w:val="00021B35"/>
    <w:rsid w:val="00021C96"/>
    <w:rsid w:val="00021D8C"/>
    <w:rsid w:val="00021E20"/>
    <w:rsid w:val="0002216E"/>
    <w:rsid w:val="00022201"/>
    <w:rsid w:val="000223D2"/>
    <w:rsid w:val="00022B2C"/>
    <w:rsid w:val="00023529"/>
    <w:rsid w:val="0002376D"/>
    <w:rsid w:val="000237E3"/>
    <w:rsid w:val="0002446F"/>
    <w:rsid w:val="00024887"/>
    <w:rsid w:val="00024961"/>
    <w:rsid w:val="000251FA"/>
    <w:rsid w:val="00025A03"/>
    <w:rsid w:val="000268CE"/>
    <w:rsid w:val="00026918"/>
    <w:rsid w:val="0002702F"/>
    <w:rsid w:val="00027686"/>
    <w:rsid w:val="000279D7"/>
    <w:rsid w:val="00027E11"/>
    <w:rsid w:val="00027E8A"/>
    <w:rsid w:val="00030565"/>
    <w:rsid w:val="00030901"/>
    <w:rsid w:val="00030C4B"/>
    <w:rsid w:val="0003151A"/>
    <w:rsid w:val="000315E0"/>
    <w:rsid w:val="00031AAB"/>
    <w:rsid w:val="000321F5"/>
    <w:rsid w:val="0003234C"/>
    <w:rsid w:val="00032D2D"/>
    <w:rsid w:val="00033358"/>
    <w:rsid w:val="000335E0"/>
    <w:rsid w:val="00033654"/>
    <w:rsid w:val="00033816"/>
    <w:rsid w:val="0003384D"/>
    <w:rsid w:val="00033D4F"/>
    <w:rsid w:val="00033E98"/>
    <w:rsid w:val="000346BD"/>
    <w:rsid w:val="00034771"/>
    <w:rsid w:val="00034A35"/>
    <w:rsid w:val="00035300"/>
    <w:rsid w:val="00035D9A"/>
    <w:rsid w:val="00035FE4"/>
    <w:rsid w:val="00036085"/>
    <w:rsid w:val="00036739"/>
    <w:rsid w:val="00036900"/>
    <w:rsid w:val="00036938"/>
    <w:rsid w:val="00036D73"/>
    <w:rsid w:val="00037273"/>
    <w:rsid w:val="000377CD"/>
    <w:rsid w:val="00037C34"/>
    <w:rsid w:val="00037E39"/>
    <w:rsid w:val="00040115"/>
    <w:rsid w:val="00040800"/>
    <w:rsid w:val="00040EA1"/>
    <w:rsid w:val="00040F49"/>
    <w:rsid w:val="000412EE"/>
    <w:rsid w:val="0004163D"/>
    <w:rsid w:val="00041641"/>
    <w:rsid w:val="0004164D"/>
    <w:rsid w:val="000417A0"/>
    <w:rsid w:val="00041B6C"/>
    <w:rsid w:val="000420C5"/>
    <w:rsid w:val="000421E1"/>
    <w:rsid w:val="000424A1"/>
    <w:rsid w:val="00042D3A"/>
    <w:rsid w:val="000434EF"/>
    <w:rsid w:val="0004352D"/>
    <w:rsid w:val="00043AAD"/>
    <w:rsid w:val="00043BB7"/>
    <w:rsid w:val="00043BC3"/>
    <w:rsid w:val="00043EB8"/>
    <w:rsid w:val="000440F0"/>
    <w:rsid w:val="000447D3"/>
    <w:rsid w:val="00044915"/>
    <w:rsid w:val="0004496C"/>
    <w:rsid w:val="00044CC2"/>
    <w:rsid w:val="00044EAC"/>
    <w:rsid w:val="00045075"/>
    <w:rsid w:val="000451FA"/>
    <w:rsid w:val="0004568C"/>
    <w:rsid w:val="00047079"/>
    <w:rsid w:val="00047245"/>
    <w:rsid w:val="0004739B"/>
    <w:rsid w:val="00047579"/>
    <w:rsid w:val="00047719"/>
    <w:rsid w:val="0004784D"/>
    <w:rsid w:val="00047BAE"/>
    <w:rsid w:val="00047FC4"/>
    <w:rsid w:val="000501BF"/>
    <w:rsid w:val="00050352"/>
    <w:rsid w:val="00050360"/>
    <w:rsid w:val="00050429"/>
    <w:rsid w:val="00050680"/>
    <w:rsid w:val="0005094A"/>
    <w:rsid w:val="00050C10"/>
    <w:rsid w:val="00050CA5"/>
    <w:rsid w:val="000513C4"/>
    <w:rsid w:val="0005179A"/>
    <w:rsid w:val="000517B4"/>
    <w:rsid w:val="00051844"/>
    <w:rsid w:val="00051D5C"/>
    <w:rsid w:val="00051E90"/>
    <w:rsid w:val="00052064"/>
    <w:rsid w:val="00052DAE"/>
    <w:rsid w:val="000533AE"/>
    <w:rsid w:val="00053822"/>
    <w:rsid w:val="00053903"/>
    <w:rsid w:val="00053C65"/>
    <w:rsid w:val="00053D12"/>
    <w:rsid w:val="00053E76"/>
    <w:rsid w:val="000542CB"/>
    <w:rsid w:val="000542D7"/>
    <w:rsid w:val="000549B1"/>
    <w:rsid w:val="00054C4C"/>
    <w:rsid w:val="00054E33"/>
    <w:rsid w:val="00055020"/>
    <w:rsid w:val="00055075"/>
    <w:rsid w:val="00055404"/>
    <w:rsid w:val="00055569"/>
    <w:rsid w:val="000559D0"/>
    <w:rsid w:val="00055D70"/>
    <w:rsid w:val="00055FB5"/>
    <w:rsid w:val="000561D3"/>
    <w:rsid w:val="00056434"/>
    <w:rsid w:val="0005705B"/>
    <w:rsid w:val="000571A8"/>
    <w:rsid w:val="00057364"/>
    <w:rsid w:val="0005774D"/>
    <w:rsid w:val="00057B74"/>
    <w:rsid w:val="00057D85"/>
    <w:rsid w:val="00057E9A"/>
    <w:rsid w:val="00060194"/>
    <w:rsid w:val="00060499"/>
    <w:rsid w:val="000604CA"/>
    <w:rsid w:val="00060666"/>
    <w:rsid w:val="000608BC"/>
    <w:rsid w:val="00060A7A"/>
    <w:rsid w:val="00060CC6"/>
    <w:rsid w:val="00061066"/>
    <w:rsid w:val="000612AD"/>
    <w:rsid w:val="0006140E"/>
    <w:rsid w:val="00061DDA"/>
    <w:rsid w:val="00062378"/>
    <w:rsid w:val="0006246D"/>
    <w:rsid w:val="000627EF"/>
    <w:rsid w:val="00062DFE"/>
    <w:rsid w:val="00063096"/>
    <w:rsid w:val="00063977"/>
    <w:rsid w:val="000639EB"/>
    <w:rsid w:val="00063AC8"/>
    <w:rsid w:val="00063B09"/>
    <w:rsid w:val="00063B36"/>
    <w:rsid w:val="00063DB9"/>
    <w:rsid w:val="00063EE2"/>
    <w:rsid w:val="00063F53"/>
    <w:rsid w:val="000641A5"/>
    <w:rsid w:val="0006432F"/>
    <w:rsid w:val="000645FB"/>
    <w:rsid w:val="00065A5D"/>
    <w:rsid w:val="00065E79"/>
    <w:rsid w:val="00065EF6"/>
    <w:rsid w:val="00066328"/>
    <w:rsid w:val="00066515"/>
    <w:rsid w:val="00066907"/>
    <w:rsid w:val="00066C8A"/>
    <w:rsid w:val="00066E7D"/>
    <w:rsid w:val="000679AD"/>
    <w:rsid w:val="0007006D"/>
    <w:rsid w:val="00070114"/>
    <w:rsid w:val="00070601"/>
    <w:rsid w:val="00070726"/>
    <w:rsid w:val="00070B88"/>
    <w:rsid w:val="00070BD4"/>
    <w:rsid w:val="00070C26"/>
    <w:rsid w:val="0007109A"/>
    <w:rsid w:val="00071BE4"/>
    <w:rsid w:val="00071F5B"/>
    <w:rsid w:val="000721A6"/>
    <w:rsid w:val="000724CD"/>
    <w:rsid w:val="00072633"/>
    <w:rsid w:val="0007265D"/>
    <w:rsid w:val="0007286B"/>
    <w:rsid w:val="00072B78"/>
    <w:rsid w:val="00072BB4"/>
    <w:rsid w:val="00072E39"/>
    <w:rsid w:val="0007311C"/>
    <w:rsid w:val="00073A2D"/>
    <w:rsid w:val="00073E01"/>
    <w:rsid w:val="00074078"/>
    <w:rsid w:val="000742C5"/>
    <w:rsid w:val="00075255"/>
    <w:rsid w:val="00075352"/>
    <w:rsid w:val="000759E3"/>
    <w:rsid w:val="00075AB1"/>
    <w:rsid w:val="00075B57"/>
    <w:rsid w:val="00075EFD"/>
    <w:rsid w:val="00076092"/>
    <w:rsid w:val="000764C2"/>
    <w:rsid w:val="000765CC"/>
    <w:rsid w:val="00076603"/>
    <w:rsid w:val="00076D56"/>
    <w:rsid w:val="00076DB2"/>
    <w:rsid w:val="00076E0C"/>
    <w:rsid w:val="00076EEB"/>
    <w:rsid w:val="00076F0E"/>
    <w:rsid w:val="00076FA7"/>
    <w:rsid w:val="0007713B"/>
    <w:rsid w:val="00077236"/>
    <w:rsid w:val="00077389"/>
    <w:rsid w:val="000773A4"/>
    <w:rsid w:val="00077A42"/>
    <w:rsid w:val="00080570"/>
    <w:rsid w:val="00080597"/>
    <w:rsid w:val="00080661"/>
    <w:rsid w:val="00080722"/>
    <w:rsid w:val="00080A6B"/>
    <w:rsid w:val="00081051"/>
    <w:rsid w:val="000813C4"/>
    <w:rsid w:val="00081471"/>
    <w:rsid w:val="000815B9"/>
    <w:rsid w:val="000817DE"/>
    <w:rsid w:val="000819CA"/>
    <w:rsid w:val="00081CA1"/>
    <w:rsid w:val="000823AD"/>
    <w:rsid w:val="00082407"/>
    <w:rsid w:val="00082589"/>
    <w:rsid w:val="000826E5"/>
    <w:rsid w:val="000829AE"/>
    <w:rsid w:val="000829B6"/>
    <w:rsid w:val="000832D3"/>
    <w:rsid w:val="00083863"/>
    <w:rsid w:val="000838D6"/>
    <w:rsid w:val="00083A7B"/>
    <w:rsid w:val="00084449"/>
    <w:rsid w:val="00084B92"/>
    <w:rsid w:val="00084CCB"/>
    <w:rsid w:val="00084D9E"/>
    <w:rsid w:val="00084DEF"/>
    <w:rsid w:val="00085409"/>
    <w:rsid w:val="00085469"/>
    <w:rsid w:val="000856CD"/>
    <w:rsid w:val="00085A7F"/>
    <w:rsid w:val="00085B9B"/>
    <w:rsid w:val="00085EDC"/>
    <w:rsid w:val="0008627A"/>
    <w:rsid w:val="00086807"/>
    <w:rsid w:val="000869F9"/>
    <w:rsid w:val="00086ACE"/>
    <w:rsid w:val="00086B57"/>
    <w:rsid w:val="00086D51"/>
    <w:rsid w:val="00087278"/>
    <w:rsid w:val="0008744C"/>
    <w:rsid w:val="000875CF"/>
    <w:rsid w:val="00087D4F"/>
    <w:rsid w:val="000905D1"/>
    <w:rsid w:val="00090927"/>
    <w:rsid w:val="00090940"/>
    <w:rsid w:val="00090BAB"/>
    <w:rsid w:val="00090E8E"/>
    <w:rsid w:val="00090FC2"/>
    <w:rsid w:val="00090FF7"/>
    <w:rsid w:val="000910B7"/>
    <w:rsid w:val="0009127E"/>
    <w:rsid w:val="000915C9"/>
    <w:rsid w:val="000916C9"/>
    <w:rsid w:val="00091FF6"/>
    <w:rsid w:val="00092127"/>
    <w:rsid w:val="000923C9"/>
    <w:rsid w:val="00092575"/>
    <w:rsid w:val="000925EE"/>
    <w:rsid w:val="000926ED"/>
    <w:rsid w:val="000932AC"/>
    <w:rsid w:val="0009347F"/>
    <w:rsid w:val="00093960"/>
    <w:rsid w:val="00093BDC"/>
    <w:rsid w:val="00093C2F"/>
    <w:rsid w:val="00093EA7"/>
    <w:rsid w:val="000941E3"/>
    <w:rsid w:val="00094648"/>
    <w:rsid w:val="00094BB3"/>
    <w:rsid w:val="00094C62"/>
    <w:rsid w:val="00094EAF"/>
    <w:rsid w:val="00094FE6"/>
    <w:rsid w:val="00095028"/>
    <w:rsid w:val="000950D1"/>
    <w:rsid w:val="000951CE"/>
    <w:rsid w:val="000955AA"/>
    <w:rsid w:val="00095652"/>
    <w:rsid w:val="0009565A"/>
    <w:rsid w:val="000958D7"/>
    <w:rsid w:val="000959A5"/>
    <w:rsid w:val="00095A38"/>
    <w:rsid w:val="00095CCF"/>
    <w:rsid w:val="000963B3"/>
    <w:rsid w:val="000968DD"/>
    <w:rsid w:val="00096908"/>
    <w:rsid w:val="00096C64"/>
    <w:rsid w:val="00097781"/>
    <w:rsid w:val="00097968"/>
    <w:rsid w:val="000A0101"/>
    <w:rsid w:val="000A03CD"/>
    <w:rsid w:val="000A0814"/>
    <w:rsid w:val="000A093D"/>
    <w:rsid w:val="000A0FD3"/>
    <w:rsid w:val="000A1016"/>
    <w:rsid w:val="000A1990"/>
    <w:rsid w:val="000A1E6C"/>
    <w:rsid w:val="000A1EF8"/>
    <w:rsid w:val="000A240E"/>
    <w:rsid w:val="000A2BE1"/>
    <w:rsid w:val="000A3071"/>
    <w:rsid w:val="000A33E4"/>
    <w:rsid w:val="000A3570"/>
    <w:rsid w:val="000A36FC"/>
    <w:rsid w:val="000A3C06"/>
    <w:rsid w:val="000A405A"/>
    <w:rsid w:val="000A449B"/>
    <w:rsid w:val="000A4914"/>
    <w:rsid w:val="000A4A68"/>
    <w:rsid w:val="000A4D3A"/>
    <w:rsid w:val="000A4EC1"/>
    <w:rsid w:val="000A52A0"/>
    <w:rsid w:val="000A52DF"/>
    <w:rsid w:val="000A531C"/>
    <w:rsid w:val="000A5729"/>
    <w:rsid w:val="000A580E"/>
    <w:rsid w:val="000A5AEC"/>
    <w:rsid w:val="000A5B10"/>
    <w:rsid w:val="000A5CDE"/>
    <w:rsid w:val="000A5D7D"/>
    <w:rsid w:val="000A5E93"/>
    <w:rsid w:val="000A68AA"/>
    <w:rsid w:val="000A6A1B"/>
    <w:rsid w:val="000A6D08"/>
    <w:rsid w:val="000A705F"/>
    <w:rsid w:val="000A75E9"/>
    <w:rsid w:val="000A78BF"/>
    <w:rsid w:val="000A7970"/>
    <w:rsid w:val="000B0359"/>
    <w:rsid w:val="000B06E3"/>
    <w:rsid w:val="000B0812"/>
    <w:rsid w:val="000B086D"/>
    <w:rsid w:val="000B113B"/>
    <w:rsid w:val="000B12C2"/>
    <w:rsid w:val="000B135A"/>
    <w:rsid w:val="000B1D49"/>
    <w:rsid w:val="000B1EB9"/>
    <w:rsid w:val="000B1F3E"/>
    <w:rsid w:val="000B232F"/>
    <w:rsid w:val="000B24D5"/>
    <w:rsid w:val="000B2508"/>
    <w:rsid w:val="000B270B"/>
    <w:rsid w:val="000B2CF6"/>
    <w:rsid w:val="000B3117"/>
    <w:rsid w:val="000B33EB"/>
    <w:rsid w:val="000B375B"/>
    <w:rsid w:val="000B3B3B"/>
    <w:rsid w:val="000B3DAB"/>
    <w:rsid w:val="000B4006"/>
    <w:rsid w:val="000B42CA"/>
    <w:rsid w:val="000B42EB"/>
    <w:rsid w:val="000B4404"/>
    <w:rsid w:val="000B4464"/>
    <w:rsid w:val="000B4810"/>
    <w:rsid w:val="000B50B4"/>
    <w:rsid w:val="000B52E5"/>
    <w:rsid w:val="000B54E8"/>
    <w:rsid w:val="000B59BE"/>
    <w:rsid w:val="000B5C25"/>
    <w:rsid w:val="000B639C"/>
    <w:rsid w:val="000B66B0"/>
    <w:rsid w:val="000B6D5E"/>
    <w:rsid w:val="000B70E2"/>
    <w:rsid w:val="000B746B"/>
    <w:rsid w:val="000B7D99"/>
    <w:rsid w:val="000C0D8B"/>
    <w:rsid w:val="000C1305"/>
    <w:rsid w:val="000C13A4"/>
    <w:rsid w:val="000C14C7"/>
    <w:rsid w:val="000C1927"/>
    <w:rsid w:val="000C2276"/>
    <w:rsid w:val="000C2457"/>
    <w:rsid w:val="000C2604"/>
    <w:rsid w:val="000C2A0C"/>
    <w:rsid w:val="000C2F53"/>
    <w:rsid w:val="000C3372"/>
    <w:rsid w:val="000C3FB1"/>
    <w:rsid w:val="000C44B3"/>
    <w:rsid w:val="000C4721"/>
    <w:rsid w:val="000C4735"/>
    <w:rsid w:val="000C4A8D"/>
    <w:rsid w:val="000C5397"/>
    <w:rsid w:val="000C5CF1"/>
    <w:rsid w:val="000C5FA0"/>
    <w:rsid w:val="000C61FF"/>
    <w:rsid w:val="000C67FD"/>
    <w:rsid w:val="000C6828"/>
    <w:rsid w:val="000C6A0B"/>
    <w:rsid w:val="000C6A89"/>
    <w:rsid w:val="000C6B15"/>
    <w:rsid w:val="000C6B56"/>
    <w:rsid w:val="000C6D73"/>
    <w:rsid w:val="000C7025"/>
    <w:rsid w:val="000C711E"/>
    <w:rsid w:val="000C725D"/>
    <w:rsid w:val="000C7586"/>
    <w:rsid w:val="000C78C6"/>
    <w:rsid w:val="000C7FDC"/>
    <w:rsid w:val="000D062D"/>
    <w:rsid w:val="000D08A6"/>
    <w:rsid w:val="000D0D0E"/>
    <w:rsid w:val="000D1045"/>
    <w:rsid w:val="000D1294"/>
    <w:rsid w:val="000D17E4"/>
    <w:rsid w:val="000D1808"/>
    <w:rsid w:val="000D186F"/>
    <w:rsid w:val="000D1D74"/>
    <w:rsid w:val="000D1F96"/>
    <w:rsid w:val="000D2316"/>
    <w:rsid w:val="000D29F6"/>
    <w:rsid w:val="000D2A2E"/>
    <w:rsid w:val="000D2BA8"/>
    <w:rsid w:val="000D2C73"/>
    <w:rsid w:val="000D2F90"/>
    <w:rsid w:val="000D2F94"/>
    <w:rsid w:val="000D3095"/>
    <w:rsid w:val="000D34B0"/>
    <w:rsid w:val="000D3845"/>
    <w:rsid w:val="000D394E"/>
    <w:rsid w:val="000D3BDE"/>
    <w:rsid w:val="000D3C5C"/>
    <w:rsid w:val="000D3CB5"/>
    <w:rsid w:val="000D3D42"/>
    <w:rsid w:val="000D3DA8"/>
    <w:rsid w:val="000D42E3"/>
    <w:rsid w:val="000D4311"/>
    <w:rsid w:val="000D44BA"/>
    <w:rsid w:val="000D485D"/>
    <w:rsid w:val="000D4C38"/>
    <w:rsid w:val="000D52FD"/>
    <w:rsid w:val="000D54B7"/>
    <w:rsid w:val="000D5682"/>
    <w:rsid w:val="000D5D40"/>
    <w:rsid w:val="000D5E6C"/>
    <w:rsid w:val="000D624B"/>
    <w:rsid w:val="000D63CA"/>
    <w:rsid w:val="000D652C"/>
    <w:rsid w:val="000D686B"/>
    <w:rsid w:val="000D6A1F"/>
    <w:rsid w:val="000D6E04"/>
    <w:rsid w:val="000D6FE2"/>
    <w:rsid w:val="000D7796"/>
    <w:rsid w:val="000D7AFD"/>
    <w:rsid w:val="000D7B53"/>
    <w:rsid w:val="000D7F0C"/>
    <w:rsid w:val="000D7F30"/>
    <w:rsid w:val="000E01D6"/>
    <w:rsid w:val="000E053F"/>
    <w:rsid w:val="000E0746"/>
    <w:rsid w:val="000E0E94"/>
    <w:rsid w:val="000E12CA"/>
    <w:rsid w:val="000E13AF"/>
    <w:rsid w:val="000E1DD4"/>
    <w:rsid w:val="000E214B"/>
    <w:rsid w:val="000E226F"/>
    <w:rsid w:val="000E2447"/>
    <w:rsid w:val="000E28C8"/>
    <w:rsid w:val="000E2FD9"/>
    <w:rsid w:val="000E3274"/>
    <w:rsid w:val="000E3541"/>
    <w:rsid w:val="000E3769"/>
    <w:rsid w:val="000E3C49"/>
    <w:rsid w:val="000E3EC3"/>
    <w:rsid w:val="000E42FC"/>
    <w:rsid w:val="000E4577"/>
    <w:rsid w:val="000E457F"/>
    <w:rsid w:val="000E4AAA"/>
    <w:rsid w:val="000E4B7F"/>
    <w:rsid w:val="000E4FF1"/>
    <w:rsid w:val="000E50A7"/>
    <w:rsid w:val="000E5316"/>
    <w:rsid w:val="000E57A5"/>
    <w:rsid w:val="000E6BF2"/>
    <w:rsid w:val="000E6DE2"/>
    <w:rsid w:val="000E6EFB"/>
    <w:rsid w:val="000E70A5"/>
    <w:rsid w:val="000E7441"/>
    <w:rsid w:val="000E75A1"/>
    <w:rsid w:val="000E7741"/>
    <w:rsid w:val="000E787A"/>
    <w:rsid w:val="000E78C1"/>
    <w:rsid w:val="000F02B6"/>
    <w:rsid w:val="000F07A8"/>
    <w:rsid w:val="000F0CDD"/>
    <w:rsid w:val="000F104C"/>
    <w:rsid w:val="000F1C21"/>
    <w:rsid w:val="000F1CD7"/>
    <w:rsid w:val="000F1DF7"/>
    <w:rsid w:val="000F2127"/>
    <w:rsid w:val="000F21AA"/>
    <w:rsid w:val="000F2703"/>
    <w:rsid w:val="000F2772"/>
    <w:rsid w:val="000F27C6"/>
    <w:rsid w:val="000F2C54"/>
    <w:rsid w:val="000F2DC1"/>
    <w:rsid w:val="000F31ED"/>
    <w:rsid w:val="000F3304"/>
    <w:rsid w:val="000F371E"/>
    <w:rsid w:val="000F42D5"/>
    <w:rsid w:val="000F4A0A"/>
    <w:rsid w:val="000F4EEF"/>
    <w:rsid w:val="000F4FE4"/>
    <w:rsid w:val="000F55F9"/>
    <w:rsid w:val="000F5A00"/>
    <w:rsid w:val="000F6053"/>
    <w:rsid w:val="000F6063"/>
    <w:rsid w:val="000F62E9"/>
    <w:rsid w:val="000F72E0"/>
    <w:rsid w:val="000F7320"/>
    <w:rsid w:val="001006F2"/>
    <w:rsid w:val="00100B51"/>
    <w:rsid w:val="00101103"/>
    <w:rsid w:val="00101973"/>
    <w:rsid w:val="00101A72"/>
    <w:rsid w:val="00101D26"/>
    <w:rsid w:val="00102237"/>
    <w:rsid w:val="00102D92"/>
    <w:rsid w:val="00102EF6"/>
    <w:rsid w:val="0010339D"/>
    <w:rsid w:val="00103543"/>
    <w:rsid w:val="00103598"/>
    <w:rsid w:val="00103642"/>
    <w:rsid w:val="00103727"/>
    <w:rsid w:val="001039FB"/>
    <w:rsid w:val="00103C1D"/>
    <w:rsid w:val="00103C4A"/>
    <w:rsid w:val="00103CAA"/>
    <w:rsid w:val="001047F2"/>
    <w:rsid w:val="001054C1"/>
    <w:rsid w:val="00105570"/>
    <w:rsid w:val="00105622"/>
    <w:rsid w:val="001059C0"/>
    <w:rsid w:val="00105ADB"/>
    <w:rsid w:val="00106344"/>
    <w:rsid w:val="0010658E"/>
    <w:rsid w:val="0010676F"/>
    <w:rsid w:val="00106BFE"/>
    <w:rsid w:val="00106C7B"/>
    <w:rsid w:val="00106FA8"/>
    <w:rsid w:val="00107805"/>
    <w:rsid w:val="001078DB"/>
    <w:rsid w:val="00107A97"/>
    <w:rsid w:val="00107C45"/>
    <w:rsid w:val="0011017C"/>
    <w:rsid w:val="001103C2"/>
    <w:rsid w:val="001104B0"/>
    <w:rsid w:val="001106EF"/>
    <w:rsid w:val="001108E6"/>
    <w:rsid w:val="001109AB"/>
    <w:rsid w:val="0011113B"/>
    <w:rsid w:val="0011120F"/>
    <w:rsid w:val="001112BE"/>
    <w:rsid w:val="00111C80"/>
    <w:rsid w:val="001120AF"/>
    <w:rsid w:val="001126D1"/>
    <w:rsid w:val="0011270B"/>
    <w:rsid w:val="0011292F"/>
    <w:rsid w:val="0011302C"/>
    <w:rsid w:val="00113227"/>
    <w:rsid w:val="001134E6"/>
    <w:rsid w:val="00113511"/>
    <w:rsid w:val="00113947"/>
    <w:rsid w:val="0011396B"/>
    <w:rsid w:val="00113A4B"/>
    <w:rsid w:val="00113C74"/>
    <w:rsid w:val="00113E8D"/>
    <w:rsid w:val="0011408C"/>
    <w:rsid w:val="00114697"/>
    <w:rsid w:val="00114883"/>
    <w:rsid w:val="00114CD3"/>
    <w:rsid w:val="001151BB"/>
    <w:rsid w:val="00115429"/>
    <w:rsid w:val="0011547E"/>
    <w:rsid w:val="00115534"/>
    <w:rsid w:val="00115552"/>
    <w:rsid w:val="001157AB"/>
    <w:rsid w:val="001158F1"/>
    <w:rsid w:val="00115D66"/>
    <w:rsid w:val="00115DD2"/>
    <w:rsid w:val="00115DE1"/>
    <w:rsid w:val="00115E9D"/>
    <w:rsid w:val="00116BA6"/>
    <w:rsid w:val="00116C90"/>
    <w:rsid w:val="00116EEB"/>
    <w:rsid w:val="001171C3"/>
    <w:rsid w:val="001176DD"/>
    <w:rsid w:val="00117940"/>
    <w:rsid w:val="00120479"/>
    <w:rsid w:val="0012090A"/>
    <w:rsid w:val="00120ACD"/>
    <w:rsid w:val="001210DE"/>
    <w:rsid w:val="00121232"/>
    <w:rsid w:val="001216B1"/>
    <w:rsid w:val="001217F5"/>
    <w:rsid w:val="00121B61"/>
    <w:rsid w:val="00121BE4"/>
    <w:rsid w:val="00121DFA"/>
    <w:rsid w:val="00122105"/>
    <w:rsid w:val="001221B6"/>
    <w:rsid w:val="001221F8"/>
    <w:rsid w:val="001222D4"/>
    <w:rsid w:val="0012258F"/>
    <w:rsid w:val="0012261B"/>
    <w:rsid w:val="00122804"/>
    <w:rsid w:val="00122C6A"/>
    <w:rsid w:val="00122FB8"/>
    <w:rsid w:val="0012339D"/>
    <w:rsid w:val="001237B0"/>
    <w:rsid w:val="00124639"/>
    <w:rsid w:val="0012469A"/>
    <w:rsid w:val="001248D2"/>
    <w:rsid w:val="0012540E"/>
    <w:rsid w:val="00125AFD"/>
    <w:rsid w:val="00125D90"/>
    <w:rsid w:val="00125D9D"/>
    <w:rsid w:val="00125DB7"/>
    <w:rsid w:val="0012668A"/>
    <w:rsid w:val="001266E4"/>
    <w:rsid w:val="00126CF0"/>
    <w:rsid w:val="001277FA"/>
    <w:rsid w:val="0012796E"/>
    <w:rsid w:val="00127E8E"/>
    <w:rsid w:val="00127EE0"/>
    <w:rsid w:val="00127F9C"/>
    <w:rsid w:val="00127FD2"/>
    <w:rsid w:val="001305D3"/>
    <w:rsid w:val="00130E48"/>
    <w:rsid w:val="00131442"/>
    <w:rsid w:val="00131ADF"/>
    <w:rsid w:val="00132285"/>
    <w:rsid w:val="001322AE"/>
    <w:rsid w:val="00132586"/>
    <w:rsid w:val="00132981"/>
    <w:rsid w:val="00132BEB"/>
    <w:rsid w:val="00133731"/>
    <w:rsid w:val="00133E7F"/>
    <w:rsid w:val="00134170"/>
    <w:rsid w:val="00134210"/>
    <w:rsid w:val="00134273"/>
    <w:rsid w:val="001348B8"/>
    <w:rsid w:val="00134CAC"/>
    <w:rsid w:val="00135558"/>
    <w:rsid w:val="001356E0"/>
    <w:rsid w:val="00135A1E"/>
    <w:rsid w:val="00135FE7"/>
    <w:rsid w:val="001360EC"/>
    <w:rsid w:val="00136164"/>
    <w:rsid w:val="001362DF"/>
    <w:rsid w:val="0013649E"/>
    <w:rsid w:val="0013679D"/>
    <w:rsid w:val="00136DC9"/>
    <w:rsid w:val="0013766F"/>
    <w:rsid w:val="001379B4"/>
    <w:rsid w:val="00140AA2"/>
    <w:rsid w:val="00140E6C"/>
    <w:rsid w:val="00140EB2"/>
    <w:rsid w:val="0014178A"/>
    <w:rsid w:val="00141977"/>
    <w:rsid w:val="001419C5"/>
    <w:rsid w:val="00141D9F"/>
    <w:rsid w:val="00141E30"/>
    <w:rsid w:val="0014209E"/>
    <w:rsid w:val="001420CF"/>
    <w:rsid w:val="00142158"/>
    <w:rsid w:val="00142382"/>
    <w:rsid w:val="001424C3"/>
    <w:rsid w:val="00142888"/>
    <w:rsid w:val="001429F5"/>
    <w:rsid w:val="00142BB3"/>
    <w:rsid w:val="00142E95"/>
    <w:rsid w:val="00143125"/>
    <w:rsid w:val="00143245"/>
    <w:rsid w:val="001432A4"/>
    <w:rsid w:val="001436E2"/>
    <w:rsid w:val="0014387C"/>
    <w:rsid w:val="00143A99"/>
    <w:rsid w:val="00143B6B"/>
    <w:rsid w:val="00144042"/>
    <w:rsid w:val="001442B4"/>
    <w:rsid w:val="0014431F"/>
    <w:rsid w:val="00144671"/>
    <w:rsid w:val="0014509D"/>
    <w:rsid w:val="001458F1"/>
    <w:rsid w:val="00145926"/>
    <w:rsid w:val="00145CC7"/>
    <w:rsid w:val="00145DFC"/>
    <w:rsid w:val="00145F06"/>
    <w:rsid w:val="001462E5"/>
    <w:rsid w:val="00146748"/>
    <w:rsid w:val="0014675F"/>
    <w:rsid w:val="001467EA"/>
    <w:rsid w:val="00146C23"/>
    <w:rsid w:val="00146CA7"/>
    <w:rsid w:val="00146F63"/>
    <w:rsid w:val="001470BF"/>
    <w:rsid w:val="00147353"/>
    <w:rsid w:val="001476F9"/>
    <w:rsid w:val="00147B4C"/>
    <w:rsid w:val="00147B8B"/>
    <w:rsid w:val="00147F55"/>
    <w:rsid w:val="00147FBA"/>
    <w:rsid w:val="0015021E"/>
    <w:rsid w:val="001507E2"/>
    <w:rsid w:val="0015080E"/>
    <w:rsid w:val="0015091E"/>
    <w:rsid w:val="00150956"/>
    <w:rsid w:val="001509C2"/>
    <w:rsid w:val="00150AB9"/>
    <w:rsid w:val="00150F15"/>
    <w:rsid w:val="001513B7"/>
    <w:rsid w:val="0015198C"/>
    <w:rsid w:val="00151CD7"/>
    <w:rsid w:val="001521D4"/>
    <w:rsid w:val="00152266"/>
    <w:rsid w:val="00152322"/>
    <w:rsid w:val="00152A9E"/>
    <w:rsid w:val="001538F7"/>
    <w:rsid w:val="00153A89"/>
    <w:rsid w:val="0015425E"/>
    <w:rsid w:val="0015465A"/>
    <w:rsid w:val="001548A9"/>
    <w:rsid w:val="00154B6D"/>
    <w:rsid w:val="001552C1"/>
    <w:rsid w:val="001552D3"/>
    <w:rsid w:val="00155795"/>
    <w:rsid w:val="001562FB"/>
    <w:rsid w:val="0015647D"/>
    <w:rsid w:val="00156795"/>
    <w:rsid w:val="00156A78"/>
    <w:rsid w:val="00156BF1"/>
    <w:rsid w:val="00156ED8"/>
    <w:rsid w:val="00157115"/>
    <w:rsid w:val="001574D7"/>
    <w:rsid w:val="00157806"/>
    <w:rsid w:val="00157E3C"/>
    <w:rsid w:val="001601B4"/>
    <w:rsid w:val="0016051F"/>
    <w:rsid w:val="001609E6"/>
    <w:rsid w:val="001619DB"/>
    <w:rsid w:val="00161BF2"/>
    <w:rsid w:val="00161D0F"/>
    <w:rsid w:val="00161E70"/>
    <w:rsid w:val="0016226D"/>
    <w:rsid w:val="001622F1"/>
    <w:rsid w:val="001623B7"/>
    <w:rsid w:val="001624B9"/>
    <w:rsid w:val="00162632"/>
    <w:rsid w:val="001629A3"/>
    <w:rsid w:val="001629EB"/>
    <w:rsid w:val="00162A7E"/>
    <w:rsid w:val="00162BB5"/>
    <w:rsid w:val="00162C8E"/>
    <w:rsid w:val="00163345"/>
    <w:rsid w:val="00163571"/>
    <w:rsid w:val="0016396F"/>
    <w:rsid w:val="00163972"/>
    <w:rsid w:val="00163EAD"/>
    <w:rsid w:val="0016408F"/>
    <w:rsid w:val="001647D9"/>
    <w:rsid w:val="001649EF"/>
    <w:rsid w:val="00164A04"/>
    <w:rsid w:val="00165039"/>
    <w:rsid w:val="001652FB"/>
    <w:rsid w:val="00165422"/>
    <w:rsid w:val="001656F2"/>
    <w:rsid w:val="00165792"/>
    <w:rsid w:val="001658E1"/>
    <w:rsid w:val="00165B6C"/>
    <w:rsid w:val="00165F3C"/>
    <w:rsid w:val="00165FA6"/>
    <w:rsid w:val="001660A8"/>
    <w:rsid w:val="0016646B"/>
    <w:rsid w:val="00166764"/>
    <w:rsid w:val="00166AC5"/>
    <w:rsid w:val="00166D06"/>
    <w:rsid w:val="00166E62"/>
    <w:rsid w:val="0016728D"/>
    <w:rsid w:val="00167490"/>
    <w:rsid w:val="001674BC"/>
    <w:rsid w:val="0016777D"/>
    <w:rsid w:val="0016778B"/>
    <w:rsid w:val="0016778D"/>
    <w:rsid w:val="00167E67"/>
    <w:rsid w:val="00167E81"/>
    <w:rsid w:val="00167F81"/>
    <w:rsid w:val="0017046B"/>
    <w:rsid w:val="0017080D"/>
    <w:rsid w:val="00170A09"/>
    <w:rsid w:val="00170F5D"/>
    <w:rsid w:val="001711D0"/>
    <w:rsid w:val="0017195D"/>
    <w:rsid w:val="00171D35"/>
    <w:rsid w:val="001720B4"/>
    <w:rsid w:val="001720F5"/>
    <w:rsid w:val="00172607"/>
    <w:rsid w:val="001729A7"/>
    <w:rsid w:val="00172A6D"/>
    <w:rsid w:val="00172B0E"/>
    <w:rsid w:val="00172D71"/>
    <w:rsid w:val="00172F7F"/>
    <w:rsid w:val="001732DA"/>
    <w:rsid w:val="0017382C"/>
    <w:rsid w:val="00173910"/>
    <w:rsid w:val="00173977"/>
    <w:rsid w:val="00173A06"/>
    <w:rsid w:val="00173D0E"/>
    <w:rsid w:val="00174106"/>
    <w:rsid w:val="001748CE"/>
    <w:rsid w:val="001748E5"/>
    <w:rsid w:val="00174910"/>
    <w:rsid w:val="00174B79"/>
    <w:rsid w:val="00174DF8"/>
    <w:rsid w:val="00174E08"/>
    <w:rsid w:val="00174F1A"/>
    <w:rsid w:val="0017589A"/>
    <w:rsid w:val="00175CE2"/>
    <w:rsid w:val="001760D5"/>
    <w:rsid w:val="00176597"/>
    <w:rsid w:val="0017661C"/>
    <w:rsid w:val="001767DA"/>
    <w:rsid w:val="00176DE9"/>
    <w:rsid w:val="00176DFF"/>
    <w:rsid w:val="0017711E"/>
    <w:rsid w:val="0017717F"/>
    <w:rsid w:val="00177863"/>
    <w:rsid w:val="00177A05"/>
    <w:rsid w:val="00177A28"/>
    <w:rsid w:val="00177AA1"/>
    <w:rsid w:val="00177D06"/>
    <w:rsid w:val="00177DF7"/>
    <w:rsid w:val="00177EFD"/>
    <w:rsid w:val="00177FA7"/>
    <w:rsid w:val="0018010C"/>
    <w:rsid w:val="0018028C"/>
    <w:rsid w:val="001805A3"/>
    <w:rsid w:val="0018084A"/>
    <w:rsid w:val="00181972"/>
    <w:rsid w:val="00181A1B"/>
    <w:rsid w:val="00181DDC"/>
    <w:rsid w:val="00181E0A"/>
    <w:rsid w:val="00182042"/>
    <w:rsid w:val="001821D2"/>
    <w:rsid w:val="001825BE"/>
    <w:rsid w:val="001825C5"/>
    <w:rsid w:val="0018263E"/>
    <w:rsid w:val="00182F08"/>
    <w:rsid w:val="00183315"/>
    <w:rsid w:val="001833A1"/>
    <w:rsid w:val="0018353D"/>
    <w:rsid w:val="00183FE3"/>
    <w:rsid w:val="00184B0C"/>
    <w:rsid w:val="001850E0"/>
    <w:rsid w:val="001853F6"/>
    <w:rsid w:val="0018570A"/>
    <w:rsid w:val="00185973"/>
    <w:rsid w:val="00185CFE"/>
    <w:rsid w:val="00186805"/>
    <w:rsid w:val="00186AD6"/>
    <w:rsid w:val="00187189"/>
    <w:rsid w:val="0018727E"/>
    <w:rsid w:val="00187343"/>
    <w:rsid w:val="0018759F"/>
    <w:rsid w:val="00187926"/>
    <w:rsid w:val="00187DE5"/>
    <w:rsid w:val="00187E3E"/>
    <w:rsid w:val="00187EF5"/>
    <w:rsid w:val="001902B2"/>
    <w:rsid w:val="001903FC"/>
    <w:rsid w:val="001904D5"/>
    <w:rsid w:val="00190638"/>
    <w:rsid w:val="001906D9"/>
    <w:rsid w:val="001907C5"/>
    <w:rsid w:val="00190A1D"/>
    <w:rsid w:val="00190EEF"/>
    <w:rsid w:val="00190FD6"/>
    <w:rsid w:val="0019196A"/>
    <w:rsid w:val="00191AE7"/>
    <w:rsid w:val="00191DBD"/>
    <w:rsid w:val="00192241"/>
    <w:rsid w:val="001922B4"/>
    <w:rsid w:val="00192467"/>
    <w:rsid w:val="001926DE"/>
    <w:rsid w:val="00192979"/>
    <w:rsid w:val="00192A4A"/>
    <w:rsid w:val="00192AA3"/>
    <w:rsid w:val="001930CC"/>
    <w:rsid w:val="0019365C"/>
    <w:rsid w:val="001938D3"/>
    <w:rsid w:val="00193966"/>
    <w:rsid w:val="00193CA3"/>
    <w:rsid w:val="00194219"/>
    <w:rsid w:val="001946E2"/>
    <w:rsid w:val="00194E9F"/>
    <w:rsid w:val="001951AD"/>
    <w:rsid w:val="001953DF"/>
    <w:rsid w:val="00195F5A"/>
    <w:rsid w:val="00196031"/>
    <w:rsid w:val="001960DA"/>
    <w:rsid w:val="001962E5"/>
    <w:rsid w:val="001963FE"/>
    <w:rsid w:val="001966C1"/>
    <w:rsid w:val="001975BB"/>
    <w:rsid w:val="001976FA"/>
    <w:rsid w:val="00197CBD"/>
    <w:rsid w:val="00197F0E"/>
    <w:rsid w:val="001A00A7"/>
    <w:rsid w:val="001A00E9"/>
    <w:rsid w:val="001A0193"/>
    <w:rsid w:val="001A01A4"/>
    <w:rsid w:val="001A02A0"/>
    <w:rsid w:val="001A0389"/>
    <w:rsid w:val="001A0406"/>
    <w:rsid w:val="001A07D6"/>
    <w:rsid w:val="001A0B78"/>
    <w:rsid w:val="001A0E8C"/>
    <w:rsid w:val="001A100D"/>
    <w:rsid w:val="001A10B3"/>
    <w:rsid w:val="001A1164"/>
    <w:rsid w:val="001A1260"/>
    <w:rsid w:val="001A12D6"/>
    <w:rsid w:val="001A1329"/>
    <w:rsid w:val="001A14E0"/>
    <w:rsid w:val="001A1639"/>
    <w:rsid w:val="001A2AF3"/>
    <w:rsid w:val="001A31D1"/>
    <w:rsid w:val="001A3541"/>
    <w:rsid w:val="001A3B0A"/>
    <w:rsid w:val="001A4A55"/>
    <w:rsid w:val="001A5956"/>
    <w:rsid w:val="001A5AD0"/>
    <w:rsid w:val="001A5B3B"/>
    <w:rsid w:val="001A5D23"/>
    <w:rsid w:val="001A5EF2"/>
    <w:rsid w:val="001A61BE"/>
    <w:rsid w:val="001A6789"/>
    <w:rsid w:val="001A6A7A"/>
    <w:rsid w:val="001A6E5C"/>
    <w:rsid w:val="001A70B4"/>
    <w:rsid w:val="001A7296"/>
    <w:rsid w:val="001A73C6"/>
    <w:rsid w:val="001A748F"/>
    <w:rsid w:val="001A77DA"/>
    <w:rsid w:val="001B0366"/>
    <w:rsid w:val="001B0422"/>
    <w:rsid w:val="001B0723"/>
    <w:rsid w:val="001B0919"/>
    <w:rsid w:val="001B0C47"/>
    <w:rsid w:val="001B0FD3"/>
    <w:rsid w:val="001B13AF"/>
    <w:rsid w:val="001B13E9"/>
    <w:rsid w:val="001B1720"/>
    <w:rsid w:val="001B1828"/>
    <w:rsid w:val="001B20D0"/>
    <w:rsid w:val="001B2423"/>
    <w:rsid w:val="001B24DC"/>
    <w:rsid w:val="001B2561"/>
    <w:rsid w:val="001B2D9E"/>
    <w:rsid w:val="001B3360"/>
    <w:rsid w:val="001B3484"/>
    <w:rsid w:val="001B35C6"/>
    <w:rsid w:val="001B35CD"/>
    <w:rsid w:val="001B3B5C"/>
    <w:rsid w:val="001B40E7"/>
    <w:rsid w:val="001B41BC"/>
    <w:rsid w:val="001B429C"/>
    <w:rsid w:val="001B46A3"/>
    <w:rsid w:val="001B4E99"/>
    <w:rsid w:val="001B4EC0"/>
    <w:rsid w:val="001B5268"/>
    <w:rsid w:val="001B54F9"/>
    <w:rsid w:val="001B56CA"/>
    <w:rsid w:val="001B59B3"/>
    <w:rsid w:val="001B62E3"/>
    <w:rsid w:val="001B63A2"/>
    <w:rsid w:val="001B6594"/>
    <w:rsid w:val="001B65BB"/>
    <w:rsid w:val="001B697B"/>
    <w:rsid w:val="001B6AB9"/>
    <w:rsid w:val="001B782E"/>
    <w:rsid w:val="001B7E7A"/>
    <w:rsid w:val="001C0023"/>
    <w:rsid w:val="001C0C50"/>
    <w:rsid w:val="001C0FEF"/>
    <w:rsid w:val="001C112E"/>
    <w:rsid w:val="001C11B8"/>
    <w:rsid w:val="001C146D"/>
    <w:rsid w:val="001C1D47"/>
    <w:rsid w:val="001C22B7"/>
    <w:rsid w:val="001C235D"/>
    <w:rsid w:val="001C2896"/>
    <w:rsid w:val="001C2BC3"/>
    <w:rsid w:val="001C2BEB"/>
    <w:rsid w:val="001C3373"/>
    <w:rsid w:val="001C35FD"/>
    <w:rsid w:val="001C3688"/>
    <w:rsid w:val="001C3CCF"/>
    <w:rsid w:val="001C3E6C"/>
    <w:rsid w:val="001C4335"/>
    <w:rsid w:val="001C47AB"/>
    <w:rsid w:val="001C4B82"/>
    <w:rsid w:val="001C4C1B"/>
    <w:rsid w:val="001C4C2C"/>
    <w:rsid w:val="001C4DE4"/>
    <w:rsid w:val="001C534D"/>
    <w:rsid w:val="001C55C0"/>
    <w:rsid w:val="001C5816"/>
    <w:rsid w:val="001C5A5A"/>
    <w:rsid w:val="001C6078"/>
    <w:rsid w:val="001C6508"/>
    <w:rsid w:val="001C6610"/>
    <w:rsid w:val="001C674B"/>
    <w:rsid w:val="001C67A4"/>
    <w:rsid w:val="001C6E92"/>
    <w:rsid w:val="001C7137"/>
    <w:rsid w:val="001C7308"/>
    <w:rsid w:val="001C7353"/>
    <w:rsid w:val="001C7373"/>
    <w:rsid w:val="001D08B0"/>
    <w:rsid w:val="001D0D22"/>
    <w:rsid w:val="001D0DAF"/>
    <w:rsid w:val="001D11ED"/>
    <w:rsid w:val="001D1A54"/>
    <w:rsid w:val="001D1A70"/>
    <w:rsid w:val="001D1AD4"/>
    <w:rsid w:val="001D1E40"/>
    <w:rsid w:val="001D1E6C"/>
    <w:rsid w:val="001D1E7D"/>
    <w:rsid w:val="001D2062"/>
    <w:rsid w:val="001D220E"/>
    <w:rsid w:val="001D23E8"/>
    <w:rsid w:val="001D2446"/>
    <w:rsid w:val="001D25E5"/>
    <w:rsid w:val="001D2CEE"/>
    <w:rsid w:val="001D2F17"/>
    <w:rsid w:val="001D3564"/>
    <w:rsid w:val="001D3A26"/>
    <w:rsid w:val="001D3A96"/>
    <w:rsid w:val="001D3B9F"/>
    <w:rsid w:val="001D3DC8"/>
    <w:rsid w:val="001D4484"/>
    <w:rsid w:val="001D4515"/>
    <w:rsid w:val="001D47DE"/>
    <w:rsid w:val="001D4E78"/>
    <w:rsid w:val="001D536A"/>
    <w:rsid w:val="001D5651"/>
    <w:rsid w:val="001D57C0"/>
    <w:rsid w:val="001D580D"/>
    <w:rsid w:val="001D5859"/>
    <w:rsid w:val="001D6004"/>
    <w:rsid w:val="001D60BF"/>
    <w:rsid w:val="001D618C"/>
    <w:rsid w:val="001D63C6"/>
    <w:rsid w:val="001D727A"/>
    <w:rsid w:val="001D74E7"/>
    <w:rsid w:val="001D767C"/>
    <w:rsid w:val="001D7B1E"/>
    <w:rsid w:val="001D7E0B"/>
    <w:rsid w:val="001E021D"/>
    <w:rsid w:val="001E032A"/>
    <w:rsid w:val="001E091A"/>
    <w:rsid w:val="001E09A3"/>
    <w:rsid w:val="001E0B70"/>
    <w:rsid w:val="001E0FDC"/>
    <w:rsid w:val="001E10C4"/>
    <w:rsid w:val="001E14A6"/>
    <w:rsid w:val="001E1B40"/>
    <w:rsid w:val="001E1D17"/>
    <w:rsid w:val="001E2146"/>
    <w:rsid w:val="001E23CB"/>
    <w:rsid w:val="001E244F"/>
    <w:rsid w:val="001E259C"/>
    <w:rsid w:val="001E262A"/>
    <w:rsid w:val="001E2672"/>
    <w:rsid w:val="001E28F2"/>
    <w:rsid w:val="001E29B8"/>
    <w:rsid w:val="001E29F2"/>
    <w:rsid w:val="001E2EB8"/>
    <w:rsid w:val="001E34C3"/>
    <w:rsid w:val="001E37AE"/>
    <w:rsid w:val="001E3837"/>
    <w:rsid w:val="001E398A"/>
    <w:rsid w:val="001E39EA"/>
    <w:rsid w:val="001E43B9"/>
    <w:rsid w:val="001E484A"/>
    <w:rsid w:val="001E4C3E"/>
    <w:rsid w:val="001E55F5"/>
    <w:rsid w:val="001E5F54"/>
    <w:rsid w:val="001E6109"/>
    <w:rsid w:val="001E63FE"/>
    <w:rsid w:val="001E66B0"/>
    <w:rsid w:val="001E66D1"/>
    <w:rsid w:val="001E673A"/>
    <w:rsid w:val="001E67D2"/>
    <w:rsid w:val="001E6835"/>
    <w:rsid w:val="001E73C6"/>
    <w:rsid w:val="001E7494"/>
    <w:rsid w:val="001E7F8D"/>
    <w:rsid w:val="001F022B"/>
    <w:rsid w:val="001F0E28"/>
    <w:rsid w:val="001F0FEC"/>
    <w:rsid w:val="001F1140"/>
    <w:rsid w:val="001F123F"/>
    <w:rsid w:val="001F137E"/>
    <w:rsid w:val="001F1635"/>
    <w:rsid w:val="001F1A21"/>
    <w:rsid w:val="001F1E13"/>
    <w:rsid w:val="001F1E1C"/>
    <w:rsid w:val="001F1F08"/>
    <w:rsid w:val="001F212D"/>
    <w:rsid w:val="001F21F9"/>
    <w:rsid w:val="001F2395"/>
    <w:rsid w:val="001F2504"/>
    <w:rsid w:val="001F3380"/>
    <w:rsid w:val="001F3822"/>
    <w:rsid w:val="001F3912"/>
    <w:rsid w:val="001F4099"/>
    <w:rsid w:val="001F50BC"/>
    <w:rsid w:val="001F53AA"/>
    <w:rsid w:val="001F54BF"/>
    <w:rsid w:val="001F5601"/>
    <w:rsid w:val="001F5704"/>
    <w:rsid w:val="001F57A3"/>
    <w:rsid w:val="001F5814"/>
    <w:rsid w:val="001F581E"/>
    <w:rsid w:val="001F5A0E"/>
    <w:rsid w:val="001F6235"/>
    <w:rsid w:val="001F6373"/>
    <w:rsid w:val="001F6561"/>
    <w:rsid w:val="001F662D"/>
    <w:rsid w:val="001F760C"/>
    <w:rsid w:val="001F77B4"/>
    <w:rsid w:val="001F7CCA"/>
    <w:rsid w:val="001F7D95"/>
    <w:rsid w:val="002004A8"/>
    <w:rsid w:val="0020063C"/>
    <w:rsid w:val="002006A0"/>
    <w:rsid w:val="00200A58"/>
    <w:rsid w:val="00201152"/>
    <w:rsid w:val="002015BE"/>
    <w:rsid w:val="0020163B"/>
    <w:rsid w:val="0020194F"/>
    <w:rsid w:val="00201DBE"/>
    <w:rsid w:val="00201E71"/>
    <w:rsid w:val="00201F89"/>
    <w:rsid w:val="002022B4"/>
    <w:rsid w:val="002032BA"/>
    <w:rsid w:val="00203A0A"/>
    <w:rsid w:val="00203BE3"/>
    <w:rsid w:val="00204227"/>
    <w:rsid w:val="00204353"/>
    <w:rsid w:val="002043FB"/>
    <w:rsid w:val="002045E5"/>
    <w:rsid w:val="00204605"/>
    <w:rsid w:val="00204781"/>
    <w:rsid w:val="0020480A"/>
    <w:rsid w:val="00204870"/>
    <w:rsid w:val="00204ACB"/>
    <w:rsid w:val="0020556A"/>
    <w:rsid w:val="00205EA0"/>
    <w:rsid w:val="00206787"/>
    <w:rsid w:val="0020694A"/>
    <w:rsid w:val="002069E2"/>
    <w:rsid w:val="00206B89"/>
    <w:rsid w:val="00206F30"/>
    <w:rsid w:val="002076E3"/>
    <w:rsid w:val="002079E7"/>
    <w:rsid w:val="00207A53"/>
    <w:rsid w:val="00207CEB"/>
    <w:rsid w:val="00207F69"/>
    <w:rsid w:val="002102AA"/>
    <w:rsid w:val="002104C8"/>
    <w:rsid w:val="00210614"/>
    <w:rsid w:val="00210A23"/>
    <w:rsid w:val="002112B6"/>
    <w:rsid w:val="002113AD"/>
    <w:rsid w:val="0021160B"/>
    <w:rsid w:val="00211614"/>
    <w:rsid w:val="002116C7"/>
    <w:rsid w:val="00211A87"/>
    <w:rsid w:val="00211B90"/>
    <w:rsid w:val="00212096"/>
    <w:rsid w:val="0021224B"/>
    <w:rsid w:val="00212276"/>
    <w:rsid w:val="002128DE"/>
    <w:rsid w:val="002129CF"/>
    <w:rsid w:val="00212AB6"/>
    <w:rsid w:val="002131A2"/>
    <w:rsid w:val="002135CB"/>
    <w:rsid w:val="00213BEB"/>
    <w:rsid w:val="0021436E"/>
    <w:rsid w:val="002143A5"/>
    <w:rsid w:val="00214705"/>
    <w:rsid w:val="00214CC4"/>
    <w:rsid w:val="0021553C"/>
    <w:rsid w:val="0021566E"/>
    <w:rsid w:val="00215697"/>
    <w:rsid w:val="002158FE"/>
    <w:rsid w:val="002161B8"/>
    <w:rsid w:val="00216248"/>
    <w:rsid w:val="0021636B"/>
    <w:rsid w:val="00216DD0"/>
    <w:rsid w:val="00216EEE"/>
    <w:rsid w:val="00216F50"/>
    <w:rsid w:val="00217611"/>
    <w:rsid w:val="00217980"/>
    <w:rsid w:val="00217BA6"/>
    <w:rsid w:val="00217BE2"/>
    <w:rsid w:val="00220350"/>
    <w:rsid w:val="002206E7"/>
    <w:rsid w:val="0022087F"/>
    <w:rsid w:val="002209E6"/>
    <w:rsid w:val="00220D72"/>
    <w:rsid w:val="0022114A"/>
    <w:rsid w:val="002211EC"/>
    <w:rsid w:val="00221630"/>
    <w:rsid w:val="00221718"/>
    <w:rsid w:val="00221F0A"/>
    <w:rsid w:val="0022257B"/>
    <w:rsid w:val="00222672"/>
    <w:rsid w:val="002228C4"/>
    <w:rsid w:val="00222965"/>
    <w:rsid w:val="00222D59"/>
    <w:rsid w:val="00223499"/>
    <w:rsid w:val="00223A4B"/>
    <w:rsid w:val="00223BF7"/>
    <w:rsid w:val="00223CCA"/>
    <w:rsid w:val="002242FB"/>
    <w:rsid w:val="00224394"/>
    <w:rsid w:val="00224552"/>
    <w:rsid w:val="00224582"/>
    <w:rsid w:val="00224758"/>
    <w:rsid w:val="002248B5"/>
    <w:rsid w:val="00224C59"/>
    <w:rsid w:val="00224FFE"/>
    <w:rsid w:val="0022507B"/>
    <w:rsid w:val="00225258"/>
    <w:rsid w:val="00225365"/>
    <w:rsid w:val="00225505"/>
    <w:rsid w:val="00225D98"/>
    <w:rsid w:val="002263D0"/>
    <w:rsid w:val="0022662D"/>
    <w:rsid w:val="00226653"/>
    <w:rsid w:val="00227313"/>
    <w:rsid w:val="00227469"/>
    <w:rsid w:val="00227625"/>
    <w:rsid w:val="0022780B"/>
    <w:rsid w:val="002278CD"/>
    <w:rsid w:val="00227984"/>
    <w:rsid w:val="00227A88"/>
    <w:rsid w:val="00227FE1"/>
    <w:rsid w:val="002304D1"/>
    <w:rsid w:val="00230E39"/>
    <w:rsid w:val="00230E63"/>
    <w:rsid w:val="00230FE2"/>
    <w:rsid w:val="002312B2"/>
    <w:rsid w:val="00231567"/>
    <w:rsid w:val="00231611"/>
    <w:rsid w:val="002317A8"/>
    <w:rsid w:val="00231D6B"/>
    <w:rsid w:val="00231DC1"/>
    <w:rsid w:val="00232398"/>
    <w:rsid w:val="002323C5"/>
    <w:rsid w:val="002324F0"/>
    <w:rsid w:val="0023263D"/>
    <w:rsid w:val="002328A4"/>
    <w:rsid w:val="00232B69"/>
    <w:rsid w:val="00232D28"/>
    <w:rsid w:val="00232FC9"/>
    <w:rsid w:val="002332A0"/>
    <w:rsid w:val="0023361D"/>
    <w:rsid w:val="0023378B"/>
    <w:rsid w:val="00233B15"/>
    <w:rsid w:val="00234334"/>
    <w:rsid w:val="0023443A"/>
    <w:rsid w:val="002348AE"/>
    <w:rsid w:val="00234D0C"/>
    <w:rsid w:val="00235321"/>
    <w:rsid w:val="002355CF"/>
    <w:rsid w:val="002363E3"/>
    <w:rsid w:val="002364A3"/>
    <w:rsid w:val="002365DA"/>
    <w:rsid w:val="00236BD2"/>
    <w:rsid w:val="00236CB6"/>
    <w:rsid w:val="00236D97"/>
    <w:rsid w:val="00236E9F"/>
    <w:rsid w:val="0023717F"/>
    <w:rsid w:val="00237699"/>
    <w:rsid w:val="00237A1E"/>
    <w:rsid w:val="00237C5F"/>
    <w:rsid w:val="002404B3"/>
    <w:rsid w:val="00240BB4"/>
    <w:rsid w:val="00240D20"/>
    <w:rsid w:val="00241320"/>
    <w:rsid w:val="00241B84"/>
    <w:rsid w:val="00241C0D"/>
    <w:rsid w:val="00242418"/>
    <w:rsid w:val="00242646"/>
    <w:rsid w:val="0024273F"/>
    <w:rsid w:val="00242ADB"/>
    <w:rsid w:val="002431FB"/>
    <w:rsid w:val="00243226"/>
    <w:rsid w:val="00243340"/>
    <w:rsid w:val="00244165"/>
    <w:rsid w:val="00244258"/>
    <w:rsid w:val="0024471D"/>
    <w:rsid w:val="0024499A"/>
    <w:rsid w:val="00244AE6"/>
    <w:rsid w:val="002450E3"/>
    <w:rsid w:val="002450FC"/>
    <w:rsid w:val="00245555"/>
    <w:rsid w:val="00245575"/>
    <w:rsid w:val="00245701"/>
    <w:rsid w:val="00246105"/>
    <w:rsid w:val="00246404"/>
    <w:rsid w:val="00246C9C"/>
    <w:rsid w:val="00246F73"/>
    <w:rsid w:val="00247038"/>
    <w:rsid w:val="002471D2"/>
    <w:rsid w:val="002471D7"/>
    <w:rsid w:val="00247622"/>
    <w:rsid w:val="00247EC7"/>
    <w:rsid w:val="00250546"/>
    <w:rsid w:val="002505E5"/>
    <w:rsid w:val="00250636"/>
    <w:rsid w:val="00251014"/>
    <w:rsid w:val="00251394"/>
    <w:rsid w:val="00251B20"/>
    <w:rsid w:val="00251DEA"/>
    <w:rsid w:val="00251EAD"/>
    <w:rsid w:val="00251EE5"/>
    <w:rsid w:val="0025200F"/>
    <w:rsid w:val="00252149"/>
    <w:rsid w:val="002522F6"/>
    <w:rsid w:val="00252DDF"/>
    <w:rsid w:val="002532F9"/>
    <w:rsid w:val="002536C5"/>
    <w:rsid w:val="00253B39"/>
    <w:rsid w:val="00253E17"/>
    <w:rsid w:val="00254972"/>
    <w:rsid w:val="00254D6A"/>
    <w:rsid w:val="00254D9B"/>
    <w:rsid w:val="0025516C"/>
    <w:rsid w:val="00255459"/>
    <w:rsid w:val="002558AD"/>
    <w:rsid w:val="002560BD"/>
    <w:rsid w:val="00256473"/>
    <w:rsid w:val="002565CE"/>
    <w:rsid w:val="002565F1"/>
    <w:rsid w:val="00256682"/>
    <w:rsid w:val="00256835"/>
    <w:rsid w:val="00256CC2"/>
    <w:rsid w:val="00257251"/>
    <w:rsid w:val="0025729F"/>
    <w:rsid w:val="002576BB"/>
    <w:rsid w:val="002577A2"/>
    <w:rsid w:val="00257A29"/>
    <w:rsid w:val="00257A88"/>
    <w:rsid w:val="00257E40"/>
    <w:rsid w:val="0026072C"/>
    <w:rsid w:val="00260B45"/>
    <w:rsid w:val="00260C2A"/>
    <w:rsid w:val="00260C5E"/>
    <w:rsid w:val="0026131E"/>
    <w:rsid w:val="00261986"/>
    <w:rsid w:val="00261BA8"/>
    <w:rsid w:val="00261E0F"/>
    <w:rsid w:val="0026232F"/>
    <w:rsid w:val="00262FF3"/>
    <w:rsid w:val="0026303E"/>
    <w:rsid w:val="002632F7"/>
    <w:rsid w:val="00263D63"/>
    <w:rsid w:val="00263F8D"/>
    <w:rsid w:val="0026459B"/>
    <w:rsid w:val="0026495D"/>
    <w:rsid w:val="00264B67"/>
    <w:rsid w:val="00264BB7"/>
    <w:rsid w:val="00264DD8"/>
    <w:rsid w:val="00264E6D"/>
    <w:rsid w:val="00264ECE"/>
    <w:rsid w:val="00264F9D"/>
    <w:rsid w:val="002651AD"/>
    <w:rsid w:val="00265E4D"/>
    <w:rsid w:val="0026618F"/>
    <w:rsid w:val="002666FC"/>
    <w:rsid w:val="002667BB"/>
    <w:rsid w:val="00266F1F"/>
    <w:rsid w:val="002671A5"/>
    <w:rsid w:val="00267B2A"/>
    <w:rsid w:val="0027006D"/>
    <w:rsid w:val="002700B1"/>
    <w:rsid w:val="00270417"/>
    <w:rsid w:val="0027083A"/>
    <w:rsid w:val="002708F8"/>
    <w:rsid w:val="00271016"/>
    <w:rsid w:val="002710ED"/>
    <w:rsid w:val="0027156F"/>
    <w:rsid w:val="00272132"/>
    <w:rsid w:val="00272153"/>
    <w:rsid w:val="002722FF"/>
    <w:rsid w:val="002724EC"/>
    <w:rsid w:val="002725F1"/>
    <w:rsid w:val="00272CEF"/>
    <w:rsid w:val="0027327E"/>
    <w:rsid w:val="002736A3"/>
    <w:rsid w:val="00273E7A"/>
    <w:rsid w:val="00274237"/>
    <w:rsid w:val="00274457"/>
    <w:rsid w:val="0027454B"/>
    <w:rsid w:val="002745F3"/>
    <w:rsid w:val="00274621"/>
    <w:rsid w:val="00274853"/>
    <w:rsid w:val="00274AD4"/>
    <w:rsid w:val="00274BBD"/>
    <w:rsid w:val="00274F4C"/>
    <w:rsid w:val="0027503C"/>
    <w:rsid w:val="00275149"/>
    <w:rsid w:val="00275200"/>
    <w:rsid w:val="00275803"/>
    <w:rsid w:val="00275922"/>
    <w:rsid w:val="002769DA"/>
    <w:rsid w:val="00276A04"/>
    <w:rsid w:val="00276A4A"/>
    <w:rsid w:val="0027702E"/>
    <w:rsid w:val="00280198"/>
    <w:rsid w:val="00280D5C"/>
    <w:rsid w:val="00280D7D"/>
    <w:rsid w:val="00280DAA"/>
    <w:rsid w:val="00280F1D"/>
    <w:rsid w:val="00281A63"/>
    <w:rsid w:val="00281AFE"/>
    <w:rsid w:val="00281F4F"/>
    <w:rsid w:val="00282857"/>
    <w:rsid w:val="00282903"/>
    <w:rsid w:val="002830E6"/>
    <w:rsid w:val="00283210"/>
    <w:rsid w:val="00283927"/>
    <w:rsid w:val="00283D0C"/>
    <w:rsid w:val="0028425B"/>
    <w:rsid w:val="00284508"/>
    <w:rsid w:val="002846DB"/>
    <w:rsid w:val="002847EC"/>
    <w:rsid w:val="00284A88"/>
    <w:rsid w:val="00284ABF"/>
    <w:rsid w:val="00285BBD"/>
    <w:rsid w:val="00285C33"/>
    <w:rsid w:val="00285F13"/>
    <w:rsid w:val="00286065"/>
    <w:rsid w:val="002866F9"/>
    <w:rsid w:val="00286CC8"/>
    <w:rsid w:val="00287244"/>
    <w:rsid w:val="0028754C"/>
    <w:rsid w:val="00287683"/>
    <w:rsid w:val="002877AD"/>
    <w:rsid w:val="0028795D"/>
    <w:rsid w:val="00287F1A"/>
    <w:rsid w:val="002904C9"/>
    <w:rsid w:val="0029072D"/>
    <w:rsid w:val="00291167"/>
    <w:rsid w:val="002918B1"/>
    <w:rsid w:val="00291D05"/>
    <w:rsid w:val="00292575"/>
    <w:rsid w:val="00292733"/>
    <w:rsid w:val="00292844"/>
    <w:rsid w:val="00292B81"/>
    <w:rsid w:val="00292F80"/>
    <w:rsid w:val="002933D6"/>
    <w:rsid w:val="002935EC"/>
    <w:rsid w:val="002937DF"/>
    <w:rsid w:val="00293BD9"/>
    <w:rsid w:val="0029443D"/>
    <w:rsid w:val="0029455E"/>
    <w:rsid w:val="002946D2"/>
    <w:rsid w:val="00294923"/>
    <w:rsid w:val="002949B2"/>
    <w:rsid w:val="002953B3"/>
    <w:rsid w:val="002956C8"/>
    <w:rsid w:val="002957DC"/>
    <w:rsid w:val="00295808"/>
    <w:rsid w:val="00295811"/>
    <w:rsid w:val="00295C50"/>
    <w:rsid w:val="002961F5"/>
    <w:rsid w:val="00296403"/>
    <w:rsid w:val="00296653"/>
    <w:rsid w:val="0029689C"/>
    <w:rsid w:val="0029691A"/>
    <w:rsid w:val="00296C18"/>
    <w:rsid w:val="00296D64"/>
    <w:rsid w:val="00297473"/>
    <w:rsid w:val="002979EA"/>
    <w:rsid w:val="002979F1"/>
    <w:rsid w:val="00297B52"/>
    <w:rsid w:val="002A0065"/>
    <w:rsid w:val="002A0312"/>
    <w:rsid w:val="002A0549"/>
    <w:rsid w:val="002A0693"/>
    <w:rsid w:val="002A07D2"/>
    <w:rsid w:val="002A086D"/>
    <w:rsid w:val="002A0CBF"/>
    <w:rsid w:val="002A0CED"/>
    <w:rsid w:val="002A17E0"/>
    <w:rsid w:val="002A2B9A"/>
    <w:rsid w:val="002A2D93"/>
    <w:rsid w:val="002A2E3D"/>
    <w:rsid w:val="002A349C"/>
    <w:rsid w:val="002A37C1"/>
    <w:rsid w:val="002A39B0"/>
    <w:rsid w:val="002A3E99"/>
    <w:rsid w:val="002A417A"/>
    <w:rsid w:val="002A4E15"/>
    <w:rsid w:val="002A4F40"/>
    <w:rsid w:val="002A4FCA"/>
    <w:rsid w:val="002A4FCD"/>
    <w:rsid w:val="002A50F6"/>
    <w:rsid w:val="002A53A7"/>
    <w:rsid w:val="002A589B"/>
    <w:rsid w:val="002A5A81"/>
    <w:rsid w:val="002A604E"/>
    <w:rsid w:val="002A657E"/>
    <w:rsid w:val="002A661C"/>
    <w:rsid w:val="002A72AD"/>
    <w:rsid w:val="002A7E02"/>
    <w:rsid w:val="002B003F"/>
    <w:rsid w:val="002B0D93"/>
    <w:rsid w:val="002B1130"/>
    <w:rsid w:val="002B11E6"/>
    <w:rsid w:val="002B1570"/>
    <w:rsid w:val="002B18DB"/>
    <w:rsid w:val="002B1EC4"/>
    <w:rsid w:val="002B20D7"/>
    <w:rsid w:val="002B33AE"/>
    <w:rsid w:val="002B3453"/>
    <w:rsid w:val="002B3794"/>
    <w:rsid w:val="002B3867"/>
    <w:rsid w:val="002B3A67"/>
    <w:rsid w:val="002B3C5C"/>
    <w:rsid w:val="002B42E4"/>
    <w:rsid w:val="002B45C4"/>
    <w:rsid w:val="002B4939"/>
    <w:rsid w:val="002B4DC4"/>
    <w:rsid w:val="002B528B"/>
    <w:rsid w:val="002B5A1C"/>
    <w:rsid w:val="002B5CE8"/>
    <w:rsid w:val="002B5E63"/>
    <w:rsid w:val="002B60FD"/>
    <w:rsid w:val="002B6321"/>
    <w:rsid w:val="002B6850"/>
    <w:rsid w:val="002B6962"/>
    <w:rsid w:val="002B6C11"/>
    <w:rsid w:val="002B6C5B"/>
    <w:rsid w:val="002B6D22"/>
    <w:rsid w:val="002B6EAD"/>
    <w:rsid w:val="002B6FD3"/>
    <w:rsid w:val="002B78C8"/>
    <w:rsid w:val="002B7A81"/>
    <w:rsid w:val="002B7B36"/>
    <w:rsid w:val="002B7E8C"/>
    <w:rsid w:val="002B7F85"/>
    <w:rsid w:val="002C038E"/>
    <w:rsid w:val="002C0CD4"/>
    <w:rsid w:val="002C0D1E"/>
    <w:rsid w:val="002C0E72"/>
    <w:rsid w:val="002C106C"/>
    <w:rsid w:val="002C1362"/>
    <w:rsid w:val="002C15CA"/>
    <w:rsid w:val="002C1918"/>
    <w:rsid w:val="002C194A"/>
    <w:rsid w:val="002C19A4"/>
    <w:rsid w:val="002C1D52"/>
    <w:rsid w:val="002C2255"/>
    <w:rsid w:val="002C2275"/>
    <w:rsid w:val="002C311A"/>
    <w:rsid w:val="002C35F4"/>
    <w:rsid w:val="002C37AB"/>
    <w:rsid w:val="002C481C"/>
    <w:rsid w:val="002C4B83"/>
    <w:rsid w:val="002C4C9A"/>
    <w:rsid w:val="002C5037"/>
    <w:rsid w:val="002C5115"/>
    <w:rsid w:val="002C5406"/>
    <w:rsid w:val="002C59CF"/>
    <w:rsid w:val="002C5CB3"/>
    <w:rsid w:val="002C5DC6"/>
    <w:rsid w:val="002C60A6"/>
    <w:rsid w:val="002C60E1"/>
    <w:rsid w:val="002C6173"/>
    <w:rsid w:val="002C66BA"/>
    <w:rsid w:val="002C6844"/>
    <w:rsid w:val="002C69AB"/>
    <w:rsid w:val="002C6BDD"/>
    <w:rsid w:val="002C6F99"/>
    <w:rsid w:val="002C718C"/>
    <w:rsid w:val="002C73A3"/>
    <w:rsid w:val="002C7931"/>
    <w:rsid w:val="002D0612"/>
    <w:rsid w:val="002D0630"/>
    <w:rsid w:val="002D0677"/>
    <w:rsid w:val="002D0809"/>
    <w:rsid w:val="002D100D"/>
    <w:rsid w:val="002D154F"/>
    <w:rsid w:val="002D16AC"/>
    <w:rsid w:val="002D173D"/>
    <w:rsid w:val="002D17F7"/>
    <w:rsid w:val="002D1AC0"/>
    <w:rsid w:val="002D1CAF"/>
    <w:rsid w:val="002D1CF4"/>
    <w:rsid w:val="002D1D8E"/>
    <w:rsid w:val="002D1EF0"/>
    <w:rsid w:val="002D227C"/>
    <w:rsid w:val="002D28CA"/>
    <w:rsid w:val="002D2A05"/>
    <w:rsid w:val="002D2A7F"/>
    <w:rsid w:val="002D2FF0"/>
    <w:rsid w:val="002D314C"/>
    <w:rsid w:val="002D31C5"/>
    <w:rsid w:val="002D33C0"/>
    <w:rsid w:val="002D3639"/>
    <w:rsid w:val="002D3645"/>
    <w:rsid w:val="002D3706"/>
    <w:rsid w:val="002D383B"/>
    <w:rsid w:val="002D3D66"/>
    <w:rsid w:val="002D3D6C"/>
    <w:rsid w:val="002D3F7C"/>
    <w:rsid w:val="002D407B"/>
    <w:rsid w:val="002D412F"/>
    <w:rsid w:val="002D431F"/>
    <w:rsid w:val="002D46EA"/>
    <w:rsid w:val="002D478B"/>
    <w:rsid w:val="002D5652"/>
    <w:rsid w:val="002D592F"/>
    <w:rsid w:val="002D5E66"/>
    <w:rsid w:val="002D5F36"/>
    <w:rsid w:val="002D6ACD"/>
    <w:rsid w:val="002D6CB5"/>
    <w:rsid w:val="002D71C0"/>
    <w:rsid w:val="002D7742"/>
    <w:rsid w:val="002D794E"/>
    <w:rsid w:val="002D79CB"/>
    <w:rsid w:val="002E003B"/>
    <w:rsid w:val="002E05AD"/>
    <w:rsid w:val="002E05E0"/>
    <w:rsid w:val="002E08C8"/>
    <w:rsid w:val="002E0D41"/>
    <w:rsid w:val="002E10F3"/>
    <w:rsid w:val="002E1634"/>
    <w:rsid w:val="002E16DC"/>
    <w:rsid w:val="002E22C8"/>
    <w:rsid w:val="002E2758"/>
    <w:rsid w:val="002E2778"/>
    <w:rsid w:val="002E2C00"/>
    <w:rsid w:val="002E2DA6"/>
    <w:rsid w:val="002E2DEF"/>
    <w:rsid w:val="002E3005"/>
    <w:rsid w:val="002E3521"/>
    <w:rsid w:val="002E4111"/>
    <w:rsid w:val="002E419D"/>
    <w:rsid w:val="002E462A"/>
    <w:rsid w:val="002E488B"/>
    <w:rsid w:val="002E49D7"/>
    <w:rsid w:val="002E4B03"/>
    <w:rsid w:val="002E4B72"/>
    <w:rsid w:val="002E4C6C"/>
    <w:rsid w:val="002E52C8"/>
    <w:rsid w:val="002E52F2"/>
    <w:rsid w:val="002E5A55"/>
    <w:rsid w:val="002E5B4E"/>
    <w:rsid w:val="002E5D7B"/>
    <w:rsid w:val="002E5F4F"/>
    <w:rsid w:val="002E60B6"/>
    <w:rsid w:val="002E6654"/>
    <w:rsid w:val="002E66A7"/>
    <w:rsid w:val="002E66C8"/>
    <w:rsid w:val="002E67B3"/>
    <w:rsid w:val="002E6974"/>
    <w:rsid w:val="002E6BD0"/>
    <w:rsid w:val="002E6C65"/>
    <w:rsid w:val="002E723B"/>
    <w:rsid w:val="002E73F5"/>
    <w:rsid w:val="002E7725"/>
    <w:rsid w:val="002E78DB"/>
    <w:rsid w:val="002F0301"/>
    <w:rsid w:val="002F0D8D"/>
    <w:rsid w:val="002F1483"/>
    <w:rsid w:val="002F14D7"/>
    <w:rsid w:val="002F2161"/>
    <w:rsid w:val="002F2531"/>
    <w:rsid w:val="002F256B"/>
    <w:rsid w:val="002F2601"/>
    <w:rsid w:val="002F2AB5"/>
    <w:rsid w:val="002F2AD6"/>
    <w:rsid w:val="002F31A4"/>
    <w:rsid w:val="002F3881"/>
    <w:rsid w:val="002F3934"/>
    <w:rsid w:val="002F3BFF"/>
    <w:rsid w:val="002F3C52"/>
    <w:rsid w:val="002F3DCB"/>
    <w:rsid w:val="002F457F"/>
    <w:rsid w:val="002F47A2"/>
    <w:rsid w:val="002F4B62"/>
    <w:rsid w:val="002F4DBA"/>
    <w:rsid w:val="002F4E9A"/>
    <w:rsid w:val="002F5125"/>
    <w:rsid w:val="002F5163"/>
    <w:rsid w:val="002F56FC"/>
    <w:rsid w:val="002F5DF8"/>
    <w:rsid w:val="002F5F55"/>
    <w:rsid w:val="002F61CD"/>
    <w:rsid w:val="002F62E2"/>
    <w:rsid w:val="002F6BA9"/>
    <w:rsid w:val="002F729C"/>
    <w:rsid w:val="002F7A65"/>
    <w:rsid w:val="002F7ACF"/>
    <w:rsid w:val="002F7C3D"/>
    <w:rsid w:val="002F7F18"/>
    <w:rsid w:val="00300134"/>
    <w:rsid w:val="003005B9"/>
    <w:rsid w:val="003005F0"/>
    <w:rsid w:val="00300F23"/>
    <w:rsid w:val="00300F86"/>
    <w:rsid w:val="00302597"/>
    <w:rsid w:val="00302AFE"/>
    <w:rsid w:val="00302CEF"/>
    <w:rsid w:val="0030306D"/>
    <w:rsid w:val="0030342E"/>
    <w:rsid w:val="00303AB2"/>
    <w:rsid w:val="00303B7F"/>
    <w:rsid w:val="00303F29"/>
    <w:rsid w:val="00304258"/>
    <w:rsid w:val="003042F7"/>
    <w:rsid w:val="003043E5"/>
    <w:rsid w:val="003044E4"/>
    <w:rsid w:val="0030473B"/>
    <w:rsid w:val="003048DB"/>
    <w:rsid w:val="00304BC8"/>
    <w:rsid w:val="00304DA7"/>
    <w:rsid w:val="0030541E"/>
    <w:rsid w:val="003054E6"/>
    <w:rsid w:val="003057CA"/>
    <w:rsid w:val="003059A2"/>
    <w:rsid w:val="003063D4"/>
    <w:rsid w:val="003066F0"/>
    <w:rsid w:val="00306788"/>
    <w:rsid w:val="00306A76"/>
    <w:rsid w:val="00306A90"/>
    <w:rsid w:val="003071DA"/>
    <w:rsid w:val="0030750E"/>
    <w:rsid w:val="003079E8"/>
    <w:rsid w:val="00307A95"/>
    <w:rsid w:val="00307DD4"/>
    <w:rsid w:val="003101C6"/>
    <w:rsid w:val="003105DF"/>
    <w:rsid w:val="003107DF"/>
    <w:rsid w:val="00310956"/>
    <w:rsid w:val="00310C1A"/>
    <w:rsid w:val="00310CF7"/>
    <w:rsid w:val="00310D19"/>
    <w:rsid w:val="00310E75"/>
    <w:rsid w:val="0031110C"/>
    <w:rsid w:val="00311F90"/>
    <w:rsid w:val="00312BEB"/>
    <w:rsid w:val="00312E09"/>
    <w:rsid w:val="00312F41"/>
    <w:rsid w:val="00312FE6"/>
    <w:rsid w:val="003132A9"/>
    <w:rsid w:val="003132D5"/>
    <w:rsid w:val="00313988"/>
    <w:rsid w:val="00313C36"/>
    <w:rsid w:val="00313DA9"/>
    <w:rsid w:val="00314321"/>
    <w:rsid w:val="00314387"/>
    <w:rsid w:val="00314456"/>
    <w:rsid w:val="003145D2"/>
    <w:rsid w:val="00314682"/>
    <w:rsid w:val="0031489D"/>
    <w:rsid w:val="003149FA"/>
    <w:rsid w:val="00314E30"/>
    <w:rsid w:val="003150C1"/>
    <w:rsid w:val="00315392"/>
    <w:rsid w:val="00315677"/>
    <w:rsid w:val="00315732"/>
    <w:rsid w:val="00315BA2"/>
    <w:rsid w:val="00315DDA"/>
    <w:rsid w:val="00315EC5"/>
    <w:rsid w:val="00316115"/>
    <w:rsid w:val="00316464"/>
    <w:rsid w:val="003167A7"/>
    <w:rsid w:val="00316B21"/>
    <w:rsid w:val="00316B33"/>
    <w:rsid w:val="00316DB5"/>
    <w:rsid w:val="00316DFF"/>
    <w:rsid w:val="003178B7"/>
    <w:rsid w:val="00317C6E"/>
    <w:rsid w:val="00320426"/>
    <w:rsid w:val="00320774"/>
    <w:rsid w:val="00320CFE"/>
    <w:rsid w:val="00321450"/>
    <w:rsid w:val="003215BE"/>
    <w:rsid w:val="0032180B"/>
    <w:rsid w:val="00321A8D"/>
    <w:rsid w:val="00322645"/>
    <w:rsid w:val="00322680"/>
    <w:rsid w:val="0032294C"/>
    <w:rsid w:val="00322B0B"/>
    <w:rsid w:val="00322BD0"/>
    <w:rsid w:val="00322D09"/>
    <w:rsid w:val="003231E7"/>
    <w:rsid w:val="0032340E"/>
    <w:rsid w:val="003235F2"/>
    <w:rsid w:val="003236EA"/>
    <w:rsid w:val="00323CFE"/>
    <w:rsid w:val="00323F11"/>
    <w:rsid w:val="003241C6"/>
    <w:rsid w:val="003242CE"/>
    <w:rsid w:val="003248C0"/>
    <w:rsid w:val="003249BC"/>
    <w:rsid w:val="00324E0D"/>
    <w:rsid w:val="00325002"/>
    <w:rsid w:val="0032541D"/>
    <w:rsid w:val="003255CC"/>
    <w:rsid w:val="003255DB"/>
    <w:rsid w:val="00325CBE"/>
    <w:rsid w:val="00325EAB"/>
    <w:rsid w:val="00326036"/>
    <w:rsid w:val="0032606D"/>
    <w:rsid w:val="0032614B"/>
    <w:rsid w:val="0032621B"/>
    <w:rsid w:val="00326EDB"/>
    <w:rsid w:val="003270E1"/>
    <w:rsid w:val="003272BE"/>
    <w:rsid w:val="003273AC"/>
    <w:rsid w:val="003277F9"/>
    <w:rsid w:val="0032792C"/>
    <w:rsid w:val="00327EBA"/>
    <w:rsid w:val="00330021"/>
    <w:rsid w:val="003300B8"/>
    <w:rsid w:val="00330336"/>
    <w:rsid w:val="003306C4"/>
    <w:rsid w:val="00330B39"/>
    <w:rsid w:val="00330D2B"/>
    <w:rsid w:val="00330D92"/>
    <w:rsid w:val="00330F05"/>
    <w:rsid w:val="0033135D"/>
    <w:rsid w:val="00331415"/>
    <w:rsid w:val="0033155B"/>
    <w:rsid w:val="0033172F"/>
    <w:rsid w:val="00331D1D"/>
    <w:rsid w:val="00331D62"/>
    <w:rsid w:val="003328FB"/>
    <w:rsid w:val="00332AA5"/>
    <w:rsid w:val="00332DA7"/>
    <w:rsid w:val="00332EF2"/>
    <w:rsid w:val="0033322B"/>
    <w:rsid w:val="00333396"/>
    <w:rsid w:val="003333C3"/>
    <w:rsid w:val="003335E2"/>
    <w:rsid w:val="00333E28"/>
    <w:rsid w:val="00334691"/>
    <w:rsid w:val="00334773"/>
    <w:rsid w:val="00334A9E"/>
    <w:rsid w:val="00334CB7"/>
    <w:rsid w:val="00334D50"/>
    <w:rsid w:val="00334E33"/>
    <w:rsid w:val="00334F7A"/>
    <w:rsid w:val="00335132"/>
    <w:rsid w:val="00335142"/>
    <w:rsid w:val="003355AC"/>
    <w:rsid w:val="00335708"/>
    <w:rsid w:val="00335930"/>
    <w:rsid w:val="003359E2"/>
    <w:rsid w:val="00335BEC"/>
    <w:rsid w:val="00337481"/>
    <w:rsid w:val="00337641"/>
    <w:rsid w:val="00337713"/>
    <w:rsid w:val="003378CE"/>
    <w:rsid w:val="00337CEB"/>
    <w:rsid w:val="0034007D"/>
    <w:rsid w:val="00340547"/>
    <w:rsid w:val="003408D5"/>
    <w:rsid w:val="003409B6"/>
    <w:rsid w:val="00340A50"/>
    <w:rsid w:val="00340AB2"/>
    <w:rsid w:val="00340AF3"/>
    <w:rsid w:val="00340CCE"/>
    <w:rsid w:val="0034143C"/>
    <w:rsid w:val="003416E5"/>
    <w:rsid w:val="00341C22"/>
    <w:rsid w:val="00341D30"/>
    <w:rsid w:val="00342D86"/>
    <w:rsid w:val="00342E36"/>
    <w:rsid w:val="00342F58"/>
    <w:rsid w:val="00342FA0"/>
    <w:rsid w:val="00342FBE"/>
    <w:rsid w:val="00343340"/>
    <w:rsid w:val="00343534"/>
    <w:rsid w:val="003435EA"/>
    <w:rsid w:val="00343AE6"/>
    <w:rsid w:val="00343BF5"/>
    <w:rsid w:val="003445AE"/>
    <w:rsid w:val="003448F9"/>
    <w:rsid w:val="00344B44"/>
    <w:rsid w:val="00344C81"/>
    <w:rsid w:val="00344D63"/>
    <w:rsid w:val="00345675"/>
    <w:rsid w:val="00345E72"/>
    <w:rsid w:val="00345FC4"/>
    <w:rsid w:val="00346034"/>
    <w:rsid w:val="00346111"/>
    <w:rsid w:val="00346489"/>
    <w:rsid w:val="003466C5"/>
    <w:rsid w:val="00346E3A"/>
    <w:rsid w:val="003470E0"/>
    <w:rsid w:val="00347233"/>
    <w:rsid w:val="0034724B"/>
    <w:rsid w:val="00347421"/>
    <w:rsid w:val="00347465"/>
    <w:rsid w:val="0034771C"/>
    <w:rsid w:val="00347E8F"/>
    <w:rsid w:val="00350008"/>
    <w:rsid w:val="00350081"/>
    <w:rsid w:val="00350245"/>
    <w:rsid w:val="00350339"/>
    <w:rsid w:val="00350B0E"/>
    <w:rsid w:val="00350DD0"/>
    <w:rsid w:val="00351110"/>
    <w:rsid w:val="00351253"/>
    <w:rsid w:val="00351382"/>
    <w:rsid w:val="003515AE"/>
    <w:rsid w:val="003515E1"/>
    <w:rsid w:val="00351BE9"/>
    <w:rsid w:val="00351C04"/>
    <w:rsid w:val="00351E02"/>
    <w:rsid w:val="00352307"/>
    <w:rsid w:val="00352AAA"/>
    <w:rsid w:val="0035328E"/>
    <w:rsid w:val="0035336E"/>
    <w:rsid w:val="0035378E"/>
    <w:rsid w:val="00353E76"/>
    <w:rsid w:val="003541BD"/>
    <w:rsid w:val="0035454F"/>
    <w:rsid w:val="003548E7"/>
    <w:rsid w:val="00354A01"/>
    <w:rsid w:val="00355293"/>
    <w:rsid w:val="00355CDC"/>
    <w:rsid w:val="00355F20"/>
    <w:rsid w:val="00355F4C"/>
    <w:rsid w:val="00356456"/>
    <w:rsid w:val="00356727"/>
    <w:rsid w:val="00356769"/>
    <w:rsid w:val="00356875"/>
    <w:rsid w:val="0035688D"/>
    <w:rsid w:val="00357129"/>
    <w:rsid w:val="003572F8"/>
    <w:rsid w:val="003579E4"/>
    <w:rsid w:val="003603F3"/>
    <w:rsid w:val="00360949"/>
    <w:rsid w:val="0036128B"/>
    <w:rsid w:val="003613F3"/>
    <w:rsid w:val="00361800"/>
    <w:rsid w:val="003627A4"/>
    <w:rsid w:val="00362FAD"/>
    <w:rsid w:val="00363379"/>
    <w:rsid w:val="00363604"/>
    <w:rsid w:val="0036376F"/>
    <w:rsid w:val="003638F0"/>
    <w:rsid w:val="00363BD9"/>
    <w:rsid w:val="00364150"/>
    <w:rsid w:val="003642C3"/>
    <w:rsid w:val="003643BF"/>
    <w:rsid w:val="003648B9"/>
    <w:rsid w:val="00365394"/>
    <w:rsid w:val="00365398"/>
    <w:rsid w:val="003657B0"/>
    <w:rsid w:val="00365C60"/>
    <w:rsid w:val="00365D40"/>
    <w:rsid w:val="00366060"/>
    <w:rsid w:val="00366188"/>
    <w:rsid w:val="003662BB"/>
    <w:rsid w:val="00366A00"/>
    <w:rsid w:val="003676C6"/>
    <w:rsid w:val="003676EA"/>
    <w:rsid w:val="00367823"/>
    <w:rsid w:val="00367A04"/>
    <w:rsid w:val="00367BF0"/>
    <w:rsid w:val="00367DFD"/>
    <w:rsid w:val="00367E83"/>
    <w:rsid w:val="003703D9"/>
    <w:rsid w:val="003704E5"/>
    <w:rsid w:val="0037071E"/>
    <w:rsid w:val="00370A46"/>
    <w:rsid w:val="00370CD2"/>
    <w:rsid w:val="00370EA8"/>
    <w:rsid w:val="003710A7"/>
    <w:rsid w:val="003710D3"/>
    <w:rsid w:val="00372009"/>
    <w:rsid w:val="0037238D"/>
    <w:rsid w:val="00372504"/>
    <w:rsid w:val="0037252B"/>
    <w:rsid w:val="0037255F"/>
    <w:rsid w:val="00372B00"/>
    <w:rsid w:val="00373546"/>
    <w:rsid w:val="00373EB3"/>
    <w:rsid w:val="00373EED"/>
    <w:rsid w:val="003741FB"/>
    <w:rsid w:val="003745FC"/>
    <w:rsid w:val="00374631"/>
    <w:rsid w:val="00374CEE"/>
    <w:rsid w:val="00374F04"/>
    <w:rsid w:val="0037504C"/>
    <w:rsid w:val="0037576D"/>
    <w:rsid w:val="00375D89"/>
    <w:rsid w:val="00375F84"/>
    <w:rsid w:val="0037653A"/>
    <w:rsid w:val="00376825"/>
    <w:rsid w:val="00376ACB"/>
    <w:rsid w:val="00376BC9"/>
    <w:rsid w:val="00376F29"/>
    <w:rsid w:val="00376F6A"/>
    <w:rsid w:val="003770C0"/>
    <w:rsid w:val="00380579"/>
    <w:rsid w:val="003807B5"/>
    <w:rsid w:val="003807BA"/>
    <w:rsid w:val="003808F6"/>
    <w:rsid w:val="00380AC6"/>
    <w:rsid w:val="00380C47"/>
    <w:rsid w:val="00381B95"/>
    <w:rsid w:val="00382071"/>
    <w:rsid w:val="00382A72"/>
    <w:rsid w:val="00382CC8"/>
    <w:rsid w:val="00382F4D"/>
    <w:rsid w:val="00384082"/>
    <w:rsid w:val="003848C5"/>
    <w:rsid w:val="00385669"/>
    <w:rsid w:val="00385913"/>
    <w:rsid w:val="00385EE3"/>
    <w:rsid w:val="003865EF"/>
    <w:rsid w:val="0038678D"/>
    <w:rsid w:val="00386EBA"/>
    <w:rsid w:val="00387214"/>
    <w:rsid w:val="00387424"/>
    <w:rsid w:val="003875B5"/>
    <w:rsid w:val="00387914"/>
    <w:rsid w:val="00387ED9"/>
    <w:rsid w:val="00390262"/>
    <w:rsid w:val="00390B2A"/>
    <w:rsid w:val="00390C56"/>
    <w:rsid w:val="00390E9A"/>
    <w:rsid w:val="0039118C"/>
    <w:rsid w:val="0039178C"/>
    <w:rsid w:val="00391CE7"/>
    <w:rsid w:val="0039205E"/>
    <w:rsid w:val="00392064"/>
    <w:rsid w:val="00392189"/>
    <w:rsid w:val="00392457"/>
    <w:rsid w:val="00392BD9"/>
    <w:rsid w:val="00392CFE"/>
    <w:rsid w:val="00392E6E"/>
    <w:rsid w:val="00393234"/>
    <w:rsid w:val="003934A9"/>
    <w:rsid w:val="00393530"/>
    <w:rsid w:val="003935ED"/>
    <w:rsid w:val="0039372F"/>
    <w:rsid w:val="0039377F"/>
    <w:rsid w:val="0039383A"/>
    <w:rsid w:val="00394095"/>
    <w:rsid w:val="003940A1"/>
    <w:rsid w:val="00394A1B"/>
    <w:rsid w:val="00394FC1"/>
    <w:rsid w:val="0039500A"/>
    <w:rsid w:val="00395039"/>
    <w:rsid w:val="0039523C"/>
    <w:rsid w:val="0039527E"/>
    <w:rsid w:val="00395284"/>
    <w:rsid w:val="003956E0"/>
    <w:rsid w:val="003956E6"/>
    <w:rsid w:val="00395D9E"/>
    <w:rsid w:val="00395E8B"/>
    <w:rsid w:val="003960EA"/>
    <w:rsid w:val="00396389"/>
    <w:rsid w:val="003965F9"/>
    <w:rsid w:val="00396BA6"/>
    <w:rsid w:val="00396E22"/>
    <w:rsid w:val="00396E24"/>
    <w:rsid w:val="00396F32"/>
    <w:rsid w:val="00397277"/>
    <w:rsid w:val="003974EA"/>
    <w:rsid w:val="003975B7"/>
    <w:rsid w:val="00397950"/>
    <w:rsid w:val="00397F00"/>
    <w:rsid w:val="003A050C"/>
    <w:rsid w:val="003A0569"/>
    <w:rsid w:val="003A05E7"/>
    <w:rsid w:val="003A06C9"/>
    <w:rsid w:val="003A0A1A"/>
    <w:rsid w:val="003A0A9B"/>
    <w:rsid w:val="003A0B16"/>
    <w:rsid w:val="003A0EF1"/>
    <w:rsid w:val="003A22FE"/>
    <w:rsid w:val="003A2682"/>
    <w:rsid w:val="003A29BE"/>
    <w:rsid w:val="003A2A4A"/>
    <w:rsid w:val="003A2D7E"/>
    <w:rsid w:val="003A310A"/>
    <w:rsid w:val="003A35A2"/>
    <w:rsid w:val="003A366E"/>
    <w:rsid w:val="003A397B"/>
    <w:rsid w:val="003A39A0"/>
    <w:rsid w:val="003A3AAC"/>
    <w:rsid w:val="003A3B3F"/>
    <w:rsid w:val="003A3C16"/>
    <w:rsid w:val="003A457B"/>
    <w:rsid w:val="003A5223"/>
    <w:rsid w:val="003A5545"/>
    <w:rsid w:val="003A567D"/>
    <w:rsid w:val="003A5975"/>
    <w:rsid w:val="003A5D06"/>
    <w:rsid w:val="003A5D36"/>
    <w:rsid w:val="003A5E62"/>
    <w:rsid w:val="003A601F"/>
    <w:rsid w:val="003A64DD"/>
    <w:rsid w:val="003A669B"/>
    <w:rsid w:val="003A6A1F"/>
    <w:rsid w:val="003A6B09"/>
    <w:rsid w:val="003A7066"/>
    <w:rsid w:val="003A7D50"/>
    <w:rsid w:val="003A7F5D"/>
    <w:rsid w:val="003B05A4"/>
    <w:rsid w:val="003B0720"/>
    <w:rsid w:val="003B0959"/>
    <w:rsid w:val="003B0CCC"/>
    <w:rsid w:val="003B0D6B"/>
    <w:rsid w:val="003B0F88"/>
    <w:rsid w:val="003B0FD5"/>
    <w:rsid w:val="003B0FF7"/>
    <w:rsid w:val="003B1354"/>
    <w:rsid w:val="003B1999"/>
    <w:rsid w:val="003B1BAC"/>
    <w:rsid w:val="003B1C01"/>
    <w:rsid w:val="003B1ECF"/>
    <w:rsid w:val="003B21B9"/>
    <w:rsid w:val="003B23BC"/>
    <w:rsid w:val="003B26A1"/>
    <w:rsid w:val="003B2827"/>
    <w:rsid w:val="003B2A86"/>
    <w:rsid w:val="003B2EAA"/>
    <w:rsid w:val="003B3FCC"/>
    <w:rsid w:val="003B4C92"/>
    <w:rsid w:val="003B511C"/>
    <w:rsid w:val="003B522C"/>
    <w:rsid w:val="003B5594"/>
    <w:rsid w:val="003B55DB"/>
    <w:rsid w:val="003B5EA1"/>
    <w:rsid w:val="003B5EC3"/>
    <w:rsid w:val="003B5FE6"/>
    <w:rsid w:val="003B647F"/>
    <w:rsid w:val="003B674E"/>
    <w:rsid w:val="003B68A1"/>
    <w:rsid w:val="003B6F4E"/>
    <w:rsid w:val="003B7136"/>
    <w:rsid w:val="003B7323"/>
    <w:rsid w:val="003B74FC"/>
    <w:rsid w:val="003B74FF"/>
    <w:rsid w:val="003C02DD"/>
    <w:rsid w:val="003C03CA"/>
    <w:rsid w:val="003C0765"/>
    <w:rsid w:val="003C0FD8"/>
    <w:rsid w:val="003C1B5D"/>
    <w:rsid w:val="003C1E84"/>
    <w:rsid w:val="003C21E1"/>
    <w:rsid w:val="003C238A"/>
    <w:rsid w:val="003C25E0"/>
    <w:rsid w:val="003C2C16"/>
    <w:rsid w:val="003C2D3F"/>
    <w:rsid w:val="003C3343"/>
    <w:rsid w:val="003C33D8"/>
    <w:rsid w:val="003C384A"/>
    <w:rsid w:val="003C3A89"/>
    <w:rsid w:val="003C4276"/>
    <w:rsid w:val="003C48A2"/>
    <w:rsid w:val="003C5079"/>
    <w:rsid w:val="003C5589"/>
    <w:rsid w:val="003C5601"/>
    <w:rsid w:val="003C5A2A"/>
    <w:rsid w:val="003C6122"/>
    <w:rsid w:val="003C61DB"/>
    <w:rsid w:val="003C6694"/>
    <w:rsid w:val="003C6B9F"/>
    <w:rsid w:val="003C6C72"/>
    <w:rsid w:val="003C702C"/>
    <w:rsid w:val="003C72F6"/>
    <w:rsid w:val="003C7CB0"/>
    <w:rsid w:val="003C7F9E"/>
    <w:rsid w:val="003D03A8"/>
    <w:rsid w:val="003D0483"/>
    <w:rsid w:val="003D0529"/>
    <w:rsid w:val="003D08FC"/>
    <w:rsid w:val="003D0A91"/>
    <w:rsid w:val="003D0D76"/>
    <w:rsid w:val="003D12C0"/>
    <w:rsid w:val="003D13C1"/>
    <w:rsid w:val="003D176E"/>
    <w:rsid w:val="003D1AA6"/>
    <w:rsid w:val="003D2A08"/>
    <w:rsid w:val="003D2DCB"/>
    <w:rsid w:val="003D33F6"/>
    <w:rsid w:val="003D3809"/>
    <w:rsid w:val="003D389F"/>
    <w:rsid w:val="003D39DE"/>
    <w:rsid w:val="003D3A62"/>
    <w:rsid w:val="003D3D70"/>
    <w:rsid w:val="003D4570"/>
    <w:rsid w:val="003D4614"/>
    <w:rsid w:val="003D4A9C"/>
    <w:rsid w:val="003D4AB0"/>
    <w:rsid w:val="003D4AB5"/>
    <w:rsid w:val="003D4E7A"/>
    <w:rsid w:val="003D53AA"/>
    <w:rsid w:val="003D56F6"/>
    <w:rsid w:val="003D5777"/>
    <w:rsid w:val="003D5800"/>
    <w:rsid w:val="003D5A3C"/>
    <w:rsid w:val="003D5D6E"/>
    <w:rsid w:val="003D5E18"/>
    <w:rsid w:val="003D62E0"/>
    <w:rsid w:val="003D6FD4"/>
    <w:rsid w:val="003D7344"/>
    <w:rsid w:val="003D748C"/>
    <w:rsid w:val="003D777B"/>
    <w:rsid w:val="003D7833"/>
    <w:rsid w:val="003D7C00"/>
    <w:rsid w:val="003E0A26"/>
    <w:rsid w:val="003E0BEB"/>
    <w:rsid w:val="003E0C7D"/>
    <w:rsid w:val="003E11B7"/>
    <w:rsid w:val="003E12F3"/>
    <w:rsid w:val="003E1393"/>
    <w:rsid w:val="003E1716"/>
    <w:rsid w:val="003E1D10"/>
    <w:rsid w:val="003E2299"/>
    <w:rsid w:val="003E2376"/>
    <w:rsid w:val="003E25D2"/>
    <w:rsid w:val="003E29EF"/>
    <w:rsid w:val="003E2DA5"/>
    <w:rsid w:val="003E30B5"/>
    <w:rsid w:val="003E32AF"/>
    <w:rsid w:val="003E3489"/>
    <w:rsid w:val="003E3AC5"/>
    <w:rsid w:val="003E3B55"/>
    <w:rsid w:val="003E3D04"/>
    <w:rsid w:val="003E3FA9"/>
    <w:rsid w:val="003E4261"/>
    <w:rsid w:val="003E4AAB"/>
    <w:rsid w:val="003E4BD8"/>
    <w:rsid w:val="003E50E6"/>
    <w:rsid w:val="003E50FE"/>
    <w:rsid w:val="003E5508"/>
    <w:rsid w:val="003E5543"/>
    <w:rsid w:val="003E5BA5"/>
    <w:rsid w:val="003E5DD1"/>
    <w:rsid w:val="003E5F29"/>
    <w:rsid w:val="003E607E"/>
    <w:rsid w:val="003E6155"/>
    <w:rsid w:val="003E6719"/>
    <w:rsid w:val="003E6CED"/>
    <w:rsid w:val="003E6D88"/>
    <w:rsid w:val="003E760E"/>
    <w:rsid w:val="003E7F47"/>
    <w:rsid w:val="003F031D"/>
    <w:rsid w:val="003F043A"/>
    <w:rsid w:val="003F053D"/>
    <w:rsid w:val="003F0745"/>
    <w:rsid w:val="003F0A36"/>
    <w:rsid w:val="003F13F5"/>
    <w:rsid w:val="003F1563"/>
    <w:rsid w:val="003F1726"/>
    <w:rsid w:val="003F2CEB"/>
    <w:rsid w:val="003F2FF7"/>
    <w:rsid w:val="003F31FD"/>
    <w:rsid w:val="003F3217"/>
    <w:rsid w:val="003F36BA"/>
    <w:rsid w:val="003F3BC8"/>
    <w:rsid w:val="003F3C95"/>
    <w:rsid w:val="003F3D54"/>
    <w:rsid w:val="003F3DBC"/>
    <w:rsid w:val="003F40EF"/>
    <w:rsid w:val="003F418B"/>
    <w:rsid w:val="003F44D7"/>
    <w:rsid w:val="003F4567"/>
    <w:rsid w:val="003F4694"/>
    <w:rsid w:val="003F47CC"/>
    <w:rsid w:val="003F49AF"/>
    <w:rsid w:val="003F51C1"/>
    <w:rsid w:val="003F5433"/>
    <w:rsid w:val="003F56D9"/>
    <w:rsid w:val="003F5BEB"/>
    <w:rsid w:val="003F5D50"/>
    <w:rsid w:val="003F6276"/>
    <w:rsid w:val="003F637B"/>
    <w:rsid w:val="003F6404"/>
    <w:rsid w:val="003F6995"/>
    <w:rsid w:val="003F6E07"/>
    <w:rsid w:val="003F6EFA"/>
    <w:rsid w:val="003F718C"/>
    <w:rsid w:val="003F71D8"/>
    <w:rsid w:val="003F74B7"/>
    <w:rsid w:val="003F76F4"/>
    <w:rsid w:val="003F7747"/>
    <w:rsid w:val="003F77A4"/>
    <w:rsid w:val="003F7854"/>
    <w:rsid w:val="003F7A65"/>
    <w:rsid w:val="003F7BAE"/>
    <w:rsid w:val="003F7C7B"/>
    <w:rsid w:val="003F7C90"/>
    <w:rsid w:val="003F7CAD"/>
    <w:rsid w:val="00400146"/>
    <w:rsid w:val="00400412"/>
    <w:rsid w:val="0040071E"/>
    <w:rsid w:val="00401746"/>
    <w:rsid w:val="00401C57"/>
    <w:rsid w:val="00402058"/>
    <w:rsid w:val="00402092"/>
    <w:rsid w:val="00402927"/>
    <w:rsid w:val="00402A7A"/>
    <w:rsid w:val="00402CC3"/>
    <w:rsid w:val="00402D56"/>
    <w:rsid w:val="00402FEC"/>
    <w:rsid w:val="00403381"/>
    <w:rsid w:val="004037C4"/>
    <w:rsid w:val="00403843"/>
    <w:rsid w:val="00403CB3"/>
    <w:rsid w:val="004045DC"/>
    <w:rsid w:val="004046B1"/>
    <w:rsid w:val="004046FE"/>
    <w:rsid w:val="00404863"/>
    <w:rsid w:val="0040494D"/>
    <w:rsid w:val="00404BDC"/>
    <w:rsid w:val="00404BFF"/>
    <w:rsid w:val="00404CF8"/>
    <w:rsid w:val="00405100"/>
    <w:rsid w:val="004059E3"/>
    <w:rsid w:val="00405B51"/>
    <w:rsid w:val="0040603C"/>
    <w:rsid w:val="004061B0"/>
    <w:rsid w:val="00406521"/>
    <w:rsid w:val="00406D5B"/>
    <w:rsid w:val="00406FFB"/>
    <w:rsid w:val="004071D3"/>
    <w:rsid w:val="004071E4"/>
    <w:rsid w:val="004076B5"/>
    <w:rsid w:val="0040796A"/>
    <w:rsid w:val="00407D54"/>
    <w:rsid w:val="00407DA1"/>
    <w:rsid w:val="0041003D"/>
    <w:rsid w:val="004102EF"/>
    <w:rsid w:val="00410745"/>
    <w:rsid w:val="00410758"/>
    <w:rsid w:val="004109F7"/>
    <w:rsid w:val="00410AAF"/>
    <w:rsid w:val="004114A3"/>
    <w:rsid w:val="00411572"/>
    <w:rsid w:val="00411DD7"/>
    <w:rsid w:val="00411EDF"/>
    <w:rsid w:val="00412CFD"/>
    <w:rsid w:val="00412F95"/>
    <w:rsid w:val="0041346D"/>
    <w:rsid w:val="004138B9"/>
    <w:rsid w:val="004139F5"/>
    <w:rsid w:val="004143EF"/>
    <w:rsid w:val="004144A7"/>
    <w:rsid w:val="00414593"/>
    <w:rsid w:val="004145EA"/>
    <w:rsid w:val="00414661"/>
    <w:rsid w:val="00414A0A"/>
    <w:rsid w:val="00414A7A"/>
    <w:rsid w:val="00414B1E"/>
    <w:rsid w:val="00414BC9"/>
    <w:rsid w:val="00414C5C"/>
    <w:rsid w:val="00414E51"/>
    <w:rsid w:val="00414ED7"/>
    <w:rsid w:val="00415063"/>
    <w:rsid w:val="00415366"/>
    <w:rsid w:val="0041547E"/>
    <w:rsid w:val="004154A0"/>
    <w:rsid w:val="00415526"/>
    <w:rsid w:val="00415567"/>
    <w:rsid w:val="004157C6"/>
    <w:rsid w:val="00415E59"/>
    <w:rsid w:val="00415F7E"/>
    <w:rsid w:val="00415FE7"/>
    <w:rsid w:val="00416462"/>
    <w:rsid w:val="00416716"/>
    <w:rsid w:val="00416C01"/>
    <w:rsid w:val="00416C7D"/>
    <w:rsid w:val="00416D2F"/>
    <w:rsid w:val="0041759C"/>
    <w:rsid w:val="00417A45"/>
    <w:rsid w:val="00420868"/>
    <w:rsid w:val="004209F8"/>
    <w:rsid w:val="00421079"/>
    <w:rsid w:val="004210C9"/>
    <w:rsid w:val="0042116D"/>
    <w:rsid w:val="004219CF"/>
    <w:rsid w:val="00421DF1"/>
    <w:rsid w:val="00421FF2"/>
    <w:rsid w:val="0042223A"/>
    <w:rsid w:val="00422470"/>
    <w:rsid w:val="00422B26"/>
    <w:rsid w:val="00422B41"/>
    <w:rsid w:val="00423242"/>
    <w:rsid w:val="004233C9"/>
    <w:rsid w:val="00423776"/>
    <w:rsid w:val="00423E85"/>
    <w:rsid w:val="004241A2"/>
    <w:rsid w:val="00424367"/>
    <w:rsid w:val="00424634"/>
    <w:rsid w:val="00424928"/>
    <w:rsid w:val="00424ED5"/>
    <w:rsid w:val="00424F71"/>
    <w:rsid w:val="0042515F"/>
    <w:rsid w:val="00425239"/>
    <w:rsid w:val="004259D4"/>
    <w:rsid w:val="00425AFA"/>
    <w:rsid w:val="00425EE6"/>
    <w:rsid w:val="00425EE9"/>
    <w:rsid w:val="00425F97"/>
    <w:rsid w:val="00426669"/>
    <w:rsid w:val="00426BDA"/>
    <w:rsid w:val="00426CC4"/>
    <w:rsid w:val="00426DEC"/>
    <w:rsid w:val="004270A7"/>
    <w:rsid w:val="00427D76"/>
    <w:rsid w:val="00427F31"/>
    <w:rsid w:val="0043044B"/>
    <w:rsid w:val="004305DB"/>
    <w:rsid w:val="00430E57"/>
    <w:rsid w:val="004313EA"/>
    <w:rsid w:val="004317FE"/>
    <w:rsid w:val="0043190C"/>
    <w:rsid w:val="00431AA0"/>
    <w:rsid w:val="004323A2"/>
    <w:rsid w:val="00432B31"/>
    <w:rsid w:val="00432F7B"/>
    <w:rsid w:val="004332B7"/>
    <w:rsid w:val="0043368B"/>
    <w:rsid w:val="00433936"/>
    <w:rsid w:val="00434318"/>
    <w:rsid w:val="004343FB"/>
    <w:rsid w:val="004344E6"/>
    <w:rsid w:val="00434667"/>
    <w:rsid w:val="0043472B"/>
    <w:rsid w:val="00434808"/>
    <w:rsid w:val="00434C0B"/>
    <w:rsid w:val="004353B5"/>
    <w:rsid w:val="00435405"/>
    <w:rsid w:val="00435462"/>
    <w:rsid w:val="00435658"/>
    <w:rsid w:val="00435BD9"/>
    <w:rsid w:val="00435D4A"/>
    <w:rsid w:val="00436189"/>
    <w:rsid w:val="004361C2"/>
    <w:rsid w:val="00436482"/>
    <w:rsid w:val="004364AA"/>
    <w:rsid w:val="00436837"/>
    <w:rsid w:val="00436BF8"/>
    <w:rsid w:val="00436D89"/>
    <w:rsid w:val="00436DC0"/>
    <w:rsid w:val="00436F82"/>
    <w:rsid w:val="00437506"/>
    <w:rsid w:val="00437563"/>
    <w:rsid w:val="00437954"/>
    <w:rsid w:val="00437ABC"/>
    <w:rsid w:val="00437C61"/>
    <w:rsid w:val="00437C97"/>
    <w:rsid w:val="00437FEA"/>
    <w:rsid w:val="00440117"/>
    <w:rsid w:val="004403BF"/>
    <w:rsid w:val="004404DB"/>
    <w:rsid w:val="0044098F"/>
    <w:rsid w:val="00440C1E"/>
    <w:rsid w:val="00440FB7"/>
    <w:rsid w:val="0044140B"/>
    <w:rsid w:val="00441460"/>
    <w:rsid w:val="00441D6F"/>
    <w:rsid w:val="00441D82"/>
    <w:rsid w:val="00442934"/>
    <w:rsid w:val="00442F13"/>
    <w:rsid w:val="0044313A"/>
    <w:rsid w:val="004435F7"/>
    <w:rsid w:val="00443AD6"/>
    <w:rsid w:val="00443BCE"/>
    <w:rsid w:val="00444138"/>
    <w:rsid w:val="004443A4"/>
    <w:rsid w:val="00444515"/>
    <w:rsid w:val="004445CE"/>
    <w:rsid w:val="00444853"/>
    <w:rsid w:val="00444867"/>
    <w:rsid w:val="00444FA0"/>
    <w:rsid w:val="0044511A"/>
    <w:rsid w:val="004458EE"/>
    <w:rsid w:val="004466D2"/>
    <w:rsid w:val="00446835"/>
    <w:rsid w:val="00446C24"/>
    <w:rsid w:val="004472F1"/>
    <w:rsid w:val="004475C5"/>
    <w:rsid w:val="00447834"/>
    <w:rsid w:val="00447915"/>
    <w:rsid w:val="0044793E"/>
    <w:rsid w:val="00450141"/>
    <w:rsid w:val="00450C02"/>
    <w:rsid w:val="00450CAB"/>
    <w:rsid w:val="0045122E"/>
    <w:rsid w:val="00451386"/>
    <w:rsid w:val="004513DA"/>
    <w:rsid w:val="004518C8"/>
    <w:rsid w:val="00451BC3"/>
    <w:rsid w:val="00451F19"/>
    <w:rsid w:val="0045230D"/>
    <w:rsid w:val="0045234E"/>
    <w:rsid w:val="004525E2"/>
    <w:rsid w:val="00452C4D"/>
    <w:rsid w:val="00452DC6"/>
    <w:rsid w:val="00452E5E"/>
    <w:rsid w:val="0045313A"/>
    <w:rsid w:val="004542D8"/>
    <w:rsid w:val="00454373"/>
    <w:rsid w:val="0045444F"/>
    <w:rsid w:val="004545AE"/>
    <w:rsid w:val="004545C3"/>
    <w:rsid w:val="00454E48"/>
    <w:rsid w:val="00455549"/>
    <w:rsid w:val="0045573C"/>
    <w:rsid w:val="00455786"/>
    <w:rsid w:val="00455DEF"/>
    <w:rsid w:val="00455E3E"/>
    <w:rsid w:val="00456985"/>
    <w:rsid w:val="00456AB4"/>
    <w:rsid w:val="0045705B"/>
    <w:rsid w:val="0045790A"/>
    <w:rsid w:val="00457AB8"/>
    <w:rsid w:val="00457E10"/>
    <w:rsid w:val="004602A4"/>
    <w:rsid w:val="00460347"/>
    <w:rsid w:val="00460369"/>
    <w:rsid w:val="00460F39"/>
    <w:rsid w:val="00460FB1"/>
    <w:rsid w:val="00461427"/>
    <w:rsid w:val="00461595"/>
    <w:rsid w:val="004616FB"/>
    <w:rsid w:val="004619BB"/>
    <w:rsid w:val="00461C1A"/>
    <w:rsid w:val="00461E39"/>
    <w:rsid w:val="00461F7D"/>
    <w:rsid w:val="00462254"/>
    <w:rsid w:val="00462DC2"/>
    <w:rsid w:val="00462ECD"/>
    <w:rsid w:val="00462F17"/>
    <w:rsid w:val="00463507"/>
    <w:rsid w:val="00463687"/>
    <w:rsid w:val="00463A15"/>
    <w:rsid w:val="0046413F"/>
    <w:rsid w:val="0046418A"/>
    <w:rsid w:val="004643AE"/>
    <w:rsid w:val="004643F2"/>
    <w:rsid w:val="00464772"/>
    <w:rsid w:val="00464A99"/>
    <w:rsid w:val="00464C0A"/>
    <w:rsid w:val="0046522A"/>
    <w:rsid w:val="004654EE"/>
    <w:rsid w:val="004659C9"/>
    <w:rsid w:val="00465DAE"/>
    <w:rsid w:val="00465F84"/>
    <w:rsid w:val="00466330"/>
    <w:rsid w:val="004663B4"/>
    <w:rsid w:val="004668F5"/>
    <w:rsid w:val="00466FB5"/>
    <w:rsid w:val="0046703C"/>
    <w:rsid w:val="00467154"/>
    <w:rsid w:val="004671C3"/>
    <w:rsid w:val="0046728E"/>
    <w:rsid w:val="004672B1"/>
    <w:rsid w:val="00467720"/>
    <w:rsid w:val="00467DFB"/>
    <w:rsid w:val="0047009F"/>
    <w:rsid w:val="00470164"/>
    <w:rsid w:val="004708AE"/>
    <w:rsid w:val="00470CC6"/>
    <w:rsid w:val="00470EB2"/>
    <w:rsid w:val="0047124B"/>
    <w:rsid w:val="004714BB"/>
    <w:rsid w:val="0047164A"/>
    <w:rsid w:val="00471E66"/>
    <w:rsid w:val="00471EE0"/>
    <w:rsid w:val="00471EE3"/>
    <w:rsid w:val="004721FE"/>
    <w:rsid w:val="00472475"/>
    <w:rsid w:val="00472AA1"/>
    <w:rsid w:val="00472B1B"/>
    <w:rsid w:val="00472D33"/>
    <w:rsid w:val="00472D84"/>
    <w:rsid w:val="00472EEE"/>
    <w:rsid w:val="00473592"/>
    <w:rsid w:val="004736F3"/>
    <w:rsid w:val="004737E4"/>
    <w:rsid w:val="00473AFE"/>
    <w:rsid w:val="00473CAD"/>
    <w:rsid w:val="00473EED"/>
    <w:rsid w:val="00474414"/>
    <w:rsid w:val="00474591"/>
    <w:rsid w:val="00474B0D"/>
    <w:rsid w:val="00474D0B"/>
    <w:rsid w:val="00474E37"/>
    <w:rsid w:val="00474FC4"/>
    <w:rsid w:val="0047511C"/>
    <w:rsid w:val="0047519F"/>
    <w:rsid w:val="00475305"/>
    <w:rsid w:val="004755B0"/>
    <w:rsid w:val="00475987"/>
    <w:rsid w:val="00475F03"/>
    <w:rsid w:val="0047638F"/>
    <w:rsid w:val="0047695E"/>
    <w:rsid w:val="004770E2"/>
    <w:rsid w:val="00477142"/>
    <w:rsid w:val="004772DD"/>
    <w:rsid w:val="00477329"/>
    <w:rsid w:val="0047732E"/>
    <w:rsid w:val="004773B6"/>
    <w:rsid w:val="004774D4"/>
    <w:rsid w:val="00477850"/>
    <w:rsid w:val="0048010B"/>
    <w:rsid w:val="004801E1"/>
    <w:rsid w:val="004804E0"/>
    <w:rsid w:val="0048060B"/>
    <w:rsid w:val="00480634"/>
    <w:rsid w:val="00480EA1"/>
    <w:rsid w:val="00480F7B"/>
    <w:rsid w:val="0048157B"/>
    <w:rsid w:val="00481692"/>
    <w:rsid w:val="004816D8"/>
    <w:rsid w:val="00481746"/>
    <w:rsid w:val="004817A4"/>
    <w:rsid w:val="004818B0"/>
    <w:rsid w:val="004824AF"/>
    <w:rsid w:val="0048258A"/>
    <w:rsid w:val="0048261B"/>
    <w:rsid w:val="004828EE"/>
    <w:rsid w:val="00482BBD"/>
    <w:rsid w:val="004832E3"/>
    <w:rsid w:val="00483438"/>
    <w:rsid w:val="0048352C"/>
    <w:rsid w:val="004838A0"/>
    <w:rsid w:val="00483ACA"/>
    <w:rsid w:val="00483BDC"/>
    <w:rsid w:val="00483D99"/>
    <w:rsid w:val="00483DD9"/>
    <w:rsid w:val="00484C64"/>
    <w:rsid w:val="004854B9"/>
    <w:rsid w:val="004858B1"/>
    <w:rsid w:val="00485A2E"/>
    <w:rsid w:val="00485E57"/>
    <w:rsid w:val="00485F77"/>
    <w:rsid w:val="004867D0"/>
    <w:rsid w:val="00486979"/>
    <w:rsid w:val="00486A1A"/>
    <w:rsid w:val="00486A8B"/>
    <w:rsid w:val="00486EB6"/>
    <w:rsid w:val="004873A8"/>
    <w:rsid w:val="00490115"/>
    <w:rsid w:val="00490254"/>
    <w:rsid w:val="00490284"/>
    <w:rsid w:val="0049048C"/>
    <w:rsid w:val="0049097D"/>
    <w:rsid w:val="004910FA"/>
    <w:rsid w:val="00491171"/>
    <w:rsid w:val="0049172B"/>
    <w:rsid w:val="00491775"/>
    <w:rsid w:val="00491CB2"/>
    <w:rsid w:val="0049224B"/>
    <w:rsid w:val="00492913"/>
    <w:rsid w:val="00492AD1"/>
    <w:rsid w:val="00493005"/>
    <w:rsid w:val="0049327B"/>
    <w:rsid w:val="004935EF"/>
    <w:rsid w:val="0049367C"/>
    <w:rsid w:val="00493822"/>
    <w:rsid w:val="00493833"/>
    <w:rsid w:val="00493FB2"/>
    <w:rsid w:val="004940E3"/>
    <w:rsid w:val="004944B5"/>
    <w:rsid w:val="0049453C"/>
    <w:rsid w:val="004946A7"/>
    <w:rsid w:val="00494EE7"/>
    <w:rsid w:val="004951AD"/>
    <w:rsid w:val="0049557E"/>
    <w:rsid w:val="0049598F"/>
    <w:rsid w:val="004961B5"/>
    <w:rsid w:val="00496363"/>
    <w:rsid w:val="00496505"/>
    <w:rsid w:val="004965E7"/>
    <w:rsid w:val="00496715"/>
    <w:rsid w:val="0049678E"/>
    <w:rsid w:val="00496812"/>
    <w:rsid w:val="00496985"/>
    <w:rsid w:val="00496A22"/>
    <w:rsid w:val="00497463"/>
    <w:rsid w:val="00497587"/>
    <w:rsid w:val="00497F59"/>
    <w:rsid w:val="00497F68"/>
    <w:rsid w:val="004A010A"/>
    <w:rsid w:val="004A06AD"/>
    <w:rsid w:val="004A06BB"/>
    <w:rsid w:val="004A0975"/>
    <w:rsid w:val="004A0E7A"/>
    <w:rsid w:val="004A10E3"/>
    <w:rsid w:val="004A12E1"/>
    <w:rsid w:val="004A19C8"/>
    <w:rsid w:val="004A1B0A"/>
    <w:rsid w:val="004A1F58"/>
    <w:rsid w:val="004A25D9"/>
    <w:rsid w:val="004A2ABD"/>
    <w:rsid w:val="004A2BCD"/>
    <w:rsid w:val="004A2BD1"/>
    <w:rsid w:val="004A30DF"/>
    <w:rsid w:val="004A36DA"/>
    <w:rsid w:val="004A37DD"/>
    <w:rsid w:val="004A397F"/>
    <w:rsid w:val="004A41FF"/>
    <w:rsid w:val="004A4376"/>
    <w:rsid w:val="004A46A1"/>
    <w:rsid w:val="004A486D"/>
    <w:rsid w:val="004A48D9"/>
    <w:rsid w:val="004A4B6A"/>
    <w:rsid w:val="004A56AA"/>
    <w:rsid w:val="004A5A0A"/>
    <w:rsid w:val="004A5A5E"/>
    <w:rsid w:val="004A5C77"/>
    <w:rsid w:val="004A5FA1"/>
    <w:rsid w:val="004A67FA"/>
    <w:rsid w:val="004A6B30"/>
    <w:rsid w:val="004A6CA1"/>
    <w:rsid w:val="004A6D54"/>
    <w:rsid w:val="004A71BB"/>
    <w:rsid w:val="004B0170"/>
    <w:rsid w:val="004B020A"/>
    <w:rsid w:val="004B11DF"/>
    <w:rsid w:val="004B1456"/>
    <w:rsid w:val="004B16C9"/>
    <w:rsid w:val="004B173C"/>
    <w:rsid w:val="004B1791"/>
    <w:rsid w:val="004B1C0F"/>
    <w:rsid w:val="004B1E29"/>
    <w:rsid w:val="004B1EF2"/>
    <w:rsid w:val="004B2255"/>
    <w:rsid w:val="004B23D3"/>
    <w:rsid w:val="004B258E"/>
    <w:rsid w:val="004B2C9B"/>
    <w:rsid w:val="004B2FD5"/>
    <w:rsid w:val="004B3054"/>
    <w:rsid w:val="004B367D"/>
    <w:rsid w:val="004B36B5"/>
    <w:rsid w:val="004B380A"/>
    <w:rsid w:val="004B4590"/>
    <w:rsid w:val="004B46BD"/>
    <w:rsid w:val="004B4AB3"/>
    <w:rsid w:val="004B4FDA"/>
    <w:rsid w:val="004B5291"/>
    <w:rsid w:val="004B53EF"/>
    <w:rsid w:val="004B57A0"/>
    <w:rsid w:val="004B5B0A"/>
    <w:rsid w:val="004B5CB4"/>
    <w:rsid w:val="004B6074"/>
    <w:rsid w:val="004B6380"/>
    <w:rsid w:val="004B63CB"/>
    <w:rsid w:val="004B691E"/>
    <w:rsid w:val="004B6B07"/>
    <w:rsid w:val="004B6B5F"/>
    <w:rsid w:val="004B6B8B"/>
    <w:rsid w:val="004B6D4C"/>
    <w:rsid w:val="004B6D84"/>
    <w:rsid w:val="004B72B0"/>
    <w:rsid w:val="004B773A"/>
    <w:rsid w:val="004B7A26"/>
    <w:rsid w:val="004C043C"/>
    <w:rsid w:val="004C06EF"/>
    <w:rsid w:val="004C074B"/>
    <w:rsid w:val="004C0801"/>
    <w:rsid w:val="004C0DCA"/>
    <w:rsid w:val="004C0E0E"/>
    <w:rsid w:val="004C14D9"/>
    <w:rsid w:val="004C15E7"/>
    <w:rsid w:val="004C163F"/>
    <w:rsid w:val="004C1D6F"/>
    <w:rsid w:val="004C205C"/>
    <w:rsid w:val="004C2127"/>
    <w:rsid w:val="004C2529"/>
    <w:rsid w:val="004C2646"/>
    <w:rsid w:val="004C2A40"/>
    <w:rsid w:val="004C3009"/>
    <w:rsid w:val="004C346D"/>
    <w:rsid w:val="004C3591"/>
    <w:rsid w:val="004C38B5"/>
    <w:rsid w:val="004C38C4"/>
    <w:rsid w:val="004C408A"/>
    <w:rsid w:val="004C457F"/>
    <w:rsid w:val="004C45C8"/>
    <w:rsid w:val="004C4A13"/>
    <w:rsid w:val="004C4C1A"/>
    <w:rsid w:val="004C4D78"/>
    <w:rsid w:val="004C53CF"/>
    <w:rsid w:val="004C5F15"/>
    <w:rsid w:val="004C5F3E"/>
    <w:rsid w:val="004C6615"/>
    <w:rsid w:val="004C683F"/>
    <w:rsid w:val="004C6B93"/>
    <w:rsid w:val="004C6BD2"/>
    <w:rsid w:val="004C6E7F"/>
    <w:rsid w:val="004C6E98"/>
    <w:rsid w:val="004C6F6B"/>
    <w:rsid w:val="004C7008"/>
    <w:rsid w:val="004C7562"/>
    <w:rsid w:val="004C785F"/>
    <w:rsid w:val="004C79E1"/>
    <w:rsid w:val="004C7B2D"/>
    <w:rsid w:val="004C7CAA"/>
    <w:rsid w:val="004C7E3A"/>
    <w:rsid w:val="004C7F99"/>
    <w:rsid w:val="004D037A"/>
    <w:rsid w:val="004D04F6"/>
    <w:rsid w:val="004D0B0E"/>
    <w:rsid w:val="004D0D20"/>
    <w:rsid w:val="004D0E65"/>
    <w:rsid w:val="004D148F"/>
    <w:rsid w:val="004D1565"/>
    <w:rsid w:val="004D1B7D"/>
    <w:rsid w:val="004D1C52"/>
    <w:rsid w:val="004D21DE"/>
    <w:rsid w:val="004D26DA"/>
    <w:rsid w:val="004D2B60"/>
    <w:rsid w:val="004D2B75"/>
    <w:rsid w:val="004D2E80"/>
    <w:rsid w:val="004D33CD"/>
    <w:rsid w:val="004D351C"/>
    <w:rsid w:val="004D38D2"/>
    <w:rsid w:val="004D3A9F"/>
    <w:rsid w:val="004D3B56"/>
    <w:rsid w:val="004D3C69"/>
    <w:rsid w:val="004D4209"/>
    <w:rsid w:val="004D448C"/>
    <w:rsid w:val="004D47FA"/>
    <w:rsid w:val="004D48DF"/>
    <w:rsid w:val="004D4BE7"/>
    <w:rsid w:val="004D52EB"/>
    <w:rsid w:val="004D54A1"/>
    <w:rsid w:val="004D5513"/>
    <w:rsid w:val="004D5565"/>
    <w:rsid w:val="004D559F"/>
    <w:rsid w:val="004D64A8"/>
    <w:rsid w:val="004D68E9"/>
    <w:rsid w:val="004D696B"/>
    <w:rsid w:val="004D6FDD"/>
    <w:rsid w:val="004D7062"/>
    <w:rsid w:val="004D7419"/>
    <w:rsid w:val="004D79F0"/>
    <w:rsid w:val="004E05F4"/>
    <w:rsid w:val="004E0B11"/>
    <w:rsid w:val="004E1CDA"/>
    <w:rsid w:val="004E1D0B"/>
    <w:rsid w:val="004E1E51"/>
    <w:rsid w:val="004E2232"/>
    <w:rsid w:val="004E23CE"/>
    <w:rsid w:val="004E267C"/>
    <w:rsid w:val="004E2D22"/>
    <w:rsid w:val="004E2DED"/>
    <w:rsid w:val="004E2E57"/>
    <w:rsid w:val="004E2FEB"/>
    <w:rsid w:val="004E3AC4"/>
    <w:rsid w:val="004E3EDD"/>
    <w:rsid w:val="004E3F78"/>
    <w:rsid w:val="004E4389"/>
    <w:rsid w:val="004E44FE"/>
    <w:rsid w:val="004E4BEC"/>
    <w:rsid w:val="004E4E86"/>
    <w:rsid w:val="004E4FA7"/>
    <w:rsid w:val="004E52A1"/>
    <w:rsid w:val="004E5B88"/>
    <w:rsid w:val="004E5BBE"/>
    <w:rsid w:val="004E5CCD"/>
    <w:rsid w:val="004E6040"/>
    <w:rsid w:val="004E60A4"/>
    <w:rsid w:val="004E60C6"/>
    <w:rsid w:val="004E6441"/>
    <w:rsid w:val="004E648F"/>
    <w:rsid w:val="004E66A1"/>
    <w:rsid w:val="004E6CA5"/>
    <w:rsid w:val="004E6FD1"/>
    <w:rsid w:val="004E7206"/>
    <w:rsid w:val="004E748A"/>
    <w:rsid w:val="004E7FDA"/>
    <w:rsid w:val="004F0042"/>
    <w:rsid w:val="004F026B"/>
    <w:rsid w:val="004F034C"/>
    <w:rsid w:val="004F05B8"/>
    <w:rsid w:val="004F0726"/>
    <w:rsid w:val="004F0789"/>
    <w:rsid w:val="004F13BC"/>
    <w:rsid w:val="004F15DF"/>
    <w:rsid w:val="004F1B13"/>
    <w:rsid w:val="004F1D87"/>
    <w:rsid w:val="004F1E3C"/>
    <w:rsid w:val="004F22FA"/>
    <w:rsid w:val="004F261E"/>
    <w:rsid w:val="004F271C"/>
    <w:rsid w:val="004F2F7C"/>
    <w:rsid w:val="004F348A"/>
    <w:rsid w:val="004F34C4"/>
    <w:rsid w:val="004F369B"/>
    <w:rsid w:val="004F3A9C"/>
    <w:rsid w:val="004F3EE5"/>
    <w:rsid w:val="004F3F3B"/>
    <w:rsid w:val="004F4397"/>
    <w:rsid w:val="004F4453"/>
    <w:rsid w:val="004F4995"/>
    <w:rsid w:val="004F4B05"/>
    <w:rsid w:val="004F4E9A"/>
    <w:rsid w:val="004F5382"/>
    <w:rsid w:val="004F53C5"/>
    <w:rsid w:val="004F5458"/>
    <w:rsid w:val="004F5474"/>
    <w:rsid w:val="004F54FB"/>
    <w:rsid w:val="004F5C8D"/>
    <w:rsid w:val="004F5DB6"/>
    <w:rsid w:val="004F5F69"/>
    <w:rsid w:val="004F6051"/>
    <w:rsid w:val="004F6167"/>
    <w:rsid w:val="004F6907"/>
    <w:rsid w:val="004F6B17"/>
    <w:rsid w:val="004F6C9D"/>
    <w:rsid w:val="004F73D2"/>
    <w:rsid w:val="004F7655"/>
    <w:rsid w:val="004F7845"/>
    <w:rsid w:val="004F7A44"/>
    <w:rsid w:val="004F7ED2"/>
    <w:rsid w:val="00500272"/>
    <w:rsid w:val="0050032B"/>
    <w:rsid w:val="00500769"/>
    <w:rsid w:val="005008BC"/>
    <w:rsid w:val="00500E67"/>
    <w:rsid w:val="005018D5"/>
    <w:rsid w:val="005025AD"/>
    <w:rsid w:val="005030D0"/>
    <w:rsid w:val="005031A7"/>
    <w:rsid w:val="0050353A"/>
    <w:rsid w:val="0050394A"/>
    <w:rsid w:val="00503C87"/>
    <w:rsid w:val="00503CF9"/>
    <w:rsid w:val="005048B4"/>
    <w:rsid w:val="005051CF"/>
    <w:rsid w:val="00505259"/>
    <w:rsid w:val="0050535F"/>
    <w:rsid w:val="0050541C"/>
    <w:rsid w:val="00505CEE"/>
    <w:rsid w:val="00505D6E"/>
    <w:rsid w:val="00506167"/>
    <w:rsid w:val="0050621B"/>
    <w:rsid w:val="005062FE"/>
    <w:rsid w:val="0050664A"/>
    <w:rsid w:val="00506B83"/>
    <w:rsid w:val="00506C80"/>
    <w:rsid w:val="005073B8"/>
    <w:rsid w:val="0050763E"/>
    <w:rsid w:val="005078C3"/>
    <w:rsid w:val="00507B3A"/>
    <w:rsid w:val="00510286"/>
    <w:rsid w:val="005103AC"/>
    <w:rsid w:val="005105A8"/>
    <w:rsid w:val="005108DB"/>
    <w:rsid w:val="00510EC7"/>
    <w:rsid w:val="00511128"/>
    <w:rsid w:val="005113E2"/>
    <w:rsid w:val="005118B0"/>
    <w:rsid w:val="00511936"/>
    <w:rsid w:val="00512838"/>
    <w:rsid w:val="00513200"/>
    <w:rsid w:val="0051333A"/>
    <w:rsid w:val="00513A05"/>
    <w:rsid w:val="005141C9"/>
    <w:rsid w:val="00514B14"/>
    <w:rsid w:val="00514CD1"/>
    <w:rsid w:val="00515035"/>
    <w:rsid w:val="005153AD"/>
    <w:rsid w:val="005153B3"/>
    <w:rsid w:val="005157AB"/>
    <w:rsid w:val="00515A8E"/>
    <w:rsid w:val="00515C17"/>
    <w:rsid w:val="00515C44"/>
    <w:rsid w:val="00515CB0"/>
    <w:rsid w:val="00515CC9"/>
    <w:rsid w:val="00515D0C"/>
    <w:rsid w:val="00515E46"/>
    <w:rsid w:val="00515E5B"/>
    <w:rsid w:val="00516649"/>
    <w:rsid w:val="005172EB"/>
    <w:rsid w:val="0051740C"/>
    <w:rsid w:val="00517496"/>
    <w:rsid w:val="005176FE"/>
    <w:rsid w:val="00517958"/>
    <w:rsid w:val="00517AF3"/>
    <w:rsid w:val="00517BB1"/>
    <w:rsid w:val="00517EDF"/>
    <w:rsid w:val="00517FED"/>
    <w:rsid w:val="00520373"/>
    <w:rsid w:val="005205AB"/>
    <w:rsid w:val="00520AA4"/>
    <w:rsid w:val="00520B45"/>
    <w:rsid w:val="00520F6C"/>
    <w:rsid w:val="0052239A"/>
    <w:rsid w:val="0052259E"/>
    <w:rsid w:val="0052285A"/>
    <w:rsid w:val="00522AB8"/>
    <w:rsid w:val="00522D26"/>
    <w:rsid w:val="00522F00"/>
    <w:rsid w:val="00522F8F"/>
    <w:rsid w:val="005233DD"/>
    <w:rsid w:val="0052386D"/>
    <w:rsid w:val="005239CE"/>
    <w:rsid w:val="00523BCE"/>
    <w:rsid w:val="00523E85"/>
    <w:rsid w:val="00524065"/>
    <w:rsid w:val="00524621"/>
    <w:rsid w:val="0052467E"/>
    <w:rsid w:val="00524B48"/>
    <w:rsid w:val="00524BB7"/>
    <w:rsid w:val="00524C9B"/>
    <w:rsid w:val="00525012"/>
    <w:rsid w:val="00525828"/>
    <w:rsid w:val="00525A62"/>
    <w:rsid w:val="00525EBE"/>
    <w:rsid w:val="00525F97"/>
    <w:rsid w:val="00526015"/>
    <w:rsid w:val="005265A7"/>
    <w:rsid w:val="005265D4"/>
    <w:rsid w:val="00526723"/>
    <w:rsid w:val="00526CA2"/>
    <w:rsid w:val="00526CE0"/>
    <w:rsid w:val="005272EB"/>
    <w:rsid w:val="00527769"/>
    <w:rsid w:val="005278E0"/>
    <w:rsid w:val="00527CE0"/>
    <w:rsid w:val="005301DF"/>
    <w:rsid w:val="005308E6"/>
    <w:rsid w:val="00530A37"/>
    <w:rsid w:val="00531B71"/>
    <w:rsid w:val="00531C0E"/>
    <w:rsid w:val="00531FDB"/>
    <w:rsid w:val="00532625"/>
    <w:rsid w:val="00532A3A"/>
    <w:rsid w:val="00532E84"/>
    <w:rsid w:val="00532F09"/>
    <w:rsid w:val="00532FA7"/>
    <w:rsid w:val="00532FB9"/>
    <w:rsid w:val="00532FCC"/>
    <w:rsid w:val="005334A0"/>
    <w:rsid w:val="00534B88"/>
    <w:rsid w:val="005355F2"/>
    <w:rsid w:val="0053571C"/>
    <w:rsid w:val="0053595E"/>
    <w:rsid w:val="00535E34"/>
    <w:rsid w:val="00535F8F"/>
    <w:rsid w:val="005360AF"/>
    <w:rsid w:val="005367A4"/>
    <w:rsid w:val="005367E3"/>
    <w:rsid w:val="0053682F"/>
    <w:rsid w:val="00536CD5"/>
    <w:rsid w:val="00536E38"/>
    <w:rsid w:val="00536F90"/>
    <w:rsid w:val="005372DF"/>
    <w:rsid w:val="00537705"/>
    <w:rsid w:val="00537A7D"/>
    <w:rsid w:val="00537E37"/>
    <w:rsid w:val="005403AB"/>
    <w:rsid w:val="00540B0D"/>
    <w:rsid w:val="005412A3"/>
    <w:rsid w:val="00541400"/>
    <w:rsid w:val="00541699"/>
    <w:rsid w:val="00541C24"/>
    <w:rsid w:val="00541D60"/>
    <w:rsid w:val="0054202E"/>
    <w:rsid w:val="00542256"/>
    <w:rsid w:val="00542631"/>
    <w:rsid w:val="00542AAD"/>
    <w:rsid w:val="00542AC9"/>
    <w:rsid w:val="00542AEE"/>
    <w:rsid w:val="00542C35"/>
    <w:rsid w:val="00542CC4"/>
    <w:rsid w:val="00542E20"/>
    <w:rsid w:val="00543430"/>
    <w:rsid w:val="0054358D"/>
    <w:rsid w:val="00543946"/>
    <w:rsid w:val="0054445F"/>
    <w:rsid w:val="005446E8"/>
    <w:rsid w:val="00544F6E"/>
    <w:rsid w:val="0054549B"/>
    <w:rsid w:val="00545E0E"/>
    <w:rsid w:val="00545EB0"/>
    <w:rsid w:val="0054630E"/>
    <w:rsid w:val="00546639"/>
    <w:rsid w:val="0054733E"/>
    <w:rsid w:val="005476E8"/>
    <w:rsid w:val="0055036D"/>
    <w:rsid w:val="0055077A"/>
    <w:rsid w:val="0055144D"/>
    <w:rsid w:val="005516D5"/>
    <w:rsid w:val="005516F7"/>
    <w:rsid w:val="00551ED4"/>
    <w:rsid w:val="005520AA"/>
    <w:rsid w:val="00552363"/>
    <w:rsid w:val="0055268F"/>
    <w:rsid w:val="00552C58"/>
    <w:rsid w:val="005532A9"/>
    <w:rsid w:val="00553325"/>
    <w:rsid w:val="005539F7"/>
    <w:rsid w:val="00553D3E"/>
    <w:rsid w:val="00554091"/>
    <w:rsid w:val="00554653"/>
    <w:rsid w:val="00554867"/>
    <w:rsid w:val="00554DC3"/>
    <w:rsid w:val="00554F7C"/>
    <w:rsid w:val="0055502D"/>
    <w:rsid w:val="0055548C"/>
    <w:rsid w:val="00555797"/>
    <w:rsid w:val="005557F3"/>
    <w:rsid w:val="0055583C"/>
    <w:rsid w:val="00555840"/>
    <w:rsid w:val="00555CFF"/>
    <w:rsid w:val="00555EB0"/>
    <w:rsid w:val="00555F2C"/>
    <w:rsid w:val="0055624A"/>
    <w:rsid w:val="005563A1"/>
    <w:rsid w:val="005563D9"/>
    <w:rsid w:val="00556DA2"/>
    <w:rsid w:val="00556E15"/>
    <w:rsid w:val="00556E9F"/>
    <w:rsid w:val="00557150"/>
    <w:rsid w:val="00557E5D"/>
    <w:rsid w:val="005600BD"/>
    <w:rsid w:val="0056073A"/>
    <w:rsid w:val="00560921"/>
    <w:rsid w:val="00560A52"/>
    <w:rsid w:val="00560D55"/>
    <w:rsid w:val="0056158F"/>
    <w:rsid w:val="00561E63"/>
    <w:rsid w:val="005624F2"/>
    <w:rsid w:val="00562776"/>
    <w:rsid w:val="005627A1"/>
    <w:rsid w:val="0056288B"/>
    <w:rsid w:val="00562A78"/>
    <w:rsid w:val="00562AB4"/>
    <w:rsid w:val="0056384B"/>
    <w:rsid w:val="005640B7"/>
    <w:rsid w:val="00564166"/>
    <w:rsid w:val="00564211"/>
    <w:rsid w:val="005642A5"/>
    <w:rsid w:val="00564A06"/>
    <w:rsid w:val="00564CB1"/>
    <w:rsid w:val="00564D6E"/>
    <w:rsid w:val="00564EED"/>
    <w:rsid w:val="00564F3A"/>
    <w:rsid w:val="005651D3"/>
    <w:rsid w:val="005653DF"/>
    <w:rsid w:val="00565B13"/>
    <w:rsid w:val="00565D32"/>
    <w:rsid w:val="00565FC2"/>
    <w:rsid w:val="00566D57"/>
    <w:rsid w:val="00566DAA"/>
    <w:rsid w:val="00570325"/>
    <w:rsid w:val="005704BD"/>
    <w:rsid w:val="00570987"/>
    <w:rsid w:val="00570C47"/>
    <w:rsid w:val="00571B13"/>
    <w:rsid w:val="00572607"/>
    <w:rsid w:val="0057260C"/>
    <w:rsid w:val="0057271F"/>
    <w:rsid w:val="00572863"/>
    <w:rsid w:val="00572BD3"/>
    <w:rsid w:val="005730F8"/>
    <w:rsid w:val="005732C0"/>
    <w:rsid w:val="005732E9"/>
    <w:rsid w:val="005734E1"/>
    <w:rsid w:val="0057355C"/>
    <w:rsid w:val="005735AC"/>
    <w:rsid w:val="0057429D"/>
    <w:rsid w:val="00574618"/>
    <w:rsid w:val="005748BE"/>
    <w:rsid w:val="00574CCA"/>
    <w:rsid w:val="00575064"/>
    <w:rsid w:val="0057526C"/>
    <w:rsid w:val="005752CC"/>
    <w:rsid w:val="00575303"/>
    <w:rsid w:val="0057553A"/>
    <w:rsid w:val="0057573C"/>
    <w:rsid w:val="00575760"/>
    <w:rsid w:val="00575F09"/>
    <w:rsid w:val="00576541"/>
    <w:rsid w:val="005766E6"/>
    <w:rsid w:val="0057672A"/>
    <w:rsid w:val="00576753"/>
    <w:rsid w:val="005767CA"/>
    <w:rsid w:val="0057695D"/>
    <w:rsid w:val="00576B0F"/>
    <w:rsid w:val="00576D30"/>
    <w:rsid w:val="00576E76"/>
    <w:rsid w:val="00577004"/>
    <w:rsid w:val="00577133"/>
    <w:rsid w:val="00577339"/>
    <w:rsid w:val="00577502"/>
    <w:rsid w:val="00577A63"/>
    <w:rsid w:val="00577C03"/>
    <w:rsid w:val="00577F4C"/>
    <w:rsid w:val="00580264"/>
    <w:rsid w:val="005804B7"/>
    <w:rsid w:val="0058054E"/>
    <w:rsid w:val="005805B1"/>
    <w:rsid w:val="00580921"/>
    <w:rsid w:val="005809CA"/>
    <w:rsid w:val="00581536"/>
    <w:rsid w:val="00581611"/>
    <w:rsid w:val="0058171C"/>
    <w:rsid w:val="00581758"/>
    <w:rsid w:val="0058197E"/>
    <w:rsid w:val="00581C40"/>
    <w:rsid w:val="00581E80"/>
    <w:rsid w:val="00581F13"/>
    <w:rsid w:val="00582011"/>
    <w:rsid w:val="0058257A"/>
    <w:rsid w:val="0058270B"/>
    <w:rsid w:val="00582ABF"/>
    <w:rsid w:val="00582E54"/>
    <w:rsid w:val="00582F58"/>
    <w:rsid w:val="005830B9"/>
    <w:rsid w:val="005832CD"/>
    <w:rsid w:val="00583849"/>
    <w:rsid w:val="005838A0"/>
    <w:rsid w:val="00583A3C"/>
    <w:rsid w:val="00583A4A"/>
    <w:rsid w:val="00583A57"/>
    <w:rsid w:val="00584024"/>
    <w:rsid w:val="00584211"/>
    <w:rsid w:val="00584591"/>
    <w:rsid w:val="005845A6"/>
    <w:rsid w:val="00584A4F"/>
    <w:rsid w:val="00584EC7"/>
    <w:rsid w:val="00585223"/>
    <w:rsid w:val="005853B1"/>
    <w:rsid w:val="00585BE7"/>
    <w:rsid w:val="00585C86"/>
    <w:rsid w:val="00586234"/>
    <w:rsid w:val="0058623E"/>
    <w:rsid w:val="00586977"/>
    <w:rsid w:val="00586B7F"/>
    <w:rsid w:val="00586FF9"/>
    <w:rsid w:val="0058799D"/>
    <w:rsid w:val="00587B6D"/>
    <w:rsid w:val="00587BD3"/>
    <w:rsid w:val="00587C89"/>
    <w:rsid w:val="00587CB2"/>
    <w:rsid w:val="00590D85"/>
    <w:rsid w:val="00591C48"/>
    <w:rsid w:val="00591CBD"/>
    <w:rsid w:val="005920FD"/>
    <w:rsid w:val="005923DA"/>
    <w:rsid w:val="005924E5"/>
    <w:rsid w:val="005927C8"/>
    <w:rsid w:val="00592801"/>
    <w:rsid w:val="00592896"/>
    <w:rsid w:val="00592B1B"/>
    <w:rsid w:val="00593661"/>
    <w:rsid w:val="005937D9"/>
    <w:rsid w:val="005938DE"/>
    <w:rsid w:val="005938ED"/>
    <w:rsid w:val="005947B2"/>
    <w:rsid w:val="00594862"/>
    <w:rsid w:val="00594AF9"/>
    <w:rsid w:val="005952FC"/>
    <w:rsid w:val="005959A0"/>
    <w:rsid w:val="005959D1"/>
    <w:rsid w:val="00595EEA"/>
    <w:rsid w:val="00595FD9"/>
    <w:rsid w:val="00596790"/>
    <w:rsid w:val="0059690F"/>
    <w:rsid w:val="0059699B"/>
    <w:rsid w:val="00596AF6"/>
    <w:rsid w:val="00597492"/>
    <w:rsid w:val="005978A6"/>
    <w:rsid w:val="005978AB"/>
    <w:rsid w:val="005979C0"/>
    <w:rsid w:val="00597EBF"/>
    <w:rsid w:val="00597F5C"/>
    <w:rsid w:val="005A0027"/>
    <w:rsid w:val="005A0167"/>
    <w:rsid w:val="005A02E8"/>
    <w:rsid w:val="005A03D0"/>
    <w:rsid w:val="005A0880"/>
    <w:rsid w:val="005A098F"/>
    <w:rsid w:val="005A0D06"/>
    <w:rsid w:val="005A1666"/>
    <w:rsid w:val="005A17BA"/>
    <w:rsid w:val="005A1946"/>
    <w:rsid w:val="005A1996"/>
    <w:rsid w:val="005A1D33"/>
    <w:rsid w:val="005A226E"/>
    <w:rsid w:val="005A25BB"/>
    <w:rsid w:val="005A2A71"/>
    <w:rsid w:val="005A2EC0"/>
    <w:rsid w:val="005A337F"/>
    <w:rsid w:val="005A34D1"/>
    <w:rsid w:val="005A3676"/>
    <w:rsid w:val="005A3C6D"/>
    <w:rsid w:val="005A3C92"/>
    <w:rsid w:val="005A3E91"/>
    <w:rsid w:val="005A4371"/>
    <w:rsid w:val="005A4552"/>
    <w:rsid w:val="005A4721"/>
    <w:rsid w:val="005A4A87"/>
    <w:rsid w:val="005A4C96"/>
    <w:rsid w:val="005A50C5"/>
    <w:rsid w:val="005A52A2"/>
    <w:rsid w:val="005A57D0"/>
    <w:rsid w:val="005A5B5A"/>
    <w:rsid w:val="005A5BFB"/>
    <w:rsid w:val="005A64F6"/>
    <w:rsid w:val="005A656C"/>
    <w:rsid w:val="005A6784"/>
    <w:rsid w:val="005A696E"/>
    <w:rsid w:val="005A69C9"/>
    <w:rsid w:val="005A6EA5"/>
    <w:rsid w:val="005A6F72"/>
    <w:rsid w:val="005A7049"/>
    <w:rsid w:val="005A726F"/>
    <w:rsid w:val="005A73B3"/>
    <w:rsid w:val="005A746D"/>
    <w:rsid w:val="005A7940"/>
    <w:rsid w:val="005B066E"/>
    <w:rsid w:val="005B0819"/>
    <w:rsid w:val="005B0A84"/>
    <w:rsid w:val="005B0C93"/>
    <w:rsid w:val="005B1346"/>
    <w:rsid w:val="005B17EC"/>
    <w:rsid w:val="005B1A20"/>
    <w:rsid w:val="005B1DBE"/>
    <w:rsid w:val="005B2D46"/>
    <w:rsid w:val="005B2E11"/>
    <w:rsid w:val="005B322D"/>
    <w:rsid w:val="005B3327"/>
    <w:rsid w:val="005B3380"/>
    <w:rsid w:val="005B338D"/>
    <w:rsid w:val="005B3426"/>
    <w:rsid w:val="005B3B52"/>
    <w:rsid w:val="005B43A6"/>
    <w:rsid w:val="005B4430"/>
    <w:rsid w:val="005B45A4"/>
    <w:rsid w:val="005B46E5"/>
    <w:rsid w:val="005B490F"/>
    <w:rsid w:val="005B4C5F"/>
    <w:rsid w:val="005B4E18"/>
    <w:rsid w:val="005B4EA8"/>
    <w:rsid w:val="005B4F92"/>
    <w:rsid w:val="005B51C9"/>
    <w:rsid w:val="005B57CE"/>
    <w:rsid w:val="005B611A"/>
    <w:rsid w:val="005B656D"/>
    <w:rsid w:val="005B6FCD"/>
    <w:rsid w:val="005B72B1"/>
    <w:rsid w:val="005B72D8"/>
    <w:rsid w:val="005B754C"/>
    <w:rsid w:val="005B7CC4"/>
    <w:rsid w:val="005B7DDD"/>
    <w:rsid w:val="005C03DA"/>
    <w:rsid w:val="005C05DD"/>
    <w:rsid w:val="005C0E12"/>
    <w:rsid w:val="005C1422"/>
    <w:rsid w:val="005C217D"/>
    <w:rsid w:val="005C22FB"/>
    <w:rsid w:val="005C25B0"/>
    <w:rsid w:val="005C28A1"/>
    <w:rsid w:val="005C2B5D"/>
    <w:rsid w:val="005C2E61"/>
    <w:rsid w:val="005C2FFD"/>
    <w:rsid w:val="005C30F9"/>
    <w:rsid w:val="005C331B"/>
    <w:rsid w:val="005C3468"/>
    <w:rsid w:val="005C39AB"/>
    <w:rsid w:val="005C39EB"/>
    <w:rsid w:val="005C3AC6"/>
    <w:rsid w:val="005C402F"/>
    <w:rsid w:val="005C449A"/>
    <w:rsid w:val="005C4704"/>
    <w:rsid w:val="005C4BF8"/>
    <w:rsid w:val="005C514F"/>
    <w:rsid w:val="005C51E3"/>
    <w:rsid w:val="005C5507"/>
    <w:rsid w:val="005C593A"/>
    <w:rsid w:val="005C5C80"/>
    <w:rsid w:val="005C65A6"/>
    <w:rsid w:val="005C6819"/>
    <w:rsid w:val="005C6B6A"/>
    <w:rsid w:val="005C6BDC"/>
    <w:rsid w:val="005C70A5"/>
    <w:rsid w:val="005C7228"/>
    <w:rsid w:val="005C72CD"/>
    <w:rsid w:val="005C748C"/>
    <w:rsid w:val="005C74CF"/>
    <w:rsid w:val="005C7C5B"/>
    <w:rsid w:val="005C7F27"/>
    <w:rsid w:val="005C7F8D"/>
    <w:rsid w:val="005D014E"/>
    <w:rsid w:val="005D033C"/>
    <w:rsid w:val="005D063B"/>
    <w:rsid w:val="005D0805"/>
    <w:rsid w:val="005D0826"/>
    <w:rsid w:val="005D0C67"/>
    <w:rsid w:val="005D0D42"/>
    <w:rsid w:val="005D0DE6"/>
    <w:rsid w:val="005D1445"/>
    <w:rsid w:val="005D1463"/>
    <w:rsid w:val="005D1EC1"/>
    <w:rsid w:val="005D1FC8"/>
    <w:rsid w:val="005D1FFB"/>
    <w:rsid w:val="005D2135"/>
    <w:rsid w:val="005D21C0"/>
    <w:rsid w:val="005D23DA"/>
    <w:rsid w:val="005D2411"/>
    <w:rsid w:val="005D2705"/>
    <w:rsid w:val="005D2AED"/>
    <w:rsid w:val="005D2B6F"/>
    <w:rsid w:val="005D2E32"/>
    <w:rsid w:val="005D2F76"/>
    <w:rsid w:val="005D2F83"/>
    <w:rsid w:val="005D31D7"/>
    <w:rsid w:val="005D320F"/>
    <w:rsid w:val="005D328C"/>
    <w:rsid w:val="005D3320"/>
    <w:rsid w:val="005D3380"/>
    <w:rsid w:val="005D3797"/>
    <w:rsid w:val="005D3AA5"/>
    <w:rsid w:val="005D3ADB"/>
    <w:rsid w:val="005D3C3F"/>
    <w:rsid w:val="005D3CF6"/>
    <w:rsid w:val="005D3F85"/>
    <w:rsid w:val="005D485C"/>
    <w:rsid w:val="005D49C2"/>
    <w:rsid w:val="005D512E"/>
    <w:rsid w:val="005D548A"/>
    <w:rsid w:val="005D5713"/>
    <w:rsid w:val="005D5BD4"/>
    <w:rsid w:val="005D5BEB"/>
    <w:rsid w:val="005D5D15"/>
    <w:rsid w:val="005D6089"/>
    <w:rsid w:val="005D64B1"/>
    <w:rsid w:val="005D657F"/>
    <w:rsid w:val="005D65C6"/>
    <w:rsid w:val="005D65FC"/>
    <w:rsid w:val="005D6C01"/>
    <w:rsid w:val="005D6D3A"/>
    <w:rsid w:val="005D7301"/>
    <w:rsid w:val="005D7422"/>
    <w:rsid w:val="005D7679"/>
    <w:rsid w:val="005D7A3D"/>
    <w:rsid w:val="005D7B97"/>
    <w:rsid w:val="005D7C8D"/>
    <w:rsid w:val="005D7FBD"/>
    <w:rsid w:val="005E035C"/>
    <w:rsid w:val="005E04FF"/>
    <w:rsid w:val="005E0617"/>
    <w:rsid w:val="005E064D"/>
    <w:rsid w:val="005E0951"/>
    <w:rsid w:val="005E135A"/>
    <w:rsid w:val="005E138E"/>
    <w:rsid w:val="005E169B"/>
    <w:rsid w:val="005E1B30"/>
    <w:rsid w:val="005E1F22"/>
    <w:rsid w:val="005E287F"/>
    <w:rsid w:val="005E2A80"/>
    <w:rsid w:val="005E2FD1"/>
    <w:rsid w:val="005E343A"/>
    <w:rsid w:val="005E39C6"/>
    <w:rsid w:val="005E4359"/>
    <w:rsid w:val="005E4866"/>
    <w:rsid w:val="005E4D85"/>
    <w:rsid w:val="005E4FA5"/>
    <w:rsid w:val="005E5BC1"/>
    <w:rsid w:val="005E5D79"/>
    <w:rsid w:val="005E6385"/>
    <w:rsid w:val="005E63AB"/>
    <w:rsid w:val="005E658F"/>
    <w:rsid w:val="005E6596"/>
    <w:rsid w:val="005E69CC"/>
    <w:rsid w:val="005E6A61"/>
    <w:rsid w:val="005E71F1"/>
    <w:rsid w:val="005E736A"/>
    <w:rsid w:val="005E7923"/>
    <w:rsid w:val="005E7E0C"/>
    <w:rsid w:val="005E7F7B"/>
    <w:rsid w:val="005F05FB"/>
    <w:rsid w:val="005F0641"/>
    <w:rsid w:val="005F072D"/>
    <w:rsid w:val="005F0EB0"/>
    <w:rsid w:val="005F0EC9"/>
    <w:rsid w:val="005F0FDA"/>
    <w:rsid w:val="005F15A4"/>
    <w:rsid w:val="005F1CF9"/>
    <w:rsid w:val="005F20AC"/>
    <w:rsid w:val="005F21B3"/>
    <w:rsid w:val="005F26BA"/>
    <w:rsid w:val="005F280C"/>
    <w:rsid w:val="005F2914"/>
    <w:rsid w:val="005F2AE1"/>
    <w:rsid w:val="005F2D9E"/>
    <w:rsid w:val="005F332C"/>
    <w:rsid w:val="005F34A4"/>
    <w:rsid w:val="005F3769"/>
    <w:rsid w:val="005F3868"/>
    <w:rsid w:val="005F3CD8"/>
    <w:rsid w:val="005F3DA8"/>
    <w:rsid w:val="005F3DEA"/>
    <w:rsid w:val="005F41EB"/>
    <w:rsid w:val="005F4404"/>
    <w:rsid w:val="005F4668"/>
    <w:rsid w:val="005F4680"/>
    <w:rsid w:val="005F46DB"/>
    <w:rsid w:val="005F485A"/>
    <w:rsid w:val="005F4C66"/>
    <w:rsid w:val="005F4CB7"/>
    <w:rsid w:val="005F5116"/>
    <w:rsid w:val="005F528C"/>
    <w:rsid w:val="005F531A"/>
    <w:rsid w:val="005F531D"/>
    <w:rsid w:val="005F5959"/>
    <w:rsid w:val="005F5A6D"/>
    <w:rsid w:val="005F724F"/>
    <w:rsid w:val="005F7311"/>
    <w:rsid w:val="00600433"/>
    <w:rsid w:val="006004DD"/>
    <w:rsid w:val="00600515"/>
    <w:rsid w:val="006007CD"/>
    <w:rsid w:val="00600EDE"/>
    <w:rsid w:val="00600EEA"/>
    <w:rsid w:val="00600EFE"/>
    <w:rsid w:val="00600FF1"/>
    <w:rsid w:val="00601562"/>
    <w:rsid w:val="00601B33"/>
    <w:rsid w:val="00601C59"/>
    <w:rsid w:val="00601ED1"/>
    <w:rsid w:val="00602BB3"/>
    <w:rsid w:val="00603328"/>
    <w:rsid w:val="0060342E"/>
    <w:rsid w:val="00603559"/>
    <w:rsid w:val="006035DC"/>
    <w:rsid w:val="006036EF"/>
    <w:rsid w:val="006037CE"/>
    <w:rsid w:val="00603856"/>
    <w:rsid w:val="00603DC3"/>
    <w:rsid w:val="00603EE2"/>
    <w:rsid w:val="0060415C"/>
    <w:rsid w:val="0060499A"/>
    <w:rsid w:val="00604B8D"/>
    <w:rsid w:val="00604C41"/>
    <w:rsid w:val="00604E1D"/>
    <w:rsid w:val="00604E6B"/>
    <w:rsid w:val="00604F70"/>
    <w:rsid w:val="0060532A"/>
    <w:rsid w:val="006054F7"/>
    <w:rsid w:val="006061A7"/>
    <w:rsid w:val="00606578"/>
    <w:rsid w:val="006065A7"/>
    <w:rsid w:val="0060683B"/>
    <w:rsid w:val="006069ED"/>
    <w:rsid w:val="00606AEB"/>
    <w:rsid w:val="00606B46"/>
    <w:rsid w:val="0060713C"/>
    <w:rsid w:val="00607474"/>
    <w:rsid w:val="006076E4"/>
    <w:rsid w:val="006076EA"/>
    <w:rsid w:val="006078D5"/>
    <w:rsid w:val="006079AE"/>
    <w:rsid w:val="006079FD"/>
    <w:rsid w:val="00610911"/>
    <w:rsid w:val="00610ADB"/>
    <w:rsid w:val="00610F3F"/>
    <w:rsid w:val="00611AD7"/>
    <w:rsid w:val="00611D81"/>
    <w:rsid w:val="00611F06"/>
    <w:rsid w:val="0061213B"/>
    <w:rsid w:val="006122E6"/>
    <w:rsid w:val="0061262B"/>
    <w:rsid w:val="00612857"/>
    <w:rsid w:val="00612D3B"/>
    <w:rsid w:val="00613244"/>
    <w:rsid w:val="0061354C"/>
    <w:rsid w:val="0061401B"/>
    <w:rsid w:val="0061446C"/>
    <w:rsid w:val="00614FDF"/>
    <w:rsid w:val="006153A8"/>
    <w:rsid w:val="00615416"/>
    <w:rsid w:val="00615EB0"/>
    <w:rsid w:val="00616013"/>
    <w:rsid w:val="00616112"/>
    <w:rsid w:val="006162C2"/>
    <w:rsid w:val="0061642F"/>
    <w:rsid w:val="00616471"/>
    <w:rsid w:val="00616924"/>
    <w:rsid w:val="00616CBD"/>
    <w:rsid w:val="00616F1E"/>
    <w:rsid w:val="00617278"/>
    <w:rsid w:val="00617748"/>
    <w:rsid w:val="00620538"/>
    <w:rsid w:val="0062077A"/>
    <w:rsid w:val="00620E54"/>
    <w:rsid w:val="0062143A"/>
    <w:rsid w:val="006217B6"/>
    <w:rsid w:val="00621F32"/>
    <w:rsid w:val="00621FC1"/>
    <w:rsid w:val="00621FD6"/>
    <w:rsid w:val="00622576"/>
    <w:rsid w:val="00622703"/>
    <w:rsid w:val="00622B1B"/>
    <w:rsid w:val="00622BD9"/>
    <w:rsid w:val="00622C34"/>
    <w:rsid w:val="00622C87"/>
    <w:rsid w:val="00622CD0"/>
    <w:rsid w:val="00622DFA"/>
    <w:rsid w:val="00623037"/>
    <w:rsid w:val="00623172"/>
    <w:rsid w:val="0062388A"/>
    <w:rsid w:val="006239D4"/>
    <w:rsid w:val="00623C21"/>
    <w:rsid w:val="00623C4D"/>
    <w:rsid w:val="00623CBD"/>
    <w:rsid w:val="00623DA8"/>
    <w:rsid w:val="00623EF3"/>
    <w:rsid w:val="006248AE"/>
    <w:rsid w:val="00624B50"/>
    <w:rsid w:val="00624E08"/>
    <w:rsid w:val="00624F36"/>
    <w:rsid w:val="00625127"/>
    <w:rsid w:val="006251A2"/>
    <w:rsid w:val="00625342"/>
    <w:rsid w:val="00625F72"/>
    <w:rsid w:val="006261B4"/>
    <w:rsid w:val="00626794"/>
    <w:rsid w:val="006267CC"/>
    <w:rsid w:val="00626882"/>
    <w:rsid w:val="00626ACD"/>
    <w:rsid w:val="00626AF8"/>
    <w:rsid w:val="00626BA9"/>
    <w:rsid w:val="00627108"/>
    <w:rsid w:val="006272B3"/>
    <w:rsid w:val="006275CF"/>
    <w:rsid w:val="006276D2"/>
    <w:rsid w:val="0062786A"/>
    <w:rsid w:val="00627C1A"/>
    <w:rsid w:val="00627C22"/>
    <w:rsid w:val="00627C47"/>
    <w:rsid w:val="006301C4"/>
    <w:rsid w:val="006306DC"/>
    <w:rsid w:val="00630774"/>
    <w:rsid w:val="00630809"/>
    <w:rsid w:val="006309D1"/>
    <w:rsid w:val="006310C3"/>
    <w:rsid w:val="0063154F"/>
    <w:rsid w:val="0063173C"/>
    <w:rsid w:val="00631FDE"/>
    <w:rsid w:val="00632395"/>
    <w:rsid w:val="00632B7D"/>
    <w:rsid w:val="00632E87"/>
    <w:rsid w:val="00632F8B"/>
    <w:rsid w:val="006331F6"/>
    <w:rsid w:val="0063397F"/>
    <w:rsid w:val="00634081"/>
    <w:rsid w:val="006340A1"/>
    <w:rsid w:val="00634714"/>
    <w:rsid w:val="00634BD0"/>
    <w:rsid w:val="00634FC3"/>
    <w:rsid w:val="00635151"/>
    <w:rsid w:val="006356C3"/>
    <w:rsid w:val="00635CAD"/>
    <w:rsid w:val="00636065"/>
    <w:rsid w:val="006361B6"/>
    <w:rsid w:val="00636320"/>
    <w:rsid w:val="006363C1"/>
    <w:rsid w:val="00636460"/>
    <w:rsid w:val="0063679B"/>
    <w:rsid w:val="006367C1"/>
    <w:rsid w:val="00636909"/>
    <w:rsid w:val="006369EB"/>
    <w:rsid w:val="00636B91"/>
    <w:rsid w:val="00636FD0"/>
    <w:rsid w:val="00637318"/>
    <w:rsid w:val="00637E1D"/>
    <w:rsid w:val="0064006F"/>
    <w:rsid w:val="00640125"/>
    <w:rsid w:val="00640234"/>
    <w:rsid w:val="006402F5"/>
    <w:rsid w:val="0064087E"/>
    <w:rsid w:val="0064098B"/>
    <w:rsid w:val="00640A7E"/>
    <w:rsid w:val="00640AA3"/>
    <w:rsid w:val="00641362"/>
    <w:rsid w:val="00641569"/>
    <w:rsid w:val="006418A2"/>
    <w:rsid w:val="006419DB"/>
    <w:rsid w:val="00641D03"/>
    <w:rsid w:val="006426B5"/>
    <w:rsid w:val="006429A0"/>
    <w:rsid w:val="00642A32"/>
    <w:rsid w:val="00642C24"/>
    <w:rsid w:val="00642FC9"/>
    <w:rsid w:val="0064475F"/>
    <w:rsid w:val="00645761"/>
    <w:rsid w:val="006457AF"/>
    <w:rsid w:val="00645D45"/>
    <w:rsid w:val="00646AFC"/>
    <w:rsid w:val="00646DB4"/>
    <w:rsid w:val="00646E1C"/>
    <w:rsid w:val="00646FA8"/>
    <w:rsid w:val="0064734B"/>
    <w:rsid w:val="0064752A"/>
    <w:rsid w:val="00647577"/>
    <w:rsid w:val="006479CC"/>
    <w:rsid w:val="00650105"/>
    <w:rsid w:val="00650127"/>
    <w:rsid w:val="006504BF"/>
    <w:rsid w:val="00650642"/>
    <w:rsid w:val="0065078F"/>
    <w:rsid w:val="0065091D"/>
    <w:rsid w:val="00650ECD"/>
    <w:rsid w:val="00651128"/>
    <w:rsid w:val="006514D1"/>
    <w:rsid w:val="0065151C"/>
    <w:rsid w:val="006516A1"/>
    <w:rsid w:val="00651BF7"/>
    <w:rsid w:val="00651F50"/>
    <w:rsid w:val="00652085"/>
    <w:rsid w:val="00652176"/>
    <w:rsid w:val="0065220C"/>
    <w:rsid w:val="006524A1"/>
    <w:rsid w:val="006526AC"/>
    <w:rsid w:val="006527AB"/>
    <w:rsid w:val="0065280E"/>
    <w:rsid w:val="0065282B"/>
    <w:rsid w:val="00652D4E"/>
    <w:rsid w:val="00652E71"/>
    <w:rsid w:val="006532AD"/>
    <w:rsid w:val="00653363"/>
    <w:rsid w:val="006533EE"/>
    <w:rsid w:val="006543EC"/>
    <w:rsid w:val="006546CB"/>
    <w:rsid w:val="0065479E"/>
    <w:rsid w:val="006547F9"/>
    <w:rsid w:val="00654AEE"/>
    <w:rsid w:val="00654D3B"/>
    <w:rsid w:val="00654FC0"/>
    <w:rsid w:val="0065517D"/>
    <w:rsid w:val="006553CB"/>
    <w:rsid w:val="006553D6"/>
    <w:rsid w:val="006554AB"/>
    <w:rsid w:val="0065555A"/>
    <w:rsid w:val="00655610"/>
    <w:rsid w:val="00655876"/>
    <w:rsid w:val="006563B6"/>
    <w:rsid w:val="00656950"/>
    <w:rsid w:val="006569E3"/>
    <w:rsid w:val="00656B60"/>
    <w:rsid w:val="00656D1D"/>
    <w:rsid w:val="00656E07"/>
    <w:rsid w:val="0065719F"/>
    <w:rsid w:val="006572F0"/>
    <w:rsid w:val="0066019B"/>
    <w:rsid w:val="006601D0"/>
    <w:rsid w:val="006608BC"/>
    <w:rsid w:val="006612FE"/>
    <w:rsid w:val="00661533"/>
    <w:rsid w:val="00661EF8"/>
    <w:rsid w:val="00662141"/>
    <w:rsid w:val="00662587"/>
    <w:rsid w:val="006625CF"/>
    <w:rsid w:val="006626FA"/>
    <w:rsid w:val="006628FD"/>
    <w:rsid w:val="00662999"/>
    <w:rsid w:val="00662A47"/>
    <w:rsid w:val="00662BBE"/>
    <w:rsid w:val="00662E87"/>
    <w:rsid w:val="0066306A"/>
    <w:rsid w:val="006630AD"/>
    <w:rsid w:val="0066339B"/>
    <w:rsid w:val="0066374B"/>
    <w:rsid w:val="00664383"/>
    <w:rsid w:val="00664596"/>
    <w:rsid w:val="006648DF"/>
    <w:rsid w:val="006649A4"/>
    <w:rsid w:val="00664F4D"/>
    <w:rsid w:val="006651D6"/>
    <w:rsid w:val="00665CE7"/>
    <w:rsid w:val="006667D7"/>
    <w:rsid w:val="006669DC"/>
    <w:rsid w:val="006669E0"/>
    <w:rsid w:val="00666E66"/>
    <w:rsid w:val="006670AA"/>
    <w:rsid w:val="00667898"/>
    <w:rsid w:val="00667E2C"/>
    <w:rsid w:val="0067024F"/>
    <w:rsid w:val="00670360"/>
    <w:rsid w:val="00670603"/>
    <w:rsid w:val="00670737"/>
    <w:rsid w:val="00670E9C"/>
    <w:rsid w:val="00670FFF"/>
    <w:rsid w:val="006718DD"/>
    <w:rsid w:val="00671C60"/>
    <w:rsid w:val="00671DC6"/>
    <w:rsid w:val="00671E66"/>
    <w:rsid w:val="0067215A"/>
    <w:rsid w:val="00672299"/>
    <w:rsid w:val="00672577"/>
    <w:rsid w:val="00672B07"/>
    <w:rsid w:val="00672DCB"/>
    <w:rsid w:val="00672F3D"/>
    <w:rsid w:val="006731E9"/>
    <w:rsid w:val="0067391A"/>
    <w:rsid w:val="00673AB9"/>
    <w:rsid w:val="00673D89"/>
    <w:rsid w:val="006747C0"/>
    <w:rsid w:val="0067523B"/>
    <w:rsid w:val="006752AF"/>
    <w:rsid w:val="006755E4"/>
    <w:rsid w:val="00675621"/>
    <w:rsid w:val="00675656"/>
    <w:rsid w:val="0067586B"/>
    <w:rsid w:val="00675AD6"/>
    <w:rsid w:val="00675D5C"/>
    <w:rsid w:val="00675F47"/>
    <w:rsid w:val="006762FF"/>
    <w:rsid w:val="0067638E"/>
    <w:rsid w:val="00676B20"/>
    <w:rsid w:val="00677027"/>
    <w:rsid w:val="006770C3"/>
    <w:rsid w:val="006771B6"/>
    <w:rsid w:val="00677720"/>
    <w:rsid w:val="0067780A"/>
    <w:rsid w:val="00677D01"/>
    <w:rsid w:val="00677DDC"/>
    <w:rsid w:val="006802CA"/>
    <w:rsid w:val="00680622"/>
    <w:rsid w:val="00680B96"/>
    <w:rsid w:val="00680F75"/>
    <w:rsid w:val="006810E5"/>
    <w:rsid w:val="006812F5"/>
    <w:rsid w:val="006816E0"/>
    <w:rsid w:val="006819F5"/>
    <w:rsid w:val="00681E47"/>
    <w:rsid w:val="00681FB4"/>
    <w:rsid w:val="00682205"/>
    <w:rsid w:val="00682519"/>
    <w:rsid w:val="006825B8"/>
    <w:rsid w:val="0068269A"/>
    <w:rsid w:val="006826B6"/>
    <w:rsid w:val="0068326F"/>
    <w:rsid w:val="006832CC"/>
    <w:rsid w:val="00683504"/>
    <w:rsid w:val="0068354D"/>
    <w:rsid w:val="0068385D"/>
    <w:rsid w:val="00684599"/>
    <w:rsid w:val="006846DD"/>
    <w:rsid w:val="00684888"/>
    <w:rsid w:val="00684B2F"/>
    <w:rsid w:val="006850F4"/>
    <w:rsid w:val="006856F1"/>
    <w:rsid w:val="00685C74"/>
    <w:rsid w:val="00685F8C"/>
    <w:rsid w:val="00685FFF"/>
    <w:rsid w:val="006870C4"/>
    <w:rsid w:val="00687129"/>
    <w:rsid w:val="006874C5"/>
    <w:rsid w:val="00687883"/>
    <w:rsid w:val="00687BE2"/>
    <w:rsid w:val="00687C37"/>
    <w:rsid w:val="00687D0B"/>
    <w:rsid w:val="00687F21"/>
    <w:rsid w:val="00687F29"/>
    <w:rsid w:val="00687FC3"/>
    <w:rsid w:val="0069010B"/>
    <w:rsid w:val="006907A2"/>
    <w:rsid w:val="00690959"/>
    <w:rsid w:val="00690A07"/>
    <w:rsid w:val="00690C1D"/>
    <w:rsid w:val="00690CF5"/>
    <w:rsid w:val="00690F49"/>
    <w:rsid w:val="006911FF"/>
    <w:rsid w:val="0069176A"/>
    <w:rsid w:val="00691975"/>
    <w:rsid w:val="00691EED"/>
    <w:rsid w:val="0069210E"/>
    <w:rsid w:val="00692299"/>
    <w:rsid w:val="006925A3"/>
    <w:rsid w:val="006926B1"/>
    <w:rsid w:val="00692887"/>
    <w:rsid w:val="0069288D"/>
    <w:rsid w:val="006929F6"/>
    <w:rsid w:val="00693209"/>
    <w:rsid w:val="00693376"/>
    <w:rsid w:val="006939F5"/>
    <w:rsid w:val="00693F92"/>
    <w:rsid w:val="006942E2"/>
    <w:rsid w:val="00694481"/>
    <w:rsid w:val="006953A9"/>
    <w:rsid w:val="00695BBF"/>
    <w:rsid w:val="00695FA3"/>
    <w:rsid w:val="0069611B"/>
    <w:rsid w:val="006963F7"/>
    <w:rsid w:val="006965DD"/>
    <w:rsid w:val="0069669E"/>
    <w:rsid w:val="0069685C"/>
    <w:rsid w:val="0069685F"/>
    <w:rsid w:val="00696D3F"/>
    <w:rsid w:val="00696FED"/>
    <w:rsid w:val="00697016"/>
    <w:rsid w:val="0069708C"/>
    <w:rsid w:val="00697653"/>
    <w:rsid w:val="00697835"/>
    <w:rsid w:val="00697B64"/>
    <w:rsid w:val="00697C25"/>
    <w:rsid w:val="006A0191"/>
    <w:rsid w:val="006A0353"/>
    <w:rsid w:val="006A0444"/>
    <w:rsid w:val="006A05C2"/>
    <w:rsid w:val="006A0785"/>
    <w:rsid w:val="006A083A"/>
    <w:rsid w:val="006A09F6"/>
    <w:rsid w:val="006A0C2A"/>
    <w:rsid w:val="006A0FF4"/>
    <w:rsid w:val="006A13EA"/>
    <w:rsid w:val="006A148E"/>
    <w:rsid w:val="006A164F"/>
    <w:rsid w:val="006A16EE"/>
    <w:rsid w:val="006A1A83"/>
    <w:rsid w:val="006A1B9A"/>
    <w:rsid w:val="006A2D67"/>
    <w:rsid w:val="006A2E4E"/>
    <w:rsid w:val="006A2E5E"/>
    <w:rsid w:val="006A2FB2"/>
    <w:rsid w:val="006A3568"/>
    <w:rsid w:val="006A4057"/>
    <w:rsid w:val="006A46BD"/>
    <w:rsid w:val="006A46FB"/>
    <w:rsid w:val="006A4BB8"/>
    <w:rsid w:val="006A4E7B"/>
    <w:rsid w:val="006A563E"/>
    <w:rsid w:val="006A61BE"/>
    <w:rsid w:val="006A63E2"/>
    <w:rsid w:val="006A679A"/>
    <w:rsid w:val="006A6A3E"/>
    <w:rsid w:val="006A6C12"/>
    <w:rsid w:val="006A71EA"/>
    <w:rsid w:val="006A73C8"/>
    <w:rsid w:val="006A7510"/>
    <w:rsid w:val="006A75B6"/>
    <w:rsid w:val="006A7836"/>
    <w:rsid w:val="006B055E"/>
    <w:rsid w:val="006B0FE3"/>
    <w:rsid w:val="006B1094"/>
    <w:rsid w:val="006B1236"/>
    <w:rsid w:val="006B15A0"/>
    <w:rsid w:val="006B1CE8"/>
    <w:rsid w:val="006B2042"/>
    <w:rsid w:val="006B20BC"/>
    <w:rsid w:val="006B2318"/>
    <w:rsid w:val="006B28BC"/>
    <w:rsid w:val="006B2997"/>
    <w:rsid w:val="006B2E31"/>
    <w:rsid w:val="006B2EAC"/>
    <w:rsid w:val="006B417C"/>
    <w:rsid w:val="006B42A3"/>
    <w:rsid w:val="006B4689"/>
    <w:rsid w:val="006B47D2"/>
    <w:rsid w:val="006B47FF"/>
    <w:rsid w:val="006B49AE"/>
    <w:rsid w:val="006B4EAB"/>
    <w:rsid w:val="006B4FED"/>
    <w:rsid w:val="006B53BD"/>
    <w:rsid w:val="006B53D1"/>
    <w:rsid w:val="006B561B"/>
    <w:rsid w:val="006B5D90"/>
    <w:rsid w:val="006B61D6"/>
    <w:rsid w:val="006B681C"/>
    <w:rsid w:val="006B687F"/>
    <w:rsid w:val="006B69DD"/>
    <w:rsid w:val="006B7282"/>
    <w:rsid w:val="006B7485"/>
    <w:rsid w:val="006B76E0"/>
    <w:rsid w:val="006B7769"/>
    <w:rsid w:val="006B7B0A"/>
    <w:rsid w:val="006C0C6F"/>
    <w:rsid w:val="006C0D20"/>
    <w:rsid w:val="006C0FEE"/>
    <w:rsid w:val="006C1177"/>
    <w:rsid w:val="006C16E4"/>
    <w:rsid w:val="006C203D"/>
    <w:rsid w:val="006C20E5"/>
    <w:rsid w:val="006C213C"/>
    <w:rsid w:val="006C2284"/>
    <w:rsid w:val="006C23CA"/>
    <w:rsid w:val="006C2A85"/>
    <w:rsid w:val="006C2AAC"/>
    <w:rsid w:val="006C2B42"/>
    <w:rsid w:val="006C2C82"/>
    <w:rsid w:val="006C2CDC"/>
    <w:rsid w:val="006C2ED1"/>
    <w:rsid w:val="006C3600"/>
    <w:rsid w:val="006C38FA"/>
    <w:rsid w:val="006C3B13"/>
    <w:rsid w:val="006C3DF2"/>
    <w:rsid w:val="006C3E34"/>
    <w:rsid w:val="006C3EE5"/>
    <w:rsid w:val="006C45F0"/>
    <w:rsid w:val="006C4686"/>
    <w:rsid w:val="006C54B8"/>
    <w:rsid w:val="006C5508"/>
    <w:rsid w:val="006C5670"/>
    <w:rsid w:val="006C5836"/>
    <w:rsid w:val="006C5FB5"/>
    <w:rsid w:val="006C65A9"/>
    <w:rsid w:val="006C68E3"/>
    <w:rsid w:val="006C6B2D"/>
    <w:rsid w:val="006C6CD8"/>
    <w:rsid w:val="006C6FD4"/>
    <w:rsid w:val="006C7444"/>
    <w:rsid w:val="006C7D7A"/>
    <w:rsid w:val="006D0025"/>
    <w:rsid w:val="006D00D2"/>
    <w:rsid w:val="006D0EC1"/>
    <w:rsid w:val="006D113E"/>
    <w:rsid w:val="006D1306"/>
    <w:rsid w:val="006D16D1"/>
    <w:rsid w:val="006D178A"/>
    <w:rsid w:val="006D2947"/>
    <w:rsid w:val="006D2BEE"/>
    <w:rsid w:val="006D2D25"/>
    <w:rsid w:val="006D3116"/>
    <w:rsid w:val="006D36AB"/>
    <w:rsid w:val="006D3855"/>
    <w:rsid w:val="006D388A"/>
    <w:rsid w:val="006D3C7F"/>
    <w:rsid w:val="006D4031"/>
    <w:rsid w:val="006D407A"/>
    <w:rsid w:val="006D4F95"/>
    <w:rsid w:val="006D5811"/>
    <w:rsid w:val="006D5947"/>
    <w:rsid w:val="006D5967"/>
    <w:rsid w:val="006D5AB4"/>
    <w:rsid w:val="006D5FFD"/>
    <w:rsid w:val="006D618D"/>
    <w:rsid w:val="006D6285"/>
    <w:rsid w:val="006D6D5E"/>
    <w:rsid w:val="006D6F7A"/>
    <w:rsid w:val="006D721F"/>
    <w:rsid w:val="006D7310"/>
    <w:rsid w:val="006D735F"/>
    <w:rsid w:val="006D754D"/>
    <w:rsid w:val="006D7F2B"/>
    <w:rsid w:val="006E030A"/>
    <w:rsid w:val="006E0388"/>
    <w:rsid w:val="006E07D2"/>
    <w:rsid w:val="006E09BD"/>
    <w:rsid w:val="006E1175"/>
    <w:rsid w:val="006E1565"/>
    <w:rsid w:val="006E1945"/>
    <w:rsid w:val="006E1F42"/>
    <w:rsid w:val="006E20AC"/>
    <w:rsid w:val="006E22CB"/>
    <w:rsid w:val="006E24C9"/>
    <w:rsid w:val="006E2A87"/>
    <w:rsid w:val="006E2A99"/>
    <w:rsid w:val="006E315A"/>
    <w:rsid w:val="006E3764"/>
    <w:rsid w:val="006E3C3F"/>
    <w:rsid w:val="006E4159"/>
    <w:rsid w:val="006E41FF"/>
    <w:rsid w:val="006E488C"/>
    <w:rsid w:val="006E4998"/>
    <w:rsid w:val="006E499C"/>
    <w:rsid w:val="006E53C7"/>
    <w:rsid w:val="006E6399"/>
    <w:rsid w:val="006E6478"/>
    <w:rsid w:val="006E7680"/>
    <w:rsid w:val="006E7FBC"/>
    <w:rsid w:val="006F086A"/>
    <w:rsid w:val="006F1017"/>
    <w:rsid w:val="006F126A"/>
    <w:rsid w:val="006F12BC"/>
    <w:rsid w:val="006F1380"/>
    <w:rsid w:val="006F1679"/>
    <w:rsid w:val="006F1AD1"/>
    <w:rsid w:val="006F1BCD"/>
    <w:rsid w:val="006F1C83"/>
    <w:rsid w:val="006F2279"/>
    <w:rsid w:val="006F2307"/>
    <w:rsid w:val="006F2A37"/>
    <w:rsid w:val="006F2D93"/>
    <w:rsid w:val="006F32E9"/>
    <w:rsid w:val="006F3361"/>
    <w:rsid w:val="006F35E8"/>
    <w:rsid w:val="006F36C6"/>
    <w:rsid w:val="006F3728"/>
    <w:rsid w:val="006F3776"/>
    <w:rsid w:val="006F39F6"/>
    <w:rsid w:val="006F3BFF"/>
    <w:rsid w:val="006F3C4D"/>
    <w:rsid w:val="006F3F43"/>
    <w:rsid w:val="006F42AC"/>
    <w:rsid w:val="006F42CE"/>
    <w:rsid w:val="006F444A"/>
    <w:rsid w:val="006F49C4"/>
    <w:rsid w:val="006F4B18"/>
    <w:rsid w:val="006F4CCC"/>
    <w:rsid w:val="006F4F4B"/>
    <w:rsid w:val="006F4F9B"/>
    <w:rsid w:val="006F5316"/>
    <w:rsid w:val="006F542C"/>
    <w:rsid w:val="006F549A"/>
    <w:rsid w:val="006F5663"/>
    <w:rsid w:val="006F57F5"/>
    <w:rsid w:val="006F5A84"/>
    <w:rsid w:val="006F5B8B"/>
    <w:rsid w:val="006F5D63"/>
    <w:rsid w:val="006F5D81"/>
    <w:rsid w:val="006F647D"/>
    <w:rsid w:val="006F69E0"/>
    <w:rsid w:val="006F6B23"/>
    <w:rsid w:val="006F7066"/>
    <w:rsid w:val="006F7238"/>
    <w:rsid w:val="006F77F7"/>
    <w:rsid w:val="006F7851"/>
    <w:rsid w:val="006F7D49"/>
    <w:rsid w:val="007000E5"/>
    <w:rsid w:val="00700B3D"/>
    <w:rsid w:val="0070143D"/>
    <w:rsid w:val="00701724"/>
    <w:rsid w:val="007017D2"/>
    <w:rsid w:val="00701901"/>
    <w:rsid w:val="00701952"/>
    <w:rsid w:val="00701B17"/>
    <w:rsid w:val="00701C13"/>
    <w:rsid w:val="00701E3D"/>
    <w:rsid w:val="00701E8F"/>
    <w:rsid w:val="007023A2"/>
    <w:rsid w:val="00702D0D"/>
    <w:rsid w:val="00702EE1"/>
    <w:rsid w:val="00702FF5"/>
    <w:rsid w:val="007032F8"/>
    <w:rsid w:val="00703446"/>
    <w:rsid w:val="007035AC"/>
    <w:rsid w:val="00703AFE"/>
    <w:rsid w:val="00703C08"/>
    <w:rsid w:val="00703ED9"/>
    <w:rsid w:val="00704422"/>
    <w:rsid w:val="0070476C"/>
    <w:rsid w:val="00704C8C"/>
    <w:rsid w:val="00705632"/>
    <w:rsid w:val="00706014"/>
    <w:rsid w:val="0070614D"/>
    <w:rsid w:val="00706566"/>
    <w:rsid w:val="00706726"/>
    <w:rsid w:val="0070687B"/>
    <w:rsid w:val="007068D7"/>
    <w:rsid w:val="00706A80"/>
    <w:rsid w:val="00706C97"/>
    <w:rsid w:val="0070702C"/>
    <w:rsid w:val="007070B4"/>
    <w:rsid w:val="0070731B"/>
    <w:rsid w:val="007075E8"/>
    <w:rsid w:val="0070772E"/>
    <w:rsid w:val="007109DC"/>
    <w:rsid w:val="007111F8"/>
    <w:rsid w:val="007114E4"/>
    <w:rsid w:val="0071170E"/>
    <w:rsid w:val="007117B0"/>
    <w:rsid w:val="00711895"/>
    <w:rsid w:val="00711896"/>
    <w:rsid w:val="00711EFA"/>
    <w:rsid w:val="0071217F"/>
    <w:rsid w:val="0071237E"/>
    <w:rsid w:val="00712A8E"/>
    <w:rsid w:val="00712EFC"/>
    <w:rsid w:val="00713062"/>
    <w:rsid w:val="00713312"/>
    <w:rsid w:val="007137D1"/>
    <w:rsid w:val="00713F9A"/>
    <w:rsid w:val="00714984"/>
    <w:rsid w:val="007149E3"/>
    <w:rsid w:val="00714ABF"/>
    <w:rsid w:val="00714BC4"/>
    <w:rsid w:val="00714D8E"/>
    <w:rsid w:val="0071528D"/>
    <w:rsid w:val="007155D4"/>
    <w:rsid w:val="007158B5"/>
    <w:rsid w:val="00715A63"/>
    <w:rsid w:val="00715FFF"/>
    <w:rsid w:val="007166EC"/>
    <w:rsid w:val="00716C60"/>
    <w:rsid w:val="00716D18"/>
    <w:rsid w:val="0071704D"/>
    <w:rsid w:val="00717130"/>
    <w:rsid w:val="007171DA"/>
    <w:rsid w:val="00717675"/>
    <w:rsid w:val="0071776C"/>
    <w:rsid w:val="007177FA"/>
    <w:rsid w:val="00717D2A"/>
    <w:rsid w:val="00717DA5"/>
    <w:rsid w:val="00720014"/>
    <w:rsid w:val="007200CA"/>
    <w:rsid w:val="00720635"/>
    <w:rsid w:val="0072098E"/>
    <w:rsid w:val="007209FB"/>
    <w:rsid w:val="00720E9C"/>
    <w:rsid w:val="00721384"/>
    <w:rsid w:val="007217E4"/>
    <w:rsid w:val="00721CAD"/>
    <w:rsid w:val="007220CB"/>
    <w:rsid w:val="007222CB"/>
    <w:rsid w:val="007224D1"/>
    <w:rsid w:val="0072253C"/>
    <w:rsid w:val="00722628"/>
    <w:rsid w:val="00722784"/>
    <w:rsid w:val="00722982"/>
    <w:rsid w:val="00722A24"/>
    <w:rsid w:val="0072330C"/>
    <w:rsid w:val="00723544"/>
    <w:rsid w:val="00723CEF"/>
    <w:rsid w:val="00723FFB"/>
    <w:rsid w:val="00724359"/>
    <w:rsid w:val="007245C4"/>
    <w:rsid w:val="0072479E"/>
    <w:rsid w:val="0072485D"/>
    <w:rsid w:val="00724B4E"/>
    <w:rsid w:val="00724CC8"/>
    <w:rsid w:val="00724E03"/>
    <w:rsid w:val="00725344"/>
    <w:rsid w:val="0072549E"/>
    <w:rsid w:val="00725685"/>
    <w:rsid w:val="00725948"/>
    <w:rsid w:val="00725D99"/>
    <w:rsid w:val="00726006"/>
    <w:rsid w:val="0072686D"/>
    <w:rsid w:val="0072693E"/>
    <w:rsid w:val="00726FFE"/>
    <w:rsid w:val="00727286"/>
    <w:rsid w:val="007276E2"/>
    <w:rsid w:val="007278E8"/>
    <w:rsid w:val="00727CDA"/>
    <w:rsid w:val="0073016E"/>
    <w:rsid w:val="00730384"/>
    <w:rsid w:val="00730687"/>
    <w:rsid w:val="00730833"/>
    <w:rsid w:val="00730937"/>
    <w:rsid w:val="0073096A"/>
    <w:rsid w:val="00730C22"/>
    <w:rsid w:val="00730CA9"/>
    <w:rsid w:val="00730D89"/>
    <w:rsid w:val="00731002"/>
    <w:rsid w:val="007310A5"/>
    <w:rsid w:val="0073165F"/>
    <w:rsid w:val="007319FD"/>
    <w:rsid w:val="00731B5F"/>
    <w:rsid w:val="0073273E"/>
    <w:rsid w:val="00732CA2"/>
    <w:rsid w:val="007334F9"/>
    <w:rsid w:val="00733BB3"/>
    <w:rsid w:val="00733E93"/>
    <w:rsid w:val="00733FBB"/>
    <w:rsid w:val="007347AE"/>
    <w:rsid w:val="007347C1"/>
    <w:rsid w:val="0073538A"/>
    <w:rsid w:val="00735942"/>
    <w:rsid w:val="00735C74"/>
    <w:rsid w:val="00735DA4"/>
    <w:rsid w:val="007360CD"/>
    <w:rsid w:val="007360E4"/>
    <w:rsid w:val="007363FC"/>
    <w:rsid w:val="0073674D"/>
    <w:rsid w:val="007368C6"/>
    <w:rsid w:val="007369F6"/>
    <w:rsid w:val="007370C2"/>
    <w:rsid w:val="0074016F"/>
    <w:rsid w:val="00740A81"/>
    <w:rsid w:val="00740B1B"/>
    <w:rsid w:val="00741051"/>
    <w:rsid w:val="007416ED"/>
    <w:rsid w:val="00741B15"/>
    <w:rsid w:val="0074236F"/>
    <w:rsid w:val="007428F6"/>
    <w:rsid w:val="00743202"/>
    <w:rsid w:val="00743511"/>
    <w:rsid w:val="00743781"/>
    <w:rsid w:val="00743C96"/>
    <w:rsid w:val="00743E90"/>
    <w:rsid w:val="007443CD"/>
    <w:rsid w:val="0074491D"/>
    <w:rsid w:val="00744947"/>
    <w:rsid w:val="00744B19"/>
    <w:rsid w:val="00744F2E"/>
    <w:rsid w:val="007450D7"/>
    <w:rsid w:val="007452A2"/>
    <w:rsid w:val="00745331"/>
    <w:rsid w:val="00745C90"/>
    <w:rsid w:val="00745D8E"/>
    <w:rsid w:val="007461C6"/>
    <w:rsid w:val="00746C1B"/>
    <w:rsid w:val="0074701C"/>
    <w:rsid w:val="00747A4F"/>
    <w:rsid w:val="00750419"/>
    <w:rsid w:val="00750633"/>
    <w:rsid w:val="00750B4E"/>
    <w:rsid w:val="00751177"/>
    <w:rsid w:val="00751298"/>
    <w:rsid w:val="00751427"/>
    <w:rsid w:val="007514CF"/>
    <w:rsid w:val="00751647"/>
    <w:rsid w:val="00751668"/>
    <w:rsid w:val="00751B84"/>
    <w:rsid w:val="00751E7E"/>
    <w:rsid w:val="00751EF7"/>
    <w:rsid w:val="00752AD5"/>
    <w:rsid w:val="00752E10"/>
    <w:rsid w:val="00753162"/>
    <w:rsid w:val="00753E5E"/>
    <w:rsid w:val="007543A7"/>
    <w:rsid w:val="00754705"/>
    <w:rsid w:val="00754DC3"/>
    <w:rsid w:val="00754DF5"/>
    <w:rsid w:val="00754E6A"/>
    <w:rsid w:val="00754EC6"/>
    <w:rsid w:val="00755897"/>
    <w:rsid w:val="007561B4"/>
    <w:rsid w:val="00756236"/>
    <w:rsid w:val="007563CC"/>
    <w:rsid w:val="00756D44"/>
    <w:rsid w:val="00756D4C"/>
    <w:rsid w:val="00756DDA"/>
    <w:rsid w:val="00757343"/>
    <w:rsid w:val="00757350"/>
    <w:rsid w:val="007574A1"/>
    <w:rsid w:val="00757534"/>
    <w:rsid w:val="007579AA"/>
    <w:rsid w:val="00757BD0"/>
    <w:rsid w:val="00757F09"/>
    <w:rsid w:val="00760789"/>
    <w:rsid w:val="00760967"/>
    <w:rsid w:val="00760BBB"/>
    <w:rsid w:val="007617BE"/>
    <w:rsid w:val="00761C80"/>
    <w:rsid w:val="00761CBD"/>
    <w:rsid w:val="00761E77"/>
    <w:rsid w:val="00762162"/>
    <w:rsid w:val="00762517"/>
    <w:rsid w:val="00762940"/>
    <w:rsid w:val="00762C43"/>
    <w:rsid w:val="00762CE8"/>
    <w:rsid w:val="00763262"/>
    <w:rsid w:val="007638E1"/>
    <w:rsid w:val="0076397E"/>
    <w:rsid w:val="00763D65"/>
    <w:rsid w:val="00764154"/>
    <w:rsid w:val="007641A6"/>
    <w:rsid w:val="0076478D"/>
    <w:rsid w:val="00764A3F"/>
    <w:rsid w:val="00764ADE"/>
    <w:rsid w:val="00764CB0"/>
    <w:rsid w:val="00764DD9"/>
    <w:rsid w:val="00765CFB"/>
    <w:rsid w:val="00765E40"/>
    <w:rsid w:val="00765E88"/>
    <w:rsid w:val="007662A2"/>
    <w:rsid w:val="007662C6"/>
    <w:rsid w:val="007664EC"/>
    <w:rsid w:val="00766697"/>
    <w:rsid w:val="00766AF9"/>
    <w:rsid w:val="00766C9E"/>
    <w:rsid w:val="00767558"/>
    <w:rsid w:val="00767608"/>
    <w:rsid w:val="00767B85"/>
    <w:rsid w:val="00767D83"/>
    <w:rsid w:val="00767E0B"/>
    <w:rsid w:val="0077012C"/>
    <w:rsid w:val="007706D8"/>
    <w:rsid w:val="00770AB7"/>
    <w:rsid w:val="00770BD9"/>
    <w:rsid w:val="00770CE0"/>
    <w:rsid w:val="00770DB8"/>
    <w:rsid w:val="00770EBD"/>
    <w:rsid w:val="00770FD5"/>
    <w:rsid w:val="00771274"/>
    <w:rsid w:val="007712BE"/>
    <w:rsid w:val="0077162C"/>
    <w:rsid w:val="0077192E"/>
    <w:rsid w:val="00771C4F"/>
    <w:rsid w:val="00771E87"/>
    <w:rsid w:val="007722E9"/>
    <w:rsid w:val="00772436"/>
    <w:rsid w:val="007728C3"/>
    <w:rsid w:val="00772917"/>
    <w:rsid w:val="0077292D"/>
    <w:rsid w:val="00772A3C"/>
    <w:rsid w:val="00772A81"/>
    <w:rsid w:val="00772B4B"/>
    <w:rsid w:val="00772C61"/>
    <w:rsid w:val="00772E08"/>
    <w:rsid w:val="007733A1"/>
    <w:rsid w:val="00773851"/>
    <w:rsid w:val="007738D0"/>
    <w:rsid w:val="007739B0"/>
    <w:rsid w:val="007739F0"/>
    <w:rsid w:val="00773B95"/>
    <w:rsid w:val="00774BBB"/>
    <w:rsid w:val="00774FE2"/>
    <w:rsid w:val="007752C0"/>
    <w:rsid w:val="0077537D"/>
    <w:rsid w:val="007754E7"/>
    <w:rsid w:val="0077584A"/>
    <w:rsid w:val="0077587E"/>
    <w:rsid w:val="00777581"/>
    <w:rsid w:val="0077759B"/>
    <w:rsid w:val="007778E6"/>
    <w:rsid w:val="00777CBA"/>
    <w:rsid w:val="00777D45"/>
    <w:rsid w:val="00777DD7"/>
    <w:rsid w:val="00780006"/>
    <w:rsid w:val="007803D8"/>
    <w:rsid w:val="00780665"/>
    <w:rsid w:val="007808E1"/>
    <w:rsid w:val="00780ECD"/>
    <w:rsid w:val="00780F3F"/>
    <w:rsid w:val="00781094"/>
    <w:rsid w:val="007815BD"/>
    <w:rsid w:val="0078165E"/>
    <w:rsid w:val="00781750"/>
    <w:rsid w:val="00781C93"/>
    <w:rsid w:val="00781D60"/>
    <w:rsid w:val="007820F8"/>
    <w:rsid w:val="007822B5"/>
    <w:rsid w:val="007823DA"/>
    <w:rsid w:val="007825EB"/>
    <w:rsid w:val="007826D2"/>
    <w:rsid w:val="00782803"/>
    <w:rsid w:val="007828E8"/>
    <w:rsid w:val="0078336F"/>
    <w:rsid w:val="00783591"/>
    <w:rsid w:val="00783B26"/>
    <w:rsid w:val="00784D3E"/>
    <w:rsid w:val="007853FF"/>
    <w:rsid w:val="007856B1"/>
    <w:rsid w:val="007858A1"/>
    <w:rsid w:val="00785948"/>
    <w:rsid w:val="00785AD4"/>
    <w:rsid w:val="00785BD6"/>
    <w:rsid w:val="00785E15"/>
    <w:rsid w:val="00785EB9"/>
    <w:rsid w:val="00786231"/>
    <w:rsid w:val="00786276"/>
    <w:rsid w:val="007862F4"/>
    <w:rsid w:val="00786C72"/>
    <w:rsid w:val="007870DE"/>
    <w:rsid w:val="007871B9"/>
    <w:rsid w:val="007875A3"/>
    <w:rsid w:val="007877BC"/>
    <w:rsid w:val="00787A54"/>
    <w:rsid w:val="00787B11"/>
    <w:rsid w:val="00790144"/>
    <w:rsid w:val="00790279"/>
    <w:rsid w:val="0079079C"/>
    <w:rsid w:val="007909B3"/>
    <w:rsid w:val="00790CDA"/>
    <w:rsid w:val="00790E43"/>
    <w:rsid w:val="00790F18"/>
    <w:rsid w:val="00790F4A"/>
    <w:rsid w:val="0079110E"/>
    <w:rsid w:val="007924C0"/>
    <w:rsid w:val="007926A2"/>
    <w:rsid w:val="00792F00"/>
    <w:rsid w:val="00792FE4"/>
    <w:rsid w:val="00793244"/>
    <w:rsid w:val="007934FB"/>
    <w:rsid w:val="0079377B"/>
    <w:rsid w:val="007942BF"/>
    <w:rsid w:val="0079494C"/>
    <w:rsid w:val="00794BD8"/>
    <w:rsid w:val="00794E28"/>
    <w:rsid w:val="00795144"/>
    <w:rsid w:val="00795293"/>
    <w:rsid w:val="00795D05"/>
    <w:rsid w:val="00796522"/>
    <w:rsid w:val="0079693A"/>
    <w:rsid w:val="007969E0"/>
    <w:rsid w:val="00796A34"/>
    <w:rsid w:val="00797173"/>
    <w:rsid w:val="007973F1"/>
    <w:rsid w:val="007977E7"/>
    <w:rsid w:val="00797B24"/>
    <w:rsid w:val="00797EB3"/>
    <w:rsid w:val="00797F94"/>
    <w:rsid w:val="007A0280"/>
    <w:rsid w:val="007A029D"/>
    <w:rsid w:val="007A03FC"/>
    <w:rsid w:val="007A08A0"/>
    <w:rsid w:val="007A0FD1"/>
    <w:rsid w:val="007A109D"/>
    <w:rsid w:val="007A1372"/>
    <w:rsid w:val="007A17D5"/>
    <w:rsid w:val="007A18F6"/>
    <w:rsid w:val="007A1B4E"/>
    <w:rsid w:val="007A1F2C"/>
    <w:rsid w:val="007A2183"/>
    <w:rsid w:val="007A2515"/>
    <w:rsid w:val="007A253B"/>
    <w:rsid w:val="007A2614"/>
    <w:rsid w:val="007A2DB8"/>
    <w:rsid w:val="007A3385"/>
    <w:rsid w:val="007A3C9C"/>
    <w:rsid w:val="007A3F94"/>
    <w:rsid w:val="007A3FFB"/>
    <w:rsid w:val="007A49DE"/>
    <w:rsid w:val="007A5273"/>
    <w:rsid w:val="007A551D"/>
    <w:rsid w:val="007A56B3"/>
    <w:rsid w:val="007A588F"/>
    <w:rsid w:val="007A5BE5"/>
    <w:rsid w:val="007A5CE5"/>
    <w:rsid w:val="007A6037"/>
    <w:rsid w:val="007A6217"/>
    <w:rsid w:val="007A6BB9"/>
    <w:rsid w:val="007A6BC4"/>
    <w:rsid w:val="007A7134"/>
    <w:rsid w:val="007A71CA"/>
    <w:rsid w:val="007A71F4"/>
    <w:rsid w:val="007A76C7"/>
    <w:rsid w:val="007A7823"/>
    <w:rsid w:val="007A7A56"/>
    <w:rsid w:val="007B0270"/>
    <w:rsid w:val="007B07B4"/>
    <w:rsid w:val="007B09CD"/>
    <w:rsid w:val="007B0C8A"/>
    <w:rsid w:val="007B1690"/>
    <w:rsid w:val="007B1A13"/>
    <w:rsid w:val="007B1DE2"/>
    <w:rsid w:val="007B2147"/>
    <w:rsid w:val="007B21C3"/>
    <w:rsid w:val="007B253F"/>
    <w:rsid w:val="007B2F48"/>
    <w:rsid w:val="007B3311"/>
    <w:rsid w:val="007B35F4"/>
    <w:rsid w:val="007B3659"/>
    <w:rsid w:val="007B383A"/>
    <w:rsid w:val="007B39E4"/>
    <w:rsid w:val="007B4062"/>
    <w:rsid w:val="007B49CF"/>
    <w:rsid w:val="007B4A8C"/>
    <w:rsid w:val="007B5323"/>
    <w:rsid w:val="007B5446"/>
    <w:rsid w:val="007B60D8"/>
    <w:rsid w:val="007B678D"/>
    <w:rsid w:val="007B6929"/>
    <w:rsid w:val="007B6BF7"/>
    <w:rsid w:val="007B6FAA"/>
    <w:rsid w:val="007B7DFF"/>
    <w:rsid w:val="007C01E7"/>
    <w:rsid w:val="007C04F2"/>
    <w:rsid w:val="007C0AE0"/>
    <w:rsid w:val="007C104E"/>
    <w:rsid w:val="007C1224"/>
    <w:rsid w:val="007C1265"/>
    <w:rsid w:val="007C13A4"/>
    <w:rsid w:val="007C184C"/>
    <w:rsid w:val="007C1B1E"/>
    <w:rsid w:val="007C1F85"/>
    <w:rsid w:val="007C2052"/>
    <w:rsid w:val="007C2171"/>
    <w:rsid w:val="007C22D2"/>
    <w:rsid w:val="007C27BD"/>
    <w:rsid w:val="007C2A2A"/>
    <w:rsid w:val="007C3557"/>
    <w:rsid w:val="007C35FE"/>
    <w:rsid w:val="007C371B"/>
    <w:rsid w:val="007C3821"/>
    <w:rsid w:val="007C3B64"/>
    <w:rsid w:val="007C3BD4"/>
    <w:rsid w:val="007C3DDA"/>
    <w:rsid w:val="007C407F"/>
    <w:rsid w:val="007C4125"/>
    <w:rsid w:val="007C4749"/>
    <w:rsid w:val="007C4F0A"/>
    <w:rsid w:val="007C539F"/>
    <w:rsid w:val="007C53AD"/>
    <w:rsid w:val="007C561B"/>
    <w:rsid w:val="007C57A6"/>
    <w:rsid w:val="007C6131"/>
    <w:rsid w:val="007C6591"/>
    <w:rsid w:val="007C6D2A"/>
    <w:rsid w:val="007C6E0C"/>
    <w:rsid w:val="007C6FA7"/>
    <w:rsid w:val="007C737B"/>
    <w:rsid w:val="007C7BF0"/>
    <w:rsid w:val="007C7F11"/>
    <w:rsid w:val="007D0028"/>
    <w:rsid w:val="007D02AF"/>
    <w:rsid w:val="007D035A"/>
    <w:rsid w:val="007D0505"/>
    <w:rsid w:val="007D0A06"/>
    <w:rsid w:val="007D0A15"/>
    <w:rsid w:val="007D0ABC"/>
    <w:rsid w:val="007D0D44"/>
    <w:rsid w:val="007D1533"/>
    <w:rsid w:val="007D157A"/>
    <w:rsid w:val="007D16D3"/>
    <w:rsid w:val="007D1AE1"/>
    <w:rsid w:val="007D1BB9"/>
    <w:rsid w:val="007D1C47"/>
    <w:rsid w:val="007D1ED5"/>
    <w:rsid w:val="007D2124"/>
    <w:rsid w:val="007D2DD5"/>
    <w:rsid w:val="007D2E75"/>
    <w:rsid w:val="007D306E"/>
    <w:rsid w:val="007D3295"/>
    <w:rsid w:val="007D41FD"/>
    <w:rsid w:val="007D426A"/>
    <w:rsid w:val="007D4655"/>
    <w:rsid w:val="007D4CF7"/>
    <w:rsid w:val="007D4E42"/>
    <w:rsid w:val="007D5246"/>
    <w:rsid w:val="007D56C0"/>
    <w:rsid w:val="007D608F"/>
    <w:rsid w:val="007D628A"/>
    <w:rsid w:val="007D6604"/>
    <w:rsid w:val="007D667E"/>
    <w:rsid w:val="007D66B7"/>
    <w:rsid w:val="007D6903"/>
    <w:rsid w:val="007D6D65"/>
    <w:rsid w:val="007D700E"/>
    <w:rsid w:val="007D7740"/>
    <w:rsid w:val="007D7B46"/>
    <w:rsid w:val="007D7F5F"/>
    <w:rsid w:val="007E0342"/>
    <w:rsid w:val="007E0C33"/>
    <w:rsid w:val="007E0E79"/>
    <w:rsid w:val="007E0EC9"/>
    <w:rsid w:val="007E16F7"/>
    <w:rsid w:val="007E1C4F"/>
    <w:rsid w:val="007E1CA2"/>
    <w:rsid w:val="007E2425"/>
    <w:rsid w:val="007E2948"/>
    <w:rsid w:val="007E2A0B"/>
    <w:rsid w:val="007E2CD9"/>
    <w:rsid w:val="007E2D30"/>
    <w:rsid w:val="007E2E7F"/>
    <w:rsid w:val="007E3394"/>
    <w:rsid w:val="007E339F"/>
    <w:rsid w:val="007E3465"/>
    <w:rsid w:val="007E3AAA"/>
    <w:rsid w:val="007E3ABD"/>
    <w:rsid w:val="007E3DC6"/>
    <w:rsid w:val="007E3F64"/>
    <w:rsid w:val="007E40D1"/>
    <w:rsid w:val="007E4420"/>
    <w:rsid w:val="007E46AB"/>
    <w:rsid w:val="007E4701"/>
    <w:rsid w:val="007E4A89"/>
    <w:rsid w:val="007E5513"/>
    <w:rsid w:val="007E5715"/>
    <w:rsid w:val="007E5AB0"/>
    <w:rsid w:val="007E5F0C"/>
    <w:rsid w:val="007E6133"/>
    <w:rsid w:val="007E61AF"/>
    <w:rsid w:val="007E67D1"/>
    <w:rsid w:val="007E6808"/>
    <w:rsid w:val="007E6D95"/>
    <w:rsid w:val="007E70B3"/>
    <w:rsid w:val="007E72E4"/>
    <w:rsid w:val="007E732E"/>
    <w:rsid w:val="007E7448"/>
    <w:rsid w:val="007E775C"/>
    <w:rsid w:val="007E77F6"/>
    <w:rsid w:val="007E7B9F"/>
    <w:rsid w:val="007E7FB0"/>
    <w:rsid w:val="007F004A"/>
    <w:rsid w:val="007F012B"/>
    <w:rsid w:val="007F0F40"/>
    <w:rsid w:val="007F0FE9"/>
    <w:rsid w:val="007F110D"/>
    <w:rsid w:val="007F132B"/>
    <w:rsid w:val="007F1D77"/>
    <w:rsid w:val="007F1D93"/>
    <w:rsid w:val="007F1E00"/>
    <w:rsid w:val="007F1EDD"/>
    <w:rsid w:val="007F25B3"/>
    <w:rsid w:val="007F25CB"/>
    <w:rsid w:val="007F2A2E"/>
    <w:rsid w:val="007F37ED"/>
    <w:rsid w:val="007F385F"/>
    <w:rsid w:val="007F3B9D"/>
    <w:rsid w:val="007F3C7C"/>
    <w:rsid w:val="007F3F04"/>
    <w:rsid w:val="007F3FB4"/>
    <w:rsid w:val="007F4429"/>
    <w:rsid w:val="007F465D"/>
    <w:rsid w:val="007F4C77"/>
    <w:rsid w:val="007F515A"/>
    <w:rsid w:val="007F555C"/>
    <w:rsid w:val="007F57CC"/>
    <w:rsid w:val="007F59B0"/>
    <w:rsid w:val="007F5A9F"/>
    <w:rsid w:val="007F60E7"/>
    <w:rsid w:val="007F6EEE"/>
    <w:rsid w:val="007F6F29"/>
    <w:rsid w:val="007F7117"/>
    <w:rsid w:val="007F73DD"/>
    <w:rsid w:val="007F7CED"/>
    <w:rsid w:val="008001A8"/>
    <w:rsid w:val="00800B9A"/>
    <w:rsid w:val="00800D9F"/>
    <w:rsid w:val="00800E90"/>
    <w:rsid w:val="008015DF"/>
    <w:rsid w:val="00801E76"/>
    <w:rsid w:val="00801FAE"/>
    <w:rsid w:val="0080203D"/>
    <w:rsid w:val="00802112"/>
    <w:rsid w:val="00802721"/>
    <w:rsid w:val="00802A06"/>
    <w:rsid w:val="00802B68"/>
    <w:rsid w:val="00802C67"/>
    <w:rsid w:val="008033D4"/>
    <w:rsid w:val="00803933"/>
    <w:rsid w:val="00803E1D"/>
    <w:rsid w:val="00803E2C"/>
    <w:rsid w:val="00804582"/>
    <w:rsid w:val="008045DC"/>
    <w:rsid w:val="008046D9"/>
    <w:rsid w:val="0080485A"/>
    <w:rsid w:val="008049E5"/>
    <w:rsid w:val="00804C53"/>
    <w:rsid w:val="00804E4F"/>
    <w:rsid w:val="0080509D"/>
    <w:rsid w:val="008050AB"/>
    <w:rsid w:val="00805386"/>
    <w:rsid w:val="00805620"/>
    <w:rsid w:val="008061F9"/>
    <w:rsid w:val="00806B0F"/>
    <w:rsid w:val="00806DEF"/>
    <w:rsid w:val="0080708F"/>
    <w:rsid w:val="00807592"/>
    <w:rsid w:val="0080772D"/>
    <w:rsid w:val="008078A4"/>
    <w:rsid w:val="0080792E"/>
    <w:rsid w:val="0081029E"/>
    <w:rsid w:val="0081034F"/>
    <w:rsid w:val="0081070B"/>
    <w:rsid w:val="008109E5"/>
    <w:rsid w:val="00810A35"/>
    <w:rsid w:val="00810E7B"/>
    <w:rsid w:val="008118F7"/>
    <w:rsid w:val="008119A1"/>
    <w:rsid w:val="0081235B"/>
    <w:rsid w:val="008124A8"/>
    <w:rsid w:val="008124E7"/>
    <w:rsid w:val="00812548"/>
    <w:rsid w:val="0081267A"/>
    <w:rsid w:val="00812795"/>
    <w:rsid w:val="008127DE"/>
    <w:rsid w:val="0081282E"/>
    <w:rsid w:val="00812AC1"/>
    <w:rsid w:val="00812BE5"/>
    <w:rsid w:val="00812DDB"/>
    <w:rsid w:val="008134B8"/>
    <w:rsid w:val="0081367F"/>
    <w:rsid w:val="008136A5"/>
    <w:rsid w:val="0081394D"/>
    <w:rsid w:val="00813E40"/>
    <w:rsid w:val="00814082"/>
    <w:rsid w:val="0081436C"/>
    <w:rsid w:val="00814860"/>
    <w:rsid w:val="00814E88"/>
    <w:rsid w:val="00815697"/>
    <w:rsid w:val="00815769"/>
    <w:rsid w:val="008160E5"/>
    <w:rsid w:val="008162D8"/>
    <w:rsid w:val="008164D5"/>
    <w:rsid w:val="00816ADF"/>
    <w:rsid w:val="0081789C"/>
    <w:rsid w:val="008203F8"/>
    <w:rsid w:val="00820D19"/>
    <w:rsid w:val="00820EA1"/>
    <w:rsid w:val="00821252"/>
    <w:rsid w:val="00821876"/>
    <w:rsid w:val="00821D4C"/>
    <w:rsid w:val="00822D70"/>
    <w:rsid w:val="00823164"/>
    <w:rsid w:val="008232B5"/>
    <w:rsid w:val="008234AD"/>
    <w:rsid w:val="00823689"/>
    <w:rsid w:val="008237B4"/>
    <w:rsid w:val="008237D4"/>
    <w:rsid w:val="00823807"/>
    <w:rsid w:val="0082392E"/>
    <w:rsid w:val="008241F4"/>
    <w:rsid w:val="0082436A"/>
    <w:rsid w:val="00824A4B"/>
    <w:rsid w:val="00824DB8"/>
    <w:rsid w:val="0082515D"/>
    <w:rsid w:val="0082519A"/>
    <w:rsid w:val="008252A5"/>
    <w:rsid w:val="00825CD5"/>
    <w:rsid w:val="0082664E"/>
    <w:rsid w:val="00826875"/>
    <w:rsid w:val="00826B02"/>
    <w:rsid w:val="00826B4A"/>
    <w:rsid w:val="00826EB1"/>
    <w:rsid w:val="00827268"/>
    <w:rsid w:val="0082732B"/>
    <w:rsid w:val="00827DAE"/>
    <w:rsid w:val="00830238"/>
    <w:rsid w:val="008304D3"/>
    <w:rsid w:val="008307D4"/>
    <w:rsid w:val="00830916"/>
    <w:rsid w:val="00830B59"/>
    <w:rsid w:val="00831000"/>
    <w:rsid w:val="0083136F"/>
    <w:rsid w:val="00831777"/>
    <w:rsid w:val="00831F06"/>
    <w:rsid w:val="008325C0"/>
    <w:rsid w:val="008325DB"/>
    <w:rsid w:val="008328BA"/>
    <w:rsid w:val="00832CB5"/>
    <w:rsid w:val="008331CF"/>
    <w:rsid w:val="00833426"/>
    <w:rsid w:val="008338A6"/>
    <w:rsid w:val="008339CF"/>
    <w:rsid w:val="00833D60"/>
    <w:rsid w:val="00833EB2"/>
    <w:rsid w:val="00833ECD"/>
    <w:rsid w:val="00834262"/>
    <w:rsid w:val="00835DC5"/>
    <w:rsid w:val="00836068"/>
    <w:rsid w:val="00836164"/>
    <w:rsid w:val="0083616F"/>
    <w:rsid w:val="0083639B"/>
    <w:rsid w:val="00836B54"/>
    <w:rsid w:val="00836CDF"/>
    <w:rsid w:val="00836D8C"/>
    <w:rsid w:val="00836FE4"/>
    <w:rsid w:val="00837612"/>
    <w:rsid w:val="008378BA"/>
    <w:rsid w:val="00837A54"/>
    <w:rsid w:val="00837FED"/>
    <w:rsid w:val="00840151"/>
    <w:rsid w:val="008401FE"/>
    <w:rsid w:val="00840734"/>
    <w:rsid w:val="0084074E"/>
    <w:rsid w:val="0084095D"/>
    <w:rsid w:val="00840C86"/>
    <w:rsid w:val="00840D37"/>
    <w:rsid w:val="0084110D"/>
    <w:rsid w:val="0084125B"/>
    <w:rsid w:val="00841973"/>
    <w:rsid w:val="008419C2"/>
    <w:rsid w:val="0084201E"/>
    <w:rsid w:val="00842136"/>
    <w:rsid w:val="008425F9"/>
    <w:rsid w:val="00842BCD"/>
    <w:rsid w:val="00842D3F"/>
    <w:rsid w:val="00842ED5"/>
    <w:rsid w:val="008431E3"/>
    <w:rsid w:val="00843248"/>
    <w:rsid w:val="0084359C"/>
    <w:rsid w:val="00843844"/>
    <w:rsid w:val="00843B41"/>
    <w:rsid w:val="00843E18"/>
    <w:rsid w:val="00844727"/>
    <w:rsid w:val="008449EE"/>
    <w:rsid w:val="00844D89"/>
    <w:rsid w:val="00844EF7"/>
    <w:rsid w:val="008454EC"/>
    <w:rsid w:val="008457EC"/>
    <w:rsid w:val="008457F3"/>
    <w:rsid w:val="00845869"/>
    <w:rsid w:val="0084587D"/>
    <w:rsid w:val="00845A41"/>
    <w:rsid w:val="0084642D"/>
    <w:rsid w:val="0084659D"/>
    <w:rsid w:val="00846856"/>
    <w:rsid w:val="008469FF"/>
    <w:rsid w:val="00846DD4"/>
    <w:rsid w:val="008470E0"/>
    <w:rsid w:val="008478B7"/>
    <w:rsid w:val="00847E4A"/>
    <w:rsid w:val="00847EC2"/>
    <w:rsid w:val="00847F8C"/>
    <w:rsid w:val="0085006B"/>
    <w:rsid w:val="00850418"/>
    <w:rsid w:val="008505AB"/>
    <w:rsid w:val="008505DB"/>
    <w:rsid w:val="00850B7F"/>
    <w:rsid w:val="00850E61"/>
    <w:rsid w:val="00851000"/>
    <w:rsid w:val="008513A3"/>
    <w:rsid w:val="008517C3"/>
    <w:rsid w:val="0085196D"/>
    <w:rsid w:val="0085258B"/>
    <w:rsid w:val="00852BF3"/>
    <w:rsid w:val="00853003"/>
    <w:rsid w:val="008530A0"/>
    <w:rsid w:val="008531B5"/>
    <w:rsid w:val="008538A1"/>
    <w:rsid w:val="008538DE"/>
    <w:rsid w:val="00853E2A"/>
    <w:rsid w:val="00853F00"/>
    <w:rsid w:val="0085404D"/>
    <w:rsid w:val="00854599"/>
    <w:rsid w:val="0085493C"/>
    <w:rsid w:val="008549BC"/>
    <w:rsid w:val="00854D23"/>
    <w:rsid w:val="00854DB4"/>
    <w:rsid w:val="008552AE"/>
    <w:rsid w:val="00855E97"/>
    <w:rsid w:val="008561DE"/>
    <w:rsid w:val="008562B9"/>
    <w:rsid w:val="0085636C"/>
    <w:rsid w:val="00856738"/>
    <w:rsid w:val="008567AB"/>
    <w:rsid w:val="008567B9"/>
    <w:rsid w:val="008567C1"/>
    <w:rsid w:val="008572D9"/>
    <w:rsid w:val="00857626"/>
    <w:rsid w:val="00857ADD"/>
    <w:rsid w:val="00857DC2"/>
    <w:rsid w:val="008600F0"/>
    <w:rsid w:val="00860193"/>
    <w:rsid w:val="0086081D"/>
    <w:rsid w:val="00860B83"/>
    <w:rsid w:val="00860E86"/>
    <w:rsid w:val="008610B9"/>
    <w:rsid w:val="008611AE"/>
    <w:rsid w:val="0086149C"/>
    <w:rsid w:val="008615AA"/>
    <w:rsid w:val="008618F3"/>
    <w:rsid w:val="008619D0"/>
    <w:rsid w:val="00861E97"/>
    <w:rsid w:val="008623DA"/>
    <w:rsid w:val="008626E2"/>
    <w:rsid w:val="00862903"/>
    <w:rsid w:val="00862B64"/>
    <w:rsid w:val="00862DB2"/>
    <w:rsid w:val="008631EC"/>
    <w:rsid w:val="0086322B"/>
    <w:rsid w:val="008636C3"/>
    <w:rsid w:val="00864017"/>
    <w:rsid w:val="00864278"/>
    <w:rsid w:val="00864913"/>
    <w:rsid w:val="00864A69"/>
    <w:rsid w:val="00864F5D"/>
    <w:rsid w:val="00864F9D"/>
    <w:rsid w:val="00865290"/>
    <w:rsid w:val="0086598B"/>
    <w:rsid w:val="008659CD"/>
    <w:rsid w:val="00865C85"/>
    <w:rsid w:val="00865E2B"/>
    <w:rsid w:val="00865F6E"/>
    <w:rsid w:val="00866331"/>
    <w:rsid w:val="00866450"/>
    <w:rsid w:val="008670F2"/>
    <w:rsid w:val="0086774E"/>
    <w:rsid w:val="00867938"/>
    <w:rsid w:val="00867E0C"/>
    <w:rsid w:val="00867E91"/>
    <w:rsid w:val="00867F31"/>
    <w:rsid w:val="00867F80"/>
    <w:rsid w:val="008700DF"/>
    <w:rsid w:val="00870310"/>
    <w:rsid w:val="00870573"/>
    <w:rsid w:val="0087085B"/>
    <w:rsid w:val="008708AA"/>
    <w:rsid w:val="00870F37"/>
    <w:rsid w:val="00870F45"/>
    <w:rsid w:val="00871196"/>
    <w:rsid w:val="0087140C"/>
    <w:rsid w:val="008718F6"/>
    <w:rsid w:val="008719D0"/>
    <w:rsid w:val="00871BC8"/>
    <w:rsid w:val="00871D16"/>
    <w:rsid w:val="0087238A"/>
    <w:rsid w:val="008729BB"/>
    <w:rsid w:val="00872B06"/>
    <w:rsid w:val="00872CE3"/>
    <w:rsid w:val="008733A2"/>
    <w:rsid w:val="008736F4"/>
    <w:rsid w:val="008738A2"/>
    <w:rsid w:val="00873B80"/>
    <w:rsid w:val="0087416A"/>
    <w:rsid w:val="00874234"/>
    <w:rsid w:val="008744AA"/>
    <w:rsid w:val="008745AE"/>
    <w:rsid w:val="00874601"/>
    <w:rsid w:val="00874776"/>
    <w:rsid w:val="008748CF"/>
    <w:rsid w:val="00874D59"/>
    <w:rsid w:val="00874EB6"/>
    <w:rsid w:val="00875132"/>
    <w:rsid w:val="00875498"/>
    <w:rsid w:val="0087554A"/>
    <w:rsid w:val="008755A3"/>
    <w:rsid w:val="0087578E"/>
    <w:rsid w:val="008757A0"/>
    <w:rsid w:val="00875BED"/>
    <w:rsid w:val="00875C60"/>
    <w:rsid w:val="00875E6A"/>
    <w:rsid w:val="008767D6"/>
    <w:rsid w:val="00876BFC"/>
    <w:rsid w:val="00877163"/>
    <w:rsid w:val="008772E7"/>
    <w:rsid w:val="00877EAD"/>
    <w:rsid w:val="00880431"/>
    <w:rsid w:val="008805DE"/>
    <w:rsid w:val="008808FD"/>
    <w:rsid w:val="00880C10"/>
    <w:rsid w:val="008810D4"/>
    <w:rsid w:val="008816B7"/>
    <w:rsid w:val="0088191D"/>
    <w:rsid w:val="0088253B"/>
    <w:rsid w:val="00882936"/>
    <w:rsid w:val="00882A85"/>
    <w:rsid w:val="00882C48"/>
    <w:rsid w:val="00883748"/>
    <w:rsid w:val="00883C31"/>
    <w:rsid w:val="00884122"/>
    <w:rsid w:val="0088414B"/>
    <w:rsid w:val="00884E39"/>
    <w:rsid w:val="00885217"/>
    <w:rsid w:val="008852BB"/>
    <w:rsid w:val="00885387"/>
    <w:rsid w:val="0088561E"/>
    <w:rsid w:val="008859C7"/>
    <w:rsid w:val="00885D62"/>
    <w:rsid w:val="00885F51"/>
    <w:rsid w:val="008862BD"/>
    <w:rsid w:val="008865CB"/>
    <w:rsid w:val="00886795"/>
    <w:rsid w:val="00886A62"/>
    <w:rsid w:val="00886A72"/>
    <w:rsid w:val="00886AE6"/>
    <w:rsid w:val="00886B29"/>
    <w:rsid w:val="00886B34"/>
    <w:rsid w:val="00886CCB"/>
    <w:rsid w:val="00886CDF"/>
    <w:rsid w:val="00886F77"/>
    <w:rsid w:val="0088723C"/>
    <w:rsid w:val="00887682"/>
    <w:rsid w:val="0088789B"/>
    <w:rsid w:val="00887D19"/>
    <w:rsid w:val="00887DE2"/>
    <w:rsid w:val="00887ECC"/>
    <w:rsid w:val="00887EDE"/>
    <w:rsid w:val="00887FD9"/>
    <w:rsid w:val="008900F8"/>
    <w:rsid w:val="008904DD"/>
    <w:rsid w:val="0089089A"/>
    <w:rsid w:val="00890C18"/>
    <w:rsid w:val="00890D8D"/>
    <w:rsid w:val="008910DE"/>
    <w:rsid w:val="0089122E"/>
    <w:rsid w:val="00891258"/>
    <w:rsid w:val="00891AAD"/>
    <w:rsid w:val="00892197"/>
    <w:rsid w:val="0089223D"/>
    <w:rsid w:val="00892960"/>
    <w:rsid w:val="0089302E"/>
    <w:rsid w:val="00893128"/>
    <w:rsid w:val="008931A4"/>
    <w:rsid w:val="0089375E"/>
    <w:rsid w:val="00893966"/>
    <w:rsid w:val="00894356"/>
    <w:rsid w:val="008948C8"/>
    <w:rsid w:val="00894C1E"/>
    <w:rsid w:val="0089533E"/>
    <w:rsid w:val="0089561B"/>
    <w:rsid w:val="00895B01"/>
    <w:rsid w:val="00895B0E"/>
    <w:rsid w:val="00895D10"/>
    <w:rsid w:val="00895EF3"/>
    <w:rsid w:val="00895FEC"/>
    <w:rsid w:val="0089610E"/>
    <w:rsid w:val="0089623D"/>
    <w:rsid w:val="00896AC8"/>
    <w:rsid w:val="00896C81"/>
    <w:rsid w:val="00896E4C"/>
    <w:rsid w:val="00896EFD"/>
    <w:rsid w:val="00897022"/>
    <w:rsid w:val="00897410"/>
    <w:rsid w:val="008975CB"/>
    <w:rsid w:val="008A0E1A"/>
    <w:rsid w:val="008A134F"/>
    <w:rsid w:val="008A1598"/>
    <w:rsid w:val="008A164C"/>
    <w:rsid w:val="008A1BF7"/>
    <w:rsid w:val="008A1CE4"/>
    <w:rsid w:val="008A1EF6"/>
    <w:rsid w:val="008A203A"/>
    <w:rsid w:val="008A2099"/>
    <w:rsid w:val="008A2704"/>
    <w:rsid w:val="008A27CE"/>
    <w:rsid w:val="008A28F1"/>
    <w:rsid w:val="008A2C16"/>
    <w:rsid w:val="008A2C19"/>
    <w:rsid w:val="008A31A7"/>
    <w:rsid w:val="008A3614"/>
    <w:rsid w:val="008A3A87"/>
    <w:rsid w:val="008A4097"/>
    <w:rsid w:val="008A41EF"/>
    <w:rsid w:val="008A4E55"/>
    <w:rsid w:val="008A4EE4"/>
    <w:rsid w:val="008A516F"/>
    <w:rsid w:val="008A5ECD"/>
    <w:rsid w:val="008A5F47"/>
    <w:rsid w:val="008A604A"/>
    <w:rsid w:val="008A6528"/>
    <w:rsid w:val="008A652E"/>
    <w:rsid w:val="008A6C27"/>
    <w:rsid w:val="008A6E03"/>
    <w:rsid w:val="008A6E48"/>
    <w:rsid w:val="008A7865"/>
    <w:rsid w:val="008A7B2B"/>
    <w:rsid w:val="008B005B"/>
    <w:rsid w:val="008B03E3"/>
    <w:rsid w:val="008B04E2"/>
    <w:rsid w:val="008B0614"/>
    <w:rsid w:val="008B0C82"/>
    <w:rsid w:val="008B0E03"/>
    <w:rsid w:val="008B0EA3"/>
    <w:rsid w:val="008B12F9"/>
    <w:rsid w:val="008B131E"/>
    <w:rsid w:val="008B148F"/>
    <w:rsid w:val="008B156D"/>
    <w:rsid w:val="008B196F"/>
    <w:rsid w:val="008B1B52"/>
    <w:rsid w:val="008B1E30"/>
    <w:rsid w:val="008B1E4A"/>
    <w:rsid w:val="008B2266"/>
    <w:rsid w:val="008B2428"/>
    <w:rsid w:val="008B2831"/>
    <w:rsid w:val="008B2A54"/>
    <w:rsid w:val="008B2AD4"/>
    <w:rsid w:val="008B2B47"/>
    <w:rsid w:val="008B36EF"/>
    <w:rsid w:val="008B3880"/>
    <w:rsid w:val="008B3E4F"/>
    <w:rsid w:val="008B41E6"/>
    <w:rsid w:val="008B427C"/>
    <w:rsid w:val="008B4280"/>
    <w:rsid w:val="008B4338"/>
    <w:rsid w:val="008B4630"/>
    <w:rsid w:val="008B4711"/>
    <w:rsid w:val="008B4D9E"/>
    <w:rsid w:val="008B4DDF"/>
    <w:rsid w:val="008B5193"/>
    <w:rsid w:val="008B52EE"/>
    <w:rsid w:val="008B579B"/>
    <w:rsid w:val="008B5B6A"/>
    <w:rsid w:val="008B6213"/>
    <w:rsid w:val="008B6929"/>
    <w:rsid w:val="008B694A"/>
    <w:rsid w:val="008B70D3"/>
    <w:rsid w:val="008B7155"/>
    <w:rsid w:val="008B7A45"/>
    <w:rsid w:val="008B7B13"/>
    <w:rsid w:val="008B7F77"/>
    <w:rsid w:val="008B7F8B"/>
    <w:rsid w:val="008B7FC8"/>
    <w:rsid w:val="008C0DBE"/>
    <w:rsid w:val="008C0F6D"/>
    <w:rsid w:val="008C13D4"/>
    <w:rsid w:val="008C1470"/>
    <w:rsid w:val="008C17D8"/>
    <w:rsid w:val="008C1DCC"/>
    <w:rsid w:val="008C1FB6"/>
    <w:rsid w:val="008C221E"/>
    <w:rsid w:val="008C2520"/>
    <w:rsid w:val="008C276B"/>
    <w:rsid w:val="008C296A"/>
    <w:rsid w:val="008C2DD9"/>
    <w:rsid w:val="008C2DEC"/>
    <w:rsid w:val="008C387F"/>
    <w:rsid w:val="008C39D0"/>
    <w:rsid w:val="008C3B88"/>
    <w:rsid w:val="008C3BFE"/>
    <w:rsid w:val="008C3F11"/>
    <w:rsid w:val="008C3F70"/>
    <w:rsid w:val="008C457F"/>
    <w:rsid w:val="008C4778"/>
    <w:rsid w:val="008C48E1"/>
    <w:rsid w:val="008C49E5"/>
    <w:rsid w:val="008C4B2E"/>
    <w:rsid w:val="008C4DD5"/>
    <w:rsid w:val="008C4DEA"/>
    <w:rsid w:val="008C5082"/>
    <w:rsid w:val="008C52A5"/>
    <w:rsid w:val="008C54B9"/>
    <w:rsid w:val="008C6926"/>
    <w:rsid w:val="008C69A8"/>
    <w:rsid w:val="008C6AA8"/>
    <w:rsid w:val="008C6BC6"/>
    <w:rsid w:val="008C7438"/>
    <w:rsid w:val="008C7484"/>
    <w:rsid w:val="008C77A6"/>
    <w:rsid w:val="008C7CF1"/>
    <w:rsid w:val="008C7FC2"/>
    <w:rsid w:val="008D0044"/>
    <w:rsid w:val="008D0110"/>
    <w:rsid w:val="008D03A8"/>
    <w:rsid w:val="008D0A83"/>
    <w:rsid w:val="008D0C9F"/>
    <w:rsid w:val="008D1081"/>
    <w:rsid w:val="008D1120"/>
    <w:rsid w:val="008D1C52"/>
    <w:rsid w:val="008D1E8A"/>
    <w:rsid w:val="008D2054"/>
    <w:rsid w:val="008D2771"/>
    <w:rsid w:val="008D3029"/>
    <w:rsid w:val="008D30CF"/>
    <w:rsid w:val="008D44E9"/>
    <w:rsid w:val="008D498B"/>
    <w:rsid w:val="008D4DB4"/>
    <w:rsid w:val="008D514B"/>
    <w:rsid w:val="008D5A76"/>
    <w:rsid w:val="008D62CE"/>
    <w:rsid w:val="008D67EB"/>
    <w:rsid w:val="008D681F"/>
    <w:rsid w:val="008D6880"/>
    <w:rsid w:val="008D7230"/>
    <w:rsid w:val="008D781C"/>
    <w:rsid w:val="008D79CF"/>
    <w:rsid w:val="008D7ADB"/>
    <w:rsid w:val="008D7C6B"/>
    <w:rsid w:val="008E06F3"/>
    <w:rsid w:val="008E0C7A"/>
    <w:rsid w:val="008E126B"/>
    <w:rsid w:val="008E13EA"/>
    <w:rsid w:val="008E1592"/>
    <w:rsid w:val="008E19F0"/>
    <w:rsid w:val="008E1A73"/>
    <w:rsid w:val="008E214F"/>
    <w:rsid w:val="008E2A7F"/>
    <w:rsid w:val="008E2B53"/>
    <w:rsid w:val="008E31F9"/>
    <w:rsid w:val="008E3956"/>
    <w:rsid w:val="008E39BA"/>
    <w:rsid w:val="008E4057"/>
    <w:rsid w:val="008E439D"/>
    <w:rsid w:val="008E4444"/>
    <w:rsid w:val="008E488D"/>
    <w:rsid w:val="008E4C76"/>
    <w:rsid w:val="008E4FB7"/>
    <w:rsid w:val="008E5369"/>
    <w:rsid w:val="008E5499"/>
    <w:rsid w:val="008E5596"/>
    <w:rsid w:val="008E5AA5"/>
    <w:rsid w:val="008E603B"/>
    <w:rsid w:val="008E653A"/>
    <w:rsid w:val="008E6FF1"/>
    <w:rsid w:val="008E7425"/>
    <w:rsid w:val="008E75DF"/>
    <w:rsid w:val="008E770D"/>
    <w:rsid w:val="008E7AE8"/>
    <w:rsid w:val="008E7B10"/>
    <w:rsid w:val="008E7C45"/>
    <w:rsid w:val="008E7CD5"/>
    <w:rsid w:val="008E7F11"/>
    <w:rsid w:val="008E7F1D"/>
    <w:rsid w:val="008F027B"/>
    <w:rsid w:val="008F027E"/>
    <w:rsid w:val="008F0485"/>
    <w:rsid w:val="008F0D9D"/>
    <w:rsid w:val="008F0E4D"/>
    <w:rsid w:val="008F1836"/>
    <w:rsid w:val="008F1AC2"/>
    <w:rsid w:val="008F1B14"/>
    <w:rsid w:val="008F1C52"/>
    <w:rsid w:val="008F21E7"/>
    <w:rsid w:val="008F258B"/>
    <w:rsid w:val="008F2881"/>
    <w:rsid w:val="008F2A87"/>
    <w:rsid w:val="008F31E8"/>
    <w:rsid w:val="008F3793"/>
    <w:rsid w:val="008F384F"/>
    <w:rsid w:val="008F433C"/>
    <w:rsid w:val="008F4B79"/>
    <w:rsid w:val="008F4FE5"/>
    <w:rsid w:val="008F52A4"/>
    <w:rsid w:val="008F5564"/>
    <w:rsid w:val="008F59C2"/>
    <w:rsid w:val="008F5BDB"/>
    <w:rsid w:val="008F5F02"/>
    <w:rsid w:val="008F63A9"/>
    <w:rsid w:val="008F6458"/>
    <w:rsid w:val="008F64EF"/>
    <w:rsid w:val="008F6A5E"/>
    <w:rsid w:val="008F6FB8"/>
    <w:rsid w:val="008F6FE9"/>
    <w:rsid w:val="008F722E"/>
    <w:rsid w:val="008F763D"/>
    <w:rsid w:val="008F76C4"/>
    <w:rsid w:val="008F772E"/>
    <w:rsid w:val="008F77A7"/>
    <w:rsid w:val="008F79EF"/>
    <w:rsid w:val="00900081"/>
    <w:rsid w:val="00900A00"/>
    <w:rsid w:val="00900A40"/>
    <w:rsid w:val="00900A7D"/>
    <w:rsid w:val="00900D75"/>
    <w:rsid w:val="00900E8B"/>
    <w:rsid w:val="0090160A"/>
    <w:rsid w:val="0090180B"/>
    <w:rsid w:val="00902D69"/>
    <w:rsid w:val="00902DB0"/>
    <w:rsid w:val="00902F37"/>
    <w:rsid w:val="00903093"/>
    <w:rsid w:val="009032AA"/>
    <w:rsid w:val="00903611"/>
    <w:rsid w:val="00903AEF"/>
    <w:rsid w:val="00903B84"/>
    <w:rsid w:val="00903E60"/>
    <w:rsid w:val="00903F0B"/>
    <w:rsid w:val="00903FE8"/>
    <w:rsid w:val="00904075"/>
    <w:rsid w:val="0090422F"/>
    <w:rsid w:val="00904418"/>
    <w:rsid w:val="00904904"/>
    <w:rsid w:val="00904CCD"/>
    <w:rsid w:val="00904D2E"/>
    <w:rsid w:val="00904DFC"/>
    <w:rsid w:val="00905111"/>
    <w:rsid w:val="009054A5"/>
    <w:rsid w:val="009058F0"/>
    <w:rsid w:val="00905AF3"/>
    <w:rsid w:val="00905C18"/>
    <w:rsid w:val="00905CC1"/>
    <w:rsid w:val="00905D99"/>
    <w:rsid w:val="00905F0F"/>
    <w:rsid w:val="009067C4"/>
    <w:rsid w:val="00906A13"/>
    <w:rsid w:val="00906BF6"/>
    <w:rsid w:val="0090724C"/>
    <w:rsid w:val="009073A2"/>
    <w:rsid w:val="00907477"/>
    <w:rsid w:val="0090761B"/>
    <w:rsid w:val="00907A8E"/>
    <w:rsid w:val="00907B18"/>
    <w:rsid w:val="00907D38"/>
    <w:rsid w:val="009101D9"/>
    <w:rsid w:val="00910402"/>
    <w:rsid w:val="00910A63"/>
    <w:rsid w:val="009111EC"/>
    <w:rsid w:val="009114DE"/>
    <w:rsid w:val="0091151A"/>
    <w:rsid w:val="0091153E"/>
    <w:rsid w:val="0091154C"/>
    <w:rsid w:val="009119F1"/>
    <w:rsid w:val="00911EFE"/>
    <w:rsid w:val="00912400"/>
    <w:rsid w:val="009128F9"/>
    <w:rsid w:val="00912B92"/>
    <w:rsid w:val="00912C2A"/>
    <w:rsid w:val="00912C30"/>
    <w:rsid w:val="00912E19"/>
    <w:rsid w:val="00912E4A"/>
    <w:rsid w:val="00912ED2"/>
    <w:rsid w:val="00913358"/>
    <w:rsid w:val="00913412"/>
    <w:rsid w:val="009134AB"/>
    <w:rsid w:val="0091352D"/>
    <w:rsid w:val="00913754"/>
    <w:rsid w:val="0091384F"/>
    <w:rsid w:val="00913B25"/>
    <w:rsid w:val="00913C74"/>
    <w:rsid w:val="00913E1F"/>
    <w:rsid w:val="00913F80"/>
    <w:rsid w:val="00914C6E"/>
    <w:rsid w:val="00914E1F"/>
    <w:rsid w:val="00915B7B"/>
    <w:rsid w:val="00915C61"/>
    <w:rsid w:val="00916185"/>
    <w:rsid w:val="00916A32"/>
    <w:rsid w:val="00916C69"/>
    <w:rsid w:val="00916F2F"/>
    <w:rsid w:val="00916F37"/>
    <w:rsid w:val="0091725F"/>
    <w:rsid w:val="00917C18"/>
    <w:rsid w:val="00920120"/>
    <w:rsid w:val="0092019E"/>
    <w:rsid w:val="00920571"/>
    <w:rsid w:val="00920C50"/>
    <w:rsid w:val="00920D30"/>
    <w:rsid w:val="00920F94"/>
    <w:rsid w:val="0092141E"/>
    <w:rsid w:val="009219A3"/>
    <w:rsid w:val="00921B32"/>
    <w:rsid w:val="009226FC"/>
    <w:rsid w:val="0092270D"/>
    <w:rsid w:val="00922723"/>
    <w:rsid w:val="00922A15"/>
    <w:rsid w:val="00922B4C"/>
    <w:rsid w:val="009230D7"/>
    <w:rsid w:val="009234F9"/>
    <w:rsid w:val="00923688"/>
    <w:rsid w:val="009236C9"/>
    <w:rsid w:val="00923B57"/>
    <w:rsid w:val="00923FFB"/>
    <w:rsid w:val="009242EE"/>
    <w:rsid w:val="009243EF"/>
    <w:rsid w:val="0092460C"/>
    <w:rsid w:val="00924EAC"/>
    <w:rsid w:val="00925036"/>
    <w:rsid w:val="009254F7"/>
    <w:rsid w:val="00925844"/>
    <w:rsid w:val="00925BCA"/>
    <w:rsid w:val="00925C51"/>
    <w:rsid w:val="00925D9D"/>
    <w:rsid w:val="009264E7"/>
    <w:rsid w:val="009265EC"/>
    <w:rsid w:val="009266FF"/>
    <w:rsid w:val="00926971"/>
    <w:rsid w:val="00926A76"/>
    <w:rsid w:val="00927038"/>
    <w:rsid w:val="009271BC"/>
    <w:rsid w:val="00927773"/>
    <w:rsid w:val="00927E03"/>
    <w:rsid w:val="00927E5C"/>
    <w:rsid w:val="00930186"/>
    <w:rsid w:val="0093050B"/>
    <w:rsid w:val="00930726"/>
    <w:rsid w:val="00930BD0"/>
    <w:rsid w:val="00930C1B"/>
    <w:rsid w:val="00930F34"/>
    <w:rsid w:val="0093108C"/>
    <w:rsid w:val="0093154D"/>
    <w:rsid w:val="0093170F"/>
    <w:rsid w:val="00931854"/>
    <w:rsid w:val="00931D4B"/>
    <w:rsid w:val="00931FCD"/>
    <w:rsid w:val="009320B9"/>
    <w:rsid w:val="0093223B"/>
    <w:rsid w:val="009324B6"/>
    <w:rsid w:val="00932716"/>
    <w:rsid w:val="00932926"/>
    <w:rsid w:val="00932A08"/>
    <w:rsid w:val="0093302C"/>
    <w:rsid w:val="009334BC"/>
    <w:rsid w:val="009335DE"/>
    <w:rsid w:val="00933812"/>
    <w:rsid w:val="009338C2"/>
    <w:rsid w:val="00933951"/>
    <w:rsid w:val="00933E3C"/>
    <w:rsid w:val="00934B4A"/>
    <w:rsid w:val="00934E67"/>
    <w:rsid w:val="00934E68"/>
    <w:rsid w:val="00934EB7"/>
    <w:rsid w:val="00934EBB"/>
    <w:rsid w:val="00935019"/>
    <w:rsid w:val="00935585"/>
    <w:rsid w:val="00935805"/>
    <w:rsid w:val="00935A5D"/>
    <w:rsid w:val="00935ACB"/>
    <w:rsid w:val="00935E1A"/>
    <w:rsid w:val="00935F94"/>
    <w:rsid w:val="00936346"/>
    <w:rsid w:val="009366BA"/>
    <w:rsid w:val="00936D7E"/>
    <w:rsid w:val="00936E34"/>
    <w:rsid w:val="009378E0"/>
    <w:rsid w:val="00937AE6"/>
    <w:rsid w:val="009401BA"/>
    <w:rsid w:val="00940358"/>
    <w:rsid w:val="009407B6"/>
    <w:rsid w:val="00940B5E"/>
    <w:rsid w:val="00940C70"/>
    <w:rsid w:val="0094123A"/>
    <w:rsid w:val="0094152F"/>
    <w:rsid w:val="00941BF9"/>
    <w:rsid w:val="00941E13"/>
    <w:rsid w:val="00942003"/>
    <w:rsid w:val="0094205A"/>
    <w:rsid w:val="009420F0"/>
    <w:rsid w:val="00942630"/>
    <w:rsid w:val="00942B40"/>
    <w:rsid w:val="0094304B"/>
    <w:rsid w:val="009431C6"/>
    <w:rsid w:val="0094327D"/>
    <w:rsid w:val="00943749"/>
    <w:rsid w:val="00943827"/>
    <w:rsid w:val="00943A4E"/>
    <w:rsid w:val="00943DC0"/>
    <w:rsid w:val="0094414D"/>
    <w:rsid w:val="00944253"/>
    <w:rsid w:val="00944B98"/>
    <w:rsid w:val="00944E70"/>
    <w:rsid w:val="0094536B"/>
    <w:rsid w:val="00945389"/>
    <w:rsid w:val="00945683"/>
    <w:rsid w:val="0094607A"/>
    <w:rsid w:val="009463AE"/>
    <w:rsid w:val="009465DD"/>
    <w:rsid w:val="00946734"/>
    <w:rsid w:val="009467B1"/>
    <w:rsid w:val="0094685B"/>
    <w:rsid w:val="0094695A"/>
    <w:rsid w:val="00946C13"/>
    <w:rsid w:val="00946CAB"/>
    <w:rsid w:val="00946EE0"/>
    <w:rsid w:val="0094711D"/>
    <w:rsid w:val="0094740E"/>
    <w:rsid w:val="00947E33"/>
    <w:rsid w:val="00947E7E"/>
    <w:rsid w:val="0095043A"/>
    <w:rsid w:val="0095050A"/>
    <w:rsid w:val="009505CD"/>
    <w:rsid w:val="009505ED"/>
    <w:rsid w:val="00950A63"/>
    <w:rsid w:val="00950D0D"/>
    <w:rsid w:val="0095146C"/>
    <w:rsid w:val="009519AB"/>
    <w:rsid w:val="009519F6"/>
    <w:rsid w:val="00952059"/>
    <w:rsid w:val="0095214A"/>
    <w:rsid w:val="0095238D"/>
    <w:rsid w:val="00952525"/>
    <w:rsid w:val="00952B6D"/>
    <w:rsid w:val="00952E8F"/>
    <w:rsid w:val="0095364F"/>
    <w:rsid w:val="00953805"/>
    <w:rsid w:val="00953989"/>
    <w:rsid w:val="00954038"/>
    <w:rsid w:val="009540F4"/>
    <w:rsid w:val="00954335"/>
    <w:rsid w:val="009543C4"/>
    <w:rsid w:val="009545D5"/>
    <w:rsid w:val="009546FC"/>
    <w:rsid w:val="00954753"/>
    <w:rsid w:val="00954AEF"/>
    <w:rsid w:val="00954B06"/>
    <w:rsid w:val="00954D3D"/>
    <w:rsid w:val="00955336"/>
    <w:rsid w:val="009553EF"/>
    <w:rsid w:val="00955551"/>
    <w:rsid w:val="00955A63"/>
    <w:rsid w:val="00955A9C"/>
    <w:rsid w:val="00955B92"/>
    <w:rsid w:val="00955C79"/>
    <w:rsid w:val="009567C1"/>
    <w:rsid w:val="00956B05"/>
    <w:rsid w:val="00956DBC"/>
    <w:rsid w:val="0095708C"/>
    <w:rsid w:val="0095717E"/>
    <w:rsid w:val="009571C2"/>
    <w:rsid w:val="009571C7"/>
    <w:rsid w:val="009576B9"/>
    <w:rsid w:val="00957B25"/>
    <w:rsid w:val="00957D0B"/>
    <w:rsid w:val="00957D36"/>
    <w:rsid w:val="00957D87"/>
    <w:rsid w:val="00957FE0"/>
    <w:rsid w:val="00960393"/>
    <w:rsid w:val="00960AD3"/>
    <w:rsid w:val="00960BD7"/>
    <w:rsid w:val="00960F45"/>
    <w:rsid w:val="00961047"/>
    <w:rsid w:val="00961BD3"/>
    <w:rsid w:val="00961C40"/>
    <w:rsid w:val="00961CBC"/>
    <w:rsid w:val="00961FE5"/>
    <w:rsid w:val="009620A5"/>
    <w:rsid w:val="0096237D"/>
    <w:rsid w:val="00962424"/>
    <w:rsid w:val="00962941"/>
    <w:rsid w:val="00963147"/>
    <w:rsid w:val="00963595"/>
    <w:rsid w:val="00963AB0"/>
    <w:rsid w:val="00963EB8"/>
    <w:rsid w:val="00964200"/>
    <w:rsid w:val="00964704"/>
    <w:rsid w:val="00964727"/>
    <w:rsid w:val="00964CA0"/>
    <w:rsid w:val="00964FE6"/>
    <w:rsid w:val="00965044"/>
    <w:rsid w:val="00965EF9"/>
    <w:rsid w:val="00965FDA"/>
    <w:rsid w:val="00966002"/>
    <w:rsid w:val="009661C9"/>
    <w:rsid w:val="00966CA6"/>
    <w:rsid w:val="00966D6B"/>
    <w:rsid w:val="00967199"/>
    <w:rsid w:val="009672A9"/>
    <w:rsid w:val="009672F7"/>
    <w:rsid w:val="009675B2"/>
    <w:rsid w:val="00967B7A"/>
    <w:rsid w:val="00967D50"/>
    <w:rsid w:val="009701BC"/>
    <w:rsid w:val="0097024D"/>
    <w:rsid w:val="0097048C"/>
    <w:rsid w:val="00970618"/>
    <w:rsid w:val="009709F9"/>
    <w:rsid w:val="00970A02"/>
    <w:rsid w:val="00970BC0"/>
    <w:rsid w:val="00970F60"/>
    <w:rsid w:val="00971103"/>
    <w:rsid w:val="00971902"/>
    <w:rsid w:val="00971988"/>
    <w:rsid w:val="00971BF1"/>
    <w:rsid w:val="00971CB5"/>
    <w:rsid w:val="0097214F"/>
    <w:rsid w:val="009721D5"/>
    <w:rsid w:val="009722A6"/>
    <w:rsid w:val="0097230E"/>
    <w:rsid w:val="00972593"/>
    <w:rsid w:val="00972647"/>
    <w:rsid w:val="00972841"/>
    <w:rsid w:val="00972C7E"/>
    <w:rsid w:val="00973EFE"/>
    <w:rsid w:val="0097424E"/>
    <w:rsid w:val="009745C2"/>
    <w:rsid w:val="009746D3"/>
    <w:rsid w:val="0097504B"/>
    <w:rsid w:val="009753C1"/>
    <w:rsid w:val="00975E47"/>
    <w:rsid w:val="00976017"/>
    <w:rsid w:val="009760BB"/>
    <w:rsid w:val="00976322"/>
    <w:rsid w:val="009769DD"/>
    <w:rsid w:val="00976E82"/>
    <w:rsid w:val="00977144"/>
    <w:rsid w:val="00977152"/>
    <w:rsid w:val="0097721C"/>
    <w:rsid w:val="009772FC"/>
    <w:rsid w:val="00977466"/>
    <w:rsid w:val="00977722"/>
    <w:rsid w:val="009777BB"/>
    <w:rsid w:val="00980073"/>
    <w:rsid w:val="009801B9"/>
    <w:rsid w:val="00980352"/>
    <w:rsid w:val="0098176B"/>
    <w:rsid w:val="00981B40"/>
    <w:rsid w:val="009820FD"/>
    <w:rsid w:val="0098213E"/>
    <w:rsid w:val="00982290"/>
    <w:rsid w:val="00982A1F"/>
    <w:rsid w:val="00982C99"/>
    <w:rsid w:val="00982F99"/>
    <w:rsid w:val="009832FD"/>
    <w:rsid w:val="009835F6"/>
    <w:rsid w:val="00983C11"/>
    <w:rsid w:val="00983E4C"/>
    <w:rsid w:val="0098403B"/>
    <w:rsid w:val="00984CC8"/>
    <w:rsid w:val="00984F59"/>
    <w:rsid w:val="00985053"/>
    <w:rsid w:val="0098508D"/>
    <w:rsid w:val="0098519C"/>
    <w:rsid w:val="00985219"/>
    <w:rsid w:val="009855A9"/>
    <w:rsid w:val="00985700"/>
    <w:rsid w:val="009857F8"/>
    <w:rsid w:val="00985979"/>
    <w:rsid w:val="00985A57"/>
    <w:rsid w:val="00985AC6"/>
    <w:rsid w:val="00985ACD"/>
    <w:rsid w:val="00985B60"/>
    <w:rsid w:val="00985E93"/>
    <w:rsid w:val="00985F30"/>
    <w:rsid w:val="00986261"/>
    <w:rsid w:val="00986C22"/>
    <w:rsid w:val="00986CD2"/>
    <w:rsid w:val="00987018"/>
    <w:rsid w:val="009873A4"/>
    <w:rsid w:val="00987650"/>
    <w:rsid w:val="009879F6"/>
    <w:rsid w:val="00987A29"/>
    <w:rsid w:val="009901C9"/>
    <w:rsid w:val="00990299"/>
    <w:rsid w:val="00990691"/>
    <w:rsid w:val="0099073A"/>
    <w:rsid w:val="00990D18"/>
    <w:rsid w:val="009910C9"/>
    <w:rsid w:val="009913ED"/>
    <w:rsid w:val="0099175D"/>
    <w:rsid w:val="009917CF"/>
    <w:rsid w:val="00991D50"/>
    <w:rsid w:val="0099256F"/>
    <w:rsid w:val="009926B5"/>
    <w:rsid w:val="0099281D"/>
    <w:rsid w:val="00992E53"/>
    <w:rsid w:val="00994159"/>
    <w:rsid w:val="0099428D"/>
    <w:rsid w:val="0099431C"/>
    <w:rsid w:val="00995ADB"/>
    <w:rsid w:val="00995BF6"/>
    <w:rsid w:val="00995CB2"/>
    <w:rsid w:val="00995E00"/>
    <w:rsid w:val="00995E01"/>
    <w:rsid w:val="00995E92"/>
    <w:rsid w:val="0099659D"/>
    <w:rsid w:val="0099661E"/>
    <w:rsid w:val="009968F8"/>
    <w:rsid w:val="00996D49"/>
    <w:rsid w:val="0099774B"/>
    <w:rsid w:val="009979A1"/>
    <w:rsid w:val="00997DA2"/>
    <w:rsid w:val="009A0112"/>
    <w:rsid w:val="009A0180"/>
    <w:rsid w:val="009A0A23"/>
    <w:rsid w:val="009A0C06"/>
    <w:rsid w:val="009A0CFD"/>
    <w:rsid w:val="009A0DB2"/>
    <w:rsid w:val="009A1568"/>
    <w:rsid w:val="009A1645"/>
    <w:rsid w:val="009A1E65"/>
    <w:rsid w:val="009A211B"/>
    <w:rsid w:val="009A219E"/>
    <w:rsid w:val="009A2D2D"/>
    <w:rsid w:val="009A2D3C"/>
    <w:rsid w:val="009A2EBB"/>
    <w:rsid w:val="009A31D3"/>
    <w:rsid w:val="009A3429"/>
    <w:rsid w:val="009A36FA"/>
    <w:rsid w:val="009A3801"/>
    <w:rsid w:val="009A3F35"/>
    <w:rsid w:val="009A3F54"/>
    <w:rsid w:val="009A41B9"/>
    <w:rsid w:val="009A41E6"/>
    <w:rsid w:val="009A4315"/>
    <w:rsid w:val="009A4568"/>
    <w:rsid w:val="009A535D"/>
    <w:rsid w:val="009A5821"/>
    <w:rsid w:val="009A5DCA"/>
    <w:rsid w:val="009A65A1"/>
    <w:rsid w:val="009A6690"/>
    <w:rsid w:val="009A6786"/>
    <w:rsid w:val="009A6918"/>
    <w:rsid w:val="009A6A12"/>
    <w:rsid w:val="009A6B75"/>
    <w:rsid w:val="009A6B8D"/>
    <w:rsid w:val="009A78B1"/>
    <w:rsid w:val="009B01D9"/>
    <w:rsid w:val="009B0215"/>
    <w:rsid w:val="009B03DD"/>
    <w:rsid w:val="009B0583"/>
    <w:rsid w:val="009B059B"/>
    <w:rsid w:val="009B05A4"/>
    <w:rsid w:val="009B0624"/>
    <w:rsid w:val="009B0642"/>
    <w:rsid w:val="009B0FA5"/>
    <w:rsid w:val="009B10C6"/>
    <w:rsid w:val="009B1166"/>
    <w:rsid w:val="009B17EE"/>
    <w:rsid w:val="009B1C9A"/>
    <w:rsid w:val="009B1DA9"/>
    <w:rsid w:val="009B209B"/>
    <w:rsid w:val="009B2405"/>
    <w:rsid w:val="009B3223"/>
    <w:rsid w:val="009B34E5"/>
    <w:rsid w:val="009B355C"/>
    <w:rsid w:val="009B368C"/>
    <w:rsid w:val="009B3C7B"/>
    <w:rsid w:val="009B3CF5"/>
    <w:rsid w:val="009B3DA7"/>
    <w:rsid w:val="009B3E61"/>
    <w:rsid w:val="009B4140"/>
    <w:rsid w:val="009B43AD"/>
    <w:rsid w:val="009B43F4"/>
    <w:rsid w:val="009B45E0"/>
    <w:rsid w:val="009B4A15"/>
    <w:rsid w:val="009B5273"/>
    <w:rsid w:val="009B5381"/>
    <w:rsid w:val="009B5787"/>
    <w:rsid w:val="009B59D9"/>
    <w:rsid w:val="009B5AAD"/>
    <w:rsid w:val="009B5CC4"/>
    <w:rsid w:val="009B5F33"/>
    <w:rsid w:val="009B66AD"/>
    <w:rsid w:val="009B68CE"/>
    <w:rsid w:val="009B6926"/>
    <w:rsid w:val="009B69CB"/>
    <w:rsid w:val="009B713C"/>
    <w:rsid w:val="009B736A"/>
    <w:rsid w:val="009B7CBC"/>
    <w:rsid w:val="009C04B4"/>
    <w:rsid w:val="009C0A7D"/>
    <w:rsid w:val="009C0AC4"/>
    <w:rsid w:val="009C0B06"/>
    <w:rsid w:val="009C0BC1"/>
    <w:rsid w:val="009C0EF8"/>
    <w:rsid w:val="009C12B3"/>
    <w:rsid w:val="009C1C0D"/>
    <w:rsid w:val="009C1C4E"/>
    <w:rsid w:val="009C2243"/>
    <w:rsid w:val="009C2A30"/>
    <w:rsid w:val="009C2B44"/>
    <w:rsid w:val="009C2D28"/>
    <w:rsid w:val="009C2F2D"/>
    <w:rsid w:val="009C2FEE"/>
    <w:rsid w:val="009C30EB"/>
    <w:rsid w:val="009C3190"/>
    <w:rsid w:val="009C3A81"/>
    <w:rsid w:val="009C3B9C"/>
    <w:rsid w:val="009C3C2E"/>
    <w:rsid w:val="009C41F1"/>
    <w:rsid w:val="009C42D8"/>
    <w:rsid w:val="009C4426"/>
    <w:rsid w:val="009C4A16"/>
    <w:rsid w:val="009C4A90"/>
    <w:rsid w:val="009C4C24"/>
    <w:rsid w:val="009C5995"/>
    <w:rsid w:val="009C5BF6"/>
    <w:rsid w:val="009C5EE9"/>
    <w:rsid w:val="009C600D"/>
    <w:rsid w:val="009C6493"/>
    <w:rsid w:val="009C655F"/>
    <w:rsid w:val="009C6988"/>
    <w:rsid w:val="009C6A40"/>
    <w:rsid w:val="009C6BC4"/>
    <w:rsid w:val="009C76E3"/>
    <w:rsid w:val="009C7A19"/>
    <w:rsid w:val="009C7CF6"/>
    <w:rsid w:val="009C7E4F"/>
    <w:rsid w:val="009D0200"/>
    <w:rsid w:val="009D063C"/>
    <w:rsid w:val="009D075A"/>
    <w:rsid w:val="009D0822"/>
    <w:rsid w:val="009D0844"/>
    <w:rsid w:val="009D09DB"/>
    <w:rsid w:val="009D0A26"/>
    <w:rsid w:val="009D0AFA"/>
    <w:rsid w:val="009D0C78"/>
    <w:rsid w:val="009D0D06"/>
    <w:rsid w:val="009D11E3"/>
    <w:rsid w:val="009D1317"/>
    <w:rsid w:val="009D1353"/>
    <w:rsid w:val="009D153C"/>
    <w:rsid w:val="009D1587"/>
    <w:rsid w:val="009D15F9"/>
    <w:rsid w:val="009D1B6F"/>
    <w:rsid w:val="009D204E"/>
    <w:rsid w:val="009D2189"/>
    <w:rsid w:val="009D21B6"/>
    <w:rsid w:val="009D27A7"/>
    <w:rsid w:val="009D287D"/>
    <w:rsid w:val="009D2AF4"/>
    <w:rsid w:val="009D30F9"/>
    <w:rsid w:val="009D38DF"/>
    <w:rsid w:val="009D3911"/>
    <w:rsid w:val="009D3958"/>
    <w:rsid w:val="009D41CA"/>
    <w:rsid w:val="009D4392"/>
    <w:rsid w:val="009D4B7D"/>
    <w:rsid w:val="009D4DCC"/>
    <w:rsid w:val="009D570D"/>
    <w:rsid w:val="009D5CCB"/>
    <w:rsid w:val="009D5D8D"/>
    <w:rsid w:val="009D6127"/>
    <w:rsid w:val="009D6187"/>
    <w:rsid w:val="009D63BD"/>
    <w:rsid w:val="009D641D"/>
    <w:rsid w:val="009D665A"/>
    <w:rsid w:val="009D6A98"/>
    <w:rsid w:val="009D6B95"/>
    <w:rsid w:val="009D6DC9"/>
    <w:rsid w:val="009D718E"/>
    <w:rsid w:val="009D79CC"/>
    <w:rsid w:val="009D7CF1"/>
    <w:rsid w:val="009D7E73"/>
    <w:rsid w:val="009D7EC0"/>
    <w:rsid w:val="009E004C"/>
    <w:rsid w:val="009E052C"/>
    <w:rsid w:val="009E0558"/>
    <w:rsid w:val="009E08B9"/>
    <w:rsid w:val="009E0EB2"/>
    <w:rsid w:val="009E134A"/>
    <w:rsid w:val="009E1580"/>
    <w:rsid w:val="009E1ADD"/>
    <w:rsid w:val="009E1D28"/>
    <w:rsid w:val="009E1E87"/>
    <w:rsid w:val="009E244D"/>
    <w:rsid w:val="009E2508"/>
    <w:rsid w:val="009E2940"/>
    <w:rsid w:val="009E2D34"/>
    <w:rsid w:val="009E2E70"/>
    <w:rsid w:val="009E3105"/>
    <w:rsid w:val="009E3123"/>
    <w:rsid w:val="009E3239"/>
    <w:rsid w:val="009E356A"/>
    <w:rsid w:val="009E3668"/>
    <w:rsid w:val="009E3712"/>
    <w:rsid w:val="009E3777"/>
    <w:rsid w:val="009E3C9B"/>
    <w:rsid w:val="009E3FA4"/>
    <w:rsid w:val="009E4612"/>
    <w:rsid w:val="009E4677"/>
    <w:rsid w:val="009E47DB"/>
    <w:rsid w:val="009E496E"/>
    <w:rsid w:val="009E4AEC"/>
    <w:rsid w:val="009E5462"/>
    <w:rsid w:val="009E55C8"/>
    <w:rsid w:val="009E5856"/>
    <w:rsid w:val="009E6362"/>
    <w:rsid w:val="009E65D8"/>
    <w:rsid w:val="009E666E"/>
    <w:rsid w:val="009E67B7"/>
    <w:rsid w:val="009E69F7"/>
    <w:rsid w:val="009E6CEA"/>
    <w:rsid w:val="009E7253"/>
    <w:rsid w:val="009E73DA"/>
    <w:rsid w:val="009E79B8"/>
    <w:rsid w:val="009E7A1A"/>
    <w:rsid w:val="009E7D17"/>
    <w:rsid w:val="009E7E84"/>
    <w:rsid w:val="009E7E8C"/>
    <w:rsid w:val="009F003B"/>
    <w:rsid w:val="009F039E"/>
    <w:rsid w:val="009F0511"/>
    <w:rsid w:val="009F0D8A"/>
    <w:rsid w:val="009F14DA"/>
    <w:rsid w:val="009F1DBE"/>
    <w:rsid w:val="009F1EC1"/>
    <w:rsid w:val="009F27F0"/>
    <w:rsid w:val="009F36D1"/>
    <w:rsid w:val="009F36F6"/>
    <w:rsid w:val="009F3741"/>
    <w:rsid w:val="009F37B0"/>
    <w:rsid w:val="009F3B70"/>
    <w:rsid w:val="009F3D10"/>
    <w:rsid w:val="009F43C9"/>
    <w:rsid w:val="009F4461"/>
    <w:rsid w:val="009F4A2C"/>
    <w:rsid w:val="009F5187"/>
    <w:rsid w:val="009F518B"/>
    <w:rsid w:val="009F53C6"/>
    <w:rsid w:val="009F541D"/>
    <w:rsid w:val="009F5CAC"/>
    <w:rsid w:val="009F5CE3"/>
    <w:rsid w:val="009F5E17"/>
    <w:rsid w:val="009F612F"/>
    <w:rsid w:val="009F6623"/>
    <w:rsid w:val="009F6C4C"/>
    <w:rsid w:val="009F6D4C"/>
    <w:rsid w:val="009F74FC"/>
    <w:rsid w:val="009F77B6"/>
    <w:rsid w:val="009F7E86"/>
    <w:rsid w:val="00A00436"/>
    <w:rsid w:val="00A00643"/>
    <w:rsid w:val="00A0070B"/>
    <w:rsid w:val="00A007A8"/>
    <w:rsid w:val="00A00849"/>
    <w:rsid w:val="00A009E3"/>
    <w:rsid w:val="00A00ED8"/>
    <w:rsid w:val="00A01232"/>
    <w:rsid w:val="00A013CE"/>
    <w:rsid w:val="00A01CA3"/>
    <w:rsid w:val="00A01D09"/>
    <w:rsid w:val="00A01D50"/>
    <w:rsid w:val="00A0268C"/>
    <w:rsid w:val="00A026D5"/>
    <w:rsid w:val="00A0274C"/>
    <w:rsid w:val="00A027F3"/>
    <w:rsid w:val="00A03414"/>
    <w:rsid w:val="00A037E2"/>
    <w:rsid w:val="00A0396C"/>
    <w:rsid w:val="00A03B21"/>
    <w:rsid w:val="00A044C7"/>
    <w:rsid w:val="00A04556"/>
    <w:rsid w:val="00A049BE"/>
    <w:rsid w:val="00A04D11"/>
    <w:rsid w:val="00A051CD"/>
    <w:rsid w:val="00A0527B"/>
    <w:rsid w:val="00A0563C"/>
    <w:rsid w:val="00A056D5"/>
    <w:rsid w:val="00A059C9"/>
    <w:rsid w:val="00A061F3"/>
    <w:rsid w:val="00A06892"/>
    <w:rsid w:val="00A0694B"/>
    <w:rsid w:val="00A06D1C"/>
    <w:rsid w:val="00A06F8F"/>
    <w:rsid w:val="00A06FDC"/>
    <w:rsid w:val="00A073BB"/>
    <w:rsid w:val="00A077D2"/>
    <w:rsid w:val="00A10CAD"/>
    <w:rsid w:val="00A10E1F"/>
    <w:rsid w:val="00A10EF8"/>
    <w:rsid w:val="00A11367"/>
    <w:rsid w:val="00A11650"/>
    <w:rsid w:val="00A11F74"/>
    <w:rsid w:val="00A12215"/>
    <w:rsid w:val="00A125DD"/>
    <w:rsid w:val="00A129D4"/>
    <w:rsid w:val="00A12A9C"/>
    <w:rsid w:val="00A12BF9"/>
    <w:rsid w:val="00A13398"/>
    <w:rsid w:val="00A13531"/>
    <w:rsid w:val="00A1362A"/>
    <w:rsid w:val="00A1366C"/>
    <w:rsid w:val="00A136F6"/>
    <w:rsid w:val="00A137E7"/>
    <w:rsid w:val="00A13808"/>
    <w:rsid w:val="00A1394C"/>
    <w:rsid w:val="00A13B3E"/>
    <w:rsid w:val="00A13F08"/>
    <w:rsid w:val="00A140C8"/>
    <w:rsid w:val="00A14205"/>
    <w:rsid w:val="00A14EF4"/>
    <w:rsid w:val="00A155B1"/>
    <w:rsid w:val="00A15B12"/>
    <w:rsid w:val="00A1624C"/>
    <w:rsid w:val="00A164DB"/>
    <w:rsid w:val="00A16615"/>
    <w:rsid w:val="00A167CD"/>
    <w:rsid w:val="00A16B37"/>
    <w:rsid w:val="00A16BC8"/>
    <w:rsid w:val="00A16C23"/>
    <w:rsid w:val="00A16E2A"/>
    <w:rsid w:val="00A16E54"/>
    <w:rsid w:val="00A16F78"/>
    <w:rsid w:val="00A170DD"/>
    <w:rsid w:val="00A17422"/>
    <w:rsid w:val="00A1798A"/>
    <w:rsid w:val="00A17D06"/>
    <w:rsid w:val="00A205F6"/>
    <w:rsid w:val="00A2060A"/>
    <w:rsid w:val="00A208F3"/>
    <w:rsid w:val="00A20AC2"/>
    <w:rsid w:val="00A20C36"/>
    <w:rsid w:val="00A20D38"/>
    <w:rsid w:val="00A213D7"/>
    <w:rsid w:val="00A2143A"/>
    <w:rsid w:val="00A21E1A"/>
    <w:rsid w:val="00A21ED0"/>
    <w:rsid w:val="00A21FBC"/>
    <w:rsid w:val="00A22582"/>
    <w:rsid w:val="00A22C17"/>
    <w:rsid w:val="00A2314E"/>
    <w:rsid w:val="00A2345E"/>
    <w:rsid w:val="00A23801"/>
    <w:rsid w:val="00A23A03"/>
    <w:rsid w:val="00A23C4D"/>
    <w:rsid w:val="00A23D85"/>
    <w:rsid w:val="00A24391"/>
    <w:rsid w:val="00A2439B"/>
    <w:rsid w:val="00A24596"/>
    <w:rsid w:val="00A24690"/>
    <w:rsid w:val="00A248F3"/>
    <w:rsid w:val="00A24A46"/>
    <w:rsid w:val="00A24BEF"/>
    <w:rsid w:val="00A24C19"/>
    <w:rsid w:val="00A25138"/>
    <w:rsid w:val="00A252A7"/>
    <w:rsid w:val="00A25496"/>
    <w:rsid w:val="00A259C0"/>
    <w:rsid w:val="00A261AE"/>
    <w:rsid w:val="00A263E4"/>
    <w:rsid w:val="00A26500"/>
    <w:rsid w:val="00A26A24"/>
    <w:rsid w:val="00A26A9D"/>
    <w:rsid w:val="00A26BD1"/>
    <w:rsid w:val="00A26CC7"/>
    <w:rsid w:val="00A26FA8"/>
    <w:rsid w:val="00A27A63"/>
    <w:rsid w:val="00A300D7"/>
    <w:rsid w:val="00A30A01"/>
    <w:rsid w:val="00A30A82"/>
    <w:rsid w:val="00A30CBB"/>
    <w:rsid w:val="00A30E10"/>
    <w:rsid w:val="00A31182"/>
    <w:rsid w:val="00A316E8"/>
    <w:rsid w:val="00A31AD8"/>
    <w:rsid w:val="00A31BF6"/>
    <w:rsid w:val="00A31F45"/>
    <w:rsid w:val="00A321FA"/>
    <w:rsid w:val="00A326DC"/>
    <w:rsid w:val="00A32827"/>
    <w:rsid w:val="00A328A5"/>
    <w:rsid w:val="00A32CFE"/>
    <w:rsid w:val="00A330FB"/>
    <w:rsid w:val="00A33470"/>
    <w:rsid w:val="00A33A7C"/>
    <w:rsid w:val="00A33CFC"/>
    <w:rsid w:val="00A33D80"/>
    <w:rsid w:val="00A3434C"/>
    <w:rsid w:val="00A343C4"/>
    <w:rsid w:val="00A34C6B"/>
    <w:rsid w:val="00A34CA5"/>
    <w:rsid w:val="00A34EEE"/>
    <w:rsid w:val="00A350E3"/>
    <w:rsid w:val="00A35174"/>
    <w:rsid w:val="00A35639"/>
    <w:rsid w:val="00A35A7F"/>
    <w:rsid w:val="00A35BEB"/>
    <w:rsid w:val="00A35D4C"/>
    <w:rsid w:val="00A36136"/>
    <w:rsid w:val="00A361B6"/>
    <w:rsid w:val="00A364F8"/>
    <w:rsid w:val="00A36A70"/>
    <w:rsid w:val="00A36D55"/>
    <w:rsid w:val="00A373D6"/>
    <w:rsid w:val="00A37410"/>
    <w:rsid w:val="00A3789A"/>
    <w:rsid w:val="00A3790F"/>
    <w:rsid w:val="00A37BD5"/>
    <w:rsid w:val="00A37F47"/>
    <w:rsid w:val="00A400BA"/>
    <w:rsid w:val="00A4024F"/>
    <w:rsid w:val="00A4046E"/>
    <w:rsid w:val="00A40B3E"/>
    <w:rsid w:val="00A41132"/>
    <w:rsid w:val="00A41279"/>
    <w:rsid w:val="00A41285"/>
    <w:rsid w:val="00A414C4"/>
    <w:rsid w:val="00A41559"/>
    <w:rsid w:val="00A41A76"/>
    <w:rsid w:val="00A41CD6"/>
    <w:rsid w:val="00A421BC"/>
    <w:rsid w:val="00A42305"/>
    <w:rsid w:val="00A42755"/>
    <w:rsid w:val="00A427F8"/>
    <w:rsid w:val="00A42AE7"/>
    <w:rsid w:val="00A42B42"/>
    <w:rsid w:val="00A42DBE"/>
    <w:rsid w:val="00A432B2"/>
    <w:rsid w:val="00A43451"/>
    <w:rsid w:val="00A44217"/>
    <w:rsid w:val="00A44528"/>
    <w:rsid w:val="00A44552"/>
    <w:rsid w:val="00A45164"/>
    <w:rsid w:val="00A4545B"/>
    <w:rsid w:val="00A460B6"/>
    <w:rsid w:val="00A4611F"/>
    <w:rsid w:val="00A46182"/>
    <w:rsid w:val="00A46A3A"/>
    <w:rsid w:val="00A46F43"/>
    <w:rsid w:val="00A47043"/>
    <w:rsid w:val="00A47C0B"/>
    <w:rsid w:val="00A47E8E"/>
    <w:rsid w:val="00A501E1"/>
    <w:rsid w:val="00A50B1C"/>
    <w:rsid w:val="00A50B27"/>
    <w:rsid w:val="00A50B50"/>
    <w:rsid w:val="00A5114B"/>
    <w:rsid w:val="00A5117C"/>
    <w:rsid w:val="00A51490"/>
    <w:rsid w:val="00A514A8"/>
    <w:rsid w:val="00A514FF"/>
    <w:rsid w:val="00A51D21"/>
    <w:rsid w:val="00A5228B"/>
    <w:rsid w:val="00A5288E"/>
    <w:rsid w:val="00A52ACB"/>
    <w:rsid w:val="00A52CB8"/>
    <w:rsid w:val="00A52CE3"/>
    <w:rsid w:val="00A52E0F"/>
    <w:rsid w:val="00A52F49"/>
    <w:rsid w:val="00A53025"/>
    <w:rsid w:val="00A53178"/>
    <w:rsid w:val="00A531C9"/>
    <w:rsid w:val="00A533D6"/>
    <w:rsid w:val="00A53482"/>
    <w:rsid w:val="00A534BE"/>
    <w:rsid w:val="00A5371B"/>
    <w:rsid w:val="00A5372A"/>
    <w:rsid w:val="00A53751"/>
    <w:rsid w:val="00A538BE"/>
    <w:rsid w:val="00A53974"/>
    <w:rsid w:val="00A53A68"/>
    <w:rsid w:val="00A53DDF"/>
    <w:rsid w:val="00A541E0"/>
    <w:rsid w:val="00A54402"/>
    <w:rsid w:val="00A546D8"/>
    <w:rsid w:val="00A54CD4"/>
    <w:rsid w:val="00A54ED7"/>
    <w:rsid w:val="00A5512E"/>
    <w:rsid w:val="00A5550F"/>
    <w:rsid w:val="00A5568B"/>
    <w:rsid w:val="00A55881"/>
    <w:rsid w:val="00A5612B"/>
    <w:rsid w:val="00A563C5"/>
    <w:rsid w:val="00A57283"/>
    <w:rsid w:val="00A57374"/>
    <w:rsid w:val="00A5758B"/>
    <w:rsid w:val="00A57812"/>
    <w:rsid w:val="00A57ECC"/>
    <w:rsid w:val="00A57F94"/>
    <w:rsid w:val="00A57FBC"/>
    <w:rsid w:val="00A60591"/>
    <w:rsid w:val="00A60890"/>
    <w:rsid w:val="00A60CA9"/>
    <w:rsid w:val="00A61052"/>
    <w:rsid w:val="00A61514"/>
    <w:rsid w:val="00A61D71"/>
    <w:rsid w:val="00A61DC8"/>
    <w:rsid w:val="00A61DF9"/>
    <w:rsid w:val="00A61E6E"/>
    <w:rsid w:val="00A62E8F"/>
    <w:rsid w:val="00A63114"/>
    <w:rsid w:val="00A63157"/>
    <w:rsid w:val="00A635A0"/>
    <w:rsid w:val="00A63691"/>
    <w:rsid w:val="00A63897"/>
    <w:rsid w:val="00A63E00"/>
    <w:rsid w:val="00A643EE"/>
    <w:rsid w:val="00A646CE"/>
    <w:rsid w:val="00A64DE1"/>
    <w:rsid w:val="00A64DE8"/>
    <w:rsid w:val="00A6502D"/>
    <w:rsid w:val="00A657CF"/>
    <w:rsid w:val="00A65842"/>
    <w:rsid w:val="00A6597B"/>
    <w:rsid w:val="00A66535"/>
    <w:rsid w:val="00A66855"/>
    <w:rsid w:val="00A66B9A"/>
    <w:rsid w:val="00A66C78"/>
    <w:rsid w:val="00A67205"/>
    <w:rsid w:val="00A67386"/>
    <w:rsid w:val="00A6768D"/>
    <w:rsid w:val="00A704CB"/>
    <w:rsid w:val="00A706E9"/>
    <w:rsid w:val="00A70B04"/>
    <w:rsid w:val="00A70CE6"/>
    <w:rsid w:val="00A70EA9"/>
    <w:rsid w:val="00A70FF1"/>
    <w:rsid w:val="00A710FF"/>
    <w:rsid w:val="00A719EA"/>
    <w:rsid w:val="00A7216D"/>
    <w:rsid w:val="00A7231D"/>
    <w:rsid w:val="00A72577"/>
    <w:rsid w:val="00A72782"/>
    <w:rsid w:val="00A727B3"/>
    <w:rsid w:val="00A730F3"/>
    <w:rsid w:val="00A7324C"/>
    <w:rsid w:val="00A732B2"/>
    <w:rsid w:val="00A73724"/>
    <w:rsid w:val="00A73844"/>
    <w:rsid w:val="00A73A57"/>
    <w:rsid w:val="00A73B93"/>
    <w:rsid w:val="00A73B98"/>
    <w:rsid w:val="00A73E3C"/>
    <w:rsid w:val="00A74CAA"/>
    <w:rsid w:val="00A7533C"/>
    <w:rsid w:val="00A753A8"/>
    <w:rsid w:val="00A75CD5"/>
    <w:rsid w:val="00A76488"/>
    <w:rsid w:val="00A76AE3"/>
    <w:rsid w:val="00A76E0F"/>
    <w:rsid w:val="00A7732D"/>
    <w:rsid w:val="00A779E4"/>
    <w:rsid w:val="00A77F49"/>
    <w:rsid w:val="00A80238"/>
    <w:rsid w:val="00A802DC"/>
    <w:rsid w:val="00A80764"/>
    <w:rsid w:val="00A807C4"/>
    <w:rsid w:val="00A80A8D"/>
    <w:rsid w:val="00A80A8E"/>
    <w:rsid w:val="00A81338"/>
    <w:rsid w:val="00A81487"/>
    <w:rsid w:val="00A8150B"/>
    <w:rsid w:val="00A81515"/>
    <w:rsid w:val="00A81703"/>
    <w:rsid w:val="00A81713"/>
    <w:rsid w:val="00A81A7F"/>
    <w:rsid w:val="00A81CE7"/>
    <w:rsid w:val="00A81DBB"/>
    <w:rsid w:val="00A81FEC"/>
    <w:rsid w:val="00A8211F"/>
    <w:rsid w:val="00A82402"/>
    <w:rsid w:val="00A8240B"/>
    <w:rsid w:val="00A825F0"/>
    <w:rsid w:val="00A8263C"/>
    <w:rsid w:val="00A82696"/>
    <w:rsid w:val="00A82AE6"/>
    <w:rsid w:val="00A82E6E"/>
    <w:rsid w:val="00A8395E"/>
    <w:rsid w:val="00A83F91"/>
    <w:rsid w:val="00A840F7"/>
    <w:rsid w:val="00A849A5"/>
    <w:rsid w:val="00A84B36"/>
    <w:rsid w:val="00A85139"/>
    <w:rsid w:val="00A853D5"/>
    <w:rsid w:val="00A85635"/>
    <w:rsid w:val="00A85680"/>
    <w:rsid w:val="00A85D11"/>
    <w:rsid w:val="00A86097"/>
    <w:rsid w:val="00A867E0"/>
    <w:rsid w:val="00A86C33"/>
    <w:rsid w:val="00A86C70"/>
    <w:rsid w:val="00A86C71"/>
    <w:rsid w:val="00A875C2"/>
    <w:rsid w:val="00A87E26"/>
    <w:rsid w:val="00A905E8"/>
    <w:rsid w:val="00A9091C"/>
    <w:rsid w:val="00A90BAF"/>
    <w:rsid w:val="00A90C24"/>
    <w:rsid w:val="00A90E97"/>
    <w:rsid w:val="00A91160"/>
    <w:rsid w:val="00A91232"/>
    <w:rsid w:val="00A914AD"/>
    <w:rsid w:val="00A91FFC"/>
    <w:rsid w:val="00A92086"/>
    <w:rsid w:val="00A920F2"/>
    <w:rsid w:val="00A9261E"/>
    <w:rsid w:val="00A927EB"/>
    <w:rsid w:val="00A92CA6"/>
    <w:rsid w:val="00A92CE7"/>
    <w:rsid w:val="00A92F42"/>
    <w:rsid w:val="00A93063"/>
    <w:rsid w:val="00A93416"/>
    <w:rsid w:val="00A934D0"/>
    <w:rsid w:val="00A939DF"/>
    <w:rsid w:val="00A9470E"/>
    <w:rsid w:val="00A94752"/>
    <w:rsid w:val="00A94A5E"/>
    <w:rsid w:val="00A952A0"/>
    <w:rsid w:val="00A952C3"/>
    <w:rsid w:val="00A95B2B"/>
    <w:rsid w:val="00A95E6A"/>
    <w:rsid w:val="00A95F86"/>
    <w:rsid w:val="00A964D2"/>
    <w:rsid w:val="00A96CF0"/>
    <w:rsid w:val="00A96D60"/>
    <w:rsid w:val="00A97646"/>
    <w:rsid w:val="00A97F3D"/>
    <w:rsid w:val="00AA0235"/>
    <w:rsid w:val="00AA0403"/>
    <w:rsid w:val="00AA060E"/>
    <w:rsid w:val="00AA070C"/>
    <w:rsid w:val="00AA0A29"/>
    <w:rsid w:val="00AA0BBB"/>
    <w:rsid w:val="00AA0EE0"/>
    <w:rsid w:val="00AA0EF0"/>
    <w:rsid w:val="00AA0F4C"/>
    <w:rsid w:val="00AA10E6"/>
    <w:rsid w:val="00AA143D"/>
    <w:rsid w:val="00AA18AF"/>
    <w:rsid w:val="00AA1BAB"/>
    <w:rsid w:val="00AA25C9"/>
    <w:rsid w:val="00AA27AF"/>
    <w:rsid w:val="00AA293A"/>
    <w:rsid w:val="00AA2B19"/>
    <w:rsid w:val="00AA2B29"/>
    <w:rsid w:val="00AA2CC3"/>
    <w:rsid w:val="00AA315C"/>
    <w:rsid w:val="00AA32C4"/>
    <w:rsid w:val="00AA3588"/>
    <w:rsid w:val="00AA39FE"/>
    <w:rsid w:val="00AA3F17"/>
    <w:rsid w:val="00AA464B"/>
    <w:rsid w:val="00AA52DA"/>
    <w:rsid w:val="00AA5389"/>
    <w:rsid w:val="00AA5CE6"/>
    <w:rsid w:val="00AA6246"/>
    <w:rsid w:val="00AA6590"/>
    <w:rsid w:val="00AA6772"/>
    <w:rsid w:val="00AA7553"/>
    <w:rsid w:val="00AA7AE9"/>
    <w:rsid w:val="00AB0245"/>
    <w:rsid w:val="00AB02D9"/>
    <w:rsid w:val="00AB0342"/>
    <w:rsid w:val="00AB0B48"/>
    <w:rsid w:val="00AB0D5B"/>
    <w:rsid w:val="00AB1B6D"/>
    <w:rsid w:val="00AB1C0A"/>
    <w:rsid w:val="00AB247A"/>
    <w:rsid w:val="00AB28DE"/>
    <w:rsid w:val="00AB367C"/>
    <w:rsid w:val="00AB372E"/>
    <w:rsid w:val="00AB3E58"/>
    <w:rsid w:val="00AB41B1"/>
    <w:rsid w:val="00AB462F"/>
    <w:rsid w:val="00AB4B79"/>
    <w:rsid w:val="00AB515E"/>
    <w:rsid w:val="00AB559D"/>
    <w:rsid w:val="00AB5876"/>
    <w:rsid w:val="00AB5D33"/>
    <w:rsid w:val="00AB5EA5"/>
    <w:rsid w:val="00AB5ED5"/>
    <w:rsid w:val="00AB60EE"/>
    <w:rsid w:val="00AB63F4"/>
    <w:rsid w:val="00AB64E8"/>
    <w:rsid w:val="00AB6716"/>
    <w:rsid w:val="00AB6FDF"/>
    <w:rsid w:val="00AB7BE6"/>
    <w:rsid w:val="00AB7C07"/>
    <w:rsid w:val="00AB7EA1"/>
    <w:rsid w:val="00AC04D0"/>
    <w:rsid w:val="00AC05FD"/>
    <w:rsid w:val="00AC069D"/>
    <w:rsid w:val="00AC072B"/>
    <w:rsid w:val="00AC09A3"/>
    <w:rsid w:val="00AC0B4C"/>
    <w:rsid w:val="00AC0D9A"/>
    <w:rsid w:val="00AC0D9B"/>
    <w:rsid w:val="00AC0F24"/>
    <w:rsid w:val="00AC1364"/>
    <w:rsid w:val="00AC189A"/>
    <w:rsid w:val="00AC1D20"/>
    <w:rsid w:val="00AC200F"/>
    <w:rsid w:val="00AC2291"/>
    <w:rsid w:val="00AC2436"/>
    <w:rsid w:val="00AC27EF"/>
    <w:rsid w:val="00AC2F39"/>
    <w:rsid w:val="00AC33C8"/>
    <w:rsid w:val="00AC3F8B"/>
    <w:rsid w:val="00AC3FA2"/>
    <w:rsid w:val="00AC4635"/>
    <w:rsid w:val="00AC469B"/>
    <w:rsid w:val="00AC4B2A"/>
    <w:rsid w:val="00AC4EE4"/>
    <w:rsid w:val="00AC545D"/>
    <w:rsid w:val="00AC5906"/>
    <w:rsid w:val="00AC5B8E"/>
    <w:rsid w:val="00AC6343"/>
    <w:rsid w:val="00AC64E0"/>
    <w:rsid w:val="00AC659C"/>
    <w:rsid w:val="00AC6BFD"/>
    <w:rsid w:val="00AC709E"/>
    <w:rsid w:val="00AC741B"/>
    <w:rsid w:val="00AC7529"/>
    <w:rsid w:val="00AC77A5"/>
    <w:rsid w:val="00AC7902"/>
    <w:rsid w:val="00AC7D33"/>
    <w:rsid w:val="00AD0754"/>
    <w:rsid w:val="00AD0813"/>
    <w:rsid w:val="00AD0F5C"/>
    <w:rsid w:val="00AD12C3"/>
    <w:rsid w:val="00AD1683"/>
    <w:rsid w:val="00AD194B"/>
    <w:rsid w:val="00AD1A7F"/>
    <w:rsid w:val="00AD1B14"/>
    <w:rsid w:val="00AD1EC3"/>
    <w:rsid w:val="00AD245E"/>
    <w:rsid w:val="00AD2843"/>
    <w:rsid w:val="00AD2A64"/>
    <w:rsid w:val="00AD2D95"/>
    <w:rsid w:val="00AD301E"/>
    <w:rsid w:val="00AD33C4"/>
    <w:rsid w:val="00AD3484"/>
    <w:rsid w:val="00AD3884"/>
    <w:rsid w:val="00AD38B9"/>
    <w:rsid w:val="00AD3947"/>
    <w:rsid w:val="00AD3F9A"/>
    <w:rsid w:val="00AD423F"/>
    <w:rsid w:val="00AD51C4"/>
    <w:rsid w:val="00AD54C9"/>
    <w:rsid w:val="00AD5507"/>
    <w:rsid w:val="00AD579B"/>
    <w:rsid w:val="00AD58D9"/>
    <w:rsid w:val="00AD5F46"/>
    <w:rsid w:val="00AD64B7"/>
    <w:rsid w:val="00AD6B9E"/>
    <w:rsid w:val="00AD6D9A"/>
    <w:rsid w:val="00AD714F"/>
    <w:rsid w:val="00AD7289"/>
    <w:rsid w:val="00AD765E"/>
    <w:rsid w:val="00AD778D"/>
    <w:rsid w:val="00AD7CEB"/>
    <w:rsid w:val="00AD7D9A"/>
    <w:rsid w:val="00AD7F80"/>
    <w:rsid w:val="00AE08D1"/>
    <w:rsid w:val="00AE0D08"/>
    <w:rsid w:val="00AE0F3D"/>
    <w:rsid w:val="00AE1407"/>
    <w:rsid w:val="00AE14DB"/>
    <w:rsid w:val="00AE1FE7"/>
    <w:rsid w:val="00AE25F7"/>
    <w:rsid w:val="00AE27FA"/>
    <w:rsid w:val="00AE281A"/>
    <w:rsid w:val="00AE28E1"/>
    <w:rsid w:val="00AE2C79"/>
    <w:rsid w:val="00AE2CA0"/>
    <w:rsid w:val="00AE3219"/>
    <w:rsid w:val="00AE324E"/>
    <w:rsid w:val="00AE3B01"/>
    <w:rsid w:val="00AE3C41"/>
    <w:rsid w:val="00AE3E83"/>
    <w:rsid w:val="00AE4543"/>
    <w:rsid w:val="00AE5075"/>
    <w:rsid w:val="00AE532E"/>
    <w:rsid w:val="00AE5523"/>
    <w:rsid w:val="00AE5C45"/>
    <w:rsid w:val="00AE5CDF"/>
    <w:rsid w:val="00AE5DEE"/>
    <w:rsid w:val="00AE5E99"/>
    <w:rsid w:val="00AE618E"/>
    <w:rsid w:val="00AE636D"/>
    <w:rsid w:val="00AE6478"/>
    <w:rsid w:val="00AE676B"/>
    <w:rsid w:val="00AE6835"/>
    <w:rsid w:val="00AE6897"/>
    <w:rsid w:val="00AE6911"/>
    <w:rsid w:val="00AE6E17"/>
    <w:rsid w:val="00AE6F24"/>
    <w:rsid w:val="00AE79EE"/>
    <w:rsid w:val="00AF00BC"/>
    <w:rsid w:val="00AF07FE"/>
    <w:rsid w:val="00AF0B3C"/>
    <w:rsid w:val="00AF0D0B"/>
    <w:rsid w:val="00AF17CD"/>
    <w:rsid w:val="00AF28A1"/>
    <w:rsid w:val="00AF2A7E"/>
    <w:rsid w:val="00AF4449"/>
    <w:rsid w:val="00AF44B0"/>
    <w:rsid w:val="00AF4650"/>
    <w:rsid w:val="00AF4818"/>
    <w:rsid w:val="00AF49BA"/>
    <w:rsid w:val="00AF4A0F"/>
    <w:rsid w:val="00AF5579"/>
    <w:rsid w:val="00AF5725"/>
    <w:rsid w:val="00AF5C57"/>
    <w:rsid w:val="00AF5CDF"/>
    <w:rsid w:val="00AF6072"/>
    <w:rsid w:val="00AF6215"/>
    <w:rsid w:val="00AF64E6"/>
    <w:rsid w:val="00AF6518"/>
    <w:rsid w:val="00AF6667"/>
    <w:rsid w:val="00AF6972"/>
    <w:rsid w:val="00AF6E48"/>
    <w:rsid w:val="00AF707C"/>
    <w:rsid w:val="00AF714A"/>
    <w:rsid w:val="00AF7513"/>
    <w:rsid w:val="00B0000F"/>
    <w:rsid w:val="00B00282"/>
    <w:rsid w:val="00B0033B"/>
    <w:rsid w:val="00B00835"/>
    <w:rsid w:val="00B00ABB"/>
    <w:rsid w:val="00B00C2D"/>
    <w:rsid w:val="00B00C52"/>
    <w:rsid w:val="00B00C87"/>
    <w:rsid w:val="00B0161F"/>
    <w:rsid w:val="00B018B1"/>
    <w:rsid w:val="00B02168"/>
    <w:rsid w:val="00B02558"/>
    <w:rsid w:val="00B02822"/>
    <w:rsid w:val="00B02F07"/>
    <w:rsid w:val="00B034E7"/>
    <w:rsid w:val="00B0354C"/>
    <w:rsid w:val="00B0378C"/>
    <w:rsid w:val="00B03AED"/>
    <w:rsid w:val="00B04263"/>
    <w:rsid w:val="00B04415"/>
    <w:rsid w:val="00B0479E"/>
    <w:rsid w:val="00B04B35"/>
    <w:rsid w:val="00B04CF4"/>
    <w:rsid w:val="00B04D4D"/>
    <w:rsid w:val="00B04EE8"/>
    <w:rsid w:val="00B0549D"/>
    <w:rsid w:val="00B05C75"/>
    <w:rsid w:val="00B05ED0"/>
    <w:rsid w:val="00B0626D"/>
    <w:rsid w:val="00B06533"/>
    <w:rsid w:val="00B06CB4"/>
    <w:rsid w:val="00B06F63"/>
    <w:rsid w:val="00B06FDA"/>
    <w:rsid w:val="00B07369"/>
    <w:rsid w:val="00B0745C"/>
    <w:rsid w:val="00B07772"/>
    <w:rsid w:val="00B07FE5"/>
    <w:rsid w:val="00B100DB"/>
    <w:rsid w:val="00B100FC"/>
    <w:rsid w:val="00B10139"/>
    <w:rsid w:val="00B109CA"/>
    <w:rsid w:val="00B10B00"/>
    <w:rsid w:val="00B10B7A"/>
    <w:rsid w:val="00B10E00"/>
    <w:rsid w:val="00B114CD"/>
    <w:rsid w:val="00B115E0"/>
    <w:rsid w:val="00B128FD"/>
    <w:rsid w:val="00B135D0"/>
    <w:rsid w:val="00B137A7"/>
    <w:rsid w:val="00B137AE"/>
    <w:rsid w:val="00B137CD"/>
    <w:rsid w:val="00B13999"/>
    <w:rsid w:val="00B14157"/>
    <w:rsid w:val="00B14296"/>
    <w:rsid w:val="00B1432F"/>
    <w:rsid w:val="00B1509F"/>
    <w:rsid w:val="00B150F1"/>
    <w:rsid w:val="00B153CE"/>
    <w:rsid w:val="00B15481"/>
    <w:rsid w:val="00B15618"/>
    <w:rsid w:val="00B15621"/>
    <w:rsid w:val="00B15748"/>
    <w:rsid w:val="00B15A46"/>
    <w:rsid w:val="00B15D54"/>
    <w:rsid w:val="00B15DA9"/>
    <w:rsid w:val="00B161EF"/>
    <w:rsid w:val="00B16380"/>
    <w:rsid w:val="00B16926"/>
    <w:rsid w:val="00B16AC5"/>
    <w:rsid w:val="00B16C42"/>
    <w:rsid w:val="00B17231"/>
    <w:rsid w:val="00B17247"/>
    <w:rsid w:val="00B17517"/>
    <w:rsid w:val="00B179CE"/>
    <w:rsid w:val="00B17C11"/>
    <w:rsid w:val="00B202F5"/>
    <w:rsid w:val="00B2054C"/>
    <w:rsid w:val="00B209CD"/>
    <w:rsid w:val="00B20BCA"/>
    <w:rsid w:val="00B212E2"/>
    <w:rsid w:val="00B21A9C"/>
    <w:rsid w:val="00B21B75"/>
    <w:rsid w:val="00B21B94"/>
    <w:rsid w:val="00B223AF"/>
    <w:rsid w:val="00B226C6"/>
    <w:rsid w:val="00B22AA9"/>
    <w:rsid w:val="00B22B68"/>
    <w:rsid w:val="00B23625"/>
    <w:rsid w:val="00B23678"/>
    <w:rsid w:val="00B23792"/>
    <w:rsid w:val="00B23C07"/>
    <w:rsid w:val="00B243B8"/>
    <w:rsid w:val="00B24A69"/>
    <w:rsid w:val="00B24AAD"/>
    <w:rsid w:val="00B24B34"/>
    <w:rsid w:val="00B24BB0"/>
    <w:rsid w:val="00B257FE"/>
    <w:rsid w:val="00B25946"/>
    <w:rsid w:val="00B259F7"/>
    <w:rsid w:val="00B25ABD"/>
    <w:rsid w:val="00B25C6C"/>
    <w:rsid w:val="00B25E8E"/>
    <w:rsid w:val="00B2629C"/>
    <w:rsid w:val="00B26AD7"/>
    <w:rsid w:val="00B26AF5"/>
    <w:rsid w:val="00B26C67"/>
    <w:rsid w:val="00B2743A"/>
    <w:rsid w:val="00B278BF"/>
    <w:rsid w:val="00B27912"/>
    <w:rsid w:val="00B27B89"/>
    <w:rsid w:val="00B30137"/>
    <w:rsid w:val="00B304DD"/>
    <w:rsid w:val="00B306A8"/>
    <w:rsid w:val="00B30A5B"/>
    <w:rsid w:val="00B30A9E"/>
    <w:rsid w:val="00B30D81"/>
    <w:rsid w:val="00B3122D"/>
    <w:rsid w:val="00B3135F"/>
    <w:rsid w:val="00B31377"/>
    <w:rsid w:val="00B31977"/>
    <w:rsid w:val="00B31D5A"/>
    <w:rsid w:val="00B32132"/>
    <w:rsid w:val="00B32617"/>
    <w:rsid w:val="00B32715"/>
    <w:rsid w:val="00B32A55"/>
    <w:rsid w:val="00B3370F"/>
    <w:rsid w:val="00B33ADC"/>
    <w:rsid w:val="00B33D9D"/>
    <w:rsid w:val="00B33E5D"/>
    <w:rsid w:val="00B33EC9"/>
    <w:rsid w:val="00B3490B"/>
    <w:rsid w:val="00B358B0"/>
    <w:rsid w:val="00B3596C"/>
    <w:rsid w:val="00B366DF"/>
    <w:rsid w:val="00B36876"/>
    <w:rsid w:val="00B36891"/>
    <w:rsid w:val="00B368FE"/>
    <w:rsid w:val="00B369AA"/>
    <w:rsid w:val="00B36B6C"/>
    <w:rsid w:val="00B36BEE"/>
    <w:rsid w:val="00B36D9D"/>
    <w:rsid w:val="00B36ED7"/>
    <w:rsid w:val="00B377D7"/>
    <w:rsid w:val="00B37827"/>
    <w:rsid w:val="00B4021A"/>
    <w:rsid w:val="00B40353"/>
    <w:rsid w:val="00B40699"/>
    <w:rsid w:val="00B4109A"/>
    <w:rsid w:val="00B4156C"/>
    <w:rsid w:val="00B41AF1"/>
    <w:rsid w:val="00B41DA5"/>
    <w:rsid w:val="00B41F03"/>
    <w:rsid w:val="00B42A9B"/>
    <w:rsid w:val="00B43191"/>
    <w:rsid w:val="00B433AC"/>
    <w:rsid w:val="00B43F42"/>
    <w:rsid w:val="00B4409E"/>
    <w:rsid w:val="00B444B1"/>
    <w:rsid w:val="00B444C7"/>
    <w:rsid w:val="00B4459A"/>
    <w:rsid w:val="00B445BF"/>
    <w:rsid w:val="00B44883"/>
    <w:rsid w:val="00B44A6C"/>
    <w:rsid w:val="00B44E3C"/>
    <w:rsid w:val="00B44FF4"/>
    <w:rsid w:val="00B45433"/>
    <w:rsid w:val="00B45931"/>
    <w:rsid w:val="00B45F19"/>
    <w:rsid w:val="00B46121"/>
    <w:rsid w:val="00B474DA"/>
    <w:rsid w:val="00B4765B"/>
    <w:rsid w:val="00B47738"/>
    <w:rsid w:val="00B47760"/>
    <w:rsid w:val="00B47784"/>
    <w:rsid w:val="00B47A2E"/>
    <w:rsid w:val="00B47C48"/>
    <w:rsid w:val="00B5099F"/>
    <w:rsid w:val="00B509E6"/>
    <w:rsid w:val="00B50E7A"/>
    <w:rsid w:val="00B5133F"/>
    <w:rsid w:val="00B51536"/>
    <w:rsid w:val="00B51543"/>
    <w:rsid w:val="00B51920"/>
    <w:rsid w:val="00B51CC9"/>
    <w:rsid w:val="00B51E6E"/>
    <w:rsid w:val="00B5263C"/>
    <w:rsid w:val="00B526F9"/>
    <w:rsid w:val="00B5294D"/>
    <w:rsid w:val="00B52F13"/>
    <w:rsid w:val="00B531B6"/>
    <w:rsid w:val="00B53AA6"/>
    <w:rsid w:val="00B53BB5"/>
    <w:rsid w:val="00B53E58"/>
    <w:rsid w:val="00B540FE"/>
    <w:rsid w:val="00B5436B"/>
    <w:rsid w:val="00B54411"/>
    <w:rsid w:val="00B5480F"/>
    <w:rsid w:val="00B54986"/>
    <w:rsid w:val="00B55468"/>
    <w:rsid w:val="00B55C6F"/>
    <w:rsid w:val="00B56070"/>
    <w:rsid w:val="00B5623D"/>
    <w:rsid w:val="00B56259"/>
    <w:rsid w:val="00B5665C"/>
    <w:rsid w:val="00B5672F"/>
    <w:rsid w:val="00B5697E"/>
    <w:rsid w:val="00B56D89"/>
    <w:rsid w:val="00B57CE5"/>
    <w:rsid w:val="00B60637"/>
    <w:rsid w:val="00B606CA"/>
    <w:rsid w:val="00B60E21"/>
    <w:rsid w:val="00B60EA4"/>
    <w:rsid w:val="00B610AC"/>
    <w:rsid w:val="00B61356"/>
    <w:rsid w:val="00B613AE"/>
    <w:rsid w:val="00B6160B"/>
    <w:rsid w:val="00B61F72"/>
    <w:rsid w:val="00B62BE9"/>
    <w:rsid w:val="00B62BF1"/>
    <w:rsid w:val="00B62C0B"/>
    <w:rsid w:val="00B62E41"/>
    <w:rsid w:val="00B62EB0"/>
    <w:rsid w:val="00B6346E"/>
    <w:rsid w:val="00B63BC6"/>
    <w:rsid w:val="00B63C01"/>
    <w:rsid w:val="00B63C4F"/>
    <w:rsid w:val="00B63EB4"/>
    <w:rsid w:val="00B646E8"/>
    <w:rsid w:val="00B64963"/>
    <w:rsid w:val="00B64AB8"/>
    <w:rsid w:val="00B64CB7"/>
    <w:rsid w:val="00B650F6"/>
    <w:rsid w:val="00B65859"/>
    <w:rsid w:val="00B65B5F"/>
    <w:rsid w:val="00B6640A"/>
    <w:rsid w:val="00B6668A"/>
    <w:rsid w:val="00B66ADF"/>
    <w:rsid w:val="00B66EC7"/>
    <w:rsid w:val="00B677A6"/>
    <w:rsid w:val="00B700F1"/>
    <w:rsid w:val="00B70351"/>
    <w:rsid w:val="00B70984"/>
    <w:rsid w:val="00B70B15"/>
    <w:rsid w:val="00B70CFA"/>
    <w:rsid w:val="00B71282"/>
    <w:rsid w:val="00B7177C"/>
    <w:rsid w:val="00B71C27"/>
    <w:rsid w:val="00B720CD"/>
    <w:rsid w:val="00B72767"/>
    <w:rsid w:val="00B728FE"/>
    <w:rsid w:val="00B72BF0"/>
    <w:rsid w:val="00B72D86"/>
    <w:rsid w:val="00B72F77"/>
    <w:rsid w:val="00B73159"/>
    <w:rsid w:val="00B7338F"/>
    <w:rsid w:val="00B733C0"/>
    <w:rsid w:val="00B73584"/>
    <w:rsid w:val="00B73979"/>
    <w:rsid w:val="00B739A5"/>
    <w:rsid w:val="00B73CD1"/>
    <w:rsid w:val="00B744F1"/>
    <w:rsid w:val="00B74689"/>
    <w:rsid w:val="00B75435"/>
    <w:rsid w:val="00B75683"/>
    <w:rsid w:val="00B75742"/>
    <w:rsid w:val="00B75EF3"/>
    <w:rsid w:val="00B760E7"/>
    <w:rsid w:val="00B76645"/>
    <w:rsid w:val="00B7664D"/>
    <w:rsid w:val="00B76A8C"/>
    <w:rsid w:val="00B76B8C"/>
    <w:rsid w:val="00B77182"/>
    <w:rsid w:val="00B77424"/>
    <w:rsid w:val="00B77578"/>
    <w:rsid w:val="00B77942"/>
    <w:rsid w:val="00B77B73"/>
    <w:rsid w:val="00B801CF"/>
    <w:rsid w:val="00B80339"/>
    <w:rsid w:val="00B80373"/>
    <w:rsid w:val="00B807D9"/>
    <w:rsid w:val="00B807F9"/>
    <w:rsid w:val="00B80C96"/>
    <w:rsid w:val="00B80CFC"/>
    <w:rsid w:val="00B80F25"/>
    <w:rsid w:val="00B8122C"/>
    <w:rsid w:val="00B81520"/>
    <w:rsid w:val="00B816D0"/>
    <w:rsid w:val="00B81701"/>
    <w:rsid w:val="00B81801"/>
    <w:rsid w:val="00B81821"/>
    <w:rsid w:val="00B81AB5"/>
    <w:rsid w:val="00B81AC2"/>
    <w:rsid w:val="00B81D44"/>
    <w:rsid w:val="00B81DB7"/>
    <w:rsid w:val="00B81F8A"/>
    <w:rsid w:val="00B8204F"/>
    <w:rsid w:val="00B82300"/>
    <w:rsid w:val="00B8273F"/>
    <w:rsid w:val="00B827E4"/>
    <w:rsid w:val="00B82868"/>
    <w:rsid w:val="00B8358B"/>
    <w:rsid w:val="00B83826"/>
    <w:rsid w:val="00B839F2"/>
    <w:rsid w:val="00B83AAE"/>
    <w:rsid w:val="00B8434D"/>
    <w:rsid w:val="00B84461"/>
    <w:rsid w:val="00B84804"/>
    <w:rsid w:val="00B84A9C"/>
    <w:rsid w:val="00B84AFE"/>
    <w:rsid w:val="00B84C65"/>
    <w:rsid w:val="00B84E23"/>
    <w:rsid w:val="00B84F5E"/>
    <w:rsid w:val="00B8580C"/>
    <w:rsid w:val="00B858E6"/>
    <w:rsid w:val="00B85B80"/>
    <w:rsid w:val="00B85ED9"/>
    <w:rsid w:val="00B86293"/>
    <w:rsid w:val="00B8648A"/>
    <w:rsid w:val="00B8653D"/>
    <w:rsid w:val="00B865DC"/>
    <w:rsid w:val="00B86B97"/>
    <w:rsid w:val="00B86DD6"/>
    <w:rsid w:val="00B86F36"/>
    <w:rsid w:val="00B86FC7"/>
    <w:rsid w:val="00B87647"/>
    <w:rsid w:val="00B876BB"/>
    <w:rsid w:val="00B87CD4"/>
    <w:rsid w:val="00B87EA6"/>
    <w:rsid w:val="00B904AA"/>
    <w:rsid w:val="00B908DC"/>
    <w:rsid w:val="00B90CC2"/>
    <w:rsid w:val="00B90D1B"/>
    <w:rsid w:val="00B9117A"/>
    <w:rsid w:val="00B9206E"/>
    <w:rsid w:val="00B92B1C"/>
    <w:rsid w:val="00B92C20"/>
    <w:rsid w:val="00B9312C"/>
    <w:rsid w:val="00B93198"/>
    <w:rsid w:val="00B93251"/>
    <w:rsid w:val="00B93805"/>
    <w:rsid w:val="00B93D04"/>
    <w:rsid w:val="00B94692"/>
    <w:rsid w:val="00B94B0B"/>
    <w:rsid w:val="00B94EBC"/>
    <w:rsid w:val="00B9550B"/>
    <w:rsid w:val="00B95712"/>
    <w:rsid w:val="00B95BE0"/>
    <w:rsid w:val="00B97067"/>
    <w:rsid w:val="00B9725A"/>
    <w:rsid w:val="00B9765C"/>
    <w:rsid w:val="00B9780C"/>
    <w:rsid w:val="00B97867"/>
    <w:rsid w:val="00B978CF"/>
    <w:rsid w:val="00B97E4B"/>
    <w:rsid w:val="00BA0157"/>
    <w:rsid w:val="00BA041C"/>
    <w:rsid w:val="00BA0474"/>
    <w:rsid w:val="00BA06B8"/>
    <w:rsid w:val="00BA0D36"/>
    <w:rsid w:val="00BA0E94"/>
    <w:rsid w:val="00BA1387"/>
    <w:rsid w:val="00BA1809"/>
    <w:rsid w:val="00BA1CC2"/>
    <w:rsid w:val="00BA278E"/>
    <w:rsid w:val="00BA29D4"/>
    <w:rsid w:val="00BA29D9"/>
    <w:rsid w:val="00BA32A4"/>
    <w:rsid w:val="00BA3690"/>
    <w:rsid w:val="00BA36C3"/>
    <w:rsid w:val="00BA3909"/>
    <w:rsid w:val="00BA3AE9"/>
    <w:rsid w:val="00BA4094"/>
    <w:rsid w:val="00BA4571"/>
    <w:rsid w:val="00BA4A02"/>
    <w:rsid w:val="00BA4B3F"/>
    <w:rsid w:val="00BA4C62"/>
    <w:rsid w:val="00BA4D38"/>
    <w:rsid w:val="00BA4E74"/>
    <w:rsid w:val="00BA50F4"/>
    <w:rsid w:val="00BA570D"/>
    <w:rsid w:val="00BA5D4D"/>
    <w:rsid w:val="00BA6231"/>
    <w:rsid w:val="00BA6238"/>
    <w:rsid w:val="00BA6265"/>
    <w:rsid w:val="00BA62F3"/>
    <w:rsid w:val="00BA6368"/>
    <w:rsid w:val="00BA6D28"/>
    <w:rsid w:val="00BA7756"/>
    <w:rsid w:val="00BA780B"/>
    <w:rsid w:val="00BA781D"/>
    <w:rsid w:val="00BA78BF"/>
    <w:rsid w:val="00BB070F"/>
    <w:rsid w:val="00BB0804"/>
    <w:rsid w:val="00BB0A2F"/>
    <w:rsid w:val="00BB111B"/>
    <w:rsid w:val="00BB125C"/>
    <w:rsid w:val="00BB146F"/>
    <w:rsid w:val="00BB1999"/>
    <w:rsid w:val="00BB1B11"/>
    <w:rsid w:val="00BB1F04"/>
    <w:rsid w:val="00BB1F9C"/>
    <w:rsid w:val="00BB23EC"/>
    <w:rsid w:val="00BB27D3"/>
    <w:rsid w:val="00BB28C1"/>
    <w:rsid w:val="00BB2AD7"/>
    <w:rsid w:val="00BB325C"/>
    <w:rsid w:val="00BB33DA"/>
    <w:rsid w:val="00BB39FA"/>
    <w:rsid w:val="00BB4511"/>
    <w:rsid w:val="00BB484B"/>
    <w:rsid w:val="00BB4A94"/>
    <w:rsid w:val="00BB5015"/>
    <w:rsid w:val="00BB56FD"/>
    <w:rsid w:val="00BB5D30"/>
    <w:rsid w:val="00BB6876"/>
    <w:rsid w:val="00BB6F33"/>
    <w:rsid w:val="00BB727A"/>
    <w:rsid w:val="00BB7350"/>
    <w:rsid w:val="00BB7480"/>
    <w:rsid w:val="00BB7681"/>
    <w:rsid w:val="00BB76AD"/>
    <w:rsid w:val="00BB7738"/>
    <w:rsid w:val="00BB79B3"/>
    <w:rsid w:val="00BB7A91"/>
    <w:rsid w:val="00BB7B5C"/>
    <w:rsid w:val="00BB7BFE"/>
    <w:rsid w:val="00BB7C81"/>
    <w:rsid w:val="00BC0107"/>
    <w:rsid w:val="00BC101B"/>
    <w:rsid w:val="00BC14EA"/>
    <w:rsid w:val="00BC169E"/>
    <w:rsid w:val="00BC1A10"/>
    <w:rsid w:val="00BC1AD9"/>
    <w:rsid w:val="00BC1B5D"/>
    <w:rsid w:val="00BC1C92"/>
    <w:rsid w:val="00BC1D32"/>
    <w:rsid w:val="00BC1DAA"/>
    <w:rsid w:val="00BC2A00"/>
    <w:rsid w:val="00BC2A13"/>
    <w:rsid w:val="00BC2AA6"/>
    <w:rsid w:val="00BC2B0E"/>
    <w:rsid w:val="00BC2B4E"/>
    <w:rsid w:val="00BC3331"/>
    <w:rsid w:val="00BC3AA4"/>
    <w:rsid w:val="00BC3BE0"/>
    <w:rsid w:val="00BC4459"/>
    <w:rsid w:val="00BC4585"/>
    <w:rsid w:val="00BC4B3D"/>
    <w:rsid w:val="00BC52A3"/>
    <w:rsid w:val="00BC59BB"/>
    <w:rsid w:val="00BC5B5C"/>
    <w:rsid w:val="00BC5D70"/>
    <w:rsid w:val="00BC5F4E"/>
    <w:rsid w:val="00BC6285"/>
    <w:rsid w:val="00BC631C"/>
    <w:rsid w:val="00BC6746"/>
    <w:rsid w:val="00BC7368"/>
    <w:rsid w:val="00BC74F3"/>
    <w:rsid w:val="00BC75CB"/>
    <w:rsid w:val="00BC7761"/>
    <w:rsid w:val="00BC7CA2"/>
    <w:rsid w:val="00BC7DEC"/>
    <w:rsid w:val="00BD0029"/>
    <w:rsid w:val="00BD0387"/>
    <w:rsid w:val="00BD03F0"/>
    <w:rsid w:val="00BD047A"/>
    <w:rsid w:val="00BD0882"/>
    <w:rsid w:val="00BD0AC9"/>
    <w:rsid w:val="00BD0F18"/>
    <w:rsid w:val="00BD117E"/>
    <w:rsid w:val="00BD1B74"/>
    <w:rsid w:val="00BD2356"/>
    <w:rsid w:val="00BD2644"/>
    <w:rsid w:val="00BD26D0"/>
    <w:rsid w:val="00BD27A6"/>
    <w:rsid w:val="00BD27F1"/>
    <w:rsid w:val="00BD2A85"/>
    <w:rsid w:val="00BD2BA2"/>
    <w:rsid w:val="00BD2EAC"/>
    <w:rsid w:val="00BD2EB8"/>
    <w:rsid w:val="00BD3039"/>
    <w:rsid w:val="00BD3098"/>
    <w:rsid w:val="00BD3313"/>
    <w:rsid w:val="00BD3560"/>
    <w:rsid w:val="00BD3575"/>
    <w:rsid w:val="00BD3D92"/>
    <w:rsid w:val="00BD418D"/>
    <w:rsid w:val="00BD436D"/>
    <w:rsid w:val="00BD46BE"/>
    <w:rsid w:val="00BD49ED"/>
    <w:rsid w:val="00BD58F9"/>
    <w:rsid w:val="00BD5B6E"/>
    <w:rsid w:val="00BD5BAB"/>
    <w:rsid w:val="00BD5DBE"/>
    <w:rsid w:val="00BD681B"/>
    <w:rsid w:val="00BD69A9"/>
    <w:rsid w:val="00BD6C33"/>
    <w:rsid w:val="00BD6F15"/>
    <w:rsid w:val="00BD75CE"/>
    <w:rsid w:val="00BD772B"/>
    <w:rsid w:val="00BD78D9"/>
    <w:rsid w:val="00BD7F75"/>
    <w:rsid w:val="00BD7FDD"/>
    <w:rsid w:val="00BE0575"/>
    <w:rsid w:val="00BE06D2"/>
    <w:rsid w:val="00BE07B1"/>
    <w:rsid w:val="00BE08A8"/>
    <w:rsid w:val="00BE0A3A"/>
    <w:rsid w:val="00BE0A6A"/>
    <w:rsid w:val="00BE0B65"/>
    <w:rsid w:val="00BE173D"/>
    <w:rsid w:val="00BE174E"/>
    <w:rsid w:val="00BE1DD1"/>
    <w:rsid w:val="00BE1F30"/>
    <w:rsid w:val="00BE201A"/>
    <w:rsid w:val="00BE2429"/>
    <w:rsid w:val="00BE27B9"/>
    <w:rsid w:val="00BE27F1"/>
    <w:rsid w:val="00BE2B3D"/>
    <w:rsid w:val="00BE2F3E"/>
    <w:rsid w:val="00BE32D8"/>
    <w:rsid w:val="00BE378B"/>
    <w:rsid w:val="00BE3803"/>
    <w:rsid w:val="00BE3971"/>
    <w:rsid w:val="00BE415E"/>
    <w:rsid w:val="00BE4784"/>
    <w:rsid w:val="00BE4909"/>
    <w:rsid w:val="00BE4B11"/>
    <w:rsid w:val="00BE4EAC"/>
    <w:rsid w:val="00BE4F07"/>
    <w:rsid w:val="00BE54A3"/>
    <w:rsid w:val="00BE5A94"/>
    <w:rsid w:val="00BE5EAD"/>
    <w:rsid w:val="00BE6068"/>
    <w:rsid w:val="00BE7661"/>
    <w:rsid w:val="00BE7C2E"/>
    <w:rsid w:val="00BE7DFF"/>
    <w:rsid w:val="00BF0102"/>
    <w:rsid w:val="00BF02BD"/>
    <w:rsid w:val="00BF0583"/>
    <w:rsid w:val="00BF0829"/>
    <w:rsid w:val="00BF099C"/>
    <w:rsid w:val="00BF09E7"/>
    <w:rsid w:val="00BF137E"/>
    <w:rsid w:val="00BF1884"/>
    <w:rsid w:val="00BF1ABC"/>
    <w:rsid w:val="00BF1FE2"/>
    <w:rsid w:val="00BF2010"/>
    <w:rsid w:val="00BF22D5"/>
    <w:rsid w:val="00BF23BB"/>
    <w:rsid w:val="00BF257F"/>
    <w:rsid w:val="00BF2711"/>
    <w:rsid w:val="00BF2949"/>
    <w:rsid w:val="00BF29EC"/>
    <w:rsid w:val="00BF2CAE"/>
    <w:rsid w:val="00BF2DC5"/>
    <w:rsid w:val="00BF31B3"/>
    <w:rsid w:val="00BF3F4D"/>
    <w:rsid w:val="00BF4663"/>
    <w:rsid w:val="00BF4AF3"/>
    <w:rsid w:val="00BF4D14"/>
    <w:rsid w:val="00BF4D9B"/>
    <w:rsid w:val="00BF52C4"/>
    <w:rsid w:val="00BF55E8"/>
    <w:rsid w:val="00BF5EFB"/>
    <w:rsid w:val="00BF60A0"/>
    <w:rsid w:val="00BF617F"/>
    <w:rsid w:val="00BF624E"/>
    <w:rsid w:val="00BF68EE"/>
    <w:rsid w:val="00BF6D8A"/>
    <w:rsid w:val="00BF6E8F"/>
    <w:rsid w:val="00BF6F7C"/>
    <w:rsid w:val="00BF70D9"/>
    <w:rsid w:val="00BF75F6"/>
    <w:rsid w:val="00BF782E"/>
    <w:rsid w:val="00C00103"/>
    <w:rsid w:val="00C002CF"/>
    <w:rsid w:val="00C00402"/>
    <w:rsid w:val="00C00514"/>
    <w:rsid w:val="00C00916"/>
    <w:rsid w:val="00C00D2C"/>
    <w:rsid w:val="00C00E80"/>
    <w:rsid w:val="00C011BC"/>
    <w:rsid w:val="00C014A3"/>
    <w:rsid w:val="00C01784"/>
    <w:rsid w:val="00C01B31"/>
    <w:rsid w:val="00C01CF9"/>
    <w:rsid w:val="00C02377"/>
    <w:rsid w:val="00C02713"/>
    <w:rsid w:val="00C0282E"/>
    <w:rsid w:val="00C02B80"/>
    <w:rsid w:val="00C02BE8"/>
    <w:rsid w:val="00C03017"/>
    <w:rsid w:val="00C0340E"/>
    <w:rsid w:val="00C03483"/>
    <w:rsid w:val="00C03530"/>
    <w:rsid w:val="00C03751"/>
    <w:rsid w:val="00C03C99"/>
    <w:rsid w:val="00C0407F"/>
    <w:rsid w:val="00C044F1"/>
    <w:rsid w:val="00C0459A"/>
    <w:rsid w:val="00C049FD"/>
    <w:rsid w:val="00C04DEA"/>
    <w:rsid w:val="00C04FA4"/>
    <w:rsid w:val="00C04FB3"/>
    <w:rsid w:val="00C05185"/>
    <w:rsid w:val="00C0531E"/>
    <w:rsid w:val="00C05542"/>
    <w:rsid w:val="00C0568C"/>
    <w:rsid w:val="00C058CC"/>
    <w:rsid w:val="00C0599E"/>
    <w:rsid w:val="00C05DD8"/>
    <w:rsid w:val="00C05E9B"/>
    <w:rsid w:val="00C06530"/>
    <w:rsid w:val="00C0658C"/>
    <w:rsid w:val="00C06C9F"/>
    <w:rsid w:val="00C06DE4"/>
    <w:rsid w:val="00C07108"/>
    <w:rsid w:val="00C078D2"/>
    <w:rsid w:val="00C07BA2"/>
    <w:rsid w:val="00C07CFC"/>
    <w:rsid w:val="00C07D71"/>
    <w:rsid w:val="00C07E62"/>
    <w:rsid w:val="00C10010"/>
    <w:rsid w:val="00C10719"/>
    <w:rsid w:val="00C10A8C"/>
    <w:rsid w:val="00C10BA1"/>
    <w:rsid w:val="00C10C1C"/>
    <w:rsid w:val="00C10CCB"/>
    <w:rsid w:val="00C11317"/>
    <w:rsid w:val="00C11735"/>
    <w:rsid w:val="00C11AB6"/>
    <w:rsid w:val="00C11BBD"/>
    <w:rsid w:val="00C11E44"/>
    <w:rsid w:val="00C1210D"/>
    <w:rsid w:val="00C1237B"/>
    <w:rsid w:val="00C1242A"/>
    <w:rsid w:val="00C1271D"/>
    <w:rsid w:val="00C12C8E"/>
    <w:rsid w:val="00C12D4A"/>
    <w:rsid w:val="00C1300E"/>
    <w:rsid w:val="00C13A50"/>
    <w:rsid w:val="00C13B00"/>
    <w:rsid w:val="00C13CA1"/>
    <w:rsid w:val="00C14037"/>
    <w:rsid w:val="00C14F44"/>
    <w:rsid w:val="00C15308"/>
    <w:rsid w:val="00C1586F"/>
    <w:rsid w:val="00C15881"/>
    <w:rsid w:val="00C15A5D"/>
    <w:rsid w:val="00C1602C"/>
    <w:rsid w:val="00C16180"/>
    <w:rsid w:val="00C16A75"/>
    <w:rsid w:val="00C17788"/>
    <w:rsid w:val="00C17975"/>
    <w:rsid w:val="00C17BF2"/>
    <w:rsid w:val="00C17EE9"/>
    <w:rsid w:val="00C2041D"/>
    <w:rsid w:val="00C20454"/>
    <w:rsid w:val="00C20523"/>
    <w:rsid w:val="00C20A75"/>
    <w:rsid w:val="00C20FC8"/>
    <w:rsid w:val="00C2222F"/>
    <w:rsid w:val="00C22545"/>
    <w:rsid w:val="00C227A9"/>
    <w:rsid w:val="00C22CB2"/>
    <w:rsid w:val="00C22CFD"/>
    <w:rsid w:val="00C22D6F"/>
    <w:rsid w:val="00C22DFE"/>
    <w:rsid w:val="00C2358E"/>
    <w:rsid w:val="00C236B8"/>
    <w:rsid w:val="00C238B7"/>
    <w:rsid w:val="00C23901"/>
    <w:rsid w:val="00C239F1"/>
    <w:rsid w:val="00C23BB4"/>
    <w:rsid w:val="00C23C99"/>
    <w:rsid w:val="00C23DF0"/>
    <w:rsid w:val="00C23EF2"/>
    <w:rsid w:val="00C24436"/>
    <w:rsid w:val="00C2461E"/>
    <w:rsid w:val="00C24729"/>
    <w:rsid w:val="00C24957"/>
    <w:rsid w:val="00C24F60"/>
    <w:rsid w:val="00C25422"/>
    <w:rsid w:val="00C2594D"/>
    <w:rsid w:val="00C25EFB"/>
    <w:rsid w:val="00C26594"/>
    <w:rsid w:val="00C266AC"/>
    <w:rsid w:val="00C26824"/>
    <w:rsid w:val="00C26E10"/>
    <w:rsid w:val="00C273E7"/>
    <w:rsid w:val="00C27494"/>
    <w:rsid w:val="00C274B9"/>
    <w:rsid w:val="00C27E01"/>
    <w:rsid w:val="00C27E18"/>
    <w:rsid w:val="00C3038C"/>
    <w:rsid w:val="00C30BAC"/>
    <w:rsid w:val="00C30D0B"/>
    <w:rsid w:val="00C31053"/>
    <w:rsid w:val="00C312E5"/>
    <w:rsid w:val="00C31432"/>
    <w:rsid w:val="00C31976"/>
    <w:rsid w:val="00C31DE5"/>
    <w:rsid w:val="00C322D8"/>
    <w:rsid w:val="00C3239B"/>
    <w:rsid w:val="00C32AB3"/>
    <w:rsid w:val="00C32C00"/>
    <w:rsid w:val="00C32D1A"/>
    <w:rsid w:val="00C32D48"/>
    <w:rsid w:val="00C32EB3"/>
    <w:rsid w:val="00C33100"/>
    <w:rsid w:val="00C3333E"/>
    <w:rsid w:val="00C34131"/>
    <w:rsid w:val="00C34382"/>
    <w:rsid w:val="00C3442C"/>
    <w:rsid w:val="00C3443B"/>
    <w:rsid w:val="00C34535"/>
    <w:rsid w:val="00C357FF"/>
    <w:rsid w:val="00C35BA4"/>
    <w:rsid w:val="00C35C84"/>
    <w:rsid w:val="00C35D91"/>
    <w:rsid w:val="00C36049"/>
    <w:rsid w:val="00C361AD"/>
    <w:rsid w:val="00C36662"/>
    <w:rsid w:val="00C36A2B"/>
    <w:rsid w:val="00C3725C"/>
    <w:rsid w:val="00C373A2"/>
    <w:rsid w:val="00C3784D"/>
    <w:rsid w:val="00C406F6"/>
    <w:rsid w:val="00C40B06"/>
    <w:rsid w:val="00C40C4E"/>
    <w:rsid w:val="00C40EFB"/>
    <w:rsid w:val="00C415BA"/>
    <w:rsid w:val="00C4175E"/>
    <w:rsid w:val="00C41870"/>
    <w:rsid w:val="00C4194C"/>
    <w:rsid w:val="00C41D5C"/>
    <w:rsid w:val="00C41EFD"/>
    <w:rsid w:val="00C42292"/>
    <w:rsid w:val="00C422DC"/>
    <w:rsid w:val="00C4253F"/>
    <w:rsid w:val="00C4272E"/>
    <w:rsid w:val="00C42940"/>
    <w:rsid w:val="00C42BC7"/>
    <w:rsid w:val="00C42C38"/>
    <w:rsid w:val="00C42C71"/>
    <w:rsid w:val="00C42E48"/>
    <w:rsid w:val="00C4343B"/>
    <w:rsid w:val="00C438AD"/>
    <w:rsid w:val="00C439E4"/>
    <w:rsid w:val="00C43A25"/>
    <w:rsid w:val="00C43B63"/>
    <w:rsid w:val="00C43D99"/>
    <w:rsid w:val="00C4464B"/>
    <w:rsid w:val="00C448CC"/>
    <w:rsid w:val="00C44A0D"/>
    <w:rsid w:val="00C44BF9"/>
    <w:rsid w:val="00C45083"/>
    <w:rsid w:val="00C450FF"/>
    <w:rsid w:val="00C45216"/>
    <w:rsid w:val="00C45B7C"/>
    <w:rsid w:val="00C45C4E"/>
    <w:rsid w:val="00C45D87"/>
    <w:rsid w:val="00C461EF"/>
    <w:rsid w:val="00C4625A"/>
    <w:rsid w:val="00C463AD"/>
    <w:rsid w:val="00C46407"/>
    <w:rsid w:val="00C464D9"/>
    <w:rsid w:val="00C467C4"/>
    <w:rsid w:val="00C46C3D"/>
    <w:rsid w:val="00C4726F"/>
    <w:rsid w:val="00C47396"/>
    <w:rsid w:val="00C473BE"/>
    <w:rsid w:val="00C47512"/>
    <w:rsid w:val="00C4773D"/>
    <w:rsid w:val="00C477DE"/>
    <w:rsid w:val="00C478A3"/>
    <w:rsid w:val="00C47B43"/>
    <w:rsid w:val="00C50337"/>
    <w:rsid w:val="00C50393"/>
    <w:rsid w:val="00C5046E"/>
    <w:rsid w:val="00C50472"/>
    <w:rsid w:val="00C50710"/>
    <w:rsid w:val="00C50E82"/>
    <w:rsid w:val="00C512D4"/>
    <w:rsid w:val="00C51584"/>
    <w:rsid w:val="00C51C00"/>
    <w:rsid w:val="00C51E70"/>
    <w:rsid w:val="00C52087"/>
    <w:rsid w:val="00C520F4"/>
    <w:rsid w:val="00C52235"/>
    <w:rsid w:val="00C523C9"/>
    <w:rsid w:val="00C5244D"/>
    <w:rsid w:val="00C52535"/>
    <w:rsid w:val="00C525F5"/>
    <w:rsid w:val="00C526B0"/>
    <w:rsid w:val="00C52B02"/>
    <w:rsid w:val="00C537DE"/>
    <w:rsid w:val="00C53840"/>
    <w:rsid w:val="00C53B1E"/>
    <w:rsid w:val="00C53D06"/>
    <w:rsid w:val="00C53E07"/>
    <w:rsid w:val="00C53E19"/>
    <w:rsid w:val="00C547FC"/>
    <w:rsid w:val="00C54ECB"/>
    <w:rsid w:val="00C5539F"/>
    <w:rsid w:val="00C55D1C"/>
    <w:rsid w:val="00C55EA0"/>
    <w:rsid w:val="00C5670F"/>
    <w:rsid w:val="00C56763"/>
    <w:rsid w:val="00C5676F"/>
    <w:rsid w:val="00C56DCF"/>
    <w:rsid w:val="00C56E10"/>
    <w:rsid w:val="00C57031"/>
    <w:rsid w:val="00C578A8"/>
    <w:rsid w:val="00C57B8B"/>
    <w:rsid w:val="00C57CA2"/>
    <w:rsid w:val="00C57E55"/>
    <w:rsid w:val="00C60087"/>
    <w:rsid w:val="00C605BD"/>
    <w:rsid w:val="00C60612"/>
    <w:rsid w:val="00C6095D"/>
    <w:rsid w:val="00C60C0B"/>
    <w:rsid w:val="00C60CD9"/>
    <w:rsid w:val="00C60D48"/>
    <w:rsid w:val="00C60FF9"/>
    <w:rsid w:val="00C6205B"/>
    <w:rsid w:val="00C62209"/>
    <w:rsid w:val="00C62850"/>
    <w:rsid w:val="00C62CE4"/>
    <w:rsid w:val="00C62EC8"/>
    <w:rsid w:val="00C63268"/>
    <w:rsid w:val="00C63440"/>
    <w:rsid w:val="00C63BD1"/>
    <w:rsid w:val="00C64078"/>
    <w:rsid w:val="00C640A8"/>
    <w:rsid w:val="00C643B3"/>
    <w:rsid w:val="00C644C8"/>
    <w:rsid w:val="00C645C3"/>
    <w:rsid w:val="00C64650"/>
    <w:rsid w:val="00C64806"/>
    <w:rsid w:val="00C6488C"/>
    <w:rsid w:val="00C64E12"/>
    <w:rsid w:val="00C65078"/>
    <w:rsid w:val="00C6521D"/>
    <w:rsid w:val="00C652B6"/>
    <w:rsid w:val="00C65978"/>
    <w:rsid w:val="00C664DC"/>
    <w:rsid w:val="00C66505"/>
    <w:rsid w:val="00C665F7"/>
    <w:rsid w:val="00C666C1"/>
    <w:rsid w:val="00C66709"/>
    <w:rsid w:val="00C668E5"/>
    <w:rsid w:val="00C66B96"/>
    <w:rsid w:val="00C66C1E"/>
    <w:rsid w:val="00C66D96"/>
    <w:rsid w:val="00C66E22"/>
    <w:rsid w:val="00C66E92"/>
    <w:rsid w:val="00C67175"/>
    <w:rsid w:val="00C674D6"/>
    <w:rsid w:val="00C67947"/>
    <w:rsid w:val="00C67B13"/>
    <w:rsid w:val="00C70592"/>
    <w:rsid w:val="00C70A19"/>
    <w:rsid w:val="00C70AF3"/>
    <w:rsid w:val="00C70D62"/>
    <w:rsid w:val="00C70D74"/>
    <w:rsid w:val="00C715D7"/>
    <w:rsid w:val="00C71802"/>
    <w:rsid w:val="00C7215F"/>
    <w:rsid w:val="00C72542"/>
    <w:rsid w:val="00C73CBC"/>
    <w:rsid w:val="00C73E57"/>
    <w:rsid w:val="00C74579"/>
    <w:rsid w:val="00C74CEA"/>
    <w:rsid w:val="00C74DC1"/>
    <w:rsid w:val="00C754AD"/>
    <w:rsid w:val="00C75856"/>
    <w:rsid w:val="00C762B2"/>
    <w:rsid w:val="00C762CA"/>
    <w:rsid w:val="00C764F9"/>
    <w:rsid w:val="00C76642"/>
    <w:rsid w:val="00C76694"/>
    <w:rsid w:val="00C7673B"/>
    <w:rsid w:val="00C76A0B"/>
    <w:rsid w:val="00C76A0F"/>
    <w:rsid w:val="00C76A7A"/>
    <w:rsid w:val="00C7729A"/>
    <w:rsid w:val="00C77410"/>
    <w:rsid w:val="00C77436"/>
    <w:rsid w:val="00C77512"/>
    <w:rsid w:val="00C776B0"/>
    <w:rsid w:val="00C776C4"/>
    <w:rsid w:val="00C777A3"/>
    <w:rsid w:val="00C77A17"/>
    <w:rsid w:val="00C77A43"/>
    <w:rsid w:val="00C77CAD"/>
    <w:rsid w:val="00C77D4A"/>
    <w:rsid w:val="00C77E5A"/>
    <w:rsid w:val="00C77E76"/>
    <w:rsid w:val="00C8033C"/>
    <w:rsid w:val="00C8043A"/>
    <w:rsid w:val="00C8091E"/>
    <w:rsid w:val="00C80E58"/>
    <w:rsid w:val="00C812D0"/>
    <w:rsid w:val="00C8141D"/>
    <w:rsid w:val="00C815B9"/>
    <w:rsid w:val="00C81601"/>
    <w:rsid w:val="00C81751"/>
    <w:rsid w:val="00C81BDC"/>
    <w:rsid w:val="00C81E06"/>
    <w:rsid w:val="00C82368"/>
    <w:rsid w:val="00C8259D"/>
    <w:rsid w:val="00C8262D"/>
    <w:rsid w:val="00C8264C"/>
    <w:rsid w:val="00C8279E"/>
    <w:rsid w:val="00C82894"/>
    <w:rsid w:val="00C832F8"/>
    <w:rsid w:val="00C83391"/>
    <w:rsid w:val="00C83571"/>
    <w:rsid w:val="00C83670"/>
    <w:rsid w:val="00C838BA"/>
    <w:rsid w:val="00C84062"/>
    <w:rsid w:val="00C84245"/>
    <w:rsid w:val="00C84441"/>
    <w:rsid w:val="00C84C2D"/>
    <w:rsid w:val="00C84D1B"/>
    <w:rsid w:val="00C84DE2"/>
    <w:rsid w:val="00C84F31"/>
    <w:rsid w:val="00C85528"/>
    <w:rsid w:val="00C855CA"/>
    <w:rsid w:val="00C856D3"/>
    <w:rsid w:val="00C85837"/>
    <w:rsid w:val="00C859B9"/>
    <w:rsid w:val="00C85AC5"/>
    <w:rsid w:val="00C85F6B"/>
    <w:rsid w:val="00C8610C"/>
    <w:rsid w:val="00C8615C"/>
    <w:rsid w:val="00C86796"/>
    <w:rsid w:val="00C86867"/>
    <w:rsid w:val="00C86C30"/>
    <w:rsid w:val="00C86FE5"/>
    <w:rsid w:val="00C87770"/>
    <w:rsid w:val="00C87C4F"/>
    <w:rsid w:val="00C87FAD"/>
    <w:rsid w:val="00C903AC"/>
    <w:rsid w:val="00C9056D"/>
    <w:rsid w:val="00C908EF"/>
    <w:rsid w:val="00C90FA0"/>
    <w:rsid w:val="00C911CE"/>
    <w:rsid w:val="00C9145A"/>
    <w:rsid w:val="00C914C2"/>
    <w:rsid w:val="00C91609"/>
    <w:rsid w:val="00C91A9E"/>
    <w:rsid w:val="00C92005"/>
    <w:rsid w:val="00C921D1"/>
    <w:rsid w:val="00C92740"/>
    <w:rsid w:val="00C92C1E"/>
    <w:rsid w:val="00C935EC"/>
    <w:rsid w:val="00C936BA"/>
    <w:rsid w:val="00C93859"/>
    <w:rsid w:val="00C93A43"/>
    <w:rsid w:val="00C93B61"/>
    <w:rsid w:val="00C94ACB"/>
    <w:rsid w:val="00C95911"/>
    <w:rsid w:val="00C959D0"/>
    <w:rsid w:val="00C95BAE"/>
    <w:rsid w:val="00C961E4"/>
    <w:rsid w:val="00C962A8"/>
    <w:rsid w:val="00C962DA"/>
    <w:rsid w:val="00C96411"/>
    <w:rsid w:val="00C9656C"/>
    <w:rsid w:val="00C96CAD"/>
    <w:rsid w:val="00C96DD5"/>
    <w:rsid w:val="00C96F71"/>
    <w:rsid w:val="00C97166"/>
    <w:rsid w:val="00C97221"/>
    <w:rsid w:val="00CA04A1"/>
    <w:rsid w:val="00CA0BA5"/>
    <w:rsid w:val="00CA0FE8"/>
    <w:rsid w:val="00CA104A"/>
    <w:rsid w:val="00CA1268"/>
    <w:rsid w:val="00CA1355"/>
    <w:rsid w:val="00CA17BB"/>
    <w:rsid w:val="00CA17D2"/>
    <w:rsid w:val="00CA1C71"/>
    <w:rsid w:val="00CA1CF5"/>
    <w:rsid w:val="00CA1D84"/>
    <w:rsid w:val="00CA20D1"/>
    <w:rsid w:val="00CA2260"/>
    <w:rsid w:val="00CA29AD"/>
    <w:rsid w:val="00CA2ADA"/>
    <w:rsid w:val="00CA2DFB"/>
    <w:rsid w:val="00CA2F82"/>
    <w:rsid w:val="00CA3CF1"/>
    <w:rsid w:val="00CA3D49"/>
    <w:rsid w:val="00CA3DF0"/>
    <w:rsid w:val="00CA40C6"/>
    <w:rsid w:val="00CA4158"/>
    <w:rsid w:val="00CA46DA"/>
    <w:rsid w:val="00CA486E"/>
    <w:rsid w:val="00CA48C3"/>
    <w:rsid w:val="00CA49CF"/>
    <w:rsid w:val="00CA4BF5"/>
    <w:rsid w:val="00CA4D36"/>
    <w:rsid w:val="00CA512A"/>
    <w:rsid w:val="00CA608A"/>
    <w:rsid w:val="00CA60CB"/>
    <w:rsid w:val="00CA60EA"/>
    <w:rsid w:val="00CA62BB"/>
    <w:rsid w:val="00CA691D"/>
    <w:rsid w:val="00CA6B44"/>
    <w:rsid w:val="00CA6F87"/>
    <w:rsid w:val="00CA6FCC"/>
    <w:rsid w:val="00CA70B9"/>
    <w:rsid w:val="00CA75FC"/>
    <w:rsid w:val="00CA7640"/>
    <w:rsid w:val="00CA76B9"/>
    <w:rsid w:val="00CA791C"/>
    <w:rsid w:val="00CA7D08"/>
    <w:rsid w:val="00CA7DA7"/>
    <w:rsid w:val="00CB0059"/>
    <w:rsid w:val="00CB034B"/>
    <w:rsid w:val="00CB052E"/>
    <w:rsid w:val="00CB069E"/>
    <w:rsid w:val="00CB07B9"/>
    <w:rsid w:val="00CB0D3D"/>
    <w:rsid w:val="00CB0D86"/>
    <w:rsid w:val="00CB0F1E"/>
    <w:rsid w:val="00CB0FDA"/>
    <w:rsid w:val="00CB1807"/>
    <w:rsid w:val="00CB1A27"/>
    <w:rsid w:val="00CB1B16"/>
    <w:rsid w:val="00CB1DB0"/>
    <w:rsid w:val="00CB213C"/>
    <w:rsid w:val="00CB2401"/>
    <w:rsid w:val="00CB27F0"/>
    <w:rsid w:val="00CB2848"/>
    <w:rsid w:val="00CB293D"/>
    <w:rsid w:val="00CB2974"/>
    <w:rsid w:val="00CB2AA6"/>
    <w:rsid w:val="00CB2EA1"/>
    <w:rsid w:val="00CB30B0"/>
    <w:rsid w:val="00CB3386"/>
    <w:rsid w:val="00CB3700"/>
    <w:rsid w:val="00CB3765"/>
    <w:rsid w:val="00CB3917"/>
    <w:rsid w:val="00CB4044"/>
    <w:rsid w:val="00CB41CF"/>
    <w:rsid w:val="00CB420D"/>
    <w:rsid w:val="00CB46A5"/>
    <w:rsid w:val="00CB49EA"/>
    <w:rsid w:val="00CB4B03"/>
    <w:rsid w:val="00CB4DA8"/>
    <w:rsid w:val="00CB507E"/>
    <w:rsid w:val="00CB57CA"/>
    <w:rsid w:val="00CB586E"/>
    <w:rsid w:val="00CB5D75"/>
    <w:rsid w:val="00CB6269"/>
    <w:rsid w:val="00CB6E61"/>
    <w:rsid w:val="00CB714A"/>
    <w:rsid w:val="00CB7403"/>
    <w:rsid w:val="00CB762B"/>
    <w:rsid w:val="00CB7690"/>
    <w:rsid w:val="00CB7819"/>
    <w:rsid w:val="00CB78BC"/>
    <w:rsid w:val="00CB7F77"/>
    <w:rsid w:val="00CC070D"/>
    <w:rsid w:val="00CC0918"/>
    <w:rsid w:val="00CC0C70"/>
    <w:rsid w:val="00CC0EB4"/>
    <w:rsid w:val="00CC126D"/>
    <w:rsid w:val="00CC1386"/>
    <w:rsid w:val="00CC176F"/>
    <w:rsid w:val="00CC1963"/>
    <w:rsid w:val="00CC196D"/>
    <w:rsid w:val="00CC229B"/>
    <w:rsid w:val="00CC24B4"/>
    <w:rsid w:val="00CC24E7"/>
    <w:rsid w:val="00CC26BD"/>
    <w:rsid w:val="00CC2E60"/>
    <w:rsid w:val="00CC31CF"/>
    <w:rsid w:val="00CC33E1"/>
    <w:rsid w:val="00CC382C"/>
    <w:rsid w:val="00CC391F"/>
    <w:rsid w:val="00CC39BA"/>
    <w:rsid w:val="00CC39EC"/>
    <w:rsid w:val="00CC3BA7"/>
    <w:rsid w:val="00CC4098"/>
    <w:rsid w:val="00CC4149"/>
    <w:rsid w:val="00CC45B3"/>
    <w:rsid w:val="00CC4820"/>
    <w:rsid w:val="00CC4875"/>
    <w:rsid w:val="00CC4EB9"/>
    <w:rsid w:val="00CC4F79"/>
    <w:rsid w:val="00CC565B"/>
    <w:rsid w:val="00CC5BDC"/>
    <w:rsid w:val="00CC5DC3"/>
    <w:rsid w:val="00CC6352"/>
    <w:rsid w:val="00CC6B11"/>
    <w:rsid w:val="00CC7333"/>
    <w:rsid w:val="00CC736A"/>
    <w:rsid w:val="00CC7394"/>
    <w:rsid w:val="00CC7BC1"/>
    <w:rsid w:val="00CC7BC4"/>
    <w:rsid w:val="00CC7E68"/>
    <w:rsid w:val="00CC7EF4"/>
    <w:rsid w:val="00CD0025"/>
    <w:rsid w:val="00CD0610"/>
    <w:rsid w:val="00CD1328"/>
    <w:rsid w:val="00CD158F"/>
    <w:rsid w:val="00CD159E"/>
    <w:rsid w:val="00CD18C4"/>
    <w:rsid w:val="00CD24A5"/>
    <w:rsid w:val="00CD26C4"/>
    <w:rsid w:val="00CD29C1"/>
    <w:rsid w:val="00CD2DCD"/>
    <w:rsid w:val="00CD2F97"/>
    <w:rsid w:val="00CD3240"/>
    <w:rsid w:val="00CD3257"/>
    <w:rsid w:val="00CD32D2"/>
    <w:rsid w:val="00CD384D"/>
    <w:rsid w:val="00CD3B17"/>
    <w:rsid w:val="00CD3BE8"/>
    <w:rsid w:val="00CD3D73"/>
    <w:rsid w:val="00CD4355"/>
    <w:rsid w:val="00CD489B"/>
    <w:rsid w:val="00CD4D53"/>
    <w:rsid w:val="00CD4D7B"/>
    <w:rsid w:val="00CD4EDA"/>
    <w:rsid w:val="00CD5272"/>
    <w:rsid w:val="00CD53C3"/>
    <w:rsid w:val="00CD5AD9"/>
    <w:rsid w:val="00CD5F61"/>
    <w:rsid w:val="00CD69DE"/>
    <w:rsid w:val="00CD6BBA"/>
    <w:rsid w:val="00CD73EE"/>
    <w:rsid w:val="00CD7539"/>
    <w:rsid w:val="00CD7F00"/>
    <w:rsid w:val="00CE07BE"/>
    <w:rsid w:val="00CE099E"/>
    <w:rsid w:val="00CE137D"/>
    <w:rsid w:val="00CE1494"/>
    <w:rsid w:val="00CE157E"/>
    <w:rsid w:val="00CE2229"/>
    <w:rsid w:val="00CE2C58"/>
    <w:rsid w:val="00CE2DFB"/>
    <w:rsid w:val="00CE347B"/>
    <w:rsid w:val="00CE38BA"/>
    <w:rsid w:val="00CE3CCE"/>
    <w:rsid w:val="00CE3CF4"/>
    <w:rsid w:val="00CE412A"/>
    <w:rsid w:val="00CE424C"/>
    <w:rsid w:val="00CE4546"/>
    <w:rsid w:val="00CE48A4"/>
    <w:rsid w:val="00CE4A8B"/>
    <w:rsid w:val="00CE4E89"/>
    <w:rsid w:val="00CE5047"/>
    <w:rsid w:val="00CE5DD1"/>
    <w:rsid w:val="00CE5F91"/>
    <w:rsid w:val="00CE6440"/>
    <w:rsid w:val="00CE659A"/>
    <w:rsid w:val="00CE67B8"/>
    <w:rsid w:val="00CE69AD"/>
    <w:rsid w:val="00CE6CA8"/>
    <w:rsid w:val="00CE7239"/>
    <w:rsid w:val="00CE74EE"/>
    <w:rsid w:val="00CE7D7D"/>
    <w:rsid w:val="00CE7E05"/>
    <w:rsid w:val="00CF188A"/>
    <w:rsid w:val="00CF1CBF"/>
    <w:rsid w:val="00CF2638"/>
    <w:rsid w:val="00CF294A"/>
    <w:rsid w:val="00CF2C68"/>
    <w:rsid w:val="00CF2D67"/>
    <w:rsid w:val="00CF2DDF"/>
    <w:rsid w:val="00CF35C1"/>
    <w:rsid w:val="00CF3CBF"/>
    <w:rsid w:val="00CF4E53"/>
    <w:rsid w:val="00CF502F"/>
    <w:rsid w:val="00CF51DC"/>
    <w:rsid w:val="00CF51EA"/>
    <w:rsid w:val="00CF5225"/>
    <w:rsid w:val="00CF536B"/>
    <w:rsid w:val="00CF5502"/>
    <w:rsid w:val="00CF5544"/>
    <w:rsid w:val="00CF573A"/>
    <w:rsid w:val="00CF5876"/>
    <w:rsid w:val="00CF5C2C"/>
    <w:rsid w:val="00CF5FC0"/>
    <w:rsid w:val="00CF6014"/>
    <w:rsid w:val="00CF6117"/>
    <w:rsid w:val="00CF6339"/>
    <w:rsid w:val="00CF66E5"/>
    <w:rsid w:val="00CF6CE7"/>
    <w:rsid w:val="00CF71E4"/>
    <w:rsid w:val="00CF7214"/>
    <w:rsid w:val="00CF723A"/>
    <w:rsid w:val="00CF747C"/>
    <w:rsid w:val="00CF7B15"/>
    <w:rsid w:val="00CF7D44"/>
    <w:rsid w:val="00CF7FBA"/>
    <w:rsid w:val="00D003F0"/>
    <w:rsid w:val="00D00451"/>
    <w:rsid w:val="00D005C4"/>
    <w:rsid w:val="00D00AD3"/>
    <w:rsid w:val="00D00AFF"/>
    <w:rsid w:val="00D00B5C"/>
    <w:rsid w:val="00D011E8"/>
    <w:rsid w:val="00D01244"/>
    <w:rsid w:val="00D012B1"/>
    <w:rsid w:val="00D0130E"/>
    <w:rsid w:val="00D01672"/>
    <w:rsid w:val="00D01AC4"/>
    <w:rsid w:val="00D01AE9"/>
    <w:rsid w:val="00D020E1"/>
    <w:rsid w:val="00D02924"/>
    <w:rsid w:val="00D02DF3"/>
    <w:rsid w:val="00D02F13"/>
    <w:rsid w:val="00D038DA"/>
    <w:rsid w:val="00D03A19"/>
    <w:rsid w:val="00D040F1"/>
    <w:rsid w:val="00D04206"/>
    <w:rsid w:val="00D043CA"/>
    <w:rsid w:val="00D04982"/>
    <w:rsid w:val="00D05086"/>
    <w:rsid w:val="00D05998"/>
    <w:rsid w:val="00D05B2F"/>
    <w:rsid w:val="00D05DAC"/>
    <w:rsid w:val="00D05F41"/>
    <w:rsid w:val="00D0636F"/>
    <w:rsid w:val="00D0691D"/>
    <w:rsid w:val="00D06AD4"/>
    <w:rsid w:val="00D06CEE"/>
    <w:rsid w:val="00D07029"/>
    <w:rsid w:val="00D072D9"/>
    <w:rsid w:val="00D07473"/>
    <w:rsid w:val="00D0796C"/>
    <w:rsid w:val="00D07AF3"/>
    <w:rsid w:val="00D07DAD"/>
    <w:rsid w:val="00D10692"/>
    <w:rsid w:val="00D10973"/>
    <w:rsid w:val="00D10C4A"/>
    <w:rsid w:val="00D10EA1"/>
    <w:rsid w:val="00D11067"/>
    <w:rsid w:val="00D11263"/>
    <w:rsid w:val="00D112DF"/>
    <w:rsid w:val="00D1183C"/>
    <w:rsid w:val="00D11CAF"/>
    <w:rsid w:val="00D11D30"/>
    <w:rsid w:val="00D11DF2"/>
    <w:rsid w:val="00D1205C"/>
    <w:rsid w:val="00D12870"/>
    <w:rsid w:val="00D137A1"/>
    <w:rsid w:val="00D13EF7"/>
    <w:rsid w:val="00D14049"/>
    <w:rsid w:val="00D14EA2"/>
    <w:rsid w:val="00D15426"/>
    <w:rsid w:val="00D15F0F"/>
    <w:rsid w:val="00D160AF"/>
    <w:rsid w:val="00D161EB"/>
    <w:rsid w:val="00D163BF"/>
    <w:rsid w:val="00D165EE"/>
    <w:rsid w:val="00D16765"/>
    <w:rsid w:val="00D167E6"/>
    <w:rsid w:val="00D169C1"/>
    <w:rsid w:val="00D16C4B"/>
    <w:rsid w:val="00D16D3A"/>
    <w:rsid w:val="00D16D3D"/>
    <w:rsid w:val="00D16D8D"/>
    <w:rsid w:val="00D16E7B"/>
    <w:rsid w:val="00D17049"/>
    <w:rsid w:val="00D17A39"/>
    <w:rsid w:val="00D17D9B"/>
    <w:rsid w:val="00D20023"/>
    <w:rsid w:val="00D20036"/>
    <w:rsid w:val="00D2022C"/>
    <w:rsid w:val="00D203A6"/>
    <w:rsid w:val="00D20666"/>
    <w:rsid w:val="00D20C5A"/>
    <w:rsid w:val="00D20FBE"/>
    <w:rsid w:val="00D210D2"/>
    <w:rsid w:val="00D2120D"/>
    <w:rsid w:val="00D212E4"/>
    <w:rsid w:val="00D21514"/>
    <w:rsid w:val="00D21B24"/>
    <w:rsid w:val="00D21CC0"/>
    <w:rsid w:val="00D21E87"/>
    <w:rsid w:val="00D22860"/>
    <w:rsid w:val="00D23202"/>
    <w:rsid w:val="00D23DC4"/>
    <w:rsid w:val="00D23F05"/>
    <w:rsid w:val="00D2473E"/>
    <w:rsid w:val="00D24841"/>
    <w:rsid w:val="00D24D7C"/>
    <w:rsid w:val="00D250AC"/>
    <w:rsid w:val="00D253E2"/>
    <w:rsid w:val="00D25879"/>
    <w:rsid w:val="00D26388"/>
    <w:rsid w:val="00D26AA7"/>
    <w:rsid w:val="00D26DD7"/>
    <w:rsid w:val="00D2713E"/>
    <w:rsid w:val="00D2715C"/>
    <w:rsid w:val="00D27383"/>
    <w:rsid w:val="00D2766A"/>
    <w:rsid w:val="00D277A8"/>
    <w:rsid w:val="00D27C89"/>
    <w:rsid w:val="00D27E76"/>
    <w:rsid w:val="00D27F0F"/>
    <w:rsid w:val="00D27FE6"/>
    <w:rsid w:val="00D300C1"/>
    <w:rsid w:val="00D302D1"/>
    <w:rsid w:val="00D30576"/>
    <w:rsid w:val="00D30773"/>
    <w:rsid w:val="00D30781"/>
    <w:rsid w:val="00D30DEA"/>
    <w:rsid w:val="00D30FC0"/>
    <w:rsid w:val="00D31192"/>
    <w:rsid w:val="00D3187B"/>
    <w:rsid w:val="00D319C9"/>
    <w:rsid w:val="00D31AD6"/>
    <w:rsid w:val="00D31DD4"/>
    <w:rsid w:val="00D3203F"/>
    <w:rsid w:val="00D320BA"/>
    <w:rsid w:val="00D32863"/>
    <w:rsid w:val="00D328BD"/>
    <w:rsid w:val="00D32958"/>
    <w:rsid w:val="00D32FA0"/>
    <w:rsid w:val="00D3357F"/>
    <w:rsid w:val="00D33597"/>
    <w:rsid w:val="00D3368B"/>
    <w:rsid w:val="00D339A8"/>
    <w:rsid w:val="00D33B94"/>
    <w:rsid w:val="00D33BB8"/>
    <w:rsid w:val="00D3465F"/>
    <w:rsid w:val="00D34AFA"/>
    <w:rsid w:val="00D34CF3"/>
    <w:rsid w:val="00D34D06"/>
    <w:rsid w:val="00D34FB1"/>
    <w:rsid w:val="00D351F5"/>
    <w:rsid w:val="00D35496"/>
    <w:rsid w:val="00D3573D"/>
    <w:rsid w:val="00D35C10"/>
    <w:rsid w:val="00D35CB1"/>
    <w:rsid w:val="00D36066"/>
    <w:rsid w:val="00D3626D"/>
    <w:rsid w:val="00D36B73"/>
    <w:rsid w:val="00D36BB2"/>
    <w:rsid w:val="00D36F8D"/>
    <w:rsid w:val="00D3710C"/>
    <w:rsid w:val="00D3771A"/>
    <w:rsid w:val="00D37B87"/>
    <w:rsid w:val="00D4040A"/>
    <w:rsid w:val="00D4088A"/>
    <w:rsid w:val="00D40ABD"/>
    <w:rsid w:val="00D40B87"/>
    <w:rsid w:val="00D416D4"/>
    <w:rsid w:val="00D41A37"/>
    <w:rsid w:val="00D41AB7"/>
    <w:rsid w:val="00D41B3E"/>
    <w:rsid w:val="00D42399"/>
    <w:rsid w:val="00D42795"/>
    <w:rsid w:val="00D42D91"/>
    <w:rsid w:val="00D4307C"/>
    <w:rsid w:val="00D43290"/>
    <w:rsid w:val="00D43901"/>
    <w:rsid w:val="00D43BE7"/>
    <w:rsid w:val="00D43FE7"/>
    <w:rsid w:val="00D4422D"/>
    <w:rsid w:val="00D450F1"/>
    <w:rsid w:val="00D452D1"/>
    <w:rsid w:val="00D456DB"/>
    <w:rsid w:val="00D457AE"/>
    <w:rsid w:val="00D45F9A"/>
    <w:rsid w:val="00D461B5"/>
    <w:rsid w:val="00D46390"/>
    <w:rsid w:val="00D46403"/>
    <w:rsid w:val="00D466FC"/>
    <w:rsid w:val="00D4685A"/>
    <w:rsid w:val="00D46FCC"/>
    <w:rsid w:val="00D471D3"/>
    <w:rsid w:val="00D47443"/>
    <w:rsid w:val="00D4744E"/>
    <w:rsid w:val="00D47605"/>
    <w:rsid w:val="00D47756"/>
    <w:rsid w:val="00D47774"/>
    <w:rsid w:val="00D479CA"/>
    <w:rsid w:val="00D500C7"/>
    <w:rsid w:val="00D5012C"/>
    <w:rsid w:val="00D50CB3"/>
    <w:rsid w:val="00D50FBD"/>
    <w:rsid w:val="00D5100F"/>
    <w:rsid w:val="00D5172F"/>
    <w:rsid w:val="00D5187C"/>
    <w:rsid w:val="00D51A38"/>
    <w:rsid w:val="00D51A78"/>
    <w:rsid w:val="00D51B9F"/>
    <w:rsid w:val="00D5205B"/>
    <w:rsid w:val="00D5275D"/>
    <w:rsid w:val="00D52B66"/>
    <w:rsid w:val="00D52D9C"/>
    <w:rsid w:val="00D531D6"/>
    <w:rsid w:val="00D53414"/>
    <w:rsid w:val="00D538CD"/>
    <w:rsid w:val="00D53FCE"/>
    <w:rsid w:val="00D5434B"/>
    <w:rsid w:val="00D543B9"/>
    <w:rsid w:val="00D54498"/>
    <w:rsid w:val="00D54CBC"/>
    <w:rsid w:val="00D555B2"/>
    <w:rsid w:val="00D55707"/>
    <w:rsid w:val="00D557FC"/>
    <w:rsid w:val="00D55DE8"/>
    <w:rsid w:val="00D55E61"/>
    <w:rsid w:val="00D5619C"/>
    <w:rsid w:val="00D56838"/>
    <w:rsid w:val="00D5699F"/>
    <w:rsid w:val="00D569DF"/>
    <w:rsid w:val="00D5725B"/>
    <w:rsid w:val="00D5749B"/>
    <w:rsid w:val="00D5763C"/>
    <w:rsid w:val="00D578CD"/>
    <w:rsid w:val="00D57A61"/>
    <w:rsid w:val="00D6065A"/>
    <w:rsid w:val="00D6066A"/>
    <w:rsid w:val="00D60683"/>
    <w:rsid w:val="00D6091D"/>
    <w:rsid w:val="00D60D1B"/>
    <w:rsid w:val="00D614D1"/>
    <w:rsid w:val="00D6194F"/>
    <w:rsid w:val="00D61B7D"/>
    <w:rsid w:val="00D62129"/>
    <w:rsid w:val="00D62153"/>
    <w:rsid w:val="00D6226A"/>
    <w:rsid w:val="00D6248D"/>
    <w:rsid w:val="00D626E0"/>
    <w:rsid w:val="00D62ADA"/>
    <w:rsid w:val="00D63B9E"/>
    <w:rsid w:val="00D63C04"/>
    <w:rsid w:val="00D641FA"/>
    <w:rsid w:val="00D6478A"/>
    <w:rsid w:val="00D649C4"/>
    <w:rsid w:val="00D64CCD"/>
    <w:rsid w:val="00D64DA6"/>
    <w:rsid w:val="00D64FD2"/>
    <w:rsid w:val="00D650AB"/>
    <w:rsid w:val="00D65112"/>
    <w:rsid w:val="00D65162"/>
    <w:rsid w:val="00D65695"/>
    <w:rsid w:val="00D65708"/>
    <w:rsid w:val="00D6573D"/>
    <w:rsid w:val="00D65E3A"/>
    <w:rsid w:val="00D66215"/>
    <w:rsid w:val="00D66B32"/>
    <w:rsid w:val="00D66D80"/>
    <w:rsid w:val="00D671B9"/>
    <w:rsid w:val="00D67206"/>
    <w:rsid w:val="00D6726D"/>
    <w:rsid w:val="00D673F9"/>
    <w:rsid w:val="00D675A8"/>
    <w:rsid w:val="00D678BC"/>
    <w:rsid w:val="00D67E0E"/>
    <w:rsid w:val="00D7025D"/>
    <w:rsid w:val="00D703D6"/>
    <w:rsid w:val="00D7094F"/>
    <w:rsid w:val="00D70C86"/>
    <w:rsid w:val="00D714CB"/>
    <w:rsid w:val="00D717FC"/>
    <w:rsid w:val="00D7189F"/>
    <w:rsid w:val="00D7207C"/>
    <w:rsid w:val="00D72572"/>
    <w:rsid w:val="00D72576"/>
    <w:rsid w:val="00D726E5"/>
    <w:rsid w:val="00D729A3"/>
    <w:rsid w:val="00D729C0"/>
    <w:rsid w:val="00D73705"/>
    <w:rsid w:val="00D73A5F"/>
    <w:rsid w:val="00D73C1C"/>
    <w:rsid w:val="00D73E94"/>
    <w:rsid w:val="00D7447B"/>
    <w:rsid w:val="00D744CA"/>
    <w:rsid w:val="00D74634"/>
    <w:rsid w:val="00D74704"/>
    <w:rsid w:val="00D74BEE"/>
    <w:rsid w:val="00D74F2C"/>
    <w:rsid w:val="00D752BB"/>
    <w:rsid w:val="00D755A3"/>
    <w:rsid w:val="00D759F4"/>
    <w:rsid w:val="00D75DBA"/>
    <w:rsid w:val="00D75E22"/>
    <w:rsid w:val="00D75F11"/>
    <w:rsid w:val="00D75F48"/>
    <w:rsid w:val="00D7628C"/>
    <w:rsid w:val="00D762AA"/>
    <w:rsid w:val="00D76A20"/>
    <w:rsid w:val="00D76B06"/>
    <w:rsid w:val="00D778AE"/>
    <w:rsid w:val="00D7793F"/>
    <w:rsid w:val="00D77A08"/>
    <w:rsid w:val="00D77AB2"/>
    <w:rsid w:val="00D80225"/>
    <w:rsid w:val="00D80402"/>
    <w:rsid w:val="00D805D2"/>
    <w:rsid w:val="00D80645"/>
    <w:rsid w:val="00D80886"/>
    <w:rsid w:val="00D80C7A"/>
    <w:rsid w:val="00D80EAB"/>
    <w:rsid w:val="00D80FB6"/>
    <w:rsid w:val="00D811DB"/>
    <w:rsid w:val="00D81483"/>
    <w:rsid w:val="00D815D0"/>
    <w:rsid w:val="00D818F4"/>
    <w:rsid w:val="00D81A05"/>
    <w:rsid w:val="00D81C17"/>
    <w:rsid w:val="00D81F10"/>
    <w:rsid w:val="00D821A8"/>
    <w:rsid w:val="00D82694"/>
    <w:rsid w:val="00D826E6"/>
    <w:rsid w:val="00D837A9"/>
    <w:rsid w:val="00D84009"/>
    <w:rsid w:val="00D845F5"/>
    <w:rsid w:val="00D84743"/>
    <w:rsid w:val="00D84D46"/>
    <w:rsid w:val="00D84D65"/>
    <w:rsid w:val="00D85069"/>
    <w:rsid w:val="00D8512B"/>
    <w:rsid w:val="00D85175"/>
    <w:rsid w:val="00D8522D"/>
    <w:rsid w:val="00D85379"/>
    <w:rsid w:val="00D854AB"/>
    <w:rsid w:val="00D854FA"/>
    <w:rsid w:val="00D85A09"/>
    <w:rsid w:val="00D85B40"/>
    <w:rsid w:val="00D8633C"/>
    <w:rsid w:val="00D86794"/>
    <w:rsid w:val="00D86AF0"/>
    <w:rsid w:val="00D86F7A"/>
    <w:rsid w:val="00D874B4"/>
    <w:rsid w:val="00D879D2"/>
    <w:rsid w:val="00D87A6F"/>
    <w:rsid w:val="00D87F55"/>
    <w:rsid w:val="00D87FF6"/>
    <w:rsid w:val="00D907F6"/>
    <w:rsid w:val="00D90BEB"/>
    <w:rsid w:val="00D90D34"/>
    <w:rsid w:val="00D91031"/>
    <w:rsid w:val="00D91A97"/>
    <w:rsid w:val="00D92669"/>
    <w:rsid w:val="00D92CA7"/>
    <w:rsid w:val="00D92CD4"/>
    <w:rsid w:val="00D92EA3"/>
    <w:rsid w:val="00D92FF2"/>
    <w:rsid w:val="00D93873"/>
    <w:rsid w:val="00D93A1F"/>
    <w:rsid w:val="00D949F0"/>
    <w:rsid w:val="00D94B7B"/>
    <w:rsid w:val="00D94F1D"/>
    <w:rsid w:val="00D950C6"/>
    <w:rsid w:val="00D950D5"/>
    <w:rsid w:val="00D9596F"/>
    <w:rsid w:val="00D960EC"/>
    <w:rsid w:val="00D9614B"/>
    <w:rsid w:val="00D96155"/>
    <w:rsid w:val="00D963C0"/>
    <w:rsid w:val="00D966AA"/>
    <w:rsid w:val="00D96D22"/>
    <w:rsid w:val="00D9727C"/>
    <w:rsid w:val="00D97507"/>
    <w:rsid w:val="00D97928"/>
    <w:rsid w:val="00D979A3"/>
    <w:rsid w:val="00D97B20"/>
    <w:rsid w:val="00D97F74"/>
    <w:rsid w:val="00DA002D"/>
    <w:rsid w:val="00DA037F"/>
    <w:rsid w:val="00DA06A9"/>
    <w:rsid w:val="00DA06B0"/>
    <w:rsid w:val="00DA0ADF"/>
    <w:rsid w:val="00DA0B1B"/>
    <w:rsid w:val="00DA0B42"/>
    <w:rsid w:val="00DA0E56"/>
    <w:rsid w:val="00DA0ED7"/>
    <w:rsid w:val="00DA182F"/>
    <w:rsid w:val="00DA1ECF"/>
    <w:rsid w:val="00DA2309"/>
    <w:rsid w:val="00DA232C"/>
    <w:rsid w:val="00DA23DE"/>
    <w:rsid w:val="00DA25EA"/>
    <w:rsid w:val="00DA275D"/>
    <w:rsid w:val="00DA29AB"/>
    <w:rsid w:val="00DA2AF4"/>
    <w:rsid w:val="00DA3797"/>
    <w:rsid w:val="00DA386C"/>
    <w:rsid w:val="00DA3CCD"/>
    <w:rsid w:val="00DA412C"/>
    <w:rsid w:val="00DA4540"/>
    <w:rsid w:val="00DA4687"/>
    <w:rsid w:val="00DA4FC8"/>
    <w:rsid w:val="00DA5231"/>
    <w:rsid w:val="00DA52A1"/>
    <w:rsid w:val="00DA5569"/>
    <w:rsid w:val="00DA562D"/>
    <w:rsid w:val="00DA5754"/>
    <w:rsid w:val="00DA5B60"/>
    <w:rsid w:val="00DA5C8F"/>
    <w:rsid w:val="00DA612E"/>
    <w:rsid w:val="00DA61D2"/>
    <w:rsid w:val="00DA63BF"/>
    <w:rsid w:val="00DA649C"/>
    <w:rsid w:val="00DA6891"/>
    <w:rsid w:val="00DA701C"/>
    <w:rsid w:val="00DA782A"/>
    <w:rsid w:val="00DA789C"/>
    <w:rsid w:val="00DA798B"/>
    <w:rsid w:val="00DA7C89"/>
    <w:rsid w:val="00DB01F7"/>
    <w:rsid w:val="00DB0B8A"/>
    <w:rsid w:val="00DB0C3E"/>
    <w:rsid w:val="00DB0C8D"/>
    <w:rsid w:val="00DB153F"/>
    <w:rsid w:val="00DB1561"/>
    <w:rsid w:val="00DB197D"/>
    <w:rsid w:val="00DB1DB3"/>
    <w:rsid w:val="00DB20D8"/>
    <w:rsid w:val="00DB2342"/>
    <w:rsid w:val="00DB2C4A"/>
    <w:rsid w:val="00DB2D5D"/>
    <w:rsid w:val="00DB2F0E"/>
    <w:rsid w:val="00DB3571"/>
    <w:rsid w:val="00DB3734"/>
    <w:rsid w:val="00DB3CFF"/>
    <w:rsid w:val="00DB4047"/>
    <w:rsid w:val="00DB4980"/>
    <w:rsid w:val="00DB4D06"/>
    <w:rsid w:val="00DB4E39"/>
    <w:rsid w:val="00DB4EE0"/>
    <w:rsid w:val="00DB614F"/>
    <w:rsid w:val="00DB6327"/>
    <w:rsid w:val="00DB6515"/>
    <w:rsid w:val="00DB6883"/>
    <w:rsid w:val="00DB728E"/>
    <w:rsid w:val="00DB78BB"/>
    <w:rsid w:val="00DB7BB2"/>
    <w:rsid w:val="00DB7DF1"/>
    <w:rsid w:val="00DB7E4D"/>
    <w:rsid w:val="00DC022D"/>
    <w:rsid w:val="00DC0652"/>
    <w:rsid w:val="00DC06A3"/>
    <w:rsid w:val="00DC08D9"/>
    <w:rsid w:val="00DC0D18"/>
    <w:rsid w:val="00DC1267"/>
    <w:rsid w:val="00DC12E8"/>
    <w:rsid w:val="00DC130F"/>
    <w:rsid w:val="00DC166F"/>
    <w:rsid w:val="00DC191B"/>
    <w:rsid w:val="00DC219D"/>
    <w:rsid w:val="00DC235D"/>
    <w:rsid w:val="00DC24B6"/>
    <w:rsid w:val="00DC2A28"/>
    <w:rsid w:val="00DC2C3E"/>
    <w:rsid w:val="00DC2E70"/>
    <w:rsid w:val="00DC2F36"/>
    <w:rsid w:val="00DC3001"/>
    <w:rsid w:val="00DC3231"/>
    <w:rsid w:val="00DC353A"/>
    <w:rsid w:val="00DC35F8"/>
    <w:rsid w:val="00DC3912"/>
    <w:rsid w:val="00DC3BD2"/>
    <w:rsid w:val="00DC3D9B"/>
    <w:rsid w:val="00DC43C2"/>
    <w:rsid w:val="00DC4498"/>
    <w:rsid w:val="00DC4849"/>
    <w:rsid w:val="00DC491D"/>
    <w:rsid w:val="00DC51E7"/>
    <w:rsid w:val="00DC528C"/>
    <w:rsid w:val="00DC5C3A"/>
    <w:rsid w:val="00DC5F27"/>
    <w:rsid w:val="00DC635A"/>
    <w:rsid w:val="00DC6360"/>
    <w:rsid w:val="00DC640D"/>
    <w:rsid w:val="00DC6522"/>
    <w:rsid w:val="00DC6FA5"/>
    <w:rsid w:val="00DC73AE"/>
    <w:rsid w:val="00DC7704"/>
    <w:rsid w:val="00DC7796"/>
    <w:rsid w:val="00DC77B9"/>
    <w:rsid w:val="00DC7CA0"/>
    <w:rsid w:val="00DD020F"/>
    <w:rsid w:val="00DD0343"/>
    <w:rsid w:val="00DD03E3"/>
    <w:rsid w:val="00DD0D07"/>
    <w:rsid w:val="00DD0D9D"/>
    <w:rsid w:val="00DD0E23"/>
    <w:rsid w:val="00DD12C2"/>
    <w:rsid w:val="00DD14B1"/>
    <w:rsid w:val="00DD16C7"/>
    <w:rsid w:val="00DD1A8C"/>
    <w:rsid w:val="00DD1B6A"/>
    <w:rsid w:val="00DD1DC1"/>
    <w:rsid w:val="00DD1F42"/>
    <w:rsid w:val="00DD2152"/>
    <w:rsid w:val="00DD25AF"/>
    <w:rsid w:val="00DD25D1"/>
    <w:rsid w:val="00DD2626"/>
    <w:rsid w:val="00DD3047"/>
    <w:rsid w:val="00DD3251"/>
    <w:rsid w:val="00DD32B1"/>
    <w:rsid w:val="00DD32E5"/>
    <w:rsid w:val="00DD3740"/>
    <w:rsid w:val="00DD3CD7"/>
    <w:rsid w:val="00DD3DFD"/>
    <w:rsid w:val="00DD4514"/>
    <w:rsid w:val="00DD467F"/>
    <w:rsid w:val="00DD4C36"/>
    <w:rsid w:val="00DD4E7C"/>
    <w:rsid w:val="00DD51BC"/>
    <w:rsid w:val="00DD53B5"/>
    <w:rsid w:val="00DD5BC2"/>
    <w:rsid w:val="00DD63F6"/>
    <w:rsid w:val="00DD6457"/>
    <w:rsid w:val="00DD7239"/>
    <w:rsid w:val="00DD7682"/>
    <w:rsid w:val="00DD7744"/>
    <w:rsid w:val="00DD7822"/>
    <w:rsid w:val="00DD7983"/>
    <w:rsid w:val="00DD7C4E"/>
    <w:rsid w:val="00DD7CB1"/>
    <w:rsid w:val="00DD7F37"/>
    <w:rsid w:val="00DE0259"/>
    <w:rsid w:val="00DE0606"/>
    <w:rsid w:val="00DE0719"/>
    <w:rsid w:val="00DE0791"/>
    <w:rsid w:val="00DE07D9"/>
    <w:rsid w:val="00DE08E4"/>
    <w:rsid w:val="00DE0AFB"/>
    <w:rsid w:val="00DE151B"/>
    <w:rsid w:val="00DE2012"/>
    <w:rsid w:val="00DE2582"/>
    <w:rsid w:val="00DE28A8"/>
    <w:rsid w:val="00DE28F3"/>
    <w:rsid w:val="00DE2EDC"/>
    <w:rsid w:val="00DE3406"/>
    <w:rsid w:val="00DE37CD"/>
    <w:rsid w:val="00DE3897"/>
    <w:rsid w:val="00DE3BB4"/>
    <w:rsid w:val="00DE3FCB"/>
    <w:rsid w:val="00DE402B"/>
    <w:rsid w:val="00DE404E"/>
    <w:rsid w:val="00DE42B7"/>
    <w:rsid w:val="00DE44F4"/>
    <w:rsid w:val="00DE491C"/>
    <w:rsid w:val="00DE4A1A"/>
    <w:rsid w:val="00DE4AE4"/>
    <w:rsid w:val="00DE4F10"/>
    <w:rsid w:val="00DE56DF"/>
    <w:rsid w:val="00DE57D2"/>
    <w:rsid w:val="00DE61EF"/>
    <w:rsid w:val="00DE69C0"/>
    <w:rsid w:val="00DE6E50"/>
    <w:rsid w:val="00DE6F50"/>
    <w:rsid w:val="00DE70FA"/>
    <w:rsid w:val="00DE72A2"/>
    <w:rsid w:val="00DE73C6"/>
    <w:rsid w:val="00DE76CC"/>
    <w:rsid w:val="00DE781D"/>
    <w:rsid w:val="00DE79CD"/>
    <w:rsid w:val="00DF00C0"/>
    <w:rsid w:val="00DF02BF"/>
    <w:rsid w:val="00DF02E9"/>
    <w:rsid w:val="00DF0354"/>
    <w:rsid w:val="00DF03E9"/>
    <w:rsid w:val="00DF044D"/>
    <w:rsid w:val="00DF051B"/>
    <w:rsid w:val="00DF068C"/>
    <w:rsid w:val="00DF0B0D"/>
    <w:rsid w:val="00DF0D78"/>
    <w:rsid w:val="00DF10C4"/>
    <w:rsid w:val="00DF126C"/>
    <w:rsid w:val="00DF1429"/>
    <w:rsid w:val="00DF15EA"/>
    <w:rsid w:val="00DF1F4A"/>
    <w:rsid w:val="00DF2030"/>
    <w:rsid w:val="00DF2477"/>
    <w:rsid w:val="00DF2601"/>
    <w:rsid w:val="00DF2C8F"/>
    <w:rsid w:val="00DF2CEB"/>
    <w:rsid w:val="00DF2ECC"/>
    <w:rsid w:val="00DF31BB"/>
    <w:rsid w:val="00DF3357"/>
    <w:rsid w:val="00DF3532"/>
    <w:rsid w:val="00DF3A3A"/>
    <w:rsid w:val="00DF3D49"/>
    <w:rsid w:val="00DF3DA3"/>
    <w:rsid w:val="00DF4211"/>
    <w:rsid w:val="00DF427E"/>
    <w:rsid w:val="00DF5793"/>
    <w:rsid w:val="00DF5BA5"/>
    <w:rsid w:val="00DF5E27"/>
    <w:rsid w:val="00DF5F26"/>
    <w:rsid w:val="00DF64A0"/>
    <w:rsid w:val="00DF6653"/>
    <w:rsid w:val="00DF6878"/>
    <w:rsid w:val="00DF6C54"/>
    <w:rsid w:val="00DF6EC7"/>
    <w:rsid w:val="00DF7056"/>
    <w:rsid w:val="00DF714D"/>
    <w:rsid w:val="00DF7310"/>
    <w:rsid w:val="00DF74C6"/>
    <w:rsid w:val="00DF7625"/>
    <w:rsid w:val="00DF762D"/>
    <w:rsid w:val="00DF770E"/>
    <w:rsid w:val="00DF77CD"/>
    <w:rsid w:val="00DF7B4C"/>
    <w:rsid w:val="00E0001D"/>
    <w:rsid w:val="00E00A87"/>
    <w:rsid w:val="00E00B3F"/>
    <w:rsid w:val="00E00FBF"/>
    <w:rsid w:val="00E011C2"/>
    <w:rsid w:val="00E01594"/>
    <w:rsid w:val="00E01964"/>
    <w:rsid w:val="00E01B2B"/>
    <w:rsid w:val="00E0250B"/>
    <w:rsid w:val="00E02A1F"/>
    <w:rsid w:val="00E02A28"/>
    <w:rsid w:val="00E02B1C"/>
    <w:rsid w:val="00E02D02"/>
    <w:rsid w:val="00E035B6"/>
    <w:rsid w:val="00E036E8"/>
    <w:rsid w:val="00E03937"/>
    <w:rsid w:val="00E03B27"/>
    <w:rsid w:val="00E03C1E"/>
    <w:rsid w:val="00E03D66"/>
    <w:rsid w:val="00E03EC1"/>
    <w:rsid w:val="00E04113"/>
    <w:rsid w:val="00E043BF"/>
    <w:rsid w:val="00E04794"/>
    <w:rsid w:val="00E048BA"/>
    <w:rsid w:val="00E04C7C"/>
    <w:rsid w:val="00E04E40"/>
    <w:rsid w:val="00E0519A"/>
    <w:rsid w:val="00E05204"/>
    <w:rsid w:val="00E05288"/>
    <w:rsid w:val="00E052E8"/>
    <w:rsid w:val="00E05488"/>
    <w:rsid w:val="00E06366"/>
    <w:rsid w:val="00E0684B"/>
    <w:rsid w:val="00E06A06"/>
    <w:rsid w:val="00E06EB1"/>
    <w:rsid w:val="00E07137"/>
    <w:rsid w:val="00E071D2"/>
    <w:rsid w:val="00E073E1"/>
    <w:rsid w:val="00E07708"/>
    <w:rsid w:val="00E079BE"/>
    <w:rsid w:val="00E07B49"/>
    <w:rsid w:val="00E10226"/>
    <w:rsid w:val="00E1086D"/>
    <w:rsid w:val="00E10CA1"/>
    <w:rsid w:val="00E1132B"/>
    <w:rsid w:val="00E118D3"/>
    <w:rsid w:val="00E11B43"/>
    <w:rsid w:val="00E11B9B"/>
    <w:rsid w:val="00E11CA7"/>
    <w:rsid w:val="00E11E5B"/>
    <w:rsid w:val="00E11E7D"/>
    <w:rsid w:val="00E12559"/>
    <w:rsid w:val="00E12712"/>
    <w:rsid w:val="00E12BA2"/>
    <w:rsid w:val="00E1317F"/>
    <w:rsid w:val="00E1338F"/>
    <w:rsid w:val="00E13498"/>
    <w:rsid w:val="00E134E9"/>
    <w:rsid w:val="00E13C1D"/>
    <w:rsid w:val="00E13FD2"/>
    <w:rsid w:val="00E147EE"/>
    <w:rsid w:val="00E14F07"/>
    <w:rsid w:val="00E1508F"/>
    <w:rsid w:val="00E150AA"/>
    <w:rsid w:val="00E1537E"/>
    <w:rsid w:val="00E15AF8"/>
    <w:rsid w:val="00E15B63"/>
    <w:rsid w:val="00E15D41"/>
    <w:rsid w:val="00E160B8"/>
    <w:rsid w:val="00E16380"/>
    <w:rsid w:val="00E16E1C"/>
    <w:rsid w:val="00E1733C"/>
    <w:rsid w:val="00E17425"/>
    <w:rsid w:val="00E17517"/>
    <w:rsid w:val="00E17C4B"/>
    <w:rsid w:val="00E17FC0"/>
    <w:rsid w:val="00E20098"/>
    <w:rsid w:val="00E201A3"/>
    <w:rsid w:val="00E202ED"/>
    <w:rsid w:val="00E2033F"/>
    <w:rsid w:val="00E203A7"/>
    <w:rsid w:val="00E205DE"/>
    <w:rsid w:val="00E21481"/>
    <w:rsid w:val="00E21621"/>
    <w:rsid w:val="00E2168D"/>
    <w:rsid w:val="00E218B2"/>
    <w:rsid w:val="00E218BC"/>
    <w:rsid w:val="00E21D16"/>
    <w:rsid w:val="00E225C0"/>
    <w:rsid w:val="00E2287E"/>
    <w:rsid w:val="00E22D04"/>
    <w:rsid w:val="00E22DA9"/>
    <w:rsid w:val="00E22F24"/>
    <w:rsid w:val="00E234A8"/>
    <w:rsid w:val="00E234B6"/>
    <w:rsid w:val="00E23AF7"/>
    <w:rsid w:val="00E23E82"/>
    <w:rsid w:val="00E23E99"/>
    <w:rsid w:val="00E23F38"/>
    <w:rsid w:val="00E23F7A"/>
    <w:rsid w:val="00E23FB8"/>
    <w:rsid w:val="00E2426A"/>
    <w:rsid w:val="00E2494F"/>
    <w:rsid w:val="00E24992"/>
    <w:rsid w:val="00E24BF7"/>
    <w:rsid w:val="00E24CB2"/>
    <w:rsid w:val="00E24DFB"/>
    <w:rsid w:val="00E25337"/>
    <w:rsid w:val="00E253A1"/>
    <w:rsid w:val="00E25432"/>
    <w:rsid w:val="00E259BB"/>
    <w:rsid w:val="00E25BFE"/>
    <w:rsid w:val="00E25F50"/>
    <w:rsid w:val="00E26146"/>
    <w:rsid w:val="00E263D0"/>
    <w:rsid w:val="00E26769"/>
    <w:rsid w:val="00E26EB7"/>
    <w:rsid w:val="00E27049"/>
    <w:rsid w:val="00E274FA"/>
    <w:rsid w:val="00E27859"/>
    <w:rsid w:val="00E279A1"/>
    <w:rsid w:val="00E279D8"/>
    <w:rsid w:val="00E27A7F"/>
    <w:rsid w:val="00E27F6B"/>
    <w:rsid w:val="00E30069"/>
    <w:rsid w:val="00E300A2"/>
    <w:rsid w:val="00E306FD"/>
    <w:rsid w:val="00E30D0D"/>
    <w:rsid w:val="00E30F46"/>
    <w:rsid w:val="00E311C2"/>
    <w:rsid w:val="00E316D3"/>
    <w:rsid w:val="00E31E27"/>
    <w:rsid w:val="00E3250C"/>
    <w:rsid w:val="00E32825"/>
    <w:rsid w:val="00E32C00"/>
    <w:rsid w:val="00E33192"/>
    <w:rsid w:val="00E33251"/>
    <w:rsid w:val="00E3355F"/>
    <w:rsid w:val="00E33835"/>
    <w:rsid w:val="00E34268"/>
    <w:rsid w:val="00E34AC5"/>
    <w:rsid w:val="00E34CDD"/>
    <w:rsid w:val="00E34D06"/>
    <w:rsid w:val="00E34EF5"/>
    <w:rsid w:val="00E34F57"/>
    <w:rsid w:val="00E356E3"/>
    <w:rsid w:val="00E35936"/>
    <w:rsid w:val="00E35E64"/>
    <w:rsid w:val="00E36076"/>
    <w:rsid w:val="00E36767"/>
    <w:rsid w:val="00E36CE4"/>
    <w:rsid w:val="00E36E34"/>
    <w:rsid w:val="00E36F60"/>
    <w:rsid w:val="00E370EA"/>
    <w:rsid w:val="00E3740B"/>
    <w:rsid w:val="00E37565"/>
    <w:rsid w:val="00E37A51"/>
    <w:rsid w:val="00E37E1A"/>
    <w:rsid w:val="00E401A1"/>
    <w:rsid w:val="00E407AE"/>
    <w:rsid w:val="00E412D1"/>
    <w:rsid w:val="00E4133C"/>
    <w:rsid w:val="00E41754"/>
    <w:rsid w:val="00E418C4"/>
    <w:rsid w:val="00E41A15"/>
    <w:rsid w:val="00E41AA1"/>
    <w:rsid w:val="00E41B00"/>
    <w:rsid w:val="00E4223F"/>
    <w:rsid w:val="00E4237D"/>
    <w:rsid w:val="00E423B4"/>
    <w:rsid w:val="00E42469"/>
    <w:rsid w:val="00E42DB3"/>
    <w:rsid w:val="00E439BD"/>
    <w:rsid w:val="00E43CED"/>
    <w:rsid w:val="00E43D04"/>
    <w:rsid w:val="00E441B0"/>
    <w:rsid w:val="00E4462F"/>
    <w:rsid w:val="00E44867"/>
    <w:rsid w:val="00E44E50"/>
    <w:rsid w:val="00E45915"/>
    <w:rsid w:val="00E45A73"/>
    <w:rsid w:val="00E45D06"/>
    <w:rsid w:val="00E466B1"/>
    <w:rsid w:val="00E47403"/>
    <w:rsid w:val="00E47739"/>
    <w:rsid w:val="00E47851"/>
    <w:rsid w:val="00E5012D"/>
    <w:rsid w:val="00E502AC"/>
    <w:rsid w:val="00E502B1"/>
    <w:rsid w:val="00E5074F"/>
    <w:rsid w:val="00E51577"/>
    <w:rsid w:val="00E51824"/>
    <w:rsid w:val="00E51D5B"/>
    <w:rsid w:val="00E52065"/>
    <w:rsid w:val="00E52396"/>
    <w:rsid w:val="00E52423"/>
    <w:rsid w:val="00E528E4"/>
    <w:rsid w:val="00E5292E"/>
    <w:rsid w:val="00E52A51"/>
    <w:rsid w:val="00E52C2E"/>
    <w:rsid w:val="00E52D02"/>
    <w:rsid w:val="00E52D77"/>
    <w:rsid w:val="00E52E52"/>
    <w:rsid w:val="00E53008"/>
    <w:rsid w:val="00E53847"/>
    <w:rsid w:val="00E539CE"/>
    <w:rsid w:val="00E54683"/>
    <w:rsid w:val="00E546CC"/>
    <w:rsid w:val="00E5483B"/>
    <w:rsid w:val="00E54DBE"/>
    <w:rsid w:val="00E55009"/>
    <w:rsid w:val="00E558F1"/>
    <w:rsid w:val="00E55B8A"/>
    <w:rsid w:val="00E55CEF"/>
    <w:rsid w:val="00E56662"/>
    <w:rsid w:val="00E56792"/>
    <w:rsid w:val="00E56E3F"/>
    <w:rsid w:val="00E57055"/>
    <w:rsid w:val="00E57192"/>
    <w:rsid w:val="00E574D9"/>
    <w:rsid w:val="00E577C6"/>
    <w:rsid w:val="00E57AAC"/>
    <w:rsid w:val="00E57D21"/>
    <w:rsid w:val="00E57ECD"/>
    <w:rsid w:val="00E57F0E"/>
    <w:rsid w:val="00E604EE"/>
    <w:rsid w:val="00E60A45"/>
    <w:rsid w:val="00E60E44"/>
    <w:rsid w:val="00E611E2"/>
    <w:rsid w:val="00E6168C"/>
    <w:rsid w:val="00E61690"/>
    <w:rsid w:val="00E616A5"/>
    <w:rsid w:val="00E61750"/>
    <w:rsid w:val="00E61D6A"/>
    <w:rsid w:val="00E6219C"/>
    <w:rsid w:val="00E6242C"/>
    <w:rsid w:val="00E62DB5"/>
    <w:rsid w:val="00E631A3"/>
    <w:rsid w:val="00E6349B"/>
    <w:rsid w:val="00E63536"/>
    <w:rsid w:val="00E63709"/>
    <w:rsid w:val="00E63725"/>
    <w:rsid w:val="00E63D0B"/>
    <w:rsid w:val="00E64BAC"/>
    <w:rsid w:val="00E65150"/>
    <w:rsid w:val="00E652B3"/>
    <w:rsid w:val="00E6530C"/>
    <w:rsid w:val="00E6543A"/>
    <w:rsid w:val="00E6578C"/>
    <w:rsid w:val="00E65B75"/>
    <w:rsid w:val="00E65D58"/>
    <w:rsid w:val="00E65E1B"/>
    <w:rsid w:val="00E65F91"/>
    <w:rsid w:val="00E6629E"/>
    <w:rsid w:val="00E66312"/>
    <w:rsid w:val="00E666E8"/>
    <w:rsid w:val="00E66A2D"/>
    <w:rsid w:val="00E66A44"/>
    <w:rsid w:val="00E6729A"/>
    <w:rsid w:val="00E67A4F"/>
    <w:rsid w:val="00E7017F"/>
    <w:rsid w:val="00E702EB"/>
    <w:rsid w:val="00E704F6"/>
    <w:rsid w:val="00E705FE"/>
    <w:rsid w:val="00E70943"/>
    <w:rsid w:val="00E70A31"/>
    <w:rsid w:val="00E70C6F"/>
    <w:rsid w:val="00E70E2B"/>
    <w:rsid w:val="00E70EB0"/>
    <w:rsid w:val="00E7194D"/>
    <w:rsid w:val="00E71B1C"/>
    <w:rsid w:val="00E72094"/>
    <w:rsid w:val="00E721E2"/>
    <w:rsid w:val="00E7226D"/>
    <w:rsid w:val="00E72B58"/>
    <w:rsid w:val="00E72F01"/>
    <w:rsid w:val="00E7374B"/>
    <w:rsid w:val="00E73783"/>
    <w:rsid w:val="00E7381B"/>
    <w:rsid w:val="00E73BF3"/>
    <w:rsid w:val="00E73DC6"/>
    <w:rsid w:val="00E73E64"/>
    <w:rsid w:val="00E742E8"/>
    <w:rsid w:val="00E74401"/>
    <w:rsid w:val="00E7468F"/>
    <w:rsid w:val="00E74CB8"/>
    <w:rsid w:val="00E74DC4"/>
    <w:rsid w:val="00E7561B"/>
    <w:rsid w:val="00E75C61"/>
    <w:rsid w:val="00E75DA7"/>
    <w:rsid w:val="00E76925"/>
    <w:rsid w:val="00E76F4B"/>
    <w:rsid w:val="00E77159"/>
    <w:rsid w:val="00E77A64"/>
    <w:rsid w:val="00E77B5E"/>
    <w:rsid w:val="00E77C17"/>
    <w:rsid w:val="00E77CC9"/>
    <w:rsid w:val="00E77FE0"/>
    <w:rsid w:val="00E803EC"/>
    <w:rsid w:val="00E805B7"/>
    <w:rsid w:val="00E80D76"/>
    <w:rsid w:val="00E80DE0"/>
    <w:rsid w:val="00E80E1B"/>
    <w:rsid w:val="00E810A0"/>
    <w:rsid w:val="00E810F1"/>
    <w:rsid w:val="00E81378"/>
    <w:rsid w:val="00E8169D"/>
    <w:rsid w:val="00E81B4E"/>
    <w:rsid w:val="00E823EF"/>
    <w:rsid w:val="00E8252C"/>
    <w:rsid w:val="00E82DEE"/>
    <w:rsid w:val="00E82F22"/>
    <w:rsid w:val="00E830E8"/>
    <w:rsid w:val="00E832CF"/>
    <w:rsid w:val="00E8366D"/>
    <w:rsid w:val="00E83779"/>
    <w:rsid w:val="00E84508"/>
    <w:rsid w:val="00E847CC"/>
    <w:rsid w:val="00E84A84"/>
    <w:rsid w:val="00E84C0E"/>
    <w:rsid w:val="00E84C9E"/>
    <w:rsid w:val="00E85025"/>
    <w:rsid w:val="00E85768"/>
    <w:rsid w:val="00E85B2B"/>
    <w:rsid w:val="00E85F60"/>
    <w:rsid w:val="00E862BB"/>
    <w:rsid w:val="00E862E9"/>
    <w:rsid w:val="00E86AFC"/>
    <w:rsid w:val="00E86CFC"/>
    <w:rsid w:val="00E87095"/>
    <w:rsid w:val="00E87356"/>
    <w:rsid w:val="00E875BC"/>
    <w:rsid w:val="00E878E4"/>
    <w:rsid w:val="00E900A9"/>
    <w:rsid w:val="00E90128"/>
    <w:rsid w:val="00E90335"/>
    <w:rsid w:val="00E903B3"/>
    <w:rsid w:val="00E904B3"/>
    <w:rsid w:val="00E905AA"/>
    <w:rsid w:val="00E90E00"/>
    <w:rsid w:val="00E90F45"/>
    <w:rsid w:val="00E90FA9"/>
    <w:rsid w:val="00E910F4"/>
    <w:rsid w:val="00E91361"/>
    <w:rsid w:val="00E91460"/>
    <w:rsid w:val="00E91474"/>
    <w:rsid w:val="00E919C4"/>
    <w:rsid w:val="00E919FB"/>
    <w:rsid w:val="00E91CAD"/>
    <w:rsid w:val="00E921E6"/>
    <w:rsid w:val="00E92930"/>
    <w:rsid w:val="00E92964"/>
    <w:rsid w:val="00E939C1"/>
    <w:rsid w:val="00E941C9"/>
    <w:rsid w:val="00E94699"/>
    <w:rsid w:val="00E946A4"/>
    <w:rsid w:val="00E94875"/>
    <w:rsid w:val="00E94AC0"/>
    <w:rsid w:val="00E94B61"/>
    <w:rsid w:val="00E94EED"/>
    <w:rsid w:val="00E95408"/>
    <w:rsid w:val="00E955F9"/>
    <w:rsid w:val="00E9564C"/>
    <w:rsid w:val="00E95791"/>
    <w:rsid w:val="00E95C3A"/>
    <w:rsid w:val="00E95D8C"/>
    <w:rsid w:val="00E9601A"/>
    <w:rsid w:val="00E9604A"/>
    <w:rsid w:val="00E9620E"/>
    <w:rsid w:val="00E96706"/>
    <w:rsid w:val="00E96766"/>
    <w:rsid w:val="00E97105"/>
    <w:rsid w:val="00E9713C"/>
    <w:rsid w:val="00E97789"/>
    <w:rsid w:val="00E97A19"/>
    <w:rsid w:val="00E97C72"/>
    <w:rsid w:val="00E97E9C"/>
    <w:rsid w:val="00E97FB1"/>
    <w:rsid w:val="00EA0539"/>
    <w:rsid w:val="00EA0A81"/>
    <w:rsid w:val="00EA0B11"/>
    <w:rsid w:val="00EA0B17"/>
    <w:rsid w:val="00EA0B5F"/>
    <w:rsid w:val="00EA0E19"/>
    <w:rsid w:val="00EA0E1B"/>
    <w:rsid w:val="00EA0E45"/>
    <w:rsid w:val="00EA0FE8"/>
    <w:rsid w:val="00EA1166"/>
    <w:rsid w:val="00EA12FA"/>
    <w:rsid w:val="00EA1961"/>
    <w:rsid w:val="00EA1982"/>
    <w:rsid w:val="00EA1B38"/>
    <w:rsid w:val="00EA23C8"/>
    <w:rsid w:val="00EA2680"/>
    <w:rsid w:val="00EA29BF"/>
    <w:rsid w:val="00EA3194"/>
    <w:rsid w:val="00EA3425"/>
    <w:rsid w:val="00EA39A5"/>
    <w:rsid w:val="00EA3AE3"/>
    <w:rsid w:val="00EA3D97"/>
    <w:rsid w:val="00EA4212"/>
    <w:rsid w:val="00EA4251"/>
    <w:rsid w:val="00EA4A31"/>
    <w:rsid w:val="00EA4A39"/>
    <w:rsid w:val="00EA5230"/>
    <w:rsid w:val="00EA57AD"/>
    <w:rsid w:val="00EA5E76"/>
    <w:rsid w:val="00EA6200"/>
    <w:rsid w:val="00EA65D1"/>
    <w:rsid w:val="00EA662F"/>
    <w:rsid w:val="00EA671A"/>
    <w:rsid w:val="00EA6AB9"/>
    <w:rsid w:val="00EA6B45"/>
    <w:rsid w:val="00EA6EAE"/>
    <w:rsid w:val="00EA70D9"/>
    <w:rsid w:val="00EA71E7"/>
    <w:rsid w:val="00EA779A"/>
    <w:rsid w:val="00EA7A7C"/>
    <w:rsid w:val="00EB0227"/>
    <w:rsid w:val="00EB04CA"/>
    <w:rsid w:val="00EB06D1"/>
    <w:rsid w:val="00EB0C7A"/>
    <w:rsid w:val="00EB1076"/>
    <w:rsid w:val="00EB1089"/>
    <w:rsid w:val="00EB109E"/>
    <w:rsid w:val="00EB137B"/>
    <w:rsid w:val="00EB1989"/>
    <w:rsid w:val="00EB1A9E"/>
    <w:rsid w:val="00EB2503"/>
    <w:rsid w:val="00EB286D"/>
    <w:rsid w:val="00EB2B61"/>
    <w:rsid w:val="00EB2CBB"/>
    <w:rsid w:val="00EB33D7"/>
    <w:rsid w:val="00EB350F"/>
    <w:rsid w:val="00EB35F8"/>
    <w:rsid w:val="00EB3AC1"/>
    <w:rsid w:val="00EB4127"/>
    <w:rsid w:val="00EB4261"/>
    <w:rsid w:val="00EB43DA"/>
    <w:rsid w:val="00EB46D2"/>
    <w:rsid w:val="00EB4810"/>
    <w:rsid w:val="00EB48BE"/>
    <w:rsid w:val="00EB50F8"/>
    <w:rsid w:val="00EB52F7"/>
    <w:rsid w:val="00EB5416"/>
    <w:rsid w:val="00EB595C"/>
    <w:rsid w:val="00EB5A85"/>
    <w:rsid w:val="00EB5BCF"/>
    <w:rsid w:val="00EB5BD1"/>
    <w:rsid w:val="00EB6B04"/>
    <w:rsid w:val="00EB6D0C"/>
    <w:rsid w:val="00EB6EBA"/>
    <w:rsid w:val="00EB6F58"/>
    <w:rsid w:val="00EB7994"/>
    <w:rsid w:val="00EB7B3B"/>
    <w:rsid w:val="00EB7BD4"/>
    <w:rsid w:val="00EB7FFA"/>
    <w:rsid w:val="00EC0536"/>
    <w:rsid w:val="00EC0836"/>
    <w:rsid w:val="00EC08AA"/>
    <w:rsid w:val="00EC1290"/>
    <w:rsid w:val="00EC14DA"/>
    <w:rsid w:val="00EC16AB"/>
    <w:rsid w:val="00EC16BB"/>
    <w:rsid w:val="00EC2283"/>
    <w:rsid w:val="00EC22C4"/>
    <w:rsid w:val="00EC2D95"/>
    <w:rsid w:val="00EC30BA"/>
    <w:rsid w:val="00EC3167"/>
    <w:rsid w:val="00EC325D"/>
    <w:rsid w:val="00EC3387"/>
    <w:rsid w:val="00EC36AC"/>
    <w:rsid w:val="00EC3768"/>
    <w:rsid w:val="00EC38C4"/>
    <w:rsid w:val="00EC4496"/>
    <w:rsid w:val="00EC457C"/>
    <w:rsid w:val="00EC49ED"/>
    <w:rsid w:val="00EC4A02"/>
    <w:rsid w:val="00EC5078"/>
    <w:rsid w:val="00EC5300"/>
    <w:rsid w:val="00EC532E"/>
    <w:rsid w:val="00EC5330"/>
    <w:rsid w:val="00EC556C"/>
    <w:rsid w:val="00EC5659"/>
    <w:rsid w:val="00EC6F4E"/>
    <w:rsid w:val="00EC745E"/>
    <w:rsid w:val="00EC7698"/>
    <w:rsid w:val="00EC798C"/>
    <w:rsid w:val="00EC7A0F"/>
    <w:rsid w:val="00EC7A89"/>
    <w:rsid w:val="00EC7B69"/>
    <w:rsid w:val="00ED098D"/>
    <w:rsid w:val="00ED0CD3"/>
    <w:rsid w:val="00ED0D39"/>
    <w:rsid w:val="00ED0D41"/>
    <w:rsid w:val="00ED151B"/>
    <w:rsid w:val="00ED1D06"/>
    <w:rsid w:val="00ED233E"/>
    <w:rsid w:val="00ED2543"/>
    <w:rsid w:val="00ED255C"/>
    <w:rsid w:val="00ED25D2"/>
    <w:rsid w:val="00ED2909"/>
    <w:rsid w:val="00ED2F4F"/>
    <w:rsid w:val="00ED3162"/>
    <w:rsid w:val="00ED31C7"/>
    <w:rsid w:val="00ED360C"/>
    <w:rsid w:val="00ED3639"/>
    <w:rsid w:val="00ED374A"/>
    <w:rsid w:val="00ED37F3"/>
    <w:rsid w:val="00ED3B60"/>
    <w:rsid w:val="00ED3E76"/>
    <w:rsid w:val="00ED44BE"/>
    <w:rsid w:val="00ED45FF"/>
    <w:rsid w:val="00ED49B1"/>
    <w:rsid w:val="00ED49D1"/>
    <w:rsid w:val="00ED563E"/>
    <w:rsid w:val="00ED58D5"/>
    <w:rsid w:val="00ED619B"/>
    <w:rsid w:val="00ED61C3"/>
    <w:rsid w:val="00ED6637"/>
    <w:rsid w:val="00ED68DD"/>
    <w:rsid w:val="00ED6A80"/>
    <w:rsid w:val="00ED6E15"/>
    <w:rsid w:val="00ED70E8"/>
    <w:rsid w:val="00ED72F4"/>
    <w:rsid w:val="00ED7515"/>
    <w:rsid w:val="00ED78C6"/>
    <w:rsid w:val="00ED7A31"/>
    <w:rsid w:val="00ED7BF9"/>
    <w:rsid w:val="00ED7CA0"/>
    <w:rsid w:val="00EE01F0"/>
    <w:rsid w:val="00EE0260"/>
    <w:rsid w:val="00EE04B2"/>
    <w:rsid w:val="00EE0A08"/>
    <w:rsid w:val="00EE0A32"/>
    <w:rsid w:val="00EE0FAC"/>
    <w:rsid w:val="00EE112B"/>
    <w:rsid w:val="00EE1383"/>
    <w:rsid w:val="00EE16CC"/>
    <w:rsid w:val="00EE17EE"/>
    <w:rsid w:val="00EE1E5B"/>
    <w:rsid w:val="00EE1F06"/>
    <w:rsid w:val="00EE20B3"/>
    <w:rsid w:val="00EE24C0"/>
    <w:rsid w:val="00EE250D"/>
    <w:rsid w:val="00EE25CF"/>
    <w:rsid w:val="00EE26A5"/>
    <w:rsid w:val="00EE27D2"/>
    <w:rsid w:val="00EE30DD"/>
    <w:rsid w:val="00EE353B"/>
    <w:rsid w:val="00EE3618"/>
    <w:rsid w:val="00EE3BA3"/>
    <w:rsid w:val="00EE3C33"/>
    <w:rsid w:val="00EE3CC6"/>
    <w:rsid w:val="00EE3D9C"/>
    <w:rsid w:val="00EE3F0F"/>
    <w:rsid w:val="00EE47F1"/>
    <w:rsid w:val="00EE48CA"/>
    <w:rsid w:val="00EE48EA"/>
    <w:rsid w:val="00EE4AA3"/>
    <w:rsid w:val="00EE4AE7"/>
    <w:rsid w:val="00EE53B2"/>
    <w:rsid w:val="00EE5881"/>
    <w:rsid w:val="00EE5C22"/>
    <w:rsid w:val="00EE5CA0"/>
    <w:rsid w:val="00EE6012"/>
    <w:rsid w:val="00EE6275"/>
    <w:rsid w:val="00EE71E6"/>
    <w:rsid w:val="00EF074E"/>
    <w:rsid w:val="00EF088B"/>
    <w:rsid w:val="00EF0AE5"/>
    <w:rsid w:val="00EF0C08"/>
    <w:rsid w:val="00EF0C1C"/>
    <w:rsid w:val="00EF0D10"/>
    <w:rsid w:val="00EF1BD8"/>
    <w:rsid w:val="00EF256F"/>
    <w:rsid w:val="00EF279A"/>
    <w:rsid w:val="00EF292A"/>
    <w:rsid w:val="00EF2978"/>
    <w:rsid w:val="00EF2F0A"/>
    <w:rsid w:val="00EF3AB2"/>
    <w:rsid w:val="00EF3F4C"/>
    <w:rsid w:val="00EF3FF8"/>
    <w:rsid w:val="00EF41E1"/>
    <w:rsid w:val="00EF4522"/>
    <w:rsid w:val="00EF459B"/>
    <w:rsid w:val="00EF4694"/>
    <w:rsid w:val="00EF4A70"/>
    <w:rsid w:val="00EF4AF5"/>
    <w:rsid w:val="00EF4B91"/>
    <w:rsid w:val="00EF50BB"/>
    <w:rsid w:val="00EF567A"/>
    <w:rsid w:val="00EF56CF"/>
    <w:rsid w:val="00EF5D0E"/>
    <w:rsid w:val="00EF60D8"/>
    <w:rsid w:val="00EF6B99"/>
    <w:rsid w:val="00EF6C41"/>
    <w:rsid w:val="00EF6C9F"/>
    <w:rsid w:val="00EF6D0C"/>
    <w:rsid w:val="00EF6EF0"/>
    <w:rsid w:val="00EF747A"/>
    <w:rsid w:val="00EF775A"/>
    <w:rsid w:val="00EF77C6"/>
    <w:rsid w:val="00F00351"/>
    <w:rsid w:val="00F00486"/>
    <w:rsid w:val="00F0049B"/>
    <w:rsid w:val="00F00622"/>
    <w:rsid w:val="00F00689"/>
    <w:rsid w:val="00F00AE0"/>
    <w:rsid w:val="00F00C95"/>
    <w:rsid w:val="00F0130F"/>
    <w:rsid w:val="00F014E5"/>
    <w:rsid w:val="00F016BA"/>
    <w:rsid w:val="00F01BFF"/>
    <w:rsid w:val="00F01C50"/>
    <w:rsid w:val="00F01CFC"/>
    <w:rsid w:val="00F02226"/>
    <w:rsid w:val="00F02AAC"/>
    <w:rsid w:val="00F02ACA"/>
    <w:rsid w:val="00F02C1E"/>
    <w:rsid w:val="00F0303B"/>
    <w:rsid w:val="00F03052"/>
    <w:rsid w:val="00F03515"/>
    <w:rsid w:val="00F03F82"/>
    <w:rsid w:val="00F0442F"/>
    <w:rsid w:val="00F04520"/>
    <w:rsid w:val="00F04692"/>
    <w:rsid w:val="00F048C7"/>
    <w:rsid w:val="00F0493A"/>
    <w:rsid w:val="00F050E5"/>
    <w:rsid w:val="00F05289"/>
    <w:rsid w:val="00F052AA"/>
    <w:rsid w:val="00F05435"/>
    <w:rsid w:val="00F059AF"/>
    <w:rsid w:val="00F05DBE"/>
    <w:rsid w:val="00F063D7"/>
    <w:rsid w:val="00F06676"/>
    <w:rsid w:val="00F06705"/>
    <w:rsid w:val="00F06A80"/>
    <w:rsid w:val="00F0749C"/>
    <w:rsid w:val="00F10A25"/>
    <w:rsid w:val="00F10B5A"/>
    <w:rsid w:val="00F114B4"/>
    <w:rsid w:val="00F114FF"/>
    <w:rsid w:val="00F11760"/>
    <w:rsid w:val="00F11ACD"/>
    <w:rsid w:val="00F11AF4"/>
    <w:rsid w:val="00F11E48"/>
    <w:rsid w:val="00F1201F"/>
    <w:rsid w:val="00F123D9"/>
    <w:rsid w:val="00F1269A"/>
    <w:rsid w:val="00F12988"/>
    <w:rsid w:val="00F12F81"/>
    <w:rsid w:val="00F12FF6"/>
    <w:rsid w:val="00F133A1"/>
    <w:rsid w:val="00F13726"/>
    <w:rsid w:val="00F13C69"/>
    <w:rsid w:val="00F144E8"/>
    <w:rsid w:val="00F145C0"/>
    <w:rsid w:val="00F1486E"/>
    <w:rsid w:val="00F14B3C"/>
    <w:rsid w:val="00F150A0"/>
    <w:rsid w:val="00F153C7"/>
    <w:rsid w:val="00F156C1"/>
    <w:rsid w:val="00F15767"/>
    <w:rsid w:val="00F1583A"/>
    <w:rsid w:val="00F15E81"/>
    <w:rsid w:val="00F15EE6"/>
    <w:rsid w:val="00F163F4"/>
    <w:rsid w:val="00F1676C"/>
    <w:rsid w:val="00F168F2"/>
    <w:rsid w:val="00F16A1E"/>
    <w:rsid w:val="00F172F0"/>
    <w:rsid w:val="00F174CC"/>
    <w:rsid w:val="00F17853"/>
    <w:rsid w:val="00F17B84"/>
    <w:rsid w:val="00F203D4"/>
    <w:rsid w:val="00F2040A"/>
    <w:rsid w:val="00F20C62"/>
    <w:rsid w:val="00F20C93"/>
    <w:rsid w:val="00F211AB"/>
    <w:rsid w:val="00F216B7"/>
    <w:rsid w:val="00F21B4D"/>
    <w:rsid w:val="00F21C72"/>
    <w:rsid w:val="00F21E69"/>
    <w:rsid w:val="00F21F01"/>
    <w:rsid w:val="00F22580"/>
    <w:rsid w:val="00F22B64"/>
    <w:rsid w:val="00F231B1"/>
    <w:rsid w:val="00F235DB"/>
    <w:rsid w:val="00F23757"/>
    <w:rsid w:val="00F23820"/>
    <w:rsid w:val="00F23B66"/>
    <w:rsid w:val="00F23D0E"/>
    <w:rsid w:val="00F23F62"/>
    <w:rsid w:val="00F2409A"/>
    <w:rsid w:val="00F24BBC"/>
    <w:rsid w:val="00F24BD3"/>
    <w:rsid w:val="00F24CF4"/>
    <w:rsid w:val="00F25272"/>
    <w:rsid w:val="00F25982"/>
    <w:rsid w:val="00F25A67"/>
    <w:rsid w:val="00F25E7F"/>
    <w:rsid w:val="00F25F32"/>
    <w:rsid w:val="00F261D7"/>
    <w:rsid w:val="00F262D6"/>
    <w:rsid w:val="00F265D7"/>
    <w:rsid w:val="00F269A4"/>
    <w:rsid w:val="00F26A49"/>
    <w:rsid w:val="00F26A57"/>
    <w:rsid w:val="00F26E38"/>
    <w:rsid w:val="00F26F90"/>
    <w:rsid w:val="00F2705A"/>
    <w:rsid w:val="00F2761A"/>
    <w:rsid w:val="00F303D9"/>
    <w:rsid w:val="00F3048F"/>
    <w:rsid w:val="00F30659"/>
    <w:rsid w:val="00F3071A"/>
    <w:rsid w:val="00F3071F"/>
    <w:rsid w:val="00F30735"/>
    <w:rsid w:val="00F31110"/>
    <w:rsid w:val="00F31571"/>
    <w:rsid w:val="00F317B3"/>
    <w:rsid w:val="00F31C0B"/>
    <w:rsid w:val="00F31ED2"/>
    <w:rsid w:val="00F31F30"/>
    <w:rsid w:val="00F321B3"/>
    <w:rsid w:val="00F323CA"/>
    <w:rsid w:val="00F3246C"/>
    <w:rsid w:val="00F325D4"/>
    <w:rsid w:val="00F326CB"/>
    <w:rsid w:val="00F329D0"/>
    <w:rsid w:val="00F329FA"/>
    <w:rsid w:val="00F32E2C"/>
    <w:rsid w:val="00F32FB0"/>
    <w:rsid w:val="00F33034"/>
    <w:rsid w:val="00F3405C"/>
    <w:rsid w:val="00F34155"/>
    <w:rsid w:val="00F3436F"/>
    <w:rsid w:val="00F343B5"/>
    <w:rsid w:val="00F343B7"/>
    <w:rsid w:val="00F34954"/>
    <w:rsid w:val="00F34BE2"/>
    <w:rsid w:val="00F3515C"/>
    <w:rsid w:val="00F354C9"/>
    <w:rsid w:val="00F359FE"/>
    <w:rsid w:val="00F35C15"/>
    <w:rsid w:val="00F365E6"/>
    <w:rsid w:val="00F36650"/>
    <w:rsid w:val="00F36864"/>
    <w:rsid w:val="00F368ED"/>
    <w:rsid w:val="00F36C67"/>
    <w:rsid w:val="00F36D48"/>
    <w:rsid w:val="00F36F8C"/>
    <w:rsid w:val="00F3734B"/>
    <w:rsid w:val="00F3734F"/>
    <w:rsid w:val="00F37515"/>
    <w:rsid w:val="00F3765C"/>
    <w:rsid w:val="00F37872"/>
    <w:rsid w:val="00F37A24"/>
    <w:rsid w:val="00F37B98"/>
    <w:rsid w:val="00F407EC"/>
    <w:rsid w:val="00F40A36"/>
    <w:rsid w:val="00F40B33"/>
    <w:rsid w:val="00F40FD8"/>
    <w:rsid w:val="00F40FFC"/>
    <w:rsid w:val="00F41222"/>
    <w:rsid w:val="00F41325"/>
    <w:rsid w:val="00F4153C"/>
    <w:rsid w:val="00F4175F"/>
    <w:rsid w:val="00F41F5D"/>
    <w:rsid w:val="00F421A9"/>
    <w:rsid w:val="00F423D8"/>
    <w:rsid w:val="00F424A4"/>
    <w:rsid w:val="00F42E52"/>
    <w:rsid w:val="00F42F4C"/>
    <w:rsid w:val="00F43249"/>
    <w:rsid w:val="00F43345"/>
    <w:rsid w:val="00F4339D"/>
    <w:rsid w:val="00F435A7"/>
    <w:rsid w:val="00F437D6"/>
    <w:rsid w:val="00F437F4"/>
    <w:rsid w:val="00F43DB2"/>
    <w:rsid w:val="00F44544"/>
    <w:rsid w:val="00F445B3"/>
    <w:rsid w:val="00F44751"/>
    <w:rsid w:val="00F44A16"/>
    <w:rsid w:val="00F44A2D"/>
    <w:rsid w:val="00F44B8F"/>
    <w:rsid w:val="00F4572E"/>
    <w:rsid w:val="00F45A9F"/>
    <w:rsid w:val="00F45B63"/>
    <w:rsid w:val="00F45CA9"/>
    <w:rsid w:val="00F4603D"/>
    <w:rsid w:val="00F460B3"/>
    <w:rsid w:val="00F461E3"/>
    <w:rsid w:val="00F46236"/>
    <w:rsid w:val="00F46612"/>
    <w:rsid w:val="00F4694D"/>
    <w:rsid w:val="00F46D3D"/>
    <w:rsid w:val="00F4725E"/>
    <w:rsid w:val="00F4784E"/>
    <w:rsid w:val="00F50174"/>
    <w:rsid w:val="00F50689"/>
    <w:rsid w:val="00F506CE"/>
    <w:rsid w:val="00F5093C"/>
    <w:rsid w:val="00F50AD0"/>
    <w:rsid w:val="00F50C0A"/>
    <w:rsid w:val="00F51206"/>
    <w:rsid w:val="00F518A9"/>
    <w:rsid w:val="00F51E48"/>
    <w:rsid w:val="00F52288"/>
    <w:rsid w:val="00F52313"/>
    <w:rsid w:val="00F52339"/>
    <w:rsid w:val="00F524A9"/>
    <w:rsid w:val="00F52645"/>
    <w:rsid w:val="00F52F82"/>
    <w:rsid w:val="00F5301E"/>
    <w:rsid w:val="00F532BE"/>
    <w:rsid w:val="00F5335F"/>
    <w:rsid w:val="00F534B6"/>
    <w:rsid w:val="00F53711"/>
    <w:rsid w:val="00F53950"/>
    <w:rsid w:val="00F53CA3"/>
    <w:rsid w:val="00F53CE4"/>
    <w:rsid w:val="00F53EDE"/>
    <w:rsid w:val="00F53F3E"/>
    <w:rsid w:val="00F53FA0"/>
    <w:rsid w:val="00F5403D"/>
    <w:rsid w:val="00F54460"/>
    <w:rsid w:val="00F548ED"/>
    <w:rsid w:val="00F54C7C"/>
    <w:rsid w:val="00F55F60"/>
    <w:rsid w:val="00F56525"/>
    <w:rsid w:val="00F568B3"/>
    <w:rsid w:val="00F56AC0"/>
    <w:rsid w:val="00F577BB"/>
    <w:rsid w:val="00F578B1"/>
    <w:rsid w:val="00F57D44"/>
    <w:rsid w:val="00F57E86"/>
    <w:rsid w:val="00F57EF1"/>
    <w:rsid w:val="00F57FA9"/>
    <w:rsid w:val="00F60151"/>
    <w:rsid w:val="00F601BD"/>
    <w:rsid w:val="00F601EC"/>
    <w:rsid w:val="00F6030B"/>
    <w:rsid w:val="00F6033C"/>
    <w:rsid w:val="00F603AE"/>
    <w:rsid w:val="00F60DBC"/>
    <w:rsid w:val="00F612CA"/>
    <w:rsid w:val="00F6137D"/>
    <w:rsid w:val="00F615F3"/>
    <w:rsid w:val="00F6202B"/>
    <w:rsid w:val="00F624D8"/>
    <w:rsid w:val="00F62AE5"/>
    <w:rsid w:val="00F62DD0"/>
    <w:rsid w:val="00F630DA"/>
    <w:rsid w:val="00F6319C"/>
    <w:rsid w:val="00F63A10"/>
    <w:rsid w:val="00F63F5F"/>
    <w:rsid w:val="00F6400D"/>
    <w:rsid w:val="00F6467A"/>
    <w:rsid w:val="00F64A92"/>
    <w:rsid w:val="00F64AAB"/>
    <w:rsid w:val="00F64F24"/>
    <w:rsid w:val="00F6533A"/>
    <w:rsid w:val="00F655AA"/>
    <w:rsid w:val="00F655D9"/>
    <w:rsid w:val="00F655EA"/>
    <w:rsid w:val="00F65796"/>
    <w:rsid w:val="00F657E3"/>
    <w:rsid w:val="00F65820"/>
    <w:rsid w:val="00F65B9C"/>
    <w:rsid w:val="00F65CF0"/>
    <w:rsid w:val="00F65E95"/>
    <w:rsid w:val="00F663C3"/>
    <w:rsid w:val="00F6665B"/>
    <w:rsid w:val="00F66789"/>
    <w:rsid w:val="00F6689F"/>
    <w:rsid w:val="00F66BB8"/>
    <w:rsid w:val="00F67496"/>
    <w:rsid w:val="00F67579"/>
    <w:rsid w:val="00F676DE"/>
    <w:rsid w:val="00F6780B"/>
    <w:rsid w:val="00F67B54"/>
    <w:rsid w:val="00F67C41"/>
    <w:rsid w:val="00F67E66"/>
    <w:rsid w:val="00F67F4C"/>
    <w:rsid w:val="00F70000"/>
    <w:rsid w:val="00F700B9"/>
    <w:rsid w:val="00F7070E"/>
    <w:rsid w:val="00F708A8"/>
    <w:rsid w:val="00F70A49"/>
    <w:rsid w:val="00F70B2D"/>
    <w:rsid w:val="00F7109E"/>
    <w:rsid w:val="00F711E7"/>
    <w:rsid w:val="00F7125D"/>
    <w:rsid w:val="00F716BE"/>
    <w:rsid w:val="00F71728"/>
    <w:rsid w:val="00F719B7"/>
    <w:rsid w:val="00F71B16"/>
    <w:rsid w:val="00F721CE"/>
    <w:rsid w:val="00F72632"/>
    <w:rsid w:val="00F72C4C"/>
    <w:rsid w:val="00F732EC"/>
    <w:rsid w:val="00F73443"/>
    <w:rsid w:val="00F7344D"/>
    <w:rsid w:val="00F738FD"/>
    <w:rsid w:val="00F744BC"/>
    <w:rsid w:val="00F74C1E"/>
    <w:rsid w:val="00F74F61"/>
    <w:rsid w:val="00F7505D"/>
    <w:rsid w:val="00F75487"/>
    <w:rsid w:val="00F7548E"/>
    <w:rsid w:val="00F7590D"/>
    <w:rsid w:val="00F75AD1"/>
    <w:rsid w:val="00F75D7E"/>
    <w:rsid w:val="00F76173"/>
    <w:rsid w:val="00F7634F"/>
    <w:rsid w:val="00F763C7"/>
    <w:rsid w:val="00F7665B"/>
    <w:rsid w:val="00F7668F"/>
    <w:rsid w:val="00F7681F"/>
    <w:rsid w:val="00F768E4"/>
    <w:rsid w:val="00F76BBF"/>
    <w:rsid w:val="00F77B2E"/>
    <w:rsid w:val="00F8026D"/>
    <w:rsid w:val="00F802BE"/>
    <w:rsid w:val="00F80690"/>
    <w:rsid w:val="00F808C4"/>
    <w:rsid w:val="00F80B54"/>
    <w:rsid w:val="00F810E0"/>
    <w:rsid w:val="00F8113E"/>
    <w:rsid w:val="00F8122F"/>
    <w:rsid w:val="00F81597"/>
    <w:rsid w:val="00F8197F"/>
    <w:rsid w:val="00F81A73"/>
    <w:rsid w:val="00F81F6C"/>
    <w:rsid w:val="00F82326"/>
    <w:rsid w:val="00F8282D"/>
    <w:rsid w:val="00F82909"/>
    <w:rsid w:val="00F831BE"/>
    <w:rsid w:val="00F833CF"/>
    <w:rsid w:val="00F8388C"/>
    <w:rsid w:val="00F83B21"/>
    <w:rsid w:val="00F8419F"/>
    <w:rsid w:val="00F845B1"/>
    <w:rsid w:val="00F8487F"/>
    <w:rsid w:val="00F84A45"/>
    <w:rsid w:val="00F84C91"/>
    <w:rsid w:val="00F84D7E"/>
    <w:rsid w:val="00F84ED8"/>
    <w:rsid w:val="00F85232"/>
    <w:rsid w:val="00F85541"/>
    <w:rsid w:val="00F85591"/>
    <w:rsid w:val="00F855C6"/>
    <w:rsid w:val="00F857E6"/>
    <w:rsid w:val="00F85854"/>
    <w:rsid w:val="00F85AC5"/>
    <w:rsid w:val="00F85B04"/>
    <w:rsid w:val="00F8647A"/>
    <w:rsid w:val="00F86C06"/>
    <w:rsid w:val="00F8733C"/>
    <w:rsid w:val="00F8749E"/>
    <w:rsid w:val="00F87A1B"/>
    <w:rsid w:val="00F87DB3"/>
    <w:rsid w:val="00F901DC"/>
    <w:rsid w:val="00F9050B"/>
    <w:rsid w:val="00F90753"/>
    <w:rsid w:val="00F907E7"/>
    <w:rsid w:val="00F90847"/>
    <w:rsid w:val="00F90B1E"/>
    <w:rsid w:val="00F90B56"/>
    <w:rsid w:val="00F90FAC"/>
    <w:rsid w:val="00F91435"/>
    <w:rsid w:val="00F91A32"/>
    <w:rsid w:val="00F91C31"/>
    <w:rsid w:val="00F92116"/>
    <w:rsid w:val="00F92203"/>
    <w:rsid w:val="00F9275A"/>
    <w:rsid w:val="00F92C38"/>
    <w:rsid w:val="00F92D84"/>
    <w:rsid w:val="00F9381B"/>
    <w:rsid w:val="00F9384B"/>
    <w:rsid w:val="00F938F5"/>
    <w:rsid w:val="00F93B37"/>
    <w:rsid w:val="00F94369"/>
    <w:rsid w:val="00F94762"/>
    <w:rsid w:val="00F94E6D"/>
    <w:rsid w:val="00F94F62"/>
    <w:rsid w:val="00F9507D"/>
    <w:rsid w:val="00F950E0"/>
    <w:rsid w:val="00F950EE"/>
    <w:rsid w:val="00F9511B"/>
    <w:rsid w:val="00F95E26"/>
    <w:rsid w:val="00F963FA"/>
    <w:rsid w:val="00F9696A"/>
    <w:rsid w:val="00F96ACA"/>
    <w:rsid w:val="00F96B5D"/>
    <w:rsid w:val="00F96EA4"/>
    <w:rsid w:val="00F9701E"/>
    <w:rsid w:val="00F97331"/>
    <w:rsid w:val="00F97425"/>
    <w:rsid w:val="00F97458"/>
    <w:rsid w:val="00F9761C"/>
    <w:rsid w:val="00F9789E"/>
    <w:rsid w:val="00F979B4"/>
    <w:rsid w:val="00FA0144"/>
    <w:rsid w:val="00FA0239"/>
    <w:rsid w:val="00FA02DC"/>
    <w:rsid w:val="00FA0925"/>
    <w:rsid w:val="00FA0A80"/>
    <w:rsid w:val="00FA0B1A"/>
    <w:rsid w:val="00FA0BCA"/>
    <w:rsid w:val="00FA130D"/>
    <w:rsid w:val="00FA1ADF"/>
    <w:rsid w:val="00FA1D6F"/>
    <w:rsid w:val="00FA1E52"/>
    <w:rsid w:val="00FA298A"/>
    <w:rsid w:val="00FA335D"/>
    <w:rsid w:val="00FA34B8"/>
    <w:rsid w:val="00FA3767"/>
    <w:rsid w:val="00FA38EF"/>
    <w:rsid w:val="00FA3992"/>
    <w:rsid w:val="00FA3ABE"/>
    <w:rsid w:val="00FA3B03"/>
    <w:rsid w:val="00FA40E7"/>
    <w:rsid w:val="00FA4485"/>
    <w:rsid w:val="00FA4527"/>
    <w:rsid w:val="00FA459A"/>
    <w:rsid w:val="00FA465D"/>
    <w:rsid w:val="00FA483A"/>
    <w:rsid w:val="00FA4A3C"/>
    <w:rsid w:val="00FA4BE4"/>
    <w:rsid w:val="00FA4D23"/>
    <w:rsid w:val="00FA4FBC"/>
    <w:rsid w:val="00FA50E8"/>
    <w:rsid w:val="00FA5B2E"/>
    <w:rsid w:val="00FA5D96"/>
    <w:rsid w:val="00FA6071"/>
    <w:rsid w:val="00FA6678"/>
    <w:rsid w:val="00FA687A"/>
    <w:rsid w:val="00FA6967"/>
    <w:rsid w:val="00FA69F6"/>
    <w:rsid w:val="00FA6BAA"/>
    <w:rsid w:val="00FA6C07"/>
    <w:rsid w:val="00FA70FA"/>
    <w:rsid w:val="00FA72A5"/>
    <w:rsid w:val="00FA72B0"/>
    <w:rsid w:val="00FA7337"/>
    <w:rsid w:val="00FA779E"/>
    <w:rsid w:val="00FA79BC"/>
    <w:rsid w:val="00FA7A2E"/>
    <w:rsid w:val="00FA7F37"/>
    <w:rsid w:val="00FB03DB"/>
    <w:rsid w:val="00FB04DE"/>
    <w:rsid w:val="00FB0707"/>
    <w:rsid w:val="00FB1080"/>
    <w:rsid w:val="00FB160C"/>
    <w:rsid w:val="00FB1723"/>
    <w:rsid w:val="00FB1754"/>
    <w:rsid w:val="00FB178E"/>
    <w:rsid w:val="00FB1827"/>
    <w:rsid w:val="00FB1D27"/>
    <w:rsid w:val="00FB2256"/>
    <w:rsid w:val="00FB2483"/>
    <w:rsid w:val="00FB322B"/>
    <w:rsid w:val="00FB3A10"/>
    <w:rsid w:val="00FB41B5"/>
    <w:rsid w:val="00FB4411"/>
    <w:rsid w:val="00FB44E2"/>
    <w:rsid w:val="00FB4946"/>
    <w:rsid w:val="00FB495B"/>
    <w:rsid w:val="00FB4A1E"/>
    <w:rsid w:val="00FB50F6"/>
    <w:rsid w:val="00FB5135"/>
    <w:rsid w:val="00FB5842"/>
    <w:rsid w:val="00FB5A08"/>
    <w:rsid w:val="00FB5FDC"/>
    <w:rsid w:val="00FB6562"/>
    <w:rsid w:val="00FB6858"/>
    <w:rsid w:val="00FB69E9"/>
    <w:rsid w:val="00FB6A4C"/>
    <w:rsid w:val="00FB6F31"/>
    <w:rsid w:val="00FB702F"/>
    <w:rsid w:val="00FB77FE"/>
    <w:rsid w:val="00FB7B85"/>
    <w:rsid w:val="00FB7BA6"/>
    <w:rsid w:val="00FB7F1E"/>
    <w:rsid w:val="00FC046E"/>
    <w:rsid w:val="00FC0596"/>
    <w:rsid w:val="00FC061F"/>
    <w:rsid w:val="00FC0EFA"/>
    <w:rsid w:val="00FC1030"/>
    <w:rsid w:val="00FC1425"/>
    <w:rsid w:val="00FC16A6"/>
    <w:rsid w:val="00FC16DB"/>
    <w:rsid w:val="00FC16F8"/>
    <w:rsid w:val="00FC1B05"/>
    <w:rsid w:val="00FC23B1"/>
    <w:rsid w:val="00FC23F2"/>
    <w:rsid w:val="00FC2DB6"/>
    <w:rsid w:val="00FC2F14"/>
    <w:rsid w:val="00FC304B"/>
    <w:rsid w:val="00FC3208"/>
    <w:rsid w:val="00FC3400"/>
    <w:rsid w:val="00FC3464"/>
    <w:rsid w:val="00FC34AB"/>
    <w:rsid w:val="00FC3ADA"/>
    <w:rsid w:val="00FC40D7"/>
    <w:rsid w:val="00FC435E"/>
    <w:rsid w:val="00FC44E1"/>
    <w:rsid w:val="00FC501D"/>
    <w:rsid w:val="00FC51D9"/>
    <w:rsid w:val="00FC580F"/>
    <w:rsid w:val="00FC62CC"/>
    <w:rsid w:val="00FC642A"/>
    <w:rsid w:val="00FC66D8"/>
    <w:rsid w:val="00FC6D92"/>
    <w:rsid w:val="00FC6EE2"/>
    <w:rsid w:val="00FC6F71"/>
    <w:rsid w:val="00FC73E0"/>
    <w:rsid w:val="00FC7781"/>
    <w:rsid w:val="00FC7A21"/>
    <w:rsid w:val="00FC7AF2"/>
    <w:rsid w:val="00FC7BCE"/>
    <w:rsid w:val="00FC7C46"/>
    <w:rsid w:val="00FC7DC4"/>
    <w:rsid w:val="00FC7DCD"/>
    <w:rsid w:val="00FD009F"/>
    <w:rsid w:val="00FD0350"/>
    <w:rsid w:val="00FD03B0"/>
    <w:rsid w:val="00FD121A"/>
    <w:rsid w:val="00FD1377"/>
    <w:rsid w:val="00FD15D1"/>
    <w:rsid w:val="00FD1AAB"/>
    <w:rsid w:val="00FD1CF4"/>
    <w:rsid w:val="00FD22BC"/>
    <w:rsid w:val="00FD24D5"/>
    <w:rsid w:val="00FD2687"/>
    <w:rsid w:val="00FD28E3"/>
    <w:rsid w:val="00FD2C8A"/>
    <w:rsid w:val="00FD2CA9"/>
    <w:rsid w:val="00FD2D52"/>
    <w:rsid w:val="00FD30F0"/>
    <w:rsid w:val="00FD3252"/>
    <w:rsid w:val="00FD3390"/>
    <w:rsid w:val="00FD3CBF"/>
    <w:rsid w:val="00FD3DAD"/>
    <w:rsid w:val="00FD3F3F"/>
    <w:rsid w:val="00FD4242"/>
    <w:rsid w:val="00FD4A04"/>
    <w:rsid w:val="00FD557F"/>
    <w:rsid w:val="00FD5645"/>
    <w:rsid w:val="00FD5C78"/>
    <w:rsid w:val="00FD5E06"/>
    <w:rsid w:val="00FD6913"/>
    <w:rsid w:val="00FD6C1E"/>
    <w:rsid w:val="00FD7134"/>
    <w:rsid w:val="00FD7707"/>
    <w:rsid w:val="00FE017F"/>
    <w:rsid w:val="00FE0363"/>
    <w:rsid w:val="00FE0581"/>
    <w:rsid w:val="00FE0BC3"/>
    <w:rsid w:val="00FE1543"/>
    <w:rsid w:val="00FE1D53"/>
    <w:rsid w:val="00FE1DC6"/>
    <w:rsid w:val="00FE20E3"/>
    <w:rsid w:val="00FE24E2"/>
    <w:rsid w:val="00FE26B4"/>
    <w:rsid w:val="00FE2D7F"/>
    <w:rsid w:val="00FE31F4"/>
    <w:rsid w:val="00FE3771"/>
    <w:rsid w:val="00FE38FE"/>
    <w:rsid w:val="00FE40EF"/>
    <w:rsid w:val="00FE4428"/>
    <w:rsid w:val="00FE4986"/>
    <w:rsid w:val="00FE4ABA"/>
    <w:rsid w:val="00FE53B8"/>
    <w:rsid w:val="00FE5AE3"/>
    <w:rsid w:val="00FE5D46"/>
    <w:rsid w:val="00FE5EA4"/>
    <w:rsid w:val="00FE6416"/>
    <w:rsid w:val="00FE660E"/>
    <w:rsid w:val="00FE6892"/>
    <w:rsid w:val="00FE6A93"/>
    <w:rsid w:val="00FE6D9B"/>
    <w:rsid w:val="00FE74A9"/>
    <w:rsid w:val="00FE753F"/>
    <w:rsid w:val="00FE7901"/>
    <w:rsid w:val="00FE7B25"/>
    <w:rsid w:val="00FE7B5F"/>
    <w:rsid w:val="00FE7FCD"/>
    <w:rsid w:val="00FF027F"/>
    <w:rsid w:val="00FF0BF2"/>
    <w:rsid w:val="00FF1414"/>
    <w:rsid w:val="00FF14FB"/>
    <w:rsid w:val="00FF1560"/>
    <w:rsid w:val="00FF2039"/>
    <w:rsid w:val="00FF2506"/>
    <w:rsid w:val="00FF2565"/>
    <w:rsid w:val="00FF274D"/>
    <w:rsid w:val="00FF2C8A"/>
    <w:rsid w:val="00FF2DD9"/>
    <w:rsid w:val="00FF3510"/>
    <w:rsid w:val="00FF376B"/>
    <w:rsid w:val="00FF389F"/>
    <w:rsid w:val="00FF39FB"/>
    <w:rsid w:val="00FF3DD0"/>
    <w:rsid w:val="00FF3DDA"/>
    <w:rsid w:val="00FF4313"/>
    <w:rsid w:val="00FF44DC"/>
    <w:rsid w:val="00FF4791"/>
    <w:rsid w:val="00FF4801"/>
    <w:rsid w:val="00FF48AF"/>
    <w:rsid w:val="00FF498F"/>
    <w:rsid w:val="00FF49FA"/>
    <w:rsid w:val="00FF4E35"/>
    <w:rsid w:val="00FF4F14"/>
    <w:rsid w:val="00FF52E7"/>
    <w:rsid w:val="00FF53EA"/>
    <w:rsid w:val="00FF5EFF"/>
    <w:rsid w:val="00FF625B"/>
    <w:rsid w:val="00FF69C4"/>
    <w:rsid w:val="00FF6D1C"/>
    <w:rsid w:val="00FF73FB"/>
    <w:rsid w:val="00FF76BE"/>
    <w:rsid w:val="00FF7AE1"/>
    <w:rsid w:val="06F57F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99" w:name="index 1"/>
    <w:lsdException w:qFormat="1" w:uiPriority="99" w:name="index 2"/>
    <w:lsdException w:qFormat="1" w:uiPriority="99" w:name="index 3"/>
    <w:lsdException w:qFormat="1" w:uiPriority="99" w:name="index 4"/>
    <w:lsdException w:qFormat="1" w:unhideWhenUsed="0" w:uiPriority="99" w:name="index 5"/>
    <w:lsdException w:qFormat="1" w:unhideWhenUsed="0" w:uiPriority="99" w:name="index 6"/>
    <w:lsdException w:qFormat="1" w:unhideWhenUsed="0" w:uiPriority="99" w:name="index 7"/>
    <w:lsdException w:qFormat="1" w:uiPriority="99" w:name="index 8"/>
    <w:lsdException w:qFormat="1"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iPriority="0" w:name="index heading"/>
    <w:lsdException w:qFormat="1" w:unhideWhenUsed="0" w:uiPriority="0" w:semiHidden="0" w:name="caption"/>
    <w:lsdException w:qFormat="1" w:unhideWhenUsed="0" w:uiPriority="99" w:semiHidden="0" w:name="table of figures"/>
    <w:lsdException w:qFormat="1" w:uiPriority="0" w:name="envelope address"/>
    <w:lsdException w:qFormat="1" w:uiPriority="0" w:name="envelope return"/>
    <w:lsdException w:qFormat="1" w:unhideWhenUsed="0" w:uiPriority="0" w:name="footnote reference"/>
    <w:lsdException w:qFormat="1" w:unhideWhenUsed="0" w:uiPriority="99" w:name="annotation reference"/>
    <w:lsdException w:qFormat="1" w:uiPriority="0" w:name="line number"/>
    <w:lsdException w:qFormat="1" w:unhideWhenUsed="0" w:uiPriority="0" w:semiHidden="0" w:name="page number"/>
    <w:lsdException w:qFormat="1" w:unhideWhenUsed="0" w:uiPriority="99" w:semiHidden="0" w:name="endnote reference"/>
    <w:lsdException w:qFormat="1" w:unhideWhenUsed="0" w:uiPriority="99" w:semiHidden="0" w:name="endnote text"/>
    <w:lsdException w:qFormat="1" w:uiPriority="99" w:semiHidden="0" w:name="table of authorities"/>
    <w:lsdException w:qFormat="1" w:uiPriority="0" w:name="macro"/>
    <w:lsdException w:uiPriority="0" w:name="toa heading"/>
    <w:lsdException w:qFormat="1" w:uiPriority="99" w:semiHidden="0" w:name="List"/>
    <w:lsdException w:qFormat="1" w:unhideWhenUsed="0" w:uiPriority="0" w:semiHidden="0" w:name="List Bullet"/>
    <w:lsdException w:qFormat="1" w:uiPriority="99" w:semiHidden="0" w:name="List Number"/>
    <w:lsdException w:qFormat="1" w:uiPriority="99" w:semiHidden="0" w:name="List 2"/>
    <w:lsdException w:qFormat="1" w:uiPriority="99" w:semiHidden="0" w:name="List 3"/>
    <w:lsdException w:qFormat="1" w:uiPriority="99" w:semiHidden="0" w:name="List 4"/>
    <w:lsdException w:qFormat="1" w:uiPriority="99" w:semiHidden="0" w:name="List 5"/>
    <w:lsdException w:qFormat="1" w:uiPriority="0" w:semiHidden="0" w:name="List Bullet 2"/>
    <w:lsdException w:qFormat="1" w:uiPriority="99" w:semiHidden="0" w:name="List Bullet 3"/>
    <w:lsdException w:qFormat="1" w:uiPriority="99" w:semiHidden="0" w:name="List Bullet 4"/>
    <w:lsdException w:qFormat="1" w:uiPriority="0" w:semiHidden="0" w:name="List Bullet 5"/>
    <w:lsdException w:qFormat="1" w:uiPriority="99" w:semiHidden="0" w:name="List Number 2"/>
    <w:lsdException w:qFormat="1" w:uiPriority="99" w:semiHidden="0" w:name="List Number 3"/>
    <w:lsdException w:qFormat="1" w:uiPriority="99" w:semiHidden="0" w:name="List Number 4"/>
    <w:lsdException w:qFormat="1" w:uiPriority="99" w:semiHidden="0" w:name="List Number 5"/>
    <w:lsdException w:qFormat="1" w:unhideWhenUsed="0" w:uiPriority="99" w:semiHidden="0" w:name="Title"/>
    <w:lsdException w:qFormat="1" w:unhideWhenUsed="0" w:uiPriority="99" w:semiHidden="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qFormat="1" w:uiPriority="99" w:semiHidden="0" w:name="List Continue"/>
    <w:lsdException w:qFormat="1" w:uiPriority="99" w:semiHidden="0" w:name="List Continue 2"/>
    <w:lsdException w:qFormat="1" w:uiPriority="99" w:semiHidden="0" w:name="List Continue 3"/>
    <w:lsdException w:qFormat="1" w:uiPriority="99" w:semiHidden="0" w:name="List Continue 4"/>
    <w:lsdException w:qFormat="1" w:uiPriority="99" w:semiHidden="0" w:name="List Continue 5"/>
    <w:lsdException w:qFormat="1" w:uiPriority="0" w:name="Message Header"/>
    <w:lsdException w:qFormat="1" w:unhideWhenUsed="0" w:uiPriority="99" w:semiHidden="0" w:name="Subtitle"/>
    <w:lsdException w:unhideWhenUsed="0" w:uiPriority="0" w:semiHidden="0" w:name="Salutation"/>
    <w:lsdException w:qFormat="1" w:unhideWhenUsed="0" w:uiPriority="99" w:semiHidden="0" w:name="Date"/>
    <w:lsdException w:qFormat="1" w:unhideWhenUsed="0" w:uiPriority="0" w:semiHidden="0" w:name="Body Text First Indent"/>
    <w:lsdException w:qFormat="1" w:uiPriority="99" w:name="Body Text First Indent 2"/>
    <w:lsdException w:uiPriority="0" w:name="Note Heading"/>
    <w:lsdException w:qFormat="1" w:unhideWhenUsed="0" w:uiPriority="0"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qFormat="1" w:uiPriority="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name="Document Map"/>
    <w:lsdException w:qFormat="1" w:uiPriority="0" w:semiHidden="0" w:name="Plain Text"/>
    <w:lsdException w:qFormat="1" w:uiPriority="99" w:name="E-mail Signature"/>
    <w:lsdException w:qFormat="1" w:unhideWhenUsed="0" w:uiPriority="99" w:semiHidden="0" w:name="Normal (Web)"/>
    <w:lsdException w:qFormat="1" w:uiPriority="0" w:name="HTML Acronym"/>
    <w:lsdException w:qFormat="1" w:uiPriority="99" w:name="HTML Address"/>
    <w:lsdException w:qFormat="1" w:uiPriority="0" w:name="HTML Cite"/>
    <w:lsdException w:qFormat="1" w:uiPriority="0" w:name="HTML Code"/>
    <w:lsdException w:qFormat="1" w:uiPriority="0" w:name="HTML Definition"/>
    <w:lsdException w:qFormat="1" w:uiPriority="0" w:name="HTML Keyboard"/>
    <w:lsdException w:qFormat="1" w:uiPriority="99" w:name="HTML Preformatted"/>
    <w:lsdException w:qFormat="1" w:uiPriority="0" w:name="HTML Sample"/>
    <w:lsdException w:qFormat="1" w:uiPriority="0" w:name="HTML Typewriter"/>
    <w:lsdException w:qFormat="1" w:uiPriority="0" w:name="HTML Variable"/>
    <w:lsdException w:qFormat="1" w:uiPriority="99" w:name="Normal Table"/>
    <w:lsdException w:qFormat="1" w:unhideWhenUsed="0" w:uiPriority="99" w:name="annotation subject"/>
    <w:lsdException w:uiPriority="0" w:name="Table Simple 1"/>
    <w:lsdException w:uiPriority="0" w:name="Table Simple 2"/>
    <w:lsdException w:uiPriority="0" w:name="Table Simple 3"/>
    <w:lsdException w:qFormat="1" w:unhideWhenUsed="0" w:uiPriority="0" w:semiHidden="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iPriority="72"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iPriority="72"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iPriority="72"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iPriority="64"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iPriority="72"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iPriority="72"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iPriority="72"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EYInterstate" w:hAnsi="EYInterstate" w:eastAsia="黑体" w:cs="Times New Roman"/>
      <w:sz w:val="22"/>
      <w:szCs w:val="24"/>
      <w:lang w:val="en-US" w:eastAsia="en-US" w:bidi="ar-SA"/>
    </w:rPr>
  </w:style>
  <w:style w:type="paragraph" w:styleId="3">
    <w:name w:val="heading 1"/>
    <w:basedOn w:val="1"/>
    <w:next w:val="1"/>
    <w:link w:val="112"/>
    <w:qFormat/>
    <w:uiPriority w:val="0"/>
    <w:pPr>
      <w:keepNext/>
      <w:tabs>
        <w:tab w:val="left" w:pos="1800"/>
      </w:tabs>
      <w:spacing w:before="240" w:after="60" w:line="550" w:lineRule="exact"/>
      <w:outlineLvl w:val="0"/>
    </w:pPr>
    <w:rPr>
      <w:rFonts w:cs="Arial"/>
      <w:bCs/>
      <w:kern w:val="32"/>
      <w:sz w:val="48"/>
      <w:szCs w:val="32"/>
    </w:rPr>
  </w:style>
  <w:style w:type="paragraph" w:styleId="4">
    <w:name w:val="heading 2"/>
    <w:basedOn w:val="1"/>
    <w:next w:val="1"/>
    <w:link w:val="200"/>
    <w:qFormat/>
    <w:uiPriority w:val="0"/>
    <w:pPr>
      <w:keepNext/>
      <w:tabs>
        <w:tab w:val="left" w:pos="1800"/>
      </w:tabs>
      <w:spacing w:before="240" w:after="60"/>
      <w:outlineLvl w:val="1"/>
    </w:pPr>
    <w:rPr>
      <w:rFonts w:ascii="Arial" w:hAnsi="Arial" w:cs="Arial"/>
      <w:b/>
      <w:bCs/>
      <w:i/>
      <w:iCs/>
      <w:sz w:val="28"/>
      <w:szCs w:val="28"/>
    </w:rPr>
  </w:style>
  <w:style w:type="paragraph" w:styleId="5">
    <w:name w:val="heading 3"/>
    <w:basedOn w:val="1"/>
    <w:next w:val="1"/>
    <w:link w:val="201"/>
    <w:qFormat/>
    <w:uiPriority w:val="0"/>
    <w:pPr>
      <w:keepNext/>
      <w:tabs>
        <w:tab w:val="left" w:pos="1800"/>
      </w:tabs>
      <w:spacing w:before="240" w:after="60"/>
      <w:outlineLvl w:val="2"/>
    </w:pPr>
    <w:rPr>
      <w:rFonts w:ascii="Arial" w:hAnsi="Arial" w:cs="Arial"/>
      <w:b/>
      <w:bCs/>
      <w:sz w:val="26"/>
      <w:szCs w:val="26"/>
    </w:rPr>
  </w:style>
  <w:style w:type="paragraph" w:styleId="6">
    <w:name w:val="heading 4"/>
    <w:basedOn w:val="1"/>
    <w:next w:val="1"/>
    <w:link w:val="189"/>
    <w:qFormat/>
    <w:uiPriority w:val="0"/>
    <w:pPr>
      <w:keepNext/>
      <w:spacing w:after="260"/>
      <w:outlineLvl w:val="3"/>
    </w:pPr>
    <w:rPr>
      <w:bCs/>
      <w:i/>
      <w:sz w:val="28"/>
      <w:szCs w:val="28"/>
    </w:rPr>
  </w:style>
  <w:style w:type="paragraph" w:styleId="7">
    <w:name w:val="heading 5"/>
    <w:basedOn w:val="8"/>
    <w:next w:val="9"/>
    <w:link w:val="202"/>
    <w:qFormat/>
    <w:uiPriority w:val="0"/>
    <w:pPr>
      <w:tabs>
        <w:tab w:val="left" w:pos="1800"/>
      </w:tabs>
      <w:spacing w:after="260"/>
      <w:outlineLvl w:val="4"/>
    </w:pPr>
    <w:rPr>
      <w:b w:val="0"/>
      <w:bCs w:val="0"/>
      <w:i/>
      <w:iCs/>
      <w:sz w:val="26"/>
      <w:szCs w:val="26"/>
    </w:rPr>
  </w:style>
  <w:style w:type="paragraph" w:styleId="8">
    <w:name w:val="heading 6"/>
    <w:basedOn w:val="1"/>
    <w:next w:val="1"/>
    <w:link w:val="260"/>
    <w:qFormat/>
    <w:uiPriority w:val="0"/>
    <w:pPr>
      <w:tabs>
        <w:tab w:val="left" w:pos="1800"/>
      </w:tabs>
      <w:spacing w:before="240" w:after="60"/>
      <w:outlineLvl w:val="5"/>
    </w:pPr>
    <w:rPr>
      <w:b/>
      <w:bCs/>
      <w:szCs w:val="22"/>
    </w:rPr>
  </w:style>
  <w:style w:type="paragraph" w:styleId="10">
    <w:name w:val="heading 7"/>
    <w:basedOn w:val="1"/>
    <w:next w:val="1"/>
    <w:link w:val="261"/>
    <w:qFormat/>
    <w:uiPriority w:val="0"/>
    <w:pPr>
      <w:tabs>
        <w:tab w:val="left" w:pos="1800"/>
      </w:tabs>
      <w:spacing w:before="240" w:after="60"/>
      <w:outlineLvl w:val="6"/>
    </w:pPr>
  </w:style>
  <w:style w:type="paragraph" w:styleId="11">
    <w:name w:val="heading 8"/>
    <w:basedOn w:val="1"/>
    <w:next w:val="1"/>
    <w:link w:val="262"/>
    <w:qFormat/>
    <w:uiPriority w:val="0"/>
    <w:pPr>
      <w:tabs>
        <w:tab w:val="left" w:pos="1800"/>
      </w:tabs>
      <w:spacing w:before="240" w:after="60"/>
      <w:outlineLvl w:val="7"/>
    </w:pPr>
    <w:rPr>
      <w:i/>
      <w:iCs/>
    </w:rPr>
  </w:style>
  <w:style w:type="paragraph" w:styleId="12">
    <w:name w:val="heading 9"/>
    <w:basedOn w:val="1"/>
    <w:next w:val="1"/>
    <w:link w:val="263"/>
    <w:qFormat/>
    <w:uiPriority w:val="0"/>
    <w:pPr>
      <w:tabs>
        <w:tab w:val="left" w:pos="1800"/>
      </w:tabs>
      <w:spacing w:before="240" w:after="60"/>
      <w:outlineLvl w:val="8"/>
    </w:pPr>
    <w:rPr>
      <w:rFonts w:ascii="Arial" w:hAnsi="Arial" w:cs="Arial"/>
      <w:szCs w:val="22"/>
    </w:rPr>
  </w:style>
  <w:style w:type="character" w:default="1" w:styleId="94">
    <w:name w:val="Default Paragraph Font"/>
    <w:semiHidden/>
    <w:unhideWhenUsed/>
    <w:qFormat/>
    <w:uiPriority w:val="1"/>
  </w:style>
  <w:style w:type="table" w:default="1" w:styleId="84">
    <w:name w:val="Normal Table"/>
    <w:semiHidden/>
    <w:unhideWhenUsed/>
    <w:qFormat/>
    <w:uiPriority w:val="99"/>
    <w:tblPr>
      <w:tblCellMar>
        <w:top w:w="0" w:type="dxa"/>
        <w:left w:w="108" w:type="dxa"/>
        <w:bottom w:w="0" w:type="dxa"/>
        <w:right w:w="108" w:type="dxa"/>
      </w:tblCellMar>
    </w:tblPr>
  </w:style>
  <w:style w:type="paragraph" w:styleId="2">
    <w:name w:val="macro"/>
    <w:link w:val="475"/>
    <w:semiHidden/>
    <w:unhideWhenUsed/>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sz w:val="24"/>
      <w:szCs w:val="24"/>
      <w:lang w:val="en-US" w:eastAsia="en-US" w:bidi="ar-SA"/>
    </w:rPr>
  </w:style>
  <w:style w:type="paragraph" w:customStyle="1" w:styleId="9">
    <w:name w:val="Style Heading 5Level 3 - ih5Gliederung 5 + (Latin) Arial"/>
    <w:basedOn w:val="7"/>
    <w:link w:val="158"/>
    <w:autoRedefine/>
    <w:qFormat/>
    <w:uiPriority w:val="0"/>
    <w:pPr>
      <w:keepNext/>
      <w:tabs>
        <w:tab w:val="left" w:pos="1134"/>
      </w:tabs>
      <w:spacing w:before="0" w:after="0"/>
      <w:ind w:left="1134" w:hanging="1134"/>
      <w:jc w:val="both"/>
    </w:pPr>
    <w:rPr>
      <w:rFonts w:ascii="Arial" w:hAnsi="Arial" w:eastAsia="宋体" w:cs="Arial"/>
      <w:i w:val="0"/>
      <w:iCs w:val="0"/>
      <w:sz w:val="24"/>
      <w:szCs w:val="24"/>
      <w:lang w:val="en-GB" w:eastAsia="zh-CN"/>
    </w:rPr>
  </w:style>
  <w:style w:type="paragraph" w:styleId="13">
    <w:name w:val="List 3"/>
    <w:basedOn w:val="14"/>
    <w:unhideWhenUsed/>
    <w:qFormat/>
    <w:uiPriority w:val="99"/>
    <w:pPr>
      <w:ind w:left="1985" w:hanging="1191"/>
    </w:pPr>
  </w:style>
  <w:style w:type="paragraph" w:styleId="14">
    <w:name w:val="List 2"/>
    <w:basedOn w:val="15"/>
    <w:unhideWhenUsed/>
    <w:qFormat/>
    <w:uiPriority w:val="99"/>
    <w:pPr>
      <w:ind w:left="397"/>
    </w:pPr>
  </w:style>
  <w:style w:type="paragraph" w:styleId="15">
    <w:name w:val="List"/>
    <w:basedOn w:val="1"/>
    <w:unhideWhenUsed/>
    <w:qFormat/>
    <w:uiPriority w:val="99"/>
    <w:pPr>
      <w:spacing w:before="60" w:after="60" w:line="240" w:lineRule="atLeast"/>
      <w:contextualSpacing/>
    </w:pPr>
    <w:rPr>
      <w:rFonts w:ascii="Georgia" w:hAnsi="Georgia" w:eastAsia="宋体"/>
      <w:sz w:val="20"/>
      <w:szCs w:val="22"/>
    </w:rPr>
  </w:style>
  <w:style w:type="paragraph" w:styleId="16">
    <w:name w:val="toc 7"/>
    <w:basedOn w:val="1"/>
    <w:next w:val="1"/>
    <w:autoRedefine/>
    <w:qFormat/>
    <w:uiPriority w:val="39"/>
    <w:pPr>
      <w:ind w:left="1320"/>
    </w:pPr>
    <w:rPr>
      <w:rFonts w:asciiTheme="minorHAnsi" w:hAnsiTheme="minorHAnsi" w:cstheme="minorHAnsi"/>
      <w:sz w:val="18"/>
      <w:szCs w:val="18"/>
    </w:rPr>
  </w:style>
  <w:style w:type="paragraph" w:styleId="17">
    <w:name w:val="List Number 2"/>
    <w:basedOn w:val="18"/>
    <w:unhideWhenUsed/>
    <w:qFormat/>
    <w:uiPriority w:val="99"/>
    <w:pPr>
      <w:numPr>
        <w:ilvl w:val="1"/>
      </w:numPr>
      <w:tabs>
        <w:tab w:val="left" w:pos="397"/>
      </w:tabs>
    </w:pPr>
  </w:style>
  <w:style w:type="paragraph" w:styleId="18">
    <w:name w:val="List Number"/>
    <w:basedOn w:val="1"/>
    <w:unhideWhenUsed/>
    <w:qFormat/>
    <w:uiPriority w:val="99"/>
    <w:pPr>
      <w:numPr>
        <w:ilvl w:val="0"/>
        <w:numId w:val="1"/>
      </w:numPr>
      <w:spacing w:before="60" w:after="60" w:line="240" w:lineRule="atLeast"/>
      <w:contextualSpacing/>
    </w:pPr>
    <w:rPr>
      <w:rFonts w:ascii="Georgia" w:hAnsi="Georgia" w:eastAsia="宋体"/>
      <w:sz w:val="20"/>
      <w:szCs w:val="22"/>
    </w:rPr>
  </w:style>
  <w:style w:type="paragraph" w:styleId="19">
    <w:name w:val="table of authorities"/>
    <w:basedOn w:val="1"/>
    <w:next w:val="1"/>
    <w:unhideWhenUsed/>
    <w:qFormat/>
    <w:uiPriority w:val="99"/>
    <w:pPr>
      <w:spacing w:line="276" w:lineRule="auto"/>
    </w:pPr>
    <w:rPr>
      <w:rFonts w:ascii="Georgia" w:hAnsi="Georgia" w:eastAsia="宋体"/>
      <w:sz w:val="20"/>
      <w:szCs w:val="22"/>
    </w:rPr>
  </w:style>
  <w:style w:type="paragraph" w:styleId="20">
    <w:name w:val="List Bullet 4"/>
    <w:basedOn w:val="21"/>
    <w:unhideWhenUsed/>
    <w:qFormat/>
    <w:uiPriority w:val="99"/>
    <w:pPr>
      <w:tabs>
        <w:tab w:val="left" w:pos="397"/>
        <w:tab w:val="left" w:pos="794"/>
        <w:tab w:val="left" w:pos="1191"/>
        <w:tab w:val="left" w:pos="1588"/>
      </w:tabs>
      <w:ind w:left="1588"/>
    </w:pPr>
  </w:style>
  <w:style w:type="paragraph" w:styleId="21">
    <w:name w:val="List Bullet 3"/>
    <w:basedOn w:val="22"/>
    <w:unhideWhenUsed/>
    <w:qFormat/>
    <w:uiPriority w:val="99"/>
    <w:pPr>
      <w:tabs>
        <w:tab w:val="left" w:pos="397"/>
        <w:tab w:val="left" w:pos="794"/>
        <w:tab w:val="left" w:pos="1191"/>
      </w:tabs>
      <w:ind w:left="1191"/>
    </w:pPr>
  </w:style>
  <w:style w:type="paragraph" w:styleId="22">
    <w:name w:val="List Bullet 2"/>
    <w:basedOn w:val="23"/>
    <w:unhideWhenUsed/>
    <w:qFormat/>
    <w:uiPriority w:val="0"/>
    <w:pPr>
      <w:tabs>
        <w:tab w:val="left" w:pos="397"/>
        <w:tab w:val="left" w:pos="794"/>
      </w:tabs>
      <w:spacing w:before="60" w:after="60" w:line="240" w:lineRule="atLeast"/>
      <w:ind w:left="794" w:hanging="397"/>
      <w:contextualSpacing/>
      <w:jc w:val="left"/>
    </w:pPr>
    <w:rPr>
      <w:rFonts w:ascii="Georgia" w:hAnsi="Georgia"/>
      <w:szCs w:val="22"/>
    </w:rPr>
  </w:style>
  <w:style w:type="paragraph" w:styleId="23">
    <w:name w:val="List Bullet"/>
    <w:basedOn w:val="1"/>
    <w:qFormat/>
    <w:uiPriority w:val="0"/>
    <w:pPr>
      <w:tabs>
        <w:tab w:val="left" w:pos="357"/>
      </w:tabs>
      <w:spacing w:before="240" w:after="240"/>
      <w:ind w:left="357" w:hanging="357"/>
      <w:jc w:val="both"/>
    </w:pPr>
    <w:rPr>
      <w:rFonts w:ascii="Tahoma" w:hAnsi="Tahoma" w:eastAsia="宋体"/>
      <w:sz w:val="20"/>
    </w:rPr>
  </w:style>
  <w:style w:type="paragraph" w:styleId="24">
    <w:name w:val="index 8"/>
    <w:basedOn w:val="1"/>
    <w:next w:val="1"/>
    <w:semiHidden/>
    <w:unhideWhenUsed/>
    <w:qFormat/>
    <w:uiPriority w:val="99"/>
    <w:pPr>
      <w:ind w:left="1600" w:hanging="200"/>
    </w:pPr>
    <w:rPr>
      <w:rFonts w:ascii="Georgia" w:hAnsi="Georgia" w:eastAsia="宋体"/>
      <w:sz w:val="20"/>
      <w:szCs w:val="22"/>
    </w:rPr>
  </w:style>
  <w:style w:type="paragraph" w:styleId="25">
    <w:name w:val="E-mail Signature"/>
    <w:basedOn w:val="1"/>
    <w:link w:val="209"/>
    <w:semiHidden/>
    <w:unhideWhenUsed/>
    <w:qFormat/>
    <w:uiPriority w:val="99"/>
    <w:rPr>
      <w:rFonts w:ascii="Georgia" w:hAnsi="Georgia" w:eastAsia="宋体"/>
      <w:sz w:val="20"/>
      <w:szCs w:val="22"/>
    </w:rPr>
  </w:style>
  <w:style w:type="paragraph" w:styleId="26">
    <w:name w:val="Normal Indent"/>
    <w:basedOn w:val="1"/>
    <w:qFormat/>
    <w:uiPriority w:val="0"/>
    <w:pPr>
      <w:widowControl w:val="0"/>
      <w:tabs>
        <w:tab w:val="left" w:pos="1134"/>
      </w:tabs>
      <w:adjustRightInd w:val="0"/>
      <w:spacing w:before="40" w:after="60"/>
      <w:ind w:left="1134"/>
      <w:jc w:val="both"/>
      <w:textAlignment w:val="baseline"/>
    </w:pPr>
    <w:rPr>
      <w:rFonts w:ascii="Arial" w:hAnsi="Arial" w:eastAsia="宋体"/>
      <w:sz w:val="24"/>
      <w:szCs w:val="20"/>
      <w:lang w:val="en-GB" w:eastAsia="zh-CN"/>
    </w:rPr>
  </w:style>
  <w:style w:type="paragraph" w:styleId="27">
    <w:name w:val="caption"/>
    <w:basedOn w:val="1"/>
    <w:next w:val="1"/>
    <w:qFormat/>
    <w:uiPriority w:val="0"/>
    <w:rPr>
      <w:rFonts w:ascii="Times New Roman" w:hAnsi="Times New Roman" w:eastAsia="Arial Unicode MS"/>
      <w:b/>
      <w:bCs/>
      <w:sz w:val="20"/>
      <w:szCs w:val="20"/>
      <w:lang w:eastAsia="zh-CN"/>
    </w:rPr>
  </w:style>
  <w:style w:type="paragraph" w:styleId="28">
    <w:name w:val="index 5"/>
    <w:basedOn w:val="1"/>
    <w:next w:val="1"/>
    <w:autoRedefine/>
    <w:semiHidden/>
    <w:qFormat/>
    <w:uiPriority w:val="99"/>
    <w:pPr>
      <w:ind w:left="1200" w:hanging="240"/>
    </w:pPr>
    <w:rPr>
      <w:rFonts w:ascii="Tahoma" w:hAnsi="Tahoma" w:eastAsia="宋体"/>
      <w:sz w:val="20"/>
      <w:szCs w:val="21"/>
    </w:rPr>
  </w:style>
  <w:style w:type="paragraph" w:styleId="29">
    <w:name w:val="envelope address"/>
    <w:basedOn w:val="1"/>
    <w:semiHidden/>
    <w:unhideWhenUsed/>
    <w:qFormat/>
    <w:uiPriority w:val="0"/>
    <w:pPr>
      <w:framePr w:w="7920" w:h="1980" w:hRule="exact" w:hSpace="180" w:wrap="auto" w:vAnchor="margin" w:hAnchor="page" w:xAlign="center" w:yAlign="bottom"/>
      <w:snapToGrid w:val="0"/>
      <w:ind w:left="100" w:leftChars="1400"/>
    </w:pPr>
    <w:rPr>
      <w:rFonts w:asciiTheme="majorHAnsi" w:hAnsiTheme="majorHAnsi" w:eastAsiaTheme="majorEastAsia" w:cstheme="majorBidi"/>
      <w:sz w:val="24"/>
    </w:rPr>
  </w:style>
  <w:style w:type="paragraph" w:styleId="30">
    <w:name w:val="Document Map"/>
    <w:basedOn w:val="1"/>
    <w:link w:val="265"/>
    <w:semiHidden/>
    <w:qFormat/>
    <w:uiPriority w:val="0"/>
    <w:pPr>
      <w:shd w:val="clear" w:color="auto" w:fill="000080"/>
    </w:pPr>
    <w:rPr>
      <w:rFonts w:ascii="Tahoma" w:hAnsi="Tahoma" w:cs="Tahoma"/>
      <w:sz w:val="20"/>
      <w:szCs w:val="20"/>
    </w:rPr>
  </w:style>
  <w:style w:type="paragraph" w:styleId="31">
    <w:name w:val="annotation text"/>
    <w:basedOn w:val="1"/>
    <w:link w:val="184"/>
    <w:qFormat/>
    <w:uiPriority w:val="99"/>
    <w:rPr>
      <w:sz w:val="20"/>
      <w:szCs w:val="20"/>
      <w:lang w:val="zh-CN"/>
    </w:rPr>
  </w:style>
  <w:style w:type="paragraph" w:styleId="32">
    <w:name w:val="index 6"/>
    <w:basedOn w:val="1"/>
    <w:next w:val="1"/>
    <w:autoRedefine/>
    <w:semiHidden/>
    <w:qFormat/>
    <w:uiPriority w:val="99"/>
    <w:pPr>
      <w:ind w:left="1440" w:hanging="240"/>
    </w:pPr>
    <w:rPr>
      <w:rFonts w:ascii="Tahoma" w:hAnsi="Tahoma" w:eastAsia="宋体"/>
      <w:sz w:val="20"/>
      <w:szCs w:val="21"/>
    </w:rPr>
  </w:style>
  <w:style w:type="paragraph" w:styleId="33">
    <w:name w:val="Body Text 3"/>
    <w:basedOn w:val="1"/>
    <w:link w:val="248"/>
    <w:qFormat/>
    <w:uiPriority w:val="99"/>
    <w:pPr>
      <w:spacing w:before="240" w:after="240"/>
      <w:jc w:val="both"/>
    </w:pPr>
    <w:rPr>
      <w:rFonts w:ascii="Tahoma" w:hAnsi="Tahoma" w:eastAsia="宋体" w:cs="Tahoma"/>
      <w:i/>
      <w:iCs/>
      <w:sz w:val="20"/>
      <w:lang w:val="en-GB"/>
    </w:rPr>
  </w:style>
  <w:style w:type="paragraph" w:styleId="34">
    <w:name w:val="Closing"/>
    <w:basedOn w:val="1"/>
    <w:link w:val="255"/>
    <w:qFormat/>
    <w:uiPriority w:val="99"/>
    <w:pPr>
      <w:overflowPunct w:val="0"/>
      <w:autoSpaceDE w:val="0"/>
      <w:autoSpaceDN w:val="0"/>
      <w:adjustRightInd w:val="0"/>
      <w:ind w:left="4320"/>
      <w:textAlignment w:val="baseline"/>
    </w:pPr>
    <w:rPr>
      <w:rFonts w:ascii="华文楷体" w:hAnsi="华文楷体" w:eastAsia="华文楷体"/>
      <w:sz w:val="24"/>
      <w:szCs w:val="20"/>
      <w:lang w:val="en-GB" w:eastAsia="zh-CN"/>
    </w:rPr>
  </w:style>
  <w:style w:type="paragraph" w:styleId="35">
    <w:name w:val="Body Text"/>
    <w:basedOn w:val="1"/>
    <w:link w:val="203"/>
    <w:qFormat/>
    <w:uiPriority w:val="0"/>
    <w:pPr>
      <w:spacing w:before="240" w:after="240"/>
      <w:jc w:val="both"/>
    </w:pPr>
    <w:rPr>
      <w:rFonts w:ascii="Tahoma" w:hAnsi="Tahoma" w:eastAsia="宋体"/>
      <w:sz w:val="20"/>
      <w:lang/>
    </w:rPr>
  </w:style>
  <w:style w:type="paragraph" w:styleId="36">
    <w:name w:val="Body Text Indent"/>
    <w:basedOn w:val="1"/>
    <w:link w:val="221"/>
    <w:qFormat/>
    <w:uiPriority w:val="0"/>
    <w:pPr>
      <w:spacing w:before="240" w:after="240"/>
      <w:jc w:val="both"/>
    </w:pPr>
    <w:rPr>
      <w:rFonts w:ascii="Tahoma" w:hAnsi="Tahoma" w:eastAsia="宋体"/>
      <w:sz w:val="20"/>
      <w:lang/>
    </w:rPr>
  </w:style>
  <w:style w:type="paragraph" w:styleId="37">
    <w:name w:val="List Number 3"/>
    <w:basedOn w:val="17"/>
    <w:unhideWhenUsed/>
    <w:qFormat/>
    <w:uiPriority w:val="99"/>
    <w:pPr>
      <w:numPr>
        <w:ilvl w:val="2"/>
      </w:numPr>
    </w:pPr>
  </w:style>
  <w:style w:type="paragraph" w:styleId="38">
    <w:name w:val="List Continue"/>
    <w:basedOn w:val="1"/>
    <w:unhideWhenUsed/>
    <w:qFormat/>
    <w:uiPriority w:val="99"/>
    <w:pPr>
      <w:spacing w:before="60" w:after="60" w:line="240" w:lineRule="atLeast"/>
      <w:ind w:left="397"/>
      <w:contextualSpacing/>
    </w:pPr>
    <w:rPr>
      <w:rFonts w:ascii="Georgia" w:hAnsi="Georgia" w:eastAsia="宋体"/>
      <w:sz w:val="20"/>
      <w:szCs w:val="22"/>
    </w:rPr>
  </w:style>
  <w:style w:type="paragraph" w:styleId="39">
    <w:name w:val="Block Text"/>
    <w:basedOn w:val="1"/>
    <w:semiHidden/>
    <w:unhideWhenUsed/>
    <w:qFormat/>
    <w:uiPriority w:val="0"/>
    <w:pPr>
      <w:spacing w:after="120"/>
      <w:ind w:left="1440" w:leftChars="700" w:right="1440" w:rightChars="700"/>
    </w:pPr>
  </w:style>
  <w:style w:type="paragraph" w:styleId="40">
    <w:name w:val="HTML Address"/>
    <w:basedOn w:val="1"/>
    <w:link w:val="213"/>
    <w:semiHidden/>
    <w:unhideWhenUsed/>
    <w:qFormat/>
    <w:uiPriority w:val="99"/>
    <w:rPr>
      <w:rFonts w:ascii="Georgia" w:hAnsi="Georgia" w:eastAsia="宋体"/>
      <w:i/>
      <w:iCs/>
      <w:sz w:val="20"/>
      <w:szCs w:val="22"/>
    </w:rPr>
  </w:style>
  <w:style w:type="paragraph" w:styleId="41">
    <w:name w:val="index 4"/>
    <w:basedOn w:val="1"/>
    <w:next w:val="1"/>
    <w:semiHidden/>
    <w:unhideWhenUsed/>
    <w:qFormat/>
    <w:uiPriority w:val="99"/>
    <w:pPr>
      <w:ind w:left="800" w:hanging="200"/>
    </w:pPr>
    <w:rPr>
      <w:rFonts w:ascii="Georgia" w:hAnsi="Georgia" w:eastAsia="宋体"/>
      <w:sz w:val="20"/>
      <w:szCs w:val="22"/>
    </w:rPr>
  </w:style>
  <w:style w:type="paragraph" w:styleId="42">
    <w:name w:val="toc 5"/>
    <w:basedOn w:val="1"/>
    <w:next w:val="1"/>
    <w:autoRedefine/>
    <w:qFormat/>
    <w:uiPriority w:val="39"/>
    <w:pPr>
      <w:ind w:left="880"/>
    </w:pPr>
    <w:rPr>
      <w:rFonts w:ascii="Calibri" w:hAnsi="Calibri" w:cstheme="minorHAnsi"/>
      <w:sz w:val="18"/>
      <w:szCs w:val="18"/>
    </w:rPr>
  </w:style>
  <w:style w:type="paragraph" w:styleId="43">
    <w:name w:val="toc 3"/>
    <w:basedOn w:val="1"/>
    <w:next w:val="1"/>
    <w:autoRedefine/>
    <w:qFormat/>
    <w:uiPriority w:val="39"/>
    <w:pPr>
      <w:ind w:left="440"/>
    </w:pPr>
    <w:rPr>
      <w:rFonts w:ascii="Calibri" w:hAnsi="Calibri" w:cstheme="minorHAnsi"/>
      <w:iCs/>
      <w:sz w:val="20"/>
      <w:szCs w:val="20"/>
    </w:rPr>
  </w:style>
  <w:style w:type="paragraph" w:styleId="44">
    <w:name w:val="Plain Text"/>
    <w:basedOn w:val="1"/>
    <w:link w:val="214"/>
    <w:unhideWhenUsed/>
    <w:qFormat/>
    <w:uiPriority w:val="0"/>
    <w:rPr>
      <w:rFonts w:ascii="Consolas" w:hAnsi="Consolas" w:eastAsia="宋体"/>
      <w:sz w:val="21"/>
      <w:szCs w:val="21"/>
    </w:rPr>
  </w:style>
  <w:style w:type="paragraph" w:styleId="45">
    <w:name w:val="List Bullet 5"/>
    <w:basedOn w:val="20"/>
    <w:next w:val="20"/>
    <w:unhideWhenUsed/>
    <w:qFormat/>
    <w:uiPriority w:val="0"/>
    <w:pPr>
      <w:tabs>
        <w:tab w:val="left" w:pos="1985"/>
      </w:tabs>
      <w:ind w:left="1985"/>
    </w:pPr>
  </w:style>
  <w:style w:type="paragraph" w:styleId="46">
    <w:name w:val="List Number 4"/>
    <w:basedOn w:val="37"/>
    <w:unhideWhenUsed/>
    <w:qFormat/>
    <w:uiPriority w:val="99"/>
    <w:pPr>
      <w:numPr>
        <w:ilvl w:val="3"/>
      </w:numPr>
    </w:pPr>
  </w:style>
  <w:style w:type="paragraph" w:styleId="47">
    <w:name w:val="toc 8"/>
    <w:basedOn w:val="1"/>
    <w:next w:val="1"/>
    <w:autoRedefine/>
    <w:qFormat/>
    <w:uiPriority w:val="39"/>
    <w:pPr>
      <w:ind w:left="1540"/>
    </w:pPr>
    <w:rPr>
      <w:rFonts w:asciiTheme="minorHAnsi" w:hAnsiTheme="minorHAnsi" w:cstheme="minorHAnsi"/>
      <w:sz w:val="18"/>
      <w:szCs w:val="18"/>
    </w:rPr>
  </w:style>
  <w:style w:type="paragraph" w:styleId="48">
    <w:name w:val="index 3"/>
    <w:basedOn w:val="1"/>
    <w:next w:val="1"/>
    <w:semiHidden/>
    <w:unhideWhenUsed/>
    <w:qFormat/>
    <w:uiPriority w:val="99"/>
    <w:pPr>
      <w:ind w:left="600" w:hanging="200"/>
    </w:pPr>
    <w:rPr>
      <w:rFonts w:ascii="Georgia" w:hAnsi="Georgia" w:eastAsia="宋体"/>
      <w:sz w:val="20"/>
      <w:szCs w:val="22"/>
    </w:rPr>
  </w:style>
  <w:style w:type="paragraph" w:styleId="49">
    <w:name w:val="Date"/>
    <w:basedOn w:val="1"/>
    <w:next w:val="1"/>
    <w:link w:val="249"/>
    <w:qFormat/>
    <w:uiPriority w:val="99"/>
    <w:pPr>
      <w:ind w:left="100" w:leftChars="2500"/>
    </w:pPr>
    <w:rPr>
      <w:rFonts w:ascii="Times New Roman" w:hAnsi="Times New Roman" w:eastAsia="Arial Unicode MS"/>
      <w:sz w:val="24"/>
      <w:lang w:eastAsia="zh-CN"/>
    </w:rPr>
  </w:style>
  <w:style w:type="paragraph" w:styleId="50">
    <w:name w:val="Body Text Indent 2"/>
    <w:basedOn w:val="1"/>
    <w:link w:val="253"/>
    <w:qFormat/>
    <w:uiPriority w:val="99"/>
    <w:pPr>
      <w:spacing w:before="240" w:after="240"/>
      <w:jc w:val="both"/>
    </w:pPr>
    <w:rPr>
      <w:rFonts w:ascii="Tahoma" w:hAnsi="Tahoma" w:eastAsia="宋体"/>
      <w:color w:val="FF0000"/>
      <w:sz w:val="20"/>
      <w:lang/>
    </w:rPr>
  </w:style>
  <w:style w:type="paragraph" w:styleId="51">
    <w:name w:val="endnote text"/>
    <w:basedOn w:val="1"/>
    <w:link w:val="186"/>
    <w:qFormat/>
    <w:uiPriority w:val="99"/>
    <w:rPr>
      <w:sz w:val="20"/>
      <w:szCs w:val="20"/>
    </w:rPr>
  </w:style>
  <w:style w:type="paragraph" w:styleId="52">
    <w:name w:val="List Continue 5"/>
    <w:basedOn w:val="53"/>
    <w:unhideWhenUsed/>
    <w:qFormat/>
    <w:uiPriority w:val="99"/>
    <w:pPr>
      <w:ind w:left="1985"/>
    </w:pPr>
  </w:style>
  <w:style w:type="paragraph" w:styleId="53">
    <w:name w:val="List Continue 4"/>
    <w:basedOn w:val="54"/>
    <w:unhideWhenUsed/>
    <w:qFormat/>
    <w:uiPriority w:val="99"/>
    <w:pPr>
      <w:ind w:left="1588"/>
    </w:pPr>
  </w:style>
  <w:style w:type="paragraph" w:styleId="54">
    <w:name w:val="List Continue 3"/>
    <w:basedOn w:val="55"/>
    <w:unhideWhenUsed/>
    <w:qFormat/>
    <w:uiPriority w:val="99"/>
    <w:pPr>
      <w:ind w:left="1191"/>
    </w:pPr>
  </w:style>
  <w:style w:type="paragraph" w:styleId="55">
    <w:name w:val="List Continue 2"/>
    <w:basedOn w:val="38"/>
    <w:unhideWhenUsed/>
    <w:qFormat/>
    <w:uiPriority w:val="99"/>
    <w:pPr>
      <w:ind w:left="794"/>
    </w:pPr>
  </w:style>
  <w:style w:type="paragraph" w:styleId="56">
    <w:name w:val="Balloon Text"/>
    <w:basedOn w:val="1"/>
    <w:link w:val="243"/>
    <w:qFormat/>
    <w:uiPriority w:val="0"/>
    <w:rPr>
      <w:rFonts w:ascii="Tahoma" w:hAnsi="Tahoma" w:cs="Tahoma"/>
      <w:sz w:val="16"/>
      <w:szCs w:val="16"/>
    </w:rPr>
  </w:style>
  <w:style w:type="paragraph" w:styleId="57">
    <w:name w:val="footer"/>
    <w:basedOn w:val="1"/>
    <w:link w:val="182"/>
    <w:qFormat/>
    <w:uiPriority w:val="99"/>
    <w:pPr>
      <w:tabs>
        <w:tab w:val="center" w:pos="4320"/>
        <w:tab w:val="right" w:pos="8640"/>
      </w:tabs>
    </w:pPr>
  </w:style>
  <w:style w:type="paragraph" w:styleId="58">
    <w:name w:val="envelope return"/>
    <w:basedOn w:val="1"/>
    <w:semiHidden/>
    <w:unhideWhenUsed/>
    <w:qFormat/>
    <w:uiPriority w:val="0"/>
    <w:pPr>
      <w:snapToGrid w:val="0"/>
    </w:pPr>
    <w:rPr>
      <w:rFonts w:asciiTheme="majorHAnsi" w:hAnsiTheme="majorHAnsi" w:eastAsiaTheme="majorEastAsia" w:cstheme="majorBidi"/>
    </w:rPr>
  </w:style>
  <w:style w:type="paragraph" w:styleId="59">
    <w:name w:val="header"/>
    <w:basedOn w:val="1"/>
    <w:link w:val="191"/>
    <w:qFormat/>
    <w:uiPriority w:val="0"/>
    <w:pPr>
      <w:tabs>
        <w:tab w:val="center" w:pos="4320"/>
        <w:tab w:val="right" w:pos="8640"/>
      </w:tabs>
    </w:pPr>
  </w:style>
  <w:style w:type="paragraph" w:styleId="60">
    <w:name w:val="toc 1"/>
    <w:basedOn w:val="1"/>
    <w:next w:val="1"/>
    <w:autoRedefine/>
    <w:qFormat/>
    <w:uiPriority w:val="39"/>
    <w:pPr>
      <w:spacing w:before="120" w:after="120"/>
    </w:pPr>
    <w:rPr>
      <w:rFonts w:asciiTheme="minorHAnsi" w:hAnsiTheme="minorHAnsi" w:cstheme="minorHAnsi"/>
      <w:b/>
      <w:bCs/>
      <w:caps/>
      <w:sz w:val="20"/>
      <w:szCs w:val="20"/>
    </w:rPr>
  </w:style>
  <w:style w:type="paragraph" w:styleId="61">
    <w:name w:val="toc 4"/>
    <w:basedOn w:val="1"/>
    <w:next w:val="1"/>
    <w:autoRedefine/>
    <w:qFormat/>
    <w:uiPriority w:val="39"/>
    <w:pPr>
      <w:ind w:left="660"/>
    </w:pPr>
    <w:rPr>
      <w:rFonts w:asciiTheme="minorHAnsi" w:hAnsiTheme="minorHAnsi" w:cstheme="minorHAnsi"/>
      <w:sz w:val="20"/>
      <w:szCs w:val="18"/>
    </w:rPr>
  </w:style>
  <w:style w:type="paragraph" w:styleId="62">
    <w:name w:val="Subtitle"/>
    <w:basedOn w:val="1"/>
    <w:next w:val="1"/>
    <w:link w:val="316"/>
    <w:qFormat/>
    <w:uiPriority w:val="99"/>
    <w:pPr>
      <w:spacing w:before="240" w:after="60" w:line="312" w:lineRule="auto"/>
      <w:jc w:val="center"/>
      <w:outlineLvl w:val="1"/>
    </w:pPr>
    <w:rPr>
      <w:rFonts w:ascii="Georgia" w:hAnsi="Georgia"/>
      <w:iCs/>
      <w:color w:val="000000"/>
      <w:spacing w:val="15"/>
      <w:sz w:val="80"/>
      <w:lang w:eastAsia="zh-CN"/>
    </w:rPr>
  </w:style>
  <w:style w:type="paragraph" w:styleId="63">
    <w:name w:val="List Number 5"/>
    <w:basedOn w:val="46"/>
    <w:unhideWhenUsed/>
    <w:qFormat/>
    <w:uiPriority w:val="99"/>
    <w:pPr>
      <w:numPr>
        <w:ilvl w:val="4"/>
      </w:numPr>
    </w:pPr>
  </w:style>
  <w:style w:type="paragraph" w:styleId="64">
    <w:name w:val="footnote text"/>
    <w:basedOn w:val="1"/>
    <w:link w:val="257"/>
    <w:qFormat/>
    <w:uiPriority w:val="0"/>
    <w:pPr>
      <w:snapToGrid w:val="0"/>
    </w:pPr>
    <w:rPr>
      <w:rFonts w:ascii="Times New Roman" w:hAnsi="Times New Roman" w:eastAsia="Arial Unicode MS"/>
      <w:sz w:val="18"/>
      <w:szCs w:val="18"/>
      <w:lang w:eastAsia="zh-CN"/>
    </w:rPr>
  </w:style>
  <w:style w:type="paragraph" w:styleId="65">
    <w:name w:val="toc 6"/>
    <w:basedOn w:val="1"/>
    <w:next w:val="1"/>
    <w:autoRedefine/>
    <w:qFormat/>
    <w:uiPriority w:val="39"/>
    <w:pPr>
      <w:ind w:left="1100"/>
    </w:pPr>
    <w:rPr>
      <w:rFonts w:asciiTheme="minorHAnsi" w:hAnsiTheme="minorHAnsi" w:cstheme="minorHAnsi"/>
      <w:sz w:val="18"/>
      <w:szCs w:val="18"/>
    </w:rPr>
  </w:style>
  <w:style w:type="paragraph" w:styleId="66">
    <w:name w:val="List 5"/>
    <w:basedOn w:val="67"/>
    <w:unhideWhenUsed/>
    <w:qFormat/>
    <w:uiPriority w:val="99"/>
    <w:pPr>
      <w:ind w:left="1588"/>
    </w:pPr>
  </w:style>
  <w:style w:type="paragraph" w:styleId="67">
    <w:name w:val="List 4"/>
    <w:basedOn w:val="13"/>
    <w:unhideWhenUsed/>
    <w:qFormat/>
    <w:uiPriority w:val="99"/>
    <w:pPr>
      <w:ind w:left="1191" w:firstLine="0"/>
    </w:pPr>
  </w:style>
  <w:style w:type="paragraph" w:styleId="68">
    <w:name w:val="Body Text Indent 3"/>
    <w:basedOn w:val="1"/>
    <w:link w:val="254"/>
    <w:qFormat/>
    <w:uiPriority w:val="99"/>
    <w:pPr>
      <w:spacing w:before="240" w:after="240"/>
      <w:ind w:firstLine="567"/>
      <w:jc w:val="both"/>
    </w:pPr>
    <w:rPr>
      <w:rFonts w:ascii="Tahoma" w:hAnsi="Tahoma" w:eastAsia="宋体" w:cs="Tahoma"/>
      <w:sz w:val="20"/>
      <w:lang w:val="en-GB"/>
    </w:rPr>
  </w:style>
  <w:style w:type="paragraph" w:styleId="69">
    <w:name w:val="index 7"/>
    <w:basedOn w:val="1"/>
    <w:next w:val="1"/>
    <w:autoRedefine/>
    <w:semiHidden/>
    <w:qFormat/>
    <w:uiPriority w:val="99"/>
    <w:pPr>
      <w:ind w:left="1680" w:hanging="240"/>
    </w:pPr>
    <w:rPr>
      <w:rFonts w:ascii="Tahoma" w:hAnsi="Tahoma" w:eastAsia="宋体"/>
      <w:sz w:val="20"/>
      <w:szCs w:val="21"/>
    </w:rPr>
  </w:style>
  <w:style w:type="paragraph" w:styleId="70">
    <w:name w:val="index 9"/>
    <w:basedOn w:val="1"/>
    <w:next w:val="1"/>
    <w:semiHidden/>
    <w:unhideWhenUsed/>
    <w:qFormat/>
    <w:uiPriority w:val="99"/>
    <w:pPr>
      <w:ind w:left="1800" w:hanging="200"/>
    </w:pPr>
    <w:rPr>
      <w:rFonts w:ascii="Georgia" w:hAnsi="Georgia" w:eastAsia="宋体"/>
      <w:sz w:val="20"/>
      <w:szCs w:val="22"/>
    </w:rPr>
  </w:style>
  <w:style w:type="paragraph" w:styleId="71">
    <w:name w:val="table of figures"/>
    <w:basedOn w:val="1"/>
    <w:next w:val="1"/>
    <w:qFormat/>
    <w:uiPriority w:val="99"/>
  </w:style>
  <w:style w:type="paragraph" w:styleId="72">
    <w:name w:val="toc 2"/>
    <w:basedOn w:val="1"/>
    <w:next w:val="1"/>
    <w:autoRedefine/>
    <w:qFormat/>
    <w:uiPriority w:val="39"/>
    <w:pPr>
      <w:ind w:left="220"/>
    </w:pPr>
    <w:rPr>
      <w:rFonts w:asciiTheme="minorHAnsi" w:hAnsiTheme="minorHAnsi" w:cstheme="minorHAnsi"/>
      <w:smallCaps/>
      <w:sz w:val="20"/>
      <w:szCs w:val="20"/>
    </w:rPr>
  </w:style>
  <w:style w:type="paragraph" w:styleId="73">
    <w:name w:val="toc 9"/>
    <w:basedOn w:val="1"/>
    <w:next w:val="1"/>
    <w:autoRedefine/>
    <w:qFormat/>
    <w:uiPriority w:val="39"/>
    <w:pPr>
      <w:ind w:left="1760"/>
    </w:pPr>
    <w:rPr>
      <w:rFonts w:asciiTheme="minorHAnsi" w:hAnsiTheme="minorHAnsi" w:cstheme="minorHAnsi"/>
      <w:sz w:val="18"/>
      <w:szCs w:val="18"/>
    </w:rPr>
  </w:style>
  <w:style w:type="paragraph" w:styleId="74">
    <w:name w:val="Body Text 2"/>
    <w:basedOn w:val="1"/>
    <w:link w:val="245"/>
    <w:qFormat/>
    <w:uiPriority w:val="0"/>
    <w:pPr>
      <w:spacing w:before="240" w:after="240"/>
      <w:jc w:val="both"/>
    </w:pPr>
    <w:rPr>
      <w:rFonts w:ascii="Tahoma" w:hAnsi="Tahoma" w:eastAsia="宋体" w:cs="Tahoma"/>
      <w:sz w:val="20"/>
      <w:lang w:val="en-GB"/>
    </w:rPr>
  </w:style>
  <w:style w:type="paragraph" w:styleId="75">
    <w:name w:val="Message Header"/>
    <w:basedOn w:val="1"/>
    <w:link w:val="476"/>
    <w:semiHidden/>
    <w:unhideWhenUsed/>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sz w:val="24"/>
    </w:rPr>
  </w:style>
  <w:style w:type="paragraph" w:styleId="76">
    <w:name w:val="HTML Preformatted"/>
    <w:basedOn w:val="1"/>
    <w:link w:val="219"/>
    <w:semiHidden/>
    <w:unhideWhenUsed/>
    <w:qFormat/>
    <w:uiPriority w:val="99"/>
    <w:rPr>
      <w:rFonts w:ascii="Consolas" w:hAnsi="Consolas" w:eastAsia="宋体"/>
      <w:sz w:val="20"/>
      <w:szCs w:val="20"/>
    </w:rPr>
  </w:style>
  <w:style w:type="paragraph" w:styleId="77">
    <w:name w:val="Normal (Web)"/>
    <w:basedOn w:val="1"/>
    <w:qFormat/>
    <w:uiPriority w:val="99"/>
    <w:pPr>
      <w:spacing w:before="100" w:beforeAutospacing="1" w:after="100" w:afterAutospacing="1"/>
    </w:pPr>
    <w:rPr>
      <w:rFonts w:ascii="Times New Roman" w:hAnsi="Times New Roman" w:eastAsia="宋体"/>
      <w:color w:val="000000"/>
      <w:sz w:val="24"/>
      <w:lang w:eastAsia="zh-CN"/>
    </w:rPr>
  </w:style>
  <w:style w:type="paragraph" w:styleId="78">
    <w:name w:val="index 1"/>
    <w:basedOn w:val="1"/>
    <w:next w:val="1"/>
    <w:autoRedefine/>
    <w:semiHidden/>
    <w:qFormat/>
    <w:uiPriority w:val="99"/>
    <w:pPr>
      <w:ind w:left="220" w:hanging="220"/>
    </w:pPr>
  </w:style>
  <w:style w:type="paragraph" w:styleId="79">
    <w:name w:val="index 2"/>
    <w:basedOn w:val="1"/>
    <w:next w:val="1"/>
    <w:semiHidden/>
    <w:unhideWhenUsed/>
    <w:qFormat/>
    <w:uiPriority w:val="99"/>
    <w:pPr>
      <w:ind w:left="400" w:hanging="200"/>
    </w:pPr>
    <w:rPr>
      <w:rFonts w:ascii="Georgia" w:hAnsi="Georgia" w:eastAsia="宋体"/>
      <w:sz w:val="20"/>
      <w:szCs w:val="22"/>
    </w:rPr>
  </w:style>
  <w:style w:type="paragraph" w:styleId="80">
    <w:name w:val="Title"/>
    <w:basedOn w:val="1"/>
    <w:next w:val="1"/>
    <w:link w:val="318"/>
    <w:qFormat/>
    <w:uiPriority w:val="99"/>
    <w:pPr>
      <w:shd w:val="clear" w:color="auto" w:fill="CCCCCC"/>
      <w:spacing w:before="240" w:after="60"/>
      <w:jc w:val="center"/>
      <w:outlineLvl w:val="0"/>
    </w:pPr>
    <w:rPr>
      <w:rFonts w:ascii="Tahoma" w:hAnsi="Tahoma" w:eastAsia="宋体" w:cs="Arial"/>
      <w:b/>
      <w:bCs/>
      <w:kern w:val="28"/>
      <w:sz w:val="72"/>
      <w:szCs w:val="32"/>
    </w:rPr>
  </w:style>
  <w:style w:type="paragraph" w:styleId="81">
    <w:name w:val="annotation subject"/>
    <w:basedOn w:val="31"/>
    <w:next w:val="31"/>
    <w:link w:val="206"/>
    <w:semiHidden/>
    <w:qFormat/>
    <w:uiPriority w:val="99"/>
    <w:rPr>
      <w:rFonts w:ascii="Times New Roman" w:hAnsi="Times New Roman" w:eastAsia="Arial Unicode MS"/>
      <w:b/>
      <w:bCs/>
      <w:lang w:eastAsia="zh-CN"/>
    </w:rPr>
  </w:style>
  <w:style w:type="paragraph" w:styleId="82">
    <w:name w:val="Body Text First Indent"/>
    <w:basedOn w:val="35"/>
    <w:link w:val="477"/>
    <w:qFormat/>
    <w:uiPriority w:val="0"/>
    <w:pPr>
      <w:spacing w:before="0" w:after="120"/>
      <w:ind w:firstLine="420" w:firstLineChars="100"/>
      <w:jc w:val="left"/>
    </w:pPr>
    <w:rPr>
      <w:rFonts w:ascii="EYInterstate" w:hAnsi="EYInterstate" w:eastAsia="黑体"/>
      <w:sz w:val="22"/>
      <w:lang w:val="en-US"/>
    </w:rPr>
  </w:style>
  <w:style w:type="paragraph" w:styleId="83">
    <w:name w:val="Body Text First Indent 2"/>
    <w:basedOn w:val="36"/>
    <w:link w:val="222"/>
    <w:semiHidden/>
    <w:unhideWhenUsed/>
    <w:qFormat/>
    <w:uiPriority w:val="99"/>
    <w:pPr>
      <w:spacing w:before="0" w:after="200" w:line="276" w:lineRule="auto"/>
      <w:ind w:left="360" w:firstLine="360"/>
      <w:jc w:val="left"/>
    </w:pPr>
    <w:rPr>
      <w:rFonts w:ascii="Georgia" w:hAnsi="Georgia"/>
      <w:szCs w:val="22"/>
      <w:lang w:val="en-US"/>
    </w:rPr>
  </w:style>
  <w:style w:type="table" w:styleId="85">
    <w:name w:val="Table Grid"/>
    <w:basedOn w:val="8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00FF"/>
    </w:tcPr>
  </w:style>
  <w:style w:type="table" w:styleId="86">
    <w:name w:val="Table Classic 1"/>
    <w:basedOn w:val="84"/>
    <w:qFormat/>
    <w:uiPriority w:val="0"/>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87">
    <w:name w:val="Medium Shading 2 Accent 3"/>
    <w:basedOn w:val="84"/>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8">
    <w:name w:val="Colorful List"/>
    <w:basedOn w:val="84"/>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89">
    <w:name w:val="Colorful List Accent 1"/>
    <w:basedOn w:val="84"/>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90">
    <w:name w:val="Colorful List Accent 2"/>
    <w:basedOn w:val="84"/>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91">
    <w:name w:val="Colorful List Accent 3"/>
    <w:basedOn w:val="84"/>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92">
    <w:name w:val="Colorful List Accent 4"/>
    <w:basedOn w:val="84"/>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93">
    <w:name w:val="Colorful List Accent 5"/>
    <w:basedOn w:val="84"/>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character" w:styleId="95">
    <w:name w:val="Strong"/>
    <w:qFormat/>
    <w:uiPriority w:val="22"/>
    <w:rPr>
      <w:b/>
      <w:bCs/>
    </w:rPr>
  </w:style>
  <w:style w:type="character" w:styleId="96">
    <w:name w:val="endnote reference"/>
    <w:basedOn w:val="94"/>
    <w:qFormat/>
    <w:uiPriority w:val="99"/>
    <w:rPr>
      <w:vertAlign w:val="superscript"/>
    </w:rPr>
  </w:style>
  <w:style w:type="character" w:styleId="97">
    <w:name w:val="page number"/>
    <w:basedOn w:val="94"/>
    <w:qFormat/>
    <w:uiPriority w:val="0"/>
  </w:style>
  <w:style w:type="character" w:styleId="98">
    <w:name w:val="FollowedHyperlink"/>
    <w:qFormat/>
    <w:uiPriority w:val="0"/>
    <w:rPr>
      <w:color w:val="800080"/>
      <w:u w:val="single"/>
    </w:rPr>
  </w:style>
  <w:style w:type="character" w:styleId="99">
    <w:name w:val="Emphasis"/>
    <w:basedOn w:val="94"/>
    <w:qFormat/>
    <w:uiPriority w:val="0"/>
    <w:rPr>
      <w:i/>
      <w:iCs/>
    </w:rPr>
  </w:style>
  <w:style w:type="character" w:styleId="100">
    <w:name w:val="line number"/>
    <w:basedOn w:val="94"/>
    <w:semiHidden/>
    <w:unhideWhenUsed/>
    <w:qFormat/>
    <w:uiPriority w:val="0"/>
  </w:style>
  <w:style w:type="character" w:styleId="101">
    <w:name w:val="HTML Definition"/>
    <w:basedOn w:val="94"/>
    <w:semiHidden/>
    <w:unhideWhenUsed/>
    <w:qFormat/>
    <w:uiPriority w:val="0"/>
    <w:rPr>
      <w:i/>
      <w:iCs/>
    </w:rPr>
  </w:style>
  <w:style w:type="character" w:styleId="102">
    <w:name w:val="HTML Typewriter"/>
    <w:basedOn w:val="94"/>
    <w:semiHidden/>
    <w:unhideWhenUsed/>
    <w:qFormat/>
    <w:uiPriority w:val="0"/>
    <w:rPr>
      <w:rFonts w:ascii="Courier New" w:hAnsi="Courier New" w:cs="Courier New"/>
      <w:sz w:val="20"/>
      <w:szCs w:val="20"/>
    </w:rPr>
  </w:style>
  <w:style w:type="character" w:styleId="103">
    <w:name w:val="HTML Acronym"/>
    <w:basedOn w:val="94"/>
    <w:semiHidden/>
    <w:unhideWhenUsed/>
    <w:qFormat/>
    <w:uiPriority w:val="0"/>
  </w:style>
  <w:style w:type="character" w:styleId="104">
    <w:name w:val="HTML Variable"/>
    <w:basedOn w:val="94"/>
    <w:semiHidden/>
    <w:unhideWhenUsed/>
    <w:qFormat/>
    <w:uiPriority w:val="0"/>
    <w:rPr>
      <w:i/>
      <w:iCs/>
    </w:rPr>
  </w:style>
  <w:style w:type="character" w:styleId="105">
    <w:name w:val="Hyperlink"/>
    <w:qFormat/>
    <w:uiPriority w:val="99"/>
    <w:rPr>
      <w:color w:val="0000FF"/>
      <w:u w:val="single"/>
    </w:rPr>
  </w:style>
  <w:style w:type="character" w:styleId="106">
    <w:name w:val="HTML Code"/>
    <w:basedOn w:val="94"/>
    <w:semiHidden/>
    <w:unhideWhenUsed/>
    <w:qFormat/>
    <w:uiPriority w:val="0"/>
    <w:rPr>
      <w:rFonts w:ascii="Courier New" w:hAnsi="Courier New" w:cs="Courier New"/>
      <w:sz w:val="20"/>
      <w:szCs w:val="20"/>
    </w:rPr>
  </w:style>
  <w:style w:type="character" w:styleId="107">
    <w:name w:val="annotation reference"/>
    <w:semiHidden/>
    <w:qFormat/>
    <w:uiPriority w:val="99"/>
    <w:rPr>
      <w:sz w:val="16"/>
      <w:szCs w:val="16"/>
    </w:rPr>
  </w:style>
  <w:style w:type="character" w:styleId="108">
    <w:name w:val="HTML Cite"/>
    <w:basedOn w:val="94"/>
    <w:semiHidden/>
    <w:unhideWhenUsed/>
    <w:qFormat/>
    <w:uiPriority w:val="0"/>
    <w:rPr>
      <w:i/>
      <w:iCs/>
    </w:rPr>
  </w:style>
  <w:style w:type="character" w:styleId="109">
    <w:name w:val="footnote reference"/>
    <w:semiHidden/>
    <w:qFormat/>
    <w:uiPriority w:val="0"/>
    <w:rPr>
      <w:vertAlign w:val="superscript"/>
    </w:rPr>
  </w:style>
  <w:style w:type="character" w:styleId="110">
    <w:name w:val="HTML Keyboard"/>
    <w:basedOn w:val="94"/>
    <w:semiHidden/>
    <w:unhideWhenUsed/>
    <w:qFormat/>
    <w:uiPriority w:val="0"/>
    <w:rPr>
      <w:rFonts w:ascii="Courier New" w:hAnsi="Courier New" w:cs="Courier New"/>
      <w:sz w:val="20"/>
      <w:szCs w:val="20"/>
    </w:rPr>
  </w:style>
  <w:style w:type="character" w:styleId="111">
    <w:name w:val="HTML Sample"/>
    <w:basedOn w:val="94"/>
    <w:semiHidden/>
    <w:unhideWhenUsed/>
    <w:qFormat/>
    <w:uiPriority w:val="0"/>
    <w:rPr>
      <w:rFonts w:ascii="Courier New" w:hAnsi="Courier New" w:cs="Courier New"/>
    </w:rPr>
  </w:style>
  <w:style w:type="character" w:customStyle="1" w:styleId="112">
    <w:name w:val="标题 1 字符"/>
    <w:link w:val="3"/>
    <w:qFormat/>
    <w:uiPriority w:val="0"/>
    <w:rPr>
      <w:rFonts w:ascii="EYInterstate" w:hAnsi="EYInterstate" w:eastAsia="黑体" w:cs="Arial"/>
      <w:bCs/>
      <w:kern w:val="32"/>
      <w:sz w:val="48"/>
      <w:szCs w:val="32"/>
      <w:lang w:eastAsia="en-US"/>
    </w:rPr>
  </w:style>
  <w:style w:type="paragraph" w:customStyle="1" w:styleId="113">
    <w:name w:val="Headline 1"/>
    <w:link w:val="114"/>
    <w:qFormat/>
    <w:uiPriority w:val="0"/>
    <w:pPr>
      <w:spacing w:after="275"/>
    </w:pPr>
    <w:rPr>
      <w:rFonts w:ascii="EYInterstate" w:hAnsi="EYInterstate" w:eastAsia="宋体" w:cs="Arial"/>
      <w:bCs/>
      <w:color w:val="646464"/>
      <w:spacing w:val="-10"/>
      <w:kern w:val="32"/>
      <w:sz w:val="48"/>
      <w:szCs w:val="48"/>
      <w:lang w:val="en-US" w:eastAsia="en-US" w:bidi="ar-SA"/>
    </w:rPr>
  </w:style>
  <w:style w:type="character" w:customStyle="1" w:styleId="114">
    <w:name w:val="Headline 1 Char"/>
    <w:link w:val="113"/>
    <w:qFormat/>
    <w:uiPriority w:val="0"/>
    <w:rPr>
      <w:rFonts w:ascii="EYInterstate" w:hAnsi="EYInterstate" w:eastAsia="黑体" w:cs="Arial"/>
      <w:bCs/>
      <w:color w:val="646464"/>
      <w:spacing w:val="-10"/>
      <w:kern w:val="32"/>
      <w:sz w:val="48"/>
      <w:szCs w:val="48"/>
      <w:lang w:val="en-US" w:eastAsia="en-US" w:bidi="ar-SA"/>
    </w:rPr>
  </w:style>
  <w:style w:type="paragraph" w:customStyle="1" w:styleId="115">
    <w:name w:val="Header and footer"/>
    <w:basedOn w:val="59"/>
    <w:qFormat/>
    <w:uiPriority w:val="0"/>
    <w:pPr>
      <w:spacing w:line="180" w:lineRule="exact"/>
    </w:pPr>
    <w:rPr>
      <w:rFonts w:ascii="EYInterstate Light" w:hAnsi="EYInterstate Light"/>
      <w:color w:val="646464"/>
      <w:sz w:val="14"/>
    </w:rPr>
  </w:style>
  <w:style w:type="paragraph" w:customStyle="1" w:styleId="116">
    <w:name w:val="Headline 2"/>
    <w:qFormat/>
    <w:uiPriority w:val="0"/>
    <w:pPr>
      <w:spacing w:line="470" w:lineRule="exact"/>
    </w:pPr>
    <w:rPr>
      <w:rFonts w:ascii="EYInterstate" w:hAnsi="EYInterstate" w:eastAsia="宋体" w:cs="Arial"/>
      <w:bCs/>
      <w:spacing w:val="-10"/>
      <w:kern w:val="32"/>
      <w:sz w:val="36"/>
      <w:szCs w:val="48"/>
      <w:lang w:val="en-GB" w:eastAsia="en-US" w:bidi="ar-SA"/>
    </w:rPr>
  </w:style>
  <w:style w:type="paragraph" w:customStyle="1" w:styleId="117">
    <w:name w:val="Team CV Headline"/>
    <w:basedOn w:val="113"/>
    <w:qFormat/>
    <w:uiPriority w:val="0"/>
  </w:style>
  <w:style w:type="paragraph" w:styleId="118">
    <w:name w:val="Quote"/>
    <w:link w:val="309"/>
    <w:qFormat/>
    <w:uiPriority w:val="29"/>
    <w:pPr>
      <w:spacing w:after="180" w:line="360" w:lineRule="exact"/>
    </w:pPr>
    <w:rPr>
      <w:rFonts w:ascii="EYInterstate Light" w:hAnsi="EYInterstate Light" w:eastAsia="宋体" w:cs="Arial"/>
      <w:bCs/>
      <w:color w:val="646464"/>
      <w:spacing w:val="-10"/>
      <w:kern w:val="32"/>
      <w:sz w:val="28"/>
      <w:szCs w:val="48"/>
      <w:lang w:val="en-US" w:eastAsia="en-US" w:bidi="ar-SA"/>
    </w:rPr>
  </w:style>
  <w:style w:type="paragraph" w:customStyle="1" w:styleId="119">
    <w:name w:val="Bullet copy"/>
    <w:basedOn w:val="1"/>
    <w:link w:val="187"/>
    <w:qFormat/>
    <w:uiPriority w:val="0"/>
    <w:pPr>
      <w:numPr>
        <w:ilvl w:val="0"/>
        <w:numId w:val="2"/>
      </w:numPr>
      <w:spacing w:after="240" w:line="240" w:lineRule="exact"/>
    </w:pPr>
    <w:rPr>
      <w:rFonts w:ascii="EYInterstate Light" w:hAnsi="EYInterstate Light"/>
      <w:sz w:val="18"/>
      <w:szCs w:val="18"/>
    </w:rPr>
  </w:style>
  <w:style w:type="paragraph" w:customStyle="1" w:styleId="120">
    <w:name w:val="Biography title"/>
    <w:qFormat/>
    <w:uiPriority w:val="0"/>
    <w:pPr>
      <w:spacing w:after="180" w:line="240" w:lineRule="exact"/>
    </w:pPr>
    <w:rPr>
      <w:rFonts w:ascii="EYInterstate Light" w:hAnsi="EYInterstate Light" w:eastAsia="宋体" w:cs="Times New Roman"/>
      <w:color w:val="000000"/>
      <w:sz w:val="16"/>
      <w:szCs w:val="24"/>
      <w:lang w:val="en-US" w:eastAsia="en-US" w:bidi="ar-SA"/>
    </w:rPr>
  </w:style>
  <w:style w:type="paragraph" w:customStyle="1" w:styleId="121">
    <w:name w:val="Biography name"/>
    <w:next w:val="120"/>
    <w:autoRedefine/>
    <w:qFormat/>
    <w:uiPriority w:val="0"/>
    <w:pPr>
      <w:framePr w:hSpace="181" w:wrap="around" w:vAnchor="page" w:hAnchor="page" w:x="5006" w:y="930"/>
      <w:spacing w:line="240" w:lineRule="exact"/>
    </w:pPr>
    <w:rPr>
      <w:rFonts w:ascii="EYInterstate" w:hAnsi="EYInterstate" w:eastAsia="宋体" w:cs="Times New Roman"/>
      <w:b/>
      <w:color w:val="000000"/>
      <w:lang w:val="en-US" w:eastAsia="en-US" w:bidi="ar-SA"/>
    </w:rPr>
  </w:style>
  <w:style w:type="paragraph" w:customStyle="1" w:styleId="122">
    <w:name w:val="Biography detail"/>
    <w:qFormat/>
    <w:uiPriority w:val="0"/>
    <w:rPr>
      <w:rFonts w:ascii="EYInterstate" w:hAnsi="EYInterstate" w:eastAsia="宋体" w:cs="Times New Roman"/>
      <w:color w:val="000000"/>
      <w:sz w:val="18"/>
      <w:szCs w:val="24"/>
      <w:lang w:val="en-US" w:eastAsia="en-US" w:bidi="ar-SA"/>
    </w:rPr>
  </w:style>
  <w:style w:type="paragraph" w:customStyle="1" w:styleId="123">
    <w:name w:val="Image placeholder"/>
    <w:qFormat/>
    <w:uiPriority w:val="0"/>
    <w:rPr>
      <w:rFonts w:ascii="EYInterstate" w:hAnsi="EYInterstate" w:eastAsia="宋体" w:cs="Times New Roman"/>
      <w:color w:val="FFFFFF"/>
      <w:sz w:val="28"/>
      <w:szCs w:val="24"/>
      <w:lang w:val="en-GB" w:eastAsia="en-US" w:bidi="ar-SA"/>
    </w:rPr>
  </w:style>
  <w:style w:type="paragraph" w:customStyle="1" w:styleId="124">
    <w:name w:val="Author's name"/>
    <w:qFormat/>
    <w:uiPriority w:val="0"/>
    <w:pPr>
      <w:spacing w:line="240" w:lineRule="exact"/>
    </w:pPr>
    <w:rPr>
      <w:rFonts w:ascii="EYInterstate" w:hAnsi="EYInterstate" w:eastAsia="宋体" w:cs="Arial"/>
      <w:bCs/>
      <w:color w:val="646464"/>
      <w:spacing w:val="-10"/>
      <w:kern w:val="32"/>
      <w:sz w:val="18"/>
      <w:szCs w:val="48"/>
      <w:lang w:val="en-US" w:eastAsia="en-US" w:bidi="ar-SA"/>
    </w:rPr>
  </w:style>
  <w:style w:type="paragraph" w:customStyle="1" w:styleId="125">
    <w:name w:val="Author's job title"/>
    <w:qFormat/>
    <w:uiPriority w:val="0"/>
    <w:rPr>
      <w:rFonts w:ascii="EYInterstate Light" w:hAnsi="EYInterstate Light" w:eastAsia="宋体" w:cs="Arial"/>
      <w:bCs/>
      <w:color w:val="646464"/>
      <w:spacing w:val="-10"/>
      <w:kern w:val="32"/>
      <w:sz w:val="18"/>
      <w:szCs w:val="48"/>
      <w:lang w:val="en-US" w:eastAsia="en-US" w:bidi="ar-SA"/>
    </w:rPr>
  </w:style>
  <w:style w:type="paragraph" w:customStyle="1" w:styleId="126">
    <w:name w:val="Body copy"/>
    <w:qFormat/>
    <w:uiPriority w:val="0"/>
    <w:pPr>
      <w:spacing w:line="240" w:lineRule="exact"/>
    </w:pPr>
    <w:rPr>
      <w:rFonts w:ascii="EYInterstate Light" w:hAnsi="EYInterstate Light" w:eastAsia="宋体" w:cs="Times New Roman"/>
      <w:color w:val="000000"/>
      <w:sz w:val="18"/>
      <w:szCs w:val="18"/>
      <w:lang w:val="en-US" w:eastAsia="en-US" w:bidi="ar-SA"/>
    </w:rPr>
  </w:style>
  <w:style w:type="paragraph" w:customStyle="1" w:styleId="127">
    <w:name w:val="Image placeholder 2"/>
    <w:qFormat/>
    <w:uiPriority w:val="0"/>
    <w:rPr>
      <w:rFonts w:ascii="EYInterstate" w:hAnsi="EYInterstate" w:eastAsia="宋体" w:cs="Times New Roman"/>
      <w:color w:val="FFFFFF"/>
      <w:sz w:val="14"/>
      <w:szCs w:val="24"/>
      <w:lang w:val="en-GB" w:eastAsia="en-US" w:bidi="ar-SA"/>
    </w:rPr>
  </w:style>
  <w:style w:type="paragraph" w:customStyle="1" w:styleId="128">
    <w:name w:val="EYA TOC heading + Dark Blue"/>
    <w:basedOn w:val="1"/>
    <w:qFormat/>
    <w:uiPriority w:val="0"/>
    <w:pPr>
      <w:keepLines/>
      <w:tabs>
        <w:tab w:val="left" w:pos="357"/>
      </w:tabs>
      <w:spacing w:before="240" w:after="360" w:line="680" w:lineRule="exact"/>
      <w:ind w:left="3686"/>
    </w:pPr>
    <w:rPr>
      <w:rFonts w:ascii="EY Gothic Comp Book" w:hAnsi="EY Gothic Comp Book"/>
      <w:b/>
      <w:color w:val="000080"/>
      <w:sz w:val="52"/>
      <w:szCs w:val="60"/>
      <w:lang w:val="en-AU"/>
    </w:rPr>
  </w:style>
  <w:style w:type="paragraph" w:customStyle="1" w:styleId="129">
    <w:name w:val="Table Header"/>
    <w:basedOn w:val="1"/>
    <w:qFormat/>
    <w:uiPriority w:val="0"/>
    <w:pPr>
      <w:spacing w:before="40" w:after="40"/>
    </w:pPr>
    <w:rPr>
      <w:rFonts w:ascii="EY Gothic Comp Book" w:hAnsi="EY Gothic Comp Book" w:eastAsia="Times New Roman"/>
      <w:b/>
      <w:bCs/>
      <w:color w:val="FFFFFF"/>
      <w:sz w:val="20"/>
      <w:szCs w:val="20"/>
    </w:rPr>
  </w:style>
  <w:style w:type="paragraph" w:customStyle="1" w:styleId="130">
    <w:name w:val="Table Text"/>
    <w:basedOn w:val="1"/>
    <w:qFormat/>
    <w:uiPriority w:val="0"/>
    <w:pPr>
      <w:overflowPunct w:val="0"/>
      <w:autoSpaceDE w:val="0"/>
      <w:autoSpaceDN w:val="0"/>
      <w:adjustRightInd w:val="0"/>
      <w:spacing w:before="80" w:after="40" w:line="220" w:lineRule="exact"/>
      <w:textAlignment w:val="baseline"/>
    </w:pPr>
    <w:rPr>
      <w:rFonts w:ascii="EY Gothic Comp Book" w:hAnsi="EY Gothic Comp Book" w:eastAsia="MS Mincho" w:cs="Arial"/>
      <w:bCs/>
      <w:sz w:val="18"/>
      <w:lang w:val="en-AU"/>
    </w:rPr>
  </w:style>
  <w:style w:type="paragraph" w:customStyle="1" w:styleId="131">
    <w:name w:val="Style Table Header + Centered"/>
    <w:basedOn w:val="129"/>
    <w:qFormat/>
    <w:uiPriority w:val="0"/>
    <w:pPr>
      <w:jc w:val="center"/>
    </w:pPr>
  </w:style>
  <w:style w:type="paragraph" w:customStyle="1" w:styleId="132">
    <w:name w:val="EY Body text (with para space)"/>
    <w:basedOn w:val="1"/>
    <w:link w:val="133"/>
    <w:qFormat/>
    <w:uiPriority w:val="0"/>
    <w:pPr>
      <w:tabs>
        <w:tab w:val="left" w:pos="907"/>
      </w:tabs>
      <w:suppressAutoHyphens/>
      <w:spacing w:after="260" w:line="260" w:lineRule="atLeast"/>
    </w:pPr>
    <w:rPr>
      <w:rFonts w:ascii="Arial" w:hAnsi="Arial" w:eastAsia="Times New Roman"/>
      <w:kern w:val="12"/>
      <w:lang w:val="en-GB"/>
    </w:rPr>
  </w:style>
  <w:style w:type="character" w:customStyle="1" w:styleId="133">
    <w:name w:val="EY Body text (with para space) Char"/>
    <w:link w:val="132"/>
    <w:qFormat/>
    <w:uiPriority w:val="0"/>
    <w:rPr>
      <w:rFonts w:ascii="Arial" w:hAnsi="Arial"/>
      <w:kern w:val="12"/>
      <w:sz w:val="22"/>
      <w:szCs w:val="24"/>
      <w:lang w:val="en-GB" w:eastAsia="en-US" w:bidi="ar-SA"/>
    </w:rPr>
  </w:style>
  <w:style w:type="paragraph" w:customStyle="1" w:styleId="134">
    <w:name w:val="pwc body bullet 1"/>
    <w:basedOn w:val="1"/>
    <w:qFormat/>
    <w:uiPriority w:val="0"/>
    <w:pPr>
      <w:numPr>
        <w:ilvl w:val="0"/>
        <w:numId w:val="3"/>
      </w:numPr>
      <w:spacing w:before="60"/>
    </w:pPr>
    <w:rPr>
      <w:rFonts w:ascii="Arial" w:hAnsi="Arial" w:eastAsia="宋体"/>
      <w:lang w:val="en-GB" w:eastAsia="zh-CN"/>
    </w:rPr>
  </w:style>
  <w:style w:type="character" w:customStyle="1" w:styleId="135">
    <w:name w:val="level 1 Char1"/>
    <w:qFormat/>
    <w:uiPriority w:val="0"/>
    <w:rPr>
      <w:rFonts w:ascii="Tahoma" w:hAnsi="Tahoma" w:eastAsia="宋体" w:cs="Arial"/>
      <w:b/>
      <w:bCs/>
      <w:kern w:val="32"/>
      <w:sz w:val="32"/>
      <w:szCs w:val="32"/>
      <w:lang w:val="en-US" w:eastAsia="en-US" w:bidi="ar-SA"/>
    </w:rPr>
  </w:style>
  <w:style w:type="paragraph" w:customStyle="1" w:styleId="136">
    <w:name w:val="Body 1st"/>
    <w:basedOn w:val="1"/>
    <w:autoRedefine/>
    <w:qFormat/>
    <w:uiPriority w:val="0"/>
    <w:rPr>
      <w:rFonts w:ascii="Arial" w:hAnsi="Arial" w:eastAsia="宋体" w:cs="Arial"/>
      <w:sz w:val="21"/>
      <w:szCs w:val="21"/>
      <w:lang w:val="en-GB" w:eastAsia="zh-CN"/>
    </w:rPr>
  </w:style>
  <w:style w:type="paragraph" w:customStyle="1" w:styleId="137">
    <w:name w:val="Style Heading 1 + (Latin) Arial (Asian) 华文楷体 9 pt"/>
    <w:basedOn w:val="3"/>
    <w:link w:val="138"/>
    <w:qFormat/>
    <w:uiPriority w:val="0"/>
    <w:pPr>
      <w:pageBreakBefore/>
      <w:pBdr>
        <w:top w:val="single" w:color="auto" w:sz="4" w:space="1"/>
        <w:bottom w:val="single" w:color="auto" w:sz="4" w:space="1"/>
      </w:pBdr>
      <w:shd w:val="clear" w:color="auto" w:fill="D9D9D9"/>
      <w:spacing w:before="0" w:after="240" w:line="240" w:lineRule="auto"/>
      <w:ind w:left="667" w:leftChars="100" w:hanging="567"/>
      <w:jc w:val="both"/>
    </w:pPr>
    <w:rPr>
      <w:rFonts w:ascii="Arial" w:hAnsi="Arial" w:eastAsia="华文楷体"/>
      <w:b/>
      <w:sz w:val="18"/>
    </w:rPr>
  </w:style>
  <w:style w:type="character" w:customStyle="1" w:styleId="138">
    <w:name w:val="Style Heading 1 + (Latin) Arial (Asian) 华文楷体 9 pt Char"/>
    <w:link w:val="137"/>
    <w:qFormat/>
    <w:uiPriority w:val="0"/>
    <w:rPr>
      <w:rFonts w:ascii="Arial" w:hAnsi="Arial" w:eastAsia="华文楷体" w:cs="Arial"/>
      <w:b/>
      <w:bCs/>
      <w:kern w:val="32"/>
      <w:sz w:val="18"/>
      <w:szCs w:val="32"/>
      <w:shd w:val="clear" w:color="auto" w:fill="D9D9D9"/>
      <w:lang w:eastAsia="en-US"/>
    </w:rPr>
  </w:style>
  <w:style w:type="paragraph" w:customStyle="1" w:styleId="139">
    <w:name w:val="ICBC_body"/>
    <w:basedOn w:val="1"/>
    <w:link w:val="140"/>
    <w:qFormat/>
    <w:uiPriority w:val="0"/>
    <w:pPr>
      <w:widowControl w:val="0"/>
      <w:tabs>
        <w:tab w:val="left" w:pos="0"/>
        <w:tab w:val="left" w:pos="2127"/>
      </w:tabs>
      <w:adjustRightInd w:val="0"/>
      <w:spacing w:after="120" w:line="300" w:lineRule="auto"/>
      <w:jc w:val="both"/>
      <w:textAlignment w:val="baseline"/>
    </w:pPr>
    <w:rPr>
      <w:rFonts w:ascii="Arial" w:hAnsi="Arial" w:eastAsia="宋体"/>
      <w:szCs w:val="22"/>
      <w:lang w:val="en-GB" w:eastAsia="zh-CN"/>
    </w:rPr>
  </w:style>
  <w:style w:type="character" w:customStyle="1" w:styleId="140">
    <w:name w:val="ICBC_body Char"/>
    <w:link w:val="139"/>
    <w:qFormat/>
    <w:uiPriority w:val="0"/>
    <w:rPr>
      <w:rFonts w:ascii="Arial" w:hAnsi="Arial" w:eastAsia="宋体"/>
      <w:sz w:val="22"/>
      <w:szCs w:val="22"/>
      <w:lang w:val="en-GB" w:eastAsia="zh-CN" w:bidi="ar-SA"/>
    </w:rPr>
  </w:style>
  <w:style w:type="paragraph" w:customStyle="1" w:styleId="141">
    <w:name w:val="EY Body Text"/>
    <w:basedOn w:val="1"/>
    <w:qFormat/>
    <w:uiPriority w:val="0"/>
    <w:pPr>
      <w:overflowPunct w:val="0"/>
      <w:autoSpaceDE w:val="0"/>
      <w:autoSpaceDN w:val="0"/>
      <w:adjustRightInd w:val="0"/>
      <w:spacing w:before="120" w:after="120"/>
      <w:ind w:firstLine="720"/>
      <w:textAlignment w:val="baseline"/>
    </w:pPr>
    <w:rPr>
      <w:rFonts w:ascii="Times New Roman" w:hAnsi="Times New Roman" w:eastAsia="DFKai-SB" w:cs="Arial"/>
      <w:bCs/>
      <w:sz w:val="28"/>
      <w:szCs w:val="20"/>
    </w:rPr>
  </w:style>
  <w:style w:type="paragraph" w:customStyle="1" w:styleId="142">
    <w:name w:val="EY Bullet Text"/>
    <w:basedOn w:val="1"/>
    <w:qFormat/>
    <w:uiPriority w:val="0"/>
    <w:pPr>
      <w:tabs>
        <w:tab w:val="left" w:pos="397"/>
        <w:tab w:val="left" w:pos="720"/>
      </w:tabs>
      <w:overflowPunct w:val="0"/>
      <w:autoSpaceDE w:val="0"/>
      <w:autoSpaceDN w:val="0"/>
      <w:adjustRightInd w:val="0"/>
      <w:spacing w:after="120" w:line="280" w:lineRule="exact"/>
      <w:ind w:left="397" w:right="360" w:hanging="397"/>
      <w:textAlignment w:val="baseline"/>
    </w:pPr>
    <w:rPr>
      <w:rFonts w:ascii="Times New Roman" w:hAnsi="Times New Roman" w:eastAsia="DFKai-SB" w:cs="Arial"/>
      <w:bCs/>
      <w:sz w:val="28"/>
      <w:szCs w:val="20"/>
    </w:rPr>
  </w:style>
  <w:style w:type="paragraph" w:customStyle="1" w:styleId="143">
    <w:name w:val="Código"/>
    <w:basedOn w:val="1"/>
    <w:next w:val="1"/>
    <w:qFormat/>
    <w:uiPriority w:val="0"/>
    <w:pPr>
      <w:ind w:left="567"/>
    </w:pPr>
    <w:rPr>
      <w:rFonts w:ascii="Courier New" w:hAnsi="Courier New" w:eastAsia="宋体"/>
      <w:sz w:val="20"/>
    </w:rPr>
  </w:style>
  <w:style w:type="paragraph" w:customStyle="1" w:styleId="144">
    <w:name w:val="Descripcion/Proceso"/>
    <w:basedOn w:val="1"/>
    <w:next w:val="1"/>
    <w:qFormat/>
    <w:uiPriority w:val="0"/>
    <w:pPr>
      <w:pBdr>
        <w:bottom w:val="single" w:color="C0C0C0" w:sz="4" w:space="1"/>
      </w:pBdr>
      <w:spacing w:before="240" w:after="240"/>
      <w:jc w:val="both"/>
    </w:pPr>
    <w:rPr>
      <w:rFonts w:ascii="Tahoma" w:hAnsi="Tahoma" w:eastAsia="宋体"/>
      <w:i/>
      <w:color w:val="C0C0C0"/>
      <w:sz w:val="20"/>
      <w:lang/>
    </w:rPr>
  </w:style>
  <w:style w:type="paragraph" w:customStyle="1" w:styleId="145">
    <w:name w:val="Tabla"/>
    <w:basedOn w:val="1"/>
    <w:qFormat/>
    <w:uiPriority w:val="0"/>
    <w:rPr>
      <w:rFonts w:ascii="Tahoma" w:hAnsi="Tahoma" w:eastAsia="宋体"/>
    </w:rPr>
  </w:style>
  <w:style w:type="paragraph" w:customStyle="1" w:styleId="146">
    <w:name w:val="Título de Tabla"/>
    <w:basedOn w:val="1"/>
    <w:qFormat/>
    <w:uiPriority w:val="0"/>
    <w:pPr>
      <w:keepNext/>
      <w:jc w:val="both"/>
      <w:outlineLvl w:val="1"/>
    </w:pPr>
    <w:rPr>
      <w:rFonts w:ascii="Tahoma" w:hAnsi="Tahoma" w:eastAsia="宋体" w:cs="Arial"/>
      <w:b/>
      <w:bCs/>
      <w:iCs/>
      <w:sz w:val="28"/>
      <w:szCs w:val="28"/>
      <w:lang w:val="es-ES"/>
    </w:rPr>
  </w:style>
  <w:style w:type="paragraph" w:customStyle="1" w:styleId="147">
    <w:name w:val="Body Single"/>
    <w:qFormat/>
    <w:uiPriority w:val="0"/>
    <w:pPr>
      <w:widowControl w:val="0"/>
      <w:tabs>
        <w:tab w:val="left" w:pos="705"/>
        <w:tab w:val="left" w:pos="1440"/>
        <w:tab w:val="left" w:pos="2304"/>
        <w:tab w:val="right" w:pos="10425"/>
      </w:tabs>
      <w:adjustRightInd w:val="0"/>
      <w:spacing w:line="360" w:lineRule="atLeast"/>
      <w:jc w:val="both"/>
      <w:textAlignment w:val="baseline"/>
    </w:pPr>
    <w:rPr>
      <w:rFonts w:ascii="Times New Roman" w:hAnsi="Times New Roman" w:eastAsia="宋体" w:cs="Times New Roman"/>
      <w:snapToGrid w:val="0"/>
      <w:color w:val="000000"/>
      <w:sz w:val="24"/>
      <w:lang w:val="en-GB" w:eastAsia="en-US" w:bidi="ar-SA"/>
    </w:rPr>
  </w:style>
  <w:style w:type="paragraph" w:customStyle="1" w:styleId="148">
    <w:name w:val="MCS Title"/>
    <w:basedOn w:val="1"/>
    <w:qFormat/>
    <w:uiPriority w:val="0"/>
    <w:pPr>
      <w:keepLines/>
      <w:spacing w:before="120" w:after="60" w:line="180" w:lineRule="exact"/>
      <w:jc w:val="center"/>
    </w:pPr>
    <w:rPr>
      <w:rFonts w:ascii="Times New Roman" w:hAnsi="Times New Roman" w:eastAsia="Times New Roman"/>
      <w:b/>
      <w:sz w:val="20"/>
      <w:szCs w:val="20"/>
      <w:lang w:val="en-AU"/>
    </w:rPr>
  </w:style>
  <w:style w:type="paragraph" w:customStyle="1" w:styleId="149">
    <w:name w:val="Citation Text"/>
    <w:basedOn w:val="1"/>
    <w:qFormat/>
    <w:uiPriority w:val="0"/>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Times New Roman" w:hAnsi="Times New Roman" w:eastAsia="Times New Roman"/>
      <w:sz w:val="20"/>
      <w:szCs w:val="20"/>
    </w:rPr>
  </w:style>
  <w:style w:type="paragraph" w:customStyle="1" w:styleId="150">
    <w:name w:val="Bullet Non-Indent 1st"/>
    <w:qFormat/>
    <w:uiPriority w:val="0"/>
    <w:pPr>
      <w:tabs>
        <w:tab w:val="left" w:pos="397"/>
      </w:tabs>
      <w:spacing w:before="40" w:after="100"/>
      <w:ind w:left="397" w:hanging="397"/>
      <w:jc w:val="both"/>
    </w:pPr>
    <w:rPr>
      <w:rFonts w:ascii="Arial" w:hAnsi="Arial" w:eastAsia="宋体" w:cs="Arial"/>
      <w:sz w:val="24"/>
      <w:szCs w:val="24"/>
      <w:lang w:val="en-GB" w:eastAsia="zh-CN" w:bidi="ar-SA"/>
    </w:rPr>
  </w:style>
  <w:style w:type="paragraph" w:customStyle="1" w:styleId="151">
    <w:name w:val="Normal + 11 pt"/>
    <w:basedOn w:val="1"/>
    <w:qFormat/>
    <w:uiPriority w:val="0"/>
    <w:pPr>
      <w:spacing w:before="120" w:after="40"/>
    </w:pPr>
    <w:rPr>
      <w:rFonts w:ascii="Times New Roman" w:hAnsi="Times New Roman" w:eastAsia="宋体"/>
      <w:szCs w:val="22"/>
      <w:lang w:val="en-GB" w:eastAsia="zh-CN"/>
    </w:rPr>
  </w:style>
  <w:style w:type="paragraph" w:customStyle="1" w:styleId="152">
    <w:name w:val="Text"/>
    <w:basedOn w:val="1"/>
    <w:qFormat/>
    <w:uiPriority w:val="0"/>
    <w:pPr>
      <w:overflowPunct w:val="0"/>
      <w:autoSpaceDE w:val="0"/>
      <w:autoSpaceDN w:val="0"/>
      <w:adjustRightInd w:val="0"/>
      <w:spacing w:before="130"/>
      <w:jc w:val="both"/>
      <w:textAlignment w:val="baseline"/>
    </w:pPr>
    <w:rPr>
      <w:rFonts w:ascii="Arial" w:hAnsi="Arial" w:eastAsia="宋体" w:cs="Arial"/>
      <w:szCs w:val="22"/>
      <w:lang w:val="en-GB"/>
    </w:rPr>
  </w:style>
  <w:style w:type="character" w:customStyle="1" w:styleId="153">
    <w:name w:val="Body Normal Char"/>
    <w:link w:val="154"/>
    <w:qFormat/>
    <w:uiPriority w:val="0"/>
    <w:rPr>
      <w:rFonts w:ascii="宋体" w:hAnsi="宋体" w:eastAsia="宋体"/>
      <w:sz w:val="24"/>
      <w:szCs w:val="22"/>
      <w:lang w:val="en-US" w:eastAsia="zh-CN" w:bidi="ar-SA"/>
    </w:rPr>
  </w:style>
  <w:style w:type="paragraph" w:customStyle="1" w:styleId="154">
    <w:name w:val="Body Normal"/>
    <w:basedOn w:val="1"/>
    <w:link w:val="153"/>
    <w:qFormat/>
    <w:uiPriority w:val="0"/>
    <w:pPr>
      <w:ind w:left="1080"/>
    </w:pPr>
    <w:rPr>
      <w:rFonts w:ascii="宋体" w:hAnsi="宋体" w:eastAsia="宋体"/>
      <w:sz w:val="24"/>
      <w:szCs w:val="22"/>
      <w:lang w:eastAsia="zh-CN"/>
    </w:rPr>
  </w:style>
  <w:style w:type="paragraph" w:customStyle="1" w:styleId="155">
    <w:name w:val="正文2"/>
    <w:basedOn w:val="1"/>
    <w:link w:val="156"/>
    <w:qFormat/>
    <w:uiPriority w:val="0"/>
    <w:pPr>
      <w:widowControl w:val="0"/>
      <w:adjustRightInd w:val="0"/>
      <w:snapToGrid w:val="0"/>
      <w:spacing w:before="240"/>
      <w:ind w:left="1418"/>
      <w:jc w:val="both"/>
    </w:pPr>
    <w:rPr>
      <w:rFonts w:ascii="Arial Narrow" w:hAnsi="Arial Narrow" w:eastAsia="宋体"/>
      <w:kern w:val="2"/>
      <w:szCs w:val="22"/>
      <w:lang w:eastAsia="zh-CN"/>
    </w:rPr>
  </w:style>
  <w:style w:type="character" w:customStyle="1" w:styleId="156">
    <w:name w:val="正文2 Char"/>
    <w:link w:val="155"/>
    <w:qFormat/>
    <w:uiPriority w:val="0"/>
    <w:rPr>
      <w:rFonts w:ascii="Arial Narrow" w:hAnsi="Arial Narrow" w:eastAsia="宋体"/>
      <w:kern w:val="2"/>
      <w:sz w:val="22"/>
      <w:szCs w:val="22"/>
      <w:lang w:val="en-US" w:eastAsia="zh-CN" w:bidi="ar-SA"/>
    </w:rPr>
  </w:style>
  <w:style w:type="paragraph" w:customStyle="1" w:styleId="157">
    <w:name w:val="Style Body 1st + Justified"/>
    <w:basedOn w:val="136"/>
    <w:qFormat/>
    <w:uiPriority w:val="0"/>
    <w:pPr>
      <w:tabs>
        <w:tab w:val="left" w:pos="1440"/>
      </w:tabs>
      <w:ind w:left="1440" w:hanging="306"/>
      <w:jc w:val="both"/>
    </w:pPr>
    <w:rPr>
      <w:rFonts w:cs="Times New Roman"/>
      <w:sz w:val="24"/>
      <w:szCs w:val="20"/>
    </w:rPr>
  </w:style>
  <w:style w:type="character" w:customStyle="1" w:styleId="158">
    <w:name w:val="Style Heading 5Level 3 - ih5Gliederung 5 + (Latin) Arial Char"/>
    <w:link w:val="9"/>
    <w:qFormat/>
    <w:uiPriority w:val="0"/>
    <w:rPr>
      <w:rFonts w:ascii="Arial" w:hAnsi="Arial" w:cs="Arial"/>
      <w:sz w:val="24"/>
      <w:szCs w:val="24"/>
      <w:lang w:val="en-GB"/>
    </w:rPr>
  </w:style>
  <w:style w:type="paragraph" w:customStyle="1" w:styleId="159">
    <w:name w:val="Body 2nd"/>
    <w:basedOn w:val="1"/>
    <w:link w:val="160"/>
    <w:qFormat/>
    <w:uiPriority w:val="0"/>
    <w:pPr>
      <w:tabs>
        <w:tab w:val="left" w:pos="1800"/>
      </w:tabs>
      <w:ind w:left="1831" w:hanging="357"/>
      <w:jc w:val="both"/>
    </w:pPr>
    <w:rPr>
      <w:rFonts w:ascii="宋体" w:hAnsi="宋体" w:eastAsia="宋体"/>
      <w:bCs/>
      <w:sz w:val="24"/>
      <w:szCs w:val="22"/>
      <w:lang w:eastAsia="zh-CN"/>
    </w:rPr>
  </w:style>
  <w:style w:type="character" w:customStyle="1" w:styleId="160">
    <w:name w:val="Body 2nd Char"/>
    <w:link w:val="159"/>
    <w:qFormat/>
    <w:uiPriority w:val="0"/>
    <w:rPr>
      <w:rFonts w:ascii="宋体" w:hAnsi="宋体"/>
      <w:bCs/>
      <w:sz w:val="24"/>
      <w:szCs w:val="22"/>
    </w:rPr>
  </w:style>
  <w:style w:type="paragraph" w:customStyle="1" w:styleId="161">
    <w:name w:val="Style Body 2nd + Arial"/>
    <w:basedOn w:val="159"/>
    <w:link w:val="162"/>
    <w:autoRedefine/>
    <w:qFormat/>
    <w:uiPriority w:val="0"/>
    <w:rPr>
      <w:rFonts w:ascii="Arial" w:hAnsi="Arial"/>
      <w:bCs w:val="0"/>
    </w:rPr>
  </w:style>
  <w:style w:type="character" w:customStyle="1" w:styleId="162">
    <w:name w:val="Style Body 2nd + Arial Char"/>
    <w:link w:val="161"/>
    <w:qFormat/>
    <w:uiPriority w:val="0"/>
    <w:rPr>
      <w:rFonts w:ascii="Arial" w:hAnsi="Arial"/>
      <w:sz w:val="24"/>
      <w:szCs w:val="22"/>
    </w:rPr>
  </w:style>
  <w:style w:type="paragraph" w:customStyle="1" w:styleId="163">
    <w:name w:val="Heading 51"/>
    <w:basedOn w:val="7"/>
    <w:qFormat/>
    <w:uiPriority w:val="0"/>
    <w:pPr>
      <w:jc w:val="both"/>
    </w:pPr>
    <w:rPr>
      <w:rFonts w:ascii="Arial" w:hAnsi="Tahoma" w:eastAsia="华文楷体"/>
      <w:i w:val="0"/>
      <w:iCs w:val="0"/>
      <w:sz w:val="24"/>
    </w:rPr>
  </w:style>
  <w:style w:type="paragraph" w:customStyle="1" w:styleId="164">
    <w:name w:val="Bullet 2"/>
    <w:basedOn w:val="1"/>
    <w:qFormat/>
    <w:uiPriority w:val="0"/>
    <w:pPr>
      <w:spacing w:after="120"/>
    </w:pPr>
    <w:rPr>
      <w:rFonts w:ascii="Arial" w:hAnsi="Arial" w:eastAsia="宋体" w:cs="Arial"/>
      <w:color w:val="000000"/>
      <w:szCs w:val="26"/>
      <w:lang w:eastAsia="zh-CN"/>
    </w:rPr>
  </w:style>
  <w:style w:type="paragraph" w:customStyle="1" w:styleId="165">
    <w:name w:val="Style Heading 5Level 3 - ih5Gliederung 5 + (Latin) Arial Narrow..."/>
    <w:basedOn w:val="7"/>
    <w:qFormat/>
    <w:uiPriority w:val="0"/>
    <w:pPr>
      <w:spacing w:after="240"/>
      <w:jc w:val="both"/>
    </w:pPr>
    <w:rPr>
      <w:rFonts w:ascii="Arial Narrow" w:hAnsi="Arial Narrow" w:eastAsia="华文楷体"/>
      <w:i w:val="0"/>
      <w:iCs w:val="0"/>
      <w:sz w:val="24"/>
      <w:szCs w:val="20"/>
    </w:rPr>
  </w:style>
  <w:style w:type="character" w:customStyle="1" w:styleId="166">
    <w:name w:val="level 1 Char"/>
    <w:qFormat/>
    <w:uiPriority w:val="0"/>
    <w:rPr>
      <w:rFonts w:ascii="Tahoma" w:hAnsi="Tahoma" w:eastAsia="宋体" w:cs="Arial"/>
      <w:b/>
      <w:bCs/>
      <w:kern w:val="32"/>
      <w:sz w:val="32"/>
      <w:szCs w:val="32"/>
      <w:lang w:val="en-US" w:eastAsia="en-US" w:bidi="ar-SA"/>
    </w:rPr>
  </w:style>
  <w:style w:type="paragraph" w:customStyle="1" w:styleId="167">
    <w:name w:val="ICBC_Heading1"/>
    <w:basedOn w:val="4"/>
    <w:qFormat/>
    <w:uiPriority w:val="0"/>
    <w:pPr>
      <w:widowControl w:val="0"/>
      <w:tabs>
        <w:tab w:val="left" w:pos="397"/>
      </w:tabs>
      <w:adjustRightInd w:val="0"/>
      <w:spacing w:before="0" w:after="240" w:line="360" w:lineRule="auto"/>
      <w:ind w:left="397" w:hanging="397"/>
      <w:jc w:val="both"/>
      <w:textAlignment w:val="baseline"/>
    </w:pPr>
    <w:rPr>
      <w:rFonts w:eastAsia="宋体" w:cs="Times New Roman"/>
      <w:i w:val="0"/>
      <w:iCs w:val="0"/>
      <w:szCs w:val="20"/>
      <w:lang w:val="en-GB" w:eastAsia="zh-CN"/>
    </w:rPr>
  </w:style>
  <w:style w:type="paragraph" w:customStyle="1" w:styleId="168">
    <w:name w:val="ICBC 附件HEADING"/>
    <w:basedOn w:val="5"/>
    <w:link w:val="169"/>
    <w:qFormat/>
    <w:uiPriority w:val="0"/>
    <w:pPr>
      <w:widowControl w:val="0"/>
      <w:tabs>
        <w:tab w:val="left" w:pos="0"/>
        <w:tab w:val="left" w:pos="397"/>
      </w:tabs>
      <w:adjustRightInd w:val="0"/>
      <w:spacing w:before="0" w:after="120" w:line="360" w:lineRule="auto"/>
      <w:ind w:left="397" w:hanging="397"/>
      <w:jc w:val="both"/>
      <w:textAlignment w:val="baseline"/>
    </w:pPr>
    <w:rPr>
      <w:rFonts w:eastAsia="宋体" w:cs="Times New Roman"/>
      <w:bCs w:val="0"/>
      <w:sz w:val="24"/>
      <w:szCs w:val="24"/>
      <w:lang w:val="en-GB" w:eastAsia="zh-CN"/>
    </w:rPr>
  </w:style>
  <w:style w:type="character" w:customStyle="1" w:styleId="169">
    <w:name w:val="ICBC 附件HEADING Char Char"/>
    <w:link w:val="168"/>
    <w:qFormat/>
    <w:uiPriority w:val="0"/>
    <w:rPr>
      <w:rFonts w:ascii="Arial" w:hAnsi="Arial"/>
      <w:b/>
      <w:sz w:val="24"/>
      <w:szCs w:val="24"/>
      <w:lang w:val="en-GB"/>
    </w:rPr>
  </w:style>
  <w:style w:type="paragraph" w:customStyle="1" w:styleId="170">
    <w:name w:val="ICBC_Heading3"/>
    <w:basedOn w:val="6"/>
    <w:qFormat/>
    <w:uiPriority w:val="0"/>
    <w:pPr>
      <w:widowControl w:val="0"/>
      <w:tabs>
        <w:tab w:val="left" w:pos="0"/>
        <w:tab w:val="left" w:pos="170"/>
      </w:tabs>
      <w:adjustRightInd w:val="0"/>
      <w:spacing w:after="120" w:line="360" w:lineRule="auto"/>
      <w:ind w:left="170" w:hanging="170"/>
      <w:jc w:val="both"/>
      <w:textAlignment w:val="baseline"/>
    </w:pPr>
    <w:rPr>
      <w:rFonts w:ascii="Arial" w:hAnsi="Arial" w:eastAsia="宋体"/>
      <w:b/>
      <w:bCs w:val="0"/>
      <w:sz w:val="24"/>
      <w:szCs w:val="20"/>
      <w:lang w:val="en-GB" w:eastAsia="zh-CN"/>
    </w:rPr>
  </w:style>
  <w:style w:type="paragraph" w:customStyle="1" w:styleId="171">
    <w:name w:val="ICBC_Chapter"/>
    <w:basedOn w:val="1"/>
    <w:qFormat/>
    <w:uiPriority w:val="0"/>
    <w:pPr>
      <w:widowControl w:val="0"/>
      <w:tabs>
        <w:tab w:val="left" w:pos="170"/>
      </w:tabs>
      <w:adjustRightInd w:val="0"/>
      <w:spacing w:before="120" w:after="360"/>
      <w:ind w:left="170" w:hanging="170"/>
      <w:jc w:val="center"/>
      <w:textAlignment w:val="baseline"/>
      <w:outlineLvl w:val="0"/>
    </w:pPr>
    <w:rPr>
      <w:rFonts w:ascii="Arial Bold" w:hAnsi="Arial Bold" w:eastAsia="宋体"/>
      <w:b/>
      <w:bCs/>
      <w:caps/>
      <w:spacing w:val="20"/>
      <w:sz w:val="40"/>
      <w:szCs w:val="40"/>
      <w:lang w:eastAsia="zh-CN"/>
    </w:rPr>
  </w:style>
  <w:style w:type="paragraph" w:customStyle="1" w:styleId="172">
    <w:name w:val="ICBC_Heading4"/>
    <w:basedOn w:val="7"/>
    <w:qFormat/>
    <w:uiPriority w:val="0"/>
    <w:pPr>
      <w:widowControl w:val="0"/>
      <w:tabs>
        <w:tab w:val="left" w:pos="397"/>
        <w:tab w:val="left" w:pos="1418"/>
      </w:tabs>
      <w:adjustRightInd w:val="0"/>
      <w:snapToGrid w:val="0"/>
      <w:spacing w:before="0" w:after="120" w:line="360" w:lineRule="auto"/>
      <w:ind w:left="397" w:hanging="397"/>
      <w:jc w:val="both"/>
      <w:textAlignment w:val="baseline"/>
    </w:pPr>
    <w:rPr>
      <w:rFonts w:ascii="Arial" w:hAnsi="Arial" w:eastAsia="宋体"/>
      <w:b/>
      <w:bCs/>
      <w:i w:val="0"/>
      <w:iCs w:val="0"/>
      <w:sz w:val="24"/>
      <w:szCs w:val="24"/>
      <w:lang w:val="en-GB" w:eastAsia="zh-CN"/>
    </w:rPr>
  </w:style>
  <w:style w:type="paragraph" w:customStyle="1" w:styleId="173">
    <w:name w:val="ICBC_Heading5"/>
    <w:basedOn w:val="8"/>
    <w:qFormat/>
    <w:uiPriority w:val="0"/>
    <w:pPr>
      <w:widowControl w:val="0"/>
      <w:tabs>
        <w:tab w:val="left" w:pos="0"/>
        <w:tab w:val="left" w:pos="397"/>
      </w:tabs>
      <w:adjustRightInd w:val="0"/>
      <w:spacing w:before="0" w:after="120" w:line="360" w:lineRule="auto"/>
      <w:ind w:left="397" w:hanging="397"/>
      <w:jc w:val="both"/>
      <w:textAlignment w:val="baseline"/>
    </w:pPr>
    <w:rPr>
      <w:rFonts w:ascii="Arial" w:hAnsi="Arial" w:eastAsia="宋体"/>
      <w:b w:val="0"/>
      <w:bCs w:val="0"/>
      <w:sz w:val="24"/>
      <w:szCs w:val="20"/>
      <w:lang w:val="en-GB" w:eastAsia="zh-CN"/>
    </w:rPr>
  </w:style>
  <w:style w:type="paragraph" w:customStyle="1" w:styleId="174">
    <w:name w:val="Indents"/>
    <w:basedOn w:val="1"/>
    <w:qFormat/>
    <w:uiPriority w:val="0"/>
    <w:pPr>
      <w:spacing w:before="240"/>
      <w:ind w:left="360"/>
    </w:pPr>
    <w:rPr>
      <w:rFonts w:ascii="Optima" w:hAnsi="Optima" w:eastAsia="宋体"/>
      <w:sz w:val="20"/>
      <w:szCs w:val="20"/>
    </w:rPr>
  </w:style>
  <w:style w:type="paragraph" w:customStyle="1" w:styleId="175">
    <w:name w:val="Response"/>
    <w:basedOn w:val="1"/>
    <w:qFormat/>
    <w:uiPriority w:val="0"/>
    <w:pPr>
      <w:ind w:left="1627" w:right="-274" w:hanging="547"/>
    </w:pPr>
    <w:rPr>
      <w:rFonts w:ascii="Optima" w:hAnsi="Optima" w:eastAsia="宋体"/>
      <w:sz w:val="20"/>
      <w:szCs w:val="20"/>
    </w:rPr>
  </w:style>
  <w:style w:type="character" w:customStyle="1" w:styleId="176">
    <w:name w:val="hangju"/>
    <w:basedOn w:val="94"/>
    <w:qFormat/>
    <w:uiPriority w:val="0"/>
  </w:style>
  <w:style w:type="paragraph" w:customStyle="1" w:styleId="177">
    <w:name w:val="EY 正文"/>
    <w:basedOn w:val="1"/>
    <w:qFormat/>
    <w:uiPriority w:val="0"/>
    <w:pPr>
      <w:spacing w:before="50" w:beforeLines="50" w:after="50" w:afterLines="50"/>
      <w:ind w:firstLine="200" w:firstLineChars="200"/>
    </w:pPr>
    <w:rPr>
      <w:rFonts w:ascii="Arial" w:hAnsi="Arial" w:eastAsia="华文楷体" w:cs="宋体"/>
      <w:sz w:val="24"/>
      <w:szCs w:val="20"/>
      <w:lang w:eastAsia="zh-CN"/>
    </w:rPr>
  </w:style>
  <w:style w:type="paragraph" w:customStyle="1" w:styleId="178">
    <w:name w:val="RefineReport"/>
    <w:basedOn w:val="1"/>
    <w:qFormat/>
    <w:uiPriority w:val="0"/>
    <w:rPr>
      <w:rFonts w:ascii="Arial" w:hAnsi="Arial" w:eastAsia="华文楷体" w:cs="Arial"/>
      <w:sz w:val="24"/>
      <w:lang w:eastAsia="zh-CN"/>
    </w:rPr>
  </w:style>
  <w:style w:type="character" w:customStyle="1" w:styleId="179">
    <w:name w:val="Style Heading 3H3sl3Heading 3under- Maj Sideh31.2.3.3list 3... Char"/>
    <w:qFormat/>
    <w:uiPriority w:val="0"/>
    <w:rPr>
      <w:rFonts w:ascii="Arial Narrow" w:hAnsi="Arial Narrow" w:eastAsia="华文楷体" w:cs="Arial"/>
      <w:b/>
      <w:bCs/>
      <w:color w:val="000000"/>
      <w:sz w:val="24"/>
      <w:szCs w:val="26"/>
      <w:lang w:val="en-US" w:eastAsia="en-US" w:bidi="ar-SA"/>
    </w:rPr>
  </w:style>
  <w:style w:type="paragraph" w:customStyle="1" w:styleId="180">
    <w:name w:val="Style Heading 1level 1Level 1 HeadH1heading 1h1Section Headin..."/>
    <w:basedOn w:val="3"/>
    <w:qFormat/>
    <w:uiPriority w:val="0"/>
    <w:pPr>
      <w:tabs>
        <w:tab w:val="left" w:pos="480"/>
      </w:tabs>
      <w:spacing w:before="0" w:after="260"/>
      <w:ind w:left="480" w:hanging="480"/>
    </w:pPr>
    <w:rPr>
      <w:rFonts w:cs="宋体"/>
      <w:b/>
      <w:sz w:val="40"/>
      <w:szCs w:val="20"/>
    </w:rPr>
  </w:style>
  <w:style w:type="paragraph" w:customStyle="1" w:styleId="181">
    <w:name w:val="Style Heading 1level 1Level 1 HeadH1heading 1h1Section Headin...1"/>
    <w:basedOn w:val="3"/>
    <w:qFormat/>
    <w:uiPriority w:val="0"/>
    <w:pPr>
      <w:spacing w:before="0" w:after="260"/>
    </w:pPr>
    <w:rPr>
      <w:rFonts w:cs="宋体"/>
      <w:b/>
      <w:bCs w:val="0"/>
      <w:sz w:val="40"/>
      <w:szCs w:val="20"/>
    </w:rPr>
  </w:style>
  <w:style w:type="character" w:customStyle="1" w:styleId="182">
    <w:name w:val="页脚 字符"/>
    <w:link w:val="57"/>
    <w:qFormat/>
    <w:uiPriority w:val="99"/>
    <w:rPr>
      <w:rFonts w:ascii="EYInterstate" w:hAnsi="EYInterstate" w:eastAsia="黑体"/>
      <w:sz w:val="22"/>
      <w:szCs w:val="24"/>
      <w:lang w:eastAsia="en-US"/>
    </w:rPr>
  </w:style>
  <w:style w:type="paragraph" w:styleId="183">
    <w:name w:val="List Paragraph"/>
    <w:basedOn w:val="1"/>
    <w:link w:val="188"/>
    <w:qFormat/>
    <w:uiPriority w:val="34"/>
    <w:pPr>
      <w:ind w:left="720"/>
    </w:pPr>
  </w:style>
  <w:style w:type="character" w:customStyle="1" w:styleId="184">
    <w:name w:val="批注文字 字符"/>
    <w:link w:val="31"/>
    <w:qFormat/>
    <w:uiPriority w:val="99"/>
    <w:rPr>
      <w:rFonts w:ascii="EYInterstate" w:hAnsi="EYInterstate" w:eastAsia="黑体"/>
      <w:lang w:eastAsia="en-US"/>
    </w:rPr>
  </w:style>
  <w:style w:type="paragraph" w:customStyle="1" w:styleId="185">
    <w:name w:val="Revision"/>
    <w:hidden/>
    <w:semiHidden/>
    <w:qFormat/>
    <w:uiPriority w:val="99"/>
    <w:rPr>
      <w:rFonts w:ascii="EYInterstate" w:hAnsi="EYInterstate" w:eastAsia="黑体" w:cs="Times New Roman"/>
      <w:sz w:val="22"/>
      <w:szCs w:val="24"/>
      <w:lang w:val="en-US" w:eastAsia="en-US" w:bidi="ar-SA"/>
    </w:rPr>
  </w:style>
  <w:style w:type="character" w:customStyle="1" w:styleId="186">
    <w:name w:val="尾注文本 字符"/>
    <w:basedOn w:val="94"/>
    <w:link w:val="51"/>
    <w:qFormat/>
    <w:uiPriority w:val="99"/>
    <w:rPr>
      <w:rFonts w:ascii="EYInterstate" w:hAnsi="EYInterstate" w:eastAsia="黑体"/>
      <w:lang w:eastAsia="en-US"/>
    </w:rPr>
  </w:style>
  <w:style w:type="character" w:customStyle="1" w:styleId="187">
    <w:name w:val="Bullet copy Char"/>
    <w:basedOn w:val="94"/>
    <w:link w:val="119"/>
    <w:qFormat/>
    <w:uiPriority w:val="0"/>
    <w:rPr>
      <w:rFonts w:ascii="EYInterstate Light" w:hAnsi="EYInterstate Light" w:eastAsia="黑体"/>
      <w:sz w:val="18"/>
      <w:szCs w:val="18"/>
      <w:lang w:eastAsia="en-US"/>
    </w:rPr>
  </w:style>
  <w:style w:type="character" w:customStyle="1" w:styleId="188">
    <w:name w:val="列出段落 字符"/>
    <w:basedOn w:val="94"/>
    <w:link w:val="183"/>
    <w:qFormat/>
    <w:uiPriority w:val="34"/>
    <w:rPr>
      <w:rFonts w:ascii="EYInterstate" w:hAnsi="EYInterstate" w:eastAsia="黑体"/>
      <w:sz w:val="22"/>
      <w:szCs w:val="24"/>
      <w:lang w:eastAsia="en-US"/>
    </w:rPr>
  </w:style>
  <w:style w:type="character" w:customStyle="1" w:styleId="189">
    <w:name w:val="标题 4 字符"/>
    <w:link w:val="6"/>
    <w:qFormat/>
    <w:uiPriority w:val="0"/>
    <w:rPr>
      <w:rFonts w:ascii="EYInterstate" w:hAnsi="EYInterstate" w:eastAsia="黑体"/>
      <w:bCs/>
      <w:i/>
      <w:sz w:val="28"/>
      <w:szCs w:val="28"/>
      <w:lang w:eastAsia="en-US"/>
    </w:rPr>
  </w:style>
  <w:style w:type="paragraph" w:customStyle="1" w:styleId="190">
    <w:name w:val="*Body 1"/>
    <w:qFormat/>
    <w:uiPriority w:val="99"/>
    <w:pPr>
      <w:spacing w:before="120" w:after="120" w:line="360" w:lineRule="auto"/>
    </w:pPr>
    <w:rPr>
      <w:rFonts w:ascii="Arial" w:hAnsi="Arial" w:eastAsia="宋体" w:cs="Times New Roman"/>
      <w:sz w:val="24"/>
      <w:lang w:val="en-US" w:eastAsia="en-US" w:bidi="ar-SA"/>
    </w:rPr>
  </w:style>
  <w:style w:type="character" w:customStyle="1" w:styleId="191">
    <w:name w:val="页眉 字符"/>
    <w:basedOn w:val="94"/>
    <w:link w:val="59"/>
    <w:qFormat/>
    <w:uiPriority w:val="99"/>
    <w:rPr>
      <w:rFonts w:ascii="EYInterstate" w:hAnsi="EYInterstate" w:eastAsia="黑体"/>
      <w:sz w:val="22"/>
      <w:szCs w:val="24"/>
      <w:lang w:eastAsia="en-US"/>
    </w:rPr>
  </w:style>
  <w:style w:type="table" w:customStyle="1" w:styleId="192">
    <w:name w:val="Grid Table Light"/>
    <w:basedOn w:val="84"/>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193">
    <w:name w:val="Table Grid1"/>
    <w:basedOn w:val="84"/>
    <w:qFormat/>
    <w:uiPriority w:val="59"/>
    <w:rPr>
      <w:rFonts w:asciiTheme="minorHAnsi" w:hAnsiTheme="minorHAnsi" w:eastAsiaTheme="minorEastAsia"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94">
    <w:name w:val="List Paragraph2"/>
    <w:basedOn w:val="1"/>
    <w:qFormat/>
    <w:uiPriority w:val="99"/>
    <w:pPr>
      <w:ind w:firstLine="420" w:firstLineChars="200"/>
    </w:pPr>
  </w:style>
  <w:style w:type="table" w:customStyle="1" w:styleId="195">
    <w:name w:val="表格格式1"/>
    <w:basedOn w:val="8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00FF"/>
    </w:tcPr>
  </w:style>
  <w:style w:type="table" w:customStyle="1" w:styleId="196">
    <w:name w:val="表格格式2"/>
    <w:basedOn w:val="8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00FF"/>
    </w:tcPr>
  </w:style>
  <w:style w:type="table" w:customStyle="1" w:styleId="197">
    <w:name w:val="表格格式3"/>
    <w:basedOn w:val="8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00FF"/>
    </w:tcPr>
  </w:style>
  <w:style w:type="table" w:customStyle="1" w:styleId="198">
    <w:name w:val="表格格式4"/>
    <w:basedOn w:val="8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00FF"/>
    </w:tcPr>
  </w:style>
  <w:style w:type="character" w:customStyle="1" w:styleId="199">
    <w:name w:val="Unresolved Mention"/>
    <w:basedOn w:val="94"/>
    <w:semiHidden/>
    <w:unhideWhenUsed/>
    <w:qFormat/>
    <w:uiPriority w:val="99"/>
    <w:rPr>
      <w:color w:val="605E5C"/>
      <w:shd w:val="clear" w:color="auto" w:fill="E1DFDD"/>
    </w:rPr>
  </w:style>
  <w:style w:type="character" w:customStyle="1" w:styleId="200">
    <w:name w:val="标题 2 字符"/>
    <w:basedOn w:val="94"/>
    <w:link w:val="4"/>
    <w:qFormat/>
    <w:uiPriority w:val="0"/>
    <w:rPr>
      <w:rFonts w:ascii="Arial" w:hAnsi="Arial" w:eastAsia="黑体" w:cs="Arial"/>
      <w:b/>
      <w:bCs/>
      <w:i/>
      <w:iCs/>
      <w:sz w:val="28"/>
      <w:szCs w:val="28"/>
      <w:lang w:eastAsia="en-US"/>
    </w:rPr>
  </w:style>
  <w:style w:type="character" w:customStyle="1" w:styleId="201">
    <w:name w:val="标题 3 字符"/>
    <w:basedOn w:val="94"/>
    <w:link w:val="5"/>
    <w:qFormat/>
    <w:uiPriority w:val="0"/>
    <w:rPr>
      <w:rFonts w:ascii="Arial" w:hAnsi="Arial" w:eastAsia="黑体" w:cs="Arial"/>
      <w:b/>
      <w:bCs/>
      <w:sz w:val="26"/>
      <w:szCs w:val="26"/>
      <w:lang w:eastAsia="en-US"/>
    </w:rPr>
  </w:style>
  <w:style w:type="character" w:customStyle="1" w:styleId="202">
    <w:name w:val="标题 5 字符"/>
    <w:basedOn w:val="94"/>
    <w:link w:val="7"/>
    <w:qFormat/>
    <w:uiPriority w:val="0"/>
    <w:rPr>
      <w:rFonts w:ascii="EYInterstate" w:hAnsi="EYInterstate" w:eastAsia="黑体"/>
      <w:i/>
      <w:iCs/>
      <w:sz w:val="26"/>
      <w:szCs w:val="26"/>
      <w:lang w:eastAsia="en-US"/>
    </w:rPr>
  </w:style>
  <w:style w:type="character" w:customStyle="1" w:styleId="203">
    <w:name w:val="正文文本 字符"/>
    <w:basedOn w:val="94"/>
    <w:link w:val="35"/>
    <w:qFormat/>
    <w:uiPriority w:val="99"/>
    <w:rPr>
      <w:rFonts w:ascii="Tahoma" w:hAnsi="Tahoma"/>
      <w:szCs w:val="24"/>
      <w:lang w:eastAsia="en-US"/>
    </w:rPr>
  </w:style>
  <w:style w:type="paragraph" w:customStyle="1" w:styleId="204">
    <w:name w:val="石墨文档正文"/>
    <w:qFormat/>
    <w:uiPriority w:val="0"/>
    <w:rPr>
      <w:rFonts w:ascii="微软雅黑" w:hAnsi="微软雅黑" w:eastAsia="微软雅黑" w:cs="微软雅黑"/>
      <w:sz w:val="22"/>
      <w:szCs w:val="22"/>
      <w:lang w:val="en-US" w:eastAsia="zh-CN" w:bidi="ar-SA"/>
    </w:rPr>
  </w:style>
  <w:style w:type="paragraph" w:customStyle="1" w:styleId="205">
    <w:name w:val="石墨文档标题 2"/>
    <w:next w:val="204"/>
    <w:qFormat/>
    <w:uiPriority w:val="9"/>
    <w:pPr>
      <w:spacing w:before="260" w:after="260"/>
      <w:outlineLvl w:val="1"/>
    </w:pPr>
    <w:rPr>
      <w:rFonts w:ascii="微软雅黑" w:hAnsi="微软雅黑" w:eastAsia="微软雅黑" w:cs="微软雅黑"/>
      <w:b/>
      <w:bCs/>
      <w:sz w:val="28"/>
      <w:szCs w:val="28"/>
      <w:lang w:val="en-US" w:eastAsia="zh-CN" w:bidi="ar-SA"/>
    </w:rPr>
  </w:style>
  <w:style w:type="character" w:customStyle="1" w:styleId="206">
    <w:name w:val="批注主题 字符"/>
    <w:basedOn w:val="184"/>
    <w:link w:val="81"/>
    <w:semiHidden/>
    <w:qFormat/>
    <w:uiPriority w:val="99"/>
    <w:rPr>
      <w:rFonts w:ascii="EYInterstate" w:hAnsi="EYInterstate" w:eastAsia="Arial Unicode MS"/>
      <w:b/>
      <w:bCs/>
      <w:lang w:val="zh-CN" w:eastAsia="en-US"/>
    </w:rPr>
  </w:style>
  <w:style w:type="paragraph" w:customStyle="1" w:styleId="207">
    <w:name w:val="Bullet 2 Char Char Char"/>
    <w:basedOn w:val="1"/>
    <w:qFormat/>
    <w:uiPriority w:val="0"/>
    <w:pPr>
      <w:numPr>
        <w:ilvl w:val="0"/>
        <w:numId w:val="4"/>
      </w:numPr>
      <w:tabs>
        <w:tab w:val="left" w:pos="360"/>
      </w:tabs>
      <w:spacing w:line="300" w:lineRule="exact"/>
      <w:ind w:left="806"/>
    </w:pPr>
    <w:rPr>
      <w:rFonts w:ascii="Arial" w:hAnsi="Arial" w:eastAsia="Arial" w:cs="Arial"/>
      <w:b/>
      <w:i/>
      <w:snapToGrid w:val="0"/>
      <w:sz w:val="21"/>
      <w:szCs w:val="21"/>
      <w:lang w:val="en-AU"/>
    </w:rPr>
  </w:style>
  <w:style w:type="paragraph" w:customStyle="1" w:styleId="208">
    <w:name w:val="宏文本1"/>
    <w:next w:val="2"/>
    <w:link w:val="303"/>
    <w:semiHidden/>
    <w:unhideWhenUsed/>
    <w:qFormat/>
    <w:uiPriority w:val="99"/>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eastAsia="宋体" w:cs="Times New Roman"/>
      <w:color w:val="000000"/>
      <w:lang w:val="en-US" w:eastAsia="zh-CN" w:bidi="ar-SA"/>
    </w:rPr>
  </w:style>
  <w:style w:type="character" w:customStyle="1" w:styleId="209">
    <w:name w:val="电子邮件签名 字符"/>
    <w:basedOn w:val="94"/>
    <w:link w:val="25"/>
    <w:semiHidden/>
    <w:qFormat/>
    <w:uiPriority w:val="99"/>
    <w:rPr>
      <w:rFonts w:ascii="Georgia" w:hAnsi="Georgia"/>
      <w:szCs w:val="22"/>
      <w:lang w:eastAsia="en-US"/>
    </w:rPr>
  </w:style>
  <w:style w:type="paragraph" w:customStyle="1" w:styleId="210">
    <w:name w:val="收信人地址1"/>
    <w:basedOn w:val="1"/>
    <w:next w:val="29"/>
    <w:semiHidden/>
    <w:unhideWhenUsed/>
    <w:qFormat/>
    <w:uiPriority w:val="99"/>
    <w:pPr>
      <w:framePr w:w="7920" w:h="1980" w:hRule="exact" w:hSpace="180" w:wrap="around" w:vAnchor="margin" w:hAnchor="page" w:xAlign="center" w:yAlign="bottom"/>
      <w:ind w:left="2880"/>
    </w:pPr>
    <w:rPr>
      <w:rFonts w:ascii="Georgia" w:hAnsi="Georgia"/>
      <w:sz w:val="24"/>
    </w:rPr>
  </w:style>
  <w:style w:type="paragraph" w:customStyle="1" w:styleId="211">
    <w:name w:val="引文目录标题1"/>
    <w:basedOn w:val="1"/>
    <w:next w:val="1"/>
    <w:unhideWhenUsed/>
    <w:qFormat/>
    <w:uiPriority w:val="99"/>
    <w:pPr>
      <w:spacing w:before="120" w:after="200" w:line="276" w:lineRule="auto"/>
    </w:pPr>
    <w:rPr>
      <w:rFonts w:ascii="Georgia" w:hAnsi="Georgia"/>
      <w:b/>
      <w:bCs/>
      <w:sz w:val="24"/>
    </w:rPr>
  </w:style>
  <w:style w:type="paragraph" w:customStyle="1" w:styleId="212">
    <w:name w:val="文本块1"/>
    <w:basedOn w:val="1"/>
    <w:next w:val="39"/>
    <w:unhideWhenUsed/>
    <w:qFormat/>
    <w:uiPriority w:val="99"/>
    <w:pPr>
      <w:pBdr>
        <w:top w:val="single" w:color="F2F2F2" w:sz="8" w:space="10"/>
        <w:left w:val="single" w:color="F2F2F2" w:sz="8" w:space="10"/>
        <w:bottom w:val="single" w:color="F2F2F2" w:sz="8" w:space="10"/>
        <w:right w:val="single" w:color="F2F2F2" w:sz="8" w:space="10"/>
      </w:pBdr>
      <w:shd w:val="clear" w:color="auto" w:fill="F2F2F2"/>
      <w:spacing w:after="240"/>
      <w:ind w:left="233" w:right="233"/>
    </w:pPr>
    <w:rPr>
      <w:rFonts w:ascii="Georgia" w:hAnsi="Georgia" w:eastAsia="宋体"/>
      <w:i/>
      <w:iCs/>
      <w:color w:val="A32020"/>
      <w:sz w:val="96"/>
      <w:szCs w:val="22"/>
    </w:rPr>
  </w:style>
  <w:style w:type="character" w:customStyle="1" w:styleId="213">
    <w:name w:val="HTML 地址 字符"/>
    <w:basedOn w:val="94"/>
    <w:link w:val="40"/>
    <w:semiHidden/>
    <w:qFormat/>
    <w:uiPriority w:val="99"/>
    <w:rPr>
      <w:rFonts w:ascii="Georgia" w:hAnsi="Georgia"/>
      <w:i/>
      <w:iCs/>
      <w:szCs w:val="22"/>
      <w:lang w:eastAsia="en-US"/>
    </w:rPr>
  </w:style>
  <w:style w:type="character" w:customStyle="1" w:styleId="214">
    <w:name w:val="纯文本 字符"/>
    <w:basedOn w:val="94"/>
    <w:link w:val="44"/>
    <w:qFormat/>
    <w:uiPriority w:val="0"/>
    <w:rPr>
      <w:rFonts w:ascii="Consolas" w:hAnsi="Consolas"/>
      <w:sz w:val="21"/>
      <w:szCs w:val="21"/>
      <w:lang w:eastAsia="en-US"/>
    </w:rPr>
  </w:style>
  <w:style w:type="paragraph" w:customStyle="1" w:styleId="215">
    <w:name w:val="寄信人地址1"/>
    <w:basedOn w:val="1"/>
    <w:next w:val="58"/>
    <w:semiHidden/>
    <w:unhideWhenUsed/>
    <w:qFormat/>
    <w:uiPriority w:val="99"/>
    <w:rPr>
      <w:rFonts w:ascii="Georgia" w:hAnsi="Georgia"/>
      <w:sz w:val="20"/>
      <w:szCs w:val="20"/>
    </w:rPr>
  </w:style>
  <w:style w:type="paragraph" w:customStyle="1" w:styleId="216">
    <w:name w:val="索引标题1"/>
    <w:basedOn w:val="1"/>
    <w:next w:val="78"/>
    <w:semiHidden/>
    <w:unhideWhenUsed/>
    <w:qFormat/>
    <w:uiPriority w:val="99"/>
    <w:pPr>
      <w:spacing w:after="200" w:line="276" w:lineRule="auto"/>
    </w:pPr>
    <w:rPr>
      <w:rFonts w:ascii="Georgia" w:hAnsi="Georgia"/>
      <w:b/>
      <w:bCs/>
      <w:sz w:val="20"/>
      <w:szCs w:val="22"/>
    </w:rPr>
  </w:style>
  <w:style w:type="paragraph" w:customStyle="1" w:styleId="217">
    <w:name w:val="副标题1"/>
    <w:basedOn w:val="1"/>
    <w:next w:val="1"/>
    <w:qFormat/>
    <w:uiPriority w:val="99"/>
    <w:pPr>
      <w:spacing w:after="1200"/>
    </w:pPr>
    <w:rPr>
      <w:rFonts w:ascii="Georgia" w:hAnsi="Georgia"/>
      <w:iCs/>
      <w:spacing w:val="15"/>
      <w:sz w:val="80"/>
    </w:rPr>
  </w:style>
  <w:style w:type="paragraph" w:customStyle="1" w:styleId="218">
    <w:name w:val="信息标题1"/>
    <w:basedOn w:val="1"/>
    <w:next w:val="75"/>
    <w:link w:val="304"/>
    <w:unhideWhenUsed/>
    <w:qFormat/>
    <w:uiPriority w:val="99"/>
    <w:pPr>
      <w:pBdr>
        <w:top w:val="single" w:color="auto" w:sz="6" w:space="1"/>
        <w:left w:val="single" w:color="auto" w:sz="6" w:space="1"/>
        <w:bottom w:val="single" w:color="auto" w:sz="6" w:space="1"/>
        <w:right w:val="single" w:color="auto" w:sz="6" w:space="1"/>
      </w:pBdr>
      <w:shd w:val="pct20" w:color="auto" w:fill="auto"/>
      <w:ind w:left="1080" w:hanging="1080"/>
    </w:pPr>
    <w:rPr>
      <w:rFonts w:ascii="Georgia" w:hAnsi="Georgia"/>
      <w:color w:val="000000"/>
      <w:sz w:val="24"/>
      <w:lang w:eastAsia="zh-CN"/>
    </w:rPr>
  </w:style>
  <w:style w:type="character" w:customStyle="1" w:styleId="219">
    <w:name w:val="HTML 预设格式 字符"/>
    <w:basedOn w:val="94"/>
    <w:link w:val="76"/>
    <w:semiHidden/>
    <w:qFormat/>
    <w:uiPriority w:val="99"/>
    <w:rPr>
      <w:rFonts w:ascii="Consolas" w:hAnsi="Consolas"/>
      <w:lang w:eastAsia="en-US"/>
    </w:rPr>
  </w:style>
  <w:style w:type="paragraph" w:customStyle="1" w:styleId="220">
    <w:name w:val="正文文本首行缩进1"/>
    <w:basedOn w:val="1"/>
    <w:next w:val="82"/>
    <w:link w:val="252"/>
    <w:unhideWhenUsed/>
    <w:qFormat/>
    <w:uiPriority w:val="99"/>
    <w:pPr>
      <w:spacing w:after="200" w:line="276" w:lineRule="auto"/>
      <w:ind w:firstLine="360"/>
    </w:pPr>
    <w:rPr>
      <w:rFonts w:ascii="Times New Roman" w:hAnsi="Times New Roman" w:eastAsia="宋体"/>
      <w:sz w:val="20"/>
      <w:szCs w:val="20"/>
      <w:lang w:eastAsia="zh-CN"/>
    </w:rPr>
  </w:style>
  <w:style w:type="character" w:customStyle="1" w:styleId="221">
    <w:name w:val="正文文本缩进 字符"/>
    <w:basedOn w:val="94"/>
    <w:link w:val="36"/>
    <w:qFormat/>
    <w:uiPriority w:val="99"/>
    <w:rPr>
      <w:rFonts w:ascii="Tahoma" w:hAnsi="Tahoma"/>
      <w:szCs w:val="24"/>
      <w:lang w:eastAsia="en-US"/>
    </w:rPr>
  </w:style>
  <w:style w:type="character" w:customStyle="1" w:styleId="222">
    <w:name w:val="正文首行缩进 2 字符"/>
    <w:basedOn w:val="221"/>
    <w:link w:val="83"/>
    <w:semiHidden/>
    <w:qFormat/>
    <w:uiPriority w:val="99"/>
    <w:rPr>
      <w:rFonts w:ascii="Georgia" w:hAnsi="Georgia"/>
      <w:szCs w:val="22"/>
      <w:lang w:eastAsia="en-US"/>
    </w:rPr>
  </w:style>
  <w:style w:type="table" w:customStyle="1" w:styleId="223">
    <w:name w:val="网格型1"/>
    <w:basedOn w:val="84"/>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4">
    <w:name w:val="中等深浅底纹 2 - 着色 31"/>
    <w:basedOn w:val="84"/>
    <w:qFormat/>
    <w:uiPriority w:val="64"/>
    <w:rPr>
      <w:rFonts w:ascii="Calibri" w:hAnsi="Calibri"/>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602320"/>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602320"/>
      </w:tcPr>
    </w:tblStylePr>
    <w:tblStylePr w:type="lastCol">
      <w:rPr>
        <w:b/>
        <w:bCs/>
        <w:color w:val="FFFFFF"/>
      </w:rPr>
      <w:tcPr>
        <w:tcBorders>
          <w:left w:val="nil"/>
          <w:right w:val="nil"/>
          <w:insideH w:val="nil"/>
          <w:insideV w:val="nil"/>
        </w:tcBorders>
        <w:shd w:val="clear" w:color="auto" w:fill="602320"/>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25">
    <w:name w:val="彩色列表1"/>
    <w:basedOn w:val="84"/>
    <w:qFormat/>
    <w:uiPriority w:val="72"/>
    <w:rPr>
      <w:rFonts w:ascii="Calibri" w:hAnsi="Calibri"/>
      <w:color w:val="000000"/>
    </w:rPr>
    <w:tcPr>
      <w:shd w:val="clear" w:color="auto" w:fill="E6E6E6"/>
    </w:tcPr>
    <w:tblStylePr w:type="firstRow">
      <w:rPr>
        <w:b/>
        <w:bCs/>
        <w:color w:val="FFFFFF"/>
      </w:rPr>
      <w:tcPr>
        <w:tcBorders>
          <w:bottom w:val="single" w:color="FFFFFF" w:sz="12" w:space="0"/>
        </w:tcBorders>
        <w:shd w:val="clear" w:color="auto" w:fill="B22618"/>
      </w:tcPr>
    </w:tblStylePr>
    <w:tblStylePr w:type="lastRow">
      <w:rPr>
        <w:b/>
        <w:bCs/>
        <w:color w:val="B2261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0C0C0"/>
      </w:tcPr>
    </w:tblStylePr>
    <w:tblStylePr w:type="band1Horz">
      <w:tcPr>
        <w:shd w:val="clear" w:color="auto" w:fill="CCCCCC"/>
      </w:tcPr>
    </w:tblStylePr>
  </w:style>
  <w:style w:type="table" w:customStyle="1" w:styleId="226">
    <w:name w:val="彩色列表 - 着色 11"/>
    <w:basedOn w:val="84"/>
    <w:qFormat/>
    <w:uiPriority w:val="72"/>
    <w:rPr>
      <w:rFonts w:ascii="Calibri" w:hAnsi="Calibri"/>
      <w:color w:val="000000"/>
    </w:rPr>
    <w:tcPr>
      <w:shd w:val="clear" w:color="auto" w:fill="FAE5E5"/>
    </w:tcPr>
    <w:tblStylePr w:type="firstRow">
      <w:rPr>
        <w:b/>
        <w:bCs/>
        <w:color w:val="FFFFFF"/>
      </w:rPr>
      <w:tcPr>
        <w:tcBorders>
          <w:bottom w:val="single" w:color="FFFFFF" w:sz="12" w:space="0"/>
        </w:tcBorders>
        <w:shd w:val="clear" w:color="auto" w:fill="B22618"/>
      </w:tcPr>
    </w:tblStylePr>
    <w:tblStylePr w:type="lastRow">
      <w:rPr>
        <w:b/>
        <w:bCs/>
        <w:color w:val="B2261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2BDBD"/>
      </w:tcPr>
    </w:tblStylePr>
    <w:tblStylePr w:type="band1Horz">
      <w:tcPr>
        <w:shd w:val="clear" w:color="auto" w:fill="F4CACA"/>
      </w:tcPr>
    </w:tblStylePr>
  </w:style>
  <w:style w:type="table" w:customStyle="1" w:styleId="227">
    <w:name w:val="彩色列表 - 着色 21"/>
    <w:basedOn w:val="84"/>
    <w:qFormat/>
    <w:uiPriority w:val="72"/>
    <w:rPr>
      <w:rFonts w:ascii="Calibri" w:hAnsi="Calibri"/>
      <w:color w:val="000000"/>
    </w:rPr>
    <w:tcPr>
      <w:shd w:val="clear" w:color="auto" w:fill="FCEAE8"/>
    </w:tcPr>
    <w:tblStylePr w:type="firstRow">
      <w:rPr>
        <w:b/>
        <w:bCs/>
        <w:color w:val="FFFFFF"/>
      </w:rPr>
      <w:tcPr>
        <w:tcBorders>
          <w:bottom w:val="single" w:color="FFFFFF" w:sz="12" w:space="0"/>
        </w:tcBorders>
        <w:shd w:val="clear" w:color="auto" w:fill="B22618"/>
      </w:tcPr>
    </w:tblStylePr>
    <w:tblStylePr w:type="lastRow">
      <w:rPr>
        <w:b/>
        <w:bCs/>
        <w:color w:val="B2261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7CBC7"/>
      </w:tcPr>
    </w:tblStylePr>
    <w:tblStylePr w:type="band1Horz">
      <w:tcPr>
        <w:shd w:val="clear" w:color="auto" w:fill="F9D5D1"/>
      </w:tcPr>
    </w:tblStylePr>
  </w:style>
  <w:style w:type="table" w:customStyle="1" w:styleId="228">
    <w:name w:val="彩色列表 - 着色 31"/>
    <w:basedOn w:val="84"/>
    <w:qFormat/>
    <w:uiPriority w:val="72"/>
    <w:rPr>
      <w:rFonts w:ascii="Calibri" w:hAnsi="Calibri"/>
      <w:color w:val="000000"/>
    </w:rPr>
    <w:tcPr>
      <w:shd w:val="clear" w:color="auto" w:fill="F5E3E2"/>
    </w:tcPr>
    <w:tblStylePr w:type="firstRow">
      <w:rPr>
        <w:b/>
        <w:bCs/>
        <w:color w:val="FFFFFF"/>
      </w:rPr>
      <w:tcPr>
        <w:tcBorders>
          <w:bottom w:val="single" w:color="FFFFFF" w:sz="12" w:space="0"/>
        </w:tcBorders>
        <w:shd w:val="clear" w:color="auto" w:fill="C72944"/>
      </w:tcPr>
    </w:tblStylePr>
    <w:tblStylePr w:type="lastRow">
      <w:rPr>
        <w:b/>
        <w:bCs/>
        <w:color w:val="C72944"/>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7BAB8"/>
      </w:tcPr>
    </w:tblStylePr>
    <w:tblStylePr w:type="band1Horz">
      <w:tcPr>
        <w:shd w:val="clear" w:color="auto" w:fill="EBC7C5"/>
      </w:tcPr>
    </w:tblStylePr>
  </w:style>
  <w:style w:type="table" w:customStyle="1" w:styleId="229">
    <w:name w:val="彩色列表 - 着色 41"/>
    <w:basedOn w:val="84"/>
    <w:qFormat/>
    <w:uiPriority w:val="72"/>
    <w:rPr>
      <w:rFonts w:ascii="Calibri" w:hAnsi="Calibri"/>
      <w:color w:val="000000"/>
    </w:rPr>
    <w:tcPr>
      <w:shd w:val="clear" w:color="auto" w:fill="FBEDF0"/>
    </w:tcPr>
    <w:tblStylePr w:type="firstRow">
      <w:rPr>
        <w:b/>
        <w:bCs/>
        <w:color w:val="FFFFFF"/>
      </w:rPr>
      <w:tcPr>
        <w:tcBorders>
          <w:bottom w:val="single" w:color="FFFFFF" w:sz="12" w:space="0"/>
        </w:tcBorders>
        <w:shd w:val="clear" w:color="auto" w:fill="4C1B19"/>
      </w:tcPr>
    </w:tblStylePr>
    <w:tblStylePr w:type="lastRow">
      <w:rPr>
        <w:b/>
        <w:bCs/>
        <w:color w:val="4C1B19"/>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6D4D9"/>
      </w:tcPr>
    </w:tblStylePr>
    <w:tblStylePr w:type="band1Horz">
      <w:tcPr>
        <w:shd w:val="clear" w:color="auto" w:fill="F7DCE1"/>
      </w:tcPr>
    </w:tblStylePr>
  </w:style>
  <w:style w:type="table" w:customStyle="1" w:styleId="230">
    <w:name w:val="彩色列表 - 着色 51"/>
    <w:basedOn w:val="84"/>
    <w:qFormat/>
    <w:uiPriority w:val="72"/>
    <w:rPr>
      <w:rFonts w:ascii="Calibri" w:hAnsi="Calibri"/>
      <w:color w:val="000000"/>
    </w:rPr>
    <w:tcPr>
      <w:shd w:val="clear" w:color="auto" w:fill="FFEFE2"/>
    </w:tcPr>
    <w:tblStylePr w:type="firstRow">
      <w:rPr>
        <w:b/>
        <w:bCs/>
        <w:color w:val="FFFFFF"/>
      </w:rPr>
      <w:tcPr>
        <w:tcBorders>
          <w:bottom w:val="single" w:color="FFFFFF" w:sz="12" w:space="0"/>
        </w:tcBorders>
        <w:shd w:val="clear" w:color="auto" w:fill="CC9100"/>
      </w:tcPr>
    </w:tblStylePr>
    <w:tblStylePr w:type="lastRow">
      <w:rPr>
        <w:b/>
        <w:bCs/>
        <w:color w:val="CC9100"/>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FD9B7"/>
      </w:tcPr>
    </w:tblStylePr>
    <w:tblStylePr w:type="band1Horz">
      <w:tcPr>
        <w:shd w:val="clear" w:color="auto" w:fill="FFE0C5"/>
      </w:tcPr>
    </w:tblStylePr>
  </w:style>
  <w:style w:type="character" w:customStyle="1" w:styleId="231">
    <w:name w:val="强调1"/>
    <w:basedOn w:val="94"/>
    <w:qFormat/>
    <w:uiPriority w:val="99"/>
    <w:rPr>
      <w:i/>
      <w:iCs/>
      <w:color w:val="000000"/>
    </w:rPr>
  </w:style>
  <w:style w:type="character" w:customStyle="1" w:styleId="232">
    <w:name w:val="行号1"/>
    <w:basedOn w:val="94"/>
    <w:semiHidden/>
    <w:unhideWhenUsed/>
    <w:qFormat/>
    <w:uiPriority w:val="99"/>
    <w:rPr>
      <w:color w:val="000000"/>
    </w:rPr>
  </w:style>
  <w:style w:type="character" w:customStyle="1" w:styleId="233">
    <w:name w:val="HTML 定义1"/>
    <w:basedOn w:val="94"/>
    <w:semiHidden/>
    <w:unhideWhenUsed/>
    <w:qFormat/>
    <w:uiPriority w:val="99"/>
    <w:rPr>
      <w:i/>
      <w:iCs/>
      <w:color w:val="000000"/>
    </w:rPr>
  </w:style>
  <w:style w:type="character" w:customStyle="1" w:styleId="234">
    <w:name w:val="HTML 打字机1"/>
    <w:basedOn w:val="94"/>
    <w:semiHidden/>
    <w:unhideWhenUsed/>
    <w:qFormat/>
    <w:uiPriority w:val="99"/>
    <w:rPr>
      <w:rFonts w:ascii="Consolas" w:hAnsi="Consolas"/>
      <w:color w:val="000000"/>
      <w:sz w:val="20"/>
      <w:szCs w:val="20"/>
    </w:rPr>
  </w:style>
  <w:style w:type="character" w:customStyle="1" w:styleId="235">
    <w:name w:val="HTML 缩写1"/>
    <w:basedOn w:val="94"/>
    <w:semiHidden/>
    <w:unhideWhenUsed/>
    <w:qFormat/>
    <w:uiPriority w:val="99"/>
    <w:rPr>
      <w:color w:val="000000"/>
    </w:rPr>
  </w:style>
  <w:style w:type="character" w:customStyle="1" w:styleId="236">
    <w:name w:val="HTML 变量1"/>
    <w:basedOn w:val="94"/>
    <w:unhideWhenUsed/>
    <w:qFormat/>
    <w:uiPriority w:val="99"/>
    <w:rPr>
      <w:i/>
      <w:iCs/>
      <w:color w:val="000000"/>
    </w:rPr>
  </w:style>
  <w:style w:type="character" w:customStyle="1" w:styleId="237">
    <w:name w:val="HTML 代码1"/>
    <w:basedOn w:val="94"/>
    <w:semiHidden/>
    <w:unhideWhenUsed/>
    <w:qFormat/>
    <w:uiPriority w:val="99"/>
    <w:rPr>
      <w:rFonts w:ascii="Consolas" w:hAnsi="Consolas"/>
      <w:color w:val="000000"/>
      <w:sz w:val="20"/>
      <w:szCs w:val="20"/>
    </w:rPr>
  </w:style>
  <w:style w:type="character" w:customStyle="1" w:styleId="238">
    <w:name w:val="HTML 引文1"/>
    <w:basedOn w:val="94"/>
    <w:semiHidden/>
    <w:unhideWhenUsed/>
    <w:qFormat/>
    <w:uiPriority w:val="99"/>
    <w:rPr>
      <w:i/>
      <w:iCs/>
      <w:color w:val="000000"/>
    </w:rPr>
  </w:style>
  <w:style w:type="character" w:customStyle="1" w:styleId="239">
    <w:name w:val="HTML 键盘1"/>
    <w:basedOn w:val="94"/>
    <w:semiHidden/>
    <w:unhideWhenUsed/>
    <w:qFormat/>
    <w:uiPriority w:val="99"/>
    <w:rPr>
      <w:rFonts w:ascii="Consolas" w:hAnsi="Consolas"/>
      <w:color w:val="000000"/>
      <w:sz w:val="20"/>
      <w:szCs w:val="20"/>
    </w:rPr>
  </w:style>
  <w:style w:type="character" w:customStyle="1" w:styleId="240">
    <w:name w:val="HTML 样本1"/>
    <w:basedOn w:val="94"/>
    <w:semiHidden/>
    <w:unhideWhenUsed/>
    <w:qFormat/>
    <w:uiPriority w:val="99"/>
    <w:rPr>
      <w:rFonts w:ascii="Consolas" w:hAnsi="Consolas"/>
      <w:color w:val="000000"/>
      <w:sz w:val="24"/>
      <w:szCs w:val="24"/>
    </w:rPr>
  </w:style>
  <w:style w:type="paragraph" w:customStyle="1" w:styleId="241">
    <w:name w:val="Address"/>
    <w:basedOn w:val="1"/>
    <w:link w:val="242"/>
    <w:qFormat/>
    <w:uiPriority w:val="0"/>
    <w:pPr>
      <w:spacing w:line="200" w:lineRule="atLeast"/>
    </w:pPr>
    <w:rPr>
      <w:rFonts w:ascii="Georgia" w:hAnsi="Georgia" w:eastAsia="宋体"/>
      <w:i/>
      <w:sz w:val="18"/>
      <w:szCs w:val="18"/>
    </w:rPr>
  </w:style>
  <w:style w:type="character" w:customStyle="1" w:styleId="242">
    <w:name w:val="Address Char"/>
    <w:basedOn w:val="94"/>
    <w:link w:val="241"/>
    <w:qFormat/>
    <w:uiPriority w:val="0"/>
    <w:rPr>
      <w:rFonts w:ascii="Georgia" w:hAnsi="Georgia"/>
      <w:i/>
      <w:sz w:val="18"/>
      <w:szCs w:val="18"/>
      <w:lang w:eastAsia="en-US"/>
    </w:rPr>
  </w:style>
  <w:style w:type="character" w:customStyle="1" w:styleId="243">
    <w:name w:val="批注框文本 字符"/>
    <w:basedOn w:val="94"/>
    <w:link w:val="56"/>
    <w:qFormat/>
    <w:uiPriority w:val="0"/>
    <w:rPr>
      <w:rFonts w:ascii="Tahoma" w:hAnsi="Tahoma" w:eastAsia="黑体" w:cs="Tahoma"/>
      <w:sz w:val="16"/>
      <w:szCs w:val="16"/>
      <w:lang w:eastAsia="en-US"/>
    </w:rPr>
  </w:style>
  <w:style w:type="paragraph" w:customStyle="1" w:styleId="244">
    <w:name w:val="书目1"/>
    <w:basedOn w:val="1"/>
    <w:next w:val="1"/>
    <w:unhideWhenUsed/>
    <w:qFormat/>
    <w:uiPriority w:val="37"/>
    <w:pPr>
      <w:spacing w:after="200" w:line="276" w:lineRule="auto"/>
    </w:pPr>
    <w:rPr>
      <w:rFonts w:ascii="Georgia" w:hAnsi="Georgia" w:eastAsia="宋体"/>
      <w:sz w:val="20"/>
      <w:szCs w:val="22"/>
    </w:rPr>
  </w:style>
  <w:style w:type="character" w:customStyle="1" w:styleId="245">
    <w:name w:val="正文文本 2 字符"/>
    <w:basedOn w:val="94"/>
    <w:link w:val="74"/>
    <w:qFormat/>
    <w:uiPriority w:val="0"/>
    <w:rPr>
      <w:rFonts w:ascii="Tahoma" w:hAnsi="Tahoma" w:cs="Tahoma"/>
      <w:szCs w:val="24"/>
      <w:lang w:val="en-GB" w:eastAsia="en-US"/>
    </w:rPr>
  </w:style>
  <w:style w:type="paragraph" w:customStyle="1" w:styleId="246">
    <w:name w:val="Block Text 2"/>
    <w:basedOn w:val="1"/>
    <w:qFormat/>
    <w:uiPriority w:val="0"/>
    <w:pPr>
      <w:pBdr>
        <w:top w:val="single" w:color="A32020" w:sz="8" w:space="10"/>
        <w:left w:val="single" w:color="A32020" w:sz="8" w:space="10"/>
        <w:bottom w:val="single" w:color="A32020" w:sz="8" w:space="10"/>
        <w:right w:val="single" w:color="A32020" w:sz="8" w:space="10"/>
      </w:pBdr>
      <w:shd w:val="clear" w:color="auto" w:fill="A32020"/>
      <w:spacing w:after="240" w:line="264" w:lineRule="auto"/>
      <w:ind w:left="227" w:right="227"/>
    </w:pPr>
    <w:rPr>
      <w:rFonts w:ascii="Georgia" w:hAnsi="Georgia" w:eastAsia="宋体"/>
      <w:i/>
      <w:color w:val="FFFFFF"/>
      <w:sz w:val="48"/>
      <w:szCs w:val="22"/>
    </w:rPr>
  </w:style>
  <w:style w:type="paragraph" w:customStyle="1" w:styleId="247">
    <w:name w:val="Block Text 3"/>
    <w:basedOn w:val="1"/>
    <w:qFormat/>
    <w:uiPriority w:val="0"/>
    <w:pPr>
      <w:spacing w:after="240" w:line="264" w:lineRule="auto"/>
    </w:pPr>
    <w:rPr>
      <w:rFonts w:ascii="Georgia" w:hAnsi="Georgia" w:eastAsia="宋体"/>
      <w:b/>
      <w:i/>
      <w:color w:val="A32020"/>
      <w:sz w:val="48"/>
      <w:szCs w:val="22"/>
    </w:rPr>
  </w:style>
  <w:style w:type="character" w:customStyle="1" w:styleId="248">
    <w:name w:val="正文文本 3 字符"/>
    <w:basedOn w:val="94"/>
    <w:link w:val="33"/>
    <w:qFormat/>
    <w:uiPriority w:val="99"/>
    <w:rPr>
      <w:rFonts w:ascii="Tahoma" w:hAnsi="Tahoma" w:cs="Tahoma"/>
      <w:i/>
      <w:iCs/>
      <w:szCs w:val="24"/>
      <w:lang w:val="en-GB" w:eastAsia="en-US"/>
    </w:rPr>
  </w:style>
  <w:style w:type="character" w:customStyle="1" w:styleId="249">
    <w:name w:val="日期 字符"/>
    <w:basedOn w:val="94"/>
    <w:link w:val="49"/>
    <w:qFormat/>
    <w:uiPriority w:val="99"/>
    <w:rPr>
      <w:rFonts w:eastAsia="Arial Unicode MS"/>
      <w:sz w:val="24"/>
      <w:szCs w:val="24"/>
    </w:rPr>
  </w:style>
  <w:style w:type="paragraph" w:customStyle="1" w:styleId="250">
    <w:name w:val="Disclaimer"/>
    <w:basedOn w:val="1"/>
    <w:link w:val="251"/>
    <w:qFormat/>
    <w:uiPriority w:val="0"/>
    <w:pPr>
      <w:spacing w:line="140" w:lineRule="atLeast"/>
    </w:pPr>
    <w:rPr>
      <w:rFonts w:ascii="Georgia" w:hAnsi="Georgia" w:eastAsia="宋体" w:cs="Georgia"/>
      <w:sz w:val="12"/>
      <w:szCs w:val="12"/>
    </w:rPr>
  </w:style>
  <w:style w:type="character" w:customStyle="1" w:styleId="251">
    <w:name w:val="Disclaimer Char"/>
    <w:basedOn w:val="94"/>
    <w:link w:val="250"/>
    <w:qFormat/>
    <w:uiPriority w:val="0"/>
    <w:rPr>
      <w:rFonts w:ascii="Georgia" w:hAnsi="Georgia" w:cs="Georgia"/>
      <w:sz w:val="12"/>
      <w:szCs w:val="12"/>
      <w:lang w:eastAsia="en-US"/>
    </w:rPr>
  </w:style>
  <w:style w:type="character" w:customStyle="1" w:styleId="252">
    <w:name w:val="正文文本首行缩进 字符"/>
    <w:basedOn w:val="94"/>
    <w:link w:val="220"/>
    <w:semiHidden/>
    <w:qFormat/>
    <w:uiPriority w:val="99"/>
  </w:style>
  <w:style w:type="character" w:customStyle="1" w:styleId="253">
    <w:name w:val="正文文本缩进 2 字符"/>
    <w:basedOn w:val="94"/>
    <w:link w:val="50"/>
    <w:qFormat/>
    <w:uiPriority w:val="99"/>
    <w:rPr>
      <w:rFonts w:ascii="Tahoma" w:hAnsi="Tahoma"/>
      <w:color w:val="FF0000"/>
      <w:szCs w:val="24"/>
      <w:lang w:eastAsia="en-US"/>
    </w:rPr>
  </w:style>
  <w:style w:type="character" w:customStyle="1" w:styleId="254">
    <w:name w:val="正文文本缩进 3 字符"/>
    <w:basedOn w:val="94"/>
    <w:link w:val="68"/>
    <w:qFormat/>
    <w:uiPriority w:val="99"/>
    <w:rPr>
      <w:rFonts w:ascii="Tahoma" w:hAnsi="Tahoma" w:cs="Tahoma"/>
      <w:szCs w:val="24"/>
      <w:lang w:val="en-GB" w:eastAsia="en-US"/>
    </w:rPr>
  </w:style>
  <w:style w:type="character" w:customStyle="1" w:styleId="255">
    <w:name w:val="结束语 字符"/>
    <w:basedOn w:val="94"/>
    <w:link w:val="34"/>
    <w:qFormat/>
    <w:uiPriority w:val="99"/>
    <w:rPr>
      <w:rFonts w:ascii="华文楷体" w:hAnsi="华文楷体" w:eastAsia="华文楷体"/>
      <w:sz w:val="24"/>
      <w:lang w:val="en-GB"/>
    </w:rPr>
  </w:style>
  <w:style w:type="paragraph" w:customStyle="1" w:styleId="256">
    <w:name w:val="Divider Page"/>
    <w:qFormat/>
    <w:uiPriority w:val="0"/>
    <w:pPr>
      <w:spacing w:after="240" w:line="240" w:lineRule="atLeast"/>
    </w:pPr>
    <w:rPr>
      <w:rFonts w:ascii="Georgia" w:hAnsi="Georgia" w:eastAsia="宋体" w:cs="Times New Roman"/>
      <w:i/>
      <w:color w:val="FFFFFF"/>
      <w:sz w:val="66"/>
      <w:szCs w:val="66"/>
      <w:lang w:val="en-US" w:eastAsia="en-US" w:bidi="ar-SA"/>
    </w:rPr>
  </w:style>
  <w:style w:type="character" w:customStyle="1" w:styleId="257">
    <w:name w:val="脚注文本 字符"/>
    <w:basedOn w:val="94"/>
    <w:link w:val="64"/>
    <w:qFormat/>
    <w:uiPriority w:val="0"/>
    <w:rPr>
      <w:rFonts w:eastAsia="Arial Unicode MS"/>
      <w:sz w:val="18"/>
      <w:szCs w:val="18"/>
    </w:rPr>
  </w:style>
  <w:style w:type="paragraph" w:customStyle="1" w:styleId="258">
    <w:name w:val="Guidance"/>
    <w:basedOn w:val="1"/>
    <w:link w:val="259"/>
    <w:qFormat/>
    <w:uiPriority w:val="99"/>
    <w:pPr>
      <w:spacing w:line="276" w:lineRule="auto"/>
    </w:pPr>
    <w:rPr>
      <w:rFonts w:ascii="Arial" w:hAnsi="Arial" w:eastAsia="宋体"/>
      <w:color w:val="00A5FF"/>
      <w:sz w:val="16"/>
      <w:szCs w:val="22"/>
    </w:rPr>
  </w:style>
  <w:style w:type="character" w:customStyle="1" w:styleId="259">
    <w:name w:val="Guidance Char"/>
    <w:basedOn w:val="94"/>
    <w:link w:val="258"/>
    <w:qFormat/>
    <w:uiPriority w:val="99"/>
    <w:rPr>
      <w:rFonts w:ascii="Arial" w:hAnsi="Arial"/>
      <w:color w:val="00A5FF"/>
      <w:sz w:val="16"/>
      <w:szCs w:val="22"/>
      <w:lang w:eastAsia="en-US"/>
    </w:rPr>
  </w:style>
  <w:style w:type="character" w:customStyle="1" w:styleId="260">
    <w:name w:val="标题 6 字符"/>
    <w:basedOn w:val="94"/>
    <w:link w:val="8"/>
    <w:qFormat/>
    <w:uiPriority w:val="0"/>
    <w:rPr>
      <w:rFonts w:ascii="EYInterstate" w:hAnsi="EYInterstate" w:eastAsia="黑体"/>
      <w:b/>
      <w:bCs/>
      <w:sz w:val="22"/>
      <w:szCs w:val="22"/>
      <w:lang w:eastAsia="en-US"/>
    </w:rPr>
  </w:style>
  <w:style w:type="character" w:customStyle="1" w:styleId="261">
    <w:name w:val="标题 7 字符"/>
    <w:basedOn w:val="94"/>
    <w:link w:val="10"/>
    <w:qFormat/>
    <w:uiPriority w:val="0"/>
    <w:rPr>
      <w:rFonts w:ascii="EYInterstate" w:hAnsi="EYInterstate" w:eastAsia="黑体"/>
      <w:sz w:val="22"/>
      <w:szCs w:val="24"/>
      <w:lang w:eastAsia="en-US"/>
    </w:rPr>
  </w:style>
  <w:style w:type="character" w:customStyle="1" w:styleId="262">
    <w:name w:val="标题 8 字符"/>
    <w:basedOn w:val="94"/>
    <w:link w:val="11"/>
    <w:qFormat/>
    <w:uiPriority w:val="0"/>
    <w:rPr>
      <w:rFonts w:ascii="EYInterstate" w:hAnsi="EYInterstate" w:eastAsia="黑体"/>
      <w:i/>
      <w:iCs/>
      <w:sz w:val="22"/>
      <w:szCs w:val="24"/>
      <w:lang w:eastAsia="en-US"/>
    </w:rPr>
  </w:style>
  <w:style w:type="character" w:customStyle="1" w:styleId="263">
    <w:name w:val="标题 9 字符"/>
    <w:basedOn w:val="94"/>
    <w:link w:val="12"/>
    <w:qFormat/>
    <w:uiPriority w:val="0"/>
    <w:rPr>
      <w:rFonts w:ascii="Arial" w:hAnsi="Arial" w:eastAsia="黑体" w:cs="Arial"/>
      <w:sz w:val="22"/>
      <w:szCs w:val="22"/>
      <w:lang w:eastAsia="en-US"/>
    </w:rPr>
  </w:style>
  <w:style w:type="character" w:customStyle="1" w:styleId="264">
    <w:name w:val="书籍标题1"/>
    <w:basedOn w:val="94"/>
    <w:qFormat/>
    <w:uiPriority w:val="33"/>
    <w:rPr>
      <w:b/>
      <w:bCs/>
      <w:smallCaps/>
      <w:color w:val="000000"/>
      <w:spacing w:val="5"/>
    </w:rPr>
  </w:style>
  <w:style w:type="character" w:customStyle="1" w:styleId="265">
    <w:name w:val="文档结构图 字符"/>
    <w:basedOn w:val="94"/>
    <w:link w:val="30"/>
    <w:semiHidden/>
    <w:qFormat/>
    <w:uiPriority w:val="0"/>
    <w:rPr>
      <w:rFonts w:ascii="Tahoma" w:hAnsi="Tahoma" w:eastAsia="黑体" w:cs="Tahoma"/>
      <w:shd w:val="clear" w:color="auto" w:fill="000080"/>
      <w:lang w:eastAsia="en-US"/>
    </w:rPr>
  </w:style>
  <w:style w:type="paragraph" w:customStyle="1" w:styleId="266">
    <w:name w:val="明显引用1"/>
    <w:basedOn w:val="1"/>
    <w:next w:val="1"/>
    <w:qFormat/>
    <w:uiPriority w:val="30"/>
    <w:pPr>
      <w:pBdr>
        <w:bottom w:val="single" w:color="A32020" w:sz="4" w:space="4"/>
      </w:pBdr>
      <w:spacing w:before="200" w:after="280" w:line="276" w:lineRule="auto"/>
      <w:ind w:left="936" w:right="936"/>
    </w:pPr>
    <w:rPr>
      <w:rFonts w:ascii="Georgia" w:hAnsi="Georgia" w:eastAsia="宋体"/>
      <w:b/>
      <w:bCs/>
      <w:i/>
      <w:iCs/>
      <w:color w:val="A32020"/>
      <w:sz w:val="20"/>
      <w:szCs w:val="22"/>
    </w:rPr>
  </w:style>
  <w:style w:type="character" w:customStyle="1" w:styleId="267">
    <w:name w:val="明显引用 字符"/>
    <w:basedOn w:val="94"/>
    <w:link w:val="268"/>
    <w:qFormat/>
    <w:uiPriority w:val="30"/>
    <w:rPr>
      <w:rFonts w:ascii="Georgia" w:hAnsi="Georgia"/>
      <w:b/>
      <w:bCs/>
      <w:i/>
      <w:iCs/>
      <w:color w:val="A32020"/>
      <w:sz w:val="20"/>
    </w:rPr>
  </w:style>
  <w:style w:type="paragraph" w:styleId="268">
    <w:name w:val="Intense Quote"/>
    <w:basedOn w:val="1"/>
    <w:next w:val="1"/>
    <w:link w:val="267"/>
    <w:qFormat/>
    <w:uiPriority w:val="30"/>
    <w:pPr>
      <w:pBdr>
        <w:top w:val="single" w:color="4F81BD" w:themeColor="accent1" w:sz="4" w:space="10"/>
        <w:bottom w:val="single" w:color="4F81BD" w:themeColor="accent1" w:sz="4" w:space="10"/>
      </w:pBdr>
      <w:spacing w:before="360" w:after="360"/>
      <w:ind w:left="864" w:right="864"/>
      <w:jc w:val="center"/>
    </w:pPr>
    <w:rPr>
      <w:rFonts w:ascii="Georgia" w:hAnsi="Georgia" w:eastAsia="宋体"/>
      <w:b/>
      <w:bCs/>
      <w:i/>
      <w:iCs/>
      <w:color w:val="A32020"/>
      <w:sz w:val="20"/>
      <w:szCs w:val="20"/>
      <w:lang w:eastAsia="zh-CN"/>
    </w:rPr>
  </w:style>
  <w:style w:type="paragraph" w:customStyle="1" w:styleId="269">
    <w:name w:val="List 6"/>
    <w:basedOn w:val="66"/>
    <w:qFormat/>
    <w:uiPriority w:val="0"/>
    <w:pPr>
      <w:ind w:left="1985"/>
    </w:pPr>
  </w:style>
  <w:style w:type="paragraph" w:customStyle="1" w:styleId="270">
    <w:name w:val="List 7"/>
    <w:basedOn w:val="269"/>
    <w:qFormat/>
    <w:uiPriority w:val="0"/>
    <w:pPr>
      <w:ind w:left="2381"/>
    </w:pPr>
  </w:style>
  <w:style w:type="paragraph" w:customStyle="1" w:styleId="271">
    <w:name w:val="List 8"/>
    <w:basedOn w:val="270"/>
    <w:qFormat/>
    <w:uiPriority w:val="0"/>
    <w:pPr>
      <w:ind w:left="2778"/>
    </w:pPr>
  </w:style>
  <w:style w:type="paragraph" w:customStyle="1" w:styleId="272">
    <w:name w:val="List 9"/>
    <w:basedOn w:val="271"/>
    <w:qFormat/>
    <w:uiPriority w:val="0"/>
    <w:pPr>
      <w:ind w:left="3175"/>
    </w:pPr>
  </w:style>
  <w:style w:type="paragraph" w:customStyle="1" w:styleId="273">
    <w:name w:val="List Alpha"/>
    <w:basedOn w:val="1"/>
    <w:qFormat/>
    <w:uiPriority w:val="0"/>
    <w:pPr>
      <w:numPr>
        <w:ilvl w:val="0"/>
        <w:numId w:val="5"/>
      </w:numPr>
      <w:spacing w:before="60" w:after="60" w:line="240" w:lineRule="atLeast"/>
      <w:contextualSpacing/>
    </w:pPr>
    <w:rPr>
      <w:rFonts w:ascii="Georgia" w:hAnsi="Georgia" w:eastAsia="宋体"/>
      <w:sz w:val="20"/>
      <w:szCs w:val="22"/>
    </w:rPr>
  </w:style>
  <w:style w:type="paragraph" w:customStyle="1" w:styleId="274">
    <w:name w:val="List Alpha 2"/>
    <w:basedOn w:val="273"/>
    <w:qFormat/>
    <w:uiPriority w:val="0"/>
    <w:pPr>
      <w:numPr>
        <w:ilvl w:val="1"/>
      </w:numPr>
    </w:pPr>
  </w:style>
  <w:style w:type="paragraph" w:customStyle="1" w:styleId="275">
    <w:name w:val="List Alpha 3"/>
    <w:basedOn w:val="274"/>
    <w:qFormat/>
    <w:uiPriority w:val="0"/>
    <w:pPr>
      <w:numPr>
        <w:ilvl w:val="2"/>
      </w:numPr>
    </w:pPr>
  </w:style>
  <w:style w:type="paragraph" w:customStyle="1" w:styleId="276">
    <w:name w:val="List Alpha 5"/>
    <w:basedOn w:val="277"/>
    <w:qFormat/>
    <w:uiPriority w:val="0"/>
    <w:pPr>
      <w:numPr>
        <w:ilvl w:val="4"/>
      </w:numPr>
      <w:tabs>
        <w:tab w:val="left" w:pos="397"/>
      </w:tabs>
    </w:pPr>
  </w:style>
  <w:style w:type="paragraph" w:customStyle="1" w:styleId="277">
    <w:name w:val="List Alpha 4"/>
    <w:basedOn w:val="275"/>
    <w:qFormat/>
    <w:uiPriority w:val="0"/>
    <w:pPr>
      <w:numPr>
        <w:ilvl w:val="3"/>
      </w:numPr>
    </w:pPr>
  </w:style>
  <w:style w:type="paragraph" w:customStyle="1" w:styleId="278">
    <w:name w:val="List Alpha 6"/>
    <w:basedOn w:val="276"/>
    <w:qFormat/>
    <w:uiPriority w:val="0"/>
    <w:pPr>
      <w:numPr>
        <w:ilvl w:val="5"/>
      </w:numPr>
    </w:pPr>
  </w:style>
  <w:style w:type="paragraph" w:customStyle="1" w:styleId="279">
    <w:name w:val="List Alpha 7"/>
    <w:basedOn w:val="278"/>
    <w:qFormat/>
    <w:uiPriority w:val="0"/>
    <w:pPr>
      <w:numPr>
        <w:ilvl w:val="6"/>
      </w:numPr>
    </w:pPr>
  </w:style>
  <w:style w:type="paragraph" w:customStyle="1" w:styleId="280">
    <w:name w:val="List Alpha 8"/>
    <w:basedOn w:val="279"/>
    <w:qFormat/>
    <w:uiPriority w:val="0"/>
    <w:pPr>
      <w:numPr>
        <w:ilvl w:val="7"/>
      </w:numPr>
    </w:pPr>
  </w:style>
  <w:style w:type="paragraph" w:customStyle="1" w:styleId="281">
    <w:name w:val="List Alpha 9"/>
    <w:basedOn w:val="280"/>
    <w:qFormat/>
    <w:uiPriority w:val="0"/>
    <w:pPr>
      <w:numPr>
        <w:ilvl w:val="8"/>
      </w:numPr>
    </w:pPr>
  </w:style>
  <w:style w:type="paragraph" w:customStyle="1" w:styleId="282">
    <w:name w:val="List Bullet 6"/>
    <w:basedOn w:val="45"/>
    <w:qFormat/>
    <w:uiPriority w:val="0"/>
    <w:pPr>
      <w:tabs>
        <w:tab w:val="left" w:pos="2381"/>
      </w:tabs>
      <w:ind w:left="2381" w:hanging="396"/>
    </w:pPr>
  </w:style>
  <w:style w:type="paragraph" w:customStyle="1" w:styleId="283">
    <w:name w:val="List Bullet 7"/>
    <w:basedOn w:val="282"/>
    <w:qFormat/>
    <w:uiPriority w:val="0"/>
    <w:pPr>
      <w:tabs>
        <w:tab w:val="left" w:pos="2778"/>
      </w:tabs>
      <w:ind w:left="2778" w:hanging="397"/>
    </w:pPr>
  </w:style>
  <w:style w:type="paragraph" w:customStyle="1" w:styleId="284">
    <w:name w:val="List Bullet 8"/>
    <w:basedOn w:val="283"/>
    <w:qFormat/>
    <w:uiPriority w:val="0"/>
    <w:pPr>
      <w:tabs>
        <w:tab w:val="left" w:pos="3175"/>
      </w:tabs>
      <w:ind w:left="3175"/>
    </w:pPr>
  </w:style>
  <w:style w:type="paragraph" w:customStyle="1" w:styleId="285">
    <w:name w:val="List Bullet 9"/>
    <w:basedOn w:val="284"/>
    <w:qFormat/>
    <w:uiPriority w:val="0"/>
    <w:pPr>
      <w:tabs>
        <w:tab w:val="left" w:pos="3572"/>
      </w:tabs>
      <w:ind w:left="3572"/>
    </w:pPr>
  </w:style>
  <w:style w:type="paragraph" w:customStyle="1" w:styleId="286">
    <w:name w:val="List Continue 6"/>
    <w:basedOn w:val="53"/>
    <w:qFormat/>
    <w:uiPriority w:val="0"/>
  </w:style>
  <w:style w:type="paragraph" w:customStyle="1" w:styleId="287">
    <w:name w:val="List Continue 7"/>
    <w:basedOn w:val="286"/>
    <w:qFormat/>
    <w:uiPriority w:val="0"/>
  </w:style>
  <w:style w:type="paragraph" w:customStyle="1" w:styleId="288">
    <w:name w:val="List Continue 8"/>
    <w:basedOn w:val="287"/>
    <w:qFormat/>
    <w:uiPriority w:val="0"/>
  </w:style>
  <w:style w:type="paragraph" w:customStyle="1" w:styleId="289">
    <w:name w:val="List Continue 9"/>
    <w:basedOn w:val="288"/>
    <w:qFormat/>
    <w:uiPriority w:val="0"/>
  </w:style>
  <w:style w:type="paragraph" w:customStyle="1" w:styleId="290">
    <w:name w:val="List Number 6"/>
    <w:basedOn w:val="63"/>
    <w:qFormat/>
    <w:uiPriority w:val="0"/>
    <w:pPr>
      <w:numPr>
        <w:ilvl w:val="5"/>
      </w:numPr>
      <w:ind w:left="1985" w:hanging="341"/>
    </w:pPr>
  </w:style>
  <w:style w:type="paragraph" w:customStyle="1" w:styleId="291">
    <w:name w:val="List Number 7"/>
    <w:basedOn w:val="290"/>
    <w:qFormat/>
    <w:uiPriority w:val="0"/>
    <w:pPr>
      <w:numPr>
        <w:ilvl w:val="6"/>
      </w:numPr>
      <w:ind w:left="1985" w:hanging="341"/>
    </w:pPr>
  </w:style>
  <w:style w:type="paragraph" w:customStyle="1" w:styleId="292">
    <w:name w:val="List Number 8"/>
    <w:basedOn w:val="291"/>
    <w:qFormat/>
    <w:uiPriority w:val="0"/>
    <w:pPr>
      <w:numPr>
        <w:ilvl w:val="7"/>
      </w:numPr>
      <w:ind w:left="1985" w:hanging="341"/>
    </w:pPr>
  </w:style>
  <w:style w:type="paragraph" w:customStyle="1" w:styleId="293">
    <w:name w:val="List Number 9"/>
    <w:basedOn w:val="292"/>
    <w:qFormat/>
    <w:uiPriority w:val="0"/>
    <w:pPr>
      <w:numPr>
        <w:ilvl w:val="8"/>
      </w:numPr>
      <w:ind w:left="1985" w:hanging="341"/>
    </w:pPr>
  </w:style>
  <w:style w:type="paragraph" w:customStyle="1" w:styleId="294">
    <w:name w:val="List Roman"/>
    <w:basedOn w:val="35"/>
    <w:qFormat/>
    <w:uiPriority w:val="0"/>
    <w:pPr>
      <w:numPr>
        <w:ilvl w:val="0"/>
        <w:numId w:val="6"/>
      </w:numPr>
      <w:spacing w:before="60" w:after="60" w:line="240" w:lineRule="atLeast"/>
      <w:contextualSpacing/>
      <w:jc w:val="left"/>
    </w:pPr>
    <w:rPr>
      <w:rFonts w:ascii="Georgia" w:hAnsi="Georgia"/>
      <w:szCs w:val="22"/>
      <w:lang w:val="en-US"/>
    </w:rPr>
  </w:style>
  <w:style w:type="paragraph" w:customStyle="1" w:styleId="295">
    <w:name w:val="List Roman 2"/>
    <w:basedOn w:val="294"/>
    <w:qFormat/>
    <w:uiPriority w:val="0"/>
    <w:pPr>
      <w:numPr>
        <w:ilvl w:val="1"/>
      </w:numPr>
    </w:pPr>
  </w:style>
  <w:style w:type="paragraph" w:customStyle="1" w:styleId="296">
    <w:name w:val="List Roman 3"/>
    <w:basedOn w:val="295"/>
    <w:qFormat/>
    <w:uiPriority w:val="0"/>
    <w:pPr>
      <w:numPr>
        <w:ilvl w:val="2"/>
      </w:numPr>
    </w:pPr>
  </w:style>
  <w:style w:type="paragraph" w:customStyle="1" w:styleId="297">
    <w:name w:val="List Roman 4"/>
    <w:basedOn w:val="296"/>
    <w:qFormat/>
    <w:uiPriority w:val="0"/>
    <w:pPr>
      <w:numPr>
        <w:ilvl w:val="3"/>
      </w:numPr>
    </w:pPr>
  </w:style>
  <w:style w:type="paragraph" w:customStyle="1" w:styleId="298">
    <w:name w:val="List Roman 5"/>
    <w:basedOn w:val="297"/>
    <w:qFormat/>
    <w:uiPriority w:val="0"/>
    <w:pPr>
      <w:numPr>
        <w:ilvl w:val="4"/>
      </w:numPr>
    </w:pPr>
  </w:style>
  <w:style w:type="paragraph" w:customStyle="1" w:styleId="299">
    <w:name w:val="List Roman 6"/>
    <w:basedOn w:val="298"/>
    <w:qFormat/>
    <w:uiPriority w:val="0"/>
    <w:pPr>
      <w:numPr>
        <w:ilvl w:val="5"/>
      </w:numPr>
    </w:pPr>
  </w:style>
  <w:style w:type="paragraph" w:customStyle="1" w:styleId="300">
    <w:name w:val="List Roman 7"/>
    <w:basedOn w:val="299"/>
    <w:qFormat/>
    <w:uiPriority w:val="0"/>
    <w:pPr>
      <w:numPr>
        <w:ilvl w:val="6"/>
      </w:numPr>
    </w:pPr>
  </w:style>
  <w:style w:type="paragraph" w:customStyle="1" w:styleId="301">
    <w:name w:val="List Roman 8"/>
    <w:basedOn w:val="300"/>
    <w:qFormat/>
    <w:uiPriority w:val="0"/>
    <w:pPr>
      <w:numPr>
        <w:ilvl w:val="7"/>
      </w:numPr>
    </w:pPr>
  </w:style>
  <w:style w:type="paragraph" w:customStyle="1" w:styleId="302">
    <w:name w:val="List Roman 9"/>
    <w:basedOn w:val="301"/>
    <w:qFormat/>
    <w:uiPriority w:val="0"/>
    <w:pPr>
      <w:numPr>
        <w:ilvl w:val="8"/>
      </w:numPr>
    </w:pPr>
  </w:style>
  <w:style w:type="character" w:customStyle="1" w:styleId="303">
    <w:name w:val="宏文本 字符"/>
    <w:basedOn w:val="94"/>
    <w:link w:val="208"/>
    <w:semiHidden/>
    <w:qFormat/>
    <w:uiPriority w:val="99"/>
    <w:rPr>
      <w:rFonts w:ascii="Consolas" w:hAnsi="Consolas"/>
      <w:color w:val="000000"/>
      <w:sz w:val="20"/>
      <w:szCs w:val="20"/>
    </w:rPr>
  </w:style>
  <w:style w:type="character" w:customStyle="1" w:styleId="304">
    <w:name w:val="信息标题 字符"/>
    <w:basedOn w:val="94"/>
    <w:link w:val="218"/>
    <w:qFormat/>
    <w:uiPriority w:val="99"/>
    <w:rPr>
      <w:rFonts w:ascii="Georgia" w:hAnsi="Georgia" w:eastAsia="黑体" w:cs="Times New Roman"/>
      <w:color w:val="000000"/>
      <w:sz w:val="24"/>
      <w:szCs w:val="24"/>
      <w:shd w:val="pct20" w:color="auto" w:fill="auto"/>
    </w:rPr>
  </w:style>
  <w:style w:type="paragraph" w:customStyle="1" w:styleId="305">
    <w:name w:val="无间隔1"/>
    <w:next w:val="306"/>
    <w:qFormat/>
    <w:uiPriority w:val="1"/>
    <w:rPr>
      <w:rFonts w:ascii="Georgia" w:hAnsi="Georgia" w:eastAsia="宋体" w:cs="Times New Roman"/>
      <w:color w:val="000000"/>
      <w:szCs w:val="22"/>
      <w:lang w:val="en-US" w:eastAsia="en-US" w:bidi="ar-SA"/>
    </w:rPr>
  </w:style>
  <w:style w:type="paragraph" w:styleId="306">
    <w:name w:val="No Spacing"/>
    <w:qFormat/>
    <w:uiPriority w:val="1"/>
    <w:rPr>
      <w:rFonts w:ascii="EYInterstate" w:hAnsi="EYInterstate" w:eastAsia="黑体" w:cs="Times New Roman"/>
      <w:sz w:val="22"/>
      <w:szCs w:val="24"/>
      <w:lang w:val="en-US" w:eastAsia="en-US" w:bidi="ar-SA"/>
    </w:rPr>
  </w:style>
  <w:style w:type="paragraph" w:customStyle="1" w:styleId="307">
    <w:name w:val="Page Title"/>
    <w:basedOn w:val="3"/>
    <w:qFormat/>
    <w:uiPriority w:val="0"/>
    <w:pPr>
      <w:pageBreakBefore/>
      <w:tabs>
        <w:tab w:val="clear" w:pos="1800"/>
      </w:tabs>
      <w:spacing w:before="0" w:after="480" w:line="0" w:lineRule="atLeast"/>
    </w:pPr>
    <w:rPr>
      <w:rFonts w:ascii="Georgia" w:hAnsi="Georgia" w:cs="Times New Roman"/>
      <w:b/>
      <w:i/>
      <w:kern w:val="0"/>
      <w:szCs w:val="48"/>
    </w:rPr>
  </w:style>
  <w:style w:type="character" w:styleId="308">
    <w:name w:val="Placeholder Text"/>
    <w:basedOn w:val="94"/>
    <w:semiHidden/>
    <w:qFormat/>
    <w:uiPriority w:val="99"/>
    <w:rPr>
      <w:color w:val="808080"/>
    </w:rPr>
  </w:style>
  <w:style w:type="character" w:customStyle="1" w:styleId="309">
    <w:name w:val="引用 字符"/>
    <w:basedOn w:val="94"/>
    <w:link w:val="118"/>
    <w:qFormat/>
    <w:uiPriority w:val="29"/>
    <w:rPr>
      <w:rFonts w:ascii="EYInterstate Light" w:hAnsi="EYInterstate Light" w:cs="Arial"/>
      <w:bCs/>
      <w:color w:val="646464"/>
      <w:spacing w:val="-10"/>
      <w:kern w:val="32"/>
      <w:sz w:val="28"/>
      <w:szCs w:val="48"/>
      <w:lang w:eastAsia="en-US"/>
    </w:rPr>
  </w:style>
  <w:style w:type="paragraph" w:customStyle="1" w:styleId="310">
    <w:name w:val="Pre-Section 1 Heading 1"/>
    <w:basedOn w:val="307"/>
    <w:next w:val="311"/>
    <w:qFormat/>
    <w:uiPriority w:val="0"/>
    <w:pPr/>
  </w:style>
  <w:style w:type="paragraph" w:customStyle="1" w:styleId="311">
    <w:name w:val="Pre-Section 1 Heading 2"/>
    <w:basedOn w:val="1"/>
    <w:next w:val="35"/>
    <w:qFormat/>
    <w:uiPriority w:val="0"/>
    <w:pPr>
      <w:spacing w:after="240"/>
    </w:pPr>
    <w:rPr>
      <w:rFonts w:ascii="Georgia" w:hAnsi="Georgia" w:eastAsia="宋体"/>
      <w:b/>
      <w:i/>
      <w:color w:val="A32020"/>
      <w:sz w:val="32"/>
      <w:szCs w:val="32"/>
    </w:rPr>
  </w:style>
  <w:style w:type="paragraph" w:customStyle="1" w:styleId="312">
    <w:name w:val="Pre-Section 1 Heading 3"/>
    <w:basedOn w:val="1"/>
    <w:next w:val="35"/>
    <w:qFormat/>
    <w:uiPriority w:val="0"/>
    <w:pPr>
      <w:spacing w:after="240"/>
    </w:pPr>
    <w:rPr>
      <w:rFonts w:ascii="Georgia" w:hAnsi="Georgia" w:eastAsia="宋体"/>
      <w:b/>
      <w:i/>
      <w:color w:val="A32020"/>
      <w:sz w:val="28"/>
      <w:szCs w:val="28"/>
    </w:rPr>
  </w:style>
  <w:style w:type="paragraph" w:customStyle="1" w:styleId="313">
    <w:name w:val="Pre-Section 1 Heading 4"/>
    <w:basedOn w:val="1"/>
    <w:next w:val="35"/>
    <w:qFormat/>
    <w:uiPriority w:val="0"/>
    <w:pPr>
      <w:spacing w:after="240"/>
    </w:pPr>
    <w:rPr>
      <w:rFonts w:ascii="Georgia" w:hAnsi="Georgia" w:eastAsia="宋体"/>
      <w:i/>
      <w:color w:val="A32020"/>
      <w:sz w:val="28"/>
      <w:szCs w:val="28"/>
    </w:rPr>
  </w:style>
  <w:style w:type="paragraph" w:customStyle="1" w:styleId="314">
    <w:name w:val="PwC Address"/>
    <w:basedOn w:val="1"/>
    <w:qFormat/>
    <w:uiPriority w:val="0"/>
    <w:pPr>
      <w:spacing w:line="200" w:lineRule="atLeast"/>
    </w:pPr>
    <w:rPr>
      <w:rFonts w:ascii="Georgia" w:hAnsi="Georgia" w:eastAsia="宋体"/>
      <w:i/>
      <w:sz w:val="18"/>
      <w:szCs w:val="22"/>
    </w:rPr>
  </w:style>
  <w:style w:type="paragraph" w:customStyle="1" w:styleId="315">
    <w:name w:val="Sub Heading"/>
    <w:basedOn w:val="1"/>
    <w:qFormat/>
    <w:uiPriority w:val="99"/>
    <w:pPr>
      <w:spacing w:after="480" w:line="0" w:lineRule="atLeast"/>
    </w:pPr>
    <w:rPr>
      <w:rFonts w:ascii="Georgia" w:hAnsi="Georgia" w:eastAsia="宋体"/>
      <w:sz w:val="48"/>
      <w:szCs w:val="22"/>
    </w:rPr>
  </w:style>
  <w:style w:type="character" w:customStyle="1" w:styleId="316">
    <w:name w:val="副标题 字符"/>
    <w:basedOn w:val="94"/>
    <w:link w:val="62"/>
    <w:qFormat/>
    <w:uiPriority w:val="99"/>
    <w:rPr>
      <w:rFonts w:ascii="Georgia" w:hAnsi="Georgia" w:eastAsia="黑体" w:cs="Times New Roman"/>
      <w:iCs/>
      <w:color w:val="000000"/>
      <w:spacing w:val="15"/>
      <w:sz w:val="80"/>
      <w:szCs w:val="24"/>
    </w:rPr>
  </w:style>
  <w:style w:type="character" w:customStyle="1" w:styleId="317">
    <w:name w:val="不明显参考1"/>
    <w:basedOn w:val="94"/>
    <w:qFormat/>
    <w:uiPriority w:val="31"/>
    <w:rPr>
      <w:smallCaps/>
      <w:color w:val="E0301E"/>
      <w:u w:val="single"/>
    </w:rPr>
  </w:style>
  <w:style w:type="character" w:customStyle="1" w:styleId="318">
    <w:name w:val="标题 字符"/>
    <w:basedOn w:val="94"/>
    <w:link w:val="80"/>
    <w:qFormat/>
    <w:uiPriority w:val="99"/>
    <w:rPr>
      <w:rFonts w:ascii="Tahoma" w:hAnsi="Tahoma" w:cs="Arial"/>
      <w:b/>
      <w:bCs/>
      <w:kern w:val="28"/>
      <w:sz w:val="72"/>
      <w:szCs w:val="32"/>
      <w:shd w:val="clear" w:color="auto" w:fill="CCCCCC"/>
      <w:lang w:eastAsia="en-US"/>
    </w:rPr>
  </w:style>
  <w:style w:type="paragraph" w:customStyle="1" w:styleId="319">
    <w:name w:val="TOC 标题1"/>
    <w:basedOn w:val="3"/>
    <w:next w:val="1"/>
    <w:unhideWhenUsed/>
    <w:qFormat/>
    <w:uiPriority w:val="39"/>
    <w:pPr>
      <w:keepLines/>
      <w:tabs>
        <w:tab w:val="clear" w:pos="1800"/>
      </w:tabs>
      <w:spacing w:before="0" w:after="480" w:line="0" w:lineRule="atLeast"/>
      <w:outlineLvl w:val="9"/>
    </w:pPr>
    <w:rPr>
      <w:rFonts w:ascii="Georgia" w:hAnsi="Georgia" w:cs="Times New Roman"/>
      <w:b/>
      <w:i/>
      <w:kern w:val="0"/>
      <w:szCs w:val="28"/>
    </w:rPr>
  </w:style>
  <w:style w:type="table" w:customStyle="1" w:styleId="320">
    <w:name w:val="Smart Classic Table"/>
    <w:basedOn w:val="84"/>
    <w:qFormat/>
    <w:uiPriority w:val="99"/>
    <w:pPr>
      <w:spacing w:before="60" w:after="60"/>
    </w:pPr>
    <w:rPr>
      <w:rFonts w:ascii="Georgia" w:hAnsi="Georgia"/>
    </w:rPr>
    <w:tblPr>
      <w:tblBorders>
        <w:top w:val="single" w:color="A32020" w:sz="4" w:space="0"/>
        <w:left w:val="single" w:color="A32020" w:sz="4" w:space="0"/>
        <w:bottom w:val="single" w:color="A32020" w:sz="4" w:space="0"/>
        <w:right w:val="single" w:color="A32020" w:sz="4" w:space="0"/>
        <w:insideH w:val="single" w:color="A32020" w:sz="4" w:space="0"/>
        <w:insideV w:val="single" w:color="A32020" w:sz="4" w:space="0"/>
      </w:tblBorders>
    </w:tblPr>
    <w:tblStylePr w:type="firstRow">
      <w:rPr>
        <w:rFonts w:ascii="Georgia" w:hAnsi="Georgia"/>
        <w:b/>
        <w:color w:val="A32020"/>
        <w:sz w:val="22"/>
      </w:rPr>
    </w:tblStylePr>
  </w:style>
  <w:style w:type="table" w:customStyle="1" w:styleId="321">
    <w:name w:val="PwC Table Figures"/>
    <w:basedOn w:val="84"/>
    <w:qFormat/>
    <w:uiPriority w:val="99"/>
    <w:pPr>
      <w:tabs>
        <w:tab w:val="decimal" w:pos="1134"/>
      </w:tabs>
      <w:spacing w:before="60" w:after="60"/>
    </w:pPr>
    <w:rPr>
      <w:rFonts w:ascii="Arial" w:hAnsi="Arial"/>
    </w:rPr>
    <w:tblPr>
      <w:tblBorders>
        <w:insideH w:val="dotted" w:color="A32020" w:sz="6" w:space="0"/>
      </w:tblBorders>
    </w:tblPr>
    <w:tblStylePr w:type="firstRow">
      <w:rPr>
        <w:rFonts w:ascii="Arial" w:hAnsi="Arial"/>
        <w:b/>
        <w:color w:val="A32020"/>
        <w:sz w:val="22"/>
      </w:rPr>
      <w:tcPr>
        <w:tcBorders>
          <w:top w:val="single" w:color="A32020" w:sz="6" w:space="0"/>
          <w:left w:val="nil"/>
          <w:bottom w:val="single" w:color="A32020" w:sz="6" w:space="0"/>
          <w:right w:val="nil"/>
          <w:insideH w:val="nil"/>
          <w:insideV w:val="nil"/>
          <w:tl2br w:val="nil"/>
          <w:tr2bl w:val="nil"/>
        </w:tcBorders>
      </w:tcPr>
    </w:tblStylePr>
  </w:style>
  <w:style w:type="table" w:customStyle="1" w:styleId="322">
    <w:name w:val="PwC Table Text"/>
    <w:basedOn w:val="84"/>
    <w:qFormat/>
    <w:uiPriority w:val="99"/>
    <w:pPr>
      <w:spacing w:before="60" w:after="60"/>
    </w:pPr>
    <w:rPr>
      <w:rFonts w:ascii="Georgia" w:hAnsi="Georgia"/>
    </w:rPr>
    <w:tblPr>
      <w:tblBorders>
        <w:insideH w:val="dotted" w:color="A32020" w:sz="6" w:space="0"/>
      </w:tblBorders>
    </w:tblPr>
    <w:tblStylePr w:type="firstRow">
      <w:rPr>
        <w:rFonts w:ascii="Georgia" w:hAnsi="Georgia"/>
        <w:b/>
        <w:color w:val="A32020"/>
        <w:sz w:val="22"/>
      </w:rPr>
      <w:tcPr>
        <w:tcBorders>
          <w:top w:val="single" w:color="A32020" w:sz="6" w:space="0"/>
          <w:left w:val="nil"/>
          <w:bottom w:val="single" w:color="A32020" w:sz="6" w:space="0"/>
          <w:right w:val="nil"/>
          <w:insideH w:val="nil"/>
          <w:insideV w:val="nil"/>
          <w:tl2br w:val="nil"/>
          <w:tr2bl w:val="nil"/>
        </w:tcBorders>
      </w:tcPr>
    </w:tblStylePr>
  </w:style>
  <w:style w:type="table" w:customStyle="1" w:styleId="323">
    <w:name w:val="Smart Basic Table"/>
    <w:basedOn w:val="84"/>
    <w:qFormat/>
    <w:uiPriority w:val="99"/>
    <w:pPr>
      <w:spacing w:before="60" w:after="60"/>
    </w:pPr>
    <w:rPr>
      <w:rFonts w:ascii="Georgia" w:hAnsi="Georgia"/>
    </w:rPr>
    <w:tblStylePr w:type="firstRow">
      <w:rPr>
        <w:rFonts w:ascii="Georgia" w:hAnsi="Georgia"/>
        <w:b/>
        <w:color w:val="A32020"/>
        <w:sz w:val="22"/>
      </w:rPr>
    </w:tblStylePr>
    <w:tblStylePr w:type="firstCol">
      <w:rPr>
        <w:i/>
      </w:rPr>
    </w:tblStylePr>
  </w:style>
  <w:style w:type="table" w:customStyle="1" w:styleId="324">
    <w:name w:val="Smart Coloured Box Table"/>
    <w:basedOn w:val="84"/>
    <w:qFormat/>
    <w:uiPriority w:val="99"/>
    <w:pPr>
      <w:spacing w:before="60" w:after="60"/>
    </w:pPr>
    <w:rPr>
      <w:rFonts w:ascii="Georgia" w:hAnsi="Georgia"/>
    </w:rPr>
    <w:tblPr>
      <w:tblBorders>
        <w:top w:val="single" w:color="FFFFFF" w:sz="4" w:space="0"/>
        <w:left w:val="single" w:color="FFFFFF" w:sz="4" w:space="0"/>
        <w:bottom w:val="single" w:color="FFFFFF" w:sz="4" w:space="0"/>
        <w:right w:val="single" w:color="FFFFFF" w:sz="4" w:space="0"/>
        <w:insideH w:val="single" w:color="FFFFFF" w:sz="4" w:space="0"/>
      </w:tblBorders>
    </w:tblPr>
    <w:tblStylePr w:type="firstRow">
      <w:rPr>
        <w:rFonts w:ascii="Georgia" w:hAnsi="Georgia"/>
        <w:b/>
        <w:color w:val="A32020"/>
        <w:sz w:val="22"/>
      </w:rPr>
      <w:tcPr>
        <w:shd w:val="clear" w:color="auto" w:fill="FFFFFF"/>
      </w:tcPr>
    </w:tblStylePr>
    <w:tblStylePr w:type="firstCol">
      <w:rPr>
        <w:b/>
      </w:rPr>
      <w:tcPr>
        <w:shd w:val="clear" w:color="auto" w:fill="F4CACA"/>
      </w:tcPr>
    </w:tblStylePr>
  </w:style>
  <w:style w:type="table" w:customStyle="1" w:styleId="325">
    <w:name w:val="Smart List Table"/>
    <w:basedOn w:val="84"/>
    <w:qFormat/>
    <w:uiPriority w:val="99"/>
    <w:pPr>
      <w:spacing w:before="60" w:after="60"/>
    </w:pPr>
    <w:rPr>
      <w:rFonts w:ascii="Georgia" w:hAnsi="Georgia"/>
    </w:rPr>
    <w:tblStylePr w:type="firstRow">
      <w:rPr>
        <w:rFonts w:ascii="Georgia" w:hAnsi="Georgia"/>
        <w:b/>
        <w:color w:val="A32020"/>
        <w:sz w:val="22"/>
      </w:rPr>
      <w:tcPr>
        <w:tcBorders>
          <w:top w:val="nil"/>
          <w:left w:val="nil"/>
          <w:bottom w:val="single" w:color="A32020" w:sz="6" w:space="0"/>
          <w:right w:val="nil"/>
          <w:insideH w:val="nil"/>
          <w:insideV w:val="nil"/>
          <w:tl2br w:val="nil"/>
          <w:tr2bl w:val="nil"/>
        </w:tcBorders>
      </w:tcPr>
    </w:tblStylePr>
  </w:style>
  <w:style w:type="paragraph" w:customStyle="1" w:styleId="326">
    <w:name w:val="Source"/>
    <w:basedOn w:val="35"/>
    <w:link w:val="327"/>
    <w:qFormat/>
    <w:uiPriority w:val="0"/>
    <w:pPr>
      <w:spacing w:before="0" w:after="0" w:line="240" w:lineRule="atLeast"/>
      <w:jc w:val="left"/>
    </w:pPr>
    <w:rPr>
      <w:rFonts w:ascii="Georgia" w:hAnsi="Georgia"/>
      <w:i/>
      <w:sz w:val="16"/>
      <w:szCs w:val="22"/>
    </w:rPr>
  </w:style>
  <w:style w:type="character" w:customStyle="1" w:styleId="327">
    <w:name w:val="Source Char"/>
    <w:basedOn w:val="203"/>
    <w:link w:val="326"/>
    <w:qFormat/>
    <w:uiPriority w:val="0"/>
    <w:rPr>
      <w:rFonts w:ascii="Georgia" w:hAnsi="Georgia"/>
      <w:i/>
      <w:sz w:val="16"/>
      <w:szCs w:val="22"/>
      <w:lang w:eastAsia="en-US"/>
    </w:rPr>
  </w:style>
  <w:style w:type="paragraph" w:customStyle="1" w:styleId="328">
    <w:name w:val="Callout"/>
    <w:basedOn w:val="35"/>
    <w:next w:val="35"/>
    <w:qFormat/>
    <w:uiPriority w:val="34"/>
    <w:pPr>
      <w:framePr w:w="2098" w:hSpace="227" w:wrap="around" w:vAnchor="text" w:hAnchor="page" w:x="1022" w:y="205"/>
      <w:spacing w:before="0" w:after="160"/>
      <w:jc w:val="left"/>
    </w:pPr>
    <w:rPr>
      <w:rFonts w:ascii="Georgia" w:hAnsi="Georgia" w:eastAsia="Georgia"/>
      <w:i/>
      <w:color w:val="A32020"/>
      <w:sz w:val="16"/>
      <w:szCs w:val="21"/>
      <w:lang w:val="en-GB"/>
    </w:rPr>
  </w:style>
  <w:style w:type="paragraph" w:customStyle="1" w:styleId="329">
    <w:name w:val="Pre-Section 1 Heading 5"/>
    <w:basedOn w:val="1"/>
    <w:next w:val="35"/>
    <w:qFormat/>
    <w:uiPriority w:val="0"/>
    <w:pPr>
      <w:spacing w:after="240"/>
    </w:pPr>
    <w:rPr>
      <w:rFonts w:ascii="Georgia" w:hAnsi="Georgia" w:eastAsia="宋体"/>
      <w:i/>
      <w:color w:val="A32020"/>
      <w:sz w:val="24"/>
    </w:rPr>
  </w:style>
  <w:style w:type="paragraph" w:customStyle="1" w:styleId="330">
    <w:name w:val="Appendix Heading 1"/>
    <w:basedOn w:val="35"/>
    <w:next w:val="331"/>
    <w:link w:val="340"/>
    <w:qFormat/>
    <w:uiPriority w:val="0"/>
    <w:pPr>
      <w:keepNext/>
      <w:pageBreakBefore/>
      <w:numPr>
        <w:ilvl w:val="0"/>
        <w:numId w:val="7"/>
      </w:numPr>
      <w:spacing w:before="0" w:after="480" w:line="0" w:lineRule="atLeast"/>
      <w:jc w:val="left"/>
    </w:pPr>
    <w:rPr>
      <w:rFonts w:ascii="Georgia" w:hAnsi="Georgia"/>
      <w:b/>
      <w:i/>
      <w:sz w:val="48"/>
      <w:szCs w:val="22"/>
    </w:rPr>
  </w:style>
  <w:style w:type="paragraph" w:customStyle="1" w:styleId="331">
    <w:name w:val="Appendix Heading 2"/>
    <w:basedOn w:val="35"/>
    <w:next w:val="35"/>
    <w:link w:val="341"/>
    <w:qFormat/>
    <w:uiPriority w:val="0"/>
    <w:pPr>
      <w:numPr>
        <w:ilvl w:val="1"/>
        <w:numId w:val="7"/>
      </w:numPr>
      <w:spacing w:before="0" w:after="200" w:line="276" w:lineRule="auto"/>
      <w:jc w:val="left"/>
    </w:pPr>
    <w:rPr>
      <w:rFonts w:ascii="Georgia" w:hAnsi="Georgia"/>
      <w:b/>
      <w:i/>
      <w:color w:val="A32020"/>
      <w:sz w:val="32"/>
      <w:szCs w:val="22"/>
    </w:rPr>
  </w:style>
  <w:style w:type="paragraph" w:customStyle="1" w:styleId="332">
    <w:name w:val="Appendix Heading 3"/>
    <w:basedOn w:val="35"/>
    <w:next w:val="35"/>
    <w:link w:val="342"/>
    <w:qFormat/>
    <w:uiPriority w:val="0"/>
    <w:pPr>
      <w:numPr>
        <w:ilvl w:val="2"/>
        <w:numId w:val="7"/>
      </w:numPr>
      <w:spacing w:before="0" w:after="200" w:line="276" w:lineRule="auto"/>
      <w:jc w:val="left"/>
    </w:pPr>
    <w:rPr>
      <w:rFonts w:ascii="Georgia" w:hAnsi="Georgia"/>
      <w:b/>
      <w:i/>
      <w:color w:val="A32020"/>
      <w:sz w:val="28"/>
      <w:szCs w:val="22"/>
    </w:rPr>
  </w:style>
  <w:style w:type="paragraph" w:customStyle="1" w:styleId="333">
    <w:name w:val="Appendix Heading 4"/>
    <w:basedOn w:val="35"/>
    <w:next w:val="35"/>
    <w:link w:val="343"/>
    <w:qFormat/>
    <w:uiPriority w:val="0"/>
    <w:pPr>
      <w:numPr>
        <w:ilvl w:val="3"/>
        <w:numId w:val="7"/>
      </w:numPr>
      <w:spacing w:before="0" w:after="200" w:line="276" w:lineRule="auto"/>
      <w:jc w:val="left"/>
    </w:pPr>
    <w:rPr>
      <w:rFonts w:ascii="Georgia" w:hAnsi="Georgia"/>
      <w:i/>
      <w:color w:val="A32020"/>
      <w:sz w:val="28"/>
      <w:szCs w:val="22"/>
    </w:rPr>
  </w:style>
  <w:style w:type="paragraph" w:customStyle="1" w:styleId="334">
    <w:name w:val="Appendix Heading 5"/>
    <w:basedOn w:val="35"/>
    <w:next w:val="35"/>
    <w:link w:val="344"/>
    <w:qFormat/>
    <w:uiPriority w:val="0"/>
    <w:pPr>
      <w:numPr>
        <w:ilvl w:val="4"/>
        <w:numId w:val="7"/>
      </w:numPr>
      <w:spacing w:before="0" w:after="200" w:line="276" w:lineRule="auto"/>
      <w:jc w:val="left"/>
    </w:pPr>
    <w:rPr>
      <w:rFonts w:ascii="Georgia" w:hAnsi="Georgia"/>
      <w:i/>
      <w:color w:val="A32020"/>
      <w:sz w:val="24"/>
      <w:szCs w:val="22"/>
    </w:rPr>
  </w:style>
  <w:style w:type="paragraph" w:customStyle="1" w:styleId="335">
    <w:name w:val="Exhibit Heading 1"/>
    <w:basedOn w:val="35"/>
    <w:next w:val="336"/>
    <w:link w:val="345"/>
    <w:qFormat/>
    <w:uiPriority w:val="0"/>
    <w:pPr>
      <w:keepNext/>
      <w:pageBreakBefore/>
      <w:numPr>
        <w:ilvl w:val="0"/>
        <w:numId w:val="8"/>
      </w:numPr>
      <w:spacing w:before="0" w:after="480" w:line="0" w:lineRule="atLeast"/>
      <w:jc w:val="left"/>
    </w:pPr>
    <w:rPr>
      <w:rFonts w:ascii="Georgia" w:hAnsi="Georgia"/>
      <w:b/>
      <w:i/>
      <w:sz w:val="48"/>
      <w:szCs w:val="22"/>
    </w:rPr>
  </w:style>
  <w:style w:type="paragraph" w:customStyle="1" w:styleId="336">
    <w:name w:val="Exhibit Heading 2"/>
    <w:basedOn w:val="35"/>
    <w:next w:val="35"/>
    <w:link w:val="346"/>
    <w:qFormat/>
    <w:uiPriority w:val="0"/>
    <w:pPr>
      <w:numPr>
        <w:ilvl w:val="1"/>
        <w:numId w:val="8"/>
      </w:numPr>
      <w:spacing w:before="0" w:after="200" w:line="276" w:lineRule="auto"/>
      <w:jc w:val="left"/>
    </w:pPr>
    <w:rPr>
      <w:rFonts w:ascii="Georgia" w:hAnsi="Georgia"/>
      <w:b/>
      <w:i/>
      <w:color w:val="A32020"/>
      <w:sz w:val="32"/>
      <w:szCs w:val="22"/>
    </w:rPr>
  </w:style>
  <w:style w:type="paragraph" w:customStyle="1" w:styleId="337">
    <w:name w:val="Exhibit Heading 3"/>
    <w:basedOn w:val="1"/>
    <w:next w:val="35"/>
    <w:link w:val="347"/>
    <w:qFormat/>
    <w:uiPriority w:val="0"/>
    <w:pPr>
      <w:numPr>
        <w:ilvl w:val="2"/>
        <w:numId w:val="8"/>
      </w:numPr>
      <w:spacing w:after="200" w:line="276" w:lineRule="auto"/>
    </w:pPr>
    <w:rPr>
      <w:rFonts w:ascii="Georgia" w:hAnsi="Georgia" w:eastAsia="宋体"/>
      <w:b/>
      <w:i/>
      <w:color w:val="A32020"/>
      <w:sz w:val="28"/>
      <w:szCs w:val="22"/>
    </w:rPr>
  </w:style>
  <w:style w:type="paragraph" w:customStyle="1" w:styleId="338">
    <w:name w:val="Exhibit Heading 4"/>
    <w:basedOn w:val="337"/>
    <w:next w:val="35"/>
    <w:link w:val="348"/>
    <w:qFormat/>
    <w:uiPriority w:val="0"/>
    <w:pPr>
      <w:numPr>
        <w:ilvl w:val="3"/>
      </w:numPr>
    </w:pPr>
    <w:rPr>
      <w:b w:val="0"/>
    </w:rPr>
  </w:style>
  <w:style w:type="paragraph" w:customStyle="1" w:styleId="339">
    <w:name w:val="Exhibit Heading 5"/>
    <w:basedOn w:val="35"/>
    <w:next w:val="35"/>
    <w:link w:val="349"/>
    <w:qFormat/>
    <w:uiPriority w:val="0"/>
    <w:pPr>
      <w:numPr>
        <w:ilvl w:val="4"/>
        <w:numId w:val="8"/>
      </w:numPr>
      <w:spacing w:before="0" w:after="200" w:line="276" w:lineRule="auto"/>
      <w:jc w:val="left"/>
    </w:pPr>
    <w:rPr>
      <w:rFonts w:ascii="Georgia" w:hAnsi="Georgia"/>
      <w:i/>
      <w:color w:val="A32020"/>
      <w:sz w:val="24"/>
      <w:szCs w:val="22"/>
    </w:rPr>
  </w:style>
  <w:style w:type="character" w:customStyle="1" w:styleId="340">
    <w:name w:val="Appendix Heading 1 Char"/>
    <w:basedOn w:val="203"/>
    <w:link w:val="330"/>
    <w:qFormat/>
    <w:uiPriority w:val="0"/>
    <w:rPr>
      <w:rFonts w:ascii="Georgia" w:hAnsi="Georgia"/>
      <w:b/>
      <w:i/>
      <w:sz w:val="48"/>
      <w:szCs w:val="22"/>
      <w:lang w:eastAsia="en-US"/>
    </w:rPr>
  </w:style>
  <w:style w:type="character" w:customStyle="1" w:styleId="341">
    <w:name w:val="Appendix Heading 2 Char"/>
    <w:basedOn w:val="203"/>
    <w:link w:val="331"/>
    <w:qFormat/>
    <w:uiPriority w:val="0"/>
    <w:rPr>
      <w:rFonts w:ascii="Georgia" w:hAnsi="Georgia"/>
      <w:b/>
      <w:i/>
      <w:color w:val="A32020"/>
      <w:sz w:val="32"/>
      <w:szCs w:val="22"/>
      <w:lang w:eastAsia="en-US"/>
    </w:rPr>
  </w:style>
  <w:style w:type="character" w:customStyle="1" w:styleId="342">
    <w:name w:val="Appendix Heading 3 Char"/>
    <w:basedOn w:val="203"/>
    <w:link w:val="332"/>
    <w:qFormat/>
    <w:uiPriority w:val="0"/>
    <w:rPr>
      <w:rFonts w:ascii="Georgia" w:hAnsi="Georgia"/>
      <w:b/>
      <w:i/>
      <w:color w:val="A32020"/>
      <w:sz w:val="28"/>
      <w:szCs w:val="22"/>
      <w:lang w:eastAsia="en-US"/>
    </w:rPr>
  </w:style>
  <w:style w:type="character" w:customStyle="1" w:styleId="343">
    <w:name w:val="Appendix Heading 4 Char"/>
    <w:basedOn w:val="203"/>
    <w:link w:val="333"/>
    <w:qFormat/>
    <w:uiPriority w:val="0"/>
    <w:rPr>
      <w:rFonts w:ascii="Georgia" w:hAnsi="Georgia"/>
      <w:i/>
      <w:color w:val="A32020"/>
      <w:sz w:val="28"/>
      <w:szCs w:val="22"/>
      <w:lang w:eastAsia="en-US"/>
    </w:rPr>
  </w:style>
  <w:style w:type="character" w:customStyle="1" w:styleId="344">
    <w:name w:val="Appendix Heading 5 Char"/>
    <w:basedOn w:val="203"/>
    <w:link w:val="334"/>
    <w:qFormat/>
    <w:uiPriority w:val="0"/>
    <w:rPr>
      <w:rFonts w:ascii="Georgia" w:hAnsi="Georgia"/>
      <w:i/>
      <w:color w:val="A32020"/>
      <w:sz w:val="24"/>
      <w:szCs w:val="22"/>
      <w:lang w:eastAsia="en-US"/>
    </w:rPr>
  </w:style>
  <w:style w:type="character" w:customStyle="1" w:styleId="345">
    <w:name w:val="Exhibit Heading 1 Char"/>
    <w:basedOn w:val="203"/>
    <w:link w:val="335"/>
    <w:qFormat/>
    <w:uiPriority w:val="0"/>
    <w:rPr>
      <w:rFonts w:ascii="Georgia" w:hAnsi="Georgia"/>
      <w:b/>
      <w:i/>
      <w:sz w:val="48"/>
      <w:szCs w:val="22"/>
      <w:lang w:eastAsia="en-US"/>
    </w:rPr>
  </w:style>
  <w:style w:type="character" w:customStyle="1" w:styleId="346">
    <w:name w:val="Exhibit Heading 2 Char"/>
    <w:basedOn w:val="203"/>
    <w:link w:val="336"/>
    <w:qFormat/>
    <w:uiPriority w:val="0"/>
    <w:rPr>
      <w:rFonts w:ascii="Georgia" w:hAnsi="Georgia"/>
      <w:b/>
      <w:i/>
      <w:color w:val="A32020"/>
      <w:sz w:val="32"/>
      <w:szCs w:val="22"/>
      <w:lang w:eastAsia="en-US"/>
    </w:rPr>
  </w:style>
  <w:style w:type="character" w:customStyle="1" w:styleId="347">
    <w:name w:val="Exhibit Heading 3 Char"/>
    <w:basedOn w:val="94"/>
    <w:link w:val="337"/>
    <w:qFormat/>
    <w:uiPriority w:val="0"/>
    <w:rPr>
      <w:rFonts w:ascii="Georgia" w:hAnsi="Georgia"/>
      <w:b/>
      <w:i/>
      <w:color w:val="A32020"/>
      <w:sz w:val="28"/>
      <w:szCs w:val="22"/>
      <w:lang w:eastAsia="en-US"/>
    </w:rPr>
  </w:style>
  <w:style w:type="character" w:customStyle="1" w:styleId="348">
    <w:name w:val="Exhibit Heading 4 Char"/>
    <w:basedOn w:val="347"/>
    <w:link w:val="338"/>
    <w:qFormat/>
    <w:uiPriority w:val="0"/>
    <w:rPr>
      <w:rFonts w:ascii="Georgia" w:hAnsi="Georgia"/>
      <w:b w:val="0"/>
      <w:color w:val="A32020"/>
      <w:sz w:val="28"/>
      <w:szCs w:val="22"/>
      <w:lang w:eastAsia="en-US"/>
    </w:rPr>
  </w:style>
  <w:style w:type="character" w:customStyle="1" w:styleId="349">
    <w:name w:val="Exhibit Heading 5 Char"/>
    <w:basedOn w:val="203"/>
    <w:link w:val="339"/>
    <w:qFormat/>
    <w:uiPriority w:val="0"/>
    <w:rPr>
      <w:rFonts w:ascii="Georgia" w:hAnsi="Georgia"/>
      <w:i/>
      <w:color w:val="A32020"/>
      <w:sz w:val="24"/>
      <w:szCs w:val="22"/>
      <w:lang w:eastAsia="en-US"/>
    </w:rPr>
  </w:style>
  <w:style w:type="character" w:customStyle="1" w:styleId="350">
    <w:name w:val="Footer Char Char Char"/>
    <w:qFormat/>
    <w:uiPriority w:val="0"/>
    <w:rPr>
      <w:rFonts w:ascii="Arial" w:hAnsi="Arial" w:eastAsia="Arial" w:cs="Arial"/>
      <w:b/>
      <w:smallCaps/>
      <w:lang w:val="en-US" w:eastAsia="zh-TW" w:bidi="ar-SA"/>
    </w:rPr>
  </w:style>
  <w:style w:type="paragraph" w:customStyle="1" w:styleId="351">
    <w:name w:val="Number List Char Char Char"/>
    <w:basedOn w:val="1"/>
    <w:qFormat/>
    <w:uiPriority w:val="0"/>
    <w:pPr>
      <w:numPr>
        <w:ilvl w:val="0"/>
        <w:numId w:val="9"/>
      </w:numPr>
      <w:spacing w:before="240" w:after="60" w:line="300" w:lineRule="exact"/>
    </w:pPr>
    <w:rPr>
      <w:rFonts w:ascii="Arial" w:hAnsi="Arial" w:eastAsia="Arial" w:cs="Arial"/>
      <w:i/>
      <w:snapToGrid w:val="0"/>
      <w:sz w:val="21"/>
      <w:szCs w:val="21"/>
    </w:rPr>
  </w:style>
  <w:style w:type="character" w:customStyle="1" w:styleId="352">
    <w:name w:val="Number List Char Char Char Char"/>
    <w:qFormat/>
    <w:uiPriority w:val="0"/>
    <w:rPr>
      <w:rFonts w:ascii="Arial" w:hAnsi="Arial" w:eastAsia="Arial" w:cs="Arial"/>
      <w:i/>
      <w:snapToGrid w:val="0"/>
      <w:sz w:val="21"/>
      <w:szCs w:val="21"/>
      <w:lang w:val="en-US" w:eastAsia="en-US" w:bidi="ar-SA"/>
    </w:rPr>
  </w:style>
  <w:style w:type="character" w:customStyle="1" w:styleId="353">
    <w:name w:val="Bullet 2 Char Char Char Char"/>
    <w:qFormat/>
    <w:uiPriority w:val="0"/>
    <w:rPr>
      <w:rFonts w:ascii="Arial" w:hAnsi="Arial" w:eastAsia="Arial" w:cs="Arial"/>
      <w:snapToGrid w:val="0"/>
      <w:sz w:val="21"/>
      <w:szCs w:val="21"/>
      <w:lang w:val="en-AU" w:eastAsia="en-US" w:bidi="ar-SA"/>
    </w:rPr>
  </w:style>
  <w:style w:type="paragraph" w:customStyle="1" w:styleId="354">
    <w:name w:val="Sub Bullet 2"/>
    <w:basedOn w:val="351"/>
    <w:qFormat/>
    <w:uiPriority w:val="0"/>
    <w:pPr>
      <w:numPr>
        <w:numId w:val="10"/>
      </w:numPr>
      <w:tabs>
        <w:tab w:val="left" w:pos="480"/>
      </w:tabs>
      <w:spacing w:before="0" w:after="0"/>
      <w:ind w:left="993" w:hanging="302"/>
    </w:pPr>
    <w:rPr>
      <w:b/>
    </w:rPr>
  </w:style>
  <w:style w:type="paragraph" w:customStyle="1" w:styleId="355">
    <w:name w:val="Number List 2"/>
    <w:basedOn w:val="351"/>
    <w:qFormat/>
    <w:uiPriority w:val="0"/>
    <w:pPr>
      <w:numPr>
        <w:ilvl w:val="1"/>
        <w:numId w:val="11"/>
      </w:numPr>
      <w:spacing w:before="60"/>
    </w:pPr>
    <w:rPr>
      <w:b/>
      <w:i w:val="0"/>
      <w:lang w:val="en-GB"/>
    </w:rPr>
  </w:style>
  <w:style w:type="paragraph" w:customStyle="1" w:styleId="356">
    <w:name w:val="Diagram"/>
    <w:basedOn w:val="1"/>
    <w:qFormat/>
    <w:uiPriority w:val="0"/>
    <w:pPr>
      <w:spacing w:before="240" w:after="120"/>
      <w:ind w:left="-1080" w:right="-1051"/>
      <w:jc w:val="center"/>
    </w:pPr>
    <w:rPr>
      <w:rFonts w:ascii="Arial" w:hAnsi="Arial" w:eastAsia="Arial"/>
      <w:sz w:val="21"/>
      <w:szCs w:val="21"/>
      <w:lang w:eastAsia="zh-TW"/>
    </w:rPr>
  </w:style>
  <w:style w:type="paragraph" w:customStyle="1" w:styleId="357">
    <w:name w:val="Diagram Line Char Char"/>
    <w:basedOn w:val="27"/>
    <w:qFormat/>
    <w:uiPriority w:val="0"/>
  </w:style>
  <w:style w:type="character" w:customStyle="1" w:styleId="358">
    <w:name w:val="Caption Char Char Char"/>
    <w:qFormat/>
    <w:uiPriority w:val="0"/>
    <w:rPr>
      <w:rFonts w:ascii="Arial" w:hAnsi="Arial" w:eastAsia="Arial"/>
      <w:lang w:val="en-US" w:eastAsia="zh-TW" w:bidi="ar-SA"/>
    </w:rPr>
  </w:style>
  <w:style w:type="character" w:customStyle="1" w:styleId="359">
    <w:name w:val="Diagram Line Char Char Char"/>
    <w:qFormat/>
    <w:uiPriority w:val="0"/>
    <w:rPr>
      <w:rFonts w:ascii="Arial" w:hAnsi="Arial" w:eastAsia="Arial"/>
      <w:b/>
      <w:i/>
      <w:lang w:val="en-US" w:eastAsia="zh-TW" w:bidi="ar-SA"/>
    </w:rPr>
  </w:style>
  <w:style w:type="paragraph" w:customStyle="1" w:styleId="360">
    <w:name w:val="Bullet 1 Char Char Char"/>
    <w:basedOn w:val="1"/>
    <w:qFormat/>
    <w:uiPriority w:val="0"/>
    <w:pPr>
      <w:numPr>
        <w:ilvl w:val="0"/>
        <w:numId w:val="12"/>
      </w:numPr>
      <w:spacing w:line="300" w:lineRule="exact"/>
      <w:ind w:left="475" w:hanging="475"/>
    </w:pPr>
    <w:rPr>
      <w:rFonts w:ascii="Arial" w:hAnsi="Arial" w:eastAsia="Arial"/>
      <w:sz w:val="21"/>
      <w:szCs w:val="21"/>
      <w:lang w:eastAsia="zh-TW"/>
    </w:rPr>
  </w:style>
  <w:style w:type="character" w:customStyle="1" w:styleId="361">
    <w:name w:val="Bullet 1 Char Char Char Char"/>
    <w:qFormat/>
    <w:uiPriority w:val="0"/>
    <w:rPr>
      <w:rFonts w:ascii="Arial" w:hAnsi="Arial" w:eastAsia="Arial"/>
      <w:sz w:val="21"/>
      <w:szCs w:val="21"/>
      <w:lang w:val="en-US" w:eastAsia="zh-TW" w:bidi="ar-SA"/>
    </w:rPr>
  </w:style>
  <w:style w:type="paragraph" w:customStyle="1" w:styleId="362">
    <w:name w:val="样式 左 首行缩进:  2 字符"/>
    <w:basedOn w:val="1"/>
    <w:qFormat/>
    <w:uiPriority w:val="0"/>
    <w:pPr>
      <w:widowControl w:val="0"/>
      <w:ind w:firstLine="440" w:firstLineChars="200"/>
    </w:pPr>
    <w:rPr>
      <w:rFonts w:ascii="宋体" w:hAnsi="宋体" w:eastAsia="宋体"/>
      <w:kern w:val="2"/>
      <w:szCs w:val="22"/>
      <w:lang w:eastAsia="zh-CN"/>
    </w:rPr>
  </w:style>
  <w:style w:type="paragraph" w:customStyle="1" w:styleId="363">
    <w:name w:val="Table Heading Char Char Char"/>
    <w:basedOn w:val="1"/>
    <w:qFormat/>
    <w:uiPriority w:val="0"/>
    <w:pPr>
      <w:keepNext/>
      <w:spacing w:before="60" w:after="60" w:line="300" w:lineRule="exact"/>
      <w:jc w:val="center"/>
    </w:pPr>
    <w:rPr>
      <w:rFonts w:ascii="Arial" w:hAnsi="Arial" w:eastAsia="Arial"/>
      <w:b/>
      <w:sz w:val="21"/>
      <w:szCs w:val="21"/>
      <w:lang w:val="en-GB" w:eastAsia="zh-TW"/>
    </w:rPr>
  </w:style>
  <w:style w:type="character" w:customStyle="1" w:styleId="364">
    <w:name w:val="Table Heading Char Char Char Char"/>
    <w:qFormat/>
    <w:uiPriority w:val="0"/>
    <w:rPr>
      <w:rFonts w:ascii="Arial" w:hAnsi="Arial" w:eastAsia="Arial"/>
      <w:b/>
      <w:sz w:val="21"/>
      <w:szCs w:val="21"/>
      <w:lang w:val="en-GB" w:eastAsia="zh-TW" w:bidi="ar-SA"/>
    </w:rPr>
  </w:style>
  <w:style w:type="paragraph" w:customStyle="1" w:styleId="365">
    <w:name w:val="Table Text Char Char Char Char"/>
    <w:basedOn w:val="1"/>
    <w:qFormat/>
    <w:uiPriority w:val="0"/>
    <w:pPr>
      <w:spacing w:line="300" w:lineRule="exact"/>
    </w:pPr>
    <w:rPr>
      <w:rFonts w:ascii="Arial" w:hAnsi="Arial" w:eastAsia="Arial"/>
      <w:sz w:val="21"/>
      <w:szCs w:val="21"/>
      <w:lang w:eastAsia="zh-TW"/>
    </w:rPr>
  </w:style>
  <w:style w:type="character" w:customStyle="1" w:styleId="366">
    <w:name w:val="Table Text Char Char Char Char Char"/>
    <w:qFormat/>
    <w:uiPriority w:val="0"/>
    <w:rPr>
      <w:rFonts w:ascii="Arial" w:hAnsi="Arial" w:eastAsia="Arial"/>
      <w:sz w:val="21"/>
      <w:szCs w:val="21"/>
      <w:lang w:val="en-US" w:eastAsia="zh-TW" w:bidi="ar-SA"/>
    </w:rPr>
  </w:style>
  <w:style w:type="character" w:customStyle="1" w:styleId="367">
    <w:name w:val="Box Heading Char Char Char"/>
    <w:qFormat/>
    <w:uiPriority w:val="0"/>
    <w:rPr>
      <w:rFonts w:ascii="Arial" w:hAnsi="Arial" w:eastAsia="Arial"/>
      <w:color w:val="FFFFFF"/>
      <w:sz w:val="19"/>
      <w:szCs w:val="19"/>
      <w:lang w:val="en-GB" w:eastAsia="zh-TW" w:bidi="ar-SA"/>
    </w:rPr>
  </w:style>
  <w:style w:type="paragraph" w:customStyle="1" w:styleId="368">
    <w:name w:val="Box Heading Char Char"/>
    <w:basedOn w:val="363"/>
    <w:qFormat/>
    <w:uiPriority w:val="0"/>
    <w:pPr>
      <w:spacing w:before="0" w:after="0" w:line="240" w:lineRule="auto"/>
      <w:jc w:val="left"/>
    </w:pPr>
    <w:rPr>
      <w:color w:val="FFFFFF"/>
      <w:sz w:val="19"/>
      <w:szCs w:val="19"/>
    </w:rPr>
  </w:style>
  <w:style w:type="paragraph" w:customStyle="1" w:styleId="369">
    <w:name w:val="Table Bullet"/>
    <w:basedOn w:val="365"/>
    <w:qFormat/>
    <w:uiPriority w:val="0"/>
    <w:pPr>
      <w:tabs>
        <w:tab w:val="left" w:pos="425"/>
      </w:tabs>
      <w:spacing w:before="60" w:after="60"/>
      <w:ind w:left="475" w:hanging="475"/>
    </w:pPr>
    <w:rPr>
      <w:lang w:val="en-AU"/>
    </w:rPr>
  </w:style>
  <w:style w:type="paragraph" w:customStyle="1" w:styleId="370">
    <w:name w:val="Bullet in Box"/>
    <w:basedOn w:val="360"/>
    <w:qFormat/>
    <w:uiPriority w:val="0"/>
  </w:style>
  <w:style w:type="paragraph" w:customStyle="1" w:styleId="371">
    <w:name w:val="Table Bold Char"/>
    <w:basedOn w:val="365"/>
    <w:qFormat/>
    <w:uiPriority w:val="0"/>
    <w:rPr>
      <w:b/>
    </w:rPr>
  </w:style>
  <w:style w:type="character" w:customStyle="1" w:styleId="372">
    <w:name w:val="Table Bold Char Char"/>
    <w:qFormat/>
    <w:uiPriority w:val="0"/>
    <w:rPr>
      <w:rFonts w:ascii="Arial" w:hAnsi="Arial" w:eastAsia="Arial"/>
      <w:b/>
      <w:sz w:val="21"/>
      <w:szCs w:val="21"/>
      <w:lang w:val="en-US" w:eastAsia="zh-TW" w:bidi="ar-SA"/>
    </w:rPr>
  </w:style>
  <w:style w:type="paragraph" w:customStyle="1" w:styleId="373">
    <w:name w:val="Table Heading"/>
    <w:basedOn w:val="1"/>
    <w:qFormat/>
    <w:uiPriority w:val="0"/>
    <w:pPr>
      <w:keepNext/>
      <w:spacing w:before="60" w:after="60" w:line="300" w:lineRule="exact"/>
      <w:jc w:val="center"/>
    </w:pPr>
    <w:rPr>
      <w:rFonts w:ascii="Arial" w:hAnsi="Arial" w:eastAsia="Arial"/>
      <w:b/>
      <w:sz w:val="21"/>
      <w:szCs w:val="21"/>
      <w:lang w:val="en-GB" w:eastAsia="zh-TW"/>
    </w:rPr>
  </w:style>
  <w:style w:type="paragraph" w:customStyle="1" w:styleId="374">
    <w:name w:val="Box Text Char Char"/>
    <w:basedOn w:val="365"/>
    <w:qFormat/>
    <w:uiPriority w:val="0"/>
    <w:rPr>
      <w:sz w:val="19"/>
      <w:szCs w:val="19"/>
    </w:rPr>
  </w:style>
  <w:style w:type="character" w:customStyle="1" w:styleId="375">
    <w:name w:val="Box Text Char Char Char"/>
    <w:qFormat/>
    <w:uiPriority w:val="0"/>
    <w:rPr>
      <w:rFonts w:ascii="Arial" w:hAnsi="Arial" w:eastAsia="Arial"/>
      <w:sz w:val="19"/>
      <w:szCs w:val="19"/>
      <w:lang w:val="en-US" w:eastAsia="zh-TW" w:bidi="ar-SA"/>
    </w:rPr>
  </w:style>
  <w:style w:type="paragraph" w:customStyle="1" w:styleId="376">
    <w:name w:val="Table Text Char Char"/>
    <w:basedOn w:val="1"/>
    <w:qFormat/>
    <w:uiPriority w:val="0"/>
    <w:pPr>
      <w:spacing w:line="300" w:lineRule="exact"/>
    </w:pPr>
    <w:rPr>
      <w:rFonts w:ascii="Arial" w:hAnsi="Arial" w:eastAsia="Arial"/>
      <w:sz w:val="21"/>
      <w:szCs w:val="21"/>
      <w:lang w:eastAsia="zh-TW"/>
    </w:rPr>
  </w:style>
  <w:style w:type="character" w:customStyle="1" w:styleId="377">
    <w:name w:val="Table Text Char Char Char"/>
    <w:qFormat/>
    <w:uiPriority w:val="0"/>
    <w:rPr>
      <w:rFonts w:ascii="Arial" w:hAnsi="Arial" w:eastAsia="Arial"/>
      <w:sz w:val="21"/>
      <w:szCs w:val="21"/>
      <w:lang w:val="en-US" w:eastAsia="zh-TW" w:bidi="ar-SA"/>
    </w:rPr>
  </w:style>
  <w:style w:type="paragraph" w:customStyle="1" w:styleId="378">
    <w:name w:val="Footer Logo Char Char"/>
    <w:basedOn w:val="57"/>
    <w:qFormat/>
    <w:uiPriority w:val="0"/>
  </w:style>
  <w:style w:type="character" w:customStyle="1" w:styleId="379">
    <w:name w:val="Footer Logo Char Char Char"/>
    <w:qFormat/>
    <w:uiPriority w:val="0"/>
    <w:rPr>
      <w:rFonts w:ascii="Arial Black" w:hAnsi="Arial Black" w:eastAsia="Arial" w:cs="Arial"/>
      <w:color w:val="7889FB"/>
      <w:lang w:val="en-US" w:eastAsia="zh-TW" w:bidi="ar-SA"/>
    </w:rPr>
  </w:style>
  <w:style w:type="paragraph" w:customStyle="1" w:styleId="380">
    <w:name w:val="App Heading 1"/>
    <w:basedOn w:val="3"/>
    <w:qFormat/>
    <w:uiPriority w:val="0"/>
    <w:pPr>
      <w:pageBreakBefore/>
      <w:shd w:val="clear" w:color="000000" w:fill="D9D9D9"/>
      <w:tabs>
        <w:tab w:val="left" w:pos="1440"/>
        <w:tab w:val="clear" w:pos="1800"/>
      </w:tabs>
      <w:spacing w:before="120" w:after="240" w:line="480" w:lineRule="exact"/>
    </w:pPr>
    <w:rPr>
      <w:rFonts w:ascii="Arial" w:hAnsi="Arial" w:eastAsia="Arial" w:cs="Times New Roman"/>
      <w:b/>
      <w:bCs w:val="0"/>
      <w:smallCaps/>
      <w:snapToGrid w:val="0"/>
      <w:color w:val="000000"/>
      <w:kern w:val="0"/>
      <w:sz w:val="32"/>
      <w:lang w:val="zh-CN"/>
    </w:rPr>
  </w:style>
  <w:style w:type="paragraph" w:customStyle="1" w:styleId="381">
    <w:name w:val="TOC Title"/>
    <w:basedOn w:val="380"/>
    <w:next w:val="1"/>
    <w:qFormat/>
    <w:uiPriority w:val="0"/>
  </w:style>
  <w:style w:type="paragraph" w:customStyle="1" w:styleId="382">
    <w:name w:val="Diagram Line 2 Char Char Char"/>
    <w:basedOn w:val="357"/>
    <w:qFormat/>
    <w:uiPriority w:val="0"/>
    <w:pPr>
      <w:keepNext/>
      <w:spacing w:before="120" w:line="300" w:lineRule="exact"/>
    </w:pPr>
    <w:rPr>
      <w:rFonts w:ascii="Arial" w:hAnsi="Arial" w:eastAsia="Arial"/>
      <w:bCs w:val="0"/>
      <w:i/>
      <w:lang w:eastAsia="zh-TW"/>
    </w:rPr>
  </w:style>
  <w:style w:type="character" w:customStyle="1" w:styleId="383">
    <w:name w:val="Diagram Line 2 Char Char Char Char"/>
    <w:qFormat/>
    <w:uiPriority w:val="0"/>
    <w:rPr>
      <w:rFonts w:ascii="Arial" w:hAnsi="Arial" w:eastAsia="Arial"/>
      <w:lang w:val="en-US" w:eastAsia="zh-TW" w:bidi="ar-SA"/>
    </w:rPr>
  </w:style>
  <w:style w:type="paragraph" w:customStyle="1" w:styleId="384">
    <w:name w:val="Table Bullet 1"/>
    <w:basedOn w:val="1"/>
    <w:qFormat/>
    <w:uiPriority w:val="0"/>
    <w:pPr>
      <w:numPr>
        <w:ilvl w:val="0"/>
        <w:numId w:val="13"/>
      </w:numPr>
    </w:pPr>
    <w:rPr>
      <w:rFonts w:ascii="Times New Roman" w:hAnsi="Times New Roman" w:eastAsia="Batang"/>
      <w:szCs w:val="20"/>
      <w:lang w:val="en-AU" w:eastAsia="ko-KR"/>
    </w:rPr>
  </w:style>
  <w:style w:type="paragraph" w:customStyle="1" w:styleId="385">
    <w:name w:val="Sub Heading 1"/>
    <w:basedOn w:val="1"/>
    <w:qFormat/>
    <w:uiPriority w:val="0"/>
    <w:pPr>
      <w:numPr>
        <w:ilvl w:val="0"/>
        <w:numId w:val="14"/>
      </w:numPr>
      <w:spacing w:before="120" w:after="60" w:line="300" w:lineRule="exact"/>
    </w:pPr>
    <w:rPr>
      <w:rFonts w:ascii="Arial" w:hAnsi="Arial" w:eastAsia="PMingLiU"/>
      <w:b/>
      <w:bCs/>
      <w:sz w:val="21"/>
      <w:szCs w:val="20"/>
      <w:lang w:val="en-GB"/>
    </w:rPr>
  </w:style>
  <w:style w:type="paragraph" w:customStyle="1" w:styleId="386">
    <w:name w:val="Number List 3"/>
    <w:basedOn w:val="355"/>
    <w:qFormat/>
    <w:uiPriority w:val="0"/>
    <w:pPr>
      <w:tabs>
        <w:tab w:val="left" w:pos="900"/>
        <w:tab w:val="clear" w:pos="475"/>
      </w:tabs>
      <w:ind w:left="900" w:hanging="450"/>
    </w:pPr>
    <w:rPr>
      <w:b w:val="0"/>
    </w:rPr>
  </w:style>
  <w:style w:type="paragraph" w:customStyle="1" w:styleId="387">
    <w:name w:val="Sub Heading 2"/>
    <w:basedOn w:val="1"/>
    <w:qFormat/>
    <w:uiPriority w:val="0"/>
    <w:pPr>
      <w:numPr>
        <w:ilvl w:val="1"/>
        <w:numId w:val="14"/>
      </w:numPr>
      <w:spacing w:before="120" w:after="60" w:line="300" w:lineRule="exact"/>
    </w:pPr>
    <w:rPr>
      <w:rFonts w:ascii="Arial" w:hAnsi="Arial" w:eastAsia="PMingLiU"/>
      <w:b/>
      <w:bCs/>
      <w:sz w:val="21"/>
      <w:szCs w:val="20"/>
      <w:lang w:val="en-GB"/>
    </w:rPr>
  </w:style>
  <w:style w:type="paragraph" w:customStyle="1" w:styleId="388">
    <w:name w:val="Indent Text"/>
    <w:basedOn w:val="1"/>
    <w:qFormat/>
    <w:uiPriority w:val="0"/>
    <w:pPr>
      <w:spacing w:before="60" w:after="60" w:line="300" w:lineRule="exact"/>
      <w:ind w:left="450"/>
    </w:pPr>
    <w:rPr>
      <w:rFonts w:ascii="Arial" w:hAnsi="Arial" w:eastAsia="Arial"/>
      <w:sz w:val="21"/>
      <w:szCs w:val="21"/>
      <w:lang w:eastAsia="zh-TW"/>
    </w:rPr>
  </w:style>
  <w:style w:type="paragraph" w:customStyle="1" w:styleId="389">
    <w:name w:val="Sub Heading 3"/>
    <w:basedOn w:val="1"/>
    <w:qFormat/>
    <w:uiPriority w:val="0"/>
    <w:pPr>
      <w:numPr>
        <w:ilvl w:val="2"/>
        <w:numId w:val="14"/>
      </w:numPr>
      <w:spacing w:before="180" w:after="60" w:line="300" w:lineRule="exact"/>
    </w:pPr>
    <w:rPr>
      <w:rFonts w:ascii="Arial" w:hAnsi="Arial" w:eastAsia="PMingLiU"/>
      <w:b/>
      <w:bCs/>
      <w:sz w:val="21"/>
      <w:szCs w:val="20"/>
      <w:lang w:val="en-GB"/>
    </w:rPr>
  </w:style>
  <w:style w:type="paragraph" w:customStyle="1" w:styleId="390">
    <w:name w:val="Sub Heading 4"/>
    <w:basedOn w:val="1"/>
    <w:qFormat/>
    <w:uiPriority w:val="0"/>
    <w:pPr>
      <w:numPr>
        <w:ilvl w:val="3"/>
        <w:numId w:val="14"/>
      </w:numPr>
      <w:spacing w:before="60" w:after="60" w:line="300" w:lineRule="exact"/>
    </w:pPr>
    <w:rPr>
      <w:rFonts w:ascii="Arial" w:hAnsi="Arial" w:eastAsia="PMingLiU"/>
      <w:b/>
      <w:bCs/>
      <w:sz w:val="21"/>
      <w:szCs w:val="20"/>
      <w:lang w:val="en-GB"/>
    </w:rPr>
  </w:style>
  <w:style w:type="paragraph" w:customStyle="1" w:styleId="391">
    <w:name w:val="Bullet 3"/>
    <w:basedOn w:val="360"/>
    <w:qFormat/>
    <w:uiPriority w:val="0"/>
    <w:pPr>
      <w:tabs>
        <w:tab w:val="left" w:pos="2430"/>
        <w:tab w:val="clear" w:pos="480"/>
      </w:tabs>
      <w:ind w:left="2430" w:hanging="450"/>
    </w:pPr>
  </w:style>
  <w:style w:type="paragraph" w:customStyle="1" w:styleId="392">
    <w:name w:val="Indent Text 2"/>
    <w:basedOn w:val="388"/>
    <w:qFormat/>
    <w:uiPriority w:val="0"/>
    <w:pPr>
      <w:ind w:left="990"/>
    </w:pPr>
  </w:style>
  <w:style w:type="paragraph" w:customStyle="1" w:styleId="393">
    <w:name w:val="Indent Text 3"/>
    <w:basedOn w:val="392"/>
    <w:qFormat/>
    <w:uiPriority w:val="0"/>
    <w:pPr>
      <w:ind w:left="1440"/>
    </w:pPr>
  </w:style>
  <w:style w:type="paragraph" w:customStyle="1" w:styleId="394">
    <w:name w:val="Note"/>
    <w:basedOn w:val="357"/>
    <w:qFormat/>
    <w:uiPriority w:val="0"/>
    <w:pPr>
      <w:keepNext/>
      <w:spacing w:before="120" w:line="300" w:lineRule="exact"/>
      <w:jc w:val="center"/>
    </w:pPr>
    <w:rPr>
      <w:rFonts w:ascii="Arial" w:hAnsi="Arial" w:eastAsia="Arial"/>
      <w:bCs w:val="0"/>
      <w:i/>
      <w:lang w:eastAsia="zh-TW"/>
    </w:rPr>
  </w:style>
  <w:style w:type="paragraph" w:customStyle="1" w:styleId="395">
    <w:name w:val="Num List 1"/>
    <w:basedOn w:val="360"/>
    <w:qFormat/>
    <w:uiPriority w:val="0"/>
    <w:pPr>
      <w:numPr>
        <w:numId w:val="15"/>
      </w:numPr>
      <w:tabs>
        <w:tab w:val="left" w:pos="425"/>
        <w:tab w:val="left" w:pos="475"/>
      </w:tabs>
      <w:ind w:left="425" w:hanging="425"/>
    </w:pPr>
  </w:style>
  <w:style w:type="paragraph" w:customStyle="1" w:styleId="396">
    <w:name w:val="Num List A"/>
    <w:basedOn w:val="1"/>
    <w:qFormat/>
    <w:uiPriority w:val="0"/>
    <w:pPr>
      <w:numPr>
        <w:ilvl w:val="0"/>
        <w:numId w:val="16"/>
      </w:numPr>
      <w:spacing w:before="60" w:after="60" w:line="300" w:lineRule="exact"/>
    </w:pPr>
    <w:rPr>
      <w:rFonts w:ascii="Arial" w:hAnsi="Arial" w:eastAsia="Arial"/>
      <w:sz w:val="21"/>
      <w:szCs w:val="21"/>
      <w:lang w:eastAsia="zh-TW"/>
    </w:rPr>
  </w:style>
  <w:style w:type="paragraph" w:customStyle="1" w:styleId="397">
    <w:name w:val="Bullet 1 Char"/>
    <w:basedOn w:val="1"/>
    <w:qFormat/>
    <w:uiPriority w:val="0"/>
    <w:pPr>
      <w:tabs>
        <w:tab w:val="left" w:pos="480"/>
      </w:tabs>
      <w:spacing w:line="300" w:lineRule="exact"/>
      <w:ind w:left="475" w:hanging="475"/>
    </w:pPr>
    <w:rPr>
      <w:rFonts w:ascii="Arial" w:hAnsi="Arial" w:eastAsia="Arial"/>
      <w:sz w:val="21"/>
      <w:szCs w:val="21"/>
      <w:lang w:eastAsia="zh-TW"/>
    </w:rPr>
  </w:style>
  <w:style w:type="paragraph" w:customStyle="1" w:styleId="398">
    <w:name w:val="Num List 3"/>
    <w:basedOn w:val="386"/>
    <w:qFormat/>
    <w:uiPriority w:val="0"/>
  </w:style>
  <w:style w:type="character" w:customStyle="1" w:styleId="399">
    <w:name w:val="标题 11"/>
    <w:qFormat/>
    <w:uiPriority w:val="0"/>
    <w:rPr>
      <w:rFonts w:ascii="Arial" w:hAnsi="Arial" w:eastAsia="Arial" w:cs="Arial"/>
      <w:b/>
      <w:smallCaps/>
      <w:snapToGrid w:val="0"/>
      <w:color w:val="000000"/>
      <w:sz w:val="32"/>
      <w:szCs w:val="32"/>
      <w:lang w:val="en-US" w:eastAsia="en-US" w:bidi="ar-SA"/>
    </w:rPr>
  </w:style>
  <w:style w:type="character" w:customStyle="1" w:styleId="400">
    <w:name w:val="App Heading 1 Char"/>
    <w:qFormat/>
    <w:uiPriority w:val="0"/>
    <w:rPr>
      <w:rFonts w:ascii="Arial" w:hAnsi="Arial" w:eastAsia="Arial" w:cs="Arial"/>
      <w:snapToGrid w:val="0"/>
      <w:color w:val="000000"/>
      <w:sz w:val="32"/>
      <w:szCs w:val="32"/>
      <w:lang w:val="en-US" w:eastAsia="en-US" w:bidi="ar-SA"/>
    </w:rPr>
  </w:style>
  <w:style w:type="character" w:customStyle="1" w:styleId="401">
    <w:name w:val="TOC Title Char"/>
    <w:qFormat/>
    <w:uiPriority w:val="0"/>
    <w:rPr>
      <w:rFonts w:ascii="Arial" w:hAnsi="Arial" w:eastAsia="Arial" w:cs="Arial"/>
      <w:b/>
      <w:smallCaps/>
      <w:snapToGrid w:val="0"/>
      <w:color w:val="000000"/>
      <w:sz w:val="32"/>
      <w:szCs w:val="32"/>
      <w:lang w:val="en-US" w:eastAsia="en-US" w:bidi="ar-SA"/>
    </w:rPr>
  </w:style>
  <w:style w:type="character" w:customStyle="1" w:styleId="402">
    <w:name w:val="Table Text Char Char Char Char Char Char"/>
    <w:qFormat/>
    <w:uiPriority w:val="0"/>
    <w:rPr>
      <w:rFonts w:ascii="Arial" w:hAnsi="Arial" w:eastAsia="Arial"/>
      <w:sz w:val="21"/>
      <w:szCs w:val="21"/>
      <w:lang w:val="en-US" w:eastAsia="zh-TW" w:bidi="ar-SA"/>
    </w:rPr>
  </w:style>
  <w:style w:type="paragraph" w:customStyle="1" w:styleId="403">
    <w:name w:val="Table Bold Char Char Char"/>
    <w:basedOn w:val="1"/>
    <w:qFormat/>
    <w:uiPriority w:val="0"/>
    <w:pPr>
      <w:spacing w:line="300" w:lineRule="exact"/>
    </w:pPr>
    <w:rPr>
      <w:rFonts w:ascii="Arial" w:hAnsi="Arial" w:eastAsia="Arial"/>
      <w:b/>
      <w:sz w:val="21"/>
      <w:szCs w:val="21"/>
      <w:lang w:eastAsia="zh-TW"/>
    </w:rPr>
  </w:style>
  <w:style w:type="character" w:customStyle="1" w:styleId="404">
    <w:name w:val="Table Bold Char Char Char Char"/>
    <w:qFormat/>
    <w:uiPriority w:val="0"/>
    <w:rPr>
      <w:rFonts w:ascii="Arial" w:hAnsi="Arial" w:eastAsia="Arial"/>
      <w:b/>
      <w:sz w:val="21"/>
      <w:szCs w:val="21"/>
      <w:lang w:val="en-US" w:eastAsia="zh-TW" w:bidi="ar-SA"/>
    </w:rPr>
  </w:style>
  <w:style w:type="paragraph" w:customStyle="1" w:styleId="405">
    <w:name w:val="IBM 正文"/>
    <w:basedOn w:val="1"/>
    <w:qFormat/>
    <w:uiPriority w:val="0"/>
    <w:pPr>
      <w:widowControl w:val="0"/>
      <w:spacing w:line="400" w:lineRule="exact"/>
      <w:jc w:val="both"/>
    </w:pPr>
    <w:rPr>
      <w:rFonts w:ascii="Times New Roman" w:hAnsi="Times New Roman" w:eastAsia="宋体"/>
      <w:spacing w:val="20"/>
      <w:kern w:val="2"/>
      <w:sz w:val="24"/>
      <w:szCs w:val="20"/>
      <w:lang w:eastAsia="zh-CN"/>
    </w:rPr>
  </w:style>
  <w:style w:type="paragraph" w:customStyle="1" w:styleId="406">
    <w:name w:val="SOW正文"/>
    <w:basedOn w:val="1"/>
    <w:qFormat/>
    <w:uiPriority w:val="0"/>
    <w:pPr>
      <w:widowControl w:val="0"/>
      <w:snapToGrid w:val="0"/>
      <w:spacing w:before="120" w:line="400" w:lineRule="exact"/>
      <w:ind w:firstLine="518"/>
      <w:jc w:val="both"/>
    </w:pPr>
    <w:rPr>
      <w:rFonts w:ascii="Times New Roman" w:hAnsi="Times New Roman" w:eastAsia="宋体"/>
      <w:bCs/>
      <w:kern w:val="2"/>
      <w:sz w:val="24"/>
      <w:szCs w:val="20"/>
      <w:lang w:eastAsia="zh-CN"/>
    </w:rPr>
  </w:style>
  <w:style w:type="paragraph" w:customStyle="1" w:styleId="407">
    <w:name w:val="Base Text"/>
    <w:basedOn w:val="1"/>
    <w:qFormat/>
    <w:uiPriority w:val="0"/>
    <w:pPr>
      <w:spacing w:after="120"/>
      <w:ind w:left="720"/>
    </w:pPr>
    <w:rPr>
      <w:rFonts w:ascii="Times New Roman" w:hAnsi="Times New Roman" w:eastAsia="宋体"/>
      <w:szCs w:val="20"/>
      <w:lang w:val="en-NZ" w:eastAsia="zh-CN"/>
    </w:rPr>
  </w:style>
  <w:style w:type="paragraph" w:customStyle="1" w:styleId="408">
    <w:name w:val="CCB Bullet6"/>
    <w:basedOn w:val="1"/>
    <w:qFormat/>
    <w:uiPriority w:val="0"/>
    <w:pPr>
      <w:numPr>
        <w:ilvl w:val="0"/>
        <w:numId w:val="17"/>
      </w:numPr>
      <w:spacing w:before="60" w:after="60" w:line="300" w:lineRule="exact"/>
    </w:pPr>
    <w:rPr>
      <w:rFonts w:ascii="Arial" w:hAnsi="Arial" w:eastAsia="Arial"/>
      <w:sz w:val="21"/>
      <w:szCs w:val="21"/>
      <w:lang w:eastAsia="zh-TW"/>
    </w:rPr>
  </w:style>
  <w:style w:type="character" w:customStyle="1" w:styleId="409">
    <w:name w:val="Footer1 Char Char Char"/>
    <w:qFormat/>
    <w:uiPriority w:val="0"/>
    <w:rPr>
      <w:rFonts w:ascii="Arial" w:hAnsi="Arial" w:eastAsia="Arial" w:cs="Arial"/>
      <w:b/>
      <w:smallCaps/>
      <w:lang w:val="en-US" w:eastAsia="zh-TW" w:bidi="ar-SA"/>
    </w:rPr>
  </w:style>
  <w:style w:type="character" w:customStyle="1" w:styleId="410">
    <w:name w:val="Footer Logo Char Char Char Char"/>
    <w:qFormat/>
    <w:uiPriority w:val="0"/>
    <w:rPr>
      <w:rFonts w:ascii="Arial Black" w:hAnsi="Arial Black" w:eastAsia="Arial" w:cs="Arial"/>
      <w:b/>
      <w:smallCaps/>
      <w:color w:val="7889FB"/>
      <w:lang w:val="en-US" w:eastAsia="zh-TW" w:bidi="ar-SA"/>
    </w:rPr>
  </w:style>
  <w:style w:type="paragraph" w:customStyle="1" w:styleId="411">
    <w:name w:val="SOW bullet"/>
    <w:basedOn w:val="1"/>
    <w:qFormat/>
    <w:uiPriority w:val="0"/>
    <w:pPr>
      <w:widowControl w:val="0"/>
      <w:snapToGrid w:val="0"/>
      <w:spacing w:line="400" w:lineRule="exact"/>
      <w:jc w:val="both"/>
    </w:pPr>
    <w:rPr>
      <w:rFonts w:ascii="Times New Roman" w:hAnsi="Times New Roman" w:eastAsia="宋体"/>
      <w:snapToGrid w:val="0"/>
      <w:kern w:val="2"/>
      <w:sz w:val="24"/>
      <w:szCs w:val="20"/>
      <w:lang w:eastAsia="zh-CN"/>
    </w:rPr>
  </w:style>
  <w:style w:type="paragraph" w:customStyle="1" w:styleId="412">
    <w:name w:val="CCB Body text LV1"/>
    <w:basedOn w:val="1"/>
    <w:qFormat/>
    <w:uiPriority w:val="0"/>
    <w:pPr>
      <w:tabs>
        <w:tab w:val="left" w:pos="1140"/>
      </w:tabs>
      <w:spacing w:before="60" w:after="60" w:line="300" w:lineRule="exact"/>
      <w:ind w:left="1140" w:hanging="360"/>
    </w:pPr>
    <w:rPr>
      <w:rFonts w:ascii="Arial" w:hAnsi="Arial" w:eastAsia="Arial"/>
      <w:sz w:val="21"/>
      <w:szCs w:val="21"/>
      <w:lang w:eastAsia="zh-TW"/>
    </w:rPr>
  </w:style>
  <w:style w:type="paragraph" w:customStyle="1" w:styleId="413">
    <w:name w:val="table heading"/>
    <w:basedOn w:val="1"/>
    <w:qFormat/>
    <w:uiPriority w:val="0"/>
    <w:pPr>
      <w:tabs>
        <w:tab w:val="left" w:pos="227"/>
        <w:tab w:val="left" w:pos="454"/>
        <w:tab w:val="left" w:pos="680"/>
        <w:tab w:val="left" w:pos="907"/>
        <w:tab w:val="left" w:pos="1644"/>
        <w:tab w:val="left" w:pos="1871"/>
        <w:tab w:val="left" w:pos="2580"/>
        <w:tab w:val="left" w:pos="2807"/>
        <w:tab w:val="left" w:pos="3515"/>
        <w:tab w:val="left" w:pos="3742"/>
        <w:tab w:val="left" w:pos="4451"/>
        <w:tab w:val="left" w:pos="4678"/>
        <w:tab w:val="left" w:pos="5387"/>
        <w:tab w:val="left" w:pos="5613"/>
        <w:tab w:val="left" w:pos="6322"/>
        <w:tab w:val="left" w:pos="6549"/>
      </w:tabs>
      <w:spacing w:before="40" w:after="40" w:line="240" w:lineRule="atLeast"/>
    </w:pPr>
    <w:rPr>
      <w:rFonts w:ascii="Arial" w:hAnsi="Arial" w:eastAsia="宋体"/>
      <w:b/>
      <w:sz w:val="18"/>
      <w:szCs w:val="20"/>
    </w:rPr>
  </w:style>
  <w:style w:type="paragraph" w:customStyle="1" w:styleId="414">
    <w:name w:val="wendy bullet"/>
    <w:basedOn w:val="1"/>
    <w:qFormat/>
    <w:uiPriority w:val="0"/>
    <w:pPr>
      <w:numPr>
        <w:ilvl w:val="0"/>
        <w:numId w:val="18"/>
      </w:numPr>
      <w:spacing w:before="60" w:after="60" w:line="300" w:lineRule="exact"/>
    </w:pPr>
    <w:rPr>
      <w:rFonts w:ascii="Arial" w:hAnsi="Arial" w:eastAsia="Arial"/>
      <w:sz w:val="21"/>
      <w:szCs w:val="21"/>
      <w:lang w:eastAsia="zh-TW"/>
    </w:rPr>
  </w:style>
  <w:style w:type="paragraph" w:customStyle="1" w:styleId="415">
    <w:name w:val="Table level 1"/>
    <w:basedOn w:val="1"/>
    <w:qFormat/>
    <w:uiPriority w:val="0"/>
    <w:pPr>
      <w:numPr>
        <w:ilvl w:val="0"/>
        <w:numId w:val="19"/>
      </w:numPr>
      <w:spacing w:before="60" w:beforeAutospacing="1" w:after="60" w:afterAutospacing="1"/>
      <w:jc w:val="both"/>
    </w:pPr>
    <w:rPr>
      <w:rFonts w:ascii="Arial" w:hAnsi="Arial" w:eastAsia="宋体"/>
      <w:sz w:val="21"/>
      <w:szCs w:val="21"/>
      <w:lang w:eastAsia="zh-TW"/>
    </w:rPr>
  </w:style>
  <w:style w:type="paragraph" w:customStyle="1" w:styleId="416">
    <w:name w:val="Table level 2"/>
    <w:basedOn w:val="1"/>
    <w:qFormat/>
    <w:uiPriority w:val="0"/>
    <w:pPr>
      <w:numPr>
        <w:ilvl w:val="1"/>
        <w:numId w:val="19"/>
      </w:numPr>
      <w:spacing w:before="100" w:beforeAutospacing="1" w:after="100" w:afterAutospacing="1"/>
      <w:jc w:val="both"/>
    </w:pPr>
    <w:rPr>
      <w:rFonts w:ascii="Arial" w:hAnsi="Arial" w:eastAsia="宋体"/>
      <w:sz w:val="21"/>
      <w:szCs w:val="21"/>
      <w:lang w:eastAsia="zh-TW"/>
    </w:rPr>
  </w:style>
  <w:style w:type="paragraph" w:customStyle="1" w:styleId="417">
    <w:name w:val="Table level 3"/>
    <w:basedOn w:val="1"/>
    <w:qFormat/>
    <w:uiPriority w:val="0"/>
    <w:pPr>
      <w:numPr>
        <w:ilvl w:val="2"/>
        <w:numId w:val="19"/>
      </w:numPr>
      <w:spacing w:before="60" w:beforeAutospacing="1" w:after="60" w:afterAutospacing="1"/>
      <w:jc w:val="both"/>
    </w:pPr>
    <w:rPr>
      <w:rFonts w:ascii="楷体_GB2312" w:hAnsi="Arial" w:eastAsia="楷体_GB2312"/>
      <w:sz w:val="21"/>
      <w:szCs w:val="21"/>
      <w:lang w:eastAsia="zh-TW"/>
    </w:rPr>
  </w:style>
  <w:style w:type="paragraph" w:customStyle="1" w:styleId="418">
    <w:name w:val="Table level 4"/>
    <w:basedOn w:val="1"/>
    <w:qFormat/>
    <w:uiPriority w:val="0"/>
    <w:pPr>
      <w:numPr>
        <w:ilvl w:val="3"/>
        <w:numId w:val="19"/>
      </w:numPr>
      <w:spacing w:before="60" w:beforeAutospacing="1" w:after="60" w:afterAutospacing="1" w:line="288" w:lineRule="auto"/>
      <w:jc w:val="both"/>
    </w:pPr>
    <w:rPr>
      <w:rFonts w:ascii="楷体_GB2312" w:hAnsi="Arial" w:eastAsia="楷体_GB2312"/>
      <w:sz w:val="21"/>
      <w:szCs w:val="21"/>
      <w:lang w:eastAsia="zh-CN"/>
    </w:rPr>
  </w:style>
  <w:style w:type="paragraph" w:customStyle="1" w:styleId="419">
    <w:name w:val="Bullet 1 Char Char Char Char Char"/>
    <w:basedOn w:val="1"/>
    <w:qFormat/>
    <w:uiPriority w:val="0"/>
    <w:pPr>
      <w:tabs>
        <w:tab w:val="left" w:pos="480"/>
      </w:tabs>
      <w:spacing w:line="300" w:lineRule="exact"/>
      <w:ind w:left="475" w:hanging="475"/>
    </w:pPr>
    <w:rPr>
      <w:rFonts w:ascii="Arial" w:hAnsi="Arial" w:eastAsia="宋体"/>
      <w:sz w:val="21"/>
      <w:szCs w:val="21"/>
      <w:lang w:eastAsia="zh-TW"/>
    </w:rPr>
  </w:style>
  <w:style w:type="character" w:customStyle="1" w:styleId="420">
    <w:name w:val="Bullet in Box Char"/>
    <w:qFormat/>
    <w:uiPriority w:val="0"/>
    <w:rPr>
      <w:rFonts w:ascii="Arial" w:hAnsi="Arial" w:eastAsia="Arial"/>
      <w:sz w:val="21"/>
      <w:szCs w:val="21"/>
      <w:lang w:val="en-US" w:eastAsia="zh-TW" w:bidi="ar-SA"/>
    </w:rPr>
  </w:style>
  <w:style w:type="paragraph" w:customStyle="1" w:styleId="421">
    <w:name w:val="Italicized Text"/>
    <w:basedOn w:val="1"/>
    <w:qFormat/>
    <w:uiPriority w:val="0"/>
    <w:pPr>
      <w:keepLines/>
      <w:overflowPunct w:val="0"/>
      <w:autoSpaceDE w:val="0"/>
      <w:autoSpaceDN w:val="0"/>
      <w:adjustRightInd w:val="0"/>
      <w:spacing w:after="110"/>
      <w:ind w:left="567"/>
      <w:textAlignment w:val="baseline"/>
    </w:pPr>
    <w:rPr>
      <w:rFonts w:ascii="Arial" w:hAnsi="Arial" w:eastAsia="宋体" w:cs="Arial"/>
      <w:i/>
      <w:iCs/>
      <w:szCs w:val="22"/>
      <w:lang w:eastAsia="zh-CN"/>
    </w:rPr>
  </w:style>
  <w:style w:type="paragraph" w:customStyle="1" w:styleId="422">
    <w:name w:val="BOC bullet"/>
    <w:basedOn w:val="1"/>
    <w:qFormat/>
    <w:uiPriority w:val="0"/>
    <w:pPr>
      <w:widowControl w:val="0"/>
      <w:numPr>
        <w:ilvl w:val="0"/>
        <w:numId w:val="20"/>
      </w:numPr>
      <w:snapToGrid w:val="0"/>
      <w:spacing w:before="120" w:line="400" w:lineRule="exact"/>
      <w:jc w:val="both"/>
    </w:pPr>
    <w:rPr>
      <w:rFonts w:ascii="Times New Roman" w:hAnsi="Times New Roman" w:eastAsia="宋体"/>
      <w:snapToGrid w:val="0"/>
      <w:color w:val="000000"/>
      <w:kern w:val="2"/>
      <w:szCs w:val="20"/>
      <w:lang w:eastAsia="zh-CN"/>
    </w:rPr>
  </w:style>
  <w:style w:type="paragraph" w:customStyle="1" w:styleId="423">
    <w:name w:val="BOC正文"/>
    <w:basedOn w:val="1"/>
    <w:qFormat/>
    <w:uiPriority w:val="0"/>
    <w:pPr>
      <w:widowControl w:val="0"/>
      <w:snapToGrid w:val="0"/>
      <w:spacing w:before="120" w:line="360" w:lineRule="exact"/>
      <w:ind w:firstLine="425"/>
      <w:jc w:val="both"/>
    </w:pPr>
    <w:rPr>
      <w:rFonts w:ascii="Times New Roman" w:hAnsi="Times New Roman" w:eastAsia="宋体"/>
      <w:kern w:val="2"/>
      <w:sz w:val="24"/>
      <w:szCs w:val="20"/>
      <w:lang w:eastAsia="zh-CN"/>
    </w:rPr>
  </w:style>
  <w:style w:type="paragraph" w:customStyle="1" w:styleId="424">
    <w:name w:val="*Header 1"/>
    <w:semiHidden/>
    <w:qFormat/>
    <w:uiPriority w:val="0"/>
    <w:pPr>
      <w:spacing w:after="240" w:line="280" w:lineRule="exact"/>
    </w:pPr>
    <w:rPr>
      <w:rFonts w:ascii="Times New Roman" w:hAnsi="Times New Roman" w:eastAsia="宋体" w:cs="Times New Roman"/>
      <w:b/>
      <w:caps/>
      <w:sz w:val="24"/>
      <w:lang w:val="en-US" w:eastAsia="en-US" w:bidi="ar-SA"/>
    </w:rPr>
  </w:style>
  <w:style w:type="paragraph" w:customStyle="1" w:styleId="425">
    <w:name w:val="*Cover Page Info"/>
    <w:basedOn w:val="424"/>
    <w:semiHidden/>
    <w:qFormat/>
    <w:uiPriority w:val="0"/>
    <w:pPr>
      <w:spacing w:after="120"/>
      <w:jc w:val="center"/>
    </w:pPr>
    <w:rPr>
      <w:b w:val="0"/>
    </w:rPr>
  </w:style>
  <w:style w:type="paragraph" w:customStyle="1" w:styleId="426">
    <w:name w:val="Style Style Line spacing:  1.5 lines + First line:  2.04 ch"/>
    <w:basedOn w:val="1"/>
    <w:qFormat/>
    <w:uiPriority w:val="0"/>
    <w:pPr>
      <w:spacing w:afterLines="50" w:line="360" w:lineRule="auto"/>
    </w:pPr>
    <w:rPr>
      <w:rFonts w:ascii="Times New Roman" w:hAnsi="Times New Roman" w:eastAsia="宋体"/>
      <w:sz w:val="24"/>
      <w:szCs w:val="20"/>
      <w:lang w:eastAsia="zh-CN"/>
    </w:rPr>
  </w:style>
  <w:style w:type="paragraph" w:customStyle="1" w:styleId="427">
    <w:name w:val="R Heading"/>
    <w:next w:val="1"/>
    <w:qFormat/>
    <w:uiPriority w:val="0"/>
    <w:pPr>
      <w:pageBreakBefore/>
      <w:numPr>
        <w:ilvl w:val="0"/>
        <w:numId w:val="21"/>
      </w:numPr>
      <w:spacing w:line="360" w:lineRule="auto"/>
      <w:outlineLvl w:val="0"/>
    </w:pPr>
    <w:rPr>
      <w:rFonts w:ascii="宋体" w:hAnsi="宋体" w:eastAsia="宋体" w:cs="Times New Roman"/>
      <w:b/>
      <w:sz w:val="44"/>
      <w:szCs w:val="44"/>
      <w:lang w:val="en-US" w:eastAsia="zh-CN" w:bidi="ar-SA"/>
    </w:rPr>
  </w:style>
  <w:style w:type="paragraph" w:customStyle="1" w:styleId="428">
    <w:name w:val="R Heading 2"/>
    <w:basedOn w:val="427"/>
    <w:next w:val="1"/>
    <w:qFormat/>
    <w:uiPriority w:val="0"/>
    <w:pPr>
      <w:numPr>
        <w:ilvl w:val="1"/>
      </w:numPr>
      <w:ind w:left="360" w:hanging="360"/>
    </w:pPr>
  </w:style>
  <w:style w:type="paragraph" w:customStyle="1" w:styleId="429">
    <w:name w:val="R Heading 3"/>
    <w:basedOn w:val="428"/>
    <w:next w:val="1"/>
    <w:qFormat/>
    <w:uiPriority w:val="0"/>
    <w:pPr>
      <w:numPr>
        <w:ilvl w:val="2"/>
      </w:numPr>
      <w:ind w:left="360" w:hanging="360"/>
    </w:pPr>
  </w:style>
  <w:style w:type="paragraph" w:customStyle="1" w:styleId="430">
    <w:name w:val="R Heading 4"/>
    <w:basedOn w:val="429"/>
    <w:next w:val="1"/>
    <w:qFormat/>
    <w:uiPriority w:val="0"/>
    <w:pPr>
      <w:numPr>
        <w:ilvl w:val="3"/>
      </w:numPr>
      <w:ind w:left="360" w:hanging="360"/>
    </w:pPr>
  </w:style>
  <w:style w:type="paragraph" w:customStyle="1" w:styleId="431">
    <w:name w:val="样式 行距: 1.5 倍行距"/>
    <w:basedOn w:val="1"/>
    <w:qFormat/>
    <w:uiPriority w:val="0"/>
    <w:pPr>
      <w:spacing w:line="360" w:lineRule="auto"/>
      <w:ind w:left="490"/>
    </w:pPr>
    <w:rPr>
      <w:rFonts w:ascii="Times New Roman" w:hAnsi="Times New Roman" w:eastAsia="宋体"/>
      <w:sz w:val="24"/>
      <w:szCs w:val="20"/>
      <w:lang w:eastAsia="zh-CN"/>
    </w:rPr>
  </w:style>
  <w:style w:type="paragraph" w:customStyle="1" w:styleId="432">
    <w:name w:val="tobyheading1"/>
    <w:qFormat/>
    <w:uiPriority w:val="0"/>
    <w:pPr>
      <w:numPr>
        <w:ilvl w:val="0"/>
        <w:numId w:val="22"/>
      </w:numPr>
    </w:pPr>
    <w:rPr>
      <w:rFonts w:ascii="Times New Roman" w:hAnsi="Times New Roman" w:eastAsia="宋体" w:cs="Times New Roman"/>
      <w:b/>
      <w:bCs/>
      <w:sz w:val="28"/>
      <w:szCs w:val="24"/>
      <w:lang w:val="en-US" w:eastAsia="zh-CN" w:bidi="ar-SA"/>
    </w:rPr>
  </w:style>
  <w:style w:type="paragraph" w:customStyle="1" w:styleId="433">
    <w:name w:val="BE 1st level bullet"/>
    <w:basedOn w:val="1"/>
    <w:qFormat/>
    <w:uiPriority w:val="0"/>
    <w:pPr>
      <w:numPr>
        <w:ilvl w:val="0"/>
        <w:numId w:val="23"/>
      </w:numPr>
      <w:spacing w:line="360" w:lineRule="auto"/>
    </w:pPr>
    <w:rPr>
      <w:rFonts w:ascii="Times New Roman" w:hAnsi="Times New Roman" w:eastAsia="宋体"/>
      <w:sz w:val="24"/>
      <w:lang w:eastAsia="zh-CN"/>
    </w:rPr>
  </w:style>
  <w:style w:type="paragraph" w:customStyle="1" w:styleId="434">
    <w:name w:val="Table"/>
    <w:basedOn w:val="1"/>
    <w:qFormat/>
    <w:uiPriority w:val="0"/>
    <w:rPr>
      <w:rFonts w:ascii="Times New Roman" w:hAnsi="Times New Roman" w:eastAsia="Times New Roman"/>
      <w:sz w:val="20"/>
      <w:szCs w:val="20"/>
    </w:rPr>
  </w:style>
  <w:style w:type="paragraph" w:customStyle="1" w:styleId="435">
    <w:name w:val="TableHead"/>
    <w:basedOn w:val="1"/>
    <w:qFormat/>
    <w:uiPriority w:val="0"/>
    <w:pPr>
      <w:widowControl w:val="0"/>
      <w:autoSpaceDE w:val="0"/>
      <w:autoSpaceDN w:val="0"/>
      <w:spacing w:before="40" w:after="120"/>
      <w:jc w:val="center"/>
    </w:pPr>
    <w:rPr>
      <w:rFonts w:ascii="Helvetica" w:hAnsi="Helvetica" w:eastAsia="宋体"/>
      <w:b/>
      <w:bCs/>
      <w:sz w:val="20"/>
      <w:szCs w:val="20"/>
    </w:rPr>
  </w:style>
  <w:style w:type="paragraph" w:customStyle="1" w:styleId="436">
    <w:name w:val="Default Text"/>
    <w:basedOn w:val="1"/>
    <w:qFormat/>
    <w:uiPriority w:val="0"/>
    <w:pPr>
      <w:widowControl w:val="0"/>
      <w:spacing w:beforeLines="20" w:afterLines="20"/>
      <w:jc w:val="both"/>
    </w:pPr>
    <w:rPr>
      <w:rFonts w:ascii="Times New Roman" w:hAnsi="Times New Roman" w:eastAsia="宋体" w:cs="Arial"/>
      <w:kern w:val="2"/>
      <w:sz w:val="21"/>
      <w:lang w:eastAsia="zh-CN"/>
    </w:rPr>
  </w:style>
  <w:style w:type="paragraph" w:customStyle="1" w:styleId="437">
    <w:name w:val="ExampleBox"/>
    <w:basedOn w:val="1"/>
    <w:qFormat/>
    <w:uiPriority w:val="0"/>
    <w:pPr>
      <w:pBdr>
        <w:top w:val="double" w:color="FF00FF" w:sz="6" w:space="1"/>
        <w:left w:val="double" w:color="FF00FF" w:sz="6" w:space="1"/>
        <w:bottom w:val="double" w:color="FF00FF" w:sz="6" w:space="1"/>
        <w:right w:val="double" w:color="FF00FF" w:sz="6" w:space="1"/>
      </w:pBdr>
      <w:shd w:val="pct5" w:color="000000" w:fill="FFFFFF"/>
      <w:spacing w:before="120" w:after="120"/>
    </w:pPr>
    <w:rPr>
      <w:rFonts w:ascii="Arial" w:hAnsi="Arial" w:eastAsia="Times New Roman"/>
      <w:vanish/>
      <w:color w:val="0000FF"/>
      <w:szCs w:val="20"/>
    </w:rPr>
  </w:style>
  <w:style w:type="paragraph" w:customStyle="1" w:styleId="438">
    <w:name w:val="Red"/>
    <w:basedOn w:val="1"/>
    <w:qFormat/>
    <w:uiPriority w:val="0"/>
    <w:rPr>
      <w:rFonts w:ascii="Arial" w:hAnsi="Arial" w:eastAsia="Times New Roman"/>
      <w:color w:val="FF0000"/>
      <w:sz w:val="20"/>
      <w:szCs w:val="20"/>
    </w:rPr>
  </w:style>
  <w:style w:type="paragraph" w:customStyle="1" w:styleId="439">
    <w:name w:val="正文11"/>
    <w:basedOn w:val="1"/>
    <w:qFormat/>
    <w:uiPriority w:val="0"/>
    <w:pPr>
      <w:tabs>
        <w:tab w:val="left" w:pos="2880"/>
      </w:tabs>
      <w:spacing w:line="360" w:lineRule="auto"/>
    </w:pPr>
    <w:rPr>
      <w:rFonts w:ascii="Times New Roman" w:hAnsi="Times New Roman" w:eastAsia="宋体"/>
      <w:lang w:eastAsia="zh-CN"/>
    </w:rPr>
  </w:style>
  <w:style w:type="paragraph" w:customStyle="1" w:styleId="440">
    <w:name w:val="CCB Main Text1"/>
    <w:basedOn w:val="1"/>
    <w:qFormat/>
    <w:uiPriority w:val="0"/>
    <w:pPr>
      <w:spacing w:beforeLines="50" w:afterLines="50" w:line="360" w:lineRule="auto"/>
    </w:pPr>
    <w:rPr>
      <w:rFonts w:ascii="Times New Roman" w:hAnsi="Times New Roman" w:eastAsia="宋体"/>
      <w:sz w:val="24"/>
      <w:lang w:eastAsia="zh-CN"/>
    </w:rPr>
  </w:style>
  <w:style w:type="paragraph" w:customStyle="1" w:styleId="441">
    <w:name w:val="*Table body text"/>
    <w:basedOn w:val="1"/>
    <w:qFormat/>
    <w:uiPriority w:val="0"/>
    <w:pPr>
      <w:spacing w:before="60" w:after="60"/>
    </w:pPr>
    <w:rPr>
      <w:rFonts w:ascii="Times New Roman" w:hAnsi="Times New Roman" w:eastAsia="Times New Roman"/>
      <w:sz w:val="20"/>
      <w:szCs w:val="20"/>
    </w:rPr>
  </w:style>
  <w:style w:type="paragraph" w:customStyle="1" w:styleId="442">
    <w:name w:val="CCB Bullet 2"/>
    <w:basedOn w:val="440"/>
    <w:qFormat/>
    <w:uiPriority w:val="0"/>
    <w:pPr>
      <w:numPr>
        <w:ilvl w:val="0"/>
        <w:numId w:val="24"/>
      </w:numPr>
    </w:pPr>
  </w:style>
  <w:style w:type="paragraph" w:customStyle="1" w:styleId="443">
    <w:name w:val="*Table bullet 1"/>
    <w:basedOn w:val="1"/>
    <w:qFormat/>
    <w:uiPriority w:val="0"/>
    <w:pPr>
      <w:keepLines/>
      <w:tabs>
        <w:tab w:val="left" w:pos="360"/>
      </w:tabs>
      <w:spacing w:after="60"/>
    </w:pPr>
    <w:rPr>
      <w:rFonts w:ascii="Times New Roman" w:hAnsi="Times New Roman" w:eastAsia="宋体"/>
      <w:sz w:val="20"/>
      <w:szCs w:val="20"/>
    </w:rPr>
  </w:style>
  <w:style w:type="paragraph" w:customStyle="1" w:styleId="444">
    <w:name w:val="Auto Indent"/>
    <w:basedOn w:val="1"/>
    <w:qFormat/>
    <w:uiPriority w:val="0"/>
    <w:pPr>
      <w:widowControl w:val="0"/>
      <w:ind w:left="720" w:right="360" w:hanging="360"/>
      <w:jc w:val="both"/>
    </w:pPr>
    <w:rPr>
      <w:rFonts w:ascii="Times" w:hAnsi="Times" w:eastAsia="宋体"/>
      <w:sz w:val="24"/>
      <w:szCs w:val="20"/>
    </w:rPr>
  </w:style>
  <w:style w:type="paragraph" w:customStyle="1" w:styleId="445">
    <w:name w:val="Bullet - Table LeveL 2"/>
    <w:basedOn w:val="1"/>
    <w:semiHidden/>
    <w:qFormat/>
    <w:uiPriority w:val="0"/>
    <w:pPr>
      <w:numPr>
        <w:ilvl w:val="0"/>
        <w:numId w:val="25"/>
      </w:numPr>
      <w:tabs>
        <w:tab w:val="left" w:pos="360"/>
        <w:tab w:val="clear" w:pos="792"/>
      </w:tabs>
      <w:spacing w:line="360" w:lineRule="auto"/>
    </w:pPr>
    <w:rPr>
      <w:rFonts w:ascii="Arial" w:hAnsi="Arial" w:eastAsia="宋体"/>
      <w:sz w:val="24"/>
      <w:szCs w:val="20"/>
    </w:rPr>
  </w:style>
  <w:style w:type="paragraph" w:customStyle="1" w:styleId="446">
    <w:name w:val="Body Text Keep"/>
    <w:basedOn w:val="35"/>
    <w:qFormat/>
    <w:uiPriority w:val="0"/>
    <w:pPr>
      <w:keepNext/>
      <w:spacing w:before="0" w:after="160"/>
      <w:jc w:val="left"/>
    </w:pPr>
    <w:rPr>
      <w:rFonts w:ascii="Times New Roman" w:hAnsi="Times New Roman" w:eastAsia="Times New Roman"/>
      <w:sz w:val="24"/>
      <w:szCs w:val="20"/>
      <w:lang w:val="en-US"/>
    </w:rPr>
  </w:style>
  <w:style w:type="paragraph" w:customStyle="1" w:styleId="447">
    <w:name w:val="Style Left:  1.58 cm Line spacing:  1.5 lines"/>
    <w:basedOn w:val="1"/>
    <w:qFormat/>
    <w:uiPriority w:val="0"/>
    <w:pPr>
      <w:spacing w:afterLines="50" w:line="360" w:lineRule="auto"/>
      <w:ind w:left="896"/>
    </w:pPr>
    <w:rPr>
      <w:rFonts w:ascii="Times New Roman" w:hAnsi="Times New Roman" w:eastAsia="宋体" w:cs="宋体"/>
      <w:sz w:val="24"/>
      <w:szCs w:val="20"/>
      <w:lang w:eastAsia="zh-CN"/>
    </w:rPr>
  </w:style>
  <w:style w:type="paragraph" w:customStyle="1" w:styleId="448">
    <w:name w:val="Bullet with text 3"/>
    <w:basedOn w:val="1"/>
    <w:qFormat/>
    <w:uiPriority w:val="0"/>
    <w:pPr>
      <w:numPr>
        <w:ilvl w:val="0"/>
        <w:numId w:val="26"/>
      </w:numPr>
    </w:pPr>
    <w:rPr>
      <w:rFonts w:ascii="Arial" w:hAnsi="Arial" w:eastAsia="宋体"/>
      <w:sz w:val="20"/>
      <w:szCs w:val="20"/>
    </w:rPr>
  </w:style>
  <w:style w:type="paragraph" w:customStyle="1" w:styleId="449">
    <w:name w:val="Table_Heading"/>
    <w:basedOn w:val="1"/>
    <w:next w:val="434"/>
    <w:qFormat/>
    <w:uiPriority w:val="0"/>
    <w:pPr>
      <w:keepNext/>
      <w:keepLines/>
      <w:spacing w:before="40" w:after="40"/>
    </w:pPr>
    <w:rPr>
      <w:rFonts w:ascii="Arial" w:hAnsi="Arial" w:eastAsia="宋体"/>
      <w:b/>
      <w:sz w:val="20"/>
      <w:szCs w:val="20"/>
    </w:rPr>
  </w:style>
  <w:style w:type="paragraph" w:customStyle="1" w:styleId="450">
    <w:name w:val="Table_Heading_Center"/>
    <w:basedOn w:val="449"/>
    <w:qFormat/>
    <w:uiPriority w:val="0"/>
    <w:pPr>
      <w:jc w:val="center"/>
    </w:pPr>
  </w:style>
  <w:style w:type="paragraph" w:customStyle="1" w:styleId="451">
    <w:name w:val="Table_Medium"/>
    <w:basedOn w:val="434"/>
    <w:qFormat/>
    <w:uiPriority w:val="0"/>
    <w:pPr>
      <w:spacing w:before="40" w:after="40"/>
    </w:pPr>
    <w:rPr>
      <w:rFonts w:ascii="Arial" w:hAnsi="Arial" w:eastAsia="宋体"/>
      <w:sz w:val="18"/>
    </w:rPr>
  </w:style>
  <w:style w:type="paragraph" w:customStyle="1" w:styleId="452">
    <w:name w:val="样式 正文 +"/>
    <w:basedOn w:val="1"/>
    <w:link w:val="453"/>
    <w:qFormat/>
    <w:uiPriority w:val="0"/>
    <w:pPr>
      <w:widowControl w:val="0"/>
      <w:spacing w:line="360" w:lineRule="auto"/>
      <w:ind w:firstLine="200" w:firstLineChars="200"/>
    </w:pPr>
    <w:rPr>
      <w:rFonts w:ascii="Times New Roman" w:hAnsi="Times New Roman" w:eastAsia="楷体_GB2312"/>
      <w:kern w:val="2"/>
      <w:sz w:val="24"/>
      <w:szCs w:val="20"/>
      <w:lang w:val="zh-CN" w:eastAsia="zh-CN"/>
    </w:rPr>
  </w:style>
  <w:style w:type="character" w:customStyle="1" w:styleId="453">
    <w:name w:val="样式 正文 + Char"/>
    <w:link w:val="452"/>
    <w:qFormat/>
    <w:uiPriority w:val="0"/>
    <w:rPr>
      <w:rFonts w:eastAsia="楷体_GB2312"/>
      <w:kern w:val="2"/>
      <w:sz w:val="24"/>
      <w:lang w:val="zh-CN"/>
    </w:rPr>
  </w:style>
  <w:style w:type="paragraph" w:customStyle="1" w:styleId="454">
    <w:name w:val="Table_Sm_Heading"/>
    <w:basedOn w:val="449"/>
    <w:qFormat/>
    <w:uiPriority w:val="0"/>
    <w:pPr>
      <w:spacing w:before="60"/>
    </w:pPr>
    <w:rPr>
      <w:sz w:val="16"/>
    </w:rPr>
  </w:style>
  <w:style w:type="paragraph" w:customStyle="1" w:styleId="455">
    <w:name w:val="Table_Small"/>
    <w:basedOn w:val="434"/>
    <w:qFormat/>
    <w:uiPriority w:val="0"/>
    <w:pPr>
      <w:spacing w:before="40" w:after="40"/>
    </w:pPr>
    <w:rPr>
      <w:rFonts w:ascii="Arial" w:hAnsi="Arial" w:eastAsia="宋体"/>
      <w:sz w:val="16"/>
    </w:rPr>
  </w:style>
  <w:style w:type="paragraph" w:customStyle="1" w:styleId="456">
    <w:name w:val="Info"/>
    <w:basedOn w:val="1"/>
    <w:next w:val="1"/>
    <w:qFormat/>
    <w:uiPriority w:val="0"/>
    <w:pPr>
      <w:jc w:val="both"/>
    </w:pPr>
    <w:rPr>
      <w:rFonts w:ascii="Arial" w:hAnsi="Arial" w:eastAsia="宋体"/>
      <w:i/>
      <w:color w:val="0000FF"/>
      <w:sz w:val="20"/>
      <w:szCs w:val="20"/>
      <w:lang w:val="en-GB"/>
    </w:rPr>
  </w:style>
  <w:style w:type="paragraph" w:customStyle="1" w:styleId="457">
    <w:name w:val="Style1"/>
    <w:basedOn w:val="5"/>
    <w:link w:val="459"/>
    <w:qFormat/>
    <w:uiPriority w:val="0"/>
    <w:pPr>
      <w:numPr>
        <w:ilvl w:val="2"/>
        <w:numId w:val="2"/>
      </w:numPr>
      <w:tabs>
        <w:tab w:val="left" w:pos="706"/>
        <w:tab w:val="clear" w:pos="1800"/>
      </w:tabs>
      <w:spacing w:line="300" w:lineRule="exact"/>
      <w:ind w:left="706" w:hanging="706"/>
    </w:pPr>
    <w:rPr>
      <w:rFonts w:eastAsia="宋体" w:cs="Times New Roman"/>
      <w:sz w:val="32"/>
      <w:szCs w:val="32"/>
      <w:lang w:val="zh-CN" w:eastAsia="zh-TW"/>
    </w:rPr>
  </w:style>
  <w:style w:type="paragraph" w:customStyle="1" w:styleId="458">
    <w:name w:val="Style2"/>
    <w:basedOn w:val="3"/>
    <w:link w:val="460"/>
    <w:qFormat/>
    <w:uiPriority w:val="0"/>
    <w:pPr>
      <w:shd w:val="clear" w:color="000000" w:fill="D9D9D9"/>
      <w:tabs>
        <w:tab w:val="left" w:pos="425"/>
        <w:tab w:val="left" w:pos="1440"/>
        <w:tab w:val="clear" w:pos="1800"/>
      </w:tabs>
      <w:spacing w:before="0" w:after="120" w:line="360" w:lineRule="auto"/>
      <w:ind w:left="425" w:hanging="425"/>
    </w:pPr>
    <w:rPr>
      <w:rFonts w:ascii="Arial" w:hAnsi="宋体" w:eastAsia="宋体" w:cs="Times New Roman"/>
      <w:b/>
      <w:bCs w:val="0"/>
      <w:smallCaps/>
      <w:snapToGrid w:val="0"/>
      <w:color w:val="000000"/>
      <w:kern w:val="0"/>
      <w:sz w:val="44"/>
      <w:szCs w:val="44"/>
      <w:lang w:val="zh-CN" w:eastAsia="zh-CN"/>
    </w:rPr>
  </w:style>
  <w:style w:type="character" w:customStyle="1" w:styleId="459">
    <w:name w:val="Style1 Char"/>
    <w:link w:val="457"/>
    <w:qFormat/>
    <w:uiPriority w:val="0"/>
    <w:rPr>
      <w:rFonts w:ascii="Arial" w:hAnsi="Arial"/>
      <w:b/>
      <w:bCs/>
      <w:sz w:val="32"/>
      <w:szCs w:val="32"/>
      <w:lang w:val="zh-CN" w:eastAsia="zh-TW"/>
    </w:rPr>
  </w:style>
  <w:style w:type="character" w:customStyle="1" w:styleId="460">
    <w:name w:val="Style2 Char"/>
    <w:link w:val="458"/>
    <w:qFormat/>
    <w:uiPriority w:val="0"/>
    <w:rPr>
      <w:rFonts w:ascii="Arial" w:hAnsi="宋体"/>
      <w:b/>
      <w:smallCaps/>
      <w:snapToGrid w:val="0"/>
      <w:color w:val="000000"/>
      <w:sz w:val="44"/>
      <w:szCs w:val="44"/>
      <w:shd w:val="clear" w:color="000000" w:fill="D9D9D9"/>
      <w:lang w:val="zh-CN"/>
    </w:rPr>
  </w:style>
  <w:style w:type="paragraph" w:customStyle="1" w:styleId="461">
    <w:name w:val="bullet 1"/>
    <w:basedOn w:val="1"/>
    <w:link w:val="462"/>
    <w:qFormat/>
    <w:uiPriority w:val="0"/>
    <w:pPr>
      <w:widowControl w:val="0"/>
      <w:spacing w:beforeLines="50" w:afterLines="50" w:line="276" w:lineRule="auto"/>
      <w:jc w:val="both"/>
    </w:pPr>
    <w:rPr>
      <w:rFonts w:ascii="Calibri" w:hAnsi="Calibri" w:eastAsia="宋体"/>
      <w:kern w:val="2"/>
      <w:sz w:val="21"/>
      <w:szCs w:val="21"/>
      <w:lang w:val="zh-CN" w:eastAsia="zh-CN"/>
    </w:rPr>
  </w:style>
  <w:style w:type="character" w:customStyle="1" w:styleId="462">
    <w:name w:val="bullet 1 Char"/>
    <w:link w:val="461"/>
    <w:qFormat/>
    <w:uiPriority w:val="0"/>
    <w:rPr>
      <w:rFonts w:ascii="Calibri" w:hAnsi="Calibri"/>
      <w:kern w:val="2"/>
      <w:sz w:val="21"/>
      <w:szCs w:val="21"/>
      <w:lang w:val="zh-CN"/>
    </w:rPr>
  </w:style>
  <w:style w:type="paragraph" w:customStyle="1" w:styleId="463">
    <w:name w:val="bullet 2"/>
    <w:basedOn w:val="461"/>
    <w:link w:val="466"/>
    <w:qFormat/>
    <w:uiPriority w:val="0"/>
  </w:style>
  <w:style w:type="paragraph" w:customStyle="1" w:styleId="464">
    <w:name w:val="Char Char1 Char Char Char"/>
    <w:basedOn w:val="1"/>
    <w:qFormat/>
    <w:uiPriority w:val="0"/>
    <w:pPr>
      <w:spacing w:after="160" w:line="240" w:lineRule="exact"/>
    </w:pPr>
    <w:rPr>
      <w:rFonts w:ascii="Verdana" w:hAnsi="Verdana" w:eastAsia="宋体"/>
      <w:sz w:val="20"/>
      <w:szCs w:val="20"/>
    </w:rPr>
  </w:style>
  <w:style w:type="paragraph" w:customStyle="1" w:styleId="465">
    <w:name w:val="标题5"/>
    <w:basedOn w:val="1"/>
    <w:qFormat/>
    <w:uiPriority w:val="0"/>
    <w:pPr>
      <w:widowControl w:val="0"/>
      <w:numPr>
        <w:ilvl w:val="0"/>
        <w:numId w:val="27"/>
      </w:numPr>
      <w:spacing w:before="120" w:after="120" w:line="360" w:lineRule="auto"/>
      <w:ind w:left="902"/>
      <w:jc w:val="both"/>
      <w:outlineLvl w:val="4"/>
    </w:pPr>
    <w:rPr>
      <w:rFonts w:ascii="Times New Roman" w:hAnsi="Times New Roman" w:eastAsia="宋体"/>
      <w:kern w:val="2"/>
      <w:sz w:val="24"/>
      <w:lang w:eastAsia="zh-CN"/>
    </w:rPr>
  </w:style>
  <w:style w:type="character" w:customStyle="1" w:styleId="466">
    <w:name w:val="bullet 2 Char"/>
    <w:link w:val="463"/>
    <w:qFormat/>
    <w:uiPriority w:val="0"/>
    <w:rPr>
      <w:rFonts w:ascii="Calibri" w:hAnsi="Calibri"/>
      <w:kern w:val="2"/>
      <w:sz w:val="21"/>
      <w:szCs w:val="21"/>
      <w:lang w:val="zh-CN"/>
    </w:rPr>
  </w:style>
  <w:style w:type="paragraph" w:customStyle="1" w:styleId="467">
    <w:name w:val="msonormalcxspmiddle"/>
    <w:basedOn w:val="1"/>
    <w:qFormat/>
    <w:uiPriority w:val="0"/>
    <w:pPr>
      <w:spacing w:before="100" w:beforeAutospacing="1" w:after="100" w:afterAutospacing="1"/>
    </w:pPr>
    <w:rPr>
      <w:rFonts w:ascii="宋体" w:hAnsi="宋体" w:eastAsia="宋体" w:cs="宋体"/>
      <w:sz w:val="24"/>
      <w:lang w:eastAsia="zh-CN"/>
    </w:rPr>
  </w:style>
  <w:style w:type="paragraph" w:customStyle="1" w:styleId="468">
    <w:name w:val="Default"/>
    <w:qFormat/>
    <w:uiPriority w:val="0"/>
    <w:pPr>
      <w:autoSpaceDE w:val="0"/>
      <w:autoSpaceDN w:val="0"/>
      <w:adjustRightInd w:val="0"/>
    </w:pPr>
    <w:rPr>
      <w:rFonts w:ascii="宋体" w:hAnsi="Times New Roman" w:eastAsia="宋体" w:cs="宋体"/>
      <w:color w:val="000000"/>
      <w:sz w:val="24"/>
      <w:szCs w:val="24"/>
      <w:lang w:val="en-US" w:eastAsia="zh-CN" w:bidi="ar-SA"/>
    </w:rPr>
  </w:style>
  <w:style w:type="character" w:customStyle="1" w:styleId="469">
    <w:name w:val="样式 (西文) 宋体 (中文) 宋体 (复杂脚本) 宋体 10.5 磅"/>
    <w:qFormat/>
    <w:locked/>
    <w:uiPriority w:val="0"/>
    <w:rPr>
      <w:rFonts w:ascii="宋体" w:hAnsi="宋体" w:eastAsia="宋体" w:cs="宋体"/>
      <w:sz w:val="21"/>
      <w:szCs w:val="21"/>
    </w:rPr>
  </w:style>
  <w:style w:type="paragraph" w:customStyle="1" w:styleId="470">
    <w:name w:val="修订1"/>
    <w:hidden/>
    <w:semiHidden/>
    <w:qFormat/>
    <w:uiPriority w:val="99"/>
    <w:rPr>
      <w:rFonts w:ascii="Georgia" w:hAnsi="Georgia" w:eastAsia="宋体" w:cs="Times New Roman"/>
      <w:szCs w:val="22"/>
      <w:lang w:val="en-US" w:eastAsia="en-US" w:bidi="ar-SA"/>
    </w:rPr>
  </w:style>
  <w:style w:type="paragraph" w:customStyle="1" w:styleId="471">
    <w:name w:val="我的正文"/>
    <w:basedOn w:val="1"/>
    <w:qFormat/>
    <w:uiPriority w:val="0"/>
    <w:pPr>
      <w:widowControl w:val="0"/>
      <w:adjustRightInd w:val="0"/>
      <w:spacing w:after="156" w:afterLines="50" w:line="288" w:lineRule="auto"/>
      <w:ind w:left="420" w:firstLine="480"/>
      <w:jc w:val="both"/>
    </w:pPr>
    <w:rPr>
      <w:rFonts w:ascii="宋体" w:hAnsi="宋体" w:eastAsia="宋体" w:cs="宋体"/>
      <w:snapToGrid w:val="0"/>
      <w:kern w:val="2"/>
      <w:sz w:val="24"/>
      <w:lang w:val="zh-CN" w:eastAsia="zh-CN"/>
    </w:rPr>
  </w:style>
  <w:style w:type="paragraph" w:customStyle="1" w:styleId="472">
    <w:name w:val="样式12"/>
    <w:basedOn w:val="1"/>
    <w:qFormat/>
    <w:uiPriority w:val="0"/>
    <w:pPr>
      <w:widowControl w:val="0"/>
      <w:spacing w:line="400" w:lineRule="exact"/>
      <w:ind w:firstLine="200" w:firstLineChars="200"/>
    </w:pPr>
    <w:rPr>
      <w:rFonts w:ascii="宋体" w:hAnsi="Times New Roman" w:eastAsia="宋体" w:cs="宋体"/>
      <w:b/>
      <w:snapToGrid w:val="0"/>
      <w:sz w:val="21"/>
      <w:szCs w:val="21"/>
      <w:lang w:eastAsia="zh-CN"/>
    </w:rPr>
  </w:style>
  <w:style w:type="character" w:customStyle="1" w:styleId="473">
    <w:name w:val="lh131"/>
    <w:basedOn w:val="94"/>
    <w:qFormat/>
    <w:uiPriority w:val="0"/>
  </w:style>
  <w:style w:type="paragraph" w:customStyle="1" w:styleId="474">
    <w:name w:val="EY Cover Title"/>
    <w:qFormat/>
    <w:uiPriority w:val="0"/>
    <w:pPr>
      <w:tabs>
        <w:tab w:val="right" w:pos="6750"/>
      </w:tabs>
      <w:spacing w:line="560" w:lineRule="exact"/>
    </w:pPr>
    <w:rPr>
      <w:rFonts w:ascii="EYInterstate Regular" w:hAnsi="EYInterstate Regular" w:eastAsia="宋体" w:cs="Times New Roman"/>
      <w:color w:val="808080"/>
      <w:sz w:val="48"/>
      <w:szCs w:val="48"/>
      <w:lang w:val="en-US" w:eastAsia="en-US" w:bidi="ar-SA"/>
    </w:rPr>
  </w:style>
  <w:style w:type="character" w:customStyle="1" w:styleId="475">
    <w:name w:val="宏文本 字符1"/>
    <w:basedOn w:val="94"/>
    <w:link w:val="2"/>
    <w:semiHidden/>
    <w:qFormat/>
    <w:uiPriority w:val="0"/>
    <w:rPr>
      <w:rFonts w:ascii="Courier New" w:hAnsi="Courier New" w:cs="Courier New"/>
      <w:sz w:val="24"/>
      <w:szCs w:val="24"/>
      <w:lang w:eastAsia="en-US"/>
    </w:rPr>
  </w:style>
  <w:style w:type="character" w:customStyle="1" w:styleId="476">
    <w:name w:val="信息标题 字符1"/>
    <w:basedOn w:val="94"/>
    <w:link w:val="75"/>
    <w:semiHidden/>
    <w:qFormat/>
    <w:uiPriority w:val="0"/>
    <w:rPr>
      <w:rFonts w:asciiTheme="majorHAnsi" w:hAnsiTheme="majorHAnsi" w:eastAsiaTheme="majorEastAsia" w:cstheme="majorBidi"/>
      <w:sz w:val="24"/>
      <w:szCs w:val="24"/>
      <w:shd w:val="pct20" w:color="auto" w:fill="auto"/>
      <w:lang w:eastAsia="en-US"/>
    </w:rPr>
  </w:style>
  <w:style w:type="character" w:customStyle="1" w:styleId="477">
    <w:name w:val="正文首行缩进 字符"/>
    <w:basedOn w:val="203"/>
    <w:link w:val="82"/>
    <w:qFormat/>
    <w:uiPriority w:val="0"/>
    <w:rPr>
      <w:rFonts w:ascii="EYInterstate" w:hAnsi="EYInterstate" w:eastAsia="黑体"/>
      <w:sz w:val="22"/>
      <w:szCs w:val="24"/>
      <w:lang w:eastAsia="en-US"/>
    </w:rPr>
  </w:style>
  <w:style w:type="character" w:customStyle="1" w:styleId="478">
    <w:name w:val="明显引用 字符1"/>
    <w:basedOn w:val="94"/>
    <w:qFormat/>
    <w:uiPriority w:val="30"/>
    <w:rPr>
      <w:rFonts w:ascii="EYInterstate" w:hAnsi="EYInterstate" w:eastAsia="黑体"/>
      <w:i/>
      <w:iCs/>
      <w:color w:val="4F81BD" w:themeColor="accent1"/>
      <w:sz w:val="22"/>
      <w:szCs w:val="24"/>
      <w:lang w:eastAsia="en-US"/>
      <w14:textFill>
        <w14:solidFill>
          <w14:schemeClr w14:val="accent1"/>
        </w14:solidFill>
      </w14:textFill>
    </w:rPr>
  </w:style>
  <w:style w:type="character" w:customStyle="1" w:styleId="479">
    <w:name w:val="副标题 字符1"/>
    <w:basedOn w:val="94"/>
    <w:qFormat/>
    <w:uiPriority w:val="0"/>
    <w:rPr>
      <w:rFonts w:asciiTheme="minorHAnsi" w:hAnsiTheme="minorHAnsi" w:eastAsiaTheme="minorEastAsia" w:cstheme="minorBidi"/>
      <w:b/>
      <w:bCs/>
      <w:kern w:val="28"/>
      <w:sz w:val="32"/>
      <w:szCs w:val="32"/>
      <w:lang w:eastAsia="en-US"/>
    </w:rPr>
  </w:style>
  <w:style w:type="paragraph" w:customStyle="1" w:styleId="480">
    <w:name w:val="段落正文"/>
    <w:basedOn w:val="1"/>
    <w:link w:val="481"/>
    <w:qFormat/>
    <w:uiPriority w:val="0"/>
    <w:pPr>
      <w:widowControl w:val="0"/>
      <w:spacing w:before="240" w:after="240" w:line="276" w:lineRule="auto"/>
      <w:ind w:firstLine="420" w:firstLineChars="200"/>
      <w:jc w:val="both"/>
    </w:pPr>
    <w:rPr>
      <w:rFonts w:ascii="宋体" w:hAnsi="宋体" w:eastAsia="宋体"/>
      <w:sz w:val="21"/>
      <w:szCs w:val="21"/>
      <w:lang w:eastAsia="zh-CN"/>
    </w:rPr>
  </w:style>
  <w:style w:type="character" w:customStyle="1" w:styleId="481">
    <w:name w:val="段落正文 Char"/>
    <w:link w:val="480"/>
    <w:qFormat/>
    <w:uiPriority w:val="0"/>
    <w:rPr>
      <w:rFonts w:ascii="宋体" w:hAnsi="宋体"/>
      <w:sz w:val="21"/>
      <w:szCs w:val="21"/>
    </w:rPr>
  </w:style>
  <w:style w:type="character" w:customStyle="1" w:styleId="482">
    <w:name w:val="宋体标题3 Char"/>
    <w:link w:val="483"/>
    <w:qFormat/>
    <w:uiPriority w:val="0"/>
    <w:rPr>
      <w:rFonts w:ascii="宋体" w:hAnsi="宋体"/>
      <w:b/>
      <w:bCs/>
      <w:kern w:val="2"/>
      <w:sz w:val="28"/>
      <w:szCs w:val="28"/>
    </w:rPr>
  </w:style>
  <w:style w:type="paragraph" w:customStyle="1" w:styleId="483">
    <w:name w:val="宋体标题3"/>
    <w:basedOn w:val="5"/>
    <w:next w:val="480"/>
    <w:link w:val="482"/>
    <w:qFormat/>
    <w:uiPriority w:val="0"/>
    <w:pPr>
      <w:keepLines/>
      <w:widowControl w:val="0"/>
      <w:tabs>
        <w:tab w:val="left" w:pos="142"/>
        <w:tab w:val="clear" w:pos="1800"/>
      </w:tabs>
      <w:spacing w:after="240" w:line="415" w:lineRule="auto"/>
      <w:ind w:left="68"/>
      <w:jc w:val="both"/>
    </w:pPr>
    <w:rPr>
      <w:rFonts w:ascii="宋体" w:hAnsi="宋体" w:eastAsia="宋体" w:cs="Times New Roman"/>
      <w:kern w:val="2"/>
      <w:sz w:val="28"/>
      <w:szCs w:val="28"/>
      <w:lang w:eastAsia="zh-CN"/>
    </w:rPr>
  </w:style>
  <w:style w:type="character" w:customStyle="1" w:styleId="484">
    <w:name w:val="宋体标题4 Char"/>
    <w:link w:val="485"/>
    <w:qFormat/>
    <w:uiPriority w:val="0"/>
    <w:rPr>
      <w:rFonts w:ascii="宋体" w:hAnsi="宋体" w:cs="宋体"/>
      <w:b/>
      <w:bCs/>
      <w:kern w:val="2"/>
      <w:sz w:val="24"/>
      <w:szCs w:val="24"/>
    </w:rPr>
  </w:style>
  <w:style w:type="paragraph" w:customStyle="1" w:styleId="485">
    <w:name w:val="宋体标题4"/>
    <w:basedOn w:val="6"/>
    <w:next w:val="480"/>
    <w:link w:val="484"/>
    <w:qFormat/>
    <w:uiPriority w:val="0"/>
    <w:pPr>
      <w:keepLines/>
      <w:widowControl w:val="0"/>
      <w:tabs>
        <w:tab w:val="left" w:pos="142"/>
      </w:tabs>
      <w:spacing w:before="240" w:after="240" w:line="276" w:lineRule="auto"/>
      <w:ind w:left="68"/>
      <w:jc w:val="both"/>
    </w:pPr>
    <w:rPr>
      <w:rFonts w:ascii="宋体" w:hAnsi="宋体" w:eastAsia="宋体" w:cs="宋体"/>
      <w:b/>
      <w:i w:val="0"/>
      <w:kern w:val="2"/>
      <w:sz w:val="24"/>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Temp\Ey%20Proposal%20Por_070108_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2263A0F-3C8D-4B43-BF90-36552B56267A}">
  <ds:schemaRefs/>
</ds:datastoreItem>
</file>

<file path=docProps/app.xml><?xml version="1.0" encoding="utf-8"?>
<Properties xmlns="http://schemas.openxmlformats.org/officeDocument/2006/extended-properties" xmlns:vt="http://schemas.openxmlformats.org/officeDocument/2006/docPropsVTypes">
  <Template>Ey Proposal Por_070108_a</Template>
  <Company>Ernst &amp; Young</Company>
  <Pages>28</Pages>
  <Words>12419</Words>
  <Characters>13210</Characters>
  <Lines>146</Lines>
  <Paragraphs>41</Paragraphs>
  <TotalTime>4469</TotalTime>
  <ScaleCrop>false</ScaleCrop>
  <LinksUpToDate>false</LinksUpToDate>
  <CharactersWithSpaces>13427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2023-02-20T02:26:00Z</dcterms:created>
  <dc:creator>Kevin HB Zhao</dc:creator>
  <cp:lastModifiedBy>赵起超</cp:lastModifiedBy>
  <cp:lastPrinted>2009-11-06T08:14:00Z</cp:lastPrinted>
  <dcterms:modified xsi:type="dcterms:W3CDTF">2024-09-26T07:13:55Z</dcterms:modified>
  <dc:title>Ey Credit</dc:title>
  <cp:revision>745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3B824860159843E1BA970495F09C6D5C_12</vt:lpwstr>
  </property>
</Properties>
</file>